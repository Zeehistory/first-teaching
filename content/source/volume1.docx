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854F6" w14:textId="77777777" w:rsidR="00E86172" w:rsidRDefault="00E86172" w:rsidP="00E86172">
      <w:pPr>
        <w:pStyle w:val="Heading1"/>
        <w:rPr>
          <w:rFonts w:asciiTheme="majorBidi" w:hAnsiTheme="majorBidi" w:cstheme="majorBidi"/>
          <w:b/>
          <w:bCs/>
          <w:i/>
          <w:iCs/>
        </w:rPr>
      </w:pPr>
      <w:bookmarkStart w:id="0" w:name="_Toc169109321"/>
      <w:bookmarkStart w:id="1" w:name="_Toc152136608"/>
      <w:bookmarkStart w:id="2" w:name="_Toc169109320"/>
    </w:p>
    <w:p w14:paraId="1601B96C" w14:textId="77777777" w:rsidR="00FC4BCC" w:rsidRPr="00FC4BCC" w:rsidRDefault="00FC4BCC" w:rsidP="00FC4BCC"/>
    <w:p w14:paraId="5BA00E2C" w14:textId="77777777" w:rsidR="00E86172" w:rsidRPr="00CF31EF" w:rsidRDefault="00E86172" w:rsidP="00E86172">
      <w:pPr>
        <w:pStyle w:val="Heading1"/>
        <w:jc w:val="center"/>
        <w:rPr>
          <w:rFonts w:asciiTheme="majorBidi" w:hAnsiTheme="majorBidi" w:cstheme="majorBidi"/>
          <w:b/>
          <w:bCs/>
          <w:i/>
          <w:iCs/>
        </w:rPr>
      </w:pPr>
      <w:bookmarkStart w:id="3" w:name="_Toc188509211"/>
      <w:bookmarkStart w:id="4" w:name="_Toc192407470"/>
      <w:r w:rsidRPr="00CF31EF">
        <w:rPr>
          <w:rFonts w:asciiTheme="majorBidi" w:hAnsiTheme="majorBidi" w:cstheme="majorBidi"/>
          <w:b/>
          <w:bCs/>
          <w:i/>
          <w:iCs/>
        </w:rPr>
        <w:t>First Teaching of the Last Message:</w:t>
      </w:r>
      <w:bookmarkEnd w:id="0"/>
      <w:bookmarkEnd w:id="3"/>
      <w:bookmarkEnd w:id="4"/>
    </w:p>
    <w:p w14:paraId="264C9FA7" w14:textId="4A749750" w:rsidR="00E86172" w:rsidRPr="00B16600" w:rsidRDefault="00E86172" w:rsidP="5827BCA0">
      <w:pPr>
        <w:pStyle w:val="Heading1"/>
        <w:jc w:val="center"/>
        <w:rPr>
          <w:rFonts w:asciiTheme="majorBidi" w:hAnsiTheme="majorBidi" w:cstheme="majorBidi"/>
          <w:b/>
          <w:bCs/>
          <w:i/>
          <w:iCs/>
        </w:rPr>
      </w:pPr>
      <w:bookmarkStart w:id="5" w:name="_Toc152136610"/>
      <w:bookmarkStart w:id="6" w:name="_Toc169109322"/>
      <w:bookmarkStart w:id="7" w:name="_Toc188509212"/>
      <w:bookmarkStart w:id="8" w:name="_Toc192407471"/>
      <w:r w:rsidRPr="5827BCA0">
        <w:rPr>
          <w:rFonts w:asciiTheme="majorBidi" w:hAnsiTheme="majorBidi" w:cstheme="majorBidi"/>
          <w:b/>
          <w:bCs/>
          <w:i/>
          <w:iCs/>
        </w:rPr>
        <w:t>The Divine Science and Its Six Pillars</w:t>
      </w:r>
      <w:bookmarkEnd w:id="5"/>
      <w:bookmarkEnd w:id="6"/>
      <w:bookmarkEnd w:id="7"/>
      <w:bookmarkEnd w:id="8"/>
    </w:p>
    <w:p w14:paraId="64959232" w14:textId="77777777" w:rsidR="00E86172" w:rsidRDefault="00E86172" w:rsidP="00E86172">
      <w:pPr>
        <w:rPr>
          <w:rFonts w:eastAsiaTheme="majorEastAsia" w:cstheme="majorBidi"/>
        </w:rPr>
      </w:pPr>
    </w:p>
    <w:p w14:paraId="591681C5" w14:textId="77777777" w:rsidR="00E86172" w:rsidRDefault="00E86172" w:rsidP="00E86172">
      <w:pPr>
        <w:rPr>
          <w:rFonts w:eastAsiaTheme="majorEastAsia" w:cstheme="majorBidi"/>
        </w:rPr>
      </w:pPr>
    </w:p>
    <w:p w14:paraId="4F7D5B33" w14:textId="77777777" w:rsidR="00E86172" w:rsidRDefault="00E86172" w:rsidP="00E86172">
      <w:pPr>
        <w:jc w:val="center"/>
        <w:rPr>
          <w:rFonts w:eastAsiaTheme="majorEastAsia" w:cstheme="majorBidi"/>
        </w:rPr>
      </w:pPr>
    </w:p>
    <w:p w14:paraId="17209E4E" w14:textId="77777777" w:rsidR="00E86172" w:rsidRPr="007749BC" w:rsidRDefault="00E86172" w:rsidP="00E86172">
      <w:pPr>
        <w:jc w:val="center"/>
        <w:rPr>
          <w:i/>
          <w:iCs/>
        </w:rPr>
      </w:pPr>
      <w:r w:rsidRPr="007749BC">
        <w:rPr>
          <w:rFonts w:eastAsiaTheme="majorEastAsia" w:cstheme="majorBidi"/>
          <w:i/>
          <w:iCs/>
        </w:rPr>
        <w:t>Umar F. Abd-All</w:t>
      </w:r>
      <w:r w:rsidRPr="007749BC">
        <w:rPr>
          <w:i/>
          <w:iCs/>
        </w:rPr>
        <w:t>āh Wymann-Landgraf</w:t>
      </w:r>
    </w:p>
    <w:p w14:paraId="5965C397" w14:textId="77777777" w:rsidR="00E86172" w:rsidRDefault="00E86172" w:rsidP="00E86172">
      <w:pPr>
        <w:pStyle w:val="Heading1"/>
        <w:jc w:val="center"/>
      </w:pPr>
    </w:p>
    <w:p w14:paraId="300D6CF8" w14:textId="77777777" w:rsidR="00E86172" w:rsidRDefault="00E86172" w:rsidP="00E86172"/>
    <w:p w14:paraId="1F86ABD6" w14:textId="77777777" w:rsidR="00E86172" w:rsidRDefault="00E86172" w:rsidP="00E86172"/>
    <w:p w14:paraId="335B3107" w14:textId="77777777" w:rsidR="00E86172" w:rsidRDefault="00E86172" w:rsidP="00E86172"/>
    <w:p w14:paraId="4C74A166" w14:textId="77777777" w:rsidR="00E86172" w:rsidRDefault="00E86172" w:rsidP="00E86172"/>
    <w:p w14:paraId="4377F231" w14:textId="77777777" w:rsidR="00FC4BCC" w:rsidRDefault="00FC4BCC" w:rsidP="00E86172"/>
    <w:p w14:paraId="00996FA1" w14:textId="77777777" w:rsidR="00FC4BCC" w:rsidRDefault="00FC4BCC" w:rsidP="00E86172"/>
    <w:p w14:paraId="7DC2F53F" w14:textId="77777777" w:rsidR="00FC4BCC" w:rsidRDefault="00FC4BCC" w:rsidP="00E86172"/>
    <w:p w14:paraId="3F95F68E" w14:textId="77777777" w:rsidR="00FC4BCC" w:rsidRDefault="00FC4BCC" w:rsidP="00E86172"/>
    <w:p w14:paraId="332A3CC4" w14:textId="77777777" w:rsidR="00FC4BCC" w:rsidRDefault="00FC4BCC" w:rsidP="00E86172"/>
    <w:p w14:paraId="5895F39A" w14:textId="77777777" w:rsidR="00FC4BCC" w:rsidRDefault="00FC4BCC" w:rsidP="00E86172"/>
    <w:p w14:paraId="5F48E97F" w14:textId="77777777" w:rsidR="00FC4BCC" w:rsidRDefault="00FC4BCC" w:rsidP="00E86172"/>
    <w:p w14:paraId="2D11EF40" w14:textId="77777777" w:rsidR="00FC4BCC" w:rsidRDefault="00FC4BCC" w:rsidP="00E86172"/>
    <w:p w14:paraId="385CB9D7" w14:textId="77777777" w:rsidR="00FC4BCC" w:rsidRDefault="00FC4BCC" w:rsidP="00E86172"/>
    <w:p w14:paraId="648D2535" w14:textId="77777777" w:rsidR="00FC4BCC" w:rsidRDefault="00FC4BCC" w:rsidP="00E86172"/>
    <w:p w14:paraId="4F2A399B" w14:textId="77777777" w:rsidR="00FC4BCC" w:rsidRDefault="00FC4BCC" w:rsidP="00E86172"/>
    <w:p w14:paraId="02AB717D" w14:textId="77777777" w:rsidR="001D1E4D" w:rsidRDefault="001D1E4D" w:rsidP="00E86172"/>
    <w:p w14:paraId="1ABCDC38" w14:textId="77777777" w:rsidR="001D1E4D" w:rsidRDefault="001D1E4D" w:rsidP="00E86172"/>
    <w:p w14:paraId="24F6E751" w14:textId="77777777" w:rsidR="001D1E4D" w:rsidRDefault="001D1E4D" w:rsidP="00E86172"/>
    <w:p w14:paraId="4EEE9815" w14:textId="77777777" w:rsidR="001D1E4D" w:rsidRDefault="001D1E4D" w:rsidP="00E86172"/>
    <w:p w14:paraId="3041675F" w14:textId="77777777" w:rsidR="00FC4BCC" w:rsidRDefault="00FC4BCC" w:rsidP="00E86172"/>
    <w:p w14:paraId="7BA90D3F" w14:textId="77777777" w:rsidR="00FC4BCC" w:rsidRDefault="00FC4BCC" w:rsidP="00E86172"/>
    <w:p w14:paraId="6114FD4E" w14:textId="77777777" w:rsidR="00FC4BCC" w:rsidRDefault="00FC4BCC" w:rsidP="00E86172"/>
    <w:p w14:paraId="17B6BDBB" w14:textId="77777777" w:rsidR="00FC4BCC" w:rsidRDefault="00FC4BCC" w:rsidP="00E86172"/>
    <w:p w14:paraId="11B14D2E" w14:textId="77777777" w:rsidR="00FC4BCC" w:rsidRDefault="00FC4BCC" w:rsidP="00E86172"/>
    <w:p w14:paraId="3160A750" w14:textId="77777777" w:rsidR="00E86172" w:rsidRDefault="00E86172" w:rsidP="00E86172">
      <w:pPr>
        <w:pStyle w:val="Heading2"/>
        <w:jc w:val="center"/>
        <w:rPr>
          <w:rFonts w:asciiTheme="majorBidi" w:hAnsiTheme="majorBidi" w:cstheme="majorBidi"/>
          <w:b/>
          <w:bCs/>
        </w:rPr>
      </w:pPr>
    </w:p>
    <w:p w14:paraId="63FF790F" w14:textId="3B4D9B02" w:rsidR="00E86172" w:rsidRDefault="00E86172" w:rsidP="00E86172">
      <w:pPr>
        <w:pStyle w:val="Heading2"/>
        <w:jc w:val="center"/>
        <w:rPr>
          <w:rFonts w:asciiTheme="majorBidi" w:hAnsiTheme="majorBidi" w:cstheme="majorBidi"/>
          <w:b/>
          <w:bCs/>
          <w:sz w:val="36"/>
          <w:szCs w:val="36"/>
        </w:rPr>
      </w:pPr>
      <w:bookmarkStart w:id="9" w:name="_Toc188509213"/>
      <w:bookmarkStart w:id="10" w:name="_Toc192407472"/>
      <w:r w:rsidRPr="00B16600">
        <w:rPr>
          <w:rFonts w:asciiTheme="majorBidi" w:hAnsiTheme="majorBidi" w:cstheme="majorBidi"/>
          <w:b/>
          <w:bCs/>
          <w:sz w:val="36"/>
          <w:szCs w:val="36"/>
        </w:rPr>
        <w:t>For</w:t>
      </w:r>
      <w:r w:rsidR="00F40A7D">
        <w:rPr>
          <w:rFonts w:asciiTheme="majorBidi" w:hAnsiTheme="majorBidi" w:cstheme="majorBidi"/>
          <w:b/>
          <w:bCs/>
          <w:sz w:val="36"/>
          <w:szCs w:val="36"/>
        </w:rPr>
        <w:t>e</w:t>
      </w:r>
      <w:r w:rsidRPr="00B16600">
        <w:rPr>
          <w:rFonts w:asciiTheme="majorBidi" w:hAnsiTheme="majorBidi" w:cstheme="majorBidi"/>
          <w:b/>
          <w:bCs/>
          <w:sz w:val="36"/>
          <w:szCs w:val="36"/>
        </w:rPr>
        <w:t>w</w:t>
      </w:r>
      <w:r w:rsidR="0065359D">
        <w:rPr>
          <w:rFonts w:asciiTheme="majorBidi" w:hAnsiTheme="majorBidi" w:cstheme="majorBidi"/>
          <w:b/>
          <w:bCs/>
          <w:sz w:val="36"/>
          <w:szCs w:val="36"/>
        </w:rPr>
        <w:t>o</w:t>
      </w:r>
      <w:r w:rsidRPr="00B16600">
        <w:rPr>
          <w:rFonts w:asciiTheme="majorBidi" w:hAnsiTheme="majorBidi" w:cstheme="majorBidi"/>
          <w:b/>
          <w:bCs/>
          <w:sz w:val="36"/>
          <w:szCs w:val="36"/>
        </w:rPr>
        <w:t>rd</w:t>
      </w:r>
      <w:bookmarkEnd w:id="9"/>
      <w:bookmarkEnd w:id="10"/>
    </w:p>
    <w:p w14:paraId="3F9E45CC" w14:textId="77777777" w:rsidR="00E815DB" w:rsidRDefault="00E815DB" w:rsidP="00E815DB"/>
    <w:p w14:paraId="1C54C55E" w14:textId="002D5D7D" w:rsidR="00E815DB" w:rsidRDefault="00A46DBA" w:rsidP="00A46DBA">
      <w:pPr>
        <w:pStyle w:val="Heading3"/>
        <w:rPr>
          <w:rFonts w:asciiTheme="majorBidi" w:hAnsiTheme="majorBidi" w:cstheme="majorBidi"/>
          <w:b/>
          <w:bCs/>
          <w:i/>
          <w:iCs/>
        </w:rPr>
      </w:pPr>
      <w:r w:rsidRPr="00A46DBA">
        <w:rPr>
          <w:rFonts w:asciiTheme="majorBidi" w:hAnsiTheme="majorBidi" w:cstheme="majorBidi"/>
          <w:b/>
          <w:bCs/>
          <w:i/>
          <w:iCs/>
        </w:rPr>
        <w:t>A Note to the Reader</w:t>
      </w:r>
    </w:p>
    <w:p w14:paraId="79BF9211" w14:textId="7F40F0E2" w:rsidR="0076081B" w:rsidRPr="004E5F5F" w:rsidRDefault="0076081B" w:rsidP="0076081B">
      <w:pPr>
        <w:rPr>
          <w:sz w:val="28"/>
          <w:szCs w:val="28"/>
        </w:rPr>
      </w:pPr>
      <w:commentRangeStart w:id="11"/>
      <w:r w:rsidRPr="004E5F5F">
        <w:rPr>
          <w:sz w:val="28"/>
          <w:szCs w:val="28"/>
        </w:rPr>
        <w:t>To begin with, this book like many Traditional Islamic texts</w:t>
      </w:r>
      <w:r w:rsidRPr="004E5F5F">
        <w:rPr>
          <w:i/>
          <w:iCs/>
          <w:sz w:val="28"/>
          <w:szCs w:val="28"/>
        </w:rPr>
        <w:t xml:space="preserve"> </w:t>
      </w:r>
      <w:r w:rsidRPr="004E5F5F">
        <w:rPr>
          <w:sz w:val="28"/>
          <w:szCs w:val="28"/>
        </w:rPr>
        <w:t xml:space="preserve">is written to be read out loud in the presence of readers, listeners, and reader-listeners with the assistance of </w:t>
      </w:r>
      <w:r>
        <w:rPr>
          <w:sz w:val="28"/>
          <w:szCs w:val="28"/>
        </w:rPr>
        <w:t>authorized</w:t>
      </w:r>
      <w:r w:rsidRPr="004E5F5F">
        <w:rPr>
          <w:sz w:val="28"/>
          <w:szCs w:val="28"/>
        </w:rPr>
        <w:t xml:space="preserve"> teacher</w:t>
      </w:r>
      <w:r>
        <w:rPr>
          <w:sz w:val="28"/>
          <w:szCs w:val="28"/>
        </w:rPr>
        <w:t>s</w:t>
      </w:r>
      <w:r w:rsidRPr="004E5F5F">
        <w:rPr>
          <w:sz w:val="28"/>
          <w:szCs w:val="28"/>
        </w:rPr>
        <w:t>. Therefore,</w:t>
      </w:r>
      <w:r w:rsidRPr="00AE24E1">
        <w:rPr>
          <w:sz w:val="28"/>
          <w:szCs w:val="28"/>
        </w:rPr>
        <w:t xml:space="preserve"> </w:t>
      </w:r>
      <w:r w:rsidRPr="004E5F5F">
        <w:rPr>
          <w:sz w:val="28"/>
          <w:szCs w:val="28"/>
        </w:rPr>
        <w:t>instead of just speaking of the reader</w:t>
      </w:r>
      <w:r>
        <w:rPr>
          <w:sz w:val="28"/>
          <w:szCs w:val="28"/>
        </w:rPr>
        <w:t>,</w:t>
      </w:r>
      <w:r w:rsidRPr="004E5F5F">
        <w:rPr>
          <w:sz w:val="28"/>
          <w:szCs w:val="28"/>
        </w:rPr>
        <w:t xml:space="preserve"> I often like to use the term “reader-listener” </w:t>
      </w:r>
      <w:r>
        <w:rPr>
          <w:sz w:val="28"/>
          <w:szCs w:val="28"/>
        </w:rPr>
        <w:t xml:space="preserve">to refer to the people studying this work </w:t>
      </w:r>
      <w:r w:rsidRPr="004E5F5F">
        <w:rPr>
          <w:sz w:val="28"/>
          <w:szCs w:val="28"/>
        </w:rPr>
        <w:t>or, occasionally, the cumbersome expression “reader, listener, and reader-listener</w:t>
      </w:r>
      <w:r>
        <w:rPr>
          <w:sz w:val="28"/>
          <w:szCs w:val="28"/>
        </w:rPr>
        <w:t>.</w:t>
      </w:r>
      <w:r w:rsidRPr="004E5F5F">
        <w:rPr>
          <w:sz w:val="28"/>
          <w:szCs w:val="28"/>
        </w:rPr>
        <w:t>”</w:t>
      </w:r>
      <w:r>
        <w:rPr>
          <w:sz w:val="28"/>
          <w:szCs w:val="28"/>
        </w:rPr>
        <w:t xml:space="preserve"> </w:t>
      </w:r>
      <w:r w:rsidRPr="004E5F5F">
        <w:rPr>
          <w:sz w:val="28"/>
          <w:szCs w:val="28"/>
        </w:rPr>
        <w:t xml:space="preserve">Since it is monotonous to cite all three of these roles continually, I often mention only the “reader-listener,” but I like to </w:t>
      </w:r>
      <w:r>
        <w:rPr>
          <w:sz w:val="28"/>
          <w:szCs w:val="28"/>
        </w:rPr>
        <w:t>keep</w:t>
      </w:r>
      <w:r w:rsidRPr="00BE5FAA">
        <w:rPr>
          <w:sz w:val="28"/>
          <w:szCs w:val="28"/>
        </w:rPr>
        <w:t xml:space="preserve"> </w:t>
      </w:r>
      <w:r w:rsidRPr="004E5F5F">
        <w:rPr>
          <w:sz w:val="28"/>
          <w:szCs w:val="28"/>
        </w:rPr>
        <w:t>all three</w:t>
      </w:r>
      <w:r>
        <w:rPr>
          <w:sz w:val="28"/>
          <w:szCs w:val="28"/>
        </w:rPr>
        <w:t xml:space="preserve"> types of receptors</w:t>
      </w:r>
      <w:r w:rsidRPr="004E5F5F">
        <w:rPr>
          <w:sz w:val="28"/>
          <w:szCs w:val="28"/>
        </w:rPr>
        <w:t xml:space="preserve"> clearly in mind: “readers, listeners, and reader-listeners</w:t>
      </w:r>
      <w:r>
        <w:rPr>
          <w:sz w:val="28"/>
          <w:szCs w:val="28"/>
        </w:rPr>
        <w:t>,</w:t>
      </w:r>
      <w:r w:rsidRPr="004E5F5F">
        <w:rPr>
          <w:sz w:val="28"/>
          <w:szCs w:val="28"/>
        </w:rPr>
        <w:t xml:space="preserve">” </w:t>
      </w:r>
      <w:r>
        <w:rPr>
          <w:sz w:val="28"/>
          <w:szCs w:val="28"/>
        </w:rPr>
        <w:t xml:space="preserve">since each of them is one of the </w:t>
      </w:r>
      <w:r w:rsidR="00480D57">
        <w:rPr>
          <w:sz w:val="28"/>
          <w:szCs w:val="28"/>
        </w:rPr>
        <w:t xml:space="preserve">book’s </w:t>
      </w:r>
      <w:r>
        <w:rPr>
          <w:sz w:val="28"/>
          <w:szCs w:val="28"/>
        </w:rPr>
        <w:t>target audiences.</w:t>
      </w:r>
      <w:commentRangeEnd w:id="11"/>
      <w:r>
        <w:rPr>
          <w:rStyle w:val="CommentReference"/>
          <w:rFonts w:ascii="SabondiacriticRoman" w:hAnsi="SabondiacriticRoman"/>
        </w:rPr>
        <w:commentReference w:id="11"/>
      </w:r>
    </w:p>
    <w:p w14:paraId="6059DBC6" w14:textId="77777777" w:rsidR="004E5F5F" w:rsidRPr="004E5F5F" w:rsidRDefault="004E5F5F" w:rsidP="00CA0AD0">
      <w:pPr>
        <w:rPr>
          <w:sz w:val="28"/>
          <w:szCs w:val="28"/>
        </w:rPr>
      </w:pPr>
    </w:p>
    <w:p w14:paraId="539E2083" w14:textId="77777777" w:rsidR="004E5F5F" w:rsidRPr="00A46DBA" w:rsidRDefault="004E5F5F" w:rsidP="00CA0AD0"/>
    <w:bookmarkEnd w:id="1"/>
    <w:bookmarkEnd w:id="2"/>
    <w:p w14:paraId="6CBA9A7A" w14:textId="387B551D" w:rsidR="00E815DB" w:rsidRPr="00105800" w:rsidRDefault="00E815DB" w:rsidP="00105800">
      <w:pPr>
        <w:pStyle w:val="Heading4"/>
        <w:spacing w:before="0" w:after="0"/>
        <w:rPr>
          <w:rFonts w:asciiTheme="majorBidi" w:hAnsiTheme="majorBidi" w:cstheme="majorBidi"/>
          <w:b/>
          <w:bCs/>
          <w:sz w:val="28"/>
          <w:szCs w:val="28"/>
        </w:rPr>
      </w:pPr>
      <w:r>
        <w:rPr>
          <w:rFonts w:asciiTheme="majorBidi" w:hAnsiTheme="majorBidi" w:cstheme="majorBidi"/>
          <w:b/>
          <w:bCs/>
          <w:color w:val="C00000"/>
          <w:sz w:val="28"/>
          <w:szCs w:val="28"/>
        </w:rPr>
        <w:t xml:space="preserve">Preliminaries </w:t>
      </w:r>
      <w:r w:rsidRPr="008060C2">
        <w:rPr>
          <w:rFonts w:asciiTheme="majorBidi" w:hAnsiTheme="majorBidi" w:cstheme="majorBidi"/>
          <w:b/>
          <w:bCs/>
          <w:color w:val="C00000"/>
          <w:sz w:val="28"/>
          <w:szCs w:val="28"/>
        </w:rPr>
        <w:t>for Each Reader-Listener</w:t>
      </w:r>
    </w:p>
    <w:p w14:paraId="4DC51E6D" w14:textId="3D087267" w:rsidR="00E815DB" w:rsidRPr="00194361" w:rsidRDefault="00E815DB" w:rsidP="00E815DB">
      <w:pPr>
        <w:rPr>
          <w:sz w:val="28"/>
          <w:szCs w:val="28"/>
        </w:rPr>
      </w:pPr>
      <w:r>
        <w:rPr>
          <w:sz w:val="28"/>
          <w:szCs w:val="28"/>
        </w:rPr>
        <w:t xml:space="preserve">In what follows, we speak about </w:t>
      </w:r>
      <w:r w:rsidRPr="008D0347">
        <w:rPr>
          <w:b/>
          <w:bCs/>
          <w:sz w:val="28"/>
          <w:szCs w:val="28"/>
        </w:rPr>
        <w:t>Functional Certitude</w:t>
      </w:r>
      <w:r>
        <w:rPr>
          <w:sz w:val="28"/>
          <w:szCs w:val="28"/>
        </w:rPr>
        <w:t xml:space="preserve"> as the basis of sound Teacher-Student relationships. Personally, I earnestly desire such </w:t>
      </w:r>
      <w:r w:rsidRPr="00A213F8">
        <w:rPr>
          <w:rFonts w:asciiTheme="majorBidi" w:hAnsiTheme="majorBidi" w:cstheme="majorBidi"/>
          <w:b/>
          <w:bCs/>
          <w:i/>
          <w:iCs/>
          <w:sz w:val="28"/>
          <w:szCs w:val="28"/>
          <w:u w:val="single"/>
        </w:rPr>
        <w:t>a sound Teacher-Student Relationship</w:t>
      </w:r>
      <w:r>
        <w:rPr>
          <w:sz w:val="28"/>
          <w:szCs w:val="28"/>
        </w:rPr>
        <w:t xml:space="preserve"> with every reader-listener, and I will strive throughout the book to prove myself worthy of their trust. </w:t>
      </w:r>
      <w:r>
        <w:rPr>
          <w:rFonts w:asciiTheme="majorBidi" w:hAnsiTheme="majorBidi" w:cstheme="majorBidi"/>
          <w:i/>
          <w:iCs/>
          <w:sz w:val="28"/>
          <w:szCs w:val="28"/>
        </w:rPr>
        <w:t>The First Teaching</w:t>
      </w:r>
      <w:r>
        <w:rPr>
          <w:rFonts w:asciiTheme="majorBidi" w:hAnsiTheme="majorBidi" w:cstheme="majorBidi"/>
          <w:sz w:val="28"/>
          <w:szCs w:val="28"/>
        </w:rPr>
        <w:t xml:space="preserve"> is </w:t>
      </w:r>
      <w:r w:rsidRPr="008D0347">
        <w:rPr>
          <w:rFonts w:asciiTheme="majorBidi" w:hAnsiTheme="majorBidi" w:cstheme="majorBidi"/>
          <w:i/>
          <w:iCs/>
          <w:sz w:val="28"/>
          <w:szCs w:val="28"/>
        </w:rPr>
        <w:t>a</w:t>
      </w:r>
      <w:r>
        <w:rPr>
          <w:rFonts w:asciiTheme="majorBidi" w:hAnsiTheme="majorBidi" w:cstheme="majorBidi"/>
          <w:sz w:val="28"/>
          <w:szCs w:val="28"/>
        </w:rPr>
        <w:t xml:space="preserve"> </w:t>
      </w:r>
      <w:r w:rsidRPr="00C95146">
        <w:rPr>
          <w:rFonts w:asciiTheme="majorBidi" w:hAnsiTheme="majorBidi" w:cstheme="majorBidi"/>
          <w:i/>
          <w:iCs/>
          <w:sz w:val="28"/>
          <w:szCs w:val="28"/>
        </w:rPr>
        <w:t>“Teaching.”</w:t>
      </w:r>
      <w:r>
        <w:rPr>
          <w:rFonts w:asciiTheme="majorBidi" w:hAnsiTheme="majorBidi" w:cstheme="majorBidi"/>
          <w:sz w:val="28"/>
          <w:szCs w:val="28"/>
        </w:rPr>
        <w:t xml:space="preserve"> It is not a narrative or just a book.</w:t>
      </w:r>
      <w:r w:rsidRPr="00770BD2">
        <w:rPr>
          <w:rFonts w:asciiTheme="majorBidi" w:hAnsiTheme="majorBidi" w:cstheme="majorBidi"/>
          <w:sz w:val="28"/>
          <w:szCs w:val="28"/>
        </w:rPr>
        <w:t xml:space="preserve"> </w:t>
      </w:r>
      <w:r>
        <w:rPr>
          <w:rFonts w:asciiTheme="majorBidi" w:hAnsiTheme="majorBidi" w:cstheme="majorBidi"/>
          <w:sz w:val="28"/>
          <w:szCs w:val="28"/>
        </w:rPr>
        <w:t>In this work, I present myself—not as an ordinary academic narrator—but as an Educator. This approach is central to the book’s fundamental purpose and ethos, encapsulating an entire educational philosophy,</w:t>
      </w:r>
      <w:r w:rsidRPr="006B49E1">
        <w:rPr>
          <w:rFonts w:asciiTheme="majorBidi" w:hAnsiTheme="majorBidi" w:cstheme="majorBidi"/>
          <w:sz w:val="28"/>
          <w:szCs w:val="28"/>
        </w:rPr>
        <w:t xml:space="preserve"> </w:t>
      </w:r>
      <w:r>
        <w:rPr>
          <w:rFonts w:asciiTheme="majorBidi" w:hAnsiTheme="majorBidi" w:cstheme="majorBidi"/>
          <w:sz w:val="28"/>
          <w:szCs w:val="28"/>
        </w:rPr>
        <w:t xml:space="preserve">which is not only vital to the book’s success but—I believe—a crucial and much needed contribution in today’s highly impersonal world. Thus—to begin with—it is important for the reader-listener </w:t>
      </w:r>
      <w:r w:rsidRPr="00A96791">
        <w:rPr>
          <w:rFonts w:asciiTheme="majorBidi" w:hAnsiTheme="majorBidi" w:cstheme="majorBidi"/>
          <w:sz w:val="28"/>
          <w:szCs w:val="28"/>
          <w:u w:val="single"/>
        </w:rPr>
        <w:t>to know me as a Human Being in context</w:t>
      </w:r>
      <w:r>
        <w:rPr>
          <w:rFonts w:asciiTheme="majorBidi" w:hAnsiTheme="majorBidi" w:cstheme="majorBidi"/>
          <w:sz w:val="28"/>
          <w:szCs w:val="28"/>
        </w:rPr>
        <w:t xml:space="preserve">. This is why I deem the book’s autobiographical insert which </w:t>
      </w:r>
      <w:r w:rsidR="00E11B1E">
        <w:rPr>
          <w:rFonts w:asciiTheme="majorBidi" w:hAnsiTheme="majorBidi" w:cstheme="majorBidi"/>
          <w:sz w:val="28"/>
          <w:szCs w:val="28"/>
        </w:rPr>
        <w:t>follows</w:t>
      </w:r>
      <w:r>
        <w:rPr>
          <w:rFonts w:asciiTheme="majorBidi" w:hAnsiTheme="majorBidi" w:cstheme="majorBidi"/>
          <w:sz w:val="28"/>
          <w:szCs w:val="28"/>
        </w:rPr>
        <w:t xml:space="preserve"> to be central to its purpose. At the same time, however, </w:t>
      </w:r>
      <w:r w:rsidRPr="00A96791">
        <w:rPr>
          <w:rFonts w:asciiTheme="majorBidi" w:hAnsiTheme="majorBidi" w:cstheme="majorBidi"/>
          <w:sz w:val="28"/>
          <w:szCs w:val="28"/>
          <w:u w:val="single"/>
        </w:rPr>
        <w:t>I—as an Educator—also seek a positive Teacher-Student relationship with each reader-listener as a Human Being in context</w:t>
      </w:r>
      <w:r>
        <w:rPr>
          <w:rFonts w:asciiTheme="majorBidi" w:hAnsiTheme="majorBidi" w:cstheme="majorBidi"/>
          <w:sz w:val="28"/>
          <w:szCs w:val="28"/>
        </w:rPr>
        <w:t xml:space="preserve">. </w:t>
      </w:r>
    </w:p>
    <w:p w14:paraId="1E2D08DA" w14:textId="77777777" w:rsidR="00E815DB" w:rsidRDefault="00E815DB" w:rsidP="00E815DB">
      <w:pPr>
        <w:rPr>
          <w:rFonts w:asciiTheme="majorBidi" w:hAnsiTheme="majorBidi" w:cstheme="majorBidi"/>
          <w:sz w:val="28"/>
          <w:szCs w:val="28"/>
        </w:rPr>
      </w:pPr>
    </w:p>
    <w:p w14:paraId="40B95116" w14:textId="77777777" w:rsidR="00E815DB" w:rsidRDefault="00E815DB" w:rsidP="00E815DB">
      <w:pPr>
        <w:rPr>
          <w:rFonts w:asciiTheme="majorBidi" w:hAnsiTheme="majorBidi" w:cstheme="majorBidi"/>
          <w:sz w:val="28"/>
          <w:szCs w:val="28"/>
        </w:rPr>
      </w:pPr>
      <w:r>
        <w:rPr>
          <w:rFonts w:asciiTheme="majorBidi" w:hAnsiTheme="majorBidi" w:cstheme="majorBidi"/>
          <w:sz w:val="28"/>
          <w:szCs w:val="28"/>
        </w:rPr>
        <w:t>Because this Teaching seeks this special relationship with its readers, listeners, and reader-listeners</w:t>
      </w:r>
      <w:r w:rsidRPr="00CC3E03">
        <w:rPr>
          <w:rFonts w:asciiTheme="majorBidi" w:hAnsiTheme="majorBidi" w:cstheme="majorBidi"/>
          <w:sz w:val="28"/>
          <w:szCs w:val="28"/>
        </w:rPr>
        <w:t xml:space="preserve">—whatever their background or </w:t>
      </w:r>
      <w:r>
        <w:rPr>
          <w:rFonts w:asciiTheme="majorBidi" w:hAnsiTheme="majorBidi" w:cstheme="majorBidi"/>
          <w:sz w:val="28"/>
          <w:szCs w:val="28"/>
        </w:rPr>
        <w:t xml:space="preserve">the </w:t>
      </w:r>
      <w:r w:rsidRPr="00CC3E03">
        <w:rPr>
          <w:rFonts w:asciiTheme="majorBidi" w:hAnsiTheme="majorBidi" w:cstheme="majorBidi"/>
          <w:sz w:val="28"/>
          <w:szCs w:val="28"/>
        </w:rPr>
        <w:t>level of their formal education—</w:t>
      </w:r>
      <w:r>
        <w:rPr>
          <w:rFonts w:asciiTheme="majorBidi" w:hAnsiTheme="majorBidi" w:cstheme="majorBidi"/>
          <w:sz w:val="28"/>
          <w:szCs w:val="28"/>
        </w:rPr>
        <w:t xml:space="preserve">it is helpful for them to have an idea of how this </w:t>
      </w:r>
      <w:r>
        <w:rPr>
          <w:rFonts w:asciiTheme="majorBidi" w:hAnsiTheme="majorBidi" w:cstheme="majorBidi"/>
          <w:i/>
          <w:iCs/>
          <w:sz w:val="28"/>
          <w:szCs w:val="28"/>
        </w:rPr>
        <w:t>Teaching</w:t>
      </w:r>
      <w:r>
        <w:rPr>
          <w:rFonts w:asciiTheme="majorBidi" w:hAnsiTheme="majorBidi" w:cstheme="majorBidi"/>
          <w:sz w:val="28"/>
          <w:szCs w:val="28"/>
        </w:rPr>
        <w:t xml:space="preserve"> is meant to relate to them personally and what it expects of them. As frequently noted, </w:t>
      </w:r>
      <w:r>
        <w:rPr>
          <w:rFonts w:asciiTheme="majorBidi" w:hAnsiTheme="majorBidi" w:cstheme="majorBidi"/>
          <w:i/>
          <w:iCs/>
          <w:sz w:val="28"/>
          <w:szCs w:val="28"/>
        </w:rPr>
        <w:t>The First Teaching</w:t>
      </w:r>
      <w:r>
        <w:rPr>
          <w:rFonts w:asciiTheme="majorBidi" w:hAnsiTheme="majorBidi" w:cstheme="majorBidi"/>
          <w:sz w:val="28"/>
          <w:szCs w:val="28"/>
        </w:rPr>
        <w:t xml:space="preserve"> is meant to be read out </w:t>
      </w:r>
      <w:r>
        <w:rPr>
          <w:rFonts w:asciiTheme="majorBidi" w:hAnsiTheme="majorBidi" w:cstheme="majorBidi"/>
          <w:sz w:val="28"/>
          <w:szCs w:val="28"/>
        </w:rPr>
        <w:lastRenderedPageBreak/>
        <w:t>loud to reader-listeners who attend to it as closely as possible and who will hopefully be able to ask questions and receive answers.</w:t>
      </w:r>
    </w:p>
    <w:p w14:paraId="2068942F" w14:textId="77777777" w:rsidR="00E815DB" w:rsidRDefault="00E815DB" w:rsidP="00E815DB">
      <w:pPr>
        <w:rPr>
          <w:sz w:val="28"/>
          <w:szCs w:val="28"/>
        </w:rPr>
      </w:pPr>
    </w:p>
    <w:p w14:paraId="670984B9" w14:textId="4A908DD0" w:rsidR="00E815DB" w:rsidRDefault="00E815DB" w:rsidP="00E815DB">
      <w:pPr>
        <w:rPr>
          <w:sz w:val="28"/>
          <w:szCs w:val="28"/>
        </w:rPr>
      </w:pPr>
      <w:r>
        <w:rPr>
          <w:sz w:val="28"/>
          <w:szCs w:val="28"/>
        </w:rPr>
        <w:t xml:space="preserve">Beginnings are all-important, a </w:t>
      </w:r>
      <w:r w:rsidR="000B08E7">
        <w:rPr>
          <w:sz w:val="28"/>
          <w:szCs w:val="28"/>
        </w:rPr>
        <w:t>P</w:t>
      </w:r>
      <w:r>
        <w:rPr>
          <w:sz w:val="28"/>
          <w:szCs w:val="28"/>
        </w:rPr>
        <w:t>rinciple that I will repeatedly explain and advocate</w:t>
      </w:r>
      <w:r w:rsidR="000B08E7">
        <w:rPr>
          <w:sz w:val="28"/>
          <w:szCs w:val="28"/>
        </w:rPr>
        <w:t xml:space="preserve"> for</w:t>
      </w:r>
      <w:r>
        <w:rPr>
          <w:sz w:val="28"/>
          <w:szCs w:val="28"/>
        </w:rPr>
        <w:t xml:space="preserve"> throughout this book. Even when we have been blessed with good beginnings, we should strive to make new and better ones each day. In this sense, I hope that </w:t>
      </w:r>
      <w:r>
        <w:rPr>
          <w:i/>
          <w:iCs/>
          <w:sz w:val="28"/>
          <w:szCs w:val="28"/>
        </w:rPr>
        <w:t>The First Teaching</w:t>
      </w:r>
      <w:r>
        <w:rPr>
          <w:sz w:val="28"/>
          <w:szCs w:val="28"/>
        </w:rPr>
        <w:t xml:space="preserve"> will be like a “first new and promising day” for each reader-listener, no matter what has gone before—however good or bad—but with confidence that all the best is yet to come. As part of its ethos, </w:t>
      </w:r>
      <w:r>
        <w:rPr>
          <w:i/>
          <w:iCs/>
          <w:sz w:val="28"/>
          <w:szCs w:val="28"/>
        </w:rPr>
        <w:t>The First Teaching</w:t>
      </w:r>
      <w:r w:rsidR="00AC4D37" w:rsidRPr="00AC4D37">
        <w:t xml:space="preserve"> </w:t>
      </w:r>
      <w:r w:rsidR="00AC4D37" w:rsidRPr="00AC4D37">
        <w:rPr>
          <w:sz w:val="28"/>
          <w:szCs w:val="28"/>
        </w:rPr>
        <w:t>aspires to be a pure and freely bestowed gift (</w:t>
      </w:r>
      <w:r w:rsidR="00AC4D37" w:rsidRPr="00AC4D37">
        <w:rPr>
          <w:i/>
          <w:iCs/>
          <w:sz w:val="28"/>
          <w:szCs w:val="28"/>
        </w:rPr>
        <w:t>‘aṭā’</w:t>
      </w:r>
      <w:r w:rsidR="00AC4D37" w:rsidRPr="00AC4D37">
        <w:rPr>
          <w:sz w:val="28"/>
          <w:szCs w:val="28"/>
        </w:rPr>
        <w:t>), expecting nothing in return</w:t>
      </w:r>
      <w:r w:rsidR="00AC4D37" w:rsidRPr="00AC4D37">
        <w:rPr>
          <w:i/>
          <w:iCs/>
          <w:sz w:val="28"/>
          <w:szCs w:val="28"/>
        </w:rPr>
        <w:t xml:space="preserve">. </w:t>
      </w:r>
      <w:r w:rsidR="00AC4D37" w:rsidRPr="00AC4D37">
        <w:rPr>
          <w:sz w:val="28"/>
          <w:szCs w:val="28"/>
        </w:rPr>
        <w:t>Thus, the Book</w:t>
      </w:r>
      <w:r>
        <w:rPr>
          <w:i/>
          <w:iCs/>
          <w:sz w:val="28"/>
          <w:szCs w:val="28"/>
        </w:rPr>
        <w:t xml:space="preserve"> </w:t>
      </w:r>
      <w:r>
        <w:rPr>
          <w:sz w:val="28"/>
          <w:szCs w:val="28"/>
        </w:rPr>
        <w:t>is meant to empower everyone who gar</w:t>
      </w:r>
      <w:r w:rsidR="0035442E">
        <w:rPr>
          <w:sz w:val="28"/>
          <w:szCs w:val="28"/>
        </w:rPr>
        <w:t>ners</w:t>
      </w:r>
      <w:r>
        <w:rPr>
          <w:sz w:val="28"/>
          <w:szCs w:val="28"/>
        </w:rPr>
        <w:t xml:space="preserve"> something from it and to give greater meaning to their lives. The work is written in a spirit of service, love, and empathy, and it, in turn, seeks to inspire compassion and positive feeling in the reader-listener—as well as self-confidence, self-esteem, and compassion toward themselves and others. Thus, </w:t>
      </w:r>
      <w:r>
        <w:rPr>
          <w:i/>
          <w:iCs/>
          <w:sz w:val="28"/>
          <w:szCs w:val="28"/>
        </w:rPr>
        <w:t>The First Teaching</w:t>
      </w:r>
      <w:r>
        <w:rPr>
          <w:sz w:val="28"/>
          <w:szCs w:val="28"/>
        </w:rPr>
        <w:t xml:space="preserve"> actively invites each reader-listener to </w:t>
      </w:r>
      <w:r>
        <w:rPr>
          <w:rFonts w:asciiTheme="majorBidi" w:hAnsiTheme="majorBidi" w:cstheme="majorBidi"/>
          <w:sz w:val="28"/>
          <w:szCs w:val="28"/>
        </w:rPr>
        <w:t>“hitch their wagon to a star.”</w:t>
      </w:r>
      <w:r>
        <w:rPr>
          <w:sz w:val="28"/>
          <w:szCs w:val="28"/>
        </w:rPr>
        <w:t xml:space="preserve"> </w:t>
      </w:r>
      <w:r w:rsidR="007E7497">
        <w:rPr>
          <w:sz w:val="28"/>
          <w:szCs w:val="28"/>
        </w:rPr>
        <w:t xml:space="preserve">Or—as </w:t>
      </w:r>
      <w:r w:rsidR="007E7497" w:rsidRPr="00E25977">
        <w:rPr>
          <w:b/>
          <w:bCs/>
          <w:sz w:val="28"/>
          <w:szCs w:val="28"/>
        </w:rPr>
        <w:t>Emily Dickinson</w:t>
      </w:r>
      <w:r w:rsidR="00E25977">
        <w:rPr>
          <w:rStyle w:val="FootnoteReference"/>
          <w:rFonts w:asciiTheme="majorBidi" w:hAnsiTheme="majorBidi" w:cstheme="majorBidi"/>
          <w:sz w:val="28"/>
          <w:szCs w:val="28"/>
        </w:rPr>
        <w:footnoteReference w:id="2"/>
      </w:r>
      <w:r w:rsidR="007E7497">
        <w:rPr>
          <w:sz w:val="28"/>
          <w:szCs w:val="28"/>
        </w:rPr>
        <w:t>—might say: “</w:t>
      </w:r>
      <w:r w:rsidR="00C66AEC">
        <w:rPr>
          <w:sz w:val="28"/>
          <w:szCs w:val="28"/>
        </w:rPr>
        <w:t xml:space="preserve">Allow the </w:t>
      </w:r>
      <w:r w:rsidR="00462337">
        <w:rPr>
          <w:sz w:val="28"/>
          <w:szCs w:val="28"/>
        </w:rPr>
        <w:t xml:space="preserve">little </w:t>
      </w:r>
      <w:r w:rsidR="00C66AEC">
        <w:rPr>
          <w:sz w:val="28"/>
          <w:szCs w:val="28"/>
        </w:rPr>
        <w:t>Bird of Hope to perch inside your Soul.”</w:t>
      </w:r>
      <w:r w:rsidR="00C66AEC">
        <w:rPr>
          <w:rStyle w:val="FootnoteReference"/>
          <w:sz w:val="28"/>
          <w:szCs w:val="28"/>
        </w:rPr>
        <w:footnoteReference w:id="3"/>
      </w:r>
    </w:p>
    <w:p w14:paraId="73358924" w14:textId="77777777" w:rsidR="00E815DB" w:rsidRDefault="00E815DB" w:rsidP="00E815DB">
      <w:pPr>
        <w:rPr>
          <w:sz w:val="28"/>
          <w:szCs w:val="28"/>
        </w:rPr>
      </w:pPr>
    </w:p>
    <w:p w14:paraId="67DB2568" w14:textId="2C156822" w:rsidR="00E815DB" w:rsidRDefault="00E815DB" w:rsidP="00E815DB">
      <w:pPr>
        <w:rPr>
          <w:sz w:val="28"/>
          <w:szCs w:val="28"/>
        </w:rPr>
      </w:pPr>
      <w:r>
        <w:rPr>
          <w:sz w:val="28"/>
          <w:szCs w:val="28"/>
        </w:rPr>
        <w:t xml:space="preserve">It is natural for us to take our lives seriously, and that is also one of the primary signs of sound mental health. At the same time, we must take </w:t>
      </w:r>
      <w:r w:rsidRPr="001A1D0A">
        <w:rPr>
          <w:i/>
          <w:iCs/>
          <w:sz w:val="28"/>
          <w:szCs w:val="28"/>
        </w:rPr>
        <w:t>existence</w:t>
      </w:r>
      <w:r>
        <w:rPr>
          <w:sz w:val="28"/>
          <w:szCs w:val="28"/>
        </w:rPr>
        <w:t xml:space="preserve"> </w:t>
      </w:r>
      <w:r w:rsidRPr="004D10BE">
        <w:rPr>
          <w:i/>
          <w:iCs/>
          <w:sz w:val="28"/>
          <w:szCs w:val="28"/>
        </w:rPr>
        <w:t>itself</w:t>
      </w:r>
      <w:r>
        <w:rPr>
          <w:sz w:val="28"/>
          <w:szCs w:val="28"/>
        </w:rPr>
        <w:t xml:space="preserve"> in the greatest of earnest, which means that we must learn how to contemplate </w:t>
      </w:r>
      <w:r>
        <w:rPr>
          <w:i/>
          <w:iCs/>
          <w:sz w:val="28"/>
          <w:szCs w:val="28"/>
        </w:rPr>
        <w:t>existence</w:t>
      </w:r>
      <w:r>
        <w:rPr>
          <w:sz w:val="28"/>
          <w:szCs w:val="28"/>
        </w:rPr>
        <w:t xml:space="preserve"> and the world around us properly—not just as an act of cognition but as an act of supreme Virtue and Morality. For this reason, </w:t>
      </w:r>
      <w:r>
        <w:rPr>
          <w:i/>
          <w:iCs/>
          <w:sz w:val="28"/>
          <w:szCs w:val="28"/>
        </w:rPr>
        <w:t>The First Teaching</w:t>
      </w:r>
      <w:r>
        <w:rPr>
          <w:sz w:val="28"/>
          <w:szCs w:val="28"/>
        </w:rPr>
        <w:t xml:space="preserve"> places much emphasis upon cognition. How do we think? How do we know what is True and what is False? How do we know that the objective world actually exists and that we perceive it accurately as it is in itself? All of this challenging undertaking is done with the profound hope that each reader, listener, and reader-listener will themselves fully engage in the process of sound cognition and thought.</w:t>
      </w:r>
    </w:p>
    <w:p w14:paraId="5D37063C" w14:textId="77777777" w:rsidR="00E815DB" w:rsidRDefault="00E815DB" w:rsidP="00E815DB">
      <w:pPr>
        <w:rPr>
          <w:sz w:val="28"/>
          <w:szCs w:val="28"/>
        </w:rPr>
      </w:pPr>
    </w:p>
    <w:p w14:paraId="22F70484" w14:textId="77777777" w:rsidR="00E815DB" w:rsidRDefault="00E815DB" w:rsidP="00E815DB">
      <w:pPr>
        <w:rPr>
          <w:sz w:val="28"/>
          <w:szCs w:val="28"/>
        </w:rPr>
      </w:pPr>
      <w:r>
        <w:rPr>
          <w:sz w:val="28"/>
          <w:szCs w:val="28"/>
        </w:rPr>
        <w:t xml:space="preserve">The Bible says: “Prove all things. Hold fast to what is good” (1 Thessalonians, 5:21). In a similar vein, the Anglican </w:t>
      </w:r>
      <w:r w:rsidRPr="00DF4DFE">
        <w:rPr>
          <w:b/>
          <w:bCs/>
          <w:i/>
          <w:iCs/>
          <w:sz w:val="28"/>
          <w:szCs w:val="28"/>
        </w:rPr>
        <w:t>Book of Common Prayer</w:t>
      </w:r>
      <w:r w:rsidRPr="00DF4DFE">
        <w:rPr>
          <w:rStyle w:val="FootnoteReference"/>
          <w:sz w:val="28"/>
          <w:szCs w:val="28"/>
        </w:rPr>
        <w:footnoteReference w:id="4"/>
      </w:r>
      <w:r w:rsidRPr="00DF4DFE">
        <w:rPr>
          <w:sz w:val="28"/>
          <w:szCs w:val="28"/>
        </w:rPr>
        <w:t xml:space="preserve"> </w:t>
      </w:r>
      <w:r>
        <w:rPr>
          <w:sz w:val="28"/>
          <w:szCs w:val="28"/>
        </w:rPr>
        <w:t xml:space="preserve">urges the Believer: “Read, mark, learn, and inwardly digest.” This beautiful admonition means “read and listen carefully.” “Mark” or “take notes.” Learn through study and devotion, and, finally, ponder carefully and repeatedly what you have gleaned by “digesting it inwardly” in order to gain lasting wisdom. It is my desire that, for every reader-listener, </w:t>
      </w:r>
      <w:r>
        <w:rPr>
          <w:i/>
          <w:iCs/>
          <w:sz w:val="28"/>
          <w:szCs w:val="28"/>
        </w:rPr>
        <w:t>The First Teaching</w:t>
      </w:r>
      <w:r>
        <w:rPr>
          <w:sz w:val="28"/>
          <w:szCs w:val="28"/>
        </w:rPr>
        <w:t xml:space="preserve"> will be looked upon in the light of such good counsel and receive this same worthy response from each of them as an attentive and actively engaged reader-listener.</w:t>
      </w:r>
    </w:p>
    <w:p w14:paraId="7974F1D3" w14:textId="77777777" w:rsidR="00E815DB" w:rsidRDefault="00E815DB" w:rsidP="00E815DB">
      <w:pPr>
        <w:rPr>
          <w:sz w:val="28"/>
          <w:szCs w:val="28"/>
        </w:rPr>
      </w:pPr>
    </w:p>
    <w:p w14:paraId="166E1C7F" w14:textId="19E277FB" w:rsidR="00E815DB" w:rsidRPr="006E4D77" w:rsidRDefault="00E815DB" w:rsidP="00E815DB">
      <w:pPr>
        <w:rPr>
          <w:sz w:val="28"/>
          <w:szCs w:val="28"/>
        </w:rPr>
      </w:pPr>
      <w:r w:rsidRPr="00CF4FAB">
        <w:rPr>
          <w:b/>
          <w:bCs/>
          <w:sz w:val="28"/>
          <w:szCs w:val="28"/>
        </w:rPr>
        <w:t>Robert Browning</w:t>
      </w:r>
      <w:r>
        <w:rPr>
          <w:rStyle w:val="FootnoteReference"/>
          <w:sz w:val="28"/>
          <w:szCs w:val="28"/>
        </w:rPr>
        <w:footnoteReference w:id="5"/>
      </w:r>
      <w:r>
        <w:rPr>
          <w:sz w:val="28"/>
          <w:szCs w:val="28"/>
        </w:rPr>
        <w:t xml:space="preserve"> said: “Man partly is and wholly hopes to be.”</w:t>
      </w:r>
      <w:r>
        <w:rPr>
          <w:rStyle w:val="FootnoteReference"/>
          <w:sz w:val="28"/>
          <w:szCs w:val="28"/>
        </w:rPr>
        <w:footnoteReference w:id="6"/>
      </w:r>
      <w:r>
        <w:rPr>
          <w:sz w:val="28"/>
          <w:szCs w:val="28"/>
        </w:rPr>
        <w:t xml:space="preserve"> May </w:t>
      </w:r>
      <w:r>
        <w:rPr>
          <w:i/>
          <w:iCs/>
          <w:sz w:val="28"/>
          <w:szCs w:val="28"/>
        </w:rPr>
        <w:t>The First Teaching</w:t>
      </w:r>
      <w:r>
        <w:rPr>
          <w:sz w:val="28"/>
          <w:szCs w:val="28"/>
        </w:rPr>
        <w:t xml:space="preserve"> enable each reader-listener to attain their greatest </w:t>
      </w:r>
      <w:r>
        <w:rPr>
          <w:sz w:val="28"/>
          <w:szCs w:val="28"/>
        </w:rPr>
        <w:lastRenderedPageBreak/>
        <w:t>hopes and fullest growth so that—again, to quote Browning: “The best is yet to be,/The last of life, for which the first was made.”</w:t>
      </w:r>
      <w:r>
        <w:rPr>
          <w:rStyle w:val="FootnoteReference"/>
          <w:sz w:val="28"/>
          <w:szCs w:val="28"/>
        </w:rPr>
        <w:footnoteReference w:id="7"/>
      </w:r>
      <w:r>
        <w:rPr>
          <w:sz w:val="28"/>
          <w:szCs w:val="28"/>
        </w:rPr>
        <w:t xml:space="preserve"> May God fill the heart of each reader-listener with wonder, which is the basis of wisdom and of all sound Philosophical and Metaphysical speculation.</w:t>
      </w:r>
      <w:r>
        <w:rPr>
          <w:rStyle w:val="FootnoteReference"/>
          <w:sz w:val="28"/>
          <w:szCs w:val="28"/>
        </w:rPr>
        <w:footnoteReference w:id="8"/>
      </w:r>
      <w:r>
        <w:rPr>
          <w:sz w:val="28"/>
          <w:szCs w:val="28"/>
        </w:rPr>
        <w:t xml:space="preserve"> To know consciously</w:t>
      </w:r>
      <w:r w:rsidRPr="00D626D6">
        <w:rPr>
          <w:i/>
          <w:iCs/>
          <w:sz w:val="28"/>
          <w:szCs w:val="28"/>
        </w:rPr>
        <w:t xml:space="preserve"> how</w:t>
      </w:r>
      <w:r>
        <w:rPr>
          <w:sz w:val="28"/>
          <w:szCs w:val="28"/>
        </w:rPr>
        <w:t xml:space="preserve"> we know and think and to be able to learn actively is an immeasurable treasure, while honest self-reflection, which follows from such knowledge, has proved throughout the ages to be </w:t>
      </w:r>
      <w:r w:rsidRPr="001F758C">
        <w:rPr>
          <w:i/>
          <w:iCs/>
          <w:sz w:val="28"/>
          <w:szCs w:val="28"/>
        </w:rPr>
        <w:t>the</w:t>
      </w:r>
      <w:r>
        <w:rPr>
          <w:sz w:val="28"/>
          <w:szCs w:val="28"/>
        </w:rPr>
        <w:t xml:space="preserve"> School of Wisdom in all generations. The Bible states about wisdom: “No mention shall be made of coral or of pearls. For the price of wisdom is above rubies” (Job, 28:18). Knowledge can be communicated in words, but wisdom cannot. It requires good Companionship and living Human relationships. Therefore, knowled</w:t>
      </w:r>
      <w:r w:rsidRPr="00954C0A">
        <w:rPr>
          <w:sz w:val="28"/>
          <w:szCs w:val="28"/>
        </w:rPr>
        <w:t>ge comes and goes. It increases and decreases. We learn</w:t>
      </w:r>
      <w:r>
        <w:rPr>
          <w:sz w:val="28"/>
          <w:szCs w:val="28"/>
        </w:rPr>
        <w:t>,</w:t>
      </w:r>
      <w:r w:rsidRPr="00954C0A">
        <w:rPr>
          <w:sz w:val="28"/>
          <w:szCs w:val="28"/>
        </w:rPr>
        <w:t xml:space="preserve"> and we forget, but wisdom stays with us forever.</w:t>
      </w:r>
      <w:r w:rsidRPr="00954C0A">
        <w:rPr>
          <w:rStyle w:val="FootnoteReference"/>
          <w:sz w:val="28"/>
          <w:szCs w:val="28"/>
        </w:rPr>
        <w:footnoteReference w:id="9"/>
      </w:r>
      <w:r w:rsidRPr="00954C0A">
        <w:rPr>
          <w:sz w:val="28"/>
          <w:szCs w:val="28"/>
        </w:rPr>
        <w:t xml:space="preserve"> In conclusion, though, let me note </w:t>
      </w:r>
      <w:r>
        <w:rPr>
          <w:sz w:val="28"/>
          <w:szCs w:val="28"/>
        </w:rPr>
        <w:t xml:space="preserve">in all seriousness and humility </w:t>
      </w:r>
      <w:r w:rsidRPr="00954C0A">
        <w:rPr>
          <w:sz w:val="28"/>
          <w:szCs w:val="28"/>
        </w:rPr>
        <w:t>that among the well</w:t>
      </w:r>
      <w:r>
        <w:rPr>
          <w:sz w:val="28"/>
          <w:szCs w:val="28"/>
        </w:rPr>
        <w:t>-</w:t>
      </w:r>
      <w:r w:rsidRPr="00954C0A">
        <w:rPr>
          <w:sz w:val="28"/>
          <w:szCs w:val="28"/>
        </w:rPr>
        <w:t xml:space="preserve">known </w:t>
      </w:r>
      <w:r>
        <w:rPr>
          <w:sz w:val="28"/>
          <w:szCs w:val="28"/>
        </w:rPr>
        <w:t>supplications</w:t>
      </w:r>
      <w:r w:rsidRPr="00954C0A">
        <w:rPr>
          <w:sz w:val="28"/>
          <w:szCs w:val="28"/>
        </w:rPr>
        <w:t xml:space="preserve"> of </w:t>
      </w:r>
      <w:r w:rsidRPr="00954C0A">
        <w:rPr>
          <w:i/>
          <w:iCs/>
          <w:sz w:val="28"/>
          <w:szCs w:val="28"/>
        </w:rPr>
        <w:t>The Book of Common Prayer</w:t>
      </w:r>
      <w:r w:rsidRPr="00954C0A">
        <w:rPr>
          <w:sz w:val="28"/>
          <w:szCs w:val="28"/>
        </w:rPr>
        <w:t xml:space="preserve"> </w:t>
      </w:r>
      <w:r>
        <w:rPr>
          <w:sz w:val="28"/>
          <w:szCs w:val="28"/>
        </w:rPr>
        <w:t>is</w:t>
      </w:r>
      <w:r w:rsidRPr="00954C0A">
        <w:rPr>
          <w:sz w:val="28"/>
          <w:szCs w:val="28"/>
        </w:rPr>
        <w:t xml:space="preserve"> </w:t>
      </w:r>
      <w:r>
        <w:rPr>
          <w:sz w:val="28"/>
          <w:szCs w:val="28"/>
        </w:rPr>
        <w:t>its</w:t>
      </w:r>
      <w:r w:rsidRPr="00954C0A">
        <w:rPr>
          <w:sz w:val="28"/>
          <w:szCs w:val="28"/>
        </w:rPr>
        <w:t xml:space="preserve"> </w:t>
      </w:r>
      <w:r>
        <w:rPr>
          <w:sz w:val="28"/>
          <w:szCs w:val="28"/>
        </w:rPr>
        <w:t xml:space="preserve">famous </w:t>
      </w:r>
      <w:r w:rsidRPr="00954C0A">
        <w:rPr>
          <w:sz w:val="28"/>
          <w:szCs w:val="28"/>
        </w:rPr>
        <w:t>invocation: “</w:t>
      </w:r>
      <w:r w:rsidRPr="00474781">
        <w:rPr>
          <w:sz w:val="28"/>
          <w:szCs w:val="28"/>
          <w:u w:val="single"/>
        </w:rPr>
        <w:t>Give peace in our time, O Lord</w:t>
      </w:r>
      <w:r w:rsidRPr="00954C0A">
        <w:rPr>
          <w:sz w:val="28"/>
          <w:szCs w:val="28"/>
        </w:rPr>
        <w:t xml:space="preserve">.” May </w:t>
      </w:r>
      <w:r w:rsidRPr="00954C0A">
        <w:rPr>
          <w:i/>
          <w:iCs/>
          <w:sz w:val="28"/>
          <w:szCs w:val="28"/>
        </w:rPr>
        <w:t xml:space="preserve">The First Teaching </w:t>
      </w:r>
      <w:r w:rsidRPr="00954C0A">
        <w:rPr>
          <w:sz w:val="28"/>
          <w:szCs w:val="28"/>
        </w:rPr>
        <w:t>be a medium through which mutual understanding</w:t>
      </w:r>
      <w:r w:rsidRPr="006E4D77">
        <w:rPr>
          <w:sz w:val="28"/>
          <w:szCs w:val="28"/>
        </w:rPr>
        <w:t xml:space="preserve"> is increased in our time, </w:t>
      </w:r>
      <w:r>
        <w:rPr>
          <w:sz w:val="28"/>
          <w:szCs w:val="28"/>
        </w:rPr>
        <w:t xml:space="preserve">helping to </w:t>
      </w:r>
      <w:r w:rsidRPr="006E4D77">
        <w:rPr>
          <w:sz w:val="28"/>
          <w:szCs w:val="28"/>
        </w:rPr>
        <w:t>lead</w:t>
      </w:r>
      <w:r>
        <w:rPr>
          <w:sz w:val="28"/>
          <w:szCs w:val="28"/>
        </w:rPr>
        <w:t>—</w:t>
      </w:r>
      <w:r w:rsidRPr="006E4D77">
        <w:rPr>
          <w:sz w:val="28"/>
          <w:szCs w:val="28"/>
        </w:rPr>
        <w:t xml:space="preserve">by the God’s </w:t>
      </w:r>
      <w:r>
        <w:rPr>
          <w:sz w:val="28"/>
          <w:szCs w:val="28"/>
        </w:rPr>
        <w:t xml:space="preserve">eternal </w:t>
      </w:r>
      <w:r w:rsidRPr="006E4D77">
        <w:rPr>
          <w:sz w:val="28"/>
          <w:szCs w:val="28"/>
        </w:rPr>
        <w:t>Grace</w:t>
      </w:r>
      <w:r>
        <w:rPr>
          <w:sz w:val="28"/>
          <w:szCs w:val="28"/>
        </w:rPr>
        <w:t>—</w:t>
      </w:r>
      <w:r w:rsidRPr="006E4D77">
        <w:rPr>
          <w:sz w:val="28"/>
          <w:szCs w:val="28"/>
        </w:rPr>
        <w:t xml:space="preserve">to </w:t>
      </w:r>
      <w:r>
        <w:rPr>
          <w:sz w:val="28"/>
          <w:szCs w:val="28"/>
        </w:rPr>
        <w:t xml:space="preserve">mutual understanding between all nations and lasting </w:t>
      </w:r>
      <w:r w:rsidRPr="006E4D77">
        <w:rPr>
          <w:sz w:val="28"/>
          <w:szCs w:val="28"/>
        </w:rPr>
        <w:t>peace in our time.</w:t>
      </w:r>
    </w:p>
    <w:p w14:paraId="1947FCBF" w14:textId="77777777" w:rsidR="00E815DB" w:rsidRDefault="00E815DB" w:rsidP="00E815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rPr>
      </w:pPr>
    </w:p>
    <w:p w14:paraId="79B7DF3C" w14:textId="77777777" w:rsidR="00E815DB" w:rsidRDefault="00E815DB" w:rsidP="00E815DB">
      <w:pPr>
        <w:pStyle w:val="Heading4"/>
        <w:spacing w:before="0" w:after="0"/>
        <w:rPr>
          <w:rFonts w:asciiTheme="majorBidi" w:hAnsiTheme="majorBidi" w:cstheme="majorBidi"/>
          <w:b/>
          <w:bCs/>
          <w:color w:val="C00000"/>
          <w:sz w:val="28"/>
          <w:szCs w:val="28"/>
        </w:rPr>
      </w:pPr>
    </w:p>
    <w:p w14:paraId="1DFBF550" w14:textId="77777777" w:rsidR="00E815DB" w:rsidRPr="00946B66" w:rsidRDefault="00E815DB" w:rsidP="00E815DB">
      <w:pPr>
        <w:pStyle w:val="Heading4"/>
        <w:spacing w:before="0" w:after="0"/>
        <w:rPr>
          <w:rFonts w:asciiTheme="majorBidi" w:hAnsiTheme="majorBidi" w:cstheme="majorBidi"/>
          <w:b/>
          <w:bCs/>
          <w:color w:val="C00000"/>
          <w:sz w:val="28"/>
          <w:szCs w:val="28"/>
        </w:rPr>
      </w:pPr>
      <w:r w:rsidRPr="00946B66">
        <w:rPr>
          <w:rFonts w:asciiTheme="majorBidi" w:hAnsiTheme="majorBidi" w:cstheme="majorBidi"/>
          <w:b/>
          <w:bCs/>
          <w:color w:val="C00000"/>
          <w:sz w:val="28"/>
          <w:szCs w:val="28"/>
        </w:rPr>
        <w:t>A Few Words about Myself</w:t>
      </w:r>
    </w:p>
    <w:p w14:paraId="65FEC2EB" w14:textId="77777777" w:rsidR="00E815DB" w:rsidRDefault="00E815DB" w:rsidP="00E815DB"/>
    <w:p w14:paraId="21C48B0F" w14:textId="77777777" w:rsidR="0019215D" w:rsidRDefault="0019215D" w:rsidP="00E815DB"/>
    <w:p w14:paraId="7988AECC" w14:textId="77777777" w:rsidR="00E815DB" w:rsidRPr="00946B66" w:rsidRDefault="00E815DB" w:rsidP="00E815DB">
      <w:pPr>
        <w:pStyle w:val="Heading5"/>
        <w:rPr>
          <w:rFonts w:asciiTheme="majorBidi" w:hAnsiTheme="majorBidi" w:cstheme="majorBidi"/>
          <w:b/>
          <w:bCs/>
          <w:i/>
          <w:iCs/>
          <w:color w:val="00B050"/>
          <w:sz w:val="28"/>
          <w:szCs w:val="28"/>
        </w:rPr>
      </w:pPr>
      <w:r w:rsidRPr="00946B66">
        <w:rPr>
          <w:rFonts w:asciiTheme="majorBidi" w:hAnsiTheme="majorBidi" w:cstheme="majorBidi"/>
          <w:b/>
          <w:bCs/>
          <w:i/>
          <w:iCs/>
          <w:color w:val="00B050"/>
          <w:sz w:val="28"/>
          <w:szCs w:val="28"/>
        </w:rPr>
        <w:t xml:space="preserve">Family Roots &amp; </w:t>
      </w:r>
      <w:r>
        <w:rPr>
          <w:rFonts w:asciiTheme="majorBidi" w:hAnsiTheme="majorBidi" w:cstheme="majorBidi"/>
          <w:b/>
          <w:bCs/>
          <w:i/>
          <w:iCs/>
          <w:color w:val="00B050"/>
          <w:sz w:val="28"/>
          <w:szCs w:val="28"/>
        </w:rPr>
        <w:t xml:space="preserve">Personal </w:t>
      </w:r>
      <w:r w:rsidRPr="00946B66">
        <w:rPr>
          <w:rFonts w:asciiTheme="majorBidi" w:hAnsiTheme="majorBidi" w:cstheme="majorBidi"/>
          <w:b/>
          <w:bCs/>
          <w:i/>
          <w:iCs/>
          <w:color w:val="00B050"/>
          <w:sz w:val="28"/>
          <w:szCs w:val="28"/>
        </w:rPr>
        <w:t>Background</w:t>
      </w:r>
    </w:p>
    <w:p w14:paraId="0BA6CADD" w14:textId="77777777" w:rsidR="00E815DB" w:rsidRDefault="00E815DB" w:rsidP="00E815DB">
      <w:pPr>
        <w:rPr>
          <w:rFonts w:asciiTheme="majorBidi" w:hAnsiTheme="majorBidi" w:cstheme="majorBidi"/>
          <w:sz w:val="28"/>
          <w:szCs w:val="28"/>
        </w:rPr>
      </w:pPr>
      <w:r w:rsidRPr="00B74D36">
        <w:rPr>
          <w:sz w:val="28"/>
          <w:szCs w:val="28"/>
        </w:rPr>
        <w:t>In Islam, differen</w:t>
      </w:r>
      <w:r>
        <w:rPr>
          <w:sz w:val="28"/>
          <w:szCs w:val="28"/>
        </w:rPr>
        <w:t>t</w:t>
      </w:r>
      <w:r w:rsidRPr="00B74D36">
        <w:rPr>
          <w:sz w:val="28"/>
          <w:szCs w:val="28"/>
        </w:rPr>
        <w:t xml:space="preserve"> </w:t>
      </w:r>
      <w:r>
        <w:rPr>
          <w:sz w:val="28"/>
          <w:szCs w:val="28"/>
        </w:rPr>
        <w:t xml:space="preserve">ethnic </w:t>
      </w:r>
      <w:r w:rsidRPr="00B74D36">
        <w:rPr>
          <w:sz w:val="28"/>
          <w:szCs w:val="28"/>
        </w:rPr>
        <w:t xml:space="preserve">roots, </w:t>
      </w:r>
      <w:r>
        <w:rPr>
          <w:sz w:val="28"/>
          <w:szCs w:val="28"/>
        </w:rPr>
        <w:t>Cultural</w:t>
      </w:r>
      <w:r w:rsidRPr="00B74D36">
        <w:rPr>
          <w:sz w:val="28"/>
          <w:szCs w:val="28"/>
        </w:rPr>
        <w:t xml:space="preserve"> background</w:t>
      </w:r>
      <w:r>
        <w:rPr>
          <w:sz w:val="28"/>
          <w:szCs w:val="28"/>
        </w:rPr>
        <w:t>s</w:t>
      </w:r>
      <w:r w:rsidRPr="00B74D36">
        <w:rPr>
          <w:sz w:val="28"/>
          <w:szCs w:val="28"/>
        </w:rPr>
        <w:t>, language</w:t>
      </w:r>
      <w:r>
        <w:rPr>
          <w:sz w:val="28"/>
          <w:szCs w:val="28"/>
        </w:rPr>
        <w:t>s</w:t>
      </w:r>
      <w:r w:rsidRPr="00B74D36">
        <w:rPr>
          <w:sz w:val="28"/>
          <w:szCs w:val="28"/>
        </w:rPr>
        <w:t>, and nationalit</w:t>
      </w:r>
      <w:r>
        <w:rPr>
          <w:sz w:val="28"/>
          <w:szCs w:val="28"/>
        </w:rPr>
        <w:t>ies</w:t>
      </w:r>
      <w:r w:rsidRPr="00B74D36">
        <w:rPr>
          <w:sz w:val="28"/>
          <w:szCs w:val="28"/>
        </w:rPr>
        <w:t xml:space="preserve"> are set forth as Divine Signs, through which people are meant to gain wisdom and </w:t>
      </w:r>
      <w:r>
        <w:rPr>
          <w:sz w:val="28"/>
          <w:szCs w:val="28"/>
        </w:rPr>
        <w:t xml:space="preserve">a </w:t>
      </w:r>
      <w:r w:rsidRPr="00B74D36">
        <w:rPr>
          <w:sz w:val="28"/>
          <w:szCs w:val="28"/>
        </w:rPr>
        <w:t xml:space="preserve">deeper appreciation of </w:t>
      </w:r>
      <w:r>
        <w:rPr>
          <w:sz w:val="28"/>
          <w:szCs w:val="28"/>
        </w:rPr>
        <w:t>one an</w:t>
      </w:r>
      <w:r w:rsidRPr="00B74D36">
        <w:rPr>
          <w:sz w:val="28"/>
          <w:szCs w:val="28"/>
        </w:rPr>
        <w:t>other. By virtue of these variations, we come to know the reality of the Human condition</w:t>
      </w:r>
      <w:r>
        <w:rPr>
          <w:sz w:val="28"/>
          <w:szCs w:val="28"/>
        </w:rPr>
        <w:t>,</w:t>
      </w:r>
      <w:r w:rsidRPr="00B74D36">
        <w:rPr>
          <w:sz w:val="28"/>
          <w:szCs w:val="28"/>
        </w:rPr>
        <w:t xml:space="preserve"> </w:t>
      </w:r>
      <w:r>
        <w:rPr>
          <w:sz w:val="28"/>
          <w:szCs w:val="28"/>
        </w:rPr>
        <w:t xml:space="preserve">hopefully </w:t>
      </w:r>
      <w:r w:rsidRPr="00B74D36">
        <w:rPr>
          <w:sz w:val="28"/>
          <w:szCs w:val="28"/>
        </w:rPr>
        <w:t>learn</w:t>
      </w:r>
      <w:r>
        <w:rPr>
          <w:sz w:val="28"/>
          <w:szCs w:val="28"/>
        </w:rPr>
        <w:t xml:space="preserve">ing </w:t>
      </w:r>
      <w:r w:rsidRPr="00B74D36">
        <w:rPr>
          <w:sz w:val="28"/>
          <w:szCs w:val="28"/>
        </w:rPr>
        <w:t xml:space="preserve">how Human Beings complement each other to the mutual benefit of all. </w:t>
      </w:r>
      <w:r>
        <w:rPr>
          <w:sz w:val="28"/>
          <w:szCs w:val="28"/>
        </w:rPr>
        <w:t>Thus, o</w:t>
      </w:r>
      <w:r w:rsidRPr="00B74D36">
        <w:rPr>
          <w:sz w:val="28"/>
          <w:szCs w:val="28"/>
        </w:rPr>
        <w:t>ur outward diversity is</w:t>
      </w:r>
      <w:r>
        <w:rPr>
          <w:sz w:val="28"/>
          <w:szCs w:val="28"/>
        </w:rPr>
        <w:t xml:space="preserve"> </w:t>
      </w:r>
      <w:r w:rsidRPr="00B74D36">
        <w:rPr>
          <w:sz w:val="28"/>
          <w:szCs w:val="28"/>
        </w:rPr>
        <w:t xml:space="preserve">meant </w:t>
      </w:r>
      <w:r>
        <w:rPr>
          <w:sz w:val="28"/>
          <w:szCs w:val="28"/>
        </w:rPr>
        <w:t xml:space="preserve">not </w:t>
      </w:r>
      <w:r w:rsidRPr="00B74D36">
        <w:rPr>
          <w:sz w:val="28"/>
          <w:szCs w:val="28"/>
        </w:rPr>
        <w:t xml:space="preserve">to divide us </w:t>
      </w:r>
      <w:r>
        <w:rPr>
          <w:sz w:val="28"/>
          <w:szCs w:val="28"/>
        </w:rPr>
        <w:t>or</w:t>
      </w:r>
      <w:r w:rsidRPr="00B74D36">
        <w:rPr>
          <w:sz w:val="28"/>
          <w:szCs w:val="28"/>
        </w:rPr>
        <w:t xml:space="preserve"> pit us against each other but to unite us, enabling us to profit fully from each other and create the miracle of beneficial Civilization. The </w:t>
      </w:r>
      <w:r w:rsidRPr="00B74D36">
        <w:rPr>
          <w:rFonts w:asciiTheme="majorBidi" w:hAnsiTheme="majorBidi" w:cstheme="majorBidi"/>
          <w:sz w:val="28"/>
          <w:szCs w:val="28"/>
        </w:rPr>
        <w:t>Qur’ān states:</w:t>
      </w:r>
    </w:p>
    <w:p w14:paraId="18C1326A" w14:textId="77777777" w:rsidR="00E815DB" w:rsidRPr="00B74D36" w:rsidRDefault="00E815DB" w:rsidP="00E815DB">
      <w:pPr>
        <w:rPr>
          <w:sz w:val="28"/>
          <w:szCs w:val="28"/>
        </w:rPr>
      </w:pPr>
    </w:p>
    <w:p w14:paraId="46B7D3D7" w14:textId="77777777" w:rsidR="00E815DB" w:rsidRDefault="00E815DB" w:rsidP="00E815DB">
      <w:pPr>
        <w:ind w:left="1170" w:right="1890"/>
        <w:rPr>
          <w:rFonts w:asciiTheme="majorBidi" w:hAnsiTheme="majorBidi" w:cstheme="majorBidi"/>
          <w:color w:val="1F1F1F"/>
          <w:shd w:val="clear" w:color="auto" w:fill="FFFFFF"/>
        </w:rPr>
      </w:pPr>
      <w:r>
        <w:rPr>
          <w:rFonts w:asciiTheme="majorBidi" w:hAnsiTheme="majorBidi" w:cstheme="majorBidi"/>
          <w:color w:val="1F1F1F"/>
          <w:shd w:val="clear" w:color="auto" w:fill="FFFFFF"/>
        </w:rPr>
        <w:t>O Mankind! Truly, We created you from a [single] male and a [single] female, and We made you peoples and tribes, so that you may come to know one another: S</w:t>
      </w:r>
      <w:r w:rsidRPr="00432B96">
        <w:rPr>
          <w:rFonts w:asciiTheme="majorBidi" w:hAnsiTheme="majorBidi" w:cstheme="majorBidi"/>
          <w:color w:val="1F1F1F"/>
          <w:shd w:val="clear" w:color="auto" w:fill="FFFFFF"/>
        </w:rPr>
        <w:t>urely, the most noble of you before God are th</w:t>
      </w:r>
      <w:r>
        <w:rPr>
          <w:rFonts w:asciiTheme="majorBidi" w:hAnsiTheme="majorBidi" w:cstheme="majorBidi"/>
          <w:color w:val="1F1F1F"/>
          <w:shd w:val="clear" w:color="auto" w:fill="FFFFFF"/>
        </w:rPr>
        <w:t>e most reverent among</w:t>
      </w:r>
      <w:r w:rsidRPr="00432B96">
        <w:rPr>
          <w:rFonts w:asciiTheme="majorBidi" w:hAnsiTheme="majorBidi" w:cstheme="majorBidi"/>
          <w:color w:val="1F1F1F"/>
          <w:shd w:val="clear" w:color="auto" w:fill="FFFFFF"/>
        </w:rPr>
        <w:t xml:space="preserve"> you: </w:t>
      </w:r>
      <w:r>
        <w:rPr>
          <w:rFonts w:asciiTheme="majorBidi" w:hAnsiTheme="majorBidi" w:cstheme="majorBidi"/>
          <w:color w:val="1F1F1F"/>
          <w:shd w:val="clear" w:color="auto" w:fill="FFFFFF"/>
        </w:rPr>
        <w:t xml:space="preserve">Truly, </w:t>
      </w:r>
      <w:r w:rsidRPr="00432B96">
        <w:rPr>
          <w:rFonts w:asciiTheme="majorBidi" w:hAnsiTheme="majorBidi" w:cstheme="majorBidi"/>
          <w:color w:val="1F1F1F"/>
          <w:shd w:val="clear" w:color="auto" w:fill="FFFFFF"/>
        </w:rPr>
        <w:t>God is All-Knowing</w:t>
      </w:r>
      <w:r>
        <w:rPr>
          <w:rFonts w:asciiTheme="majorBidi" w:hAnsiTheme="majorBidi" w:cstheme="majorBidi"/>
          <w:color w:val="1F1F1F"/>
          <w:shd w:val="clear" w:color="auto" w:fill="FFFFFF"/>
        </w:rPr>
        <w:t xml:space="preserve"> [and]</w:t>
      </w:r>
      <w:r w:rsidRPr="00432B96">
        <w:rPr>
          <w:rFonts w:asciiTheme="majorBidi" w:hAnsiTheme="majorBidi" w:cstheme="majorBidi"/>
          <w:color w:val="1F1F1F"/>
          <w:shd w:val="clear" w:color="auto" w:fill="FFFFFF"/>
        </w:rPr>
        <w:t xml:space="preserve"> Cognizant</w:t>
      </w:r>
      <w:r>
        <w:rPr>
          <w:rFonts w:asciiTheme="majorBidi" w:hAnsiTheme="majorBidi" w:cstheme="majorBidi"/>
          <w:color w:val="1F1F1F"/>
          <w:shd w:val="clear" w:color="auto" w:fill="FFFFFF"/>
        </w:rPr>
        <w:t xml:space="preserve"> [of every thing]</w:t>
      </w:r>
      <w:r w:rsidRPr="00432B96">
        <w:rPr>
          <w:rFonts w:asciiTheme="majorBidi" w:hAnsiTheme="majorBidi" w:cstheme="majorBidi"/>
          <w:color w:val="1F1F1F"/>
          <w:shd w:val="clear" w:color="auto" w:fill="FFFFFF"/>
        </w:rPr>
        <w:t>” (The Private Rooms, 49:13).</w:t>
      </w:r>
    </w:p>
    <w:p w14:paraId="1546B5F3" w14:textId="77777777" w:rsidR="00E815DB" w:rsidRDefault="00E815DB" w:rsidP="00E815DB">
      <w:pPr>
        <w:ind w:left="1170" w:right="1890"/>
        <w:rPr>
          <w:rFonts w:asciiTheme="majorBidi" w:hAnsiTheme="majorBidi" w:cstheme="majorBidi"/>
          <w:color w:val="1F1F1F"/>
          <w:shd w:val="clear" w:color="auto" w:fill="FFFFFF"/>
        </w:rPr>
      </w:pPr>
    </w:p>
    <w:p w14:paraId="54BEF2C2" w14:textId="77777777" w:rsidR="00E815DB" w:rsidRPr="00597ACA" w:rsidRDefault="00E815DB" w:rsidP="00E815DB">
      <w:pPr>
        <w:rPr>
          <w:rFonts w:ascii="Helvetica Neue" w:eastAsiaTheme="majorEastAsia" w:hAnsi="Helvetica Neue"/>
          <w:color w:val="001D35"/>
          <w:sz w:val="28"/>
          <w:szCs w:val="28"/>
        </w:rPr>
      </w:pPr>
      <w:r>
        <w:rPr>
          <w:rFonts w:asciiTheme="majorBidi" w:hAnsiTheme="majorBidi" w:cstheme="majorBidi"/>
          <w:sz w:val="28"/>
          <w:szCs w:val="28"/>
        </w:rPr>
        <w:t xml:space="preserve">In light of the importance of personal and ethnic background, I will now provide some insight into my family, since they played a meaningful role in my life and personal formation. I hope that this parenthesis will neither be excessive nor cumbersome. I do, however, owe an immense debt to my family, which I feel it is my duty to acknowledge in any honest account of myself. </w:t>
      </w:r>
      <w:r w:rsidRPr="007D43E1">
        <w:rPr>
          <w:rFonts w:asciiTheme="majorBidi" w:hAnsiTheme="majorBidi" w:cstheme="majorBidi"/>
          <w:sz w:val="28"/>
          <w:szCs w:val="28"/>
        </w:rPr>
        <w:t>Optimism</w:t>
      </w:r>
      <w:r>
        <w:rPr>
          <w:rFonts w:asciiTheme="majorBidi" w:hAnsiTheme="majorBidi" w:cstheme="majorBidi"/>
          <w:sz w:val="28"/>
          <w:szCs w:val="28"/>
        </w:rPr>
        <w:t xml:space="preserve"> and </w:t>
      </w:r>
      <w:r w:rsidRPr="00D933CB">
        <w:rPr>
          <w:rFonts w:asciiTheme="majorBidi" w:hAnsiTheme="majorBidi" w:cstheme="majorBidi"/>
          <w:b/>
          <w:bCs/>
          <w:sz w:val="28"/>
          <w:szCs w:val="28"/>
        </w:rPr>
        <w:t>the Protestant Work Ethic</w:t>
      </w:r>
      <w:r>
        <w:rPr>
          <w:rFonts w:asciiTheme="majorBidi" w:hAnsiTheme="majorBidi" w:cstheme="majorBidi"/>
          <w:sz w:val="28"/>
          <w:szCs w:val="28"/>
        </w:rPr>
        <w:t>,</w:t>
      </w:r>
      <w:r>
        <w:rPr>
          <w:rStyle w:val="FootnoteReference"/>
          <w:rFonts w:asciiTheme="majorBidi" w:hAnsiTheme="majorBidi" w:cstheme="majorBidi"/>
          <w:sz w:val="28"/>
          <w:szCs w:val="28"/>
        </w:rPr>
        <w:footnoteReference w:id="10"/>
      </w:r>
      <w:r>
        <w:rPr>
          <w:rFonts w:asciiTheme="majorBidi" w:hAnsiTheme="majorBidi" w:cstheme="majorBidi"/>
          <w:sz w:val="28"/>
          <w:szCs w:val="28"/>
        </w:rPr>
        <w:t xml:space="preserve"> for example,</w:t>
      </w:r>
      <w:r w:rsidRPr="007D43E1">
        <w:rPr>
          <w:rFonts w:asciiTheme="majorBidi" w:hAnsiTheme="majorBidi" w:cstheme="majorBidi"/>
          <w:sz w:val="28"/>
          <w:szCs w:val="28"/>
        </w:rPr>
        <w:t xml:space="preserve"> </w:t>
      </w:r>
      <w:r>
        <w:rPr>
          <w:rFonts w:asciiTheme="majorBidi" w:hAnsiTheme="majorBidi" w:cstheme="majorBidi"/>
          <w:sz w:val="28"/>
          <w:szCs w:val="28"/>
        </w:rPr>
        <w:t xml:space="preserve">were </w:t>
      </w:r>
      <w:r>
        <w:rPr>
          <w:rFonts w:asciiTheme="majorBidi" w:hAnsiTheme="majorBidi" w:cstheme="majorBidi"/>
          <w:sz w:val="28"/>
          <w:szCs w:val="28"/>
        </w:rPr>
        <w:lastRenderedPageBreak/>
        <w:t>deeply instilled in my nature, and both were</w:t>
      </w:r>
      <w:r w:rsidRPr="007D43E1">
        <w:rPr>
          <w:rFonts w:asciiTheme="majorBidi" w:hAnsiTheme="majorBidi" w:cstheme="majorBidi"/>
          <w:sz w:val="28"/>
          <w:szCs w:val="28"/>
        </w:rPr>
        <w:t xml:space="preserve"> </w:t>
      </w:r>
      <w:r>
        <w:rPr>
          <w:rFonts w:asciiTheme="majorBidi" w:hAnsiTheme="majorBidi" w:cstheme="majorBidi"/>
          <w:sz w:val="28"/>
          <w:szCs w:val="28"/>
        </w:rPr>
        <w:t>central</w:t>
      </w:r>
      <w:r w:rsidRPr="007D43E1">
        <w:rPr>
          <w:rFonts w:asciiTheme="majorBidi" w:hAnsiTheme="majorBidi" w:cstheme="majorBidi"/>
          <w:sz w:val="28"/>
          <w:szCs w:val="28"/>
        </w:rPr>
        <w:t xml:space="preserve"> to </w:t>
      </w:r>
      <w:r>
        <w:rPr>
          <w:rFonts w:asciiTheme="majorBidi" w:hAnsiTheme="majorBidi" w:cstheme="majorBidi"/>
          <w:sz w:val="28"/>
          <w:szCs w:val="28"/>
        </w:rPr>
        <w:t>my family’s</w:t>
      </w:r>
      <w:r w:rsidRPr="007D43E1">
        <w:rPr>
          <w:rFonts w:asciiTheme="majorBidi" w:hAnsiTheme="majorBidi" w:cstheme="majorBidi"/>
          <w:sz w:val="28"/>
          <w:szCs w:val="28"/>
        </w:rPr>
        <w:t xml:space="preserve"> </w:t>
      </w:r>
      <w:r>
        <w:rPr>
          <w:rFonts w:asciiTheme="majorBidi" w:hAnsiTheme="majorBidi" w:cstheme="majorBidi"/>
          <w:sz w:val="28"/>
          <w:szCs w:val="28"/>
        </w:rPr>
        <w:t xml:space="preserve">Protestant </w:t>
      </w:r>
      <w:r w:rsidRPr="007D43E1">
        <w:rPr>
          <w:rFonts w:asciiTheme="majorBidi" w:hAnsiTheme="majorBidi" w:cstheme="majorBidi"/>
          <w:sz w:val="28"/>
          <w:szCs w:val="28"/>
        </w:rPr>
        <w:t>Middle West</w:t>
      </w:r>
      <w:r>
        <w:rPr>
          <w:rFonts w:asciiTheme="majorBidi" w:hAnsiTheme="majorBidi" w:cstheme="majorBidi"/>
          <w:sz w:val="28"/>
          <w:szCs w:val="28"/>
        </w:rPr>
        <w:t>ern Culture. It was indeed that</w:t>
      </w:r>
      <w:r w:rsidRPr="007D43E1">
        <w:rPr>
          <w:rFonts w:asciiTheme="majorBidi" w:hAnsiTheme="majorBidi" w:cstheme="majorBidi"/>
          <w:sz w:val="28"/>
          <w:szCs w:val="28"/>
        </w:rPr>
        <w:t xml:space="preserve"> </w:t>
      </w:r>
      <w:r>
        <w:rPr>
          <w:rFonts w:asciiTheme="majorBidi" w:hAnsiTheme="majorBidi" w:cstheme="majorBidi"/>
          <w:sz w:val="28"/>
          <w:szCs w:val="28"/>
        </w:rPr>
        <w:t xml:space="preserve">background which imparted to me the conviction </w:t>
      </w:r>
      <w:r w:rsidRPr="007D43E1">
        <w:rPr>
          <w:rFonts w:asciiTheme="majorBidi" w:hAnsiTheme="majorBidi" w:cstheme="majorBidi"/>
          <w:sz w:val="28"/>
          <w:szCs w:val="28"/>
        </w:rPr>
        <w:t xml:space="preserve">that </w:t>
      </w:r>
      <w:r>
        <w:rPr>
          <w:rFonts w:asciiTheme="majorBidi" w:hAnsiTheme="majorBidi" w:cstheme="majorBidi"/>
          <w:sz w:val="28"/>
          <w:szCs w:val="28"/>
        </w:rPr>
        <w:t xml:space="preserve">a person </w:t>
      </w:r>
      <w:r w:rsidRPr="007D43E1">
        <w:rPr>
          <w:rFonts w:asciiTheme="majorBidi" w:hAnsiTheme="majorBidi" w:cstheme="majorBidi"/>
          <w:sz w:val="28"/>
          <w:szCs w:val="28"/>
        </w:rPr>
        <w:t>should</w:t>
      </w:r>
      <w:r>
        <w:rPr>
          <w:rFonts w:asciiTheme="majorBidi" w:hAnsiTheme="majorBidi" w:cstheme="majorBidi"/>
          <w:sz w:val="28"/>
          <w:szCs w:val="28"/>
        </w:rPr>
        <w:t xml:space="preserve"> work hard and</w:t>
      </w:r>
      <w:r w:rsidRPr="007D43E1">
        <w:rPr>
          <w:rFonts w:asciiTheme="majorBidi" w:hAnsiTheme="majorBidi" w:cstheme="majorBidi"/>
          <w:sz w:val="28"/>
          <w:szCs w:val="28"/>
        </w:rPr>
        <w:t xml:space="preserve"> aim high</w:t>
      </w:r>
      <w:r>
        <w:rPr>
          <w:rFonts w:asciiTheme="majorBidi" w:hAnsiTheme="majorBidi" w:cstheme="majorBidi"/>
          <w:sz w:val="28"/>
          <w:szCs w:val="28"/>
        </w:rPr>
        <w:t xml:space="preserve"> in life,</w:t>
      </w:r>
      <w:r w:rsidRPr="007D43E1">
        <w:rPr>
          <w:rFonts w:asciiTheme="majorBidi" w:hAnsiTheme="majorBidi" w:cstheme="majorBidi"/>
          <w:sz w:val="28"/>
          <w:szCs w:val="28"/>
        </w:rPr>
        <w:t xml:space="preserve"> hop</w:t>
      </w:r>
      <w:r>
        <w:rPr>
          <w:rFonts w:asciiTheme="majorBidi" w:hAnsiTheme="majorBidi" w:cstheme="majorBidi"/>
          <w:sz w:val="28"/>
          <w:szCs w:val="28"/>
        </w:rPr>
        <w:t>ing</w:t>
      </w:r>
      <w:r w:rsidRPr="007D43E1">
        <w:rPr>
          <w:rFonts w:asciiTheme="majorBidi" w:hAnsiTheme="majorBidi" w:cstheme="majorBidi"/>
          <w:sz w:val="28"/>
          <w:szCs w:val="28"/>
        </w:rPr>
        <w:t xml:space="preserve"> for great things</w:t>
      </w:r>
      <w:r>
        <w:rPr>
          <w:rFonts w:asciiTheme="majorBidi" w:hAnsiTheme="majorBidi" w:cstheme="majorBidi"/>
          <w:sz w:val="28"/>
          <w:szCs w:val="28"/>
        </w:rPr>
        <w:t xml:space="preserve"> and living by the motto of</w:t>
      </w:r>
      <w:r w:rsidRPr="007D43E1">
        <w:rPr>
          <w:rFonts w:asciiTheme="majorBidi" w:hAnsiTheme="majorBidi" w:cstheme="majorBidi"/>
          <w:sz w:val="28"/>
          <w:szCs w:val="28"/>
        </w:rPr>
        <w:t xml:space="preserve"> </w:t>
      </w:r>
      <w:r w:rsidRPr="007D43E1">
        <w:rPr>
          <w:rFonts w:asciiTheme="majorBidi" w:hAnsiTheme="majorBidi" w:cstheme="majorBidi"/>
          <w:b/>
          <w:bCs/>
          <w:sz w:val="28"/>
          <w:szCs w:val="28"/>
        </w:rPr>
        <w:t>Ralph Waldo E</w:t>
      </w:r>
      <w:r w:rsidRPr="007D43E1">
        <w:rPr>
          <w:rFonts w:asciiTheme="majorBidi" w:hAnsiTheme="majorBidi" w:cstheme="majorBidi"/>
          <w:b/>
          <w:bCs/>
          <w:color w:val="000000"/>
          <w:sz w:val="28"/>
          <w:szCs w:val="28"/>
        </w:rPr>
        <w:t>merson:</w:t>
      </w:r>
      <w:r w:rsidRPr="007D43E1">
        <w:rPr>
          <w:rStyle w:val="FootnoteReference"/>
          <w:rFonts w:asciiTheme="majorBidi" w:hAnsiTheme="majorBidi" w:cstheme="majorBidi"/>
          <w:color w:val="000000"/>
          <w:sz w:val="28"/>
          <w:szCs w:val="28"/>
        </w:rPr>
        <w:footnoteReference w:id="11"/>
      </w:r>
      <w:r w:rsidRPr="007D43E1">
        <w:rPr>
          <w:rFonts w:asciiTheme="majorBidi" w:hAnsiTheme="majorBidi" w:cstheme="majorBidi"/>
          <w:b/>
          <w:bCs/>
          <w:color w:val="000000"/>
          <w:sz w:val="28"/>
          <w:szCs w:val="28"/>
        </w:rPr>
        <w:t xml:space="preserve"> </w:t>
      </w:r>
      <w:r w:rsidRPr="007D43E1">
        <w:rPr>
          <w:sz w:val="28"/>
          <w:szCs w:val="28"/>
        </w:rPr>
        <w:t xml:space="preserve">“Hitch your wagon to a star.” </w:t>
      </w:r>
      <w:r>
        <w:rPr>
          <w:sz w:val="28"/>
          <w:szCs w:val="28"/>
        </w:rPr>
        <w:t>Moreover, as t</w:t>
      </w:r>
      <w:r w:rsidRPr="007D43E1">
        <w:rPr>
          <w:rFonts w:asciiTheme="majorBidi" w:hAnsiTheme="majorBidi" w:cstheme="majorBidi"/>
          <w:color w:val="000000" w:themeColor="text1"/>
          <w:sz w:val="28"/>
          <w:szCs w:val="28"/>
        </w:rPr>
        <w:t xml:space="preserve">he Bible </w:t>
      </w:r>
      <w:r>
        <w:rPr>
          <w:rFonts w:asciiTheme="majorBidi" w:hAnsiTheme="majorBidi" w:cstheme="majorBidi"/>
          <w:color w:val="000000" w:themeColor="text1"/>
          <w:sz w:val="28"/>
          <w:szCs w:val="28"/>
        </w:rPr>
        <w:t>advises</w:t>
      </w:r>
      <w:r w:rsidRPr="007D43E1">
        <w:rPr>
          <w:rFonts w:asciiTheme="majorBidi" w:hAnsiTheme="majorBidi" w:cstheme="majorBidi"/>
          <w:color w:val="000000" w:themeColor="text1"/>
          <w:sz w:val="28"/>
          <w:szCs w:val="28"/>
        </w:rPr>
        <w:t>: “If you have gathered nothing in your youth, how can you find anything in your old age?” (Ecclesiastes, 25:3)</w:t>
      </w:r>
      <w:r>
        <w:rPr>
          <w:rFonts w:asciiTheme="majorBidi" w:hAnsiTheme="majorBidi" w:cstheme="majorBidi"/>
          <w:color w:val="000000" w:themeColor="text1"/>
          <w:sz w:val="28"/>
          <w:szCs w:val="28"/>
        </w:rPr>
        <w:t xml:space="preserve">. In this second regard, </w:t>
      </w:r>
      <w:r w:rsidRPr="007D43E1">
        <w:rPr>
          <w:rFonts w:asciiTheme="majorBidi" w:hAnsiTheme="majorBidi" w:cstheme="majorBidi"/>
          <w:color w:val="000000" w:themeColor="text1"/>
          <w:sz w:val="28"/>
          <w:szCs w:val="28"/>
        </w:rPr>
        <w:t>I thank God for</w:t>
      </w:r>
      <w:r>
        <w:rPr>
          <w:rFonts w:asciiTheme="majorBidi" w:hAnsiTheme="majorBidi" w:cstheme="majorBidi"/>
          <w:color w:val="000000" w:themeColor="text1"/>
          <w:sz w:val="28"/>
          <w:szCs w:val="28"/>
        </w:rPr>
        <w:t xml:space="preserve"> my forebears</w:t>
      </w:r>
      <w:r w:rsidRPr="007D43E1">
        <w:rPr>
          <w:rFonts w:asciiTheme="majorBidi" w:hAnsiTheme="majorBidi" w:cstheme="majorBidi"/>
          <w:color w:val="000000" w:themeColor="text1"/>
          <w:sz w:val="28"/>
          <w:szCs w:val="28"/>
        </w:rPr>
        <w:t xml:space="preserve"> </w:t>
      </w:r>
      <w:r>
        <w:rPr>
          <w:rFonts w:asciiTheme="majorBidi" w:hAnsiTheme="majorBidi" w:cstheme="majorBidi"/>
          <w:color w:val="000000" w:themeColor="text1"/>
          <w:sz w:val="28"/>
          <w:szCs w:val="28"/>
        </w:rPr>
        <w:t>as well as my immediate</w:t>
      </w:r>
      <w:r w:rsidRPr="007D43E1">
        <w:rPr>
          <w:rFonts w:asciiTheme="majorBidi" w:hAnsiTheme="majorBidi" w:cstheme="majorBidi"/>
          <w:color w:val="000000" w:themeColor="text1"/>
          <w:sz w:val="28"/>
          <w:szCs w:val="28"/>
        </w:rPr>
        <w:t xml:space="preserve"> family</w:t>
      </w:r>
      <w:r>
        <w:rPr>
          <w:rFonts w:asciiTheme="majorBidi" w:hAnsiTheme="majorBidi" w:cstheme="majorBidi"/>
          <w:color w:val="000000" w:themeColor="text1"/>
          <w:sz w:val="28"/>
          <w:szCs w:val="28"/>
        </w:rPr>
        <w:t>, whose attentive upbringing constantly</w:t>
      </w:r>
      <w:r w:rsidRPr="007D43E1">
        <w:rPr>
          <w:rFonts w:asciiTheme="majorBidi" w:hAnsiTheme="majorBidi" w:cstheme="majorBidi"/>
          <w:color w:val="000000" w:themeColor="text1"/>
          <w:sz w:val="28"/>
          <w:szCs w:val="28"/>
        </w:rPr>
        <w:t xml:space="preserve"> encouraged me to </w:t>
      </w:r>
      <w:r>
        <w:rPr>
          <w:rFonts w:asciiTheme="majorBidi" w:hAnsiTheme="majorBidi" w:cstheme="majorBidi"/>
          <w:color w:val="000000" w:themeColor="text1"/>
          <w:sz w:val="28"/>
          <w:szCs w:val="28"/>
        </w:rPr>
        <w:t>“</w:t>
      </w:r>
      <w:r w:rsidRPr="007D43E1">
        <w:rPr>
          <w:rFonts w:asciiTheme="majorBidi" w:hAnsiTheme="majorBidi" w:cstheme="majorBidi"/>
          <w:color w:val="000000" w:themeColor="text1"/>
          <w:sz w:val="28"/>
          <w:szCs w:val="28"/>
        </w:rPr>
        <w:t>gather</w:t>
      </w:r>
      <w:r>
        <w:rPr>
          <w:rFonts w:asciiTheme="majorBidi" w:hAnsiTheme="majorBidi" w:cstheme="majorBidi"/>
          <w:color w:val="000000" w:themeColor="text1"/>
          <w:sz w:val="28"/>
          <w:szCs w:val="28"/>
        </w:rPr>
        <w:t>”</w:t>
      </w:r>
      <w:r w:rsidRPr="007D43E1">
        <w:rPr>
          <w:rFonts w:asciiTheme="majorBidi" w:hAnsiTheme="majorBidi" w:cstheme="majorBidi"/>
          <w:color w:val="000000" w:themeColor="text1"/>
          <w:sz w:val="28"/>
          <w:szCs w:val="28"/>
        </w:rPr>
        <w:t xml:space="preserve"> </w:t>
      </w:r>
      <w:r>
        <w:rPr>
          <w:rFonts w:asciiTheme="majorBidi" w:hAnsiTheme="majorBidi" w:cstheme="majorBidi"/>
          <w:color w:val="000000" w:themeColor="text1"/>
          <w:sz w:val="28"/>
          <w:szCs w:val="28"/>
        </w:rPr>
        <w:t xml:space="preserve">as </w:t>
      </w:r>
      <w:r w:rsidRPr="007D43E1">
        <w:rPr>
          <w:rFonts w:asciiTheme="majorBidi" w:hAnsiTheme="majorBidi" w:cstheme="majorBidi"/>
          <w:color w:val="000000" w:themeColor="text1"/>
          <w:sz w:val="28"/>
          <w:szCs w:val="28"/>
        </w:rPr>
        <w:t>much during my youth</w:t>
      </w:r>
      <w:r>
        <w:rPr>
          <w:rFonts w:asciiTheme="majorBidi" w:hAnsiTheme="majorBidi" w:cstheme="majorBidi"/>
          <w:color w:val="000000" w:themeColor="text1"/>
          <w:sz w:val="28"/>
          <w:szCs w:val="28"/>
        </w:rPr>
        <w:t xml:space="preserve"> as possible</w:t>
      </w:r>
      <w:r w:rsidRPr="007D43E1">
        <w:rPr>
          <w:rFonts w:asciiTheme="majorBidi" w:hAnsiTheme="majorBidi" w:cstheme="majorBidi"/>
          <w:color w:val="000000" w:themeColor="text1"/>
          <w:sz w:val="28"/>
          <w:szCs w:val="28"/>
        </w:rPr>
        <w:t xml:space="preserve"> and </w:t>
      </w:r>
      <w:r>
        <w:rPr>
          <w:rFonts w:asciiTheme="majorBidi" w:hAnsiTheme="majorBidi" w:cstheme="majorBidi"/>
          <w:color w:val="000000" w:themeColor="text1"/>
          <w:sz w:val="28"/>
          <w:szCs w:val="28"/>
        </w:rPr>
        <w:t>then strive</w:t>
      </w:r>
      <w:r w:rsidRPr="007D43E1">
        <w:rPr>
          <w:rFonts w:asciiTheme="majorBidi" w:hAnsiTheme="majorBidi" w:cstheme="majorBidi"/>
          <w:color w:val="000000" w:themeColor="text1"/>
          <w:sz w:val="28"/>
          <w:szCs w:val="28"/>
        </w:rPr>
        <w:t xml:space="preserve"> to pursue that</w:t>
      </w:r>
      <w:r>
        <w:rPr>
          <w:rFonts w:asciiTheme="majorBidi" w:hAnsiTheme="majorBidi" w:cstheme="majorBidi"/>
          <w:color w:val="000000" w:themeColor="text1"/>
          <w:sz w:val="28"/>
          <w:szCs w:val="28"/>
        </w:rPr>
        <w:t xml:space="preserve"> course</w:t>
      </w:r>
      <w:r w:rsidRPr="007D43E1">
        <w:rPr>
          <w:rFonts w:asciiTheme="majorBidi" w:hAnsiTheme="majorBidi" w:cstheme="majorBidi"/>
          <w:color w:val="000000" w:themeColor="text1"/>
          <w:sz w:val="28"/>
          <w:szCs w:val="28"/>
        </w:rPr>
        <w:t xml:space="preserve"> for the rest of my life. In this same vein, I strongly encourage each reader</w:t>
      </w:r>
      <w:r>
        <w:rPr>
          <w:rFonts w:asciiTheme="majorBidi" w:hAnsiTheme="majorBidi" w:cstheme="majorBidi"/>
          <w:color w:val="000000" w:themeColor="text1"/>
          <w:sz w:val="28"/>
          <w:szCs w:val="28"/>
        </w:rPr>
        <w:t xml:space="preserve">-listener of </w:t>
      </w:r>
      <w:r>
        <w:rPr>
          <w:rFonts w:asciiTheme="majorBidi" w:hAnsiTheme="majorBidi" w:cstheme="majorBidi"/>
          <w:i/>
          <w:iCs/>
          <w:color w:val="000000" w:themeColor="text1"/>
          <w:sz w:val="28"/>
          <w:szCs w:val="28"/>
        </w:rPr>
        <w:t>The First Teaching</w:t>
      </w:r>
      <w:r w:rsidRPr="007D43E1">
        <w:rPr>
          <w:rFonts w:asciiTheme="majorBidi" w:hAnsiTheme="majorBidi" w:cstheme="majorBidi"/>
          <w:color w:val="000000" w:themeColor="text1"/>
          <w:sz w:val="28"/>
          <w:szCs w:val="28"/>
        </w:rPr>
        <w:t xml:space="preserve">—young </w:t>
      </w:r>
      <w:r>
        <w:rPr>
          <w:rFonts w:asciiTheme="majorBidi" w:hAnsiTheme="majorBidi" w:cstheme="majorBidi"/>
          <w:color w:val="000000" w:themeColor="text1"/>
          <w:sz w:val="28"/>
          <w:szCs w:val="28"/>
        </w:rPr>
        <w:t>and</w:t>
      </w:r>
      <w:r w:rsidRPr="007D43E1">
        <w:rPr>
          <w:rFonts w:asciiTheme="majorBidi" w:hAnsiTheme="majorBidi" w:cstheme="majorBidi"/>
          <w:color w:val="000000" w:themeColor="text1"/>
          <w:sz w:val="28"/>
          <w:szCs w:val="28"/>
        </w:rPr>
        <w:t xml:space="preserve"> old—to exert themselves in seeking knowledge</w:t>
      </w:r>
      <w:r w:rsidRPr="00A948A5">
        <w:rPr>
          <w:rFonts w:asciiTheme="majorBidi" w:hAnsiTheme="majorBidi" w:cstheme="majorBidi"/>
          <w:color w:val="000000" w:themeColor="text1"/>
          <w:sz w:val="28"/>
          <w:szCs w:val="28"/>
        </w:rPr>
        <w:t xml:space="preserve"> </w:t>
      </w:r>
      <w:r>
        <w:rPr>
          <w:rFonts w:asciiTheme="majorBidi" w:hAnsiTheme="majorBidi" w:cstheme="majorBidi"/>
          <w:color w:val="000000" w:themeColor="text1"/>
          <w:sz w:val="28"/>
          <w:szCs w:val="28"/>
        </w:rPr>
        <w:t>and to be optimistic, while also seeking to</w:t>
      </w:r>
      <w:r w:rsidRPr="007D43E1">
        <w:rPr>
          <w:rFonts w:asciiTheme="majorBidi" w:hAnsiTheme="majorBidi" w:cstheme="majorBidi"/>
          <w:color w:val="000000" w:themeColor="text1"/>
          <w:sz w:val="28"/>
          <w:szCs w:val="28"/>
        </w:rPr>
        <w:t xml:space="preserve"> “gather” as much as possible</w:t>
      </w:r>
      <w:r>
        <w:rPr>
          <w:rFonts w:asciiTheme="majorBidi" w:hAnsiTheme="majorBidi" w:cstheme="majorBidi"/>
          <w:color w:val="000000" w:themeColor="text1"/>
          <w:sz w:val="28"/>
          <w:szCs w:val="28"/>
        </w:rPr>
        <w:t xml:space="preserve"> from this work and others</w:t>
      </w:r>
      <w:r w:rsidRPr="007D43E1">
        <w:rPr>
          <w:rFonts w:asciiTheme="majorBidi" w:hAnsiTheme="majorBidi" w:cstheme="majorBidi"/>
          <w:color w:val="000000" w:themeColor="text1"/>
          <w:sz w:val="28"/>
          <w:szCs w:val="28"/>
        </w:rPr>
        <w:t xml:space="preserve">. </w:t>
      </w:r>
      <w:r>
        <w:rPr>
          <w:rFonts w:asciiTheme="majorBidi" w:hAnsiTheme="majorBidi" w:cstheme="majorBidi"/>
          <w:color w:val="000000" w:themeColor="text1"/>
          <w:sz w:val="28"/>
          <w:szCs w:val="28"/>
        </w:rPr>
        <w:t xml:space="preserve">It has always been my personal guiding principle that: </w:t>
      </w:r>
      <w:r w:rsidRPr="007D43E1">
        <w:rPr>
          <w:rFonts w:asciiTheme="majorBidi" w:hAnsiTheme="majorBidi" w:cstheme="majorBidi"/>
          <w:color w:val="000000" w:themeColor="text1"/>
          <w:sz w:val="28"/>
          <w:szCs w:val="28"/>
        </w:rPr>
        <w:t>“</w:t>
      </w:r>
      <w:r w:rsidRPr="007D43E1">
        <w:rPr>
          <w:rFonts w:asciiTheme="majorBidi" w:hAnsiTheme="majorBidi" w:cstheme="majorBidi"/>
          <w:color w:val="000000" w:themeColor="text1"/>
          <w:sz w:val="28"/>
          <w:szCs w:val="28"/>
          <w:u w:val="single"/>
        </w:rPr>
        <w:t>Whatever is worth doing at all is worth doing well</w:t>
      </w:r>
      <w:r>
        <w:rPr>
          <w:rFonts w:asciiTheme="majorBidi" w:hAnsiTheme="majorBidi" w:cstheme="majorBidi"/>
          <w:color w:val="000000" w:themeColor="text1"/>
          <w:sz w:val="28"/>
          <w:szCs w:val="28"/>
        </w:rPr>
        <w:t>,</w:t>
      </w:r>
      <w:r w:rsidRPr="0038760F">
        <w:rPr>
          <w:rFonts w:asciiTheme="majorBidi" w:hAnsiTheme="majorBidi" w:cstheme="majorBidi"/>
          <w:color w:val="000000" w:themeColor="text1"/>
          <w:sz w:val="28"/>
          <w:szCs w:val="28"/>
        </w:rPr>
        <w:t>”</w:t>
      </w:r>
      <w:r>
        <w:rPr>
          <w:rFonts w:asciiTheme="majorBidi" w:hAnsiTheme="majorBidi" w:cstheme="majorBidi"/>
          <w:color w:val="000000" w:themeColor="text1"/>
          <w:sz w:val="28"/>
          <w:szCs w:val="28"/>
        </w:rPr>
        <w:t xml:space="preserve"> and I extend that same advice to the reader-listener in the spirit of mutual respect, general courtesy, and hopefulness.</w:t>
      </w:r>
    </w:p>
    <w:p w14:paraId="3C73E141" w14:textId="77777777" w:rsidR="00E815DB" w:rsidRPr="0001408F" w:rsidRDefault="00E815DB" w:rsidP="00E815DB"/>
    <w:p w14:paraId="44956037" w14:textId="77777777" w:rsidR="00E815DB" w:rsidRDefault="00E815DB" w:rsidP="00E815DB">
      <w:pPr>
        <w:ind w:right="240"/>
        <w:rPr>
          <w:rFonts w:asciiTheme="majorBidi" w:hAnsiTheme="majorBidi" w:cstheme="majorBidi"/>
          <w:sz w:val="28"/>
          <w:szCs w:val="28"/>
        </w:rPr>
      </w:pPr>
      <w:r>
        <w:rPr>
          <w:rFonts w:asciiTheme="majorBidi" w:hAnsiTheme="majorBidi" w:cstheme="majorBidi"/>
          <w:sz w:val="28"/>
          <w:szCs w:val="28"/>
        </w:rPr>
        <w:t>My father’s Weinman side (Swiss German: Wymann) were of Lutheran stock, hailing from Canton Bern in Switzerland. My mother’s Landgraf side immigrated to the United States toward the middle of the thirteenth/nineteenth century. They were Hessian Germans</w:t>
      </w:r>
      <w:r w:rsidRPr="00E469BB">
        <w:rPr>
          <w:rFonts w:asciiTheme="majorBidi" w:hAnsiTheme="majorBidi" w:cstheme="majorBidi"/>
          <w:sz w:val="28"/>
          <w:szCs w:val="28"/>
        </w:rPr>
        <w:t xml:space="preserve"> </w:t>
      </w:r>
      <w:r>
        <w:rPr>
          <w:rFonts w:asciiTheme="majorBidi" w:hAnsiTheme="majorBidi" w:cstheme="majorBidi"/>
          <w:sz w:val="28"/>
          <w:szCs w:val="28"/>
        </w:rPr>
        <w:t>and devoted Roman Catholics</w:t>
      </w:r>
      <w:r w:rsidRPr="000C7CAB">
        <w:rPr>
          <w:rFonts w:asciiTheme="majorBidi" w:hAnsiTheme="majorBidi" w:cstheme="majorBidi"/>
          <w:sz w:val="28"/>
          <w:szCs w:val="28"/>
        </w:rPr>
        <w:t xml:space="preserve"> </w:t>
      </w:r>
      <w:r>
        <w:rPr>
          <w:rFonts w:asciiTheme="majorBidi" w:hAnsiTheme="majorBidi" w:cstheme="majorBidi"/>
          <w:sz w:val="28"/>
          <w:szCs w:val="28"/>
        </w:rPr>
        <w:t>from Upper Saulheim in Germany’s Southern Rhineland region. In Western Kansas, however, the predominant religious influence</w:t>
      </w:r>
      <w:r w:rsidRPr="003C5081">
        <w:rPr>
          <w:rFonts w:asciiTheme="majorBidi" w:hAnsiTheme="majorBidi" w:cstheme="majorBidi"/>
          <w:sz w:val="28"/>
          <w:szCs w:val="28"/>
        </w:rPr>
        <w:t xml:space="preserve"> </w:t>
      </w:r>
      <w:r>
        <w:rPr>
          <w:rFonts w:asciiTheme="majorBidi" w:hAnsiTheme="majorBidi" w:cstheme="majorBidi"/>
          <w:sz w:val="28"/>
          <w:szCs w:val="28"/>
        </w:rPr>
        <w:t xml:space="preserve">of Protestantism induced the Landgrafs to adopt </w:t>
      </w:r>
      <w:r w:rsidRPr="00952371">
        <w:rPr>
          <w:rFonts w:asciiTheme="majorBidi" w:hAnsiTheme="majorBidi" w:cstheme="majorBidi"/>
          <w:sz w:val="28"/>
          <w:szCs w:val="28"/>
        </w:rPr>
        <w:t>Calvinist</w:t>
      </w:r>
      <w:r>
        <w:rPr>
          <w:rFonts w:asciiTheme="majorBidi" w:hAnsiTheme="majorBidi" w:cstheme="majorBidi"/>
          <w:sz w:val="28"/>
          <w:szCs w:val="28"/>
        </w:rPr>
        <w:t xml:space="preserve"> Protestant Christianity, which made them, as a family, generally inclined towards the Congregationalist, Presbyterian, and Methodist Churches.</w:t>
      </w:r>
    </w:p>
    <w:p w14:paraId="31990382" w14:textId="77777777" w:rsidR="00E815DB" w:rsidRDefault="00E815DB" w:rsidP="00E815DB">
      <w:pPr>
        <w:ind w:right="240"/>
        <w:rPr>
          <w:rFonts w:asciiTheme="majorBidi" w:hAnsiTheme="majorBidi" w:cstheme="majorBidi"/>
          <w:sz w:val="28"/>
          <w:szCs w:val="28"/>
        </w:rPr>
      </w:pPr>
    </w:p>
    <w:p w14:paraId="562870C9" w14:textId="77777777" w:rsidR="00E815DB" w:rsidRDefault="00E815DB" w:rsidP="00E815DB">
      <w:pPr>
        <w:rPr>
          <w:rFonts w:asciiTheme="majorBidi" w:hAnsiTheme="majorBidi" w:cstheme="majorBidi"/>
          <w:sz w:val="28"/>
          <w:szCs w:val="28"/>
        </w:rPr>
      </w:pPr>
      <w:r>
        <w:rPr>
          <w:rFonts w:asciiTheme="majorBidi" w:hAnsiTheme="majorBidi" w:cstheme="majorBidi"/>
          <w:sz w:val="28"/>
          <w:szCs w:val="28"/>
        </w:rPr>
        <w:t xml:space="preserve">Both sides of the family settled in the Middle West of the United States. The Weinmans (Wymanns) ultimately made their home in Round Valley, Nebraska during the last quarter of the thirteenth/nineteenth century. There they intermarried with the Freeman (Ames, Eames) family, whose roots went back to the earliest English colonists in Boxford, </w:t>
      </w:r>
      <w:r>
        <w:rPr>
          <w:rFonts w:asciiTheme="majorBidi" w:hAnsiTheme="majorBidi" w:cstheme="majorBidi"/>
          <w:sz w:val="28"/>
          <w:szCs w:val="28"/>
        </w:rPr>
        <w:lastRenderedPageBreak/>
        <w:t>Massachusetts during the first half of the eleventh/seventeenth century. The Ames family later helped settle New Hampshire, Connecticut, and New York State—where they changed their surname to Freeman—then moving on to Michigan and Nebraska. The Landgrafs, on the other hand, made their way down to Western Kansas from Wisconsin in the early fourteenth/twentieth century, where they settled in and around Garden City. There they intermarried with the Marmon (Merrimoon) family, who had emigrated</w:t>
      </w:r>
      <w:r w:rsidRPr="009F20E5">
        <w:rPr>
          <w:rFonts w:asciiTheme="majorBidi" w:hAnsiTheme="majorBidi" w:cstheme="majorBidi"/>
          <w:sz w:val="28"/>
          <w:szCs w:val="28"/>
        </w:rPr>
        <w:t xml:space="preserve"> </w:t>
      </w:r>
      <w:r>
        <w:rPr>
          <w:rFonts w:asciiTheme="majorBidi" w:hAnsiTheme="majorBidi" w:cstheme="majorBidi"/>
          <w:sz w:val="28"/>
          <w:szCs w:val="28"/>
        </w:rPr>
        <w:t>from England</w:t>
      </w:r>
      <w:r w:rsidRPr="00E8287E">
        <w:rPr>
          <w:rFonts w:asciiTheme="majorBidi" w:hAnsiTheme="majorBidi" w:cstheme="majorBidi"/>
          <w:sz w:val="28"/>
          <w:szCs w:val="28"/>
        </w:rPr>
        <w:t xml:space="preserve"> </w:t>
      </w:r>
      <w:r>
        <w:rPr>
          <w:rFonts w:asciiTheme="majorBidi" w:hAnsiTheme="majorBidi" w:cstheme="majorBidi"/>
          <w:sz w:val="28"/>
          <w:szCs w:val="28"/>
        </w:rPr>
        <w:t xml:space="preserve">to the colonies of Virginia and North Carolina during the first decade of the twelfth/eighteenth century, later moving on to take part in the settlement of Ohio, Michigan, Iowa, and Kansas.                                </w:t>
      </w:r>
    </w:p>
    <w:p w14:paraId="687BB1B3" w14:textId="77777777" w:rsidR="00E815DB" w:rsidRDefault="00E815DB" w:rsidP="00E815DB">
      <w:pPr>
        <w:rPr>
          <w:rFonts w:asciiTheme="majorBidi" w:hAnsiTheme="majorBidi" w:cstheme="majorBidi"/>
          <w:sz w:val="28"/>
          <w:szCs w:val="28"/>
        </w:rPr>
      </w:pPr>
    </w:p>
    <w:p w14:paraId="6C5D0255" w14:textId="393F711C" w:rsidR="00E815DB" w:rsidRDefault="00E815DB" w:rsidP="00E815DB">
      <w:pPr>
        <w:rPr>
          <w:rFonts w:asciiTheme="majorBidi" w:hAnsiTheme="majorBidi" w:cstheme="majorBidi"/>
          <w:sz w:val="28"/>
          <w:szCs w:val="28"/>
        </w:rPr>
      </w:pPr>
      <w:r>
        <w:rPr>
          <w:rFonts w:asciiTheme="majorBidi" w:hAnsiTheme="majorBidi" w:cstheme="majorBidi"/>
          <w:sz w:val="28"/>
          <w:szCs w:val="28"/>
        </w:rPr>
        <w:t xml:space="preserve">Both families lived primarily as farmers, although my grandfather, Joseph Ephraim Weinman (d. 1391/1971), and my father, Donald Eugene Weinman (d. 1415/1994), became </w:t>
      </w:r>
      <w:r w:rsidR="002F3AD5">
        <w:rPr>
          <w:rFonts w:asciiTheme="majorBidi" w:hAnsiTheme="majorBidi" w:cstheme="majorBidi"/>
          <w:sz w:val="28"/>
          <w:szCs w:val="28"/>
        </w:rPr>
        <w:t>v</w:t>
      </w:r>
      <w:r>
        <w:rPr>
          <w:rFonts w:asciiTheme="majorBidi" w:hAnsiTheme="majorBidi" w:cstheme="majorBidi"/>
          <w:sz w:val="28"/>
          <w:szCs w:val="28"/>
        </w:rPr>
        <w:t xml:space="preserve">eterinarians and later university professors of Veterinary Medicine. In 1376/1957, Donald Weinman took our family from Albion, Nebraska, where he had a </w:t>
      </w:r>
      <w:r w:rsidR="002F3AD5">
        <w:rPr>
          <w:rFonts w:asciiTheme="majorBidi" w:hAnsiTheme="majorBidi" w:cstheme="majorBidi"/>
          <w:sz w:val="28"/>
          <w:szCs w:val="28"/>
        </w:rPr>
        <w:t>v</w:t>
      </w:r>
      <w:r>
        <w:rPr>
          <w:rFonts w:asciiTheme="majorBidi" w:hAnsiTheme="majorBidi" w:cstheme="majorBidi"/>
          <w:sz w:val="28"/>
          <w:szCs w:val="28"/>
        </w:rPr>
        <w:t xml:space="preserve">eterinary practice, to Athens, Georgia, becoming an Instructor of Veterinary Anatomy at the University of Georgia’s School of Veterinary Medicine. Let me insert at this point that I believe—on the basis of family experience—that being a good </w:t>
      </w:r>
      <w:r w:rsidR="002F3AD5">
        <w:rPr>
          <w:rFonts w:asciiTheme="majorBidi" w:hAnsiTheme="majorBidi" w:cstheme="majorBidi"/>
          <w:sz w:val="28"/>
          <w:szCs w:val="28"/>
        </w:rPr>
        <w:t>v</w:t>
      </w:r>
      <w:r>
        <w:rPr>
          <w:rFonts w:asciiTheme="majorBidi" w:hAnsiTheme="majorBidi" w:cstheme="majorBidi"/>
          <w:sz w:val="28"/>
          <w:szCs w:val="28"/>
        </w:rPr>
        <w:t>eterinarian is a beautiful way of life and hardly at all any ordinary profession.</w:t>
      </w:r>
      <w:r w:rsidRPr="00570CD0">
        <w:rPr>
          <w:rFonts w:asciiTheme="majorBidi" w:hAnsiTheme="majorBidi" w:cstheme="majorBidi"/>
          <w:sz w:val="28"/>
          <w:szCs w:val="28"/>
        </w:rPr>
        <w:t xml:space="preserve"> </w:t>
      </w:r>
      <w:r>
        <w:rPr>
          <w:rFonts w:asciiTheme="majorBidi" w:hAnsiTheme="majorBidi" w:cstheme="majorBidi"/>
          <w:sz w:val="28"/>
          <w:szCs w:val="28"/>
        </w:rPr>
        <w:t xml:space="preserve">For, to be an adept </w:t>
      </w:r>
      <w:r w:rsidR="0085480B">
        <w:rPr>
          <w:rFonts w:asciiTheme="majorBidi" w:hAnsiTheme="majorBidi" w:cstheme="majorBidi"/>
          <w:sz w:val="28"/>
          <w:szCs w:val="28"/>
        </w:rPr>
        <w:t>v</w:t>
      </w:r>
      <w:r>
        <w:rPr>
          <w:rFonts w:asciiTheme="majorBidi" w:hAnsiTheme="majorBidi" w:cstheme="majorBidi"/>
          <w:sz w:val="28"/>
          <w:szCs w:val="28"/>
        </w:rPr>
        <w:t xml:space="preserve">eterinarian, sensitivity is required, and he or she must be an observant and excellent listener. As an “animal doctor,” the </w:t>
      </w:r>
      <w:r w:rsidR="0085480B">
        <w:rPr>
          <w:rFonts w:asciiTheme="majorBidi" w:hAnsiTheme="majorBidi" w:cstheme="majorBidi"/>
          <w:sz w:val="28"/>
          <w:szCs w:val="28"/>
        </w:rPr>
        <w:t>v</w:t>
      </w:r>
      <w:r>
        <w:rPr>
          <w:rFonts w:asciiTheme="majorBidi" w:hAnsiTheme="majorBidi" w:cstheme="majorBidi"/>
          <w:sz w:val="28"/>
          <w:szCs w:val="28"/>
        </w:rPr>
        <w:t>eterinarian treats every day “patients”</w:t>
      </w:r>
      <w:r w:rsidRPr="00680CDE">
        <w:rPr>
          <w:rFonts w:asciiTheme="majorBidi" w:hAnsiTheme="majorBidi" w:cstheme="majorBidi"/>
          <w:sz w:val="28"/>
          <w:szCs w:val="28"/>
        </w:rPr>
        <w:t xml:space="preserve"> </w:t>
      </w:r>
      <w:r>
        <w:rPr>
          <w:rFonts w:asciiTheme="majorBidi" w:hAnsiTheme="majorBidi" w:cstheme="majorBidi"/>
          <w:sz w:val="28"/>
          <w:szCs w:val="28"/>
        </w:rPr>
        <w:t xml:space="preserve">that cannot speak or describe their pains and ailments. Thus, the skilled </w:t>
      </w:r>
      <w:r w:rsidR="0085480B">
        <w:rPr>
          <w:rFonts w:asciiTheme="majorBidi" w:hAnsiTheme="majorBidi" w:cstheme="majorBidi"/>
          <w:sz w:val="28"/>
          <w:szCs w:val="28"/>
        </w:rPr>
        <w:t>v</w:t>
      </w:r>
      <w:r>
        <w:rPr>
          <w:rFonts w:asciiTheme="majorBidi" w:hAnsiTheme="majorBidi" w:cstheme="majorBidi"/>
          <w:sz w:val="28"/>
          <w:szCs w:val="28"/>
        </w:rPr>
        <w:t xml:space="preserve">eterinarian is required to sit patiently, listen, and observe subtle signs. </w:t>
      </w:r>
    </w:p>
    <w:p w14:paraId="472F5CB5" w14:textId="77777777" w:rsidR="00E815DB" w:rsidRDefault="00E815DB" w:rsidP="00E815DB">
      <w:pPr>
        <w:rPr>
          <w:rFonts w:asciiTheme="majorBidi" w:hAnsiTheme="majorBidi" w:cstheme="majorBidi"/>
          <w:sz w:val="28"/>
          <w:szCs w:val="28"/>
        </w:rPr>
      </w:pPr>
    </w:p>
    <w:p w14:paraId="7F045FE5" w14:textId="77777777" w:rsidR="00E815DB" w:rsidRPr="0033553D" w:rsidRDefault="00E815DB" w:rsidP="00E815DB">
      <w:pPr>
        <w:rPr>
          <w:rFonts w:asciiTheme="majorBidi" w:hAnsiTheme="majorBidi" w:cstheme="majorBidi"/>
          <w:sz w:val="28"/>
          <w:szCs w:val="28"/>
        </w:rPr>
      </w:pPr>
      <w:r>
        <w:rPr>
          <w:rFonts w:asciiTheme="majorBidi" w:hAnsiTheme="majorBidi" w:cstheme="majorBidi"/>
          <w:sz w:val="28"/>
          <w:szCs w:val="28"/>
        </w:rPr>
        <w:t>The family remained</w:t>
      </w:r>
      <w:r w:rsidRPr="00C4146A">
        <w:rPr>
          <w:rFonts w:asciiTheme="majorBidi" w:hAnsiTheme="majorBidi" w:cstheme="majorBidi"/>
          <w:sz w:val="28"/>
          <w:szCs w:val="28"/>
        </w:rPr>
        <w:t xml:space="preserve"> </w:t>
      </w:r>
      <w:r>
        <w:rPr>
          <w:rFonts w:asciiTheme="majorBidi" w:hAnsiTheme="majorBidi" w:cstheme="majorBidi"/>
          <w:sz w:val="28"/>
          <w:szCs w:val="28"/>
        </w:rPr>
        <w:t>in Athens at the University of Georgia for seven years from 1376/1957 until 1384/1964. During that time, my father, Donald Eugene Weinman, completed a second Ph.D. in biochemistry at the University of Georgia, by which he supplemented his doctoral work in Veterinary Medicine by adding a new focus upon DNA. My mother, Grace Marian Landgraf Weinman (d. 1428/2007), pursued undergraduate and graduate studies in English literature at the University of Georgia. She fulfilled most of the requirements for her doctorate, but the family left Georgia before she could complete her Ph.D. In 1383/1963 at the age of fifteen and while still in Georgia, I was decorated</w:t>
      </w:r>
      <w:r w:rsidRPr="009521EA">
        <w:rPr>
          <w:rFonts w:asciiTheme="majorBidi" w:hAnsiTheme="majorBidi" w:cstheme="majorBidi"/>
          <w:sz w:val="28"/>
          <w:szCs w:val="28"/>
        </w:rPr>
        <w:t xml:space="preserve"> </w:t>
      </w:r>
      <w:r>
        <w:rPr>
          <w:rFonts w:asciiTheme="majorBidi" w:hAnsiTheme="majorBidi" w:cstheme="majorBidi"/>
          <w:sz w:val="28"/>
          <w:szCs w:val="28"/>
        </w:rPr>
        <w:t>as an Eagle Scout</w:t>
      </w:r>
      <w:r w:rsidRPr="00F8681F">
        <w:rPr>
          <w:rFonts w:asciiTheme="majorBidi" w:hAnsiTheme="majorBidi" w:cstheme="majorBidi"/>
          <w:sz w:val="28"/>
          <w:szCs w:val="28"/>
        </w:rPr>
        <w:t xml:space="preserve"> </w:t>
      </w:r>
      <w:r>
        <w:rPr>
          <w:rFonts w:asciiTheme="majorBidi" w:hAnsiTheme="majorBidi" w:cstheme="majorBidi"/>
          <w:sz w:val="28"/>
          <w:szCs w:val="28"/>
        </w:rPr>
        <w:t xml:space="preserve">and </w:t>
      </w:r>
      <w:r>
        <w:rPr>
          <w:rFonts w:asciiTheme="majorBidi" w:hAnsiTheme="majorBidi" w:cstheme="majorBidi"/>
          <w:sz w:val="28"/>
          <w:szCs w:val="28"/>
        </w:rPr>
        <w:lastRenderedPageBreak/>
        <w:t xml:space="preserve">was also selected for admission to </w:t>
      </w:r>
      <w:r w:rsidRPr="00920C37">
        <w:rPr>
          <w:rFonts w:asciiTheme="majorBidi" w:hAnsiTheme="majorBidi" w:cstheme="majorBidi"/>
          <w:b/>
          <w:bCs/>
          <w:sz w:val="28"/>
          <w:szCs w:val="28"/>
        </w:rPr>
        <w:t>the Order of the Arrow</w:t>
      </w:r>
      <w:r>
        <w:rPr>
          <w:rFonts w:asciiTheme="majorBidi" w:hAnsiTheme="majorBidi" w:cstheme="majorBidi"/>
          <w:sz w:val="28"/>
          <w:szCs w:val="28"/>
        </w:rPr>
        <w:t xml:space="preserve"> honorary fellowship.</w:t>
      </w:r>
      <w:r>
        <w:rPr>
          <w:rStyle w:val="FootnoteReference"/>
          <w:rFonts w:asciiTheme="majorBidi" w:hAnsiTheme="majorBidi" w:cstheme="majorBidi"/>
          <w:sz w:val="28"/>
          <w:szCs w:val="28"/>
        </w:rPr>
        <w:footnoteReference w:id="12"/>
      </w:r>
    </w:p>
    <w:p w14:paraId="65DFD3B8" w14:textId="77777777" w:rsidR="00E815DB" w:rsidRDefault="00E815DB" w:rsidP="00E815DB">
      <w:pPr>
        <w:rPr>
          <w:rFonts w:asciiTheme="majorBidi" w:hAnsiTheme="majorBidi" w:cstheme="majorBidi"/>
          <w:sz w:val="28"/>
          <w:szCs w:val="28"/>
        </w:rPr>
      </w:pPr>
    </w:p>
    <w:p w14:paraId="56CA1987" w14:textId="77777777" w:rsidR="00E815DB" w:rsidRDefault="00E815DB" w:rsidP="00E815DB">
      <w:pPr>
        <w:rPr>
          <w:rFonts w:asciiTheme="majorBidi" w:hAnsiTheme="majorBidi" w:cstheme="majorBidi"/>
          <w:sz w:val="28"/>
          <w:szCs w:val="28"/>
        </w:rPr>
      </w:pPr>
      <w:r>
        <w:rPr>
          <w:rFonts w:asciiTheme="majorBidi" w:hAnsiTheme="majorBidi" w:cstheme="majorBidi"/>
          <w:sz w:val="28"/>
          <w:szCs w:val="28"/>
        </w:rPr>
        <w:t>Ultimately, the family left Georgia, finally moving to Columbia, Missouri in 1385/1965, where my father, Donald Weinman, assumed a professorship in Veterinary Medicine at the University of Missouri. During the same time, Marian Weinman, my mother, took a position as an English composition instructor in the university’s English Department. I entered the University of Missouri in the fall of 1385/1965, ultimately receiving with honors my Bachelor’s Degree</w:t>
      </w:r>
      <w:r w:rsidRPr="002351C3">
        <w:rPr>
          <w:rFonts w:asciiTheme="majorBidi" w:hAnsiTheme="majorBidi" w:cstheme="majorBidi"/>
          <w:sz w:val="28"/>
          <w:szCs w:val="28"/>
        </w:rPr>
        <w:t xml:space="preserve"> </w:t>
      </w:r>
      <w:r>
        <w:rPr>
          <w:rFonts w:asciiTheme="majorBidi" w:hAnsiTheme="majorBidi" w:cstheme="majorBidi"/>
          <w:sz w:val="28"/>
          <w:szCs w:val="28"/>
        </w:rPr>
        <w:t>in 1389/1969</w:t>
      </w:r>
      <w:r w:rsidRPr="00D32EA1">
        <w:rPr>
          <w:rFonts w:asciiTheme="majorBidi" w:hAnsiTheme="majorBidi" w:cstheme="majorBidi"/>
          <w:sz w:val="28"/>
          <w:szCs w:val="28"/>
        </w:rPr>
        <w:t xml:space="preserve"> </w:t>
      </w:r>
      <w:r>
        <w:rPr>
          <w:rFonts w:asciiTheme="majorBidi" w:hAnsiTheme="majorBidi" w:cstheme="majorBidi"/>
          <w:sz w:val="28"/>
          <w:szCs w:val="28"/>
        </w:rPr>
        <w:t>in the Arts and Sciences</w:t>
      </w:r>
      <w:r w:rsidRPr="00D51E87">
        <w:rPr>
          <w:rFonts w:asciiTheme="majorBidi" w:hAnsiTheme="majorBidi" w:cstheme="majorBidi"/>
          <w:sz w:val="28"/>
          <w:szCs w:val="28"/>
        </w:rPr>
        <w:t xml:space="preserve"> </w:t>
      </w:r>
      <w:r>
        <w:rPr>
          <w:rFonts w:asciiTheme="majorBidi" w:hAnsiTheme="majorBidi" w:cstheme="majorBidi"/>
          <w:sz w:val="28"/>
          <w:szCs w:val="28"/>
        </w:rPr>
        <w:t>as a member of the Phi Beta Kappa Honorary Society and a dual major in history and English literature. That same year, I was awarded a Woodrow Wilson Honorary Fellowship, which facilitated my being awarded a full scholarship</w:t>
      </w:r>
      <w:r w:rsidRPr="00087BB7">
        <w:rPr>
          <w:rFonts w:asciiTheme="majorBidi" w:hAnsiTheme="majorBidi" w:cstheme="majorBidi"/>
          <w:sz w:val="28"/>
          <w:szCs w:val="28"/>
        </w:rPr>
        <w:t xml:space="preserve"> </w:t>
      </w:r>
      <w:r>
        <w:rPr>
          <w:rFonts w:asciiTheme="majorBidi" w:hAnsiTheme="majorBidi" w:cstheme="majorBidi"/>
          <w:sz w:val="28"/>
          <w:szCs w:val="28"/>
        </w:rPr>
        <w:t>at Cornell University as a Ph.D. candidate in English literature, concentrating in Shakespeare and Renaissance Studies.</w:t>
      </w:r>
    </w:p>
    <w:p w14:paraId="22422829" w14:textId="77777777" w:rsidR="00E815DB" w:rsidRDefault="00E815DB" w:rsidP="00E815DB">
      <w:pPr>
        <w:rPr>
          <w:rFonts w:asciiTheme="majorBidi" w:hAnsiTheme="majorBidi" w:cstheme="majorBidi"/>
          <w:sz w:val="28"/>
          <w:szCs w:val="28"/>
        </w:rPr>
      </w:pPr>
    </w:p>
    <w:p w14:paraId="5F0B77BF" w14:textId="5B35D9D0" w:rsidR="00E815DB" w:rsidRDefault="00E815DB" w:rsidP="00E815DB">
      <w:pPr>
        <w:rPr>
          <w:rFonts w:asciiTheme="majorBidi" w:hAnsiTheme="majorBidi" w:cstheme="majorBidi"/>
          <w:sz w:val="28"/>
          <w:szCs w:val="28"/>
        </w:rPr>
      </w:pPr>
      <w:r>
        <w:rPr>
          <w:rFonts w:asciiTheme="majorBidi" w:hAnsiTheme="majorBidi" w:cstheme="majorBidi"/>
          <w:sz w:val="28"/>
          <w:szCs w:val="28"/>
        </w:rPr>
        <w:t>I received my Ph.D. in Arabic and Islamic Studies at the University of Chicago. Prior to receiving my degree, I taught Islamic studies at the University of Windsor, Ontario in 1397/1977 and Temple University in Philadelphia from 1397/1977 until 1398/1978. After receiving my Ph.D., I was given a tenure-track post in Islamic Studies at the University of Michigan in Ann Arbor from 1398/1978 until 1402/1982. But I then decided to leave academia and went to Granada, Spain, where I taught Arabic in Albaicin from 1402/1982 until 1404/1984. In 1404/1984, I was granted a position in the Department of Islamic Studies at King Abdulaziz University in Jeddah, Saudi Arabia, teaching</w:t>
      </w:r>
      <w:r w:rsidR="004D70B8">
        <w:rPr>
          <w:rFonts w:asciiTheme="majorBidi" w:hAnsiTheme="majorBidi" w:cstheme="majorBidi"/>
          <w:sz w:val="28"/>
          <w:szCs w:val="28"/>
        </w:rPr>
        <w:t xml:space="preserve"> </w:t>
      </w:r>
      <w:r>
        <w:rPr>
          <w:rFonts w:asciiTheme="majorBidi" w:hAnsiTheme="majorBidi" w:cstheme="majorBidi"/>
          <w:sz w:val="28"/>
          <w:szCs w:val="28"/>
        </w:rPr>
        <w:t>Islamic Culture and Comparative Religion</w:t>
      </w:r>
      <w:r w:rsidR="004D70B8" w:rsidRPr="004D70B8">
        <w:rPr>
          <w:rFonts w:asciiTheme="majorBidi" w:hAnsiTheme="majorBidi" w:cstheme="majorBidi"/>
          <w:sz w:val="28"/>
          <w:szCs w:val="28"/>
        </w:rPr>
        <w:t xml:space="preserve"> </w:t>
      </w:r>
      <w:r w:rsidR="00C27F2D">
        <w:rPr>
          <w:rFonts w:asciiTheme="majorBidi" w:hAnsiTheme="majorBidi" w:cstheme="majorBidi"/>
          <w:sz w:val="28"/>
          <w:szCs w:val="28"/>
        </w:rPr>
        <w:t xml:space="preserve">with classes conducted </w:t>
      </w:r>
      <w:r w:rsidR="004D70B8" w:rsidRPr="004D70B8">
        <w:rPr>
          <w:rFonts w:asciiTheme="majorBidi" w:hAnsiTheme="majorBidi" w:cstheme="majorBidi"/>
          <w:sz w:val="28"/>
          <w:szCs w:val="28"/>
        </w:rPr>
        <w:t>in Arabic</w:t>
      </w:r>
      <w:r>
        <w:rPr>
          <w:rFonts w:asciiTheme="majorBidi" w:hAnsiTheme="majorBidi" w:cstheme="majorBidi"/>
          <w:sz w:val="28"/>
          <w:szCs w:val="28"/>
        </w:rPr>
        <w:t>, a position that I held for sixteen years until 1421/2000.</w:t>
      </w:r>
    </w:p>
    <w:p w14:paraId="55FDC5D5" w14:textId="77777777" w:rsidR="00E815DB" w:rsidRDefault="00E815DB" w:rsidP="00E815DB">
      <w:pPr>
        <w:rPr>
          <w:rFonts w:asciiTheme="majorBidi" w:hAnsiTheme="majorBidi" w:cstheme="majorBidi"/>
          <w:sz w:val="28"/>
          <w:szCs w:val="28"/>
        </w:rPr>
      </w:pPr>
    </w:p>
    <w:p w14:paraId="7BFF14B7" w14:textId="05997D76" w:rsidR="00E815DB" w:rsidRPr="0065478F" w:rsidRDefault="00E815DB" w:rsidP="0065478F">
      <w:pPr>
        <w:ind w:right="240"/>
        <w:rPr>
          <w:rFonts w:asciiTheme="majorBidi" w:hAnsiTheme="majorBidi" w:cstheme="majorBidi"/>
          <w:sz w:val="28"/>
          <w:szCs w:val="28"/>
        </w:rPr>
      </w:pPr>
      <w:r>
        <w:rPr>
          <w:rFonts w:asciiTheme="majorBidi" w:hAnsiTheme="majorBidi" w:cstheme="majorBidi"/>
          <w:sz w:val="28"/>
          <w:szCs w:val="28"/>
        </w:rPr>
        <w:t xml:space="preserve">In the late summer of 1421/2000, I left Saudi Arabia and moved to Chicago, Illinois, where I became the Scholar in Residence of the newly </w:t>
      </w:r>
      <w:r>
        <w:rPr>
          <w:rFonts w:asciiTheme="majorBidi" w:hAnsiTheme="majorBidi" w:cstheme="majorBidi"/>
          <w:sz w:val="28"/>
          <w:szCs w:val="28"/>
        </w:rPr>
        <w:lastRenderedPageBreak/>
        <w:t xml:space="preserve">formed Nawawi Foundation, which focused primarily upon developing cultural consciousness and positive identity in the growing Muslim Community of the United States. In 1432/2011, I moved on from the Nawawi Foundation to begin work with what, in 1434/2013, would be called </w:t>
      </w:r>
      <w:r w:rsidRPr="00E60379">
        <w:rPr>
          <w:rFonts w:asciiTheme="majorBidi" w:hAnsiTheme="majorBidi" w:cstheme="majorBidi"/>
          <w:b/>
          <w:bCs/>
          <w:sz w:val="28"/>
          <w:szCs w:val="28"/>
        </w:rPr>
        <w:t>the Oasis Initiative</w:t>
      </w:r>
      <w:r>
        <w:rPr>
          <w:rFonts w:asciiTheme="majorBidi" w:hAnsiTheme="majorBidi" w:cstheme="majorBidi"/>
          <w:sz w:val="28"/>
          <w:szCs w:val="28"/>
        </w:rPr>
        <w:t>,</w:t>
      </w:r>
      <w:r>
        <w:rPr>
          <w:rStyle w:val="FootnoteReference"/>
          <w:rFonts w:asciiTheme="majorBidi" w:hAnsiTheme="majorBidi" w:cstheme="majorBidi"/>
          <w:sz w:val="28"/>
          <w:szCs w:val="28"/>
        </w:rPr>
        <w:footnoteReference w:id="13"/>
      </w:r>
      <w:r>
        <w:rPr>
          <w:rFonts w:asciiTheme="majorBidi" w:hAnsiTheme="majorBidi" w:cstheme="majorBidi"/>
          <w:sz w:val="28"/>
          <w:szCs w:val="28"/>
        </w:rPr>
        <w:t xml:space="preserve"> </w:t>
      </w:r>
      <w:r w:rsidRPr="00CF305B">
        <w:rPr>
          <w:rFonts w:asciiTheme="majorBidi" w:hAnsiTheme="majorBidi" w:cstheme="majorBidi"/>
          <w:color w:val="040C28"/>
          <w:sz w:val="28"/>
          <w:szCs w:val="28"/>
        </w:rPr>
        <w:t>seek</w:t>
      </w:r>
      <w:r>
        <w:rPr>
          <w:rFonts w:asciiTheme="majorBidi" w:hAnsiTheme="majorBidi" w:cstheme="majorBidi"/>
          <w:color w:val="040C28"/>
          <w:sz w:val="28"/>
          <w:szCs w:val="28"/>
        </w:rPr>
        <w:t>ing</w:t>
      </w:r>
      <w:r w:rsidRPr="00CF305B">
        <w:rPr>
          <w:rFonts w:asciiTheme="majorBidi" w:hAnsiTheme="majorBidi" w:cstheme="majorBidi"/>
          <w:color w:val="040C28"/>
          <w:sz w:val="28"/>
          <w:szCs w:val="28"/>
        </w:rPr>
        <w:t xml:space="preserve"> to instill sound </w:t>
      </w:r>
      <w:r w:rsidR="00315E15" w:rsidRPr="00CF305B">
        <w:rPr>
          <w:color w:val="040C28"/>
          <w:sz w:val="28"/>
          <w:rPrChange w:id="13" w:author="Dr Umar" w:date="2025-09-23T15:21:00Z" w16du:dateUtc="2025-09-23T06:21:00Z">
            <w:rPr>
              <w:rFonts w:asciiTheme="majorBidi" w:hAnsiTheme="majorBidi"/>
              <w:color w:val="040C28"/>
              <w:sz w:val="28"/>
            </w:rPr>
          </w:rPrChange>
        </w:rPr>
        <w:t>seek</w:t>
      </w:r>
      <w:r w:rsidR="00315E15">
        <w:rPr>
          <w:color w:val="040C28"/>
          <w:sz w:val="28"/>
          <w:rPrChange w:id="14" w:author="Dr Umar" w:date="2025-09-23T15:21:00Z" w16du:dateUtc="2025-09-23T06:21:00Z">
            <w:rPr>
              <w:rFonts w:asciiTheme="majorBidi" w:hAnsiTheme="majorBidi"/>
              <w:color w:val="040C28"/>
              <w:sz w:val="28"/>
            </w:rPr>
          </w:rPrChange>
        </w:rPr>
        <w:t>ing</w:t>
      </w:r>
      <w:r w:rsidR="00315E15" w:rsidRPr="00CF305B">
        <w:rPr>
          <w:color w:val="040C28"/>
          <w:sz w:val="28"/>
          <w:rPrChange w:id="15" w:author="Dr Umar" w:date="2025-09-23T15:21:00Z" w16du:dateUtc="2025-09-23T06:21:00Z">
            <w:rPr>
              <w:rFonts w:asciiTheme="majorBidi" w:hAnsiTheme="majorBidi"/>
              <w:color w:val="040C28"/>
              <w:sz w:val="28"/>
            </w:rPr>
          </w:rPrChange>
        </w:rPr>
        <w:t xml:space="preserve"> to instill sound</w:t>
      </w:r>
      <w:r w:rsidR="00315E15">
        <w:rPr>
          <w:color w:val="040C28"/>
          <w:sz w:val="28"/>
          <w:rPrChange w:id="16" w:author="Dr Umar" w:date="2025-09-23T15:21:00Z" w16du:dateUtc="2025-09-23T06:21:00Z">
            <w:rPr>
              <w:rFonts w:asciiTheme="majorBidi" w:hAnsiTheme="majorBidi"/>
              <w:color w:val="040C28"/>
              <w:sz w:val="28"/>
            </w:rPr>
          </w:rPrChange>
        </w:rPr>
        <w:t xml:space="preserve"> </w:t>
      </w:r>
      <w:del w:id="17" w:author="Dr Umar" w:date="2025-09-23T15:21:00Z" w16du:dateUtc="2025-09-23T06:21:00Z">
        <w:r w:rsidR="00315E15" w:rsidRPr="00CF305B">
          <w:rPr>
            <w:rFonts w:asciiTheme="majorBidi" w:hAnsiTheme="majorBidi" w:cstheme="majorBidi"/>
            <w:color w:val="040C28"/>
            <w:sz w:val="28"/>
            <w:szCs w:val="28"/>
          </w:rPr>
          <w:delText>Traditional</w:delText>
        </w:r>
      </w:del>
      <w:r w:rsidR="00315E15">
        <w:rPr>
          <w:color w:val="040C28"/>
          <w:sz w:val="28"/>
          <w:szCs w:val="28"/>
        </w:rPr>
        <w:t>knowledg</w:t>
      </w:r>
      <w:r w:rsidR="00315E15" w:rsidRPr="00E86C51">
        <w:rPr>
          <w:color w:val="040C28"/>
          <w:sz w:val="28"/>
          <w:szCs w:val="28"/>
        </w:rPr>
        <w:t xml:space="preserve">e of </w:t>
      </w:r>
      <w:r w:rsidR="00315E15" w:rsidRPr="00E86C51">
        <w:rPr>
          <w:sz w:val="28"/>
          <w:szCs w:val="28"/>
        </w:rPr>
        <w:t>the</w:t>
      </w:r>
      <w:r w:rsidR="00315E15" w:rsidRPr="00E86C51">
        <w:rPr>
          <w:b/>
          <w:sz w:val="28"/>
          <w:rPrChange w:id="18" w:author="Dr Umar" w:date="2025-09-23T15:21:00Z" w16du:dateUtc="2025-09-23T06:21:00Z">
            <w:rPr>
              <w:rFonts w:asciiTheme="majorBidi" w:hAnsiTheme="majorBidi"/>
              <w:color w:val="040C28"/>
              <w:sz w:val="28"/>
            </w:rPr>
          </w:rPrChange>
        </w:rPr>
        <w:t xml:space="preserve"> Islamic </w:t>
      </w:r>
      <w:del w:id="19" w:author="Dr Umar" w:date="2025-09-23T15:21:00Z" w16du:dateUtc="2025-09-23T06:21:00Z">
        <w:r w:rsidR="00315E15" w:rsidRPr="00CF305B">
          <w:rPr>
            <w:rFonts w:asciiTheme="majorBidi" w:hAnsiTheme="majorBidi" w:cstheme="majorBidi"/>
            <w:color w:val="040C28"/>
            <w:sz w:val="28"/>
            <w:szCs w:val="28"/>
          </w:rPr>
          <w:delText>knowledge</w:delText>
        </w:r>
      </w:del>
      <w:r w:rsidR="00315E15" w:rsidRPr="00E86C51">
        <w:rPr>
          <w:b/>
          <w:bCs/>
          <w:sz w:val="28"/>
          <w:szCs w:val="28"/>
        </w:rPr>
        <w:t>Tradition</w:t>
      </w:r>
      <w:commentRangeStart w:id="20"/>
      <w:commentRangeStart w:id="21"/>
      <w:r w:rsidR="00315E15" w:rsidRPr="00E86C51">
        <w:rPr>
          <w:rStyle w:val="FootnoteReference"/>
          <w:sz w:val="28"/>
          <w:szCs w:val="28"/>
        </w:rPr>
        <w:footnoteReference w:id="14"/>
      </w:r>
      <w:r w:rsidR="00315E15" w:rsidRPr="00E86C51">
        <w:rPr>
          <w:b/>
          <w:bCs/>
          <w:sz w:val="28"/>
          <w:szCs w:val="28"/>
        </w:rPr>
        <w:t xml:space="preserve"> </w:t>
      </w:r>
      <w:commentRangeEnd w:id="20"/>
      <w:commentRangeEnd w:id="21"/>
      <w:r w:rsidR="00315E15">
        <w:rPr>
          <w:rStyle w:val="CommentReference"/>
          <w:rFonts w:ascii="SabondiacriticRoman" w:hAnsi="SabondiacriticRoman"/>
        </w:rPr>
        <w:commentReference w:id="21"/>
      </w:r>
      <w:r w:rsidR="00315E15" w:rsidRPr="00E86C51">
        <w:rPr>
          <w:rStyle w:val="CommentReference"/>
          <w:sz w:val="28"/>
          <w:szCs w:val="28"/>
        </w:rPr>
        <w:commentReference w:id="20"/>
      </w:r>
      <w:r w:rsidR="00315E15" w:rsidRPr="00E86C51">
        <w:rPr>
          <w:sz w:val="28"/>
          <w:szCs w:val="28"/>
        </w:rPr>
        <w:t>(</w:t>
      </w:r>
      <w:r w:rsidR="00315E15" w:rsidRPr="00E86C51">
        <w:rPr>
          <w:i/>
          <w:iCs/>
          <w:sz w:val="28"/>
          <w:szCs w:val="28"/>
        </w:rPr>
        <w:t>al-Irth</w:t>
      </w:r>
      <w:r w:rsidR="00315E15" w:rsidRPr="00E86C51">
        <w:rPr>
          <w:i/>
          <w:iCs/>
          <w:color w:val="000000"/>
          <w:sz w:val="28"/>
          <w:szCs w:val="28"/>
        </w:rPr>
        <w:t xml:space="preserve"> al-Islām</w:t>
      </w:r>
      <w:r w:rsidR="00315E15" w:rsidRPr="00E86C51">
        <w:rPr>
          <w:i/>
          <w:iCs/>
          <w:sz w:val="28"/>
          <w:szCs w:val="28"/>
        </w:rPr>
        <w:t>ī</w:t>
      </w:r>
      <w:r w:rsidR="00315E15" w:rsidRPr="00E86C51">
        <w:rPr>
          <w:sz w:val="28"/>
          <w:szCs w:val="28"/>
        </w:rPr>
        <w:t>)</w:t>
      </w:r>
      <w:r w:rsidR="00315E15" w:rsidRPr="00E13403">
        <w:rPr>
          <w:color w:val="040C28"/>
          <w:sz w:val="28"/>
        </w:rPr>
        <w:t xml:space="preserve"> </w:t>
      </w:r>
      <w:r w:rsidR="0065478F">
        <w:rPr>
          <w:color w:val="040C28"/>
          <w:sz w:val="28"/>
        </w:rPr>
        <w:t xml:space="preserve">in </w:t>
      </w:r>
      <w:r>
        <w:rPr>
          <w:rFonts w:asciiTheme="majorBidi" w:hAnsiTheme="majorBidi" w:cstheme="majorBidi"/>
          <w:color w:val="040C28"/>
          <w:sz w:val="28"/>
          <w:szCs w:val="28"/>
        </w:rPr>
        <w:t xml:space="preserve">Muslim </w:t>
      </w:r>
      <w:r w:rsidRPr="00CF305B">
        <w:rPr>
          <w:rFonts w:asciiTheme="majorBidi" w:hAnsiTheme="majorBidi" w:cstheme="majorBidi"/>
          <w:color w:val="040C28"/>
          <w:sz w:val="28"/>
          <w:szCs w:val="28"/>
        </w:rPr>
        <w:t xml:space="preserve">Communities </w:t>
      </w:r>
      <w:r>
        <w:rPr>
          <w:rFonts w:asciiTheme="majorBidi" w:hAnsiTheme="majorBidi" w:cstheme="majorBidi"/>
          <w:color w:val="040C28"/>
          <w:sz w:val="28"/>
          <w:szCs w:val="28"/>
        </w:rPr>
        <w:t>through</w:t>
      </w:r>
      <w:r w:rsidRPr="00CF305B">
        <w:rPr>
          <w:rFonts w:asciiTheme="majorBidi" w:hAnsiTheme="majorBidi" w:cstheme="majorBidi"/>
          <w:color w:val="040C28"/>
          <w:sz w:val="28"/>
          <w:szCs w:val="28"/>
        </w:rPr>
        <w:t xml:space="preserve"> promoting</w:t>
      </w:r>
      <w:r>
        <w:rPr>
          <w:rFonts w:asciiTheme="majorBidi" w:hAnsiTheme="majorBidi" w:cstheme="majorBidi"/>
          <w:color w:val="040C28"/>
          <w:sz w:val="28"/>
          <w:szCs w:val="28"/>
        </w:rPr>
        <w:t xml:space="preserve"> learning</w:t>
      </w:r>
      <w:r w:rsidRPr="00CF305B">
        <w:rPr>
          <w:rFonts w:asciiTheme="majorBidi" w:hAnsiTheme="majorBidi" w:cstheme="majorBidi"/>
          <w:color w:val="040C28"/>
          <w:sz w:val="28"/>
          <w:szCs w:val="28"/>
        </w:rPr>
        <w:t>, empowering</w:t>
      </w:r>
      <w:r>
        <w:rPr>
          <w:rFonts w:asciiTheme="majorBidi" w:hAnsiTheme="majorBidi" w:cstheme="majorBidi"/>
          <w:color w:val="040C28"/>
          <w:sz w:val="28"/>
          <w:szCs w:val="28"/>
        </w:rPr>
        <w:t xml:space="preserve"> the individual</w:t>
      </w:r>
      <w:r w:rsidRPr="00CF305B">
        <w:rPr>
          <w:rFonts w:asciiTheme="majorBidi" w:hAnsiTheme="majorBidi" w:cstheme="majorBidi"/>
          <w:color w:val="040C28"/>
          <w:sz w:val="28"/>
          <w:szCs w:val="28"/>
        </w:rPr>
        <w:t>, and supporting</w:t>
      </w:r>
      <w:r>
        <w:rPr>
          <w:rFonts w:asciiTheme="majorBidi" w:hAnsiTheme="majorBidi" w:cstheme="majorBidi"/>
          <w:color w:val="040C28"/>
          <w:sz w:val="28"/>
          <w:szCs w:val="28"/>
        </w:rPr>
        <w:t xml:space="preserve"> the Divine path of</w:t>
      </w:r>
      <w:r w:rsidRPr="00CF305B">
        <w:rPr>
          <w:rFonts w:asciiTheme="majorBidi" w:hAnsiTheme="majorBidi" w:cstheme="majorBidi"/>
          <w:color w:val="040C28"/>
          <w:sz w:val="28"/>
          <w:szCs w:val="28"/>
        </w:rPr>
        <w:t xml:space="preserve"> </w:t>
      </w:r>
      <w:r>
        <w:rPr>
          <w:rFonts w:asciiTheme="majorBidi" w:hAnsiTheme="majorBidi" w:cstheme="majorBidi"/>
          <w:color w:val="040C28"/>
          <w:sz w:val="28"/>
          <w:szCs w:val="28"/>
        </w:rPr>
        <w:t xml:space="preserve">service and </w:t>
      </w:r>
      <w:r w:rsidRPr="00CF305B">
        <w:rPr>
          <w:rFonts w:asciiTheme="majorBidi" w:hAnsiTheme="majorBidi" w:cstheme="majorBidi"/>
          <w:color w:val="040C28"/>
          <w:sz w:val="28"/>
          <w:szCs w:val="28"/>
        </w:rPr>
        <w:t>love.</w:t>
      </w:r>
    </w:p>
    <w:p w14:paraId="03CAB063" w14:textId="77777777" w:rsidR="00E815DB" w:rsidRDefault="00E815DB" w:rsidP="00E815DB"/>
    <w:p w14:paraId="11DD7BD7" w14:textId="77777777" w:rsidR="00E815DB" w:rsidRPr="00946B66" w:rsidRDefault="00E815DB" w:rsidP="00E815DB">
      <w:pPr>
        <w:pStyle w:val="Heading5"/>
        <w:rPr>
          <w:rFonts w:asciiTheme="majorBidi" w:hAnsiTheme="majorBidi" w:cstheme="majorBidi"/>
          <w:b/>
          <w:bCs/>
          <w:i/>
          <w:iCs/>
          <w:sz w:val="28"/>
          <w:szCs w:val="28"/>
        </w:rPr>
      </w:pPr>
      <w:r w:rsidRPr="00946B66">
        <w:rPr>
          <w:rFonts w:asciiTheme="majorBidi" w:hAnsiTheme="majorBidi" w:cstheme="majorBidi"/>
          <w:b/>
          <w:bCs/>
          <w:i/>
          <w:iCs/>
          <w:color w:val="00B050"/>
          <w:sz w:val="28"/>
          <w:szCs w:val="28"/>
        </w:rPr>
        <w:t xml:space="preserve">My </w:t>
      </w:r>
      <w:r>
        <w:rPr>
          <w:rFonts w:asciiTheme="majorBidi" w:hAnsiTheme="majorBidi" w:cstheme="majorBidi"/>
          <w:b/>
          <w:bCs/>
          <w:i/>
          <w:iCs/>
          <w:color w:val="00B050"/>
          <w:sz w:val="28"/>
          <w:szCs w:val="28"/>
        </w:rPr>
        <w:t>Journey</w:t>
      </w:r>
      <w:r w:rsidRPr="00946B66">
        <w:rPr>
          <w:rFonts w:asciiTheme="majorBidi" w:hAnsiTheme="majorBidi" w:cstheme="majorBidi"/>
          <w:b/>
          <w:bCs/>
          <w:i/>
          <w:iCs/>
          <w:color w:val="00B050"/>
          <w:sz w:val="28"/>
          <w:szCs w:val="28"/>
        </w:rPr>
        <w:t xml:space="preserve"> to the Declaration of God’s Oneness</w:t>
      </w:r>
      <w:r>
        <w:rPr>
          <w:rFonts w:asciiTheme="majorBidi" w:hAnsiTheme="majorBidi" w:cstheme="majorBidi"/>
          <w:b/>
          <w:bCs/>
          <w:i/>
          <w:iCs/>
          <w:color w:val="00B050"/>
          <w:sz w:val="28"/>
          <w:szCs w:val="28"/>
        </w:rPr>
        <w:t xml:space="preserve"> &amp; Islam</w:t>
      </w:r>
    </w:p>
    <w:p w14:paraId="78E4B195" w14:textId="77777777" w:rsidR="00E815DB" w:rsidRDefault="00E815DB" w:rsidP="00E815DB">
      <w:pPr>
        <w:rPr>
          <w:rFonts w:asciiTheme="majorBidi" w:hAnsiTheme="majorBidi" w:cstheme="majorBidi"/>
          <w:sz w:val="28"/>
          <w:szCs w:val="28"/>
        </w:rPr>
      </w:pPr>
      <w:r>
        <w:rPr>
          <w:rFonts w:asciiTheme="majorBidi" w:hAnsiTheme="majorBidi" w:cstheme="majorBidi"/>
          <w:sz w:val="28"/>
          <w:szCs w:val="28"/>
        </w:rPr>
        <w:t>I was born</w:t>
      </w:r>
      <w:r w:rsidRPr="00D059D3">
        <w:rPr>
          <w:rFonts w:asciiTheme="majorBidi" w:hAnsiTheme="majorBidi" w:cstheme="majorBidi"/>
          <w:sz w:val="28"/>
          <w:szCs w:val="28"/>
        </w:rPr>
        <w:t xml:space="preserve"> </w:t>
      </w:r>
      <w:r>
        <w:rPr>
          <w:rFonts w:asciiTheme="majorBidi" w:hAnsiTheme="majorBidi" w:cstheme="majorBidi"/>
          <w:sz w:val="28"/>
          <w:szCs w:val="28"/>
        </w:rPr>
        <w:t>on 2 Jum</w:t>
      </w:r>
      <w:r w:rsidRPr="00EB5491">
        <w:rPr>
          <w:rFonts w:asciiTheme="majorBidi" w:hAnsiTheme="majorBidi" w:cstheme="majorBidi"/>
          <w:sz w:val="28"/>
          <w:szCs w:val="28"/>
        </w:rPr>
        <w:t>ā</w:t>
      </w:r>
      <w:r>
        <w:rPr>
          <w:rFonts w:asciiTheme="majorBidi" w:hAnsiTheme="majorBidi" w:cstheme="majorBidi"/>
          <w:sz w:val="28"/>
          <w:szCs w:val="28"/>
        </w:rPr>
        <w:t>d</w:t>
      </w:r>
      <w:r w:rsidRPr="00EB5491">
        <w:rPr>
          <w:rFonts w:asciiTheme="majorBidi" w:hAnsiTheme="majorBidi" w:cstheme="majorBidi"/>
          <w:sz w:val="28"/>
          <w:szCs w:val="28"/>
        </w:rPr>
        <w:t>ā</w:t>
      </w:r>
      <w:r>
        <w:rPr>
          <w:rFonts w:asciiTheme="majorBidi" w:hAnsiTheme="majorBidi" w:cstheme="majorBidi"/>
          <w:sz w:val="28"/>
          <w:szCs w:val="28"/>
        </w:rPr>
        <w:t xml:space="preserve"> al-</w:t>
      </w:r>
      <w:r w:rsidRPr="00381FBB">
        <w:rPr>
          <w:rFonts w:asciiTheme="majorBidi" w:hAnsiTheme="majorBidi" w:cstheme="majorBidi"/>
          <w:sz w:val="28"/>
          <w:szCs w:val="28"/>
        </w:rPr>
        <w:t>Ā</w:t>
      </w:r>
      <w:r>
        <w:rPr>
          <w:rFonts w:asciiTheme="majorBidi" w:hAnsiTheme="majorBidi" w:cstheme="majorBidi"/>
          <w:sz w:val="28"/>
          <w:szCs w:val="28"/>
        </w:rPr>
        <w:t xml:space="preserve">khira 1367/April 11, 1948, in Columbus, Nebraska and christened Larry Gene Weinman. My family were Protestants, and Christianity made up a standard component of my family life, although we remained somewhat distant from local congregations and rarely became much involved in Church work. Nevertheless, all family </w:t>
      </w:r>
      <w:r>
        <w:rPr>
          <w:rFonts w:asciiTheme="majorBidi" w:hAnsiTheme="majorBidi" w:cstheme="majorBidi"/>
          <w:sz w:val="28"/>
          <w:szCs w:val="28"/>
        </w:rPr>
        <w:lastRenderedPageBreak/>
        <w:t>members looked forward to attending</w:t>
      </w:r>
      <w:r w:rsidRPr="007D3A61">
        <w:rPr>
          <w:rFonts w:asciiTheme="majorBidi" w:hAnsiTheme="majorBidi" w:cstheme="majorBidi"/>
          <w:sz w:val="28"/>
          <w:szCs w:val="28"/>
        </w:rPr>
        <w:t xml:space="preserve"> </w:t>
      </w:r>
      <w:r>
        <w:rPr>
          <w:rFonts w:asciiTheme="majorBidi" w:hAnsiTheme="majorBidi" w:cstheme="majorBidi"/>
          <w:sz w:val="28"/>
          <w:szCs w:val="28"/>
        </w:rPr>
        <w:t>Sunday School classes and Church services</w:t>
      </w:r>
      <w:r w:rsidRPr="009D0BE8">
        <w:rPr>
          <w:rFonts w:asciiTheme="majorBidi" w:hAnsiTheme="majorBidi" w:cstheme="majorBidi"/>
          <w:sz w:val="28"/>
          <w:szCs w:val="28"/>
        </w:rPr>
        <w:t xml:space="preserve"> </w:t>
      </w:r>
      <w:r>
        <w:rPr>
          <w:rFonts w:asciiTheme="majorBidi" w:hAnsiTheme="majorBidi" w:cstheme="majorBidi"/>
          <w:sz w:val="28"/>
          <w:szCs w:val="28"/>
        </w:rPr>
        <w:t xml:space="preserve">together on a weekly basis, after which we would go out for a Sunday afternoon meal in a restaurant of choice. From an early age, I sang in the choir and performed church solos, while my mother often played the piano. During the first eleven years of my life, our family took an essentially Calvinist path—affiliated directly or indirectly with </w:t>
      </w:r>
      <w:r w:rsidRPr="00D667C0">
        <w:rPr>
          <w:rFonts w:asciiTheme="majorBidi" w:eastAsiaTheme="minorEastAsia" w:hAnsiTheme="majorBidi" w:cstheme="majorBidi"/>
          <w:b/>
          <w:bCs/>
          <w:color w:val="000000"/>
          <w:sz w:val="28"/>
          <w:szCs w:val="28"/>
        </w:rPr>
        <w:t>John Calvin</w:t>
      </w:r>
      <w:r>
        <w:rPr>
          <w:rStyle w:val="FootnoteReference"/>
          <w:rFonts w:asciiTheme="majorBidi" w:eastAsiaTheme="minorEastAsia" w:hAnsiTheme="majorBidi" w:cstheme="majorBidi"/>
          <w:color w:val="000000"/>
          <w:sz w:val="28"/>
          <w:szCs w:val="28"/>
        </w:rPr>
        <w:footnoteReference w:id="15"/>
      </w:r>
      <w:r>
        <w:rPr>
          <w:rFonts w:asciiTheme="majorBidi" w:hAnsiTheme="majorBidi" w:cstheme="majorBidi"/>
          <w:sz w:val="28"/>
          <w:szCs w:val="28"/>
        </w:rPr>
        <w:t xml:space="preserve"> and his successors—attending Congregationalist, Presbyterian, and Methodist churches. </w:t>
      </w:r>
    </w:p>
    <w:p w14:paraId="787D9018" w14:textId="77777777" w:rsidR="00E815DB" w:rsidRDefault="00E815DB" w:rsidP="00E815DB">
      <w:pPr>
        <w:rPr>
          <w:rFonts w:asciiTheme="majorBidi" w:hAnsiTheme="majorBidi" w:cstheme="majorBidi"/>
          <w:sz w:val="28"/>
          <w:szCs w:val="28"/>
        </w:rPr>
      </w:pPr>
    </w:p>
    <w:p w14:paraId="040DE960" w14:textId="63B0F6AC" w:rsidR="00E815DB" w:rsidRDefault="00E815DB" w:rsidP="00E815DB">
      <w:pPr>
        <w:rPr>
          <w:rFonts w:asciiTheme="majorBidi" w:hAnsiTheme="majorBidi" w:cstheme="majorBidi"/>
          <w:sz w:val="28"/>
          <w:szCs w:val="28"/>
        </w:rPr>
      </w:pPr>
      <w:r>
        <w:rPr>
          <w:rFonts w:asciiTheme="majorBidi" w:hAnsiTheme="majorBidi" w:cstheme="majorBidi"/>
          <w:sz w:val="28"/>
          <w:szCs w:val="28"/>
        </w:rPr>
        <w:t xml:space="preserve">In early 1379/1960, when I was eleven years old, my family discovered and began to attend a relatively small Lutheran congregation, having been attracted to the local </w:t>
      </w:r>
      <w:r w:rsidR="00981BE2">
        <w:rPr>
          <w:rFonts w:asciiTheme="majorBidi" w:hAnsiTheme="majorBidi" w:cstheme="majorBidi"/>
          <w:sz w:val="28"/>
          <w:szCs w:val="28"/>
        </w:rPr>
        <w:t>p</w:t>
      </w:r>
      <w:r>
        <w:rPr>
          <w:rFonts w:asciiTheme="majorBidi" w:hAnsiTheme="majorBidi" w:cstheme="majorBidi"/>
          <w:sz w:val="28"/>
          <w:szCs w:val="28"/>
        </w:rPr>
        <w:t xml:space="preserve">astor’s engaging outreach and the relevance of his preaching. From the beginning of our attendance, my father instructed me to take notes on the </w:t>
      </w:r>
      <w:r w:rsidR="00981BE2">
        <w:rPr>
          <w:rFonts w:asciiTheme="majorBidi" w:hAnsiTheme="majorBidi" w:cstheme="majorBidi"/>
          <w:sz w:val="28"/>
          <w:szCs w:val="28"/>
        </w:rPr>
        <w:t>p</w:t>
      </w:r>
      <w:r>
        <w:rPr>
          <w:rFonts w:asciiTheme="majorBidi" w:hAnsiTheme="majorBidi" w:cstheme="majorBidi"/>
          <w:sz w:val="28"/>
          <w:szCs w:val="28"/>
        </w:rPr>
        <w:t xml:space="preserve">astor’s Sunday sermons, which I would transcribe diligently, </w:t>
      </w:r>
      <w:r w:rsidR="00123B3B">
        <w:rPr>
          <w:rFonts w:asciiTheme="majorBidi" w:hAnsiTheme="majorBidi" w:cstheme="majorBidi"/>
          <w:sz w:val="28"/>
          <w:szCs w:val="28"/>
        </w:rPr>
        <w:t xml:space="preserve">although </w:t>
      </w:r>
      <w:r>
        <w:rPr>
          <w:rFonts w:asciiTheme="majorBidi" w:hAnsiTheme="majorBidi" w:cstheme="majorBidi"/>
          <w:sz w:val="28"/>
          <w:szCs w:val="28"/>
        </w:rPr>
        <w:t>without</w:t>
      </w:r>
      <w:r w:rsidR="00123B3B">
        <w:rPr>
          <w:rFonts w:asciiTheme="majorBidi" w:hAnsiTheme="majorBidi" w:cstheme="majorBidi"/>
          <w:sz w:val="28"/>
          <w:szCs w:val="28"/>
        </w:rPr>
        <w:t xml:space="preserve"> actually </w:t>
      </w:r>
      <w:r>
        <w:rPr>
          <w:rFonts w:asciiTheme="majorBidi" w:hAnsiTheme="majorBidi" w:cstheme="majorBidi"/>
          <w:sz w:val="28"/>
          <w:szCs w:val="28"/>
        </w:rPr>
        <w:t xml:space="preserve">being able to understand what the </w:t>
      </w:r>
      <w:r w:rsidR="00981BE2">
        <w:rPr>
          <w:rFonts w:asciiTheme="majorBidi" w:hAnsiTheme="majorBidi" w:cstheme="majorBidi"/>
          <w:sz w:val="28"/>
          <w:szCs w:val="28"/>
        </w:rPr>
        <w:t>p</w:t>
      </w:r>
      <w:r>
        <w:rPr>
          <w:rFonts w:asciiTheme="majorBidi" w:hAnsiTheme="majorBidi" w:cstheme="majorBidi"/>
          <w:sz w:val="28"/>
          <w:szCs w:val="28"/>
        </w:rPr>
        <w:t xml:space="preserve">astor was saying. In 1380/1961, I began </w:t>
      </w:r>
      <w:r w:rsidRPr="00E101D0">
        <w:rPr>
          <w:rFonts w:asciiTheme="majorBidi" w:hAnsiTheme="majorBidi" w:cstheme="majorBidi"/>
          <w:b/>
          <w:bCs/>
          <w:sz w:val="28"/>
          <w:szCs w:val="28"/>
        </w:rPr>
        <w:t>Catechism</w:t>
      </w:r>
      <w:r>
        <w:rPr>
          <w:rStyle w:val="FootnoteReference"/>
          <w:rFonts w:asciiTheme="majorBidi" w:hAnsiTheme="majorBidi" w:cstheme="majorBidi"/>
          <w:sz w:val="28"/>
          <w:szCs w:val="28"/>
        </w:rPr>
        <w:footnoteReference w:id="16"/>
      </w:r>
      <w:r>
        <w:rPr>
          <w:rFonts w:asciiTheme="majorBidi" w:hAnsiTheme="majorBidi" w:cstheme="majorBidi"/>
          <w:sz w:val="28"/>
          <w:szCs w:val="28"/>
        </w:rPr>
        <w:t xml:space="preserve"> classes under the </w:t>
      </w:r>
      <w:r w:rsidR="00981BE2">
        <w:rPr>
          <w:rFonts w:asciiTheme="majorBidi" w:hAnsiTheme="majorBidi" w:cstheme="majorBidi"/>
          <w:sz w:val="28"/>
          <w:szCs w:val="28"/>
        </w:rPr>
        <w:lastRenderedPageBreak/>
        <w:t>p</w:t>
      </w:r>
      <w:r>
        <w:rPr>
          <w:rFonts w:asciiTheme="majorBidi" w:hAnsiTheme="majorBidi" w:cstheme="majorBidi"/>
          <w:sz w:val="28"/>
          <w:szCs w:val="28"/>
        </w:rPr>
        <w:t xml:space="preserve">astor’s personal auspices, which finally brought my understanding to a higher level. I enjoyed the classes and took them seriously. I also belonged to the choir, sang occasional solos, and, </w:t>
      </w:r>
      <w:r w:rsidRPr="00801D43">
        <w:rPr>
          <w:rFonts w:asciiTheme="majorBidi" w:hAnsiTheme="majorBidi" w:cstheme="majorBidi"/>
          <w:sz w:val="28"/>
          <w:szCs w:val="28"/>
        </w:rPr>
        <w:t>by the age of twelve</w:t>
      </w:r>
      <w:r>
        <w:rPr>
          <w:rFonts w:asciiTheme="majorBidi" w:hAnsiTheme="majorBidi" w:cstheme="majorBidi"/>
          <w:sz w:val="28"/>
          <w:szCs w:val="28"/>
        </w:rPr>
        <w:t xml:space="preserve">, was designated as a church </w:t>
      </w:r>
      <w:r>
        <w:rPr>
          <w:rFonts w:asciiTheme="majorBidi" w:hAnsiTheme="majorBidi" w:cstheme="majorBidi"/>
          <w:b/>
          <w:bCs/>
          <w:sz w:val="28"/>
          <w:szCs w:val="28"/>
        </w:rPr>
        <w:t>A</w:t>
      </w:r>
      <w:r w:rsidRPr="00C55984">
        <w:rPr>
          <w:rFonts w:asciiTheme="majorBidi" w:hAnsiTheme="majorBidi" w:cstheme="majorBidi"/>
          <w:b/>
          <w:bCs/>
          <w:sz w:val="28"/>
          <w:szCs w:val="28"/>
        </w:rPr>
        <w:t>colyte</w:t>
      </w:r>
      <w:r w:rsidRPr="00304BE6">
        <w:rPr>
          <w:rFonts w:asciiTheme="majorBidi" w:hAnsiTheme="majorBidi" w:cstheme="majorBidi"/>
          <w:sz w:val="28"/>
          <w:szCs w:val="28"/>
        </w:rPr>
        <w:t>.</w:t>
      </w:r>
      <w:r>
        <w:rPr>
          <w:rStyle w:val="FootnoteReference"/>
          <w:rFonts w:asciiTheme="majorBidi" w:hAnsiTheme="majorBidi" w:cstheme="majorBidi"/>
          <w:sz w:val="28"/>
          <w:szCs w:val="28"/>
        </w:rPr>
        <w:footnoteReference w:id="17"/>
      </w:r>
      <w:r>
        <w:rPr>
          <w:rFonts w:asciiTheme="majorBidi" w:hAnsiTheme="majorBidi" w:cstheme="majorBidi"/>
          <w:b/>
          <w:bCs/>
          <w:sz w:val="28"/>
          <w:szCs w:val="28"/>
        </w:rPr>
        <w:t xml:space="preserve"> </w:t>
      </w:r>
      <w:r>
        <w:rPr>
          <w:rFonts w:asciiTheme="majorBidi" w:hAnsiTheme="majorBidi" w:cstheme="majorBidi"/>
          <w:sz w:val="28"/>
          <w:szCs w:val="28"/>
        </w:rPr>
        <w:t xml:space="preserve">I fully committed the </w:t>
      </w:r>
      <w:r>
        <w:rPr>
          <w:rFonts w:asciiTheme="majorBidi" w:hAnsiTheme="majorBidi" w:cstheme="majorBidi"/>
          <w:i/>
          <w:iCs/>
          <w:sz w:val="28"/>
          <w:szCs w:val="28"/>
        </w:rPr>
        <w:t>Shorter Catechism</w:t>
      </w:r>
      <w:r>
        <w:rPr>
          <w:rFonts w:asciiTheme="majorBidi" w:hAnsiTheme="majorBidi" w:cstheme="majorBidi"/>
          <w:sz w:val="28"/>
          <w:szCs w:val="28"/>
        </w:rPr>
        <w:t xml:space="preserve"> of </w:t>
      </w:r>
      <w:r w:rsidRPr="00823900">
        <w:rPr>
          <w:rFonts w:asciiTheme="majorBidi" w:hAnsiTheme="majorBidi" w:cstheme="majorBidi"/>
          <w:b/>
          <w:bCs/>
          <w:sz w:val="28"/>
          <w:szCs w:val="28"/>
        </w:rPr>
        <w:t>Martin Luther</w:t>
      </w:r>
      <w:r>
        <w:rPr>
          <w:rStyle w:val="FootnoteReference"/>
          <w:rFonts w:asciiTheme="majorBidi" w:eastAsiaTheme="minorEastAsia" w:hAnsiTheme="majorBidi" w:cstheme="majorBidi"/>
          <w:color w:val="000000"/>
          <w:sz w:val="28"/>
          <w:szCs w:val="28"/>
        </w:rPr>
        <w:footnoteReference w:id="18"/>
      </w:r>
      <w:r>
        <w:rPr>
          <w:rFonts w:asciiTheme="majorBidi" w:hAnsiTheme="majorBidi" w:cstheme="majorBidi"/>
          <w:b/>
          <w:bCs/>
          <w:sz w:val="28"/>
          <w:szCs w:val="28"/>
        </w:rPr>
        <w:t xml:space="preserve"> </w:t>
      </w:r>
      <w:r w:rsidRPr="002F41C5">
        <w:rPr>
          <w:rFonts w:asciiTheme="majorBidi" w:hAnsiTheme="majorBidi" w:cstheme="majorBidi"/>
          <w:sz w:val="28"/>
          <w:szCs w:val="28"/>
        </w:rPr>
        <w:t xml:space="preserve">to memory, </w:t>
      </w:r>
      <w:r>
        <w:rPr>
          <w:rFonts w:asciiTheme="majorBidi" w:hAnsiTheme="majorBidi" w:cstheme="majorBidi"/>
          <w:sz w:val="28"/>
          <w:szCs w:val="28"/>
        </w:rPr>
        <w:t>which greatly pleased my mother and persuaded the Pastor that I might grow up to be of service to the Church.</w:t>
      </w:r>
    </w:p>
    <w:p w14:paraId="24BEB6B5" w14:textId="77777777" w:rsidR="00E815DB" w:rsidRDefault="00E815DB" w:rsidP="00E815DB">
      <w:pPr>
        <w:rPr>
          <w:rFonts w:asciiTheme="majorBidi" w:hAnsiTheme="majorBidi" w:cstheme="majorBidi"/>
          <w:sz w:val="28"/>
          <w:szCs w:val="28"/>
        </w:rPr>
      </w:pPr>
    </w:p>
    <w:p w14:paraId="43740563" w14:textId="77777777" w:rsidR="00E815DB" w:rsidRDefault="00E815DB" w:rsidP="00E815DB">
      <w:pPr>
        <w:rPr>
          <w:rFonts w:asciiTheme="majorBidi" w:hAnsiTheme="majorBidi" w:cstheme="majorBidi"/>
          <w:sz w:val="28"/>
          <w:szCs w:val="28"/>
        </w:rPr>
      </w:pPr>
      <w:r>
        <w:rPr>
          <w:rFonts w:asciiTheme="majorBidi" w:hAnsiTheme="majorBidi" w:cstheme="majorBidi"/>
          <w:sz w:val="28"/>
          <w:szCs w:val="28"/>
        </w:rPr>
        <w:t xml:space="preserve">At the age of twelve after completing Catechism, I was granted official </w:t>
      </w:r>
      <w:r w:rsidRPr="0097149F">
        <w:rPr>
          <w:rFonts w:asciiTheme="majorBidi" w:hAnsiTheme="majorBidi" w:cstheme="majorBidi"/>
          <w:b/>
          <w:bCs/>
          <w:sz w:val="28"/>
          <w:szCs w:val="28"/>
        </w:rPr>
        <w:t>confirmation</w:t>
      </w:r>
      <w:r>
        <w:rPr>
          <w:rStyle w:val="FootnoteReference"/>
          <w:rFonts w:asciiTheme="majorBidi" w:hAnsiTheme="majorBidi" w:cstheme="majorBidi"/>
          <w:sz w:val="28"/>
          <w:szCs w:val="28"/>
        </w:rPr>
        <w:footnoteReference w:id="19"/>
      </w:r>
      <w:r>
        <w:rPr>
          <w:rFonts w:asciiTheme="majorBidi" w:hAnsiTheme="majorBidi" w:cstheme="majorBidi"/>
          <w:b/>
          <w:bCs/>
          <w:sz w:val="28"/>
          <w:szCs w:val="28"/>
        </w:rPr>
        <w:t xml:space="preserve"> </w:t>
      </w:r>
      <w:r w:rsidRPr="0097149F">
        <w:rPr>
          <w:rFonts w:asciiTheme="majorBidi" w:hAnsiTheme="majorBidi" w:cstheme="majorBidi"/>
          <w:sz w:val="28"/>
          <w:szCs w:val="28"/>
        </w:rPr>
        <w:t>in the</w:t>
      </w:r>
      <w:r>
        <w:rPr>
          <w:rFonts w:asciiTheme="majorBidi" w:hAnsiTheme="majorBidi" w:cstheme="majorBidi"/>
          <w:sz w:val="28"/>
          <w:szCs w:val="28"/>
        </w:rPr>
        <w:t xml:space="preserve"> Lutheran Church. But almost immediately</w:t>
      </w:r>
      <w:r w:rsidRPr="009C0810">
        <w:rPr>
          <w:rFonts w:asciiTheme="majorBidi" w:hAnsiTheme="majorBidi" w:cstheme="majorBidi"/>
          <w:sz w:val="28"/>
          <w:szCs w:val="28"/>
        </w:rPr>
        <w:t xml:space="preserve"> </w:t>
      </w:r>
      <w:r>
        <w:rPr>
          <w:rFonts w:asciiTheme="majorBidi" w:hAnsiTheme="majorBidi" w:cstheme="majorBidi"/>
          <w:sz w:val="28"/>
          <w:szCs w:val="28"/>
        </w:rPr>
        <w:t xml:space="preserve">after my </w:t>
      </w:r>
      <w:r>
        <w:rPr>
          <w:rFonts w:asciiTheme="majorBidi" w:hAnsiTheme="majorBidi" w:cstheme="majorBidi"/>
          <w:sz w:val="28"/>
          <w:szCs w:val="28"/>
        </w:rPr>
        <w:lastRenderedPageBreak/>
        <w:t>confirmation, my father, by merely asking a simple question, made me conscious of the fact</w:t>
      </w:r>
      <w:r w:rsidRPr="002F6ECB">
        <w:rPr>
          <w:rFonts w:asciiTheme="majorBidi" w:hAnsiTheme="majorBidi" w:cstheme="majorBidi"/>
          <w:sz w:val="28"/>
          <w:szCs w:val="28"/>
        </w:rPr>
        <w:t xml:space="preserve"> </w:t>
      </w:r>
      <w:r>
        <w:rPr>
          <w:rFonts w:asciiTheme="majorBidi" w:hAnsiTheme="majorBidi" w:cstheme="majorBidi"/>
          <w:sz w:val="28"/>
          <w:szCs w:val="28"/>
        </w:rPr>
        <w:t>that the Trinity was open to question.</w:t>
      </w:r>
      <w:r>
        <w:rPr>
          <w:rStyle w:val="FootnoteReference"/>
          <w:rFonts w:asciiTheme="majorBidi" w:hAnsiTheme="majorBidi" w:cstheme="majorBidi"/>
          <w:sz w:val="28"/>
          <w:szCs w:val="28"/>
        </w:rPr>
        <w:footnoteReference w:id="20"/>
      </w:r>
      <w:r>
        <w:rPr>
          <w:rFonts w:asciiTheme="majorBidi" w:hAnsiTheme="majorBidi" w:cstheme="majorBidi"/>
          <w:sz w:val="28"/>
          <w:szCs w:val="28"/>
        </w:rPr>
        <w:t xml:space="preserve"> His apparent </w:t>
      </w:r>
      <w:r>
        <w:rPr>
          <w:rFonts w:asciiTheme="majorBidi" w:hAnsiTheme="majorBidi" w:cstheme="majorBidi"/>
          <w:sz w:val="28"/>
          <w:szCs w:val="28"/>
        </w:rPr>
        <w:lastRenderedPageBreak/>
        <w:t>reservations about the Trinity affected me deeply, leading me to question my Pastor about the validity of the Doctrine only a few days later. Since neither my Pastor nor anyone else could remove these newly discovered doubts about the Trinity from me, I gradually</w:t>
      </w:r>
      <w:r w:rsidRPr="00027617">
        <w:rPr>
          <w:rFonts w:asciiTheme="majorBidi" w:hAnsiTheme="majorBidi" w:cstheme="majorBidi"/>
          <w:sz w:val="28"/>
          <w:szCs w:val="28"/>
        </w:rPr>
        <w:t xml:space="preserve"> </w:t>
      </w:r>
      <w:r>
        <w:rPr>
          <w:rFonts w:asciiTheme="majorBidi" w:hAnsiTheme="majorBidi" w:cstheme="majorBidi"/>
          <w:sz w:val="28"/>
          <w:szCs w:val="28"/>
        </w:rPr>
        <w:t>became more cynical and ultimately drifted from the Church. By the age of sixteen, I hardly believed or practiced any more. But toward the end of 1387/1967—at the age of nineteen—while still an undergraduate at the University of Missouri, I underwent an initial Spiritual awakening. As a result of this intense experience, I became convinced that God is truly One and not Triune (Three-in-One).</w:t>
      </w:r>
      <w:r>
        <w:rPr>
          <w:rStyle w:val="FootnoteReference"/>
          <w:rFonts w:asciiTheme="majorBidi" w:hAnsiTheme="majorBidi" w:cstheme="majorBidi"/>
          <w:sz w:val="28"/>
          <w:szCs w:val="28"/>
        </w:rPr>
        <w:footnoteReference w:id="21"/>
      </w:r>
      <w:r>
        <w:rPr>
          <w:rFonts w:asciiTheme="majorBidi" w:hAnsiTheme="majorBidi" w:cstheme="majorBidi"/>
          <w:sz w:val="28"/>
          <w:szCs w:val="28"/>
        </w:rPr>
        <w:t xml:space="preserve"> I then set out to put my life right and seek a </w:t>
      </w:r>
      <w:r>
        <w:rPr>
          <w:rFonts w:asciiTheme="majorBidi" w:hAnsiTheme="majorBidi" w:cstheme="majorBidi"/>
          <w:sz w:val="28"/>
          <w:szCs w:val="28"/>
        </w:rPr>
        <w:lastRenderedPageBreak/>
        <w:t>living relationship with God, although I found it impossible to attain this Divine connection until I finally embraced Islam at Cornell University a little more than two years later.</w:t>
      </w:r>
    </w:p>
    <w:p w14:paraId="54FF7351" w14:textId="77777777" w:rsidR="00E815DB" w:rsidRDefault="00E815DB" w:rsidP="00E815DB">
      <w:pPr>
        <w:rPr>
          <w:rFonts w:asciiTheme="majorBidi" w:hAnsiTheme="majorBidi" w:cstheme="majorBidi"/>
          <w:sz w:val="28"/>
          <w:szCs w:val="28"/>
        </w:rPr>
      </w:pPr>
    </w:p>
    <w:p w14:paraId="66F7C7C9" w14:textId="0F963BA8" w:rsidR="00E815DB" w:rsidRDefault="00E815DB" w:rsidP="00E815DB">
      <w:pPr>
        <w:rPr>
          <w:rFonts w:asciiTheme="majorBidi" w:hAnsiTheme="majorBidi" w:cstheme="majorBidi"/>
          <w:sz w:val="28"/>
          <w:szCs w:val="28"/>
        </w:rPr>
      </w:pPr>
      <w:r>
        <w:rPr>
          <w:rFonts w:asciiTheme="majorBidi" w:hAnsiTheme="majorBidi" w:cstheme="majorBidi"/>
          <w:sz w:val="28"/>
          <w:szCs w:val="28"/>
        </w:rPr>
        <w:t>I embraced Islam</w:t>
      </w:r>
      <w:r w:rsidRPr="007B3C57">
        <w:rPr>
          <w:rFonts w:asciiTheme="majorBidi" w:hAnsiTheme="majorBidi" w:cstheme="majorBidi"/>
          <w:sz w:val="28"/>
          <w:szCs w:val="28"/>
        </w:rPr>
        <w:t xml:space="preserve"> </w:t>
      </w:r>
      <w:r>
        <w:rPr>
          <w:rFonts w:asciiTheme="majorBidi" w:hAnsiTheme="majorBidi" w:cstheme="majorBidi"/>
          <w:sz w:val="28"/>
          <w:szCs w:val="28"/>
        </w:rPr>
        <w:t>as a graduate student at Cornell University on 25 Shaww</w:t>
      </w:r>
      <w:r w:rsidRPr="00EB5491">
        <w:rPr>
          <w:rFonts w:asciiTheme="majorBidi" w:hAnsiTheme="majorBidi" w:cstheme="majorBidi"/>
          <w:sz w:val="28"/>
          <w:szCs w:val="28"/>
        </w:rPr>
        <w:t>ā</w:t>
      </w:r>
      <w:r>
        <w:rPr>
          <w:rFonts w:asciiTheme="majorBidi" w:hAnsiTheme="majorBidi" w:cstheme="majorBidi"/>
          <w:sz w:val="28"/>
          <w:szCs w:val="28"/>
        </w:rPr>
        <w:t xml:space="preserve">l 1389/3 January 1970, after reading </w:t>
      </w:r>
      <w:r>
        <w:rPr>
          <w:rFonts w:asciiTheme="majorBidi" w:hAnsiTheme="majorBidi" w:cstheme="majorBidi"/>
          <w:i/>
          <w:iCs/>
          <w:sz w:val="28"/>
          <w:szCs w:val="28"/>
        </w:rPr>
        <w:t>The Autobiography of Malcolm X</w:t>
      </w:r>
      <w:r>
        <w:rPr>
          <w:rFonts w:asciiTheme="majorBidi" w:hAnsiTheme="majorBidi" w:cstheme="majorBidi"/>
          <w:sz w:val="28"/>
          <w:szCs w:val="28"/>
        </w:rPr>
        <w:t>, which was required reading in an English Department course on African-American Literature in which I had enrolled.</w:t>
      </w:r>
      <w:r>
        <w:rPr>
          <w:rStyle w:val="FootnoteReference"/>
          <w:rFonts w:asciiTheme="majorBidi" w:hAnsiTheme="majorBidi" w:cstheme="majorBidi"/>
          <w:sz w:val="28"/>
          <w:szCs w:val="28"/>
        </w:rPr>
        <w:footnoteReference w:id="22"/>
      </w:r>
      <w:r>
        <w:rPr>
          <w:rFonts w:asciiTheme="majorBidi" w:hAnsiTheme="majorBidi" w:cstheme="majorBidi"/>
          <w:sz w:val="28"/>
          <w:szCs w:val="28"/>
        </w:rPr>
        <w:t xml:space="preserve"> Conversion to </w:t>
      </w:r>
      <w:r>
        <w:rPr>
          <w:rFonts w:asciiTheme="majorBidi" w:hAnsiTheme="majorBidi" w:cstheme="majorBidi"/>
          <w:sz w:val="28"/>
          <w:szCs w:val="28"/>
        </w:rPr>
        <w:lastRenderedPageBreak/>
        <w:t>Islam brought to culmination my personal search for the One God, while also giving rise to powerful new directions in my life, especially by ultimately changing my field of graduate study to Arabic and the Islamic Sciences. Another new direction was that I decided to get a new name, and on 14 Jum</w:t>
      </w:r>
      <w:r w:rsidRPr="00EB5491">
        <w:rPr>
          <w:rFonts w:asciiTheme="majorBidi" w:hAnsiTheme="majorBidi" w:cstheme="majorBidi"/>
          <w:sz w:val="28"/>
          <w:szCs w:val="28"/>
        </w:rPr>
        <w:t>ā</w:t>
      </w:r>
      <w:r>
        <w:rPr>
          <w:rFonts w:asciiTheme="majorBidi" w:hAnsiTheme="majorBidi" w:cstheme="majorBidi"/>
          <w:sz w:val="28"/>
          <w:szCs w:val="28"/>
        </w:rPr>
        <w:t>d</w:t>
      </w:r>
      <w:r w:rsidRPr="00EB5491">
        <w:rPr>
          <w:rFonts w:asciiTheme="majorBidi" w:hAnsiTheme="majorBidi" w:cstheme="majorBidi"/>
          <w:sz w:val="28"/>
          <w:szCs w:val="28"/>
        </w:rPr>
        <w:t>ā</w:t>
      </w:r>
      <w:r>
        <w:rPr>
          <w:rFonts w:asciiTheme="majorBidi" w:hAnsiTheme="majorBidi" w:cstheme="majorBidi"/>
          <w:sz w:val="28"/>
          <w:szCs w:val="28"/>
        </w:rPr>
        <w:t xml:space="preserve"> al-</w:t>
      </w:r>
      <w:r w:rsidRPr="00381FBB">
        <w:rPr>
          <w:rFonts w:asciiTheme="majorBidi" w:hAnsiTheme="majorBidi" w:cstheme="majorBidi"/>
          <w:sz w:val="28"/>
          <w:szCs w:val="28"/>
        </w:rPr>
        <w:t>Ā</w:t>
      </w:r>
      <w:r>
        <w:rPr>
          <w:rFonts w:asciiTheme="majorBidi" w:hAnsiTheme="majorBidi" w:cstheme="majorBidi"/>
          <w:sz w:val="28"/>
          <w:szCs w:val="28"/>
        </w:rPr>
        <w:t>khira 1392/24 July 1972,</w:t>
      </w:r>
      <w:r w:rsidRPr="0004600E">
        <w:rPr>
          <w:rFonts w:asciiTheme="majorBidi" w:hAnsiTheme="majorBidi" w:cstheme="majorBidi"/>
          <w:sz w:val="28"/>
          <w:szCs w:val="28"/>
        </w:rPr>
        <w:t xml:space="preserve"> </w:t>
      </w:r>
      <w:r>
        <w:rPr>
          <w:rFonts w:asciiTheme="majorBidi" w:hAnsiTheme="majorBidi" w:cstheme="majorBidi"/>
          <w:sz w:val="28"/>
          <w:szCs w:val="28"/>
        </w:rPr>
        <w:t xml:space="preserve">I officially changed my legal name to Umar Faruq Abd-Allah in the Boone County Circuit Court of Columbia, Missouri, where I was residing at the time. I did not begin </w:t>
      </w:r>
      <w:r>
        <w:rPr>
          <w:rFonts w:asciiTheme="majorBidi" w:hAnsiTheme="majorBidi" w:cstheme="majorBidi"/>
          <w:sz w:val="28"/>
          <w:szCs w:val="28"/>
        </w:rPr>
        <w:lastRenderedPageBreak/>
        <w:t>adding the appendix Wymann-Landgraf as my surname, however, until some twenty years later after 1412/1992, as a result of learning more about my family genealogy and in emulation of the Iberian and Latin American convention of hyphenated paternal-maternal last names.</w:t>
      </w:r>
    </w:p>
    <w:p w14:paraId="4AB8504C" w14:textId="77777777" w:rsidR="00E815DB" w:rsidRDefault="00E815DB" w:rsidP="00E815DB">
      <w:pPr>
        <w:rPr>
          <w:rFonts w:asciiTheme="majorBidi" w:hAnsiTheme="majorBidi" w:cstheme="majorBidi"/>
          <w:sz w:val="28"/>
          <w:szCs w:val="28"/>
        </w:rPr>
      </w:pPr>
    </w:p>
    <w:p w14:paraId="1BED4B21" w14:textId="77777777" w:rsidR="00E815DB" w:rsidRDefault="00E815DB" w:rsidP="00E815DB">
      <w:pPr>
        <w:rPr>
          <w:rFonts w:asciiTheme="majorBidi" w:hAnsiTheme="majorBidi" w:cstheme="majorBidi"/>
          <w:sz w:val="28"/>
          <w:szCs w:val="28"/>
        </w:rPr>
      </w:pPr>
      <w:r>
        <w:rPr>
          <w:rFonts w:asciiTheme="majorBidi" w:hAnsiTheme="majorBidi" w:cstheme="majorBidi"/>
          <w:sz w:val="28"/>
          <w:szCs w:val="28"/>
        </w:rPr>
        <w:t>In the summer of 1392/1972, under my new name, Umar Faruq Abd-Allah, I applied to the graduate school of the University of Chicago, where I was awarded a full scholarship</w:t>
      </w:r>
      <w:r w:rsidRPr="00E0490C">
        <w:rPr>
          <w:rFonts w:asciiTheme="majorBidi" w:hAnsiTheme="majorBidi" w:cstheme="majorBidi"/>
          <w:sz w:val="28"/>
          <w:szCs w:val="28"/>
        </w:rPr>
        <w:t xml:space="preserve"> </w:t>
      </w:r>
      <w:r>
        <w:rPr>
          <w:rFonts w:asciiTheme="majorBidi" w:hAnsiTheme="majorBidi" w:cstheme="majorBidi"/>
          <w:sz w:val="28"/>
          <w:szCs w:val="28"/>
        </w:rPr>
        <w:t>to pursue Arabic and Islamic studies in the Department of Near Eastern Languages and Civilizations. In Rama</w:t>
      </w:r>
      <w:r w:rsidRPr="00EB5491">
        <w:rPr>
          <w:rFonts w:asciiTheme="majorBidi" w:hAnsiTheme="majorBidi" w:cstheme="majorBidi"/>
          <w:sz w:val="28"/>
          <w:szCs w:val="28"/>
        </w:rPr>
        <w:t>ḍā</w:t>
      </w:r>
      <w:r>
        <w:rPr>
          <w:rFonts w:asciiTheme="majorBidi" w:hAnsiTheme="majorBidi" w:cstheme="majorBidi"/>
          <w:sz w:val="28"/>
          <w:szCs w:val="28"/>
        </w:rPr>
        <w:t>n of 1398/September 1978, I completed my Ph.D.</w:t>
      </w:r>
      <w:r w:rsidRPr="0053385B">
        <w:rPr>
          <w:rFonts w:asciiTheme="majorBidi" w:hAnsiTheme="majorBidi" w:cstheme="majorBidi"/>
          <w:sz w:val="28"/>
          <w:szCs w:val="28"/>
        </w:rPr>
        <w:t xml:space="preserve"> </w:t>
      </w:r>
      <w:r>
        <w:rPr>
          <w:rFonts w:asciiTheme="majorBidi" w:hAnsiTheme="majorBidi" w:cstheme="majorBidi"/>
          <w:sz w:val="28"/>
          <w:szCs w:val="28"/>
        </w:rPr>
        <w:t>with honors and distinction</w:t>
      </w:r>
      <w:r w:rsidRPr="00C71CE7">
        <w:rPr>
          <w:rFonts w:asciiTheme="majorBidi" w:hAnsiTheme="majorBidi" w:cstheme="majorBidi"/>
          <w:sz w:val="28"/>
          <w:szCs w:val="28"/>
        </w:rPr>
        <w:t xml:space="preserve"> </w:t>
      </w:r>
      <w:r>
        <w:rPr>
          <w:rFonts w:asciiTheme="majorBidi" w:hAnsiTheme="majorBidi" w:cstheme="majorBidi"/>
          <w:sz w:val="28"/>
          <w:szCs w:val="28"/>
        </w:rPr>
        <w:t>at the University of Chicago for a dissertation titled “M</w:t>
      </w:r>
      <w:r w:rsidRPr="00EB5491">
        <w:rPr>
          <w:rFonts w:asciiTheme="majorBidi" w:hAnsiTheme="majorBidi" w:cstheme="majorBidi"/>
          <w:sz w:val="28"/>
          <w:szCs w:val="28"/>
        </w:rPr>
        <w:t>ā</w:t>
      </w:r>
      <w:r>
        <w:rPr>
          <w:rFonts w:asciiTheme="majorBidi" w:hAnsiTheme="majorBidi" w:cstheme="majorBidi"/>
          <w:sz w:val="28"/>
          <w:szCs w:val="28"/>
        </w:rPr>
        <w:t xml:space="preserve">lik’s Concept of </w:t>
      </w:r>
      <w:r>
        <w:rPr>
          <w:rFonts w:asciiTheme="majorBidi" w:hAnsiTheme="majorBidi" w:cstheme="majorBidi"/>
          <w:i/>
          <w:iCs/>
          <w:sz w:val="28"/>
          <w:szCs w:val="28"/>
        </w:rPr>
        <w:t>‘Amal</w:t>
      </w:r>
      <w:r>
        <w:rPr>
          <w:rFonts w:asciiTheme="majorBidi" w:hAnsiTheme="majorBidi" w:cstheme="majorBidi"/>
          <w:sz w:val="28"/>
          <w:szCs w:val="28"/>
        </w:rPr>
        <w:t xml:space="preserve"> in the Light of M</w:t>
      </w:r>
      <w:r w:rsidRPr="00EB5491">
        <w:rPr>
          <w:rFonts w:asciiTheme="majorBidi" w:hAnsiTheme="majorBidi" w:cstheme="majorBidi"/>
          <w:sz w:val="28"/>
          <w:szCs w:val="28"/>
        </w:rPr>
        <w:t>ā</w:t>
      </w:r>
      <w:r>
        <w:rPr>
          <w:rFonts w:asciiTheme="majorBidi" w:hAnsiTheme="majorBidi" w:cstheme="majorBidi"/>
          <w:sz w:val="28"/>
          <w:szCs w:val="28"/>
        </w:rPr>
        <w:t>lik</w:t>
      </w:r>
      <w:r w:rsidRPr="00EB5491">
        <w:rPr>
          <w:rFonts w:asciiTheme="majorBidi" w:hAnsiTheme="majorBidi" w:cstheme="majorBidi"/>
          <w:sz w:val="28"/>
          <w:szCs w:val="28"/>
        </w:rPr>
        <w:t>ī</w:t>
      </w:r>
      <w:r>
        <w:rPr>
          <w:rFonts w:asciiTheme="majorBidi" w:hAnsiTheme="majorBidi" w:cstheme="majorBidi"/>
          <w:sz w:val="28"/>
          <w:szCs w:val="28"/>
        </w:rPr>
        <w:t xml:space="preserve"> Legal Theory.” The study was written under the direction of my advisor, Fazlur Rahman (d. 1408/1988), with the supervision of professors Wilferd Madelung (d. 1444/2023) and Jaroslav Stetkevych (d. 1442/2021).</w:t>
      </w:r>
    </w:p>
    <w:p w14:paraId="7967EA75" w14:textId="77777777" w:rsidR="00E815DB" w:rsidRDefault="00E815DB" w:rsidP="00E815DB">
      <w:pPr>
        <w:ind w:right="240"/>
        <w:rPr>
          <w:rFonts w:asciiTheme="majorBidi" w:hAnsiTheme="majorBidi" w:cstheme="majorBidi"/>
          <w:sz w:val="28"/>
          <w:szCs w:val="28"/>
        </w:rPr>
      </w:pPr>
    </w:p>
    <w:p w14:paraId="229A708F" w14:textId="77777777" w:rsidR="00E815DB" w:rsidRDefault="00E815DB" w:rsidP="00E815DB">
      <w:pPr>
        <w:rPr>
          <w:rFonts w:asciiTheme="majorBidi" w:hAnsiTheme="majorBidi" w:cstheme="majorBidi"/>
          <w:sz w:val="28"/>
          <w:szCs w:val="28"/>
        </w:rPr>
      </w:pPr>
    </w:p>
    <w:p w14:paraId="19DCE090" w14:textId="77777777" w:rsidR="00E815DB" w:rsidRPr="00946B66" w:rsidRDefault="00E815DB" w:rsidP="00E815DB">
      <w:pPr>
        <w:pStyle w:val="Heading5"/>
        <w:rPr>
          <w:rFonts w:asciiTheme="majorBidi" w:hAnsiTheme="majorBidi" w:cstheme="majorBidi"/>
          <w:b/>
          <w:bCs/>
          <w:i/>
          <w:iCs/>
          <w:color w:val="00B050"/>
          <w:sz w:val="28"/>
          <w:szCs w:val="28"/>
        </w:rPr>
      </w:pPr>
      <w:r w:rsidRPr="00946B66">
        <w:rPr>
          <w:rFonts w:asciiTheme="majorBidi" w:hAnsiTheme="majorBidi" w:cstheme="majorBidi"/>
          <w:b/>
          <w:bCs/>
          <w:i/>
          <w:iCs/>
          <w:color w:val="00B050"/>
          <w:sz w:val="28"/>
          <w:szCs w:val="28"/>
        </w:rPr>
        <w:t>Spiritual Path</w:t>
      </w:r>
      <w:r>
        <w:rPr>
          <w:rFonts w:asciiTheme="majorBidi" w:hAnsiTheme="majorBidi" w:cstheme="majorBidi"/>
          <w:b/>
          <w:bCs/>
          <w:i/>
          <w:iCs/>
          <w:color w:val="00B050"/>
          <w:sz w:val="28"/>
          <w:szCs w:val="28"/>
        </w:rPr>
        <w:t>ways: Traversing New Heights</w:t>
      </w:r>
      <w:r w:rsidRPr="00946B66">
        <w:rPr>
          <w:rFonts w:asciiTheme="majorBidi" w:hAnsiTheme="majorBidi" w:cstheme="majorBidi"/>
          <w:b/>
          <w:bCs/>
          <w:i/>
          <w:iCs/>
          <w:color w:val="00B050"/>
          <w:sz w:val="28"/>
          <w:szCs w:val="28"/>
        </w:rPr>
        <w:t xml:space="preserve"> </w:t>
      </w:r>
    </w:p>
    <w:p w14:paraId="499FBA25" w14:textId="77777777" w:rsidR="00E815DB" w:rsidRDefault="00E815DB" w:rsidP="00E815DB">
      <w:pPr>
        <w:rPr>
          <w:rFonts w:asciiTheme="majorBidi" w:hAnsiTheme="majorBidi" w:cstheme="majorBidi"/>
          <w:sz w:val="28"/>
          <w:szCs w:val="28"/>
        </w:rPr>
      </w:pPr>
      <w:r>
        <w:rPr>
          <w:rFonts w:asciiTheme="majorBidi" w:hAnsiTheme="majorBidi" w:cstheme="majorBidi"/>
          <w:sz w:val="28"/>
          <w:szCs w:val="28"/>
        </w:rPr>
        <w:t>In the eighteen years between my relocation to Spain in 1402/1982 until my return to the United States in 1421/2000, I was given multiple opportunities to keep the company of authentic representatives of Traditional Islamic teaching and Spirituality, many of them Scholars and Spiritual Guides—both men and women—hailing from across the Muslim world.</w:t>
      </w:r>
      <w:r>
        <w:rPr>
          <w:rStyle w:val="FootnoteReference"/>
          <w:rFonts w:asciiTheme="majorBidi" w:hAnsiTheme="majorBidi" w:cstheme="majorBidi"/>
          <w:sz w:val="28"/>
          <w:szCs w:val="28"/>
        </w:rPr>
        <w:footnoteReference w:id="23"/>
      </w:r>
      <w:r>
        <w:rPr>
          <w:rFonts w:asciiTheme="majorBidi" w:hAnsiTheme="majorBidi" w:cstheme="majorBidi"/>
          <w:sz w:val="28"/>
          <w:szCs w:val="28"/>
        </w:rPr>
        <w:t xml:space="preserve"> At the time of this book’s writing, my living connection with such Traditional Teachers and Guides has lasted for more than forty-three years. In 1425/2004, four years after returning to the United States, I officially adopted</w:t>
      </w:r>
      <w:r w:rsidRPr="00EE4A45">
        <w:rPr>
          <w:rFonts w:asciiTheme="majorBidi" w:hAnsiTheme="majorBidi" w:cstheme="majorBidi"/>
          <w:sz w:val="28"/>
          <w:szCs w:val="28"/>
        </w:rPr>
        <w:t xml:space="preserve"> </w:t>
      </w:r>
      <w:r>
        <w:rPr>
          <w:rFonts w:asciiTheme="majorBidi" w:hAnsiTheme="majorBidi" w:cstheme="majorBidi"/>
          <w:sz w:val="28"/>
          <w:szCs w:val="28"/>
        </w:rPr>
        <w:t>the Q</w:t>
      </w:r>
      <w:r w:rsidRPr="00EB5491">
        <w:rPr>
          <w:rFonts w:asciiTheme="majorBidi" w:hAnsiTheme="majorBidi" w:cstheme="majorBidi"/>
          <w:sz w:val="28"/>
          <w:szCs w:val="28"/>
        </w:rPr>
        <w:t>ā</w:t>
      </w:r>
      <w:r>
        <w:rPr>
          <w:rFonts w:asciiTheme="majorBidi" w:hAnsiTheme="majorBidi" w:cstheme="majorBidi"/>
          <w:sz w:val="28"/>
          <w:szCs w:val="28"/>
        </w:rPr>
        <w:t>dir</w:t>
      </w:r>
      <w:r w:rsidRPr="00EB5491">
        <w:rPr>
          <w:rFonts w:asciiTheme="majorBidi" w:hAnsiTheme="majorBidi" w:cstheme="majorBidi"/>
          <w:sz w:val="28"/>
          <w:szCs w:val="28"/>
        </w:rPr>
        <w:t>ī</w:t>
      </w:r>
      <w:r>
        <w:rPr>
          <w:rFonts w:asciiTheme="majorBidi" w:hAnsiTheme="majorBidi" w:cstheme="majorBidi"/>
          <w:sz w:val="28"/>
          <w:szCs w:val="28"/>
        </w:rPr>
        <w:t xml:space="preserve"> Path of </w:t>
      </w:r>
      <w:r w:rsidRPr="00614F13">
        <w:rPr>
          <w:rFonts w:asciiTheme="majorBidi" w:eastAsiaTheme="minorHAnsi" w:hAnsiTheme="majorBidi" w:cstheme="majorBidi"/>
          <w:b/>
          <w:bCs/>
          <w:sz w:val="28"/>
          <w:szCs w:val="28"/>
        </w:rPr>
        <w:t>al-Shaykh ‘Abd-al-Q</w:t>
      </w:r>
      <w:r w:rsidRPr="00614F13">
        <w:rPr>
          <w:rFonts w:asciiTheme="majorBidi" w:hAnsiTheme="majorBidi" w:cstheme="majorBidi"/>
          <w:b/>
          <w:bCs/>
          <w:sz w:val="28"/>
          <w:szCs w:val="28"/>
        </w:rPr>
        <w:t>ā</w:t>
      </w:r>
      <w:r w:rsidRPr="00614F13">
        <w:rPr>
          <w:rFonts w:asciiTheme="majorBidi" w:eastAsiaTheme="minorHAnsi" w:hAnsiTheme="majorBidi" w:cstheme="majorBidi"/>
          <w:b/>
          <w:bCs/>
          <w:sz w:val="28"/>
          <w:szCs w:val="28"/>
        </w:rPr>
        <w:t>dir al-J</w:t>
      </w:r>
      <w:r w:rsidRPr="00614F13">
        <w:rPr>
          <w:rFonts w:asciiTheme="majorBidi" w:hAnsiTheme="majorBidi" w:cstheme="majorBidi"/>
          <w:b/>
          <w:bCs/>
          <w:sz w:val="28"/>
          <w:szCs w:val="28"/>
        </w:rPr>
        <w:t>ī</w:t>
      </w:r>
      <w:r w:rsidRPr="00614F13">
        <w:rPr>
          <w:rFonts w:asciiTheme="majorBidi" w:eastAsiaTheme="minorHAnsi" w:hAnsiTheme="majorBidi" w:cstheme="majorBidi"/>
          <w:b/>
          <w:bCs/>
          <w:sz w:val="28"/>
          <w:szCs w:val="28"/>
        </w:rPr>
        <w:t>l</w:t>
      </w:r>
      <w:r w:rsidRPr="00614F13">
        <w:rPr>
          <w:rFonts w:asciiTheme="majorBidi" w:hAnsiTheme="majorBidi" w:cstheme="majorBidi"/>
          <w:b/>
          <w:bCs/>
          <w:sz w:val="28"/>
          <w:szCs w:val="28"/>
        </w:rPr>
        <w:t>ā</w:t>
      </w:r>
      <w:r w:rsidRPr="00614F13">
        <w:rPr>
          <w:rFonts w:asciiTheme="majorBidi" w:eastAsiaTheme="minorHAnsi" w:hAnsiTheme="majorBidi" w:cstheme="majorBidi"/>
          <w:b/>
          <w:bCs/>
          <w:sz w:val="28"/>
          <w:szCs w:val="28"/>
        </w:rPr>
        <w:t>n</w:t>
      </w:r>
      <w:r w:rsidRPr="00614F13">
        <w:rPr>
          <w:rFonts w:asciiTheme="majorBidi" w:hAnsiTheme="majorBidi" w:cstheme="majorBidi"/>
          <w:b/>
          <w:bCs/>
          <w:sz w:val="28"/>
          <w:szCs w:val="28"/>
        </w:rPr>
        <w:t>ī</w:t>
      </w:r>
      <w:r w:rsidRPr="00B57162">
        <w:rPr>
          <w:rFonts w:asciiTheme="majorBidi" w:hAnsiTheme="majorBidi" w:cstheme="majorBidi"/>
          <w:sz w:val="28"/>
          <w:szCs w:val="28"/>
        </w:rPr>
        <w:t>,</w:t>
      </w:r>
      <w:r w:rsidRPr="00614F13">
        <w:rPr>
          <w:rStyle w:val="FootnoteReference"/>
          <w:rFonts w:asciiTheme="majorBidi" w:eastAsiaTheme="minorHAnsi" w:hAnsiTheme="majorBidi" w:cstheme="majorBidi"/>
          <w:sz w:val="28"/>
          <w:szCs w:val="28"/>
        </w:rPr>
        <w:footnoteReference w:id="24"/>
      </w:r>
      <w:r>
        <w:rPr>
          <w:rFonts w:asciiTheme="majorBidi" w:hAnsiTheme="majorBidi" w:cstheme="majorBidi"/>
          <w:sz w:val="28"/>
          <w:szCs w:val="28"/>
        </w:rPr>
        <w:t xml:space="preserve"> </w:t>
      </w:r>
      <w:r w:rsidRPr="00666ABE">
        <w:rPr>
          <w:rFonts w:asciiTheme="majorBidi" w:hAnsiTheme="majorBidi" w:cstheme="majorBidi"/>
          <w:sz w:val="28"/>
          <w:szCs w:val="28"/>
        </w:rPr>
        <w:t xml:space="preserve">although </w:t>
      </w:r>
      <w:r>
        <w:rPr>
          <w:rFonts w:asciiTheme="majorBidi" w:hAnsiTheme="majorBidi" w:cstheme="majorBidi"/>
          <w:sz w:val="28"/>
          <w:szCs w:val="28"/>
        </w:rPr>
        <w:t>I</w:t>
      </w:r>
      <w:r w:rsidRPr="00666ABE">
        <w:rPr>
          <w:rFonts w:asciiTheme="majorBidi" w:hAnsiTheme="majorBidi" w:cstheme="majorBidi"/>
          <w:sz w:val="28"/>
          <w:szCs w:val="28"/>
        </w:rPr>
        <w:t xml:space="preserve"> had</w:t>
      </w:r>
      <w:r>
        <w:rPr>
          <w:rFonts w:asciiTheme="majorBidi" w:hAnsiTheme="majorBidi" w:cstheme="majorBidi"/>
          <w:sz w:val="28"/>
          <w:szCs w:val="28"/>
        </w:rPr>
        <w:t>, in fact, already</w:t>
      </w:r>
      <w:r w:rsidRPr="00666ABE">
        <w:rPr>
          <w:rFonts w:asciiTheme="majorBidi" w:hAnsiTheme="majorBidi" w:cstheme="majorBidi"/>
          <w:sz w:val="28"/>
          <w:szCs w:val="28"/>
        </w:rPr>
        <w:t xml:space="preserve"> been </w:t>
      </w:r>
      <w:r>
        <w:rPr>
          <w:rFonts w:asciiTheme="majorBidi" w:hAnsiTheme="majorBidi" w:cstheme="majorBidi"/>
          <w:sz w:val="28"/>
          <w:szCs w:val="28"/>
        </w:rPr>
        <w:t>directly associated</w:t>
      </w:r>
      <w:r w:rsidRPr="00666ABE">
        <w:rPr>
          <w:rFonts w:asciiTheme="majorBidi" w:hAnsiTheme="majorBidi" w:cstheme="majorBidi"/>
          <w:sz w:val="28"/>
          <w:szCs w:val="28"/>
        </w:rPr>
        <w:t xml:space="preserve"> with that </w:t>
      </w:r>
      <w:r w:rsidRPr="00666ABE">
        <w:rPr>
          <w:rFonts w:asciiTheme="majorBidi" w:hAnsiTheme="majorBidi" w:cstheme="majorBidi"/>
          <w:sz w:val="28"/>
          <w:szCs w:val="28"/>
        </w:rPr>
        <w:lastRenderedPageBreak/>
        <w:t>Path and others since</w:t>
      </w:r>
      <w:r>
        <w:rPr>
          <w:rFonts w:asciiTheme="majorBidi" w:hAnsiTheme="majorBidi" w:cstheme="majorBidi"/>
          <w:sz w:val="28"/>
          <w:szCs w:val="28"/>
        </w:rPr>
        <w:t xml:space="preserve"> </w:t>
      </w:r>
      <w:r w:rsidRPr="00666ABE">
        <w:rPr>
          <w:rFonts w:asciiTheme="majorBidi" w:hAnsiTheme="majorBidi" w:cstheme="majorBidi"/>
          <w:sz w:val="28"/>
          <w:szCs w:val="28"/>
        </w:rPr>
        <w:t>1405/1985</w:t>
      </w:r>
      <w:r>
        <w:rPr>
          <w:rFonts w:asciiTheme="majorBidi" w:hAnsiTheme="majorBidi" w:cstheme="majorBidi"/>
          <w:sz w:val="28"/>
          <w:szCs w:val="28"/>
        </w:rPr>
        <w:t xml:space="preserve">. Today, I maintain my link with </w:t>
      </w:r>
      <w:r w:rsidRPr="008E7BE5">
        <w:rPr>
          <w:rFonts w:asciiTheme="majorBidi" w:hAnsiTheme="majorBidi" w:cstheme="majorBidi"/>
          <w:sz w:val="28"/>
          <w:szCs w:val="28"/>
        </w:rPr>
        <w:t>the Qādirī Path, striv</w:t>
      </w:r>
      <w:r>
        <w:rPr>
          <w:rFonts w:asciiTheme="majorBidi" w:hAnsiTheme="majorBidi" w:cstheme="majorBidi"/>
          <w:sz w:val="28"/>
          <w:szCs w:val="28"/>
        </w:rPr>
        <w:t>ing in accordance with its guidelines</w:t>
      </w:r>
      <w:r w:rsidRPr="000D3E3A">
        <w:rPr>
          <w:rFonts w:asciiTheme="majorBidi" w:hAnsiTheme="majorBidi" w:cstheme="majorBidi"/>
          <w:sz w:val="28"/>
          <w:szCs w:val="28"/>
        </w:rPr>
        <w:t xml:space="preserve"> </w:t>
      </w:r>
      <w:r w:rsidRPr="008E7BE5">
        <w:rPr>
          <w:rFonts w:asciiTheme="majorBidi" w:hAnsiTheme="majorBidi" w:cstheme="majorBidi"/>
          <w:sz w:val="28"/>
          <w:szCs w:val="28"/>
        </w:rPr>
        <w:t xml:space="preserve">of service and love to be of benefit to </w:t>
      </w:r>
      <w:r>
        <w:rPr>
          <w:rFonts w:asciiTheme="majorBidi" w:hAnsiTheme="majorBidi" w:cstheme="majorBidi"/>
          <w:sz w:val="28"/>
          <w:szCs w:val="28"/>
        </w:rPr>
        <w:t xml:space="preserve">all of </w:t>
      </w:r>
      <w:r w:rsidRPr="008E7BE5">
        <w:rPr>
          <w:rFonts w:asciiTheme="majorBidi" w:hAnsiTheme="majorBidi" w:cstheme="majorBidi"/>
          <w:sz w:val="28"/>
          <w:szCs w:val="28"/>
        </w:rPr>
        <w:t xml:space="preserve">God’s creation. For, as </w:t>
      </w:r>
      <w:r>
        <w:rPr>
          <w:rFonts w:asciiTheme="majorBidi" w:eastAsiaTheme="minorHAnsi" w:hAnsiTheme="majorBidi" w:cstheme="majorBidi"/>
          <w:sz w:val="28"/>
          <w:szCs w:val="28"/>
        </w:rPr>
        <w:t>a</w:t>
      </w:r>
      <w:r w:rsidRPr="008E7BE5">
        <w:rPr>
          <w:rFonts w:asciiTheme="majorBidi" w:eastAsiaTheme="minorHAnsi" w:hAnsiTheme="majorBidi" w:cstheme="majorBidi"/>
          <w:sz w:val="28"/>
          <w:szCs w:val="28"/>
        </w:rPr>
        <w:t>l-</w:t>
      </w:r>
      <w:r w:rsidRPr="008E7BE5">
        <w:rPr>
          <w:rFonts w:asciiTheme="majorBidi" w:hAnsiTheme="majorBidi" w:cstheme="majorBidi"/>
          <w:color w:val="202122"/>
          <w:sz w:val="28"/>
          <w:szCs w:val="28"/>
        </w:rPr>
        <w:t>Shaykh ‘Abd-al-Qādir</w:t>
      </w:r>
      <w:r>
        <w:rPr>
          <w:rFonts w:asciiTheme="majorBidi" w:hAnsiTheme="majorBidi" w:cstheme="majorBidi"/>
          <w:color w:val="202122"/>
          <w:sz w:val="28"/>
          <w:szCs w:val="28"/>
        </w:rPr>
        <w:t xml:space="preserve"> </w:t>
      </w:r>
      <w:r>
        <w:rPr>
          <w:rFonts w:asciiTheme="majorBidi" w:eastAsiaTheme="minorHAnsi" w:hAnsiTheme="majorBidi" w:cstheme="majorBidi"/>
          <w:sz w:val="28"/>
          <w:szCs w:val="28"/>
        </w:rPr>
        <w:t>taught</w:t>
      </w:r>
      <w:r w:rsidRPr="008E7BE5">
        <w:rPr>
          <w:rFonts w:asciiTheme="majorBidi" w:eastAsiaTheme="minorHAnsi" w:hAnsiTheme="majorBidi" w:cstheme="majorBidi"/>
          <w:sz w:val="28"/>
          <w:szCs w:val="28"/>
        </w:rPr>
        <w:t>: “Sufism is Truthfulness with [God]</w:t>
      </w:r>
      <w:r>
        <w:rPr>
          <w:rFonts w:asciiTheme="majorBidi" w:eastAsiaTheme="minorHAnsi" w:hAnsiTheme="majorBidi" w:cstheme="majorBidi"/>
          <w:sz w:val="28"/>
          <w:szCs w:val="28"/>
        </w:rPr>
        <w:t>,</w:t>
      </w:r>
      <w:r w:rsidRPr="008E7BE5">
        <w:rPr>
          <w:rFonts w:asciiTheme="majorBidi" w:eastAsiaTheme="minorHAnsi" w:hAnsiTheme="majorBidi" w:cstheme="majorBidi"/>
          <w:sz w:val="28"/>
          <w:szCs w:val="28"/>
        </w:rPr>
        <w:t xml:space="preserve"> the Real</w:t>
      </w:r>
      <w:r>
        <w:rPr>
          <w:rFonts w:asciiTheme="majorBidi" w:eastAsiaTheme="minorHAnsi" w:hAnsiTheme="majorBidi" w:cstheme="majorBidi"/>
          <w:sz w:val="28"/>
          <w:szCs w:val="28"/>
        </w:rPr>
        <w:t>,</w:t>
      </w:r>
      <w:r w:rsidRPr="008E7BE5">
        <w:rPr>
          <w:rFonts w:asciiTheme="majorBidi" w:eastAsiaTheme="minorHAnsi" w:hAnsiTheme="majorBidi" w:cstheme="majorBidi"/>
          <w:sz w:val="28"/>
          <w:szCs w:val="28"/>
        </w:rPr>
        <w:t xml:space="preserve"> and good character </w:t>
      </w:r>
      <w:r>
        <w:rPr>
          <w:rFonts w:asciiTheme="majorBidi" w:eastAsiaTheme="minorHAnsi" w:hAnsiTheme="majorBidi" w:cstheme="majorBidi"/>
          <w:sz w:val="28"/>
          <w:szCs w:val="28"/>
        </w:rPr>
        <w:t>toward</w:t>
      </w:r>
      <w:r w:rsidRPr="008E7BE5">
        <w:rPr>
          <w:rFonts w:asciiTheme="majorBidi" w:eastAsiaTheme="minorHAnsi" w:hAnsiTheme="majorBidi" w:cstheme="majorBidi"/>
          <w:sz w:val="28"/>
          <w:szCs w:val="28"/>
        </w:rPr>
        <w:t xml:space="preserve"> His creation” (</w:t>
      </w:r>
      <w:r w:rsidRPr="008E7BE5">
        <w:rPr>
          <w:rFonts w:asciiTheme="majorBidi" w:eastAsiaTheme="minorHAnsi" w:hAnsiTheme="majorBidi" w:cstheme="majorBidi"/>
          <w:i/>
          <w:iCs/>
          <w:sz w:val="28"/>
          <w:szCs w:val="28"/>
        </w:rPr>
        <w:t>al-</w:t>
      </w:r>
      <w:r>
        <w:rPr>
          <w:rFonts w:asciiTheme="majorBidi" w:eastAsiaTheme="minorHAnsi" w:hAnsiTheme="majorBidi" w:cstheme="majorBidi"/>
          <w:i/>
          <w:iCs/>
          <w:sz w:val="28"/>
          <w:szCs w:val="28"/>
        </w:rPr>
        <w:t>T</w:t>
      </w:r>
      <w:r w:rsidRPr="008E7BE5">
        <w:rPr>
          <w:rFonts w:asciiTheme="majorBidi" w:eastAsiaTheme="minorHAnsi" w:hAnsiTheme="majorBidi" w:cstheme="majorBidi"/>
          <w:i/>
          <w:iCs/>
          <w:sz w:val="28"/>
          <w:szCs w:val="28"/>
        </w:rPr>
        <w:t>a</w:t>
      </w:r>
      <w:r w:rsidRPr="008E7BE5">
        <w:rPr>
          <w:rFonts w:asciiTheme="majorBidi" w:hAnsiTheme="majorBidi" w:cstheme="majorBidi"/>
          <w:i/>
          <w:iCs/>
          <w:sz w:val="28"/>
          <w:szCs w:val="28"/>
        </w:rPr>
        <w:t>ṣ</w:t>
      </w:r>
      <w:r w:rsidRPr="008E7BE5">
        <w:rPr>
          <w:rFonts w:asciiTheme="majorBidi" w:eastAsiaTheme="minorHAnsi" w:hAnsiTheme="majorBidi" w:cstheme="majorBidi"/>
          <w:i/>
          <w:iCs/>
          <w:sz w:val="28"/>
          <w:szCs w:val="28"/>
        </w:rPr>
        <w:t>awwuf huwa al-</w:t>
      </w:r>
      <w:r w:rsidRPr="008E7BE5">
        <w:rPr>
          <w:rFonts w:asciiTheme="majorBidi" w:hAnsiTheme="majorBidi" w:cstheme="majorBidi"/>
          <w:i/>
          <w:iCs/>
          <w:sz w:val="28"/>
          <w:szCs w:val="28"/>
        </w:rPr>
        <w:t>ṣ</w:t>
      </w:r>
      <w:r w:rsidRPr="008E7BE5">
        <w:rPr>
          <w:rFonts w:asciiTheme="majorBidi" w:eastAsiaTheme="minorHAnsi" w:hAnsiTheme="majorBidi" w:cstheme="majorBidi"/>
          <w:i/>
          <w:iCs/>
          <w:sz w:val="28"/>
          <w:szCs w:val="28"/>
        </w:rPr>
        <w:t>idq ma‘a al-</w:t>
      </w:r>
      <w:r w:rsidRPr="008E7BE5">
        <w:rPr>
          <w:rFonts w:asciiTheme="majorBidi" w:hAnsiTheme="majorBidi" w:cstheme="majorBidi"/>
          <w:i/>
          <w:iCs/>
          <w:sz w:val="28"/>
          <w:szCs w:val="28"/>
        </w:rPr>
        <w:t>Ḥ</w:t>
      </w:r>
      <w:r w:rsidRPr="008E7BE5">
        <w:rPr>
          <w:rFonts w:asciiTheme="majorBidi" w:eastAsiaTheme="minorHAnsi" w:hAnsiTheme="majorBidi" w:cstheme="majorBidi"/>
          <w:i/>
          <w:iCs/>
          <w:sz w:val="28"/>
          <w:szCs w:val="28"/>
        </w:rPr>
        <w:t xml:space="preserve">aqq wa </w:t>
      </w:r>
      <w:r w:rsidRPr="008E7BE5">
        <w:rPr>
          <w:rFonts w:asciiTheme="majorBidi" w:hAnsiTheme="majorBidi" w:cstheme="majorBidi"/>
          <w:i/>
          <w:iCs/>
          <w:sz w:val="28"/>
          <w:szCs w:val="28"/>
        </w:rPr>
        <w:t>ḥ</w:t>
      </w:r>
      <w:r w:rsidRPr="008E7BE5">
        <w:rPr>
          <w:rFonts w:asciiTheme="majorBidi" w:eastAsiaTheme="minorHAnsi" w:hAnsiTheme="majorBidi" w:cstheme="majorBidi"/>
          <w:i/>
          <w:iCs/>
          <w:sz w:val="28"/>
          <w:szCs w:val="28"/>
        </w:rPr>
        <w:t>usn al-khuluq ma‘a al-khalq</w:t>
      </w:r>
      <w:r w:rsidRPr="008E7BE5">
        <w:rPr>
          <w:rFonts w:asciiTheme="majorBidi" w:eastAsiaTheme="minorHAnsi" w:hAnsiTheme="majorBidi" w:cstheme="majorBidi"/>
          <w:sz w:val="28"/>
          <w:szCs w:val="28"/>
        </w:rPr>
        <w:t>)</w:t>
      </w:r>
      <w:r>
        <w:rPr>
          <w:rFonts w:asciiTheme="majorBidi" w:hAnsiTheme="majorBidi" w:cstheme="majorBidi"/>
          <w:sz w:val="28"/>
          <w:szCs w:val="28"/>
        </w:rPr>
        <w:t xml:space="preserve">. </w:t>
      </w:r>
    </w:p>
    <w:p w14:paraId="0FB50260" w14:textId="77777777" w:rsidR="00E815DB" w:rsidRDefault="00E815DB" w:rsidP="00E815DB">
      <w:pPr>
        <w:rPr>
          <w:rFonts w:asciiTheme="majorBidi" w:hAnsiTheme="majorBidi" w:cstheme="majorBidi"/>
          <w:sz w:val="28"/>
          <w:szCs w:val="28"/>
        </w:rPr>
      </w:pPr>
    </w:p>
    <w:p w14:paraId="2E28C3B0" w14:textId="307C8BFB" w:rsidR="00E815DB" w:rsidRDefault="00E815DB" w:rsidP="00E815DB">
      <w:pPr>
        <w:rPr>
          <w:rFonts w:asciiTheme="majorBidi" w:hAnsiTheme="majorBidi" w:cstheme="majorBidi"/>
          <w:sz w:val="28"/>
          <w:szCs w:val="28"/>
        </w:rPr>
      </w:pPr>
      <w:r>
        <w:rPr>
          <w:rFonts w:asciiTheme="majorBidi" w:hAnsiTheme="majorBidi" w:cstheme="majorBidi"/>
          <w:color w:val="000000" w:themeColor="text1"/>
          <w:sz w:val="28"/>
          <w:szCs w:val="28"/>
        </w:rPr>
        <w:t xml:space="preserve">The Bible states: </w:t>
      </w:r>
      <w:r w:rsidRPr="003E4E42">
        <w:rPr>
          <w:rFonts w:asciiTheme="majorBidi" w:hAnsiTheme="majorBidi" w:cstheme="majorBidi"/>
          <w:color w:val="000000" w:themeColor="text1"/>
          <w:sz w:val="28"/>
          <w:szCs w:val="28"/>
        </w:rPr>
        <w:t>“To everything there is a season and a time for every purpose under heaven” (Ecclesiastes, 3:1)</w:t>
      </w:r>
      <w:r>
        <w:rPr>
          <w:rFonts w:asciiTheme="majorBidi" w:hAnsiTheme="majorBidi" w:cstheme="majorBidi"/>
          <w:color w:val="000000" w:themeColor="text1"/>
          <w:sz w:val="28"/>
          <w:szCs w:val="28"/>
        </w:rPr>
        <w:t>.</w:t>
      </w:r>
      <w:r w:rsidRPr="003E4E42">
        <w:rPr>
          <w:rFonts w:asciiTheme="majorBidi" w:hAnsiTheme="majorBidi" w:cstheme="majorBidi"/>
          <w:color w:val="000000" w:themeColor="text1"/>
          <w:sz w:val="28"/>
          <w:szCs w:val="28"/>
        </w:rPr>
        <w:t xml:space="preserve"> I hope that the months and years ahead will be </w:t>
      </w:r>
      <w:r>
        <w:rPr>
          <w:rFonts w:asciiTheme="majorBidi" w:hAnsiTheme="majorBidi" w:cstheme="majorBidi"/>
          <w:color w:val="000000" w:themeColor="text1"/>
          <w:sz w:val="28"/>
          <w:szCs w:val="28"/>
        </w:rPr>
        <w:t xml:space="preserve">a fruitful season and edifying time for me, </w:t>
      </w:r>
      <w:r w:rsidRPr="003E4E42">
        <w:rPr>
          <w:rFonts w:asciiTheme="majorBidi" w:hAnsiTheme="majorBidi" w:cstheme="majorBidi"/>
          <w:color w:val="000000" w:themeColor="text1"/>
          <w:sz w:val="28"/>
          <w:szCs w:val="28"/>
        </w:rPr>
        <w:t xml:space="preserve">perfectly suited to bring </w:t>
      </w:r>
      <w:r w:rsidRPr="003E4E42">
        <w:rPr>
          <w:rFonts w:asciiTheme="majorBidi" w:hAnsiTheme="majorBidi" w:cstheme="majorBidi"/>
          <w:i/>
          <w:iCs/>
          <w:color w:val="000000" w:themeColor="text1"/>
          <w:sz w:val="28"/>
          <w:szCs w:val="28"/>
        </w:rPr>
        <w:t>The First Teaching</w:t>
      </w:r>
      <w:r w:rsidRPr="003E4E42">
        <w:rPr>
          <w:rFonts w:asciiTheme="majorBidi" w:hAnsiTheme="majorBidi" w:cstheme="majorBidi"/>
          <w:color w:val="000000" w:themeColor="text1"/>
          <w:sz w:val="28"/>
          <w:szCs w:val="28"/>
        </w:rPr>
        <w:t xml:space="preserve"> to fullest completion as a</w:t>
      </w:r>
      <w:r>
        <w:rPr>
          <w:rFonts w:asciiTheme="majorBidi" w:hAnsiTheme="majorBidi" w:cstheme="majorBidi"/>
          <w:color w:val="000000" w:themeColor="text1"/>
          <w:sz w:val="28"/>
          <w:szCs w:val="28"/>
        </w:rPr>
        <w:t xml:space="preserve"> major</w:t>
      </w:r>
      <w:r w:rsidRPr="003E4E42">
        <w:rPr>
          <w:rFonts w:asciiTheme="majorBidi" w:hAnsiTheme="majorBidi" w:cstheme="majorBidi"/>
          <w:color w:val="000000" w:themeColor="text1"/>
          <w:sz w:val="28"/>
          <w:szCs w:val="28"/>
        </w:rPr>
        <w:t xml:space="preserve"> life’s work. </w:t>
      </w:r>
      <w:r w:rsidR="00BA4975">
        <w:rPr>
          <w:rFonts w:asciiTheme="majorBidi" w:hAnsiTheme="majorBidi" w:cstheme="majorBidi"/>
          <w:color w:val="000000" w:themeColor="text1"/>
          <w:sz w:val="28"/>
          <w:szCs w:val="28"/>
        </w:rPr>
        <w:t>T</w:t>
      </w:r>
      <w:r w:rsidRPr="003E4E42">
        <w:rPr>
          <w:rFonts w:asciiTheme="majorBidi" w:hAnsiTheme="majorBidi" w:cstheme="majorBidi"/>
          <w:color w:val="000000" w:themeColor="text1"/>
          <w:sz w:val="28"/>
          <w:szCs w:val="28"/>
        </w:rPr>
        <w:t>o quote Emerson</w:t>
      </w:r>
      <w:r w:rsidR="00BA4975">
        <w:rPr>
          <w:rFonts w:asciiTheme="majorBidi" w:hAnsiTheme="majorBidi" w:cstheme="majorBidi"/>
          <w:color w:val="000000" w:themeColor="text1"/>
          <w:sz w:val="28"/>
          <w:szCs w:val="28"/>
        </w:rPr>
        <w:t xml:space="preserve"> </w:t>
      </w:r>
      <w:r w:rsidRPr="003E4E42">
        <w:rPr>
          <w:rFonts w:asciiTheme="majorBidi" w:hAnsiTheme="majorBidi" w:cstheme="majorBidi"/>
          <w:color w:val="000000" w:themeColor="text1"/>
          <w:sz w:val="28"/>
          <w:szCs w:val="28"/>
        </w:rPr>
        <w:t>again: “</w:t>
      </w:r>
      <w:r w:rsidRPr="00720571">
        <w:rPr>
          <w:rFonts w:asciiTheme="majorBidi" w:hAnsiTheme="majorBidi" w:cstheme="majorBidi"/>
          <w:color w:val="000000" w:themeColor="text1"/>
          <w:sz w:val="28"/>
          <w:szCs w:val="28"/>
          <w:u w:val="single"/>
        </w:rPr>
        <w:t>The reward of a thing well done is to get it done</w:t>
      </w:r>
      <w:r w:rsidRPr="003E4E42">
        <w:rPr>
          <w:rFonts w:asciiTheme="majorBidi" w:hAnsiTheme="majorBidi" w:cstheme="majorBidi"/>
          <w:color w:val="000000" w:themeColor="text1"/>
          <w:sz w:val="28"/>
          <w:szCs w:val="28"/>
        </w:rPr>
        <w:t>.” It is my express hope to</w:t>
      </w:r>
      <w:r>
        <w:rPr>
          <w:rFonts w:asciiTheme="majorBidi" w:hAnsiTheme="majorBidi" w:cstheme="majorBidi"/>
          <w:color w:val="000000" w:themeColor="text1"/>
          <w:sz w:val="28"/>
          <w:szCs w:val="28"/>
        </w:rPr>
        <w:t xml:space="preserve"> do that and then</w:t>
      </w:r>
      <w:r w:rsidRPr="005826FE">
        <w:rPr>
          <w:rFonts w:asciiTheme="majorBidi" w:hAnsiTheme="majorBidi" w:cstheme="majorBidi"/>
          <w:color w:val="000000" w:themeColor="text1"/>
          <w:sz w:val="28"/>
          <w:szCs w:val="28"/>
        </w:rPr>
        <w:t xml:space="preserve"> </w:t>
      </w:r>
      <w:r w:rsidRPr="003E4E42">
        <w:rPr>
          <w:rFonts w:asciiTheme="majorBidi" w:hAnsiTheme="majorBidi" w:cstheme="majorBidi"/>
          <w:color w:val="000000" w:themeColor="text1"/>
          <w:sz w:val="28"/>
          <w:szCs w:val="28"/>
        </w:rPr>
        <w:t xml:space="preserve">spend any future years </w:t>
      </w:r>
      <w:r>
        <w:rPr>
          <w:rFonts w:asciiTheme="majorBidi" w:hAnsiTheme="majorBidi" w:cstheme="majorBidi"/>
          <w:color w:val="000000" w:themeColor="text1"/>
          <w:sz w:val="28"/>
          <w:szCs w:val="28"/>
        </w:rPr>
        <w:t xml:space="preserve">that </w:t>
      </w:r>
      <w:r w:rsidRPr="003E4E42">
        <w:rPr>
          <w:rFonts w:asciiTheme="majorBidi" w:hAnsiTheme="majorBidi" w:cstheme="majorBidi"/>
          <w:color w:val="000000" w:themeColor="text1"/>
          <w:sz w:val="28"/>
          <w:szCs w:val="28"/>
        </w:rPr>
        <w:t>I am g</w:t>
      </w:r>
      <w:r>
        <w:rPr>
          <w:rFonts w:asciiTheme="majorBidi" w:hAnsiTheme="majorBidi" w:cstheme="majorBidi"/>
          <w:color w:val="000000" w:themeColor="text1"/>
          <w:sz w:val="28"/>
          <w:szCs w:val="28"/>
        </w:rPr>
        <w:t>ranted</w:t>
      </w:r>
      <w:r w:rsidRPr="003E4E42">
        <w:rPr>
          <w:rFonts w:asciiTheme="majorBidi" w:hAnsiTheme="majorBidi" w:cstheme="majorBidi"/>
          <w:color w:val="000000" w:themeColor="text1"/>
          <w:sz w:val="28"/>
          <w:szCs w:val="28"/>
        </w:rPr>
        <w:t xml:space="preserve"> in amending</w:t>
      </w:r>
      <w:r w:rsidRPr="005826FE">
        <w:rPr>
          <w:rFonts w:asciiTheme="majorBidi" w:hAnsiTheme="majorBidi" w:cstheme="majorBidi"/>
          <w:i/>
          <w:iCs/>
          <w:color w:val="000000" w:themeColor="text1"/>
          <w:sz w:val="28"/>
          <w:szCs w:val="28"/>
        </w:rPr>
        <w:t xml:space="preserve"> </w:t>
      </w:r>
      <w:r w:rsidRPr="003E4E42">
        <w:rPr>
          <w:rFonts w:asciiTheme="majorBidi" w:hAnsiTheme="majorBidi" w:cstheme="majorBidi"/>
          <w:i/>
          <w:iCs/>
          <w:color w:val="000000" w:themeColor="text1"/>
          <w:sz w:val="28"/>
          <w:szCs w:val="28"/>
        </w:rPr>
        <w:t>The First Teaching</w:t>
      </w:r>
      <w:r>
        <w:rPr>
          <w:rFonts w:asciiTheme="majorBidi" w:hAnsiTheme="majorBidi" w:cstheme="majorBidi"/>
          <w:color w:val="000000" w:themeColor="text1"/>
          <w:sz w:val="28"/>
          <w:szCs w:val="28"/>
        </w:rPr>
        <w:t xml:space="preserve">, while also </w:t>
      </w:r>
      <w:r w:rsidRPr="003E4E42">
        <w:rPr>
          <w:rFonts w:asciiTheme="majorBidi" w:hAnsiTheme="majorBidi" w:cstheme="majorBidi"/>
          <w:color w:val="000000" w:themeColor="text1"/>
          <w:sz w:val="28"/>
          <w:szCs w:val="28"/>
        </w:rPr>
        <w:t>teaching</w:t>
      </w:r>
      <w:r>
        <w:rPr>
          <w:rFonts w:asciiTheme="majorBidi" w:hAnsiTheme="majorBidi" w:cstheme="majorBidi"/>
          <w:color w:val="000000" w:themeColor="text1"/>
          <w:sz w:val="28"/>
          <w:szCs w:val="28"/>
        </w:rPr>
        <w:t>, condensing,</w:t>
      </w:r>
      <w:r w:rsidRPr="00166DC6">
        <w:rPr>
          <w:rFonts w:asciiTheme="majorBidi" w:hAnsiTheme="majorBidi" w:cstheme="majorBidi"/>
          <w:color w:val="000000" w:themeColor="text1"/>
          <w:sz w:val="28"/>
          <w:szCs w:val="28"/>
        </w:rPr>
        <w:t xml:space="preserve"> </w:t>
      </w:r>
      <w:r>
        <w:rPr>
          <w:rFonts w:asciiTheme="majorBidi" w:hAnsiTheme="majorBidi" w:cstheme="majorBidi"/>
          <w:color w:val="000000" w:themeColor="text1"/>
          <w:sz w:val="28"/>
          <w:szCs w:val="28"/>
        </w:rPr>
        <w:t>and translating</w:t>
      </w:r>
      <w:r w:rsidRPr="003E4E42">
        <w:rPr>
          <w:rFonts w:asciiTheme="majorBidi" w:hAnsiTheme="majorBidi" w:cstheme="majorBidi"/>
          <w:color w:val="000000" w:themeColor="text1"/>
          <w:sz w:val="28"/>
          <w:szCs w:val="28"/>
        </w:rPr>
        <w:t xml:space="preserve"> it</w:t>
      </w:r>
      <w:r>
        <w:rPr>
          <w:rFonts w:asciiTheme="majorBidi" w:hAnsiTheme="majorBidi" w:cstheme="majorBidi"/>
          <w:color w:val="000000" w:themeColor="text1"/>
          <w:sz w:val="28"/>
          <w:szCs w:val="28"/>
        </w:rPr>
        <w:t xml:space="preserve">. </w:t>
      </w:r>
      <w:r w:rsidRPr="003E4E42">
        <w:rPr>
          <w:rFonts w:asciiTheme="majorBidi" w:hAnsiTheme="majorBidi" w:cstheme="majorBidi"/>
          <w:color w:val="000000" w:themeColor="text1"/>
          <w:sz w:val="28"/>
          <w:szCs w:val="28"/>
        </w:rPr>
        <w:t>Th</w:t>
      </w:r>
      <w:r>
        <w:rPr>
          <w:rFonts w:asciiTheme="majorBidi" w:hAnsiTheme="majorBidi" w:cstheme="majorBidi"/>
          <w:color w:val="000000" w:themeColor="text1"/>
          <w:sz w:val="28"/>
          <w:szCs w:val="28"/>
        </w:rPr>
        <w:t>e</w:t>
      </w:r>
      <w:r w:rsidRPr="003E4E42">
        <w:rPr>
          <w:rFonts w:asciiTheme="majorBidi" w:hAnsiTheme="majorBidi" w:cstheme="majorBidi"/>
          <w:color w:val="000000" w:themeColor="text1"/>
          <w:sz w:val="28"/>
          <w:szCs w:val="28"/>
        </w:rPr>
        <w:t xml:space="preserve"> book</w:t>
      </w:r>
      <w:r>
        <w:rPr>
          <w:rFonts w:asciiTheme="majorBidi" w:hAnsiTheme="majorBidi" w:cstheme="majorBidi"/>
          <w:color w:val="000000" w:themeColor="text1"/>
          <w:sz w:val="28"/>
          <w:szCs w:val="28"/>
        </w:rPr>
        <w:t xml:space="preserve"> is also planned to be</w:t>
      </w:r>
      <w:r w:rsidRPr="003E4E42">
        <w:rPr>
          <w:rFonts w:asciiTheme="majorBidi" w:hAnsiTheme="majorBidi" w:cstheme="majorBidi"/>
          <w:color w:val="000000" w:themeColor="text1"/>
          <w:sz w:val="28"/>
          <w:szCs w:val="28"/>
        </w:rPr>
        <w:t xml:space="preserve"> the first </w:t>
      </w:r>
      <w:r w:rsidRPr="003E4E42">
        <w:rPr>
          <w:rFonts w:asciiTheme="majorBidi" w:hAnsiTheme="majorBidi" w:cstheme="majorBidi"/>
          <w:color w:val="000000" w:themeColor="text1"/>
          <w:sz w:val="28"/>
          <w:szCs w:val="28"/>
        </w:rPr>
        <w:lastRenderedPageBreak/>
        <w:t xml:space="preserve">publication of </w:t>
      </w:r>
      <w:r w:rsidRPr="00101DD4">
        <w:rPr>
          <w:rFonts w:asciiTheme="majorBidi" w:hAnsiTheme="majorBidi" w:cstheme="majorBidi"/>
          <w:b/>
          <w:bCs/>
          <w:color w:val="000000" w:themeColor="text1"/>
          <w:sz w:val="28"/>
          <w:szCs w:val="28"/>
        </w:rPr>
        <w:t>the Trumpet Tree Press</w:t>
      </w:r>
      <w:r>
        <w:rPr>
          <w:rFonts w:asciiTheme="majorBidi" w:hAnsiTheme="majorBidi" w:cstheme="majorBidi"/>
          <w:color w:val="000000" w:themeColor="text1"/>
          <w:sz w:val="28"/>
          <w:szCs w:val="28"/>
        </w:rPr>
        <w:t>.</w:t>
      </w:r>
      <w:r>
        <w:rPr>
          <w:rStyle w:val="FootnoteReference"/>
          <w:rFonts w:asciiTheme="majorBidi" w:hAnsiTheme="majorBidi" w:cstheme="majorBidi"/>
          <w:color w:val="000000" w:themeColor="text1"/>
          <w:sz w:val="28"/>
          <w:szCs w:val="28"/>
        </w:rPr>
        <w:footnoteReference w:id="25"/>
      </w:r>
      <w:r>
        <w:rPr>
          <w:rFonts w:asciiTheme="majorBidi" w:hAnsiTheme="majorBidi" w:cstheme="majorBidi"/>
          <w:sz w:val="28"/>
          <w:szCs w:val="28"/>
        </w:rPr>
        <w:t xml:space="preserve"> At the time of this writing, I remain happily engaged in independent research, writing, and teaching at the Oasis Initiative, while occasionally taking part in educational tours in the United States, Canada, Great Britain, Europe, Africa, South Asia, </w:t>
      </w:r>
      <w:r w:rsidRPr="004E247A">
        <w:rPr>
          <w:rFonts w:asciiTheme="majorBidi" w:hAnsiTheme="majorBidi" w:cstheme="majorBidi"/>
          <w:b/>
          <w:bCs/>
          <w:sz w:val="28"/>
          <w:szCs w:val="28"/>
        </w:rPr>
        <w:t>Nusantara</w:t>
      </w:r>
      <w:r>
        <w:rPr>
          <w:rFonts w:asciiTheme="majorBidi" w:hAnsiTheme="majorBidi" w:cstheme="majorBidi"/>
          <w:b/>
          <w:bCs/>
          <w:sz w:val="28"/>
          <w:szCs w:val="28"/>
        </w:rPr>
        <w:t>,</w:t>
      </w:r>
      <w:r>
        <w:rPr>
          <w:rStyle w:val="FootnoteReference"/>
          <w:rFonts w:asciiTheme="majorBidi" w:hAnsiTheme="majorBidi" w:cstheme="majorBidi"/>
          <w:sz w:val="28"/>
          <w:szCs w:val="28"/>
        </w:rPr>
        <w:footnoteReference w:id="26"/>
      </w:r>
      <w:r>
        <w:rPr>
          <w:rFonts w:asciiTheme="majorBidi" w:hAnsiTheme="majorBidi" w:cstheme="majorBidi"/>
          <w:sz w:val="28"/>
          <w:szCs w:val="28"/>
        </w:rPr>
        <w:t xml:space="preserve"> South America, and elsewhere. My focus is upon the Science of Divinity, the </w:t>
      </w:r>
      <w:r w:rsidRPr="00BC5B31">
        <w:rPr>
          <w:rFonts w:asciiTheme="majorBidi" w:hAnsiTheme="majorBidi" w:cstheme="majorBidi"/>
          <w:i/>
          <w:iCs/>
          <w:sz w:val="28"/>
          <w:szCs w:val="28"/>
        </w:rPr>
        <w:t>Sharī‘a</w:t>
      </w:r>
      <w:r>
        <w:rPr>
          <w:rFonts w:asciiTheme="majorBidi" w:hAnsiTheme="majorBidi" w:cstheme="majorBidi"/>
          <w:sz w:val="28"/>
          <w:szCs w:val="28"/>
        </w:rPr>
        <w:t xml:space="preserve"> Sciences, and Islamic Spirituality as well as general religious and world history.</w:t>
      </w:r>
    </w:p>
    <w:p w14:paraId="6CE81439" w14:textId="77777777" w:rsidR="00E815DB" w:rsidRDefault="00E815DB" w:rsidP="00E815DB">
      <w:r>
        <w:rPr>
          <w:sz w:val="20"/>
          <w:szCs w:val="20"/>
        </w:rPr>
        <w:t xml:space="preserve">                                   </w:t>
      </w:r>
    </w:p>
    <w:p w14:paraId="1E5CAE05" w14:textId="77777777" w:rsidR="00E815DB" w:rsidRDefault="00E815DB" w:rsidP="00E815DB">
      <w:pPr>
        <w:rPr>
          <w:rFonts w:asciiTheme="majorBidi" w:hAnsiTheme="majorBidi" w:cstheme="majorBidi"/>
          <w:b/>
          <w:bCs/>
          <w:i/>
          <w:iCs/>
          <w:color w:val="A02B93" w:themeColor="accent5"/>
          <w:sz w:val="28"/>
          <w:szCs w:val="28"/>
        </w:rPr>
      </w:pPr>
    </w:p>
    <w:p w14:paraId="648CAB17" w14:textId="77777777" w:rsidR="00E815DB" w:rsidRPr="000445D8" w:rsidRDefault="00E815DB" w:rsidP="00E815DB">
      <w:pPr>
        <w:pStyle w:val="Heading4"/>
        <w:rPr>
          <w:rFonts w:asciiTheme="majorBidi" w:hAnsiTheme="majorBidi" w:cstheme="majorBidi"/>
          <w:b/>
          <w:bCs/>
          <w:sz w:val="28"/>
          <w:szCs w:val="28"/>
        </w:rPr>
      </w:pPr>
      <w:r w:rsidRPr="000445D8">
        <w:rPr>
          <w:rFonts w:asciiTheme="majorBidi" w:hAnsiTheme="majorBidi" w:cstheme="majorBidi"/>
          <w:b/>
          <w:bCs/>
          <w:color w:val="C00000"/>
          <w:sz w:val="28"/>
          <w:szCs w:val="28"/>
        </w:rPr>
        <w:t>Other Works</w:t>
      </w:r>
    </w:p>
    <w:p w14:paraId="038C70D1" w14:textId="77777777" w:rsidR="00E815DB" w:rsidRDefault="00E815DB" w:rsidP="00E815DB">
      <w:pPr>
        <w:rPr>
          <w:rFonts w:asciiTheme="majorBidi" w:hAnsiTheme="majorBidi" w:cstheme="majorBidi"/>
          <w:sz w:val="28"/>
          <w:szCs w:val="28"/>
        </w:rPr>
      </w:pPr>
    </w:p>
    <w:p w14:paraId="3DD0C523" w14:textId="77777777" w:rsidR="00E815DB" w:rsidRDefault="00E815DB" w:rsidP="00E815DB">
      <w:pPr>
        <w:rPr>
          <w:rFonts w:asciiTheme="majorBidi" w:hAnsiTheme="majorBidi" w:cstheme="majorBidi"/>
          <w:sz w:val="28"/>
          <w:szCs w:val="28"/>
        </w:rPr>
      </w:pPr>
    </w:p>
    <w:p w14:paraId="0D27A6EF" w14:textId="77777777" w:rsidR="00E815DB" w:rsidRPr="000445D8" w:rsidRDefault="00E815DB" w:rsidP="00E815DB">
      <w:pPr>
        <w:pStyle w:val="Heading5"/>
        <w:rPr>
          <w:rFonts w:asciiTheme="majorBidi" w:hAnsiTheme="majorBidi" w:cstheme="majorBidi"/>
          <w:b/>
          <w:bCs/>
          <w:i/>
          <w:iCs/>
          <w:color w:val="00B050"/>
          <w:sz w:val="28"/>
          <w:szCs w:val="28"/>
        </w:rPr>
      </w:pPr>
      <w:r w:rsidRPr="000445D8">
        <w:rPr>
          <w:rFonts w:asciiTheme="majorBidi" w:hAnsiTheme="majorBidi" w:cstheme="majorBidi"/>
          <w:b/>
          <w:bCs/>
          <w:i/>
          <w:iCs/>
          <w:color w:val="00B050"/>
          <w:sz w:val="28"/>
          <w:szCs w:val="28"/>
        </w:rPr>
        <w:t>Monographs</w:t>
      </w:r>
    </w:p>
    <w:p w14:paraId="453BE2C9" w14:textId="77777777" w:rsidR="00E815DB" w:rsidRDefault="00E815DB" w:rsidP="00E815DB">
      <w:pPr>
        <w:pStyle w:val="ListParagraph"/>
        <w:numPr>
          <w:ilvl w:val="0"/>
          <w:numId w:val="22"/>
        </w:numPr>
        <w:rPr>
          <w:sz w:val="28"/>
          <w:szCs w:val="28"/>
        </w:rPr>
      </w:pPr>
      <w:r w:rsidRPr="00C46C0A">
        <w:rPr>
          <w:rFonts w:asciiTheme="majorBidi" w:hAnsiTheme="majorBidi" w:cstheme="majorBidi"/>
          <w:sz w:val="28"/>
          <w:szCs w:val="28"/>
        </w:rPr>
        <w:t xml:space="preserve">“Mālik’s Concept of </w:t>
      </w:r>
      <w:r w:rsidRPr="00C46C0A">
        <w:rPr>
          <w:rFonts w:asciiTheme="majorBidi" w:hAnsiTheme="majorBidi" w:cstheme="majorBidi"/>
          <w:i/>
          <w:iCs/>
          <w:sz w:val="28"/>
          <w:szCs w:val="28"/>
        </w:rPr>
        <w:t>‘Amal</w:t>
      </w:r>
      <w:r w:rsidRPr="00C46C0A">
        <w:rPr>
          <w:rFonts w:asciiTheme="majorBidi" w:hAnsiTheme="majorBidi" w:cstheme="majorBidi"/>
          <w:sz w:val="28"/>
          <w:szCs w:val="28"/>
        </w:rPr>
        <w:t xml:space="preserve"> in the Light of Mālikī Legal Theory,” 2 Vols. (Chicago: University of Chicago Ph.D. Thesis, 1978).</w:t>
      </w:r>
    </w:p>
    <w:p w14:paraId="25780932" w14:textId="77777777" w:rsidR="00E815DB" w:rsidRDefault="00E815DB" w:rsidP="00E815DB">
      <w:pPr>
        <w:pStyle w:val="ListParagraph"/>
        <w:numPr>
          <w:ilvl w:val="0"/>
          <w:numId w:val="22"/>
        </w:numPr>
        <w:rPr>
          <w:sz w:val="28"/>
          <w:szCs w:val="28"/>
        </w:rPr>
      </w:pPr>
      <w:r>
        <w:rPr>
          <w:i/>
          <w:iCs/>
          <w:sz w:val="28"/>
          <w:szCs w:val="28"/>
        </w:rPr>
        <w:t>The Islamic Struggle in Syria</w:t>
      </w:r>
      <w:r>
        <w:rPr>
          <w:sz w:val="28"/>
          <w:szCs w:val="28"/>
        </w:rPr>
        <w:t>, (Berkeley, CA: Mizan Press, 1983).</w:t>
      </w:r>
    </w:p>
    <w:p w14:paraId="09058448" w14:textId="77777777" w:rsidR="00E815DB" w:rsidRDefault="00E815DB" w:rsidP="00E815DB">
      <w:pPr>
        <w:pStyle w:val="ListParagraph"/>
        <w:numPr>
          <w:ilvl w:val="0"/>
          <w:numId w:val="22"/>
        </w:numPr>
        <w:rPr>
          <w:sz w:val="28"/>
          <w:szCs w:val="28"/>
        </w:rPr>
      </w:pPr>
      <w:r>
        <w:rPr>
          <w:i/>
          <w:iCs/>
          <w:sz w:val="28"/>
          <w:szCs w:val="28"/>
        </w:rPr>
        <w:t>A Muslim in Victorian America: The Life of Alexander Russell Webb</w:t>
      </w:r>
      <w:r>
        <w:rPr>
          <w:sz w:val="28"/>
          <w:szCs w:val="28"/>
        </w:rPr>
        <w:t>, (New York, NY: Oxford University Press, 2006).</w:t>
      </w:r>
    </w:p>
    <w:p w14:paraId="33B06BB7" w14:textId="77777777" w:rsidR="00E815DB" w:rsidRDefault="00E815DB" w:rsidP="00E815DB">
      <w:pPr>
        <w:pStyle w:val="ListParagraph"/>
        <w:numPr>
          <w:ilvl w:val="0"/>
          <w:numId w:val="22"/>
        </w:numPr>
        <w:rPr>
          <w:sz w:val="28"/>
          <w:szCs w:val="28"/>
        </w:rPr>
      </w:pPr>
      <w:r>
        <w:rPr>
          <w:i/>
          <w:iCs/>
          <w:sz w:val="28"/>
          <w:szCs w:val="28"/>
        </w:rPr>
        <w:t>M</w:t>
      </w:r>
      <w:r w:rsidRPr="0098412E">
        <w:rPr>
          <w:rFonts w:asciiTheme="majorBidi" w:hAnsiTheme="majorBidi" w:cstheme="majorBidi"/>
          <w:i/>
          <w:iCs/>
          <w:sz w:val="28"/>
          <w:szCs w:val="28"/>
        </w:rPr>
        <w:t>ā</w:t>
      </w:r>
      <w:r>
        <w:rPr>
          <w:i/>
          <w:iCs/>
          <w:sz w:val="28"/>
          <w:szCs w:val="28"/>
        </w:rPr>
        <w:t>lik and Medina: Islamic Reasoning in the Formative Period</w:t>
      </w:r>
      <w:r>
        <w:rPr>
          <w:sz w:val="28"/>
          <w:szCs w:val="28"/>
        </w:rPr>
        <w:t>, (Leiden: Brill Academic Publishers, 2013).</w:t>
      </w:r>
    </w:p>
    <w:p w14:paraId="12210FBE" w14:textId="77777777" w:rsidR="00E815DB" w:rsidRDefault="00E815DB" w:rsidP="00E815DB">
      <w:pPr>
        <w:pStyle w:val="ListParagraph"/>
        <w:numPr>
          <w:ilvl w:val="0"/>
          <w:numId w:val="22"/>
        </w:numPr>
        <w:rPr>
          <w:sz w:val="28"/>
          <w:szCs w:val="28"/>
        </w:rPr>
      </w:pPr>
      <w:r>
        <w:rPr>
          <w:i/>
          <w:iCs/>
          <w:sz w:val="28"/>
          <w:szCs w:val="28"/>
        </w:rPr>
        <w:t>Al-</w:t>
      </w:r>
      <w:r w:rsidRPr="00EB5491">
        <w:rPr>
          <w:rFonts w:asciiTheme="majorBidi" w:hAnsiTheme="majorBidi" w:cstheme="majorBidi"/>
          <w:i/>
          <w:iCs/>
          <w:sz w:val="28"/>
          <w:szCs w:val="28"/>
        </w:rPr>
        <w:t>Ī</w:t>
      </w:r>
      <w:r>
        <w:rPr>
          <w:i/>
          <w:iCs/>
          <w:sz w:val="28"/>
          <w:szCs w:val="28"/>
        </w:rPr>
        <w:t>m</w:t>
      </w:r>
      <w:r w:rsidRPr="0098412E">
        <w:rPr>
          <w:rFonts w:asciiTheme="majorBidi" w:hAnsiTheme="majorBidi" w:cstheme="majorBidi"/>
          <w:i/>
          <w:iCs/>
          <w:sz w:val="28"/>
          <w:szCs w:val="28"/>
        </w:rPr>
        <w:t>ā</w:t>
      </w:r>
      <w:r>
        <w:rPr>
          <w:i/>
          <w:iCs/>
          <w:sz w:val="28"/>
          <w:szCs w:val="28"/>
        </w:rPr>
        <w:t>n Fi</w:t>
      </w:r>
      <w:r w:rsidRPr="00EB5491">
        <w:rPr>
          <w:rFonts w:asciiTheme="majorBidi" w:hAnsiTheme="majorBidi" w:cstheme="majorBidi"/>
          <w:i/>
          <w:iCs/>
          <w:sz w:val="28"/>
          <w:szCs w:val="28"/>
        </w:rPr>
        <w:t>ṭ</w:t>
      </w:r>
      <w:r>
        <w:rPr>
          <w:i/>
          <w:iCs/>
          <w:sz w:val="28"/>
          <w:szCs w:val="28"/>
        </w:rPr>
        <w:t>ra: Dir</w:t>
      </w:r>
      <w:r w:rsidRPr="0098412E">
        <w:rPr>
          <w:rFonts w:asciiTheme="majorBidi" w:hAnsiTheme="majorBidi" w:cstheme="majorBidi"/>
          <w:i/>
          <w:iCs/>
          <w:sz w:val="28"/>
          <w:szCs w:val="28"/>
        </w:rPr>
        <w:t>ā</w:t>
      </w:r>
      <w:r>
        <w:rPr>
          <w:i/>
          <w:iCs/>
          <w:sz w:val="28"/>
          <w:szCs w:val="28"/>
        </w:rPr>
        <w:t>sa li-al-</w:t>
      </w:r>
      <w:r w:rsidRPr="00EB5491">
        <w:rPr>
          <w:rFonts w:asciiTheme="majorBidi" w:hAnsiTheme="majorBidi" w:cstheme="majorBidi"/>
          <w:i/>
          <w:iCs/>
          <w:sz w:val="28"/>
          <w:szCs w:val="28"/>
        </w:rPr>
        <w:t>Ī</w:t>
      </w:r>
      <w:r>
        <w:rPr>
          <w:i/>
          <w:iCs/>
          <w:sz w:val="28"/>
          <w:szCs w:val="28"/>
        </w:rPr>
        <w:t>m</w:t>
      </w:r>
      <w:r w:rsidRPr="0098412E">
        <w:rPr>
          <w:rFonts w:asciiTheme="majorBidi" w:hAnsiTheme="majorBidi" w:cstheme="majorBidi"/>
          <w:i/>
          <w:iCs/>
          <w:sz w:val="28"/>
          <w:szCs w:val="28"/>
        </w:rPr>
        <w:t>ā</w:t>
      </w:r>
      <w:r>
        <w:rPr>
          <w:i/>
          <w:iCs/>
          <w:sz w:val="28"/>
          <w:szCs w:val="28"/>
        </w:rPr>
        <w:t>n al-Fi</w:t>
      </w:r>
      <w:r w:rsidRPr="00EB5491">
        <w:rPr>
          <w:rFonts w:asciiTheme="majorBidi" w:hAnsiTheme="majorBidi" w:cstheme="majorBidi"/>
          <w:i/>
          <w:iCs/>
          <w:sz w:val="28"/>
          <w:szCs w:val="28"/>
        </w:rPr>
        <w:t>ṭ</w:t>
      </w:r>
      <w:r>
        <w:rPr>
          <w:i/>
          <w:iCs/>
          <w:sz w:val="28"/>
          <w:szCs w:val="28"/>
        </w:rPr>
        <w:t>r</w:t>
      </w:r>
      <w:r w:rsidRPr="00EB5491">
        <w:rPr>
          <w:rFonts w:asciiTheme="majorBidi" w:hAnsiTheme="majorBidi" w:cstheme="majorBidi"/>
          <w:i/>
          <w:iCs/>
          <w:sz w:val="28"/>
          <w:szCs w:val="28"/>
        </w:rPr>
        <w:t>ī</w:t>
      </w:r>
      <w:r>
        <w:rPr>
          <w:i/>
          <w:iCs/>
          <w:sz w:val="28"/>
          <w:szCs w:val="28"/>
        </w:rPr>
        <w:t xml:space="preserve"> f</w:t>
      </w:r>
      <w:r w:rsidRPr="00EB5491">
        <w:rPr>
          <w:rFonts w:asciiTheme="majorBidi" w:hAnsiTheme="majorBidi" w:cstheme="majorBidi"/>
          <w:i/>
          <w:iCs/>
          <w:sz w:val="28"/>
          <w:szCs w:val="28"/>
        </w:rPr>
        <w:t>ī</w:t>
      </w:r>
      <w:r>
        <w:rPr>
          <w:i/>
          <w:iCs/>
          <w:sz w:val="28"/>
          <w:szCs w:val="28"/>
        </w:rPr>
        <w:t xml:space="preserve"> al-Qur’</w:t>
      </w:r>
      <w:r w:rsidRPr="0098412E">
        <w:rPr>
          <w:rFonts w:asciiTheme="majorBidi" w:hAnsiTheme="majorBidi" w:cstheme="majorBidi"/>
          <w:i/>
          <w:iCs/>
          <w:sz w:val="28"/>
          <w:szCs w:val="28"/>
        </w:rPr>
        <w:t>ā</w:t>
      </w:r>
      <w:r>
        <w:rPr>
          <w:i/>
          <w:iCs/>
          <w:sz w:val="28"/>
          <w:szCs w:val="28"/>
        </w:rPr>
        <w:t>n wa al-Sunna wa Kath</w:t>
      </w:r>
      <w:r w:rsidRPr="00EB5491">
        <w:rPr>
          <w:rFonts w:asciiTheme="majorBidi" w:hAnsiTheme="majorBidi" w:cstheme="majorBidi"/>
          <w:i/>
          <w:iCs/>
          <w:sz w:val="28"/>
          <w:szCs w:val="28"/>
        </w:rPr>
        <w:t>ī</w:t>
      </w:r>
      <w:r>
        <w:rPr>
          <w:i/>
          <w:iCs/>
          <w:sz w:val="28"/>
          <w:szCs w:val="28"/>
        </w:rPr>
        <w:t>r min al-Milal wa al-Ni</w:t>
      </w:r>
      <w:r w:rsidRPr="00EB5491">
        <w:rPr>
          <w:rFonts w:asciiTheme="majorBidi" w:hAnsiTheme="majorBidi" w:cstheme="majorBidi"/>
          <w:i/>
          <w:iCs/>
          <w:sz w:val="28"/>
          <w:szCs w:val="28"/>
        </w:rPr>
        <w:t>ḥ</w:t>
      </w:r>
      <w:r>
        <w:rPr>
          <w:i/>
          <w:iCs/>
          <w:sz w:val="28"/>
          <w:szCs w:val="28"/>
        </w:rPr>
        <w:t>al</w:t>
      </w:r>
      <w:r>
        <w:rPr>
          <w:sz w:val="28"/>
          <w:szCs w:val="28"/>
        </w:rPr>
        <w:t>, (Abu Dhabi, Dar al-Faqih Publishing and Distribution, 1435/2014).</w:t>
      </w:r>
      <w:r>
        <w:rPr>
          <w:rStyle w:val="FootnoteReference"/>
          <w:sz w:val="28"/>
          <w:szCs w:val="28"/>
        </w:rPr>
        <w:footnoteReference w:id="27"/>
      </w:r>
    </w:p>
    <w:p w14:paraId="1965B1B6" w14:textId="77777777" w:rsidR="00E815DB" w:rsidRDefault="00E815DB" w:rsidP="00E815DB">
      <w:pPr>
        <w:pStyle w:val="ListParagraph"/>
        <w:numPr>
          <w:ilvl w:val="0"/>
          <w:numId w:val="22"/>
        </w:numPr>
        <w:rPr>
          <w:sz w:val="28"/>
          <w:szCs w:val="28"/>
        </w:rPr>
      </w:pPr>
      <w:r>
        <w:rPr>
          <w:i/>
          <w:iCs/>
          <w:sz w:val="28"/>
          <w:szCs w:val="28"/>
        </w:rPr>
        <w:lastRenderedPageBreak/>
        <w:t>The Devotion of al-Im</w:t>
      </w:r>
      <w:r w:rsidRPr="0098412E">
        <w:rPr>
          <w:rFonts w:asciiTheme="majorBidi" w:hAnsiTheme="majorBidi" w:cstheme="majorBidi"/>
          <w:i/>
          <w:iCs/>
          <w:sz w:val="28"/>
          <w:szCs w:val="28"/>
        </w:rPr>
        <w:t>ā</w:t>
      </w:r>
      <w:r>
        <w:rPr>
          <w:i/>
          <w:iCs/>
          <w:sz w:val="28"/>
          <w:szCs w:val="28"/>
        </w:rPr>
        <w:t>m al-Nawaw</w:t>
      </w:r>
      <w:r w:rsidRPr="00EB5491">
        <w:rPr>
          <w:rFonts w:asciiTheme="majorBidi" w:hAnsiTheme="majorBidi" w:cstheme="majorBidi"/>
          <w:i/>
          <w:iCs/>
          <w:sz w:val="28"/>
          <w:szCs w:val="28"/>
        </w:rPr>
        <w:t>ī</w:t>
      </w:r>
      <w:r>
        <w:rPr>
          <w:i/>
          <w:iCs/>
          <w:sz w:val="28"/>
          <w:szCs w:val="28"/>
        </w:rPr>
        <w:t>: Translation, Introduction, and Commentary</w:t>
      </w:r>
      <w:r>
        <w:rPr>
          <w:sz w:val="28"/>
          <w:szCs w:val="28"/>
        </w:rPr>
        <w:t xml:space="preserve">, ([Allentown, PA]: Ihya Publishing, 2017). </w:t>
      </w:r>
    </w:p>
    <w:p w14:paraId="6D5F43BE" w14:textId="77777777" w:rsidR="00E815DB" w:rsidRDefault="00E815DB" w:rsidP="00E815DB">
      <w:pPr>
        <w:rPr>
          <w:sz w:val="28"/>
          <w:szCs w:val="28"/>
        </w:rPr>
      </w:pPr>
    </w:p>
    <w:p w14:paraId="7AB6CBCD" w14:textId="77777777" w:rsidR="00E815DB" w:rsidRDefault="00E815DB" w:rsidP="00E815DB">
      <w:pPr>
        <w:rPr>
          <w:sz w:val="28"/>
          <w:szCs w:val="28"/>
        </w:rPr>
      </w:pPr>
    </w:p>
    <w:p w14:paraId="51B57A5F" w14:textId="77777777" w:rsidR="00E815DB" w:rsidRPr="000445D8" w:rsidRDefault="00E815DB" w:rsidP="00E815DB">
      <w:pPr>
        <w:rPr>
          <w:rFonts w:asciiTheme="majorBidi" w:hAnsiTheme="majorBidi" w:cstheme="majorBidi"/>
          <w:b/>
          <w:bCs/>
          <w:i/>
          <w:iCs/>
          <w:color w:val="00B050"/>
          <w:sz w:val="28"/>
          <w:szCs w:val="28"/>
        </w:rPr>
      </w:pPr>
      <w:r w:rsidRPr="000445D8">
        <w:rPr>
          <w:rStyle w:val="Heading5Char"/>
          <w:rFonts w:asciiTheme="majorBidi" w:hAnsiTheme="majorBidi" w:cstheme="majorBidi"/>
          <w:b/>
          <w:bCs/>
          <w:i/>
          <w:iCs/>
          <w:color w:val="00B050"/>
          <w:sz w:val="28"/>
          <w:szCs w:val="28"/>
        </w:rPr>
        <w:t>Articles &amp; Papers</w:t>
      </w:r>
    </w:p>
    <w:p w14:paraId="3A2474F0" w14:textId="77777777" w:rsidR="00E815DB" w:rsidRDefault="00E815DB" w:rsidP="00E815DB">
      <w:pPr>
        <w:pStyle w:val="ListParagraph"/>
        <w:numPr>
          <w:ilvl w:val="0"/>
          <w:numId w:val="23"/>
        </w:numPr>
        <w:rPr>
          <w:sz w:val="28"/>
          <w:szCs w:val="28"/>
        </w:rPr>
      </w:pPr>
      <w:r w:rsidRPr="00996819">
        <w:rPr>
          <w:sz w:val="28"/>
          <w:szCs w:val="28"/>
        </w:rPr>
        <w:t>“Mercy</w:t>
      </w:r>
      <w:r>
        <w:rPr>
          <w:sz w:val="28"/>
          <w:szCs w:val="28"/>
        </w:rPr>
        <w:t xml:space="preserve">, the Stamp of Creation,” A Nawawi Foundation Paper (2004), available at </w:t>
      </w:r>
      <w:hyperlink r:id="rId12" w:history="1">
        <w:r w:rsidRPr="00996819">
          <w:rPr>
            <w:rStyle w:val="Hyperlink"/>
            <w:rFonts w:asciiTheme="majorBidi" w:hAnsiTheme="majorBidi" w:cstheme="majorBidi"/>
            <w:sz w:val="28"/>
            <w:szCs w:val="28"/>
          </w:rPr>
          <w:t>https://www.theoasisinitiative.org/publications</w:t>
        </w:r>
      </w:hyperlink>
    </w:p>
    <w:p w14:paraId="23A700A4" w14:textId="77777777" w:rsidR="00E815DB" w:rsidRDefault="00E815DB" w:rsidP="00E815DB">
      <w:pPr>
        <w:pStyle w:val="ListParagraph"/>
        <w:numPr>
          <w:ilvl w:val="0"/>
          <w:numId w:val="23"/>
        </w:numPr>
        <w:rPr>
          <w:sz w:val="28"/>
          <w:szCs w:val="28"/>
        </w:rPr>
      </w:pPr>
      <w:r>
        <w:rPr>
          <w:sz w:val="28"/>
          <w:szCs w:val="28"/>
        </w:rPr>
        <w:t xml:space="preserve">“One God, Many Names,” A Nawawi Foundation Paper (2004), available at </w:t>
      </w:r>
      <w:hyperlink r:id="rId13" w:history="1">
        <w:r w:rsidRPr="00996819">
          <w:rPr>
            <w:rStyle w:val="Hyperlink"/>
            <w:rFonts w:asciiTheme="majorBidi" w:hAnsiTheme="majorBidi" w:cstheme="majorBidi"/>
            <w:sz w:val="28"/>
            <w:szCs w:val="28"/>
          </w:rPr>
          <w:t>https://www.theoasisinitiative.org/publications</w:t>
        </w:r>
      </w:hyperlink>
    </w:p>
    <w:p w14:paraId="58D06B2B" w14:textId="77777777" w:rsidR="00E815DB" w:rsidRDefault="00E815DB" w:rsidP="00E815DB">
      <w:pPr>
        <w:pStyle w:val="ListParagraph"/>
        <w:numPr>
          <w:ilvl w:val="0"/>
          <w:numId w:val="23"/>
        </w:numPr>
        <w:rPr>
          <w:sz w:val="28"/>
          <w:szCs w:val="28"/>
        </w:rPr>
      </w:pPr>
      <w:r>
        <w:rPr>
          <w:sz w:val="28"/>
          <w:szCs w:val="28"/>
        </w:rPr>
        <w:t xml:space="preserve">“Islam and the Cultural Imperative,” A Nawawi Foundation Paper (2004), available at </w:t>
      </w:r>
      <w:hyperlink r:id="rId14" w:history="1">
        <w:r w:rsidRPr="00996819">
          <w:rPr>
            <w:rStyle w:val="Hyperlink"/>
            <w:rFonts w:asciiTheme="majorBidi" w:hAnsiTheme="majorBidi" w:cstheme="majorBidi"/>
            <w:sz w:val="28"/>
            <w:szCs w:val="28"/>
          </w:rPr>
          <w:t>https://www.theoasisinitiative.org/publications</w:t>
        </w:r>
      </w:hyperlink>
    </w:p>
    <w:p w14:paraId="4EAC376C" w14:textId="77777777" w:rsidR="00E815DB" w:rsidRDefault="00E815DB" w:rsidP="00E815DB">
      <w:pPr>
        <w:pStyle w:val="ListParagraph"/>
        <w:numPr>
          <w:ilvl w:val="0"/>
          <w:numId w:val="23"/>
        </w:numPr>
        <w:rPr>
          <w:sz w:val="28"/>
          <w:szCs w:val="28"/>
        </w:rPr>
      </w:pPr>
      <w:r>
        <w:rPr>
          <w:sz w:val="28"/>
          <w:szCs w:val="28"/>
        </w:rPr>
        <w:t xml:space="preserve">“Do Christians and Muslims Worship the Same God?” in </w:t>
      </w:r>
      <w:r>
        <w:rPr>
          <w:i/>
          <w:iCs/>
          <w:sz w:val="28"/>
          <w:szCs w:val="28"/>
        </w:rPr>
        <w:t>The Christian Century</w:t>
      </w:r>
      <w:r>
        <w:rPr>
          <w:sz w:val="28"/>
          <w:szCs w:val="28"/>
        </w:rPr>
        <w:t xml:space="preserve"> (August 24, 2004), pp. 34-36.</w:t>
      </w:r>
    </w:p>
    <w:p w14:paraId="3FD70C2A" w14:textId="77777777" w:rsidR="00E815DB" w:rsidRDefault="00E815DB" w:rsidP="00E815DB">
      <w:pPr>
        <w:pStyle w:val="ListParagraph"/>
        <w:numPr>
          <w:ilvl w:val="0"/>
          <w:numId w:val="23"/>
        </w:numPr>
        <w:rPr>
          <w:sz w:val="28"/>
          <w:szCs w:val="28"/>
        </w:rPr>
      </w:pPr>
      <w:r>
        <w:rPr>
          <w:sz w:val="28"/>
          <w:szCs w:val="28"/>
        </w:rPr>
        <w:t xml:space="preserve">“Seek Knowledge in China: Thinking beyond the Abrahamic Box,” A Nawawi Foundation Paper (2006), available at </w:t>
      </w:r>
      <w:hyperlink r:id="rId15" w:history="1">
        <w:r w:rsidRPr="00996819">
          <w:rPr>
            <w:rStyle w:val="Hyperlink"/>
            <w:rFonts w:asciiTheme="majorBidi" w:hAnsiTheme="majorBidi" w:cstheme="majorBidi"/>
            <w:sz w:val="28"/>
            <w:szCs w:val="28"/>
          </w:rPr>
          <w:t>https://www.theoasisinitiative.org/publications</w:t>
        </w:r>
      </w:hyperlink>
    </w:p>
    <w:p w14:paraId="37FA909C" w14:textId="77777777" w:rsidR="00E815DB" w:rsidRDefault="00E815DB" w:rsidP="00E815DB">
      <w:pPr>
        <w:pStyle w:val="ListParagraph"/>
        <w:numPr>
          <w:ilvl w:val="0"/>
          <w:numId w:val="23"/>
        </w:numPr>
        <w:rPr>
          <w:sz w:val="28"/>
          <w:szCs w:val="28"/>
        </w:rPr>
      </w:pPr>
      <w:r w:rsidRPr="00042338">
        <w:rPr>
          <w:sz w:val="28"/>
          <w:szCs w:val="28"/>
        </w:rPr>
        <w:t>“Innovation and Creativity in Islam,” A Nawawi Foundation Paper</w:t>
      </w:r>
      <w:r>
        <w:rPr>
          <w:sz w:val="28"/>
          <w:szCs w:val="28"/>
        </w:rPr>
        <w:t xml:space="preserve"> (2006)</w:t>
      </w:r>
      <w:r w:rsidRPr="00042338">
        <w:rPr>
          <w:sz w:val="28"/>
          <w:szCs w:val="28"/>
        </w:rPr>
        <w:t xml:space="preserve">, </w:t>
      </w:r>
      <w:r>
        <w:rPr>
          <w:sz w:val="28"/>
          <w:szCs w:val="28"/>
        </w:rPr>
        <w:t xml:space="preserve">available at </w:t>
      </w:r>
      <w:hyperlink r:id="rId16" w:history="1">
        <w:r w:rsidRPr="00996819">
          <w:rPr>
            <w:rStyle w:val="Hyperlink"/>
            <w:rFonts w:asciiTheme="majorBidi" w:hAnsiTheme="majorBidi" w:cstheme="majorBidi"/>
            <w:sz w:val="28"/>
            <w:szCs w:val="28"/>
          </w:rPr>
          <w:t>https://www.theoasisinitiative.org/publications</w:t>
        </w:r>
      </w:hyperlink>
    </w:p>
    <w:p w14:paraId="228A72FC" w14:textId="77777777" w:rsidR="00E815DB" w:rsidRDefault="00E815DB" w:rsidP="00E815DB">
      <w:pPr>
        <w:pStyle w:val="ListParagraph"/>
        <w:numPr>
          <w:ilvl w:val="0"/>
          <w:numId w:val="23"/>
        </w:numPr>
        <w:rPr>
          <w:sz w:val="28"/>
          <w:szCs w:val="28"/>
        </w:rPr>
      </w:pPr>
      <w:r>
        <w:rPr>
          <w:sz w:val="28"/>
          <w:szCs w:val="28"/>
        </w:rPr>
        <w:t xml:space="preserve">“Islam and the Cultural Imperative,” reprinted in </w:t>
      </w:r>
      <w:r>
        <w:rPr>
          <w:i/>
          <w:iCs/>
          <w:sz w:val="28"/>
          <w:szCs w:val="28"/>
        </w:rPr>
        <w:t>Cross Currents</w:t>
      </w:r>
      <w:r>
        <w:rPr>
          <w:sz w:val="28"/>
          <w:szCs w:val="28"/>
        </w:rPr>
        <w:t xml:space="preserve"> (Fall 2006), pp. 357-375.</w:t>
      </w:r>
    </w:p>
    <w:p w14:paraId="3469FDDF" w14:textId="77777777" w:rsidR="00E815DB" w:rsidRDefault="00E815DB" w:rsidP="00E815DB">
      <w:pPr>
        <w:pStyle w:val="ListParagraph"/>
        <w:numPr>
          <w:ilvl w:val="0"/>
          <w:numId w:val="23"/>
        </w:numPr>
        <w:rPr>
          <w:sz w:val="28"/>
          <w:szCs w:val="28"/>
        </w:rPr>
      </w:pPr>
      <w:r>
        <w:rPr>
          <w:sz w:val="28"/>
          <w:szCs w:val="28"/>
        </w:rPr>
        <w:t xml:space="preserve">“Living Islam with Purpose,” A Nawawi Foundation Paper (2007), available at </w:t>
      </w:r>
      <w:hyperlink r:id="rId17" w:history="1">
        <w:r w:rsidRPr="00996819">
          <w:rPr>
            <w:rStyle w:val="Hyperlink"/>
            <w:rFonts w:asciiTheme="majorBidi" w:hAnsiTheme="majorBidi" w:cstheme="majorBidi"/>
            <w:sz w:val="28"/>
            <w:szCs w:val="28"/>
          </w:rPr>
          <w:t>https://www.theoasisinitiative.org/publications</w:t>
        </w:r>
      </w:hyperlink>
    </w:p>
    <w:p w14:paraId="613D230F" w14:textId="77777777" w:rsidR="00E815DB" w:rsidRDefault="00E815DB" w:rsidP="00E815DB">
      <w:pPr>
        <w:pStyle w:val="ListParagraph"/>
        <w:numPr>
          <w:ilvl w:val="0"/>
          <w:numId w:val="23"/>
        </w:numPr>
        <w:rPr>
          <w:sz w:val="28"/>
          <w:szCs w:val="28"/>
        </w:rPr>
      </w:pPr>
      <w:r>
        <w:rPr>
          <w:sz w:val="28"/>
          <w:szCs w:val="28"/>
        </w:rPr>
        <w:t xml:space="preserve">“Theological Dimensions of Islamic Law” in </w:t>
      </w:r>
      <w:r>
        <w:rPr>
          <w:i/>
          <w:iCs/>
          <w:sz w:val="28"/>
          <w:szCs w:val="28"/>
        </w:rPr>
        <w:t>The Cambridge Companion to Islamic Theology</w:t>
      </w:r>
      <w:r>
        <w:rPr>
          <w:sz w:val="28"/>
          <w:szCs w:val="28"/>
        </w:rPr>
        <w:t>, (Cambridge, England: Cambridge University Press, 2008), pp. 237-257.</w:t>
      </w:r>
    </w:p>
    <w:p w14:paraId="0176E87F" w14:textId="77777777" w:rsidR="00E815DB" w:rsidRPr="00F74A23" w:rsidRDefault="00E815DB" w:rsidP="00E815DB">
      <w:pPr>
        <w:pStyle w:val="ListParagraph"/>
        <w:numPr>
          <w:ilvl w:val="0"/>
          <w:numId w:val="23"/>
        </w:numPr>
        <w:rPr>
          <w:sz w:val="28"/>
          <w:szCs w:val="28"/>
        </w:rPr>
      </w:pPr>
      <w:r w:rsidRPr="00F74A23">
        <w:rPr>
          <w:sz w:val="28"/>
          <w:szCs w:val="28"/>
        </w:rPr>
        <w:t>“Creativity, Innovation, and Heresy in Islam” in</w:t>
      </w:r>
      <w:r w:rsidRPr="00F74A23">
        <w:rPr>
          <w:i/>
          <w:iCs/>
          <w:sz w:val="28"/>
          <w:szCs w:val="28"/>
        </w:rPr>
        <w:t xml:space="preserve"> Voices of Islam</w:t>
      </w:r>
      <w:r w:rsidRPr="00F74A23">
        <w:rPr>
          <w:sz w:val="28"/>
          <w:szCs w:val="28"/>
        </w:rPr>
        <w:t xml:space="preserve">, Vol. 5: </w:t>
      </w:r>
      <w:r w:rsidRPr="00F74A23">
        <w:rPr>
          <w:i/>
          <w:iCs/>
          <w:sz w:val="28"/>
          <w:szCs w:val="28"/>
        </w:rPr>
        <w:t>Voices of Change</w:t>
      </w:r>
      <w:r w:rsidRPr="00F74A23">
        <w:rPr>
          <w:sz w:val="28"/>
          <w:szCs w:val="28"/>
        </w:rPr>
        <w:t>, ed. Vincent Cornell, (West Port, C</w:t>
      </w:r>
      <w:r>
        <w:rPr>
          <w:sz w:val="28"/>
          <w:szCs w:val="28"/>
        </w:rPr>
        <w:t>T</w:t>
      </w:r>
      <w:r w:rsidRPr="00F74A23">
        <w:rPr>
          <w:sz w:val="28"/>
          <w:szCs w:val="28"/>
        </w:rPr>
        <w:t>: Praeger Press, 2007), 5:1-21.</w:t>
      </w:r>
    </w:p>
    <w:p w14:paraId="49C1EEC8" w14:textId="77777777" w:rsidR="00E815DB" w:rsidRPr="0055647C" w:rsidRDefault="00E815DB" w:rsidP="00E815DB">
      <w:pPr>
        <w:pStyle w:val="ListParagraph"/>
        <w:numPr>
          <w:ilvl w:val="0"/>
          <w:numId w:val="23"/>
        </w:numPr>
        <w:rPr>
          <w:sz w:val="28"/>
          <w:szCs w:val="28"/>
        </w:rPr>
      </w:pPr>
      <w:r>
        <w:rPr>
          <w:sz w:val="28"/>
          <w:szCs w:val="28"/>
        </w:rPr>
        <w:t xml:space="preserve">“Turks, Moors, and Moriscos in Early America: Sir Francis Drake’s Liberated Galley Slaves and the Lost Colony of Roanoke,” A Nawawi Foundation Paper (2010), available at </w:t>
      </w:r>
      <w:hyperlink r:id="rId18" w:history="1">
        <w:r w:rsidRPr="00996819">
          <w:rPr>
            <w:rStyle w:val="Hyperlink"/>
            <w:rFonts w:asciiTheme="majorBidi" w:hAnsiTheme="majorBidi" w:cstheme="majorBidi"/>
            <w:sz w:val="28"/>
            <w:szCs w:val="28"/>
          </w:rPr>
          <w:t>https://www.theoasisinitiative.org/publications</w:t>
        </w:r>
      </w:hyperlink>
    </w:p>
    <w:p w14:paraId="2FF253A9" w14:textId="77777777" w:rsidR="00E815DB" w:rsidRDefault="00E815DB" w:rsidP="00E815DB">
      <w:pPr>
        <w:rPr>
          <w:sz w:val="28"/>
          <w:szCs w:val="28"/>
        </w:rPr>
      </w:pPr>
    </w:p>
    <w:p w14:paraId="7E805A00" w14:textId="77777777" w:rsidR="00E815DB" w:rsidRPr="0055647C" w:rsidRDefault="00E815DB" w:rsidP="00E815DB">
      <w:pPr>
        <w:rPr>
          <w:sz w:val="28"/>
          <w:szCs w:val="28"/>
        </w:rPr>
      </w:pPr>
    </w:p>
    <w:p w14:paraId="1D09A983" w14:textId="77777777" w:rsidR="00E815DB" w:rsidRPr="000445D8" w:rsidRDefault="00E815DB" w:rsidP="00E815DB">
      <w:pPr>
        <w:pStyle w:val="Heading5"/>
        <w:rPr>
          <w:rFonts w:asciiTheme="majorBidi" w:hAnsiTheme="majorBidi" w:cstheme="majorBidi"/>
          <w:b/>
          <w:bCs/>
          <w:i/>
          <w:iCs/>
          <w:color w:val="00B050"/>
          <w:sz w:val="28"/>
          <w:szCs w:val="28"/>
        </w:rPr>
      </w:pPr>
      <w:r w:rsidRPr="000445D8">
        <w:rPr>
          <w:rFonts w:asciiTheme="majorBidi" w:hAnsiTheme="majorBidi" w:cstheme="majorBidi"/>
          <w:b/>
          <w:bCs/>
          <w:i/>
          <w:iCs/>
          <w:color w:val="00B050"/>
          <w:sz w:val="28"/>
          <w:szCs w:val="28"/>
        </w:rPr>
        <w:t>Earlier Academic Publications</w:t>
      </w:r>
    </w:p>
    <w:p w14:paraId="16B8D5A4" w14:textId="77777777" w:rsidR="00E815DB" w:rsidRDefault="00E815DB" w:rsidP="00E815DB">
      <w:pPr>
        <w:pStyle w:val="ListParagraph"/>
        <w:numPr>
          <w:ilvl w:val="0"/>
          <w:numId w:val="24"/>
        </w:numPr>
        <w:rPr>
          <w:sz w:val="28"/>
          <w:szCs w:val="28"/>
        </w:rPr>
      </w:pPr>
      <w:r>
        <w:rPr>
          <w:sz w:val="28"/>
          <w:szCs w:val="28"/>
        </w:rPr>
        <w:t>“The Nature of Ethical Speculation in ash-Sh</w:t>
      </w:r>
      <w:r w:rsidRPr="00EB5491">
        <w:rPr>
          <w:rFonts w:asciiTheme="majorBidi" w:hAnsiTheme="majorBidi" w:cstheme="majorBidi"/>
          <w:sz w:val="28"/>
          <w:szCs w:val="28"/>
        </w:rPr>
        <w:t>āṭ</w:t>
      </w:r>
      <w:r>
        <w:rPr>
          <w:sz w:val="28"/>
          <w:szCs w:val="28"/>
        </w:rPr>
        <w:t>ib</w:t>
      </w:r>
      <w:r w:rsidRPr="00EB5491">
        <w:rPr>
          <w:rFonts w:asciiTheme="majorBidi" w:hAnsiTheme="majorBidi" w:cstheme="majorBidi"/>
          <w:sz w:val="28"/>
          <w:szCs w:val="28"/>
        </w:rPr>
        <w:t>ī</w:t>
      </w:r>
      <w:r>
        <w:rPr>
          <w:sz w:val="28"/>
          <w:szCs w:val="28"/>
        </w:rPr>
        <w:t xml:space="preserve">’s Thought,” in </w:t>
      </w:r>
      <w:r>
        <w:rPr>
          <w:i/>
          <w:iCs/>
          <w:sz w:val="28"/>
          <w:szCs w:val="28"/>
        </w:rPr>
        <w:t>The Maghreb Review</w:t>
      </w:r>
      <w:r>
        <w:rPr>
          <w:sz w:val="28"/>
          <w:szCs w:val="28"/>
        </w:rPr>
        <w:t>, VI (1981), pp. 19-26.</w:t>
      </w:r>
    </w:p>
    <w:p w14:paraId="4BE8C041" w14:textId="77777777" w:rsidR="00E815DB" w:rsidRDefault="00E815DB" w:rsidP="00E815DB">
      <w:pPr>
        <w:pStyle w:val="ListParagraph"/>
        <w:numPr>
          <w:ilvl w:val="0"/>
          <w:numId w:val="24"/>
        </w:numPr>
        <w:rPr>
          <w:sz w:val="28"/>
          <w:szCs w:val="28"/>
        </w:rPr>
      </w:pPr>
      <w:r>
        <w:rPr>
          <w:sz w:val="28"/>
          <w:szCs w:val="28"/>
        </w:rPr>
        <w:t xml:space="preserve">“Fasting” and “Friday Prayers,” in </w:t>
      </w:r>
      <w:r>
        <w:rPr>
          <w:i/>
          <w:iCs/>
          <w:sz w:val="28"/>
          <w:szCs w:val="28"/>
        </w:rPr>
        <w:t>The Encyclopedia of the Middle Ages</w:t>
      </w:r>
      <w:r>
        <w:rPr>
          <w:sz w:val="28"/>
          <w:szCs w:val="28"/>
        </w:rPr>
        <w:t>, 1981.</w:t>
      </w:r>
    </w:p>
    <w:p w14:paraId="3B2468FC" w14:textId="77777777" w:rsidR="00E815DB" w:rsidRDefault="00E815DB" w:rsidP="00E815DB">
      <w:pPr>
        <w:pStyle w:val="ListParagraph"/>
        <w:numPr>
          <w:ilvl w:val="0"/>
          <w:numId w:val="24"/>
        </w:numPr>
        <w:rPr>
          <w:sz w:val="28"/>
          <w:szCs w:val="28"/>
        </w:rPr>
      </w:pPr>
      <w:r>
        <w:rPr>
          <w:sz w:val="28"/>
          <w:szCs w:val="28"/>
        </w:rPr>
        <w:lastRenderedPageBreak/>
        <w:t xml:space="preserve">“The Perceptible and the Unseen: The </w:t>
      </w:r>
      <w:r w:rsidRPr="00EB5491">
        <w:rPr>
          <w:rFonts w:asciiTheme="majorBidi" w:hAnsiTheme="majorBidi" w:cstheme="majorBidi"/>
          <w:sz w:val="28"/>
          <w:szCs w:val="28"/>
        </w:rPr>
        <w:t>Qur’ānic</w:t>
      </w:r>
      <w:r>
        <w:rPr>
          <w:sz w:val="28"/>
          <w:szCs w:val="28"/>
        </w:rPr>
        <w:t xml:space="preserve"> Conception of Man’s Relationship to God and Realities beyond Human Perception,” in </w:t>
      </w:r>
      <w:r>
        <w:rPr>
          <w:i/>
          <w:iCs/>
          <w:sz w:val="28"/>
          <w:szCs w:val="28"/>
        </w:rPr>
        <w:t>Mormons and Muslims: Spiritual Foundations and Modern Manifestations</w:t>
      </w:r>
      <w:r>
        <w:rPr>
          <w:sz w:val="28"/>
          <w:szCs w:val="28"/>
        </w:rPr>
        <w:t xml:space="preserve"> (Provo, UT: Bringham Young University, Religious Studies Center: 1983), pp. 153-204.</w:t>
      </w:r>
    </w:p>
    <w:p w14:paraId="569F9398" w14:textId="77777777" w:rsidR="00E815DB" w:rsidRPr="00E815DB" w:rsidRDefault="00E815DB" w:rsidP="00E815DB">
      <w:pPr>
        <w:pStyle w:val="ListParagraph"/>
        <w:numPr>
          <w:ilvl w:val="0"/>
          <w:numId w:val="24"/>
        </w:numPr>
        <w:rPr>
          <w:sz w:val="28"/>
          <w:szCs w:val="28"/>
        </w:rPr>
      </w:pPr>
      <w:r>
        <w:rPr>
          <w:sz w:val="28"/>
          <w:szCs w:val="28"/>
        </w:rPr>
        <w:t>“</w:t>
      </w:r>
      <w:r w:rsidRPr="00880666">
        <w:rPr>
          <w:sz w:val="28"/>
          <w:szCs w:val="28"/>
        </w:rPr>
        <w:t>Ab</w:t>
      </w:r>
      <w:r w:rsidRPr="00880666">
        <w:rPr>
          <w:rFonts w:asciiTheme="majorBidi" w:hAnsiTheme="majorBidi" w:cstheme="majorBidi"/>
          <w:color w:val="000000" w:themeColor="text1"/>
          <w:sz w:val="28"/>
          <w:szCs w:val="28"/>
        </w:rPr>
        <w:t>û</w:t>
      </w:r>
      <w:r w:rsidRPr="00880666">
        <w:rPr>
          <w:color w:val="000000" w:themeColor="text1"/>
          <w:sz w:val="28"/>
          <w:szCs w:val="28"/>
        </w:rPr>
        <w:t xml:space="preserve"> </w:t>
      </w:r>
      <w:r w:rsidRPr="00880666">
        <w:rPr>
          <w:rFonts w:asciiTheme="majorBidi" w:hAnsiTheme="majorBidi" w:cstheme="majorBidi"/>
          <w:sz w:val="28"/>
          <w:szCs w:val="28"/>
        </w:rPr>
        <w:t>Ḥ</w:t>
      </w:r>
      <w:r w:rsidRPr="00880666">
        <w:rPr>
          <w:sz w:val="28"/>
          <w:szCs w:val="28"/>
        </w:rPr>
        <w:t>an</w:t>
      </w:r>
      <w:r w:rsidRPr="00880666">
        <w:rPr>
          <w:rFonts w:asciiTheme="majorBidi" w:hAnsiTheme="majorBidi" w:cstheme="majorBidi"/>
          <w:color w:val="000000" w:themeColor="text1"/>
          <w:sz w:val="28"/>
          <w:szCs w:val="28"/>
        </w:rPr>
        <w:t>î</w:t>
      </w:r>
      <w:r w:rsidRPr="00880666">
        <w:rPr>
          <w:color w:val="000000" w:themeColor="text1"/>
          <w:sz w:val="28"/>
          <w:szCs w:val="28"/>
        </w:rPr>
        <w:t>fah</w:t>
      </w:r>
      <w:r>
        <w:rPr>
          <w:color w:val="000000" w:themeColor="text1"/>
          <w:sz w:val="28"/>
          <w:szCs w:val="28"/>
        </w:rPr>
        <w:t xml:space="preserve">,” in </w:t>
      </w:r>
      <w:r>
        <w:rPr>
          <w:i/>
          <w:iCs/>
          <w:color w:val="000000" w:themeColor="text1"/>
          <w:sz w:val="28"/>
          <w:szCs w:val="28"/>
        </w:rPr>
        <w:t>Encyclopaedia Iranica</w:t>
      </w:r>
      <w:r>
        <w:rPr>
          <w:color w:val="000000" w:themeColor="text1"/>
          <w:sz w:val="28"/>
          <w:szCs w:val="28"/>
        </w:rPr>
        <w:t>, (London etc.: Routledge &amp; Kegan Paul, 1983), 1:295-301.</w:t>
      </w:r>
    </w:p>
    <w:p w14:paraId="5AD41BD9" w14:textId="0635BCFB" w:rsidR="00E86172" w:rsidRPr="00E815DB" w:rsidRDefault="00E815DB" w:rsidP="00E815DB">
      <w:pPr>
        <w:pStyle w:val="ListParagraph"/>
        <w:numPr>
          <w:ilvl w:val="0"/>
          <w:numId w:val="24"/>
        </w:numPr>
        <w:rPr>
          <w:sz w:val="28"/>
          <w:szCs w:val="28"/>
        </w:rPr>
      </w:pPr>
      <w:r w:rsidRPr="00E815DB">
        <w:rPr>
          <w:color w:val="000000" w:themeColor="text1"/>
          <w:sz w:val="28"/>
          <w:szCs w:val="28"/>
        </w:rPr>
        <w:t xml:space="preserve">“The </w:t>
      </w:r>
      <w:r w:rsidRPr="00E815DB">
        <w:rPr>
          <w:rFonts w:asciiTheme="majorBidi" w:hAnsiTheme="majorBidi" w:cstheme="majorBidi"/>
          <w:sz w:val="28"/>
          <w:szCs w:val="28"/>
        </w:rPr>
        <w:t>Qur’ānic</w:t>
      </w:r>
      <w:r w:rsidRPr="00E815DB">
        <w:rPr>
          <w:sz w:val="28"/>
          <w:szCs w:val="28"/>
        </w:rPr>
        <w:t xml:space="preserve"> Conception of the Word,” </w:t>
      </w:r>
      <w:r w:rsidRPr="00E815DB">
        <w:rPr>
          <w:i/>
          <w:iCs/>
          <w:sz w:val="28"/>
          <w:szCs w:val="28"/>
        </w:rPr>
        <w:t>A University of Michigan Memorial Edition on the Word in Honor of the Late Professor James Bailey</w:t>
      </w:r>
      <w:r w:rsidRPr="00E815DB">
        <w:rPr>
          <w:sz w:val="28"/>
          <w:szCs w:val="28"/>
        </w:rPr>
        <w:t>, ed. Roy Rappaport, 1984.</w:t>
      </w:r>
    </w:p>
    <w:p w14:paraId="163D4726" w14:textId="77777777" w:rsidR="00E86172" w:rsidRPr="008C69C5" w:rsidRDefault="00E86172" w:rsidP="00E86172">
      <w:pPr>
        <w:pStyle w:val="Heading2"/>
        <w:rPr>
          <w:rFonts w:asciiTheme="majorBidi" w:hAnsiTheme="majorBidi" w:cstheme="majorBidi"/>
        </w:rPr>
      </w:pPr>
    </w:p>
    <w:p w14:paraId="47DF452F" w14:textId="77777777" w:rsidR="00E86172" w:rsidRPr="0044648B" w:rsidRDefault="00E86172" w:rsidP="00E86172">
      <w:pPr>
        <w:pStyle w:val="Heading3"/>
        <w:rPr>
          <w:i/>
          <w:iCs/>
          <w:color w:val="156082" w:themeColor="accent1"/>
        </w:rPr>
      </w:pPr>
      <w:bookmarkStart w:id="153" w:name="_Toc188509214"/>
      <w:bookmarkStart w:id="154" w:name="_Toc192407473"/>
      <w:bookmarkStart w:id="155" w:name="_Toc152136616"/>
      <w:bookmarkStart w:id="156" w:name="_Toc169109329"/>
      <w:r w:rsidRPr="0044648B">
        <w:rPr>
          <w:rFonts w:asciiTheme="majorBidi" w:hAnsiTheme="majorBidi" w:cstheme="majorBidi"/>
          <w:b/>
          <w:bCs/>
          <w:i/>
          <w:iCs/>
          <w:color w:val="156082" w:themeColor="accent1"/>
        </w:rPr>
        <w:t>Points of Style &amp; Technique</w:t>
      </w:r>
      <w:bookmarkEnd w:id="153"/>
      <w:bookmarkEnd w:id="154"/>
    </w:p>
    <w:p w14:paraId="5B6E07BF" w14:textId="77777777" w:rsidR="00E86172" w:rsidRPr="00EB2D54" w:rsidRDefault="00E86172" w:rsidP="00E86172">
      <w:pPr>
        <w:textAlignment w:val="baseline"/>
        <w:rPr>
          <w:rFonts w:ascii="Arial" w:hAnsi="Arial" w:cs="Arial"/>
          <w:color w:val="222222"/>
          <w:sz w:val="22"/>
          <w:szCs w:val="22"/>
        </w:rPr>
      </w:pPr>
    </w:p>
    <w:p w14:paraId="272C04E7" w14:textId="77777777" w:rsidR="00E86172" w:rsidRPr="00EB2D54" w:rsidRDefault="00E86172" w:rsidP="00E86172"/>
    <w:p w14:paraId="5EC4D594" w14:textId="77777777" w:rsidR="00E86172" w:rsidRPr="0044648B" w:rsidRDefault="00E86172" w:rsidP="00E86172">
      <w:pPr>
        <w:pStyle w:val="Heading4"/>
        <w:rPr>
          <w:rFonts w:asciiTheme="majorBidi" w:hAnsiTheme="majorBidi" w:cstheme="majorBidi"/>
          <w:b/>
          <w:bCs/>
          <w:color w:val="C00000"/>
          <w:sz w:val="28"/>
          <w:szCs w:val="28"/>
        </w:rPr>
      </w:pPr>
      <w:bookmarkStart w:id="157" w:name="_Toc188509216"/>
      <w:r w:rsidRPr="0044648B">
        <w:rPr>
          <w:rFonts w:asciiTheme="majorBidi" w:hAnsiTheme="majorBidi" w:cstheme="majorBidi"/>
          <w:b/>
          <w:bCs/>
          <w:color w:val="C00000"/>
          <w:sz w:val="28"/>
          <w:szCs w:val="28"/>
        </w:rPr>
        <w:t>Translation</w:t>
      </w:r>
      <w:bookmarkEnd w:id="157"/>
    </w:p>
    <w:p w14:paraId="535AAFA4" w14:textId="5E100F04" w:rsidR="00C834DE" w:rsidRDefault="00E86172" w:rsidP="00E86172">
      <w:pPr>
        <w:rPr>
          <w:sz w:val="28"/>
          <w:szCs w:val="28"/>
        </w:rPr>
      </w:pPr>
      <w:r w:rsidRPr="00EB2D54">
        <w:rPr>
          <w:rFonts w:asciiTheme="majorBidi" w:hAnsiTheme="majorBidi" w:cstheme="majorBidi"/>
          <w:sz w:val="28"/>
          <w:szCs w:val="28"/>
        </w:rPr>
        <w:t xml:space="preserve">Each </w:t>
      </w:r>
      <w:r w:rsidR="00953BAF">
        <w:rPr>
          <w:rFonts w:asciiTheme="majorBidi" w:hAnsiTheme="majorBidi" w:cstheme="majorBidi"/>
          <w:sz w:val="28"/>
          <w:szCs w:val="28"/>
        </w:rPr>
        <w:t>H</w:t>
      </w:r>
      <w:r>
        <w:rPr>
          <w:rFonts w:asciiTheme="majorBidi" w:hAnsiTheme="majorBidi" w:cstheme="majorBidi"/>
          <w:sz w:val="28"/>
          <w:szCs w:val="28"/>
        </w:rPr>
        <w:t xml:space="preserve">uman </w:t>
      </w:r>
      <w:r w:rsidRPr="00EB2D54">
        <w:rPr>
          <w:rFonts w:asciiTheme="majorBidi" w:hAnsiTheme="majorBidi" w:cstheme="majorBidi"/>
          <w:sz w:val="28"/>
          <w:szCs w:val="28"/>
        </w:rPr>
        <w:t xml:space="preserve">language </w:t>
      </w:r>
      <w:r w:rsidR="00B834BE">
        <w:rPr>
          <w:rFonts w:asciiTheme="majorBidi" w:hAnsiTheme="majorBidi" w:cstheme="majorBidi"/>
          <w:sz w:val="28"/>
          <w:szCs w:val="28"/>
        </w:rPr>
        <w:t>makes up</w:t>
      </w:r>
      <w:r w:rsidRPr="00EB2D54">
        <w:rPr>
          <w:rFonts w:asciiTheme="majorBidi" w:hAnsiTheme="majorBidi" w:cstheme="majorBidi"/>
          <w:sz w:val="28"/>
          <w:szCs w:val="28"/>
        </w:rPr>
        <w:t xml:space="preserve"> a unique cognitive universe</w:t>
      </w:r>
      <w:r w:rsidR="001D1E4D">
        <w:rPr>
          <w:rFonts w:asciiTheme="majorBidi" w:hAnsiTheme="majorBidi" w:cstheme="majorBidi"/>
          <w:sz w:val="28"/>
          <w:szCs w:val="28"/>
        </w:rPr>
        <w:t xml:space="preserve"> of its own</w:t>
      </w:r>
      <w:r w:rsidRPr="00EB2D54">
        <w:rPr>
          <w:rFonts w:asciiTheme="majorBidi" w:hAnsiTheme="majorBidi" w:cstheme="majorBidi"/>
          <w:sz w:val="28"/>
          <w:szCs w:val="28"/>
        </w:rPr>
        <w:t>. Consequently, “literal” translation from one language to another</w:t>
      </w:r>
      <w:r>
        <w:rPr>
          <w:rFonts w:asciiTheme="majorBidi" w:hAnsiTheme="majorBidi" w:cstheme="majorBidi"/>
          <w:sz w:val="28"/>
          <w:szCs w:val="28"/>
        </w:rPr>
        <w:t xml:space="preserve"> tends to</w:t>
      </w:r>
      <w:r w:rsidRPr="00EB2D54">
        <w:rPr>
          <w:rFonts w:asciiTheme="majorBidi" w:hAnsiTheme="majorBidi" w:cstheme="majorBidi"/>
          <w:sz w:val="28"/>
          <w:szCs w:val="28"/>
        </w:rPr>
        <w:t xml:space="preserve"> betray the original </w:t>
      </w:r>
      <w:r w:rsidR="001D1E4D">
        <w:rPr>
          <w:rFonts w:asciiTheme="majorBidi" w:hAnsiTheme="majorBidi" w:cstheme="majorBidi"/>
          <w:sz w:val="28"/>
          <w:szCs w:val="28"/>
        </w:rPr>
        <w:t>reference</w:t>
      </w:r>
      <w:r w:rsidRPr="00EB2D54">
        <w:rPr>
          <w:rFonts w:asciiTheme="majorBidi" w:hAnsiTheme="majorBidi" w:cstheme="majorBidi"/>
          <w:sz w:val="28"/>
          <w:szCs w:val="28"/>
        </w:rPr>
        <w:t xml:space="preserve"> and ra</w:t>
      </w:r>
      <w:r w:rsidR="00CB19F3">
        <w:rPr>
          <w:rFonts w:asciiTheme="majorBidi" w:hAnsiTheme="majorBidi" w:cstheme="majorBidi"/>
          <w:sz w:val="28"/>
          <w:szCs w:val="28"/>
        </w:rPr>
        <w:t>re</w:t>
      </w:r>
      <w:r w:rsidRPr="00EB2D54">
        <w:rPr>
          <w:rFonts w:asciiTheme="majorBidi" w:hAnsiTheme="majorBidi" w:cstheme="majorBidi"/>
          <w:sz w:val="28"/>
          <w:szCs w:val="28"/>
        </w:rPr>
        <w:t>ly</w:t>
      </w:r>
      <w:r>
        <w:rPr>
          <w:rFonts w:asciiTheme="majorBidi" w:hAnsiTheme="majorBidi" w:cstheme="majorBidi"/>
          <w:sz w:val="28"/>
          <w:szCs w:val="28"/>
        </w:rPr>
        <w:t xml:space="preserve"> amount</w:t>
      </w:r>
      <w:r w:rsidR="00CB19F3">
        <w:rPr>
          <w:rFonts w:asciiTheme="majorBidi" w:hAnsiTheme="majorBidi" w:cstheme="majorBidi"/>
          <w:sz w:val="28"/>
          <w:szCs w:val="28"/>
        </w:rPr>
        <w:t>s</w:t>
      </w:r>
      <w:r>
        <w:rPr>
          <w:rFonts w:asciiTheme="majorBidi" w:hAnsiTheme="majorBidi" w:cstheme="majorBidi"/>
          <w:sz w:val="28"/>
          <w:szCs w:val="28"/>
        </w:rPr>
        <w:t xml:space="preserve"> to a</w:t>
      </w:r>
      <w:r w:rsidR="00CB19F3">
        <w:rPr>
          <w:rFonts w:asciiTheme="majorBidi" w:hAnsiTheme="majorBidi" w:cstheme="majorBidi"/>
          <w:sz w:val="28"/>
          <w:szCs w:val="28"/>
        </w:rPr>
        <w:t>n actual</w:t>
      </w:r>
      <w:r w:rsidRPr="00EB2D54">
        <w:rPr>
          <w:rFonts w:asciiTheme="majorBidi" w:hAnsiTheme="majorBidi" w:cstheme="majorBidi"/>
          <w:sz w:val="28"/>
          <w:szCs w:val="28"/>
        </w:rPr>
        <w:t xml:space="preserve"> “translation</w:t>
      </w:r>
      <w:r w:rsidR="00CB19F3">
        <w:rPr>
          <w:rFonts w:asciiTheme="majorBidi" w:hAnsiTheme="majorBidi" w:cstheme="majorBidi"/>
          <w:sz w:val="28"/>
          <w:szCs w:val="28"/>
        </w:rPr>
        <w:t>,</w:t>
      </w:r>
      <w:r w:rsidRPr="00EB2D54">
        <w:rPr>
          <w:rFonts w:asciiTheme="majorBidi" w:hAnsiTheme="majorBidi" w:cstheme="majorBidi"/>
          <w:sz w:val="28"/>
          <w:szCs w:val="28"/>
        </w:rPr>
        <w:t xml:space="preserve">” </w:t>
      </w:r>
      <w:r>
        <w:rPr>
          <w:rFonts w:asciiTheme="majorBidi" w:hAnsiTheme="majorBidi" w:cstheme="majorBidi"/>
          <w:sz w:val="28"/>
          <w:szCs w:val="28"/>
        </w:rPr>
        <w:t>which ideally should faithfully “transfer” and “carry over”</w:t>
      </w:r>
      <w:r>
        <w:rPr>
          <w:rStyle w:val="FootnoteReference"/>
          <w:rFonts w:asciiTheme="majorBidi" w:hAnsiTheme="majorBidi" w:cstheme="majorBidi"/>
          <w:sz w:val="28"/>
          <w:szCs w:val="28"/>
        </w:rPr>
        <w:footnoteReference w:id="28"/>
      </w:r>
      <w:r>
        <w:rPr>
          <w:rFonts w:asciiTheme="majorBidi" w:hAnsiTheme="majorBidi" w:cstheme="majorBidi"/>
          <w:sz w:val="28"/>
          <w:szCs w:val="28"/>
        </w:rPr>
        <w:t xml:space="preserve"> the feel and meaning of the primary </w:t>
      </w:r>
      <w:r w:rsidR="00CB19F3">
        <w:rPr>
          <w:rFonts w:asciiTheme="majorBidi" w:hAnsiTheme="majorBidi" w:cstheme="majorBidi"/>
          <w:sz w:val="28"/>
          <w:szCs w:val="28"/>
        </w:rPr>
        <w:t>account</w:t>
      </w:r>
      <w:r>
        <w:rPr>
          <w:rFonts w:asciiTheme="majorBidi" w:hAnsiTheme="majorBidi" w:cstheme="majorBidi"/>
          <w:sz w:val="28"/>
          <w:szCs w:val="28"/>
        </w:rPr>
        <w:t xml:space="preserve"> to the language of translation</w:t>
      </w:r>
      <w:r w:rsidRPr="00EB2D54">
        <w:rPr>
          <w:rFonts w:asciiTheme="majorBidi" w:hAnsiTheme="majorBidi" w:cstheme="majorBidi"/>
          <w:sz w:val="28"/>
          <w:szCs w:val="28"/>
        </w:rPr>
        <w:t xml:space="preserve">. </w:t>
      </w:r>
      <w:r>
        <w:rPr>
          <w:rFonts w:asciiTheme="majorBidi" w:hAnsiTheme="majorBidi" w:cstheme="majorBidi"/>
          <w:sz w:val="28"/>
          <w:szCs w:val="28"/>
        </w:rPr>
        <w:t>Thus, i</w:t>
      </w:r>
      <w:r w:rsidRPr="00EB2D54">
        <w:rPr>
          <w:rFonts w:asciiTheme="majorBidi" w:hAnsiTheme="majorBidi" w:cstheme="majorBidi"/>
          <w:sz w:val="28"/>
          <w:szCs w:val="28"/>
        </w:rPr>
        <w:t>t is said</w:t>
      </w:r>
      <w:r>
        <w:rPr>
          <w:rFonts w:asciiTheme="majorBidi" w:hAnsiTheme="majorBidi" w:cstheme="majorBidi"/>
          <w:sz w:val="28"/>
          <w:szCs w:val="28"/>
        </w:rPr>
        <w:t xml:space="preserve"> in Italian</w:t>
      </w:r>
      <w:r w:rsidRPr="00EB2D54">
        <w:rPr>
          <w:rFonts w:asciiTheme="majorBidi" w:hAnsiTheme="majorBidi" w:cstheme="majorBidi"/>
          <w:sz w:val="28"/>
          <w:szCs w:val="28"/>
        </w:rPr>
        <w:t xml:space="preserve">: </w:t>
      </w:r>
      <w:r w:rsidRPr="00EB2D54">
        <w:rPr>
          <w:color w:val="000000"/>
          <w:sz w:val="28"/>
          <w:szCs w:val="28"/>
        </w:rPr>
        <w:t>“</w:t>
      </w:r>
      <w:r w:rsidRPr="00EB2D54">
        <w:rPr>
          <w:i/>
          <w:iCs/>
          <w:color w:val="000000"/>
          <w:sz w:val="28"/>
          <w:szCs w:val="28"/>
        </w:rPr>
        <w:t>Traduttore, traditore</w:t>
      </w:r>
      <w:r w:rsidRPr="00EB2D54">
        <w:rPr>
          <w:color w:val="000000"/>
          <w:sz w:val="28"/>
          <w:szCs w:val="28"/>
        </w:rPr>
        <w:t>”</w:t>
      </w:r>
      <w:r w:rsidRPr="00EB2D54">
        <w:rPr>
          <w:i/>
          <w:iCs/>
          <w:color w:val="000000"/>
          <w:sz w:val="28"/>
          <w:szCs w:val="28"/>
        </w:rPr>
        <w:t xml:space="preserve"> </w:t>
      </w:r>
      <w:r w:rsidRPr="00EB2D54">
        <w:rPr>
          <w:color w:val="000000"/>
          <w:sz w:val="28"/>
          <w:szCs w:val="28"/>
        </w:rPr>
        <w:t>(To translate is to commit treason).</w:t>
      </w:r>
    </w:p>
    <w:p w14:paraId="00464CA3" w14:textId="77777777" w:rsidR="00C834DE" w:rsidRDefault="00C834DE" w:rsidP="00E86172">
      <w:pPr>
        <w:rPr>
          <w:sz w:val="28"/>
          <w:szCs w:val="28"/>
        </w:rPr>
      </w:pPr>
    </w:p>
    <w:p w14:paraId="4042696E" w14:textId="30C9652B" w:rsidR="00E86172" w:rsidRPr="00EB2D54" w:rsidRDefault="00E86172" w:rsidP="00E86172">
      <w:pPr>
        <w:rPr>
          <w:sz w:val="28"/>
          <w:szCs w:val="28"/>
        </w:rPr>
      </w:pPr>
      <w:r>
        <w:rPr>
          <w:sz w:val="28"/>
          <w:szCs w:val="28"/>
        </w:rPr>
        <w:t>A</w:t>
      </w:r>
      <w:r w:rsidRPr="00EB2D54">
        <w:rPr>
          <w:sz w:val="28"/>
          <w:szCs w:val="28"/>
        </w:rPr>
        <w:t xml:space="preserve">s a rule, </w:t>
      </w:r>
      <w:r w:rsidR="00C106CF">
        <w:rPr>
          <w:rFonts w:asciiTheme="majorBidi" w:hAnsiTheme="majorBidi" w:cstheme="majorBidi"/>
          <w:i/>
          <w:iCs/>
          <w:sz w:val="28"/>
          <w:szCs w:val="28"/>
        </w:rPr>
        <w:t>The First Teaching</w:t>
      </w:r>
      <w:r w:rsidRPr="00EB2D54">
        <w:rPr>
          <w:rFonts w:asciiTheme="majorBidi" w:hAnsiTheme="majorBidi" w:cstheme="majorBidi"/>
          <w:sz w:val="28"/>
          <w:szCs w:val="28"/>
        </w:rPr>
        <w:t xml:space="preserve"> avoid</w:t>
      </w:r>
      <w:r>
        <w:rPr>
          <w:rFonts w:asciiTheme="majorBidi" w:hAnsiTheme="majorBidi" w:cstheme="majorBidi"/>
          <w:sz w:val="28"/>
          <w:szCs w:val="28"/>
        </w:rPr>
        <w:t>s</w:t>
      </w:r>
      <w:r w:rsidRPr="00EB2D54">
        <w:rPr>
          <w:rFonts w:asciiTheme="majorBidi" w:hAnsiTheme="majorBidi" w:cstheme="majorBidi"/>
          <w:sz w:val="28"/>
          <w:szCs w:val="28"/>
        </w:rPr>
        <w:t xml:space="preserve"> </w:t>
      </w:r>
      <w:r w:rsidRPr="00EB2D54">
        <w:rPr>
          <w:rFonts w:asciiTheme="majorBidi" w:hAnsiTheme="majorBidi" w:cstheme="majorBidi"/>
          <w:i/>
          <w:iCs/>
          <w:sz w:val="28"/>
          <w:szCs w:val="28"/>
        </w:rPr>
        <w:t>verbatim</w:t>
      </w:r>
      <w:r w:rsidRPr="00EB2D54">
        <w:rPr>
          <w:rFonts w:asciiTheme="majorBidi" w:hAnsiTheme="majorBidi" w:cstheme="majorBidi"/>
          <w:sz w:val="28"/>
          <w:szCs w:val="28"/>
        </w:rPr>
        <w:t xml:space="preserve"> translations</w:t>
      </w:r>
      <w:r>
        <w:rPr>
          <w:rFonts w:asciiTheme="majorBidi" w:hAnsiTheme="majorBidi" w:cstheme="majorBidi"/>
          <w:sz w:val="28"/>
          <w:szCs w:val="28"/>
        </w:rPr>
        <w:t>. I</w:t>
      </w:r>
      <w:r w:rsidRPr="00EB2D54">
        <w:rPr>
          <w:rFonts w:asciiTheme="majorBidi" w:hAnsiTheme="majorBidi" w:cstheme="majorBidi"/>
          <w:sz w:val="28"/>
          <w:szCs w:val="28"/>
        </w:rPr>
        <w:t xml:space="preserve"> prefer instead to make my own amendments or new renditions of standing translations—especially whenever I have </w:t>
      </w:r>
      <w:r>
        <w:rPr>
          <w:rFonts w:asciiTheme="majorBidi" w:hAnsiTheme="majorBidi" w:cstheme="majorBidi"/>
          <w:sz w:val="28"/>
          <w:szCs w:val="28"/>
        </w:rPr>
        <w:t>adequate</w:t>
      </w:r>
      <w:r w:rsidRPr="00EB2D54">
        <w:rPr>
          <w:rFonts w:asciiTheme="majorBidi" w:hAnsiTheme="majorBidi" w:cstheme="majorBidi"/>
          <w:sz w:val="28"/>
          <w:szCs w:val="28"/>
        </w:rPr>
        <w:t xml:space="preserve"> familiarity with the</w:t>
      </w:r>
      <w:commentRangeStart w:id="158"/>
      <w:r w:rsidRPr="00EB2D54">
        <w:rPr>
          <w:rFonts w:asciiTheme="majorBidi" w:hAnsiTheme="majorBidi" w:cstheme="majorBidi"/>
          <w:sz w:val="28"/>
          <w:szCs w:val="28"/>
        </w:rPr>
        <w:t xml:space="preserve"> foreign</w:t>
      </w:r>
      <w:commentRangeEnd w:id="158"/>
      <w:r>
        <w:rPr>
          <w:rStyle w:val="CommentReference"/>
          <w:rFonts w:ascii="SabondiacriticRoman" w:hAnsi="SabondiacriticRoman"/>
        </w:rPr>
        <w:commentReference w:id="158"/>
      </w:r>
      <w:r w:rsidRPr="00EB2D54">
        <w:rPr>
          <w:rFonts w:asciiTheme="majorBidi" w:hAnsiTheme="majorBidi" w:cstheme="majorBidi"/>
          <w:sz w:val="28"/>
          <w:szCs w:val="28"/>
        </w:rPr>
        <w:t xml:space="preserve"> language being used. Thus, for example, in quoting John 8:32—</w:t>
      </w:r>
      <w:r w:rsidRPr="00EB2D54">
        <w:rPr>
          <w:rFonts w:asciiTheme="majorBidi" w:hAnsiTheme="majorBidi" w:cstheme="majorBidi"/>
          <w:color w:val="000000" w:themeColor="text1"/>
          <w:sz w:val="28"/>
          <w:szCs w:val="28"/>
        </w:rPr>
        <w:t xml:space="preserve">“And you shall know the truth, and the truth will set you free”—cited </w:t>
      </w:r>
      <w:r>
        <w:rPr>
          <w:rFonts w:asciiTheme="majorBidi" w:hAnsiTheme="majorBidi" w:cstheme="majorBidi"/>
          <w:sz w:val="28"/>
          <w:szCs w:val="28"/>
        </w:rPr>
        <w:t>below</w:t>
      </w:r>
      <w:r w:rsidRPr="00EB2D54">
        <w:rPr>
          <w:rFonts w:asciiTheme="majorBidi" w:hAnsiTheme="majorBidi" w:cstheme="majorBidi"/>
          <w:sz w:val="28"/>
          <w:szCs w:val="28"/>
        </w:rPr>
        <w:t>, I took liberties with the Vulgate version of the Latin translation: “</w:t>
      </w:r>
      <w:r w:rsidRPr="00EB2D54">
        <w:rPr>
          <w:rFonts w:asciiTheme="majorBidi" w:hAnsiTheme="majorBidi" w:cstheme="majorBidi"/>
          <w:i/>
          <w:iCs/>
          <w:color w:val="000000"/>
          <w:sz w:val="28"/>
          <w:szCs w:val="28"/>
          <w:shd w:val="clear" w:color="auto" w:fill="FFFFFF"/>
        </w:rPr>
        <w:t xml:space="preserve">Et </w:t>
      </w:r>
      <w:r w:rsidRPr="00EB2D54">
        <w:rPr>
          <w:rFonts w:asciiTheme="majorBidi" w:eastAsiaTheme="majorEastAsia" w:hAnsiTheme="majorBidi" w:cstheme="majorBidi"/>
          <w:i/>
          <w:iCs/>
          <w:color w:val="000000" w:themeColor="text1"/>
          <w:sz w:val="28"/>
          <w:szCs w:val="28"/>
        </w:rPr>
        <w:t>cognōscētis</w:t>
      </w:r>
      <w:r w:rsidRPr="00EB2D54">
        <w:rPr>
          <w:rFonts w:asciiTheme="majorBidi" w:hAnsiTheme="majorBidi" w:cstheme="majorBidi"/>
          <w:i/>
          <w:iCs/>
          <w:color w:val="4D5156"/>
          <w:sz w:val="28"/>
          <w:szCs w:val="28"/>
          <w:shd w:val="clear" w:color="auto" w:fill="FFFFFF"/>
        </w:rPr>
        <w:t xml:space="preserve"> </w:t>
      </w:r>
      <w:r w:rsidRPr="00EB2D54">
        <w:rPr>
          <w:rFonts w:asciiTheme="majorBidi" w:hAnsiTheme="majorBidi" w:cstheme="majorBidi"/>
          <w:i/>
          <w:iCs/>
          <w:color w:val="000000"/>
          <w:sz w:val="28"/>
          <w:szCs w:val="28"/>
          <w:shd w:val="clear" w:color="auto" w:fill="FFFFFF"/>
        </w:rPr>
        <w:t>v</w:t>
      </w:r>
      <w:r w:rsidRPr="00EB2D54">
        <w:rPr>
          <w:rFonts w:asciiTheme="majorBidi" w:hAnsiTheme="majorBidi" w:cstheme="majorBidi"/>
          <w:i/>
          <w:iCs/>
          <w:color w:val="202122"/>
          <w:sz w:val="28"/>
          <w:szCs w:val="28"/>
        </w:rPr>
        <w:t>ēritātem</w:t>
      </w:r>
      <w:r w:rsidRPr="00EB2D54">
        <w:rPr>
          <w:rFonts w:asciiTheme="majorBidi" w:hAnsiTheme="majorBidi" w:cstheme="majorBidi"/>
          <w:i/>
          <w:iCs/>
          <w:color w:val="000000"/>
          <w:sz w:val="28"/>
          <w:szCs w:val="28"/>
          <w:shd w:val="clear" w:color="auto" w:fill="FFFFFF"/>
        </w:rPr>
        <w:t xml:space="preserve"> et v</w:t>
      </w:r>
      <w:r w:rsidRPr="00EB2D54">
        <w:rPr>
          <w:rFonts w:asciiTheme="majorBidi" w:hAnsiTheme="majorBidi" w:cstheme="majorBidi"/>
          <w:i/>
          <w:iCs/>
          <w:color w:val="202122"/>
          <w:sz w:val="28"/>
          <w:szCs w:val="28"/>
        </w:rPr>
        <w:t>ēritās</w:t>
      </w:r>
      <w:r w:rsidRPr="00EB2D54">
        <w:rPr>
          <w:rFonts w:asciiTheme="majorBidi" w:hAnsiTheme="majorBidi" w:cstheme="majorBidi"/>
          <w:i/>
          <w:iCs/>
          <w:color w:val="000000"/>
          <w:sz w:val="28"/>
          <w:szCs w:val="28"/>
          <w:shd w:val="clear" w:color="auto" w:fill="FFFFFF"/>
        </w:rPr>
        <w:t xml:space="preserve"> </w:t>
      </w:r>
      <w:r w:rsidRPr="00EB2D54">
        <w:rPr>
          <w:rFonts w:asciiTheme="majorBidi" w:hAnsiTheme="majorBidi" w:cstheme="majorBidi"/>
          <w:i/>
          <w:iCs/>
          <w:color w:val="202122"/>
          <w:sz w:val="28"/>
          <w:szCs w:val="28"/>
        </w:rPr>
        <w:t>līberābit vōs</w:t>
      </w:r>
      <w:r w:rsidRPr="00EB2D54">
        <w:rPr>
          <w:rFonts w:asciiTheme="majorBidi" w:hAnsiTheme="majorBidi" w:cstheme="majorBidi"/>
          <w:color w:val="202122"/>
          <w:sz w:val="28"/>
          <w:szCs w:val="28"/>
        </w:rPr>
        <w:t xml:space="preserve">.” In this version, </w:t>
      </w:r>
      <w:r w:rsidRPr="00EB2D54">
        <w:rPr>
          <w:rFonts w:asciiTheme="majorBidi" w:hAnsiTheme="majorBidi" w:cstheme="majorBidi"/>
          <w:b/>
          <w:bCs/>
          <w:color w:val="202122"/>
          <w:sz w:val="28"/>
          <w:szCs w:val="28"/>
        </w:rPr>
        <w:t>St. Jerome</w:t>
      </w:r>
      <w:commentRangeStart w:id="159"/>
      <w:r w:rsidRPr="00EB2D54">
        <w:rPr>
          <w:rFonts w:asciiTheme="majorBidi" w:hAnsiTheme="majorBidi" w:cstheme="majorBidi"/>
          <w:color w:val="202122"/>
          <w:sz w:val="28"/>
          <w:szCs w:val="28"/>
          <w:vertAlign w:val="superscript"/>
        </w:rPr>
        <w:footnoteReference w:id="29"/>
      </w:r>
      <w:commentRangeEnd w:id="159"/>
      <w:r w:rsidRPr="00EB2D54">
        <w:rPr>
          <w:rFonts w:ascii="SabondiacriticRoman" w:hAnsi="SabondiacriticRoman"/>
          <w:sz w:val="16"/>
          <w:szCs w:val="16"/>
        </w:rPr>
        <w:commentReference w:id="159"/>
      </w:r>
      <w:r w:rsidRPr="00EB2D54">
        <w:rPr>
          <w:rFonts w:asciiTheme="majorBidi" w:hAnsiTheme="majorBidi" w:cstheme="majorBidi"/>
          <w:color w:val="202122"/>
          <w:sz w:val="28"/>
          <w:szCs w:val="28"/>
        </w:rPr>
        <w:t xml:space="preserve"> follows </w:t>
      </w:r>
      <w:r w:rsidRPr="00EB2D54">
        <w:rPr>
          <w:rFonts w:asciiTheme="majorBidi" w:hAnsiTheme="majorBidi" w:cstheme="majorBidi"/>
          <w:color w:val="202122"/>
          <w:sz w:val="28"/>
          <w:szCs w:val="28"/>
        </w:rPr>
        <w:lastRenderedPageBreak/>
        <w:t>the literal word-for-word semantic structure of the Greek rendition of the verse</w:t>
      </w:r>
      <w:r>
        <w:rPr>
          <w:rFonts w:asciiTheme="majorBidi" w:hAnsiTheme="majorBidi" w:cstheme="majorBidi"/>
          <w:color w:val="202122"/>
          <w:sz w:val="28"/>
          <w:szCs w:val="28"/>
        </w:rPr>
        <w:t>, which is his custom</w:t>
      </w:r>
      <w:r w:rsidR="00632982">
        <w:rPr>
          <w:rFonts w:asciiTheme="majorBidi" w:hAnsiTheme="majorBidi" w:cstheme="majorBidi"/>
          <w:color w:val="202122"/>
          <w:sz w:val="28"/>
          <w:szCs w:val="28"/>
        </w:rPr>
        <w:t xml:space="preserve"> throughout his </w:t>
      </w:r>
      <w:r w:rsidR="00244163">
        <w:rPr>
          <w:rFonts w:asciiTheme="majorBidi" w:hAnsiTheme="majorBidi" w:cstheme="majorBidi"/>
          <w:color w:val="202122"/>
          <w:sz w:val="28"/>
          <w:szCs w:val="28"/>
        </w:rPr>
        <w:t>version of the Latin Bible</w:t>
      </w:r>
      <w:r w:rsidR="001D1E4D">
        <w:rPr>
          <w:rFonts w:asciiTheme="majorBidi" w:hAnsiTheme="majorBidi" w:cstheme="majorBidi"/>
          <w:color w:val="202122"/>
          <w:sz w:val="28"/>
          <w:szCs w:val="28"/>
        </w:rPr>
        <w:t xml:space="preserve"> and reflects the awe he felt for the Greek original</w:t>
      </w:r>
      <w:r w:rsidRPr="00EB2D54">
        <w:rPr>
          <w:rFonts w:asciiTheme="majorBidi" w:hAnsiTheme="majorBidi" w:cstheme="majorBidi"/>
          <w:color w:val="202122"/>
          <w:sz w:val="28"/>
          <w:szCs w:val="28"/>
        </w:rPr>
        <w:t xml:space="preserve">. Instead, I </w:t>
      </w:r>
      <w:r>
        <w:rPr>
          <w:rFonts w:asciiTheme="majorBidi" w:hAnsiTheme="majorBidi" w:cstheme="majorBidi"/>
          <w:color w:val="202122"/>
          <w:sz w:val="28"/>
          <w:szCs w:val="28"/>
        </w:rPr>
        <w:t>restructured</w:t>
      </w:r>
      <w:r w:rsidRPr="00EB2D54">
        <w:rPr>
          <w:rFonts w:asciiTheme="majorBidi" w:hAnsiTheme="majorBidi" w:cstheme="majorBidi"/>
          <w:color w:val="202122"/>
          <w:sz w:val="28"/>
          <w:szCs w:val="28"/>
        </w:rPr>
        <w:t xml:space="preserve"> it as: </w:t>
      </w:r>
      <w:r w:rsidRPr="00EB2D54">
        <w:rPr>
          <w:rFonts w:asciiTheme="majorBidi" w:hAnsiTheme="majorBidi" w:cstheme="majorBidi"/>
          <w:sz w:val="28"/>
          <w:szCs w:val="28"/>
        </w:rPr>
        <w:t>“</w:t>
      </w:r>
      <w:r w:rsidRPr="00EB2D54">
        <w:rPr>
          <w:rFonts w:asciiTheme="majorBidi" w:hAnsiTheme="majorBidi" w:cstheme="majorBidi"/>
          <w:i/>
          <w:iCs/>
          <w:color w:val="000000"/>
          <w:sz w:val="28"/>
          <w:szCs w:val="28"/>
          <w:shd w:val="clear" w:color="auto" w:fill="FFFFFF"/>
        </w:rPr>
        <w:t xml:space="preserve">Et </w:t>
      </w:r>
      <w:r w:rsidRPr="00EB2D54">
        <w:rPr>
          <w:rFonts w:asciiTheme="majorBidi" w:eastAsiaTheme="majorEastAsia" w:hAnsiTheme="majorBidi" w:cstheme="majorBidi"/>
          <w:i/>
          <w:iCs/>
          <w:color w:val="000000" w:themeColor="text1"/>
          <w:sz w:val="28"/>
          <w:szCs w:val="28"/>
        </w:rPr>
        <w:t>cognōscētis</w:t>
      </w:r>
      <w:r w:rsidRPr="00EB2D54">
        <w:rPr>
          <w:rFonts w:asciiTheme="majorBidi" w:hAnsiTheme="majorBidi" w:cstheme="majorBidi"/>
          <w:i/>
          <w:iCs/>
          <w:color w:val="4D5156"/>
          <w:sz w:val="28"/>
          <w:szCs w:val="28"/>
          <w:shd w:val="clear" w:color="auto" w:fill="FFFFFF"/>
        </w:rPr>
        <w:t xml:space="preserve"> </w:t>
      </w:r>
      <w:r w:rsidRPr="00EB2D54">
        <w:rPr>
          <w:rFonts w:asciiTheme="majorBidi" w:hAnsiTheme="majorBidi" w:cstheme="majorBidi"/>
          <w:i/>
          <w:iCs/>
          <w:color w:val="000000"/>
          <w:sz w:val="28"/>
          <w:szCs w:val="28"/>
          <w:shd w:val="clear" w:color="auto" w:fill="FFFFFF"/>
        </w:rPr>
        <w:t>v</w:t>
      </w:r>
      <w:r w:rsidRPr="00EB2D54">
        <w:rPr>
          <w:rFonts w:asciiTheme="majorBidi" w:hAnsiTheme="majorBidi" w:cstheme="majorBidi"/>
          <w:i/>
          <w:iCs/>
          <w:color w:val="202122"/>
          <w:sz w:val="28"/>
          <w:szCs w:val="28"/>
        </w:rPr>
        <w:t>ēritātem</w:t>
      </w:r>
      <w:r w:rsidRPr="00EB2D54">
        <w:rPr>
          <w:rFonts w:asciiTheme="majorBidi" w:hAnsiTheme="majorBidi" w:cstheme="majorBidi"/>
          <w:i/>
          <w:iCs/>
          <w:color w:val="000000"/>
          <w:sz w:val="28"/>
          <w:szCs w:val="28"/>
          <w:shd w:val="clear" w:color="auto" w:fill="FFFFFF"/>
        </w:rPr>
        <w:t xml:space="preserve"> et v</w:t>
      </w:r>
      <w:r w:rsidRPr="00EB2D54">
        <w:rPr>
          <w:rFonts w:asciiTheme="majorBidi" w:hAnsiTheme="majorBidi" w:cstheme="majorBidi"/>
          <w:i/>
          <w:iCs/>
          <w:color w:val="202122"/>
          <w:sz w:val="28"/>
          <w:szCs w:val="28"/>
        </w:rPr>
        <w:t>ēritās vos</w:t>
      </w:r>
      <w:r w:rsidRPr="00EB2D54">
        <w:rPr>
          <w:rFonts w:asciiTheme="majorBidi" w:hAnsiTheme="majorBidi" w:cstheme="majorBidi"/>
          <w:i/>
          <w:iCs/>
          <w:color w:val="000000"/>
          <w:sz w:val="28"/>
          <w:szCs w:val="28"/>
          <w:shd w:val="clear" w:color="auto" w:fill="FFFFFF"/>
        </w:rPr>
        <w:t xml:space="preserve"> </w:t>
      </w:r>
      <w:r w:rsidRPr="00EB2D54">
        <w:rPr>
          <w:rFonts w:asciiTheme="majorBidi" w:hAnsiTheme="majorBidi" w:cstheme="majorBidi"/>
          <w:i/>
          <w:iCs/>
          <w:color w:val="202122"/>
          <w:sz w:val="28"/>
          <w:szCs w:val="28"/>
        </w:rPr>
        <w:t>līberābit</w:t>
      </w:r>
      <w:r w:rsidRPr="00EB2D54">
        <w:rPr>
          <w:rFonts w:asciiTheme="majorBidi" w:hAnsiTheme="majorBidi" w:cstheme="majorBidi"/>
          <w:color w:val="202122"/>
          <w:sz w:val="28"/>
          <w:szCs w:val="28"/>
        </w:rPr>
        <w:t xml:space="preserve">,” which </w:t>
      </w:r>
      <w:r>
        <w:rPr>
          <w:rFonts w:asciiTheme="majorBidi" w:hAnsiTheme="majorBidi" w:cstheme="majorBidi"/>
          <w:color w:val="202122"/>
          <w:sz w:val="28"/>
          <w:szCs w:val="28"/>
        </w:rPr>
        <w:t xml:space="preserve">is </w:t>
      </w:r>
      <w:r w:rsidR="00D55A24">
        <w:rPr>
          <w:rFonts w:asciiTheme="majorBidi" w:hAnsiTheme="majorBidi" w:cstheme="majorBidi"/>
          <w:color w:val="202122"/>
          <w:sz w:val="28"/>
          <w:szCs w:val="28"/>
        </w:rPr>
        <w:t xml:space="preserve">only a slight change but is </w:t>
      </w:r>
      <w:r w:rsidR="00690504">
        <w:rPr>
          <w:rFonts w:asciiTheme="majorBidi" w:hAnsiTheme="majorBidi" w:cstheme="majorBidi"/>
          <w:color w:val="202122"/>
          <w:sz w:val="28"/>
          <w:szCs w:val="28"/>
        </w:rPr>
        <w:t xml:space="preserve">a </w:t>
      </w:r>
      <w:r w:rsidRPr="00EB2D54">
        <w:rPr>
          <w:rFonts w:asciiTheme="majorBidi" w:hAnsiTheme="majorBidi" w:cstheme="majorBidi"/>
          <w:color w:val="202122"/>
          <w:sz w:val="28"/>
          <w:szCs w:val="28"/>
        </w:rPr>
        <w:t>more idiomatically</w:t>
      </w:r>
      <w:r>
        <w:rPr>
          <w:rFonts w:asciiTheme="majorBidi" w:hAnsiTheme="majorBidi" w:cstheme="majorBidi"/>
          <w:color w:val="202122"/>
          <w:sz w:val="28"/>
          <w:szCs w:val="28"/>
        </w:rPr>
        <w:t xml:space="preserve"> sound</w:t>
      </w:r>
      <w:r w:rsidRPr="00EB2D54">
        <w:rPr>
          <w:rFonts w:asciiTheme="majorBidi" w:hAnsiTheme="majorBidi" w:cstheme="majorBidi"/>
          <w:color w:val="202122"/>
          <w:sz w:val="28"/>
          <w:szCs w:val="28"/>
        </w:rPr>
        <w:t xml:space="preserve"> Latin rendition of the original.</w:t>
      </w:r>
    </w:p>
    <w:p w14:paraId="4ED3728F" w14:textId="77777777" w:rsidR="00E86172" w:rsidRPr="00EB2D54" w:rsidRDefault="00E86172" w:rsidP="00E86172">
      <w:pPr>
        <w:rPr>
          <w:rFonts w:asciiTheme="majorBidi" w:hAnsiTheme="majorBidi" w:cstheme="majorBidi"/>
          <w:color w:val="202122"/>
          <w:sz w:val="28"/>
          <w:szCs w:val="28"/>
        </w:rPr>
      </w:pPr>
    </w:p>
    <w:p w14:paraId="20DEAA5F" w14:textId="1F6C32DA" w:rsidR="00E86172" w:rsidRPr="00EB2D54" w:rsidRDefault="00E86172" w:rsidP="00E86172">
      <w:pPr>
        <w:rPr>
          <w:rFonts w:asciiTheme="majorBidi" w:hAnsiTheme="majorBidi" w:cstheme="majorBidi"/>
          <w:color w:val="202122"/>
          <w:sz w:val="28"/>
          <w:szCs w:val="28"/>
        </w:rPr>
      </w:pPr>
      <w:r>
        <w:rPr>
          <w:rFonts w:asciiTheme="majorBidi" w:eastAsiaTheme="minorEastAsia" w:hAnsiTheme="majorBidi" w:cstheme="majorBidi"/>
          <w:color w:val="000000"/>
          <w:sz w:val="28"/>
          <w:szCs w:val="28"/>
        </w:rPr>
        <w:t>As regards</w:t>
      </w:r>
      <w:r w:rsidRPr="00EB2D54">
        <w:rPr>
          <w:rFonts w:asciiTheme="majorBidi" w:eastAsiaTheme="minorEastAsia" w:hAnsiTheme="majorBidi" w:cstheme="majorBidi"/>
          <w:color w:val="000000"/>
          <w:sz w:val="28"/>
          <w:szCs w:val="28"/>
        </w:rPr>
        <w:t xml:space="preserve"> the Qur’ān in particular, for which a number of competent translations are now available, I typically consult a variety of those works but </w:t>
      </w:r>
      <w:r w:rsidR="00F53388">
        <w:rPr>
          <w:rFonts w:asciiTheme="majorBidi" w:eastAsiaTheme="minorEastAsia" w:hAnsiTheme="majorBidi" w:cstheme="majorBidi"/>
          <w:color w:val="000000"/>
          <w:sz w:val="28"/>
          <w:szCs w:val="28"/>
        </w:rPr>
        <w:t xml:space="preserve">usually </w:t>
      </w:r>
      <w:r w:rsidRPr="00EB2D54">
        <w:rPr>
          <w:rFonts w:asciiTheme="majorBidi" w:eastAsiaTheme="minorEastAsia" w:hAnsiTheme="majorBidi" w:cstheme="majorBidi"/>
          <w:color w:val="000000"/>
          <w:sz w:val="28"/>
          <w:szCs w:val="28"/>
        </w:rPr>
        <w:t xml:space="preserve">arrive at my own </w:t>
      </w:r>
      <w:r w:rsidR="00B5221A">
        <w:rPr>
          <w:rFonts w:asciiTheme="majorBidi" w:eastAsiaTheme="minorEastAsia" w:hAnsiTheme="majorBidi" w:cstheme="majorBidi"/>
          <w:color w:val="000000"/>
          <w:sz w:val="28"/>
          <w:szCs w:val="28"/>
        </w:rPr>
        <w:t>wording</w:t>
      </w:r>
      <w:r>
        <w:rPr>
          <w:rFonts w:asciiTheme="majorBidi" w:eastAsiaTheme="minorEastAsia" w:hAnsiTheme="majorBidi" w:cstheme="majorBidi"/>
          <w:color w:val="000000"/>
          <w:sz w:val="28"/>
          <w:szCs w:val="28"/>
        </w:rPr>
        <w:t xml:space="preserve">. Thus, </w:t>
      </w:r>
      <w:r>
        <w:rPr>
          <w:rFonts w:asciiTheme="majorBidi" w:hAnsiTheme="majorBidi" w:cstheme="majorBidi"/>
          <w:color w:val="202122"/>
          <w:sz w:val="28"/>
          <w:szCs w:val="28"/>
        </w:rPr>
        <w:t xml:space="preserve">in </w:t>
      </w:r>
      <w:r w:rsidRPr="00EB2D54">
        <w:rPr>
          <w:rFonts w:asciiTheme="majorBidi" w:hAnsiTheme="majorBidi" w:cstheme="majorBidi"/>
          <w:color w:val="202122"/>
          <w:sz w:val="28"/>
          <w:szCs w:val="28"/>
        </w:rPr>
        <w:t xml:space="preserve">my </w:t>
      </w:r>
      <w:r w:rsidR="00F53388">
        <w:rPr>
          <w:rFonts w:asciiTheme="majorBidi" w:hAnsiTheme="majorBidi" w:cstheme="majorBidi"/>
          <w:color w:val="202122"/>
          <w:sz w:val="28"/>
          <w:szCs w:val="28"/>
        </w:rPr>
        <w:t>rendition</w:t>
      </w:r>
      <w:r w:rsidRPr="00EB2D54">
        <w:rPr>
          <w:rFonts w:asciiTheme="majorBidi" w:hAnsiTheme="majorBidi" w:cstheme="majorBidi"/>
          <w:color w:val="202122"/>
          <w:sz w:val="28"/>
          <w:szCs w:val="28"/>
        </w:rPr>
        <w:t xml:space="preserve">s of </w:t>
      </w:r>
      <w:r w:rsidRPr="00EB2D54">
        <w:rPr>
          <w:rFonts w:asciiTheme="majorBidi" w:eastAsiaTheme="minorEastAsia" w:hAnsiTheme="majorBidi" w:cstheme="majorBidi"/>
          <w:color w:val="000000"/>
          <w:sz w:val="28"/>
          <w:szCs w:val="28"/>
        </w:rPr>
        <w:t xml:space="preserve">the Qur’ān, I </w:t>
      </w:r>
      <w:r>
        <w:rPr>
          <w:rFonts w:asciiTheme="majorBidi" w:eastAsiaTheme="minorEastAsia" w:hAnsiTheme="majorBidi" w:cstheme="majorBidi"/>
          <w:color w:val="000000"/>
          <w:sz w:val="28"/>
          <w:szCs w:val="28"/>
        </w:rPr>
        <w:t xml:space="preserve">hardly ever </w:t>
      </w:r>
      <w:r w:rsidRPr="00EB2D54">
        <w:rPr>
          <w:rFonts w:asciiTheme="majorBidi" w:eastAsiaTheme="minorEastAsia" w:hAnsiTheme="majorBidi" w:cstheme="majorBidi"/>
          <w:color w:val="000000"/>
          <w:sz w:val="28"/>
          <w:szCs w:val="28"/>
        </w:rPr>
        <w:t xml:space="preserve">rely </w:t>
      </w:r>
      <w:r>
        <w:rPr>
          <w:rFonts w:asciiTheme="majorBidi" w:eastAsiaTheme="minorEastAsia" w:hAnsiTheme="majorBidi" w:cstheme="majorBidi"/>
          <w:color w:val="000000"/>
          <w:sz w:val="28"/>
          <w:szCs w:val="28"/>
        </w:rPr>
        <w:t>up</w:t>
      </w:r>
      <w:r w:rsidRPr="00EB2D54">
        <w:rPr>
          <w:rFonts w:asciiTheme="majorBidi" w:eastAsiaTheme="minorEastAsia" w:hAnsiTheme="majorBidi" w:cstheme="majorBidi"/>
          <w:color w:val="000000"/>
          <w:sz w:val="28"/>
          <w:szCs w:val="28"/>
        </w:rPr>
        <w:t xml:space="preserve">on any </w:t>
      </w:r>
      <w:r>
        <w:rPr>
          <w:rFonts w:asciiTheme="majorBidi" w:eastAsiaTheme="minorEastAsia" w:hAnsiTheme="majorBidi" w:cstheme="majorBidi"/>
          <w:color w:val="000000"/>
          <w:sz w:val="28"/>
          <w:szCs w:val="28"/>
        </w:rPr>
        <w:t xml:space="preserve">given </w:t>
      </w:r>
      <w:r w:rsidR="00216B80">
        <w:rPr>
          <w:rFonts w:asciiTheme="majorBidi" w:eastAsiaTheme="minorEastAsia" w:hAnsiTheme="majorBidi" w:cstheme="majorBidi"/>
          <w:color w:val="000000"/>
          <w:sz w:val="28"/>
          <w:szCs w:val="28"/>
        </w:rPr>
        <w:t xml:space="preserve">English interpretation </w:t>
      </w:r>
      <w:r w:rsidRPr="00EB2D54">
        <w:rPr>
          <w:rFonts w:asciiTheme="majorBidi" w:eastAsiaTheme="minorEastAsia" w:hAnsiTheme="majorBidi" w:cstheme="majorBidi"/>
          <w:color w:val="000000"/>
          <w:sz w:val="28"/>
          <w:szCs w:val="28"/>
        </w:rPr>
        <w:t>but exercise my own judgment in</w:t>
      </w:r>
      <w:r>
        <w:rPr>
          <w:rFonts w:asciiTheme="majorBidi" w:eastAsiaTheme="minorEastAsia" w:hAnsiTheme="majorBidi" w:cstheme="majorBidi"/>
          <w:color w:val="000000"/>
          <w:sz w:val="28"/>
          <w:szCs w:val="28"/>
        </w:rPr>
        <w:t xml:space="preserve"> attempting to</w:t>
      </w:r>
      <w:r w:rsidRPr="00EB2D54">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color w:val="000000"/>
          <w:sz w:val="28"/>
          <w:szCs w:val="28"/>
        </w:rPr>
        <w:t>render</w:t>
      </w:r>
      <w:r w:rsidRPr="00EB2D54">
        <w:rPr>
          <w:rFonts w:asciiTheme="majorBidi" w:eastAsiaTheme="minorEastAsia" w:hAnsiTheme="majorBidi" w:cstheme="majorBidi"/>
          <w:color w:val="000000"/>
          <w:sz w:val="28"/>
          <w:szCs w:val="28"/>
        </w:rPr>
        <w:t xml:space="preserve"> the final form</w:t>
      </w:r>
      <w:r>
        <w:rPr>
          <w:rFonts w:asciiTheme="majorBidi" w:eastAsiaTheme="minorEastAsia" w:hAnsiTheme="majorBidi" w:cstheme="majorBidi"/>
          <w:color w:val="000000"/>
          <w:sz w:val="28"/>
          <w:szCs w:val="28"/>
        </w:rPr>
        <w:t xml:space="preserve"> in idiomatic</w:t>
      </w:r>
      <w:r w:rsidR="00C675CC">
        <w:rPr>
          <w:rFonts w:asciiTheme="majorBidi" w:eastAsiaTheme="minorEastAsia" w:hAnsiTheme="majorBidi" w:cstheme="majorBidi"/>
          <w:color w:val="000000"/>
          <w:sz w:val="28"/>
          <w:szCs w:val="28"/>
        </w:rPr>
        <w:t xml:space="preserve"> English, which I</w:t>
      </w:r>
      <w:r>
        <w:rPr>
          <w:rFonts w:asciiTheme="majorBidi" w:eastAsiaTheme="minorEastAsia" w:hAnsiTheme="majorBidi" w:cstheme="majorBidi"/>
          <w:color w:val="000000"/>
          <w:sz w:val="28"/>
          <w:szCs w:val="28"/>
        </w:rPr>
        <w:t xml:space="preserve"> </w:t>
      </w:r>
      <w:r w:rsidR="00216B80">
        <w:rPr>
          <w:rFonts w:asciiTheme="majorBidi" w:eastAsiaTheme="minorEastAsia" w:hAnsiTheme="majorBidi" w:cstheme="majorBidi"/>
          <w:color w:val="000000"/>
          <w:sz w:val="28"/>
          <w:szCs w:val="28"/>
        </w:rPr>
        <w:t>hope</w:t>
      </w:r>
      <w:r w:rsidR="00C675CC">
        <w:rPr>
          <w:rFonts w:asciiTheme="majorBidi" w:eastAsiaTheme="minorEastAsia" w:hAnsiTheme="majorBidi" w:cstheme="majorBidi"/>
          <w:color w:val="000000"/>
          <w:sz w:val="28"/>
          <w:szCs w:val="28"/>
        </w:rPr>
        <w:t xml:space="preserve"> can</w:t>
      </w:r>
      <w:r w:rsidR="00216B80">
        <w:rPr>
          <w:rFonts w:asciiTheme="majorBidi" w:eastAsiaTheme="minorEastAsia" w:hAnsiTheme="majorBidi" w:cstheme="majorBidi"/>
          <w:color w:val="000000"/>
          <w:sz w:val="28"/>
          <w:szCs w:val="28"/>
        </w:rPr>
        <w:t xml:space="preserve"> </w:t>
      </w:r>
      <w:r w:rsidR="006666DC">
        <w:rPr>
          <w:rFonts w:asciiTheme="majorBidi" w:eastAsiaTheme="minorEastAsia" w:hAnsiTheme="majorBidi" w:cstheme="majorBidi"/>
          <w:color w:val="000000"/>
          <w:sz w:val="28"/>
          <w:szCs w:val="28"/>
        </w:rPr>
        <w:t xml:space="preserve">be </w:t>
      </w:r>
      <w:r>
        <w:rPr>
          <w:rFonts w:asciiTheme="majorBidi" w:eastAsiaTheme="minorEastAsia" w:hAnsiTheme="majorBidi" w:cstheme="majorBidi"/>
          <w:color w:val="000000"/>
          <w:sz w:val="28"/>
          <w:szCs w:val="28"/>
        </w:rPr>
        <w:t>clearly underst</w:t>
      </w:r>
      <w:r w:rsidR="00373128">
        <w:rPr>
          <w:rFonts w:asciiTheme="majorBidi" w:eastAsiaTheme="minorEastAsia" w:hAnsiTheme="majorBidi" w:cstheme="majorBidi"/>
          <w:color w:val="000000"/>
          <w:sz w:val="28"/>
          <w:szCs w:val="28"/>
        </w:rPr>
        <w:t>oo</w:t>
      </w:r>
      <w:r w:rsidR="00C675CC">
        <w:rPr>
          <w:rFonts w:asciiTheme="majorBidi" w:eastAsiaTheme="minorEastAsia" w:hAnsiTheme="majorBidi" w:cstheme="majorBidi"/>
          <w:color w:val="000000"/>
          <w:sz w:val="28"/>
          <w:szCs w:val="28"/>
        </w:rPr>
        <w:t>d</w:t>
      </w:r>
      <w:r w:rsidRPr="00EB2D54">
        <w:rPr>
          <w:rFonts w:asciiTheme="majorBidi" w:eastAsiaTheme="minorEastAsia" w:hAnsiTheme="majorBidi" w:cstheme="majorBidi"/>
          <w:color w:val="000000"/>
          <w:sz w:val="28"/>
          <w:szCs w:val="28"/>
        </w:rPr>
        <w:t>. Arabic in its purest and most ancient form</w:t>
      </w:r>
      <w:r>
        <w:rPr>
          <w:rFonts w:asciiTheme="majorBidi" w:eastAsiaTheme="minorEastAsia" w:hAnsiTheme="majorBidi" w:cstheme="majorBidi"/>
          <w:color w:val="000000"/>
          <w:sz w:val="28"/>
          <w:szCs w:val="28"/>
        </w:rPr>
        <w:t xml:space="preserve"> is</w:t>
      </w:r>
      <w:r w:rsidRPr="00EB2D54">
        <w:rPr>
          <w:rFonts w:asciiTheme="majorBidi" w:eastAsiaTheme="minorEastAsia" w:hAnsiTheme="majorBidi" w:cstheme="majorBidi"/>
          <w:color w:val="000000"/>
          <w:sz w:val="28"/>
          <w:szCs w:val="28"/>
        </w:rPr>
        <w:t xml:space="preserve"> a highly </w:t>
      </w:r>
      <w:r w:rsidRPr="00297D6F">
        <w:rPr>
          <w:rFonts w:asciiTheme="majorBidi" w:eastAsiaTheme="minorEastAsia" w:hAnsiTheme="majorBidi" w:cstheme="majorBidi"/>
          <w:b/>
          <w:bCs/>
          <w:color w:val="000000"/>
          <w:sz w:val="28"/>
          <w:szCs w:val="28"/>
        </w:rPr>
        <w:t>elliptical language</w:t>
      </w:r>
      <w:r w:rsidRPr="00EB2D54">
        <w:rPr>
          <w:rFonts w:asciiTheme="majorBidi" w:eastAsiaTheme="minorEastAsia" w:hAnsiTheme="majorBidi" w:cstheme="majorBidi"/>
          <w:color w:val="000000"/>
          <w:sz w:val="28"/>
          <w:szCs w:val="28"/>
        </w:rPr>
        <w:t>,</w:t>
      </w:r>
      <w:r w:rsidR="005F670E">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color w:val="000000"/>
          <w:sz w:val="28"/>
          <w:szCs w:val="28"/>
        </w:rPr>
        <w:t>which in Arabian culture required active</w:t>
      </w:r>
      <w:r w:rsidR="00CF6ECB">
        <w:rPr>
          <w:rFonts w:asciiTheme="majorBidi" w:eastAsiaTheme="minorEastAsia" w:hAnsiTheme="majorBidi" w:cstheme="majorBidi"/>
          <w:color w:val="000000"/>
          <w:sz w:val="28"/>
          <w:szCs w:val="28"/>
        </w:rPr>
        <w:t>ly engaged</w:t>
      </w:r>
      <w:r>
        <w:rPr>
          <w:rFonts w:asciiTheme="majorBidi" w:eastAsiaTheme="minorEastAsia" w:hAnsiTheme="majorBidi" w:cstheme="majorBidi"/>
          <w:color w:val="000000"/>
          <w:sz w:val="28"/>
          <w:szCs w:val="28"/>
        </w:rPr>
        <w:t xml:space="preserve"> and not passive</w:t>
      </w:r>
      <w:r w:rsidR="00CF6ECB">
        <w:rPr>
          <w:rFonts w:asciiTheme="majorBidi" w:eastAsiaTheme="minorEastAsia" w:hAnsiTheme="majorBidi" w:cstheme="majorBidi"/>
          <w:color w:val="000000"/>
          <w:sz w:val="28"/>
          <w:szCs w:val="28"/>
        </w:rPr>
        <w:t>ly receptive</w:t>
      </w:r>
      <w:r>
        <w:rPr>
          <w:rFonts w:asciiTheme="majorBidi" w:eastAsiaTheme="minorEastAsia" w:hAnsiTheme="majorBidi" w:cstheme="majorBidi"/>
          <w:color w:val="000000"/>
          <w:sz w:val="28"/>
          <w:szCs w:val="28"/>
        </w:rPr>
        <w:t xml:space="preserve"> listeners, who </w:t>
      </w:r>
      <w:r w:rsidR="00CF6ECB">
        <w:rPr>
          <w:rFonts w:asciiTheme="majorBidi" w:eastAsiaTheme="minorEastAsia" w:hAnsiTheme="majorBidi" w:cstheme="majorBidi"/>
          <w:color w:val="000000"/>
          <w:sz w:val="28"/>
          <w:szCs w:val="28"/>
        </w:rPr>
        <w:t xml:space="preserve">would </w:t>
      </w:r>
      <w:r>
        <w:rPr>
          <w:rFonts w:asciiTheme="majorBidi" w:eastAsiaTheme="minorEastAsia" w:hAnsiTheme="majorBidi" w:cstheme="majorBidi"/>
          <w:color w:val="000000"/>
          <w:sz w:val="28"/>
          <w:szCs w:val="28"/>
        </w:rPr>
        <w:t xml:space="preserve">listen attentively, </w:t>
      </w:r>
      <w:r w:rsidR="00CF6ECB">
        <w:rPr>
          <w:rFonts w:asciiTheme="majorBidi" w:eastAsiaTheme="minorEastAsia" w:hAnsiTheme="majorBidi" w:cstheme="majorBidi"/>
          <w:color w:val="000000"/>
          <w:sz w:val="28"/>
          <w:szCs w:val="28"/>
        </w:rPr>
        <w:t xml:space="preserve">fully </w:t>
      </w:r>
      <w:r>
        <w:rPr>
          <w:rFonts w:asciiTheme="majorBidi" w:eastAsiaTheme="minorEastAsia" w:hAnsiTheme="majorBidi" w:cstheme="majorBidi"/>
          <w:color w:val="000000"/>
          <w:sz w:val="28"/>
          <w:szCs w:val="28"/>
        </w:rPr>
        <w:t>receive, and mentally complete the meanings they heard</w:t>
      </w:r>
      <w:r w:rsidR="00305138">
        <w:rPr>
          <w:rFonts w:asciiTheme="majorBidi" w:eastAsiaTheme="minorEastAsia" w:hAnsiTheme="majorBidi" w:cstheme="majorBidi"/>
          <w:color w:val="000000"/>
          <w:sz w:val="28"/>
          <w:szCs w:val="28"/>
        </w:rPr>
        <w:t xml:space="preserve">—especially </w:t>
      </w:r>
      <w:r w:rsidR="002C333B">
        <w:rPr>
          <w:rFonts w:asciiTheme="majorBidi" w:eastAsiaTheme="minorEastAsia" w:hAnsiTheme="majorBidi" w:cstheme="majorBidi"/>
          <w:color w:val="000000"/>
          <w:sz w:val="28"/>
          <w:szCs w:val="28"/>
        </w:rPr>
        <w:t xml:space="preserve">regarding </w:t>
      </w:r>
      <w:r w:rsidR="00305138">
        <w:rPr>
          <w:rFonts w:asciiTheme="majorBidi" w:eastAsiaTheme="minorEastAsia" w:hAnsiTheme="majorBidi" w:cstheme="majorBidi"/>
          <w:color w:val="000000"/>
          <w:sz w:val="28"/>
          <w:szCs w:val="28"/>
        </w:rPr>
        <w:t xml:space="preserve">elliptical </w:t>
      </w:r>
      <w:r w:rsidR="00305138">
        <w:rPr>
          <w:rFonts w:asciiTheme="majorBidi" w:eastAsiaTheme="minorEastAsia" w:hAnsiTheme="majorBidi" w:cstheme="majorBidi"/>
          <w:color w:val="000000"/>
          <w:sz w:val="28"/>
          <w:szCs w:val="28"/>
        </w:rPr>
        <w:lastRenderedPageBreak/>
        <w:t>expressions</w:t>
      </w:r>
      <w:r>
        <w:rPr>
          <w:rFonts w:asciiTheme="majorBidi" w:eastAsiaTheme="minorEastAsia" w:hAnsiTheme="majorBidi" w:cstheme="majorBidi"/>
          <w:color w:val="000000"/>
          <w:sz w:val="28"/>
          <w:szCs w:val="28"/>
        </w:rPr>
        <w:t>. Consequently,</w:t>
      </w:r>
      <w:r w:rsidRPr="00EB2D54">
        <w:rPr>
          <w:rFonts w:asciiTheme="majorBidi" w:eastAsiaTheme="minorEastAsia" w:hAnsiTheme="majorBidi" w:cstheme="majorBidi"/>
          <w:color w:val="000000"/>
          <w:sz w:val="28"/>
          <w:szCs w:val="28"/>
        </w:rPr>
        <w:t xml:space="preserve"> I generally indicate such </w:t>
      </w:r>
      <w:r>
        <w:rPr>
          <w:rFonts w:asciiTheme="majorBidi" w:eastAsiaTheme="minorEastAsia" w:hAnsiTheme="majorBidi" w:cstheme="majorBidi"/>
          <w:color w:val="000000"/>
          <w:sz w:val="28"/>
          <w:szCs w:val="28"/>
        </w:rPr>
        <w:t xml:space="preserve">instances of </w:t>
      </w:r>
      <w:r w:rsidRPr="005F670E">
        <w:rPr>
          <w:rFonts w:asciiTheme="majorBidi" w:eastAsiaTheme="minorEastAsia" w:hAnsiTheme="majorBidi" w:cstheme="majorBidi"/>
          <w:b/>
          <w:bCs/>
          <w:color w:val="000000"/>
          <w:sz w:val="28"/>
          <w:szCs w:val="28"/>
        </w:rPr>
        <w:t>ellipsis</w:t>
      </w:r>
      <w:commentRangeStart w:id="160"/>
      <w:r w:rsidR="005F670E" w:rsidRPr="002C333B">
        <w:rPr>
          <w:rStyle w:val="FootnoteReference"/>
          <w:rFonts w:asciiTheme="majorBidi" w:eastAsiaTheme="minorEastAsia" w:hAnsiTheme="majorBidi" w:cstheme="majorBidi"/>
          <w:color w:val="000000"/>
          <w:sz w:val="28"/>
          <w:szCs w:val="28"/>
        </w:rPr>
        <w:footnoteReference w:id="30"/>
      </w:r>
      <w:commentRangeEnd w:id="160"/>
      <w:r w:rsidR="00A778E1">
        <w:rPr>
          <w:rStyle w:val="CommentReference"/>
          <w:rFonts w:ascii="SabondiacriticRoman" w:hAnsi="SabondiacriticRoman"/>
        </w:rPr>
        <w:commentReference w:id="160"/>
      </w:r>
      <w:r w:rsidRPr="00EB2D54">
        <w:rPr>
          <w:rFonts w:asciiTheme="majorBidi" w:eastAsiaTheme="minorEastAsia" w:hAnsiTheme="majorBidi" w:cstheme="majorBidi"/>
          <w:color w:val="000000"/>
          <w:sz w:val="28"/>
          <w:szCs w:val="28"/>
        </w:rPr>
        <w:t xml:space="preserve"> </w:t>
      </w:r>
      <w:r w:rsidR="002C333B">
        <w:rPr>
          <w:rFonts w:asciiTheme="majorBidi" w:eastAsiaTheme="minorEastAsia" w:hAnsiTheme="majorBidi" w:cstheme="majorBidi"/>
          <w:color w:val="000000"/>
          <w:sz w:val="28"/>
          <w:szCs w:val="28"/>
        </w:rPr>
        <w:t xml:space="preserve">and other subtle textual implications </w:t>
      </w:r>
      <w:r w:rsidRPr="00EB2D54">
        <w:rPr>
          <w:rFonts w:asciiTheme="majorBidi" w:eastAsiaTheme="minorEastAsia" w:hAnsiTheme="majorBidi" w:cstheme="majorBidi"/>
          <w:color w:val="000000"/>
          <w:sz w:val="28"/>
          <w:szCs w:val="28"/>
        </w:rPr>
        <w:t>by us</w:t>
      </w:r>
      <w:r>
        <w:rPr>
          <w:rFonts w:asciiTheme="majorBidi" w:eastAsiaTheme="minorEastAsia" w:hAnsiTheme="majorBidi" w:cstheme="majorBidi"/>
          <w:color w:val="000000"/>
          <w:sz w:val="28"/>
          <w:szCs w:val="28"/>
        </w:rPr>
        <w:t>ing</w:t>
      </w:r>
      <w:r w:rsidRPr="00EB2D54">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color w:val="000000"/>
          <w:sz w:val="28"/>
          <w:szCs w:val="28"/>
        </w:rPr>
        <w:t xml:space="preserve">square </w:t>
      </w:r>
      <w:r w:rsidRPr="00EB2D54">
        <w:rPr>
          <w:rFonts w:asciiTheme="majorBidi" w:eastAsiaTheme="minorEastAsia" w:hAnsiTheme="majorBidi" w:cstheme="majorBidi"/>
          <w:color w:val="000000"/>
          <w:sz w:val="28"/>
          <w:szCs w:val="28"/>
        </w:rPr>
        <w:t xml:space="preserve">brackets, as in the </w:t>
      </w:r>
      <w:r>
        <w:rPr>
          <w:rFonts w:asciiTheme="majorBidi" w:eastAsiaTheme="minorEastAsia" w:hAnsiTheme="majorBidi" w:cstheme="majorBidi"/>
          <w:color w:val="000000"/>
          <w:sz w:val="28"/>
          <w:szCs w:val="28"/>
        </w:rPr>
        <w:t xml:space="preserve">following </w:t>
      </w:r>
      <w:r w:rsidRPr="00EB2D54">
        <w:rPr>
          <w:rFonts w:asciiTheme="majorBidi" w:eastAsiaTheme="minorEastAsia" w:hAnsiTheme="majorBidi" w:cstheme="majorBidi"/>
          <w:color w:val="000000"/>
          <w:sz w:val="28"/>
          <w:szCs w:val="28"/>
        </w:rPr>
        <w:t>translation:</w:t>
      </w:r>
    </w:p>
    <w:p w14:paraId="193AD0DC" w14:textId="77777777" w:rsidR="00E86172" w:rsidRPr="00EB2D54" w:rsidRDefault="00E86172" w:rsidP="00E86172">
      <w:pPr>
        <w:rPr>
          <w:rFonts w:asciiTheme="majorBidi" w:eastAsiaTheme="minorEastAsia" w:hAnsiTheme="majorBidi" w:cstheme="majorBidi"/>
          <w:color w:val="000000"/>
          <w:sz w:val="28"/>
          <w:szCs w:val="28"/>
        </w:rPr>
      </w:pPr>
    </w:p>
    <w:p w14:paraId="006B534E" w14:textId="267A2502" w:rsidR="00E86172" w:rsidRPr="00EB2D54" w:rsidRDefault="00E86172" w:rsidP="00C9289E">
      <w:pPr>
        <w:ind w:left="1260" w:right="1440"/>
        <w:rPr>
          <w:rFonts w:asciiTheme="majorBidi" w:eastAsiaTheme="minorEastAsia" w:hAnsiTheme="majorBidi" w:cstheme="majorBidi"/>
          <w:color w:val="000000"/>
          <w:sz w:val="28"/>
          <w:szCs w:val="28"/>
        </w:rPr>
      </w:pPr>
      <w:r w:rsidRPr="00EB2D54">
        <w:rPr>
          <w:rFonts w:eastAsiaTheme="majorEastAsia"/>
        </w:rPr>
        <w:lastRenderedPageBreak/>
        <w:t>Even if We</w:t>
      </w:r>
      <w:r w:rsidR="003A71A1">
        <w:rPr>
          <w:rFonts w:eastAsiaTheme="majorEastAsia"/>
        </w:rPr>
        <w:t xml:space="preserve"> [God]</w:t>
      </w:r>
      <w:r w:rsidRPr="00EB2D54">
        <w:rPr>
          <w:rFonts w:eastAsiaTheme="majorEastAsia"/>
        </w:rPr>
        <w:t xml:space="preserve"> had opened up for them a gateway [above them] into Heaven and they had proceeded to ascend through it [higher and higher], they would [still] have said: “Our eyes are only hallucinating. No [undoubtedly], we are a people who have been spellbound by sorcery” (</w:t>
      </w:r>
      <w:r w:rsidRPr="00EB2D54">
        <w:rPr>
          <w:rFonts w:asciiTheme="majorBidi" w:hAnsiTheme="majorBidi" w:cstheme="majorBidi"/>
        </w:rPr>
        <w:t>Ḥ</w:t>
      </w:r>
      <w:r w:rsidRPr="00EB2D54">
        <w:rPr>
          <w:rFonts w:eastAsiaTheme="majorEastAsia"/>
        </w:rPr>
        <w:t xml:space="preserve">ijr, 15:14-15). </w:t>
      </w:r>
      <w:r w:rsidRPr="00EB2D54">
        <w:rPr>
          <w:rFonts w:asciiTheme="majorBidi" w:eastAsiaTheme="minorEastAsia" w:hAnsiTheme="majorBidi" w:cstheme="majorBidi"/>
          <w:color w:val="000000"/>
          <w:sz w:val="28"/>
          <w:szCs w:val="28"/>
        </w:rPr>
        <w:t xml:space="preserve"> </w:t>
      </w:r>
    </w:p>
    <w:p w14:paraId="30678079" w14:textId="77777777" w:rsidR="00E86172" w:rsidRPr="00EB2D54" w:rsidRDefault="00E86172" w:rsidP="00E86172">
      <w:pPr>
        <w:rPr>
          <w:rFonts w:asciiTheme="majorBidi" w:eastAsiaTheme="minorEastAsia" w:hAnsiTheme="majorBidi" w:cstheme="majorBidi"/>
          <w:color w:val="000000"/>
          <w:sz w:val="28"/>
          <w:szCs w:val="28"/>
        </w:rPr>
      </w:pPr>
    </w:p>
    <w:p w14:paraId="0DB87116" w14:textId="1C803E34" w:rsidR="00E86172" w:rsidRPr="00EB2D54" w:rsidRDefault="00E86172" w:rsidP="00E86172">
      <w:pPr>
        <w:rPr>
          <w:rFonts w:asciiTheme="majorBidi" w:hAnsiTheme="majorBidi" w:cstheme="majorBidi"/>
          <w:color w:val="202122"/>
          <w:sz w:val="28"/>
          <w:szCs w:val="28"/>
        </w:rPr>
      </w:pPr>
      <w:r w:rsidRPr="00EB2D54">
        <w:rPr>
          <w:rFonts w:asciiTheme="majorBidi" w:eastAsiaTheme="minorEastAsia" w:hAnsiTheme="majorBidi" w:cstheme="majorBidi"/>
          <w:color w:val="000000"/>
          <w:sz w:val="28"/>
          <w:szCs w:val="28"/>
        </w:rPr>
        <w:t>Although ellipsis</w:t>
      </w:r>
      <w:r w:rsidR="007974CC">
        <w:rPr>
          <w:rFonts w:asciiTheme="majorBidi" w:eastAsiaTheme="minorEastAsia" w:hAnsiTheme="majorBidi" w:cstheme="majorBidi"/>
          <w:color w:val="000000"/>
          <w:sz w:val="28"/>
          <w:szCs w:val="28"/>
        </w:rPr>
        <w:t xml:space="preserve"> and rich semantics</w:t>
      </w:r>
      <w:r w:rsidRPr="00EB2D54">
        <w:rPr>
          <w:rFonts w:asciiTheme="majorBidi" w:eastAsiaTheme="minorEastAsia" w:hAnsiTheme="majorBidi" w:cstheme="majorBidi"/>
          <w:color w:val="000000"/>
          <w:sz w:val="28"/>
          <w:szCs w:val="28"/>
        </w:rPr>
        <w:t xml:space="preserve"> </w:t>
      </w:r>
      <w:r w:rsidR="007974CC">
        <w:rPr>
          <w:rFonts w:asciiTheme="majorBidi" w:eastAsiaTheme="minorEastAsia" w:hAnsiTheme="majorBidi" w:cstheme="majorBidi"/>
          <w:color w:val="000000"/>
          <w:sz w:val="28"/>
          <w:szCs w:val="28"/>
        </w:rPr>
        <w:t>are</w:t>
      </w:r>
      <w:r w:rsidRPr="00EB2D54">
        <w:rPr>
          <w:rFonts w:asciiTheme="majorBidi" w:eastAsiaTheme="minorEastAsia" w:hAnsiTheme="majorBidi" w:cstheme="majorBidi"/>
          <w:color w:val="000000"/>
          <w:sz w:val="28"/>
          <w:szCs w:val="28"/>
        </w:rPr>
        <w:t xml:space="preserve"> exceedingly common in the Qur’ān, </w:t>
      </w:r>
      <w:r w:rsidR="007974CC">
        <w:rPr>
          <w:rFonts w:asciiTheme="majorBidi" w:eastAsiaTheme="minorEastAsia" w:hAnsiTheme="majorBidi" w:cstheme="majorBidi"/>
          <w:color w:val="000000"/>
          <w:sz w:val="28"/>
          <w:szCs w:val="28"/>
        </w:rPr>
        <w:t>they are</w:t>
      </w:r>
      <w:r w:rsidRPr="00EB2D54">
        <w:rPr>
          <w:rFonts w:asciiTheme="majorBidi" w:eastAsiaTheme="minorEastAsia" w:hAnsiTheme="majorBidi" w:cstheme="majorBidi"/>
          <w:color w:val="000000"/>
          <w:sz w:val="28"/>
          <w:szCs w:val="28"/>
        </w:rPr>
        <w:t xml:space="preserve"> also typical of Prophetic </w:t>
      </w:r>
      <w:r w:rsidRPr="00EB2D54">
        <w:rPr>
          <w:rFonts w:asciiTheme="majorBidi" w:eastAsiaTheme="minorEastAsia" w:hAnsiTheme="majorBidi" w:cstheme="majorBidi"/>
          <w:i/>
          <w:iCs/>
          <w:color w:val="000000"/>
          <w:sz w:val="28"/>
          <w:szCs w:val="28"/>
        </w:rPr>
        <w:t>Ḥadīth</w:t>
      </w:r>
      <w:r w:rsidRPr="00EB2D54">
        <w:rPr>
          <w:rFonts w:asciiTheme="majorBidi" w:eastAsiaTheme="minorEastAsia" w:hAnsiTheme="majorBidi" w:cstheme="majorBidi"/>
          <w:color w:val="000000"/>
          <w:sz w:val="28"/>
          <w:szCs w:val="28"/>
        </w:rPr>
        <w:t>, Arabic aphorisms, and Traditional Arabic texts in general, and I have used brackets to indicate ellipsis</w:t>
      </w:r>
      <w:r w:rsidR="007974CC">
        <w:rPr>
          <w:rFonts w:asciiTheme="majorBidi" w:eastAsiaTheme="minorEastAsia" w:hAnsiTheme="majorBidi" w:cstheme="majorBidi"/>
          <w:color w:val="000000"/>
          <w:sz w:val="28"/>
          <w:szCs w:val="28"/>
        </w:rPr>
        <w:t xml:space="preserve"> and other subtleties</w:t>
      </w:r>
      <w:r w:rsidRPr="00EB2D54">
        <w:rPr>
          <w:rFonts w:asciiTheme="majorBidi" w:eastAsiaTheme="minorEastAsia" w:hAnsiTheme="majorBidi" w:cstheme="majorBidi"/>
          <w:color w:val="000000"/>
          <w:sz w:val="28"/>
          <w:szCs w:val="28"/>
        </w:rPr>
        <w:t xml:space="preserve"> in all such translation</w:t>
      </w:r>
      <w:r>
        <w:rPr>
          <w:rFonts w:asciiTheme="majorBidi" w:eastAsiaTheme="minorEastAsia" w:hAnsiTheme="majorBidi" w:cstheme="majorBidi"/>
          <w:color w:val="000000"/>
          <w:sz w:val="28"/>
          <w:szCs w:val="28"/>
        </w:rPr>
        <w:t>s</w:t>
      </w:r>
      <w:r w:rsidRPr="00EB2D54">
        <w:rPr>
          <w:rFonts w:asciiTheme="majorBidi" w:eastAsiaTheme="minorEastAsia" w:hAnsiTheme="majorBidi" w:cstheme="majorBidi"/>
          <w:color w:val="000000"/>
          <w:sz w:val="28"/>
          <w:szCs w:val="28"/>
        </w:rPr>
        <w:t>.</w:t>
      </w:r>
      <w:r>
        <w:rPr>
          <w:rFonts w:asciiTheme="majorBidi" w:eastAsiaTheme="minorEastAsia" w:hAnsiTheme="majorBidi" w:cstheme="majorBidi"/>
          <w:color w:val="000000"/>
          <w:sz w:val="28"/>
          <w:szCs w:val="28"/>
        </w:rPr>
        <w:t xml:space="preserve"> I follow this same procedure in other translated languages as well</w:t>
      </w:r>
      <w:r w:rsidR="005E27AB">
        <w:rPr>
          <w:rFonts w:asciiTheme="majorBidi" w:eastAsiaTheme="minorEastAsia" w:hAnsiTheme="majorBidi" w:cstheme="majorBidi"/>
          <w:color w:val="000000"/>
          <w:sz w:val="28"/>
          <w:szCs w:val="28"/>
        </w:rPr>
        <w:t>, whenever appropriate</w:t>
      </w:r>
      <w:r w:rsidR="002B1A1C">
        <w:rPr>
          <w:rFonts w:asciiTheme="majorBidi" w:eastAsiaTheme="minorEastAsia" w:hAnsiTheme="majorBidi" w:cstheme="majorBidi"/>
          <w:color w:val="000000"/>
          <w:sz w:val="28"/>
          <w:szCs w:val="28"/>
        </w:rPr>
        <w:t xml:space="preserve">—especially in Biblical translations, which also contain significant </w:t>
      </w:r>
      <w:r w:rsidR="007974CC">
        <w:rPr>
          <w:rFonts w:asciiTheme="majorBidi" w:eastAsiaTheme="minorEastAsia" w:hAnsiTheme="majorBidi" w:cstheme="majorBidi"/>
          <w:color w:val="000000"/>
          <w:sz w:val="28"/>
          <w:szCs w:val="28"/>
        </w:rPr>
        <w:t>amounts</w:t>
      </w:r>
      <w:r w:rsidR="002B1A1C">
        <w:rPr>
          <w:rFonts w:asciiTheme="majorBidi" w:eastAsiaTheme="minorEastAsia" w:hAnsiTheme="majorBidi" w:cstheme="majorBidi"/>
          <w:color w:val="000000"/>
          <w:sz w:val="28"/>
          <w:szCs w:val="28"/>
        </w:rPr>
        <w:t xml:space="preserve"> of ellipsis</w:t>
      </w:r>
      <w:r>
        <w:rPr>
          <w:rFonts w:asciiTheme="majorBidi" w:eastAsiaTheme="minorEastAsia" w:hAnsiTheme="majorBidi" w:cstheme="majorBidi"/>
          <w:color w:val="000000"/>
          <w:sz w:val="28"/>
          <w:szCs w:val="28"/>
        </w:rPr>
        <w:t>.</w:t>
      </w:r>
    </w:p>
    <w:p w14:paraId="77D710C6" w14:textId="77777777" w:rsidR="00E86172" w:rsidRPr="00EB2D54" w:rsidRDefault="00E86172" w:rsidP="00E86172"/>
    <w:p w14:paraId="10AB71D5" w14:textId="77777777" w:rsidR="00E86172" w:rsidRPr="00EB2D54" w:rsidRDefault="00E86172" w:rsidP="00E86172"/>
    <w:p w14:paraId="1C3AB7D8" w14:textId="77777777" w:rsidR="00E86172" w:rsidRPr="0044648B" w:rsidRDefault="00E86172" w:rsidP="00E86172">
      <w:pPr>
        <w:pStyle w:val="Heading4"/>
        <w:spacing w:before="0" w:after="0"/>
        <w:rPr>
          <w:rFonts w:asciiTheme="majorBidi" w:hAnsiTheme="majorBidi" w:cstheme="majorBidi"/>
          <w:b/>
          <w:bCs/>
          <w:color w:val="C00000"/>
          <w:sz w:val="28"/>
          <w:szCs w:val="28"/>
        </w:rPr>
      </w:pPr>
      <w:bookmarkStart w:id="182" w:name="_Toc188509217"/>
      <w:r w:rsidRPr="0044648B">
        <w:rPr>
          <w:rFonts w:asciiTheme="majorBidi" w:hAnsiTheme="majorBidi" w:cstheme="majorBidi"/>
          <w:b/>
          <w:bCs/>
          <w:color w:val="C00000"/>
          <w:sz w:val="28"/>
          <w:szCs w:val="28"/>
        </w:rPr>
        <w:t>Transliteration</w:t>
      </w:r>
      <w:bookmarkEnd w:id="182"/>
    </w:p>
    <w:p w14:paraId="13ABAD8B" w14:textId="5965E21E" w:rsidR="00E86172" w:rsidRDefault="00E86172" w:rsidP="00E86172">
      <w:pPr>
        <w:rPr>
          <w:rFonts w:asciiTheme="majorBidi" w:hAnsiTheme="majorBidi" w:cstheme="majorBidi"/>
          <w:color w:val="000000" w:themeColor="text1"/>
          <w:sz w:val="28"/>
          <w:szCs w:val="28"/>
        </w:rPr>
      </w:pPr>
      <w:r w:rsidRPr="00EB2D54">
        <w:rPr>
          <w:i/>
          <w:iCs/>
          <w:sz w:val="28"/>
          <w:szCs w:val="28"/>
        </w:rPr>
        <w:t>The First Teaching</w:t>
      </w:r>
      <w:r w:rsidRPr="00EB2D54">
        <w:rPr>
          <w:sz w:val="28"/>
          <w:szCs w:val="28"/>
        </w:rPr>
        <w:t xml:space="preserve"> pays attention to standard modes of transliteration for Arabic, Hebrew, Syriac, Aramaic, Greek, Chinese, Persian, Urdu, and other languages. With regard to Hebrew,</w:t>
      </w:r>
      <w:r>
        <w:rPr>
          <w:sz w:val="28"/>
          <w:szCs w:val="28"/>
        </w:rPr>
        <w:t xml:space="preserve"> for example,</w:t>
      </w:r>
      <w:r w:rsidRPr="00EB2D54">
        <w:rPr>
          <w:sz w:val="28"/>
          <w:szCs w:val="28"/>
        </w:rPr>
        <w:t xml:space="preserve"> long vowels are sometimes presented with a carrot</w:t>
      </w:r>
      <w:r>
        <w:rPr>
          <w:sz w:val="28"/>
          <w:szCs w:val="28"/>
        </w:rPr>
        <w:t xml:space="preserve"> </w:t>
      </w:r>
      <w:r w:rsidRPr="00EB2D54">
        <w:rPr>
          <w:sz w:val="28"/>
          <w:szCs w:val="28"/>
        </w:rPr>
        <w:t>macron</w:t>
      </w:r>
      <w:r>
        <w:rPr>
          <w:sz w:val="28"/>
          <w:szCs w:val="28"/>
        </w:rPr>
        <w:t xml:space="preserve"> (upside-down “v”)</w:t>
      </w:r>
      <w:r w:rsidRPr="00EB2D54">
        <w:rPr>
          <w:sz w:val="28"/>
          <w:szCs w:val="28"/>
        </w:rPr>
        <w:t xml:space="preserve"> such as “</w:t>
      </w:r>
      <w:r w:rsidRPr="00EB2D54">
        <w:rPr>
          <w:rFonts w:asciiTheme="majorBidi" w:hAnsiTheme="majorBidi" w:cstheme="majorBidi"/>
          <w:i/>
          <w:iCs/>
          <w:color w:val="000000" w:themeColor="text1"/>
          <w:sz w:val="28"/>
          <w:szCs w:val="28"/>
        </w:rPr>
        <w:t>ô</w:t>
      </w:r>
      <w:r w:rsidRPr="00EB2D54">
        <w:rPr>
          <w:rFonts w:asciiTheme="majorBidi" w:hAnsiTheme="majorBidi" w:cstheme="majorBidi"/>
          <w:color w:val="000000" w:themeColor="text1"/>
          <w:sz w:val="28"/>
          <w:szCs w:val="28"/>
        </w:rPr>
        <w:t xml:space="preserve">” </w:t>
      </w:r>
      <w:r>
        <w:rPr>
          <w:rFonts w:asciiTheme="majorBidi" w:hAnsiTheme="majorBidi" w:cstheme="majorBidi"/>
          <w:color w:val="000000" w:themeColor="text1"/>
          <w:sz w:val="28"/>
          <w:szCs w:val="28"/>
        </w:rPr>
        <w:t>but</w:t>
      </w:r>
      <w:r w:rsidRPr="00EB2D54">
        <w:rPr>
          <w:rFonts w:asciiTheme="majorBidi" w:hAnsiTheme="majorBidi" w:cstheme="majorBidi"/>
          <w:color w:val="000000" w:themeColor="text1"/>
          <w:sz w:val="28"/>
          <w:szCs w:val="28"/>
        </w:rPr>
        <w:t xml:space="preserve"> a straight macron, as in “</w:t>
      </w:r>
      <w:r w:rsidRPr="00EB2D54">
        <w:rPr>
          <w:rFonts w:asciiTheme="majorBidi" w:hAnsiTheme="majorBidi" w:cstheme="majorBidi"/>
          <w:i/>
          <w:iCs/>
          <w:color w:val="000000" w:themeColor="text1"/>
          <w:sz w:val="28"/>
          <w:szCs w:val="28"/>
        </w:rPr>
        <w:t>ō</w:t>
      </w:r>
      <w:r>
        <w:rPr>
          <w:rFonts w:asciiTheme="majorBidi" w:hAnsiTheme="majorBidi" w:cstheme="majorBidi"/>
          <w:color w:val="000000" w:themeColor="text1"/>
          <w:sz w:val="28"/>
          <w:szCs w:val="28"/>
        </w:rPr>
        <w:t>,</w:t>
      </w:r>
      <w:r w:rsidRPr="00EB2D54">
        <w:rPr>
          <w:rFonts w:asciiTheme="majorBidi" w:hAnsiTheme="majorBidi" w:cstheme="majorBidi"/>
          <w:color w:val="000000" w:themeColor="text1"/>
          <w:sz w:val="28"/>
          <w:szCs w:val="28"/>
        </w:rPr>
        <w:t>”</w:t>
      </w:r>
      <w:r>
        <w:rPr>
          <w:rFonts w:asciiTheme="majorBidi" w:hAnsiTheme="majorBidi" w:cstheme="majorBidi"/>
          <w:color w:val="000000" w:themeColor="text1"/>
          <w:sz w:val="28"/>
          <w:szCs w:val="28"/>
        </w:rPr>
        <w:t xml:space="preserve"> at other times.</w:t>
      </w:r>
      <w:r w:rsidRPr="00EB2D54">
        <w:rPr>
          <w:rFonts w:asciiTheme="majorBidi" w:hAnsiTheme="majorBidi" w:cstheme="majorBidi"/>
          <w:color w:val="000000" w:themeColor="text1"/>
          <w:sz w:val="28"/>
          <w:szCs w:val="28"/>
        </w:rPr>
        <w:t xml:space="preserve"> The two sounds are identical in pronunciation</w:t>
      </w:r>
      <w:r>
        <w:rPr>
          <w:rFonts w:asciiTheme="majorBidi" w:hAnsiTheme="majorBidi" w:cstheme="majorBidi"/>
          <w:color w:val="000000" w:themeColor="text1"/>
          <w:sz w:val="28"/>
          <w:szCs w:val="28"/>
        </w:rPr>
        <w:t xml:space="preserve">, but </w:t>
      </w:r>
      <w:r w:rsidR="009D17E3">
        <w:rPr>
          <w:rFonts w:asciiTheme="majorBidi" w:hAnsiTheme="majorBidi" w:cstheme="majorBidi"/>
          <w:color w:val="000000" w:themeColor="text1"/>
          <w:sz w:val="28"/>
          <w:szCs w:val="28"/>
        </w:rPr>
        <w:t xml:space="preserve">Scholars use </w:t>
      </w:r>
      <w:r>
        <w:rPr>
          <w:rFonts w:asciiTheme="majorBidi" w:hAnsiTheme="majorBidi" w:cstheme="majorBidi"/>
          <w:color w:val="000000" w:themeColor="text1"/>
          <w:sz w:val="28"/>
          <w:szCs w:val="28"/>
        </w:rPr>
        <w:t>the different transliteration signs</w:t>
      </w:r>
      <w:r w:rsidRPr="00EB2D54">
        <w:rPr>
          <w:rFonts w:asciiTheme="majorBidi" w:hAnsiTheme="majorBidi" w:cstheme="majorBidi"/>
          <w:color w:val="000000" w:themeColor="text1"/>
          <w:sz w:val="28"/>
          <w:szCs w:val="28"/>
        </w:rPr>
        <w:t xml:space="preserve"> to re</w:t>
      </w:r>
      <w:r>
        <w:rPr>
          <w:rFonts w:asciiTheme="majorBidi" w:hAnsiTheme="majorBidi" w:cstheme="majorBidi"/>
          <w:color w:val="000000" w:themeColor="text1"/>
          <w:sz w:val="28"/>
          <w:szCs w:val="28"/>
        </w:rPr>
        <w:t>flect</w:t>
      </w:r>
      <w:r w:rsidRPr="00EB2D54">
        <w:rPr>
          <w:rFonts w:asciiTheme="majorBidi" w:hAnsiTheme="majorBidi" w:cstheme="majorBidi"/>
          <w:color w:val="000000" w:themeColor="text1"/>
          <w:sz w:val="28"/>
          <w:szCs w:val="28"/>
        </w:rPr>
        <w:t xml:space="preserve"> the</w:t>
      </w:r>
      <w:r>
        <w:rPr>
          <w:rFonts w:asciiTheme="majorBidi" w:hAnsiTheme="majorBidi" w:cstheme="majorBidi"/>
          <w:color w:val="000000" w:themeColor="text1"/>
          <w:sz w:val="28"/>
          <w:szCs w:val="28"/>
        </w:rPr>
        <w:t xml:space="preserve"> variant spellings of the Biblical</w:t>
      </w:r>
      <w:r w:rsidRPr="00EB2D54">
        <w:rPr>
          <w:rFonts w:asciiTheme="majorBidi" w:hAnsiTheme="majorBidi" w:cstheme="majorBidi"/>
          <w:color w:val="000000" w:themeColor="text1"/>
          <w:sz w:val="28"/>
          <w:szCs w:val="28"/>
        </w:rPr>
        <w:t xml:space="preserve"> Hebrew text. Thus, the two different types of accents only indicate that the long vowel is actually written out in the Hebrew text—as with </w:t>
      </w:r>
      <w:r w:rsidRPr="00EB2D54">
        <w:rPr>
          <w:sz w:val="28"/>
          <w:szCs w:val="28"/>
        </w:rPr>
        <w:t>“</w:t>
      </w:r>
      <w:r w:rsidRPr="00EB2D54">
        <w:rPr>
          <w:rFonts w:asciiTheme="majorBidi" w:hAnsiTheme="majorBidi" w:cstheme="majorBidi"/>
          <w:i/>
          <w:iCs/>
          <w:color w:val="000000" w:themeColor="text1"/>
          <w:sz w:val="28"/>
          <w:szCs w:val="28"/>
        </w:rPr>
        <w:t>ô</w:t>
      </w:r>
      <w:r w:rsidRPr="00EB2D54">
        <w:rPr>
          <w:rFonts w:asciiTheme="majorBidi" w:hAnsiTheme="majorBidi" w:cstheme="majorBidi"/>
          <w:color w:val="000000" w:themeColor="text1"/>
          <w:sz w:val="28"/>
          <w:szCs w:val="28"/>
        </w:rPr>
        <w:t>”—but unwritten and orally transmitted—in the case of “</w:t>
      </w:r>
      <w:r w:rsidRPr="00EB2D54">
        <w:rPr>
          <w:rFonts w:asciiTheme="majorBidi" w:hAnsiTheme="majorBidi" w:cstheme="majorBidi"/>
          <w:i/>
          <w:iCs/>
          <w:color w:val="000000" w:themeColor="text1"/>
          <w:sz w:val="28"/>
          <w:szCs w:val="28"/>
        </w:rPr>
        <w:t>ō</w:t>
      </w:r>
      <w:r w:rsidRPr="00EB2D54">
        <w:rPr>
          <w:rFonts w:asciiTheme="majorBidi" w:hAnsiTheme="majorBidi" w:cstheme="majorBidi"/>
          <w:color w:val="000000" w:themeColor="text1"/>
          <w:sz w:val="28"/>
          <w:szCs w:val="28"/>
        </w:rPr>
        <w:t xml:space="preserve">.” </w:t>
      </w:r>
      <w:r>
        <w:rPr>
          <w:rFonts w:asciiTheme="majorBidi" w:hAnsiTheme="majorBidi" w:cstheme="majorBidi"/>
          <w:color w:val="000000" w:themeColor="text1"/>
          <w:sz w:val="28"/>
          <w:szCs w:val="28"/>
        </w:rPr>
        <w:t>In accord with this principle, for example, I</w:t>
      </w:r>
      <w:r w:rsidRPr="00EB2D54">
        <w:rPr>
          <w:rFonts w:asciiTheme="majorBidi" w:hAnsiTheme="majorBidi" w:cstheme="majorBidi"/>
          <w:color w:val="000000" w:themeColor="text1"/>
          <w:sz w:val="28"/>
          <w:szCs w:val="28"/>
        </w:rPr>
        <w:t xml:space="preserve"> transliterate the principal Hebrew words for God as </w:t>
      </w:r>
      <w:r w:rsidRPr="00EB2D54">
        <w:rPr>
          <w:rFonts w:asciiTheme="majorBidi" w:eastAsiaTheme="majorEastAsia" w:hAnsiTheme="majorBidi" w:cstheme="majorBidi"/>
          <w:i/>
          <w:iCs/>
          <w:sz w:val="28"/>
          <w:szCs w:val="28"/>
        </w:rPr>
        <w:t>Elōhîm</w:t>
      </w:r>
      <w:r w:rsidRPr="00EB2D54">
        <w:rPr>
          <w:rFonts w:asciiTheme="majorBidi" w:eastAsiaTheme="majorEastAsia" w:hAnsiTheme="majorBidi" w:cstheme="majorBidi"/>
          <w:sz w:val="28"/>
          <w:szCs w:val="28"/>
        </w:rPr>
        <w:t xml:space="preserve">, </w:t>
      </w:r>
      <w:r w:rsidRPr="00EB2D54">
        <w:rPr>
          <w:rFonts w:asciiTheme="majorBidi" w:eastAsiaTheme="majorEastAsia" w:hAnsiTheme="majorBidi" w:cstheme="majorBidi"/>
          <w:i/>
          <w:iCs/>
          <w:sz w:val="28"/>
          <w:szCs w:val="28"/>
        </w:rPr>
        <w:t>hā-Elōhîm</w:t>
      </w:r>
      <w:r w:rsidRPr="00EB2D54">
        <w:rPr>
          <w:rFonts w:asciiTheme="majorBidi" w:eastAsiaTheme="majorEastAsia" w:hAnsiTheme="majorBidi" w:cstheme="majorBidi"/>
          <w:sz w:val="28"/>
          <w:szCs w:val="28"/>
        </w:rPr>
        <w:t>,</w:t>
      </w:r>
      <w:r w:rsidRPr="00EB2D54">
        <w:rPr>
          <w:rFonts w:asciiTheme="majorBidi" w:eastAsiaTheme="majorEastAsia" w:hAnsiTheme="majorBidi" w:cstheme="majorBidi"/>
          <w:i/>
          <w:iCs/>
          <w:sz w:val="28"/>
          <w:szCs w:val="28"/>
        </w:rPr>
        <w:t xml:space="preserve"> </w:t>
      </w:r>
      <w:r w:rsidRPr="00EB2D54">
        <w:rPr>
          <w:rFonts w:asciiTheme="majorBidi" w:eastAsiaTheme="majorEastAsia" w:hAnsiTheme="majorBidi" w:cstheme="majorBidi"/>
          <w:sz w:val="28"/>
          <w:szCs w:val="28"/>
        </w:rPr>
        <w:t xml:space="preserve">and </w:t>
      </w:r>
      <w:r w:rsidRPr="00EB2D54">
        <w:rPr>
          <w:rFonts w:asciiTheme="majorBidi" w:eastAsiaTheme="majorEastAsia" w:hAnsiTheme="majorBidi" w:cstheme="majorBidi"/>
          <w:i/>
          <w:iCs/>
          <w:sz w:val="28"/>
          <w:szCs w:val="28"/>
        </w:rPr>
        <w:t>hā-Elôah</w:t>
      </w:r>
      <w:r w:rsidRPr="00EB2D54">
        <w:rPr>
          <w:rFonts w:asciiTheme="majorBidi" w:eastAsiaTheme="majorEastAsia" w:hAnsiTheme="majorBidi" w:cstheme="majorBidi"/>
          <w:sz w:val="28"/>
          <w:szCs w:val="28"/>
        </w:rPr>
        <w:t xml:space="preserve">. Wherever the carrot macron is used—as in the last vowel of </w:t>
      </w:r>
      <w:r w:rsidRPr="00EB2D54">
        <w:rPr>
          <w:rFonts w:asciiTheme="majorBidi" w:eastAsiaTheme="majorEastAsia" w:hAnsiTheme="majorBidi" w:cstheme="majorBidi"/>
          <w:i/>
          <w:iCs/>
          <w:sz w:val="28"/>
          <w:szCs w:val="28"/>
        </w:rPr>
        <w:t>Elōhîm</w:t>
      </w:r>
      <w:r w:rsidRPr="00EB2D54">
        <w:rPr>
          <w:rFonts w:asciiTheme="majorBidi" w:eastAsiaTheme="majorEastAsia" w:hAnsiTheme="majorBidi" w:cstheme="majorBidi"/>
          <w:sz w:val="28"/>
          <w:szCs w:val="28"/>
        </w:rPr>
        <w:t xml:space="preserve">—the written text actually </w:t>
      </w:r>
      <w:r w:rsidR="00477842">
        <w:rPr>
          <w:rFonts w:asciiTheme="majorBidi" w:eastAsiaTheme="majorEastAsia" w:hAnsiTheme="majorBidi" w:cstheme="majorBidi"/>
          <w:sz w:val="28"/>
          <w:szCs w:val="28"/>
        </w:rPr>
        <w:t>inserts</w:t>
      </w:r>
      <w:r w:rsidRPr="00EB2D54">
        <w:rPr>
          <w:rFonts w:asciiTheme="majorBidi" w:eastAsiaTheme="majorEastAsia" w:hAnsiTheme="majorBidi" w:cstheme="majorBidi"/>
          <w:sz w:val="28"/>
          <w:szCs w:val="28"/>
        </w:rPr>
        <w:t xml:space="preserve"> a long </w:t>
      </w:r>
      <w:r w:rsidRPr="00EB2D54">
        <w:rPr>
          <w:rFonts w:asciiTheme="majorBidi" w:eastAsiaTheme="majorEastAsia" w:hAnsiTheme="majorBidi" w:cstheme="majorBidi"/>
          <w:i/>
          <w:iCs/>
          <w:sz w:val="28"/>
          <w:szCs w:val="28"/>
        </w:rPr>
        <w:t>yodh</w:t>
      </w:r>
      <w:r w:rsidRPr="00EB2D54">
        <w:rPr>
          <w:rFonts w:asciiTheme="majorBidi" w:eastAsiaTheme="majorEastAsia" w:hAnsiTheme="majorBidi" w:cstheme="majorBidi"/>
          <w:sz w:val="28"/>
          <w:szCs w:val="28"/>
        </w:rPr>
        <w:t xml:space="preserve"> (</w:t>
      </w:r>
      <w:r w:rsidRPr="00EB2D54">
        <w:rPr>
          <w:rFonts w:asciiTheme="majorBidi" w:eastAsiaTheme="majorEastAsia" w:hAnsiTheme="majorBidi" w:cstheme="majorBidi"/>
          <w:i/>
          <w:iCs/>
          <w:sz w:val="28"/>
          <w:szCs w:val="28"/>
        </w:rPr>
        <w:t>y</w:t>
      </w:r>
      <w:r w:rsidRPr="00EB2D54">
        <w:rPr>
          <w:rFonts w:asciiTheme="majorBidi" w:hAnsiTheme="majorBidi" w:cstheme="majorBidi"/>
          <w:i/>
          <w:iCs/>
          <w:sz w:val="28"/>
          <w:szCs w:val="28"/>
        </w:rPr>
        <w:t>ā</w:t>
      </w:r>
      <w:r w:rsidRPr="00EB2D54">
        <w:rPr>
          <w:rFonts w:asciiTheme="majorBidi" w:eastAsiaTheme="majorEastAsia" w:hAnsiTheme="majorBidi" w:cstheme="majorBidi"/>
          <w:i/>
          <w:iCs/>
          <w:sz w:val="28"/>
          <w:szCs w:val="28"/>
        </w:rPr>
        <w:t>’</w:t>
      </w:r>
      <w:r w:rsidRPr="00EB2D54">
        <w:rPr>
          <w:rFonts w:asciiTheme="majorBidi" w:eastAsiaTheme="majorEastAsia" w:hAnsiTheme="majorBidi" w:cstheme="majorBidi"/>
          <w:sz w:val="28"/>
          <w:szCs w:val="28"/>
        </w:rPr>
        <w:t>)</w:t>
      </w:r>
      <w:r w:rsidR="002E5851">
        <w:rPr>
          <w:rFonts w:asciiTheme="majorBidi" w:eastAsiaTheme="majorEastAsia" w:hAnsiTheme="majorBidi" w:cstheme="majorBidi"/>
          <w:sz w:val="28"/>
          <w:szCs w:val="28"/>
        </w:rPr>
        <w:t xml:space="preserve"> vowel-consonant</w:t>
      </w:r>
      <w:r w:rsidRPr="00EB2D54">
        <w:rPr>
          <w:rFonts w:asciiTheme="majorBidi" w:eastAsiaTheme="majorEastAsia" w:hAnsiTheme="majorBidi" w:cstheme="majorBidi"/>
          <w:sz w:val="28"/>
          <w:szCs w:val="28"/>
        </w:rPr>
        <w:t>. The straight macron over the “</w:t>
      </w:r>
      <w:r w:rsidRPr="00EB2D54">
        <w:rPr>
          <w:rFonts w:asciiTheme="majorBidi" w:hAnsiTheme="majorBidi" w:cstheme="majorBidi"/>
          <w:i/>
          <w:iCs/>
          <w:color w:val="000000" w:themeColor="text1"/>
          <w:sz w:val="28"/>
          <w:szCs w:val="28"/>
        </w:rPr>
        <w:t>ō</w:t>
      </w:r>
      <w:r w:rsidRPr="00EB2D54">
        <w:rPr>
          <w:rFonts w:asciiTheme="majorBidi" w:hAnsiTheme="majorBidi" w:cstheme="majorBidi"/>
          <w:color w:val="000000" w:themeColor="text1"/>
          <w:sz w:val="28"/>
          <w:szCs w:val="28"/>
        </w:rPr>
        <w:t xml:space="preserve">” indicates that it is </w:t>
      </w:r>
      <w:r w:rsidR="002E5851">
        <w:rPr>
          <w:rFonts w:asciiTheme="majorBidi" w:hAnsiTheme="majorBidi" w:cstheme="majorBidi"/>
          <w:color w:val="000000" w:themeColor="text1"/>
          <w:sz w:val="28"/>
          <w:szCs w:val="28"/>
        </w:rPr>
        <w:t xml:space="preserve">also </w:t>
      </w:r>
      <w:r w:rsidRPr="00EB2D54">
        <w:rPr>
          <w:rFonts w:asciiTheme="majorBidi" w:hAnsiTheme="majorBidi" w:cstheme="majorBidi"/>
          <w:color w:val="000000" w:themeColor="text1"/>
          <w:sz w:val="28"/>
          <w:szCs w:val="28"/>
        </w:rPr>
        <w:t xml:space="preserve">pronounced as long, but no long vowel is </w:t>
      </w:r>
      <w:r>
        <w:rPr>
          <w:rFonts w:asciiTheme="majorBidi" w:hAnsiTheme="majorBidi" w:cstheme="majorBidi"/>
          <w:color w:val="000000" w:themeColor="text1"/>
          <w:sz w:val="28"/>
          <w:szCs w:val="28"/>
        </w:rPr>
        <w:t>spelled out</w:t>
      </w:r>
      <w:r w:rsidRPr="00EB2D54">
        <w:rPr>
          <w:rFonts w:asciiTheme="majorBidi" w:hAnsiTheme="majorBidi" w:cstheme="majorBidi"/>
          <w:color w:val="000000" w:themeColor="text1"/>
          <w:sz w:val="28"/>
          <w:szCs w:val="28"/>
        </w:rPr>
        <w:t xml:space="preserve"> in the</w:t>
      </w:r>
      <w:r w:rsidR="002E5851">
        <w:rPr>
          <w:rFonts w:asciiTheme="majorBidi" w:hAnsiTheme="majorBidi" w:cstheme="majorBidi"/>
          <w:color w:val="000000" w:themeColor="text1"/>
          <w:sz w:val="28"/>
          <w:szCs w:val="28"/>
        </w:rPr>
        <w:t xml:space="preserve"> received</w:t>
      </w:r>
      <w:r w:rsidRPr="00EB2D54">
        <w:rPr>
          <w:rFonts w:asciiTheme="majorBidi" w:hAnsiTheme="majorBidi" w:cstheme="majorBidi"/>
          <w:color w:val="000000" w:themeColor="text1"/>
          <w:sz w:val="28"/>
          <w:szCs w:val="28"/>
        </w:rPr>
        <w:t xml:space="preserve"> Hebrew text. </w:t>
      </w:r>
    </w:p>
    <w:p w14:paraId="3C2D5954" w14:textId="77777777" w:rsidR="00E86172" w:rsidRDefault="00E86172" w:rsidP="00E86172">
      <w:pPr>
        <w:rPr>
          <w:rFonts w:asciiTheme="majorBidi" w:hAnsiTheme="majorBidi" w:cstheme="majorBidi"/>
          <w:color w:val="000000" w:themeColor="text1"/>
          <w:sz w:val="28"/>
          <w:szCs w:val="28"/>
        </w:rPr>
      </w:pPr>
    </w:p>
    <w:p w14:paraId="32C8CF52" w14:textId="38B93139" w:rsidR="00E86172" w:rsidRPr="00EB2D54" w:rsidRDefault="00E86172" w:rsidP="00E86172">
      <w:pPr>
        <w:rPr>
          <w:rFonts w:asciiTheme="majorBidi" w:hAnsiTheme="majorBidi" w:cstheme="majorBidi"/>
          <w:sz w:val="28"/>
          <w:szCs w:val="28"/>
        </w:rPr>
      </w:pPr>
      <w:r w:rsidRPr="00EB2D54">
        <w:rPr>
          <w:rFonts w:asciiTheme="majorBidi" w:hAnsiTheme="majorBidi" w:cstheme="majorBidi"/>
          <w:color w:val="000000" w:themeColor="text1"/>
          <w:sz w:val="28"/>
          <w:szCs w:val="28"/>
        </w:rPr>
        <w:t>I apply this same convention to Aramaic,</w:t>
      </w:r>
      <w:r w:rsidR="006509C0">
        <w:rPr>
          <w:rFonts w:asciiTheme="majorBidi" w:hAnsiTheme="majorBidi" w:cstheme="majorBidi"/>
          <w:color w:val="000000" w:themeColor="text1"/>
          <w:sz w:val="28"/>
          <w:szCs w:val="28"/>
        </w:rPr>
        <w:t xml:space="preserve"> which is treated like Hebrew,</w:t>
      </w:r>
      <w:r w:rsidRPr="00EB2D54">
        <w:rPr>
          <w:rFonts w:asciiTheme="majorBidi" w:hAnsiTheme="majorBidi" w:cstheme="majorBidi"/>
          <w:color w:val="000000" w:themeColor="text1"/>
          <w:sz w:val="28"/>
          <w:szCs w:val="28"/>
        </w:rPr>
        <w:t xml:space="preserve"> but not to Syriac, in which case only a straight macron accent is used for </w:t>
      </w:r>
      <w:r>
        <w:rPr>
          <w:rFonts w:asciiTheme="majorBidi" w:hAnsiTheme="majorBidi" w:cstheme="majorBidi"/>
          <w:color w:val="000000" w:themeColor="text1"/>
          <w:sz w:val="28"/>
          <w:szCs w:val="28"/>
        </w:rPr>
        <w:t xml:space="preserve">all </w:t>
      </w:r>
      <w:r w:rsidRPr="00EB2D54">
        <w:rPr>
          <w:rFonts w:asciiTheme="majorBidi" w:hAnsiTheme="majorBidi" w:cstheme="majorBidi"/>
          <w:color w:val="000000" w:themeColor="text1"/>
          <w:sz w:val="28"/>
          <w:szCs w:val="28"/>
        </w:rPr>
        <w:t xml:space="preserve">long vowels, which is also the case in Arabic. As a matter of personal convenience, I have written the Hebrew, Aramaic, and Syriac short vowel </w:t>
      </w:r>
      <w:r w:rsidRPr="006509C0">
        <w:rPr>
          <w:rFonts w:asciiTheme="majorBidi" w:hAnsiTheme="majorBidi" w:cstheme="majorBidi"/>
          <w:i/>
          <w:iCs/>
          <w:color w:val="000000" w:themeColor="text1"/>
          <w:sz w:val="28"/>
          <w:szCs w:val="28"/>
        </w:rPr>
        <w:t>shwa</w:t>
      </w:r>
      <w:r w:rsidRPr="00EB2D54">
        <w:rPr>
          <w:rFonts w:asciiTheme="majorBidi" w:hAnsiTheme="majorBidi" w:cstheme="majorBidi"/>
          <w:color w:val="000000" w:themeColor="text1"/>
          <w:sz w:val="28"/>
          <w:szCs w:val="28"/>
        </w:rPr>
        <w:t xml:space="preserve"> (</w:t>
      </w:r>
      <w:r w:rsidRPr="00EB2D54">
        <w:rPr>
          <w:rFonts w:asciiTheme="majorBidi" w:eastAsiaTheme="majorEastAsia" w:hAnsiTheme="majorBidi" w:cstheme="majorBidi"/>
          <w:i/>
          <w:iCs/>
          <w:color w:val="000000"/>
          <w:sz w:val="28"/>
          <w:szCs w:val="28"/>
        </w:rPr>
        <w:t>shěwā</w:t>
      </w:r>
      <w:r>
        <w:rPr>
          <w:rFonts w:asciiTheme="majorBidi" w:eastAsiaTheme="majorEastAsia" w:hAnsiTheme="majorBidi" w:cstheme="majorBidi"/>
          <w:i/>
          <w:iCs/>
          <w:color w:val="000000"/>
          <w:sz w:val="28"/>
          <w:szCs w:val="28"/>
        </w:rPr>
        <w:t>’</w:t>
      </w:r>
      <w:r w:rsidRPr="00EB2D54">
        <w:rPr>
          <w:rFonts w:asciiTheme="majorBidi" w:eastAsiaTheme="majorEastAsia" w:hAnsiTheme="majorBidi" w:cstheme="majorBidi"/>
          <w:color w:val="000000"/>
          <w:sz w:val="28"/>
          <w:szCs w:val="28"/>
        </w:rPr>
        <w:t>) as “e” instead of an upside down “e,” (</w:t>
      </w:r>
      <w:r w:rsidRPr="00EB2D54">
        <w:rPr>
          <w:rFonts w:asciiTheme="majorBidi" w:hAnsiTheme="majorBidi" w:cstheme="majorBidi"/>
          <w:color w:val="000000"/>
          <w:sz w:val="28"/>
          <w:szCs w:val="28"/>
        </w:rPr>
        <w:t>ə)</w:t>
      </w:r>
      <w:r w:rsidRPr="00EB2D54">
        <w:rPr>
          <w:rFonts w:asciiTheme="majorBidi" w:hAnsiTheme="majorBidi" w:cstheme="majorBidi"/>
          <w:sz w:val="28"/>
          <w:szCs w:val="28"/>
        </w:rPr>
        <w:t xml:space="preserve"> or</w:t>
      </w:r>
      <w:r w:rsidRPr="00EB2D54">
        <w:rPr>
          <w:rFonts w:asciiTheme="majorBidi" w:eastAsiaTheme="majorEastAsia" w:hAnsiTheme="majorBidi" w:cstheme="majorBidi"/>
          <w:color w:val="000000"/>
          <w:sz w:val="28"/>
          <w:szCs w:val="28"/>
        </w:rPr>
        <w:t xml:space="preserve"> “</w:t>
      </w:r>
      <w:r w:rsidRPr="00EB2D54">
        <w:rPr>
          <w:rFonts w:asciiTheme="majorBidi" w:eastAsiaTheme="majorEastAsia" w:hAnsiTheme="majorBidi" w:cstheme="majorBidi"/>
          <w:i/>
          <w:iCs/>
          <w:color w:val="000000"/>
          <w:sz w:val="28"/>
          <w:szCs w:val="28"/>
        </w:rPr>
        <w:t>ě</w:t>
      </w:r>
      <w:r w:rsidRPr="00EB2D54">
        <w:rPr>
          <w:rFonts w:asciiTheme="majorBidi" w:eastAsiaTheme="majorEastAsia" w:hAnsiTheme="majorBidi" w:cstheme="majorBidi"/>
          <w:color w:val="000000"/>
          <w:sz w:val="28"/>
          <w:szCs w:val="28"/>
        </w:rPr>
        <w:t>”</w:t>
      </w:r>
      <w:r w:rsidRPr="00EB2D54">
        <w:rPr>
          <w:rFonts w:asciiTheme="majorBidi" w:eastAsiaTheme="majorEastAsia" w:hAnsiTheme="majorBidi" w:cstheme="majorBidi"/>
          <w:i/>
          <w:iCs/>
          <w:color w:val="000000"/>
          <w:sz w:val="28"/>
          <w:szCs w:val="28"/>
        </w:rPr>
        <w:t>.</w:t>
      </w:r>
      <w:r w:rsidRPr="00EB2D54">
        <w:rPr>
          <w:rFonts w:asciiTheme="majorBidi" w:eastAsiaTheme="majorEastAsia" w:hAnsiTheme="majorBidi" w:cstheme="majorBidi"/>
          <w:color w:val="000000"/>
          <w:sz w:val="28"/>
          <w:szCs w:val="28"/>
        </w:rPr>
        <w:t xml:space="preserve"> The Hebrew “s” known as </w:t>
      </w:r>
      <w:r w:rsidRPr="00EB2D54">
        <w:rPr>
          <w:rFonts w:asciiTheme="majorBidi" w:eastAsiaTheme="majorEastAsia" w:hAnsiTheme="majorBidi" w:cstheme="majorBidi"/>
          <w:i/>
          <w:iCs/>
          <w:color w:val="000000"/>
          <w:sz w:val="28"/>
          <w:szCs w:val="28"/>
        </w:rPr>
        <w:t xml:space="preserve">samekh </w:t>
      </w:r>
      <w:r w:rsidRPr="00EB2D54">
        <w:rPr>
          <w:rFonts w:asciiTheme="majorBidi" w:eastAsiaTheme="majorEastAsia" w:hAnsiTheme="majorBidi" w:cstheme="majorBidi"/>
          <w:color w:val="000000"/>
          <w:sz w:val="28"/>
          <w:szCs w:val="28"/>
        </w:rPr>
        <w:t xml:space="preserve">(Hebrew: </w:t>
      </w:r>
      <w:r w:rsidRPr="00EB2D54">
        <w:rPr>
          <w:rFonts w:asciiTheme="majorBidi" w:hAnsiTheme="majorBidi" w:cstheme="majorBidi"/>
          <w:color w:val="000000" w:themeColor="text1"/>
          <w:sz w:val="28"/>
          <w:szCs w:val="28"/>
          <w:rtl/>
          <w:lang w:bidi="he-IL"/>
        </w:rPr>
        <w:t>ס</w:t>
      </w:r>
      <w:r w:rsidRPr="00EB2D54">
        <w:rPr>
          <w:rFonts w:asciiTheme="majorBidi" w:eastAsiaTheme="majorEastAsia" w:hAnsiTheme="majorBidi" w:cstheme="majorBidi"/>
          <w:color w:val="000000"/>
          <w:sz w:val="28"/>
          <w:szCs w:val="28"/>
        </w:rPr>
        <w:t>) is written as “s</w:t>
      </w:r>
      <w:r>
        <w:rPr>
          <w:rFonts w:asciiTheme="majorBidi" w:eastAsiaTheme="majorEastAsia" w:hAnsiTheme="majorBidi" w:cstheme="majorBidi"/>
          <w:color w:val="000000"/>
          <w:sz w:val="28"/>
          <w:szCs w:val="28"/>
        </w:rPr>
        <w:t xml:space="preserve">,” as in “Joseph” (Hebrew: </w:t>
      </w:r>
      <w:r>
        <w:rPr>
          <w:rFonts w:asciiTheme="majorBidi" w:eastAsiaTheme="majorEastAsia" w:hAnsiTheme="majorBidi" w:cstheme="majorBidi"/>
          <w:i/>
          <w:iCs/>
          <w:color w:val="000000"/>
          <w:sz w:val="28"/>
          <w:szCs w:val="28"/>
        </w:rPr>
        <w:t>Y</w:t>
      </w:r>
      <w:r w:rsidRPr="00EB2D54">
        <w:rPr>
          <w:rFonts w:asciiTheme="majorBidi" w:eastAsiaTheme="majorEastAsia" w:hAnsiTheme="majorBidi" w:cstheme="majorBidi"/>
          <w:i/>
          <w:iCs/>
          <w:sz w:val="28"/>
          <w:szCs w:val="28"/>
        </w:rPr>
        <w:t>ô</w:t>
      </w:r>
      <w:r>
        <w:rPr>
          <w:rFonts w:asciiTheme="majorBidi" w:eastAsiaTheme="majorEastAsia" w:hAnsiTheme="majorBidi" w:cstheme="majorBidi"/>
          <w:i/>
          <w:iCs/>
          <w:color w:val="000000"/>
          <w:sz w:val="28"/>
          <w:szCs w:val="28"/>
        </w:rPr>
        <w:t>seph</w:t>
      </w:r>
      <w:r>
        <w:rPr>
          <w:rFonts w:asciiTheme="majorBidi" w:eastAsiaTheme="majorEastAsia" w:hAnsiTheme="majorBidi" w:cstheme="majorBidi"/>
          <w:color w:val="000000"/>
          <w:sz w:val="28"/>
          <w:szCs w:val="28"/>
        </w:rPr>
        <w:t xml:space="preserve">), which is written with </w:t>
      </w:r>
      <w:r>
        <w:rPr>
          <w:rFonts w:asciiTheme="majorBidi" w:eastAsiaTheme="majorEastAsia" w:hAnsiTheme="majorBidi" w:cstheme="majorBidi"/>
          <w:i/>
          <w:iCs/>
          <w:color w:val="000000"/>
          <w:sz w:val="28"/>
          <w:szCs w:val="28"/>
        </w:rPr>
        <w:t xml:space="preserve">samekh </w:t>
      </w:r>
      <w:r>
        <w:rPr>
          <w:rFonts w:asciiTheme="majorBidi" w:eastAsiaTheme="majorEastAsia" w:hAnsiTheme="majorBidi" w:cstheme="majorBidi"/>
          <w:color w:val="000000"/>
          <w:sz w:val="28"/>
          <w:szCs w:val="28"/>
        </w:rPr>
        <w:t xml:space="preserve">in </w:t>
      </w:r>
      <w:r w:rsidR="00CD32D4">
        <w:rPr>
          <w:rFonts w:asciiTheme="majorBidi" w:eastAsiaTheme="majorEastAsia" w:hAnsiTheme="majorBidi" w:cstheme="majorBidi"/>
          <w:color w:val="000000"/>
          <w:sz w:val="28"/>
          <w:szCs w:val="28"/>
        </w:rPr>
        <w:t xml:space="preserve">the </w:t>
      </w:r>
      <w:r>
        <w:rPr>
          <w:rFonts w:asciiTheme="majorBidi" w:eastAsiaTheme="majorEastAsia" w:hAnsiTheme="majorBidi" w:cstheme="majorBidi"/>
          <w:color w:val="000000"/>
          <w:sz w:val="28"/>
          <w:szCs w:val="28"/>
        </w:rPr>
        <w:t xml:space="preserve">Biblical </w:t>
      </w:r>
      <w:r>
        <w:rPr>
          <w:rFonts w:asciiTheme="majorBidi" w:eastAsiaTheme="majorEastAsia" w:hAnsiTheme="majorBidi" w:cstheme="majorBidi"/>
          <w:color w:val="000000"/>
          <w:sz w:val="28"/>
          <w:szCs w:val="28"/>
        </w:rPr>
        <w:lastRenderedPageBreak/>
        <w:t>Hebrew.</w:t>
      </w:r>
      <w:r w:rsidRPr="00EB2D54">
        <w:rPr>
          <w:rFonts w:asciiTheme="majorBidi" w:eastAsiaTheme="majorEastAsia" w:hAnsiTheme="majorBidi" w:cstheme="majorBidi"/>
          <w:color w:val="000000"/>
          <w:sz w:val="28"/>
          <w:szCs w:val="28"/>
        </w:rPr>
        <w:t xml:space="preserve"> The Hebrew “s” called </w:t>
      </w:r>
      <w:r w:rsidRPr="00EB2D54">
        <w:rPr>
          <w:rFonts w:asciiTheme="majorBidi" w:eastAsiaTheme="majorEastAsia" w:hAnsiTheme="majorBidi" w:cstheme="majorBidi"/>
          <w:i/>
          <w:iCs/>
          <w:color w:val="000000"/>
          <w:sz w:val="28"/>
          <w:szCs w:val="28"/>
        </w:rPr>
        <w:t>s</w:t>
      </w:r>
      <w:r w:rsidRPr="00EB2D54">
        <w:rPr>
          <w:rFonts w:asciiTheme="majorBidi" w:hAnsiTheme="majorBidi" w:cstheme="majorBidi"/>
          <w:i/>
          <w:iCs/>
          <w:sz w:val="28"/>
          <w:szCs w:val="28"/>
        </w:rPr>
        <w:t>ī</w:t>
      </w:r>
      <w:r w:rsidRPr="00EB2D54">
        <w:rPr>
          <w:rFonts w:asciiTheme="majorBidi" w:eastAsiaTheme="majorEastAsia" w:hAnsiTheme="majorBidi" w:cstheme="majorBidi"/>
          <w:i/>
          <w:iCs/>
          <w:color w:val="000000"/>
          <w:sz w:val="28"/>
          <w:szCs w:val="28"/>
        </w:rPr>
        <w:t xml:space="preserve">n </w:t>
      </w:r>
      <w:r w:rsidRPr="00EB2D54">
        <w:rPr>
          <w:rFonts w:asciiTheme="majorBidi" w:eastAsiaTheme="majorEastAsia" w:hAnsiTheme="majorBidi" w:cstheme="majorBidi"/>
          <w:color w:val="000000"/>
          <w:sz w:val="28"/>
          <w:szCs w:val="28"/>
        </w:rPr>
        <w:t xml:space="preserve">(Hebrew: </w:t>
      </w:r>
      <w:r w:rsidRPr="00EB2D54">
        <w:rPr>
          <w:rFonts w:asciiTheme="majorBidi" w:hAnsiTheme="majorBidi" w:cstheme="majorBidi"/>
          <w:color w:val="000000" w:themeColor="text1"/>
          <w:sz w:val="28"/>
          <w:szCs w:val="28"/>
          <w:rtl/>
          <w:lang w:bidi="he-IL"/>
        </w:rPr>
        <w:t>שׂ</w:t>
      </w:r>
      <w:r w:rsidRPr="00EB2D54">
        <w:rPr>
          <w:rFonts w:asciiTheme="majorBidi" w:eastAsiaTheme="majorEastAsia" w:hAnsiTheme="majorBidi" w:cstheme="majorBidi"/>
          <w:color w:val="000000"/>
          <w:sz w:val="28"/>
          <w:szCs w:val="28"/>
        </w:rPr>
        <w:t>) is written as “</w:t>
      </w:r>
      <w:r w:rsidRPr="00EB2D54">
        <w:rPr>
          <w:rFonts w:asciiTheme="majorBidi" w:hAnsiTheme="majorBidi" w:cstheme="majorBidi"/>
          <w:i/>
          <w:iCs/>
          <w:color w:val="000000" w:themeColor="text1"/>
          <w:sz w:val="28"/>
          <w:szCs w:val="28"/>
        </w:rPr>
        <w:t>ś</w:t>
      </w:r>
      <w:r>
        <w:rPr>
          <w:rFonts w:asciiTheme="majorBidi" w:hAnsiTheme="majorBidi" w:cstheme="majorBidi"/>
          <w:color w:val="000000" w:themeColor="text1"/>
          <w:sz w:val="28"/>
          <w:szCs w:val="28"/>
        </w:rPr>
        <w:t>,</w:t>
      </w:r>
      <w:r w:rsidRPr="00EB2D54">
        <w:rPr>
          <w:rFonts w:asciiTheme="majorBidi" w:hAnsiTheme="majorBidi" w:cstheme="majorBidi"/>
          <w:color w:val="000000" w:themeColor="text1"/>
          <w:sz w:val="28"/>
          <w:szCs w:val="28"/>
        </w:rPr>
        <w:t>”</w:t>
      </w:r>
      <w:r>
        <w:rPr>
          <w:rFonts w:asciiTheme="majorBidi" w:hAnsiTheme="majorBidi" w:cstheme="majorBidi"/>
          <w:color w:val="000000" w:themeColor="text1"/>
          <w:sz w:val="28"/>
          <w:szCs w:val="28"/>
        </w:rPr>
        <w:t xml:space="preserve"> as in “Israel” (Hebrew: </w:t>
      </w:r>
      <w:r>
        <w:rPr>
          <w:rFonts w:asciiTheme="majorBidi" w:hAnsiTheme="majorBidi" w:cstheme="majorBidi"/>
          <w:i/>
          <w:iCs/>
          <w:color w:val="000000" w:themeColor="text1"/>
          <w:sz w:val="28"/>
          <w:szCs w:val="28"/>
        </w:rPr>
        <w:t>Yi</w:t>
      </w:r>
      <w:r w:rsidRPr="00EB2D54">
        <w:rPr>
          <w:rFonts w:asciiTheme="majorBidi" w:hAnsiTheme="majorBidi" w:cstheme="majorBidi"/>
          <w:i/>
          <w:iCs/>
          <w:color w:val="000000" w:themeColor="text1"/>
          <w:sz w:val="28"/>
          <w:szCs w:val="28"/>
        </w:rPr>
        <w:t>ś</w:t>
      </w:r>
      <w:r>
        <w:rPr>
          <w:rFonts w:asciiTheme="majorBidi" w:hAnsiTheme="majorBidi" w:cstheme="majorBidi"/>
          <w:i/>
          <w:iCs/>
          <w:color w:val="000000" w:themeColor="text1"/>
          <w:sz w:val="28"/>
          <w:szCs w:val="28"/>
        </w:rPr>
        <w:t>r</w:t>
      </w:r>
      <w:r w:rsidRPr="0098412E">
        <w:rPr>
          <w:rFonts w:asciiTheme="majorBidi" w:hAnsiTheme="majorBidi" w:cstheme="majorBidi"/>
          <w:i/>
          <w:iCs/>
          <w:sz w:val="28"/>
          <w:szCs w:val="28"/>
        </w:rPr>
        <w:t>ā</w:t>
      </w:r>
      <w:r>
        <w:rPr>
          <w:rFonts w:asciiTheme="majorBidi" w:hAnsiTheme="majorBidi" w:cstheme="majorBidi"/>
          <w:i/>
          <w:iCs/>
          <w:sz w:val="28"/>
          <w:szCs w:val="28"/>
        </w:rPr>
        <w:t>’</w:t>
      </w:r>
      <w:r w:rsidRPr="0069607A">
        <w:rPr>
          <w:rFonts w:asciiTheme="majorBidi" w:hAnsiTheme="majorBidi" w:cstheme="majorBidi"/>
          <w:i/>
          <w:iCs/>
          <w:color w:val="000000" w:themeColor="text1"/>
          <w:sz w:val="28"/>
          <w:szCs w:val="28"/>
        </w:rPr>
        <w:t>ē</w:t>
      </w:r>
      <w:r>
        <w:rPr>
          <w:rFonts w:asciiTheme="majorBidi" w:hAnsiTheme="majorBidi" w:cstheme="majorBidi"/>
          <w:i/>
          <w:iCs/>
          <w:color w:val="000000" w:themeColor="text1"/>
          <w:sz w:val="28"/>
          <w:szCs w:val="28"/>
        </w:rPr>
        <w:t>l</w:t>
      </w:r>
      <w:r>
        <w:rPr>
          <w:rFonts w:asciiTheme="majorBidi" w:hAnsiTheme="majorBidi" w:cstheme="majorBidi"/>
          <w:color w:val="000000" w:themeColor="text1"/>
          <w:sz w:val="28"/>
          <w:szCs w:val="28"/>
        </w:rPr>
        <w:t>), which is written with</w:t>
      </w:r>
      <w:r w:rsidRPr="00FA22DF">
        <w:rPr>
          <w:rFonts w:asciiTheme="majorBidi" w:eastAsiaTheme="majorEastAsia" w:hAnsiTheme="majorBidi" w:cstheme="majorBidi"/>
          <w:i/>
          <w:iCs/>
          <w:color w:val="000000"/>
          <w:sz w:val="28"/>
          <w:szCs w:val="28"/>
        </w:rPr>
        <w:t xml:space="preserve"> </w:t>
      </w:r>
      <w:r w:rsidRPr="00EB2D54">
        <w:rPr>
          <w:rFonts w:asciiTheme="majorBidi" w:eastAsiaTheme="majorEastAsia" w:hAnsiTheme="majorBidi" w:cstheme="majorBidi"/>
          <w:i/>
          <w:iCs/>
          <w:color w:val="000000"/>
          <w:sz w:val="28"/>
          <w:szCs w:val="28"/>
        </w:rPr>
        <w:t>s</w:t>
      </w:r>
      <w:r w:rsidRPr="00EB2D54">
        <w:rPr>
          <w:rFonts w:asciiTheme="majorBidi" w:hAnsiTheme="majorBidi" w:cstheme="majorBidi"/>
          <w:i/>
          <w:iCs/>
          <w:sz w:val="28"/>
          <w:szCs w:val="28"/>
        </w:rPr>
        <w:t>ī</w:t>
      </w:r>
      <w:r w:rsidRPr="00EB2D54">
        <w:rPr>
          <w:rFonts w:asciiTheme="majorBidi" w:eastAsiaTheme="majorEastAsia" w:hAnsiTheme="majorBidi" w:cstheme="majorBidi"/>
          <w:i/>
          <w:iCs/>
          <w:color w:val="000000"/>
          <w:sz w:val="28"/>
          <w:szCs w:val="28"/>
        </w:rPr>
        <w:t>n</w:t>
      </w:r>
      <w:r>
        <w:rPr>
          <w:rFonts w:asciiTheme="majorBidi" w:eastAsiaTheme="majorEastAsia" w:hAnsiTheme="majorBidi" w:cstheme="majorBidi"/>
          <w:color w:val="000000"/>
          <w:sz w:val="28"/>
          <w:szCs w:val="28"/>
        </w:rPr>
        <w:t xml:space="preserve"> in the Bible. The </w:t>
      </w:r>
      <w:r w:rsidRPr="00EB2D54">
        <w:rPr>
          <w:rFonts w:asciiTheme="majorBidi" w:eastAsiaTheme="majorEastAsia" w:hAnsiTheme="majorBidi" w:cstheme="majorBidi"/>
          <w:i/>
          <w:iCs/>
          <w:color w:val="000000"/>
          <w:sz w:val="28"/>
          <w:szCs w:val="28"/>
        </w:rPr>
        <w:t>s</w:t>
      </w:r>
      <w:r w:rsidRPr="00EB2D54">
        <w:rPr>
          <w:rFonts w:asciiTheme="majorBidi" w:hAnsiTheme="majorBidi" w:cstheme="majorBidi"/>
          <w:i/>
          <w:iCs/>
          <w:sz w:val="28"/>
          <w:szCs w:val="28"/>
        </w:rPr>
        <w:t>ī</w:t>
      </w:r>
      <w:r w:rsidRPr="00EB2D54">
        <w:rPr>
          <w:rFonts w:asciiTheme="majorBidi" w:eastAsiaTheme="majorEastAsia" w:hAnsiTheme="majorBidi" w:cstheme="majorBidi"/>
          <w:i/>
          <w:iCs/>
          <w:color w:val="000000"/>
          <w:sz w:val="28"/>
          <w:szCs w:val="28"/>
        </w:rPr>
        <w:t>n</w:t>
      </w:r>
      <w:r>
        <w:rPr>
          <w:rFonts w:asciiTheme="majorBidi" w:hAnsiTheme="majorBidi" w:cstheme="majorBidi"/>
          <w:color w:val="000000" w:themeColor="text1"/>
          <w:sz w:val="28"/>
          <w:szCs w:val="28"/>
        </w:rPr>
        <w:t xml:space="preserve"> </w:t>
      </w:r>
      <w:r w:rsidRPr="00EB2D54">
        <w:rPr>
          <w:rFonts w:asciiTheme="majorBidi" w:eastAsiaTheme="majorEastAsia" w:hAnsiTheme="majorBidi" w:cstheme="majorBidi"/>
          <w:color w:val="000000"/>
          <w:sz w:val="28"/>
          <w:szCs w:val="28"/>
        </w:rPr>
        <w:t xml:space="preserve">is identical in shape to the Hebrew </w:t>
      </w:r>
      <w:r w:rsidRPr="00EB2D54">
        <w:rPr>
          <w:rFonts w:asciiTheme="majorBidi" w:eastAsiaTheme="majorEastAsia" w:hAnsiTheme="majorBidi" w:cstheme="majorBidi"/>
          <w:i/>
          <w:iCs/>
          <w:color w:val="000000"/>
          <w:sz w:val="28"/>
          <w:szCs w:val="28"/>
        </w:rPr>
        <w:t>sh</w:t>
      </w:r>
      <w:r w:rsidRPr="00EB2D54">
        <w:rPr>
          <w:rFonts w:asciiTheme="majorBidi" w:hAnsiTheme="majorBidi" w:cstheme="majorBidi"/>
          <w:i/>
          <w:iCs/>
          <w:sz w:val="28"/>
          <w:szCs w:val="28"/>
        </w:rPr>
        <w:t>ī</w:t>
      </w:r>
      <w:r w:rsidRPr="00EB2D54">
        <w:rPr>
          <w:rFonts w:asciiTheme="majorBidi" w:eastAsiaTheme="majorEastAsia" w:hAnsiTheme="majorBidi" w:cstheme="majorBidi"/>
          <w:i/>
          <w:iCs/>
          <w:color w:val="000000"/>
          <w:sz w:val="28"/>
          <w:szCs w:val="28"/>
        </w:rPr>
        <w:t>n</w:t>
      </w:r>
      <w:r w:rsidRPr="00EB2D54">
        <w:rPr>
          <w:rFonts w:asciiTheme="majorBidi" w:eastAsiaTheme="majorEastAsia" w:hAnsiTheme="majorBidi" w:cstheme="majorBidi"/>
          <w:color w:val="000000"/>
          <w:sz w:val="28"/>
          <w:szCs w:val="28"/>
        </w:rPr>
        <w:t xml:space="preserve"> (Hebrew: </w:t>
      </w:r>
      <w:r w:rsidRPr="00EB2D54">
        <w:rPr>
          <w:rFonts w:asciiTheme="majorBidi" w:hAnsiTheme="majorBidi" w:cstheme="majorBidi"/>
          <w:color w:val="000000" w:themeColor="text1"/>
          <w:sz w:val="28"/>
          <w:szCs w:val="28"/>
          <w:rtl/>
          <w:lang w:bidi="he-IL"/>
        </w:rPr>
        <w:t>שׁ</w:t>
      </w:r>
      <w:r w:rsidRPr="00EB2D54">
        <w:rPr>
          <w:rFonts w:asciiTheme="majorBidi" w:eastAsiaTheme="majorEastAsia" w:hAnsiTheme="majorBidi" w:cstheme="majorBidi"/>
          <w:color w:val="000000"/>
          <w:sz w:val="28"/>
          <w:szCs w:val="28"/>
        </w:rPr>
        <w:t>), which is transliterated as “</w:t>
      </w:r>
      <w:r w:rsidRPr="00EB2D54">
        <w:rPr>
          <w:rFonts w:asciiTheme="majorBidi" w:eastAsiaTheme="majorEastAsia" w:hAnsiTheme="majorBidi" w:cstheme="majorBidi"/>
          <w:i/>
          <w:iCs/>
          <w:color w:val="000000"/>
          <w:sz w:val="28"/>
          <w:szCs w:val="28"/>
        </w:rPr>
        <w:t>sh</w:t>
      </w:r>
      <w:r w:rsidRPr="00EB2D54">
        <w:rPr>
          <w:rFonts w:asciiTheme="majorBidi" w:eastAsiaTheme="majorEastAsia" w:hAnsiTheme="majorBidi" w:cstheme="majorBidi"/>
          <w:color w:val="000000"/>
          <w:sz w:val="28"/>
          <w:szCs w:val="28"/>
        </w:rPr>
        <w:t xml:space="preserve">.” </w:t>
      </w:r>
      <w:r w:rsidR="00AC36BD">
        <w:rPr>
          <w:rFonts w:asciiTheme="majorBidi" w:eastAsiaTheme="majorEastAsia" w:hAnsiTheme="majorBidi" w:cstheme="majorBidi"/>
          <w:color w:val="000000"/>
          <w:sz w:val="28"/>
          <w:szCs w:val="28"/>
        </w:rPr>
        <w:t xml:space="preserve">In </w:t>
      </w:r>
      <w:r w:rsidR="00026FB9">
        <w:rPr>
          <w:rFonts w:asciiTheme="majorBidi" w:eastAsiaTheme="majorEastAsia" w:hAnsiTheme="majorBidi" w:cstheme="majorBidi"/>
          <w:color w:val="000000"/>
          <w:sz w:val="28"/>
          <w:szCs w:val="28"/>
        </w:rPr>
        <w:t>fully punctuated Hebrew texts, the</w:t>
      </w:r>
      <w:r w:rsidR="00026FB9" w:rsidRPr="00026FB9">
        <w:rPr>
          <w:rFonts w:asciiTheme="majorBidi" w:eastAsiaTheme="majorEastAsia" w:hAnsiTheme="majorBidi" w:cstheme="majorBidi"/>
          <w:i/>
          <w:iCs/>
          <w:color w:val="000000"/>
          <w:sz w:val="28"/>
          <w:szCs w:val="28"/>
        </w:rPr>
        <w:t xml:space="preserve"> </w:t>
      </w:r>
      <w:r w:rsidR="00026FB9" w:rsidRPr="00EB2D54">
        <w:rPr>
          <w:rFonts w:asciiTheme="majorBidi" w:eastAsiaTheme="majorEastAsia" w:hAnsiTheme="majorBidi" w:cstheme="majorBidi"/>
          <w:i/>
          <w:iCs/>
          <w:color w:val="000000"/>
          <w:sz w:val="28"/>
          <w:szCs w:val="28"/>
        </w:rPr>
        <w:t>s</w:t>
      </w:r>
      <w:r w:rsidR="00026FB9" w:rsidRPr="00EB2D54">
        <w:rPr>
          <w:rFonts w:asciiTheme="majorBidi" w:hAnsiTheme="majorBidi" w:cstheme="majorBidi"/>
          <w:i/>
          <w:iCs/>
          <w:sz w:val="28"/>
          <w:szCs w:val="28"/>
        </w:rPr>
        <w:t>ī</w:t>
      </w:r>
      <w:r w:rsidR="00026FB9" w:rsidRPr="00EB2D54">
        <w:rPr>
          <w:rFonts w:asciiTheme="majorBidi" w:eastAsiaTheme="majorEastAsia" w:hAnsiTheme="majorBidi" w:cstheme="majorBidi"/>
          <w:i/>
          <w:iCs/>
          <w:color w:val="000000"/>
          <w:sz w:val="28"/>
          <w:szCs w:val="28"/>
        </w:rPr>
        <w:t>n</w:t>
      </w:r>
      <w:r w:rsidR="00026FB9">
        <w:rPr>
          <w:rFonts w:asciiTheme="majorBidi" w:eastAsiaTheme="majorEastAsia" w:hAnsiTheme="majorBidi" w:cstheme="majorBidi"/>
          <w:color w:val="000000"/>
          <w:sz w:val="28"/>
          <w:szCs w:val="28"/>
        </w:rPr>
        <w:t xml:space="preserve"> and </w:t>
      </w:r>
      <w:r w:rsidR="00026FB9">
        <w:rPr>
          <w:rFonts w:asciiTheme="majorBidi" w:eastAsiaTheme="majorEastAsia" w:hAnsiTheme="majorBidi" w:cstheme="majorBidi"/>
          <w:i/>
          <w:iCs/>
          <w:color w:val="000000"/>
          <w:sz w:val="28"/>
          <w:szCs w:val="28"/>
        </w:rPr>
        <w:t>shin</w:t>
      </w:r>
      <w:r w:rsidR="00026FB9">
        <w:rPr>
          <w:rFonts w:asciiTheme="majorBidi" w:eastAsiaTheme="majorEastAsia" w:hAnsiTheme="majorBidi" w:cstheme="majorBidi"/>
          <w:color w:val="000000"/>
          <w:sz w:val="28"/>
          <w:szCs w:val="28"/>
        </w:rPr>
        <w:t xml:space="preserve"> are distinguished by different dots</w:t>
      </w:r>
      <w:r w:rsidR="0093584F">
        <w:rPr>
          <w:rFonts w:asciiTheme="majorBidi" w:eastAsiaTheme="majorEastAsia" w:hAnsiTheme="majorBidi" w:cstheme="majorBidi"/>
          <w:color w:val="000000"/>
          <w:sz w:val="28"/>
          <w:szCs w:val="28"/>
        </w:rPr>
        <w:t xml:space="preserve"> over the left and right of the shared letter</w:t>
      </w:r>
      <w:r w:rsidR="00026FB9">
        <w:rPr>
          <w:rFonts w:asciiTheme="majorBidi" w:eastAsiaTheme="majorEastAsia" w:hAnsiTheme="majorBidi" w:cstheme="majorBidi"/>
          <w:color w:val="000000"/>
          <w:sz w:val="28"/>
          <w:szCs w:val="28"/>
        </w:rPr>
        <w:t xml:space="preserve">—as can be seen in the examples given. </w:t>
      </w:r>
      <w:r w:rsidRPr="00EB2D54">
        <w:rPr>
          <w:rFonts w:asciiTheme="majorBidi" w:eastAsiaTheme="majorEastAsia" w:hAnsiTheme="majorBidi" w:cstheme="majorBidi"/>
          <w:color w:val="000000"/>
          <w:sz w:val="28"/>
          <w:szCs w:val="28"/>
        </w:rPr>
        <w:t>Hebrew, Aramaic, and Syriac have six consonants— “</w:t>
      </w:r>
      <w:r w:rsidRPr="00EB2D54">
        <w:rPr>
          <w:rFonts w:asciiTheme="majorBidi" w:eastAsiaTheme="majorEastAsia" w:hAnsiTheme="majorBidi" w:cstheme="majorBidi"/>
          <w:i/>
          <w:iCs/>
          <w:color w:val="000000"/>
          <w:sz w:val="28"/>
          <w:szCs w:val="28"/>
        </w:rPr>
        <w:t>b</w:t>
      </w:r>
      <w:r w:rsidRPr="00EB2D54">
        <w:rPr>
          <w:rFonts w:asciiTheme="majorBidi" w:eastAsiaTheme="majorEastAsia" w:hAnsiTheme="majorBidi" w:cstheme="majorBidi"/>
          <w:color w:val="000000"/>
          <w:sz w:val="28"/>
          <w:szCs w:val="28"/>
        </w:rPr>
        <w:t xml:space="preserve">, </w:t>
      </w:r>
      <w:r w:rsidRPr="00EB2D54">
        <w:rPr>
          <w:rFonts w:asciiTheme="majorBidi" w:eastAsiaTheme="majorEastAsia" w:hAnsiTheme="majorBidi" w:cstheme="majorBidi"/>
          <w:i/>
          <w:iCs/>
          <w:color w:val="000000"/>
          <w:sz w:val="28"/>
          <w:szCs w:val="28"/>
        </w:rPr>
        <w:t>g, d, k, p, t</w:t>
      </w:r>
      <w:r w:rsidRPr="00EB2D54">
        <w:rPr>
          <w:rFonts w:asciiTheme="majorBidi" w:eastAsiaTheme="majorEastAsia" w:hAnsiTheme="majorBidi" w:cstheme="majorBidi"/>
          <w:color w:val="000000"/>
          <w:sz w:val="28"/>
          <w:szCs w:val="28"/>
        </w:rPr>
        <w:t>”—which occur in both “hard” and “soft” forms. When they are hard, they are written as: “</w:t>
      </w:r>
      <w:r w:rsidRPr="00EB2D54">
        <w:rPr>
          <w:rFonts w:asciiTheme="majorBidi" w:eastAsiaTheme="majorEastAsia" w:hAnsiTheme="majorBidi" w:cstheme="majorBidi"/>
          <w:i/>
          <w:iCs/>
          <w:color w:val="000000"/>
          <w:sz w:val="28"/>
          <w:szCs w:val="28"/>
        </w:rPr>
        <w:t>b</w:t>
      </w:r>
      <w:r w:rsidRPr="00EB2D54">
        <w:rPr>
          <w:rFonts w:asciiTheme="majorBidi" w:eastAsiaTheme="majorEastAsia" w:hAnsiTheme="majorBidi" w:cstheme="majorBidi"/>
          <w:color w:val="000000"/>
          <w:sz w:val="28"/>
          <w:szCs w:val="28"/>
        </w:rPr>
        <w:t xml:space="preserve">, </w:t>
      </w:r>
      <w:r w:rsidRPr="00EB2D54">
        <w:rPr>
          <w:rFonts w:asciiTheme="majorBidi" w:eastAsiaTheme="majorEastAsia" w:hAnsiTheme="majorBidi" w:cstheme="majorBidi"/>
          <w:i/>
          <w:iCs/>
          <w:color w:val="000000"/>
          <w:sz w:val="28"/>
          <w:szCs w:val="28"/>
        </w:rPr>
        <w:t>g, d, k, p, t</w:t>
      </w:r>
      <w:r w:rsidRPr="00EB2D54">
        <w:rPr>
          <w:rFonts w:asciiTheme="majorBidi" w:eastAsiaTheme="majorEastAsia" w:hAnsiTheme="majorBidi" w:cstheme="majorBidi"/>
          <w:color w:val="000000"/>
          <w:sz w:val="28"/>
          <w:szCs w:val="28"/>
        </w:rPr>
        <w:t>.” But when they are soft, they are transliterated as “</w:t>
      </w:r>
      <w:r w:rsidRPr="00EB2D54">
        <w:rPr>
          <w:rFonts w:asciiTheme="majorBidi" w:eastAsiaTheme="majorEastAsia" w:hAnsiTheme="majorBidi" w:cstheme="majorBidi"/>
          <w:i/>
          <w:iCs/>
          <w:color w:val="000000"/>
          <w:sz w:val="28"/>
          <w:szCs w:val="28"/>
        </w:rPr>
        <w:t>bh, gh, dh, kh, ph, th</w:t>
      </w:r>
      <w:r>
        <w:rPr>
          <w:rFonts w:asciiTheme="majorBidi" w:eastAsiaTheme="majorEastAsia" w:hAnsiTheme="majorBidi" w:cstheme="majorBidi"/>
          <w:color w:val="000000"/>
          <w:sz w:val="28"/>
          <w:szCs w:val="28"/>
        </w:rPr>
        <w:t>,</w:t>
      </w:r>
      <w:r w:rsidRPr="00EB2D54">
        <w:rPr>
          <w:rFonts w:asciiTheme="majorBidi" w:eastAsiaTheme="majorEastAsia" w:hAnsiTheme="majorBidi" w:cstheme="majorBidi"/>
          <w:color w:val="000000"/>
          <w:sz w:val="28"/>
          <w:szCs w:val="28"/>
        </w:rPr>
        <w:t>”</w:t>
      </w:r>
      <w:r>
        <w:rPr>
          <w:rFonts w:asciiTheme="majorBidi" w:eastAsiaTheme="majorEastAsia" w:hAnsiTheme="majorBidi" w:cstheme="majorBidi"/>
          <w:color w:val="000000"/>
          <w:sz w:val="28"/>
          <w:szCs w:val="28"/>
        </w:rPr>
        <w:t xml:space="preserve"> which is a standard </w:t>
      </w:r>
      <w:r w:rsidR="0093584F">
        <w:rPr>
          <w:rFonts w:asciiTheme="majorBidi" w:eastAsiaTheme="majorEastAsia" w:hAnsiTheme="majorBidi" w:cstheme="majorBidi"/>
          <w:color w:val="000000"/>
          <w:sz w:val="28"/>
          <w:szCs w:val="28"/>
        </w:rPr>
        <w:t>Scholarly</w:t>
      </w:r>
      <w:r>
        <w:rPr>
          <w:rFonts w:asciiTheme="majorBidi" w:eastAsiaTheme="majorEastAsia" w:hAnsiTheme="majorBidi" w:cstheme="majorBidi"/>
          <w:color w:val="000000"/>
          <w:sz w:val="28"/>
          <w:szCs w:val="28"/>
        </w:rPr>
        <w:t xml:space="preserve"> norm.</w:t>
      </w:r>
    </w:p>
    <w:p w14:paraId="5CC65487" w14:textId="77777777" w:rsidR="00E86172" w:rsidRPr="00EB2D54" w:rsidRDefault="00E86172" w:rsidP="00E86172">
      <w:pPr>
        <w:rPr>
          <w:rFonts w:asciiTheme="majorBidi" w:hAnsiTheme="majorBidi" w:cstheme="majorBidi"/>
          <w:color w:val="000000" w:themeColor="text1"/>
          <w:sz w:val="28"/>
          <w:szCs w:val="28"/>
        </w:rPr>
      </w:pPr>
    </w:p>
    <w:p w14:paraId="3FA5B3C8" w14:textId="77777777" w:rsidR="00E86172" w:rsidRPr="00EB2D54" w:rsidRDefault="00E86172" w:rsidP="00E86172">
      <w:pPr>
        <w:rPr>
          <w:rFonts w:asciiTheme="majorBidi" w:hAnsiTheme="majorBidi" w:cstheme="majorBidi"/>
          <w:sz w:val="28"/>
          <w:szCs w:val="28"/>
        </w:rPr>
      </w:pPr>
      <w:r w:rsidRPr="00EB2D54">
        <w:rPr>
          <w:rFonts w:asciiTheme="majorBidi" w:hAnsiTheme="majorBidi" w:cstheme="majorBidi"/>
          <w:color w:val="000000" w:themeColor="text1"/>
          <w:sz w:val="28"/>
          <w:szCs w:val="28"/>
        </w:rPr>
        <w:t>In a manner similar to Hebrew, Greek transliteration</w:t>
      </w:r>
      <w:r>
        <w:rPr>
          <w:rFonts w:asciiTheme="majorBidi" w:hAnsiTheme="majorBidi" w:cstheme="majorBidi"/>
          <w:color w:val="000000" w:themeColor="text1"/>
          <w:sz w:val="28"/>
          <w:szCs w:val="28"/>
        </w:rPr>
        <w:t>s</w:t>
      </w:r>
      <w:r w:rsidRPr="00EB2D54">
        <w:rPr>
          <w:rFonts w:asciiTheme="majorBidi" w:hAnsiTheme="majorBidi" w:cstheme="majorBidi"/>
          <w:color w:val="000000" w:themeColor="text1"/>
          <w:sz w:val="28"/>
          <w:szCs w:val="28"/>
        </w:rPr>
        <w:t xml:space="preserve"> simply follow the received</w:t>
      </w:r>
      <w:r>
        <w:rPr>
          <w:rFonts w:asciiTheme="majorBidi" w:hAnsiTheme="majorBidi" w:cstheme="majorBidi"/>
          <w:color w:val="000000" w:themeColor="text1"/>
          <w:sz w:val="28"/>
          <w:szCs w:val="28"/>
        </w:rPr>
        <w:t xml:space="preserve"> spelling</w:t>
      </w:r>
      <w:r w:rsidRPr="00EB2D54">
        <w:rPr>
          <w:rFonts w:asciiTheme="majorBidi" w:hAnsiTheme="majorBidi" w:cstheme="majorBidi"/>
          <w:color w:val="000000" w:themeColor="text1"/>
          <w:sz w:val="28"/>
          <w:szCs w:val="28"/>
        </w:rPr>
        <w:t xml:space="preserve"> without </w:t>
      </w:r>
      <w:r>
        <w:rPr>
          <w:rFonts w:asciiTheme="majorBidi" w:hAnsiTheme="majorBidi" w:cstheme="majorBidi"/>
          <w:color w:val="000000" w:themeColor="text1"/>
          <w:sz w:val="28"/>
          <w:szCs w:val="28"/>
        </w:rPr>
        <w:t xml:space="preserve">reference </w:t>
      </w:r>
      <w:r w:rsidRPr="00EB2D54">
        <w:rPr>
          <w:rFonts w:asciiTheme="majorBidi" w:hAnsiTheme="majorBidi" w:cstheme="majorBidi"/>
          <w:color w:val="000000" w:themeColor="text1"/>
          <w:sz w:val="28"/>
          <w:szCs w:val="28"/>
        </w:rPr>
        <w:t xml:space="preserve">to the often-controversial question of how the text was actually pronounced. Thus, for example, the New Testament Greek: </w:t>
      </w:r>
      <w:r w:rsidRPr="00EB2D54">
        <w:rPr>
          <w:rFonts w:asciiTheme="majorBidi" w:hAnsiTheme="majorBidi" w:cstheme="majorBidi"/>
          <w:sz w:val="28"/>
          <w:szCs w:val="28"/>
        </w:rPr>
        <w:t>“Speak the truth with love” is rendered “</w:t>
      </w:r>
      <w:r w:rsidRPr="00EB2D54">
        <w:rPr>
          <w:rFonts w:asciiTheme="majorBidi" w:hAnsiTheme="majorBidi" w:cstheme="majorBidi"/>
          <w:i/>
          <w:iCs/>
          <w:sz w:val="28"/>
          <w:szCs w:val="28"/>
        </w:rPr>
        <w:t>ál</w:t>
      </w:r>
      <w:r w:rsidRPr="00EB2D54">
        <w:rPr>
          <w:rFonts w:asciiTheme="majorBidi" w:hAnsiTheme="majorBidi" w:cstheme="majorBidi"/>
          <w:i/>
          <w:iCs/>
          <w:color w:val="000000" w:themeColor="text1"/>
          <w:sz w:val="28"/>
          <w:szCs w:val="28"/>
        </w:rPr>
        <w:t>ē</w:t>
      </w:r>
      <w:r w:rsidRPr="00EB2D54">
        <w:rPr>
          <w:rFonts w:asciiTheme="majorBidi" w:hAnsiTheme="majorBidi" w:cstheme="majorBidi"/>
          <w:i/>
          <w:iCs/>
          <w:sz w:val="28"/>
          <w:szCs w:val="28"/>
        </w:rPr>
        <w:t>theúein én ágáp</w:t>
      </w:r>
      <w:r w:rsidRPr="00EB2D54">
        <w:rPr>
          <w:rFonts w:asciiTheme="majorBidi" w:hAnsiTheme="majorBidi" w:cstheme="majorBidi"/>
          <w:i/>
          <w:iCs/>
          <w:color w:val="000000" w:themeColor="text1"/>
          <w:sz w:val="28"/>
          <w:szCs w:val="28"/>
        </w:rPr>
        <w:t>ē</w:t>
      </w:r>
      <w:r w:rsidRPr="00EB2D54">
        <w:rPr>
          <w:rFonts w:asciiTheme="majorBidi" w:hAnsiTheme="majorBidi" w:cstheme="majorBidi"/>
          <w:sz w:val="28"/>
          <w:szCs w:val="28"/>
        </w:rPr>
        <w:t>,” which corresponds letter-for-letter to the written Greek form: “</w:t>
      </w:r>
      <w:r w:rsidRPr="00EB2D54">
        <w:rPr>
          <w:rFonts w:asciiTheme="majorBidi" w:hAnsiTheme="majorBidi" w:cstheme="majorBidi"/>
          <w:i/>
          <w:iCs/>
          <w:sz w:val="28"/>
          <w:szCs w:val="28"/>
        </w:rPr>
        <w:t>άληθεύειν έν άγάπη</w:t>
      </w:r>
      <w:r w:rsidRPr="00EB2D54">
        <w:rPr>
          <w:rFonts w:asciiTheme="majorBidi" w:hAnsiTheme="majorBidi" w:cstheme="majorBidi"/>
          <w:sz w:val="28"/>
          <w:szCs w:val="28"/>
        </w:rPr>
        <w:t>.”</w:t>
      </w:r>
    </w:p>
    <w:p w14:paraId="52EED958" w14:textId="77777777" w:rsidR="00E86172" w:rsidRPr="00EB2D54" w:rsidRDefault="00E86172" w:rsidP="00E86172">
      <w:pPr>
        <w:rPr>
          <w:rFonts w:asciiTheme="majorBidi" w:hAnsiTheme="majorBidi" w:cstheme="majorBidi"/>
          <w:color w:val="000000" w:themeColor="text1"/>
          <w:sz w:val="28"/>
          <w:szCs w:val="28"/>
        </w:rPr>
      </w:pPr>
    </w:p>
    <w:p w14:paraId="3014EF12" w14:textId="7A268D25" w:rsidR="00E86172" w:rsidRPr="00EB2D54" w:rsidRDefault="00E86172" w:rsidP="00E86172">
      <w:pPr>
        <w:autoSpaceDE w:val="0"/>
        <w:autoSpaceDN w:val="0"/>
        <w:adjustRightInd w:val="0"/>
        <w:rPr>
          <w:rFonts w:ascii="Times" w:hAnsi="Times" w:cs="Times"/>
          <w:color w:val="000000"/>
          <w:sz w:val="28"/>
          <w:szCs w:val="28"/>
        </w:rPr>
      </w:pPr>
      <w:r w:rsidRPr="00EB2D54">
        <w:rPr>
          <w:rFonts w:asciiTheme="majorBidi" w:hAnsiTheme="majorBidi" w:cstheme="majorBidi"/>
          <w:color w:val="000000" w:themeColor="text1"/>
          <w:sz w:val="28"/>
          <w:szCs w:val="28"/>
        </w:rPr>
        <w:t>Chinese transliteration follows the pronunciation of standard Mandarin (Hanyu Pinyin) instead of Cantonese (Wade-Giles). The accent of the vowels “</w:t>
      </w:r>
      <w:r w:rsidRPr="00EB2D54">
        <w:rPr>
          <w:color w:val="18191A"/>
          <w:sz w:val="28"/>
          <w:szCs w:val="28"/>
          <w:u w:color="000000"/>
        </w:rPr>
        <w:t>á</w:t>
      </w:r>
      <w:r w:rsidR="0096650E">
        <w:rPr>
          <w:color w:val="18191A"/>
          <w:sz w:val="28"/>
          <w:szCs w:val="28"/>
          <w:u w:color="000000"/>
        </w:rPr>
        <w:t>,</w:t>
      </w:r>
      <w:r w:rsidRPr="00EB2D54">
        <w:rPr>
          <w:color w:val="18191A"/>
          <w:sz w:val="28"/>
          <w:szCs w:val="28"/>
          <w:u w:color="000000"/>
        </w:rPr>
        <w:t xml:space="preserve">” </w:t>
      </w:r>
      <w:r w:rsidR="0096650E">
        <w:rPr>
          <w:color w:val="18191A"/>
          <w:sz w:val="28"/>
          <w:szCs w:val="28"/>
          <w:u w:color="000000"/>
        </w:rPr>
        <w:t>“</w:t>
      </w:r>
      <w:r w:rsidR="0096650E" w:rsidRPr="0096650E">
        <w:rPr>
          <w:rFonts w:asciiTheme="majorBidi" w:hAnsiTheme="majorBidi" w:cstheme="majorBidi"/>
          <w:color w:val="000000" w:themeColor="text1"/>
          <w:sz w:val="28"/>
          <w:szCs w:val="28"/>
        </w:rPr>
        <w:t>í</w:t>
      </w:r>
      <w:r w:rsidR="0096650E">
        <w:rPr>
          <w:rFonts w:asciiTheme="majorBidi" w:hAnsiTheme="majorBidi" w:cstheme="majorBidi"/>
          <w:color w:val="000000" w:themeColor="text1"/>
          <w:sz w:val="28"/>
          <w:szCs w:val="28"/>
        </w:rPr>
        <w:t>,”</w:t>
      </w:r>
      <w:r w:rsidR="0096650E" w:rsidRPr="00EB2D54">
        <w:rPr>
          <w:color w:val="18191A"/>
          <w:sz w:val="28"/>
          <w:szCs w:val="28"/>
          <w:u w:color="000000"/>
        </w:rPr>
        <w:t xml:space="preserve"> </w:t>
      </w:r>
      <w:r w:rsidRPr="00EB2D54">
        <w:rPr>
          <w:color w:val="18191A"/>
          <w:sz w:val="28"/>
          <w:szCs w:val="28"/>
          <w:u w:color="000000"/>
        </w:rPr>
        <w:t>and “</w:t>
      </w:r>
      <w:r w:rsidRPr="00EB2D54">
        <w:rPr>
          <w:color w:val="18191B"/>
          <w:sz w:val="28"/>
          <w:szCs w:val="28"/>
          <w:u w:color="000000"/>
        </w:rPr>
        <w:t>ú” are “rising tones.” And the vowels “</w:t>
      </w:r>
      <w:r w:rsidRPr="00EB2D54">
        <w:rPr>
          <w:color w:val="18191A"/>
          <w:sz w:val="28"/>
          <w:szCs w:val="28"/>
          <w:u w:color="000000"/>
        </w:rPr>
        <w:t>à</w:t>
      </w:r>
      <w:r w:rsidR="0096650E">
        <w:rPr>
          <w:color w:val="18191A"/>
          <w:sz w:val="28"/>
          <w:szCs w:val="28"/>
          <w:u w:color="000000"/>
        </w:rPr>
        <w:t>,</w:t>
      </w:r>
      <w:r w:rsidRPr="00EB2D54">
        <w:rPr>
          <w:color w:val="18191A"/>
          <w:sz w:val="28"/>
          <w:szCs w:val="28"/>
          <w:u w:color="000000"/>
        </w:rPr>
        <w:t>” “</w:t>
      </w:r>
      <w:r w:rsidRPr="00EB2D54">
        <w:rPr>
          <w:color w:val="18191B"/>
          <w:sz w:val="28"/>
          <w:szCs w:val="28"/>
          <w:u w:color="000000"/>
        </w:rPr>
        <w:t>ì</w:t>
      </w:r>
      <w:r w:rsidR="0096650E">
        <w:rPr>
          <w:color w:val="18191B"/>
          <w:sz w:val="28"/>
          <w:szCs w:val="28"/>
          <w:u w:color="000000"/>
        </w:rPr>
        <w:t>,</w:t>
      </w:r>
      <w:r w:rsidRPr="00EB2D54">
        <w:rPr>
          <w:color w:val="18191B"/>
          <w:sz w:val="28"/>
          <w:szCs w:val="28"/>
          <w:u w:color="000000"/>
        </w:rPr>
        <w:t>”</w:t>
      </w:r>
      <w:r w:rsidR="0096650E">
        <w:rPr>
          <w:color w:val="18191B"/>
          <w:sz w:val="28"/>
          <w:szCs w:val="28"/>
          <w:u w:color="000000"/>
        </w:rPr>
        <w:t xml:space="preserve"> and “</w:t>
      </w:r>
      <w:r w:rsidR="00A764D5" w:rsidRPr="00A764D5">
        <w:rPr>
          <w:rFonts w:asciiTheme="majorBidi" w:hAnsiTheme="majorBidi" w:cstheme="majorBidi"/>
          <w:color w:val="000000" w:themeColor="text1"/>
          <w:sz w:val="28"/>
          <w:szCs w:val="28"/>
        </w:rPr>
        <w:t>ù</w:t>
      </w:r>
      <w:r w:rsidR="0096650E">
        <w:rPr>
          <w:color w:val="18191B"/>
          <w:sz w:val="28"/>
          <w:szCs w:val="28"/>
          <w:u w:color="000000"/>
        </w:rPr>
        <w:t>”</w:t>
      </w:r>
      <w:r w:rsidRPr="00EB2D54">
        <w:rPr>
          <w:color w:val="18191B"/>
          <w:sz w:val="28"/>
          <w:szCs w:val="28"/>
          <w:u w:color="000000"/>
        </w:rPr>
        <w:t xml:space="preserve"> are falling tones. Both types are seen in the names of the great Chinese Muslim </w:t>
      </w:r>
      <w:r>
        <w:rPr>
          <w:color w:val="18191B"/>
          <w:sz w:val="28"/>
          <w:szCs w:val="28"/>
          <w:u w:color="000000"/>
        </w:rPr>
        <w:t>S</w:t>
      </w:r>
      <w:r w:rsidRPr="00EB2D54">
        <w:rPr>
          <w:color w:val="18191B"/>
          <w:sz w:val="28"/>
          <w:szCs w:val="28"/>
          <w:u w:color="000000"/>
        </w:rPr>
        <w:t>ages</w:t>
      </w:r>
      <w:r w:rsidRPr="00EB2D54">
        <w:rPr>
          <w:color w:val="18191A"/>
          <w:sz w:val="28"/>
          <w:szCs w:val="28"/>
          <w:u w:color="000000"/>
        </w:rPr>
        <w:t xml:space="preserve"> Wáng Dàiyú and </w:t>
      </w:r>
      <w:r w:rsidRPr="00EB2D54">
        <w:rPr>
          <w:color w:val="18191B"/>
          <w:sz w:val="28"/>
          <w:szCs w:val="28"/>
          <w:u w:color="000000"/>
        </w:rPr>
        <w:t xml:space="preserve">Liú Zhì. The carrot </w:t>
      </w:r>
      <w:r w:rsidR="007235CD">
        <w:rPr>
          <w:color w:val="18191B"/>
          <w:sz w:val="28"/>
          <w:szCs w:val="28"/>
          <w:u w:color="000000"/>
        </w:rPr>
        <w:t xml:space="preserve">macron </w:t>
      </w:r>
      <w:r w:rsidR="007235CD">
        <w:rPr>
          <w:sz w:val="28"/>
          <w:szCs w:val="28"/>
        </w:rPr>
        <w:t>(upside-down “v”)</w:t>
      </w:r>
      <w:r w:rsidRPr="00EB2D54">
        <w:rPr>
          <w:color w:val="18191B"/>
          <w:sz w:val="28"/>
          <w:szCs w:val="28"/>
          <w:u w:color="000000"/>
        </w:rPr>
        <w:t xml:space="preserve"> is used for the “rising-falling tone” as in the word</w:t>
      </w:r>
      <w:r>
        <w:rPr>
          <w:color w:val="18191B"/>
          <w:sz w:val="28"/>
          <w:szCs w:val="28"/>
          <w:u w:color="000000"/>
        </w:rPr>
        <w:t xml:space="preserve"> “</w:t>
      </w:r>
      <w:r w:rsidRPr="00EB2D54">
        <w:rPr>
          <w:rFonts w:ascii="Times" w:hAnsi="Times" w:cs="Times"/>
          <w:i/>
          <w:iCs/>
          <w:color w:val="000000"/>
          <w:sz w:val="28"/>
          <w:szCs w:val="28"/>
        </w:rPr>
        <w:t>Tî</w:t>
      </w:r>
      <w:r>
        <w:rPr>
          <w:rFonts w:ascii="Times" w:hAnsi="Times" w:cs="Times"/>
          <w:color w:val="000000"/>
          <w:sz w:val="28"/>
          <w:szCs w:val="28"/>
        </w:rPr>
        <w:t xml:space="preserve">” for “Heaven” in </w:t>
      </w:r>
      <w:r w:rsidR="0090774F" w:rsidRPr="00EB2D54">
        <w:rPr>
          <w:rFonts w:ascii="Times" w:hAnsi="Times" w:cs="Times"/>
          <w:i/>
          <w:iCs/>
          <w:color w:val="000000"/>
          <w:sz w:val="28"/>
          <w:szCs w:val="28"/>
        </w:rPr>
        <w:t xml:space="preserve">Shang Tî </w:t>
      </w:r>
      <w:r w:rsidR="0090774F">
        <w:rPr>
          <w:rFonts w:ascii="Times" w:hAnsi="Times" w:cs="Times"/>
          <w:color w:val="000000"/>
          <w:sz w:val="28"/>
          <w:szCs w:val="28"/>
        </w:rPr>
        <w:t xml:space="preserve">(Heaven’s </w:t>
      </w:r>
      <w:r w:rsidR="0090774F" w:rsidRPr="00EB2D54">
        <w:rPr>
          <w:rFonts w:ascii="Times" w:hAnsi="Times" w:cs="Times"/>
          <w:color w:val="000000"/>
          <w:sz w:val="28"/>
          <w:szCs w:val="28"/>
        </w:rPr>
        <w:t>Lord)</w:t>
      </w:r>
      <w:r w:rsidR="0090774F">
        <w:rPr>
          <w:rFonts w:ascii="Times" w:hAnsi="Times" w:cs="Times"/>
          <w:color w:val="000000"/>
          <w:sz w:val="28"/>
          <w:szCs w:val="28"/>
        </w:rPr>
        <w:t>, a Traditional Name of God in</w:t>
      </w:r>
      <w:r>
        <w:rPr>
          <w:rFonts w:ascii="Times" w:hAnsi="Times" w:cs="Times"/>
          <w:color w:val="000000"/>
          <w:sz w:val="28"/>
          <w:szCs w:val="28"/>
        </w:rPr>
        <w:t xml:space="preserve"> </w:t>
      </w:r>
      <w:r w:rsidR="002A0340">
        <w:rPr>
          <w:rFonts w:ascii="Times" w:hAnsi="Times" w:cs="Times"/>
          <w:color w:val="000000"/>
          <w:sz w:val="28"/>
          <w:szCs w:val="28"/>
        </w:rPr>
        <w:t>A</w:t>
      </w:r>
      <w:r>
        <w:rPr>
          <w:rFonts w:ascii="Times" w:hAnsi="Times" w:cs="Times"/>
          <w:color w:val="000000"/>
          <w:sz w:val="28"/>
          <w:szCs w:val="28"/>
        </w:rPr>
        <w:t>ncient Chines</w:t>
      </w:r>
      <w:r w:rsidR="0090774F">
        <w:rPr>
          <w:rFonts w:ascii="Times" w:hAnsi="Times" w:cs="Times"/>
          <w:color w:val="000000"/>
          <w:sz w:val="28"/>
          <w:szCs w:val="28"/>
        </w:rPr>
        <w:t>e</w:t>
      </w:r>
      <w:r w:rsidRPr="00EB2D54">
        <w:rPr>
          <w:rFonts w:ascii="Times" w:hAnsi="Times" w:cs="Times"/>
          <w:color w:val="000000"/>
          <w:sz w:val="28"/>
          <w:szCs w:val="28"/>
        </w:rPr>
        <w:t>.</w:t>
      </w:r>
      <w:r>
        <w:rPr>
          <w:rFonts w:ascii="Times" w:hAnsi="Times" w:cs="Times"/>
          <w:color w:val="000000"/>
          <w:sz w:val="28"/>
          <w:szCs w:val="28"/>
        </w:rPr>
        <w:t xml:space="preserve"> Unaccented Chinese vowels are monotones as in the word </w:t>
      </w:r>
      <w:r w:rsidRPr="00EB2D54">
        <w:rPr>
          <w:rFonts w:ascii="Times" w:hAnsi="Times" w:cs="Times"/>
          <w:i/>
          <w:iCs/>
          <w:color w:val="000000"/>
          <w:sz w:val="28"/>
          <w:szCs w:val="28"/>
        </w:rPr>
        <w:t>Shang</w:t>
      </w:r>
      <w:r>
        <w:rPr>
          <w:rFonts w:ascii="Times" w:hAnsi="Times" w:cs="Times"/>
          <w:color w:val="000000"/>
          <w:sz w:val="28"/>
          <w:szCs w:val="28"/>
        </w:rPr>
        <w:t xml:space="preserve"> (Lord) and are written without an accent.</w:t>
      </w:r>
    </w:p>
    <w:p w14:paraId="2E2440CF" w14:textId="77777777" w:rsidR="00E86172" w:rsidRPr="00EB2D54" w:rsidRDefault="00E86172" w:rsidP="00E86172"/>
    <w:p w14:paraId="3FD712AD" w14:textId="77777777" w:rsidR="00E86172" w:rsidRPr="00EB2D54" w:rsidRDefault="00E86172" w:rsidP="00E86172">
      <w:pPr>
        <w:keepNext/>
        <w:keepLines/>
        <w:spacing w:before="40"/>
        <w:outlineLvl w:val="5"/>
        <w:rPr>
          <w:rFonts w:asciiTheme="minorHAnsi" w:eastAsiaTheme="majorEastAsia" w:hAnsiTheme="minorHAnsi" w:cstheme="minorHAnsi"/>
          <w:i/>
          <w:iCs/>
          <w:color w:val="595959" w:themeColor="text1" w:themeTint="A6"/>
          <w:sz w:val="28"/>
          <w:szCs w:val="28"/>
        </w:rPr>
      </w:pPr>
    </w:p>
    <w:p w14:paraId="38F449A5" w14:textId="77777777" w:rsidR="00E86172" w:rsidRPr="0044648B" w:rsidRDefault="00E86172" w:rsidP="00E86172">
      <w:pPr>
        <w:pStyle w:val="Heading4"/>
        <w:spacing w:before="0" w:after="0"/>
        <w:rPr>
          <w:rFonts w:asciiTheme="majorBidi" w:hAnsiTheme="majorBidi" w:cstheme="majorBidi"/>
          <w:b/>
          <w:bCs/>
          <w:color w:val="C00000"/>
          <w:sz w:val="28"/>
          <w:szCs w:val="28"/>
        </w:rPr>
      </w:pPr>
      <w:bookmarkStart w:id="183" w:name="_Toc188509219"/>
      <w:r w:rsidRPr="0044648B">
        <w:rPr>
          <w:rFonts w:asciiTheme="majorBidi" w:hAnsiTheme="majorBidi" w:cstheme="majorBidi"/>
          <w:b/>
          <w:bCs/>
          <w:color w:val="C00000"/>
          <w:sz w:val="28"/>
          <w:szCs w:val="28"/>
        </w:rPr>
        <w:t>Footnotes</w:t>
      </w:r>
      <w:bookmarkEnd w:id="183"/>
    </w:p>
    <w:p w14:paraId="12AEF558" w14:textId="7D442310" w:rsidR="00E86172" w:rsidRDefault="00E86172" w:rsidP="002A71C9">
      <w:pPr>
        <w:rPr>
          <w:rFonts w:asciiTheme="majorBidi" w:hAnsiTheme="majorBidi" w:cstheme="majorBidi"/>
          <w:sz w:val="28"/>
          <w:szCs w:val="28"/>
        </w:rPr>
      </w:pPr>
      <w:r w:rsidRPr="00EB2D54">
        <w:rPr>
          <w:rFonts w:asciiTheme="majorBidi" w:hAnsiTheme="majorBidi" w:cstheme="majorBidi"/>
          <w:sz w:val="28"/>
          <w:szCs w:val="28"/>
        </w:rPr>
        <w:t>As a rule, I use footnotes</w:t>
      </w:r>
      <w:r w:rsidR="001F61D9">
        <w:rPr>
          <w:rFonts w:asciiTheme="majorBidi" w:hAnsiTheme="majorBidi" w:cstheme="majorBidi"/>
          <w:sz w:val="28"/>
          <w:szCs w:val="28"/>
        </w:rPr>
        <w:t xml:space="preserve"> throughout </w:t>
      </w:r>
      <w:r w:rsidR="001F61D9">
        <w:rPr>
          <w:rFonts w:asciiTheme="majorBidi" w:hAnsiTheme="majorBidi" w:cstheme="majorBidi"/>
          <w:i/>
          <w:iCs/>
          <w:sz w:val="28"/>
          <w:szCs w:val="28"/>
        </w:rPr>
        <w:t>The First Teac</w:t>
      </w:r>
      <w:r w:rsidR="00AE57CC">
        <w:rPr>
          <w:rFonts w:asciiTheme="majorBidi" w:hAnsiTheme="majorBidi" w:cstheme="majorBidi"/>
          <w:i/>
          <w:iCs/>
          <w:sz w:val="28"/>
          <w:szCs w:val="28"/>
        </w:rPr>
        <w:t>h</w:t>
      </w:r>
      <w:r w:rsidR="001F61D9">
        <w:rPr>
          <w:rFonts w:asciiTheme="majorBidi" w:hAnsiTheme="majorBidi" w:cstheme="majorBidi"/>
          <w:i/>
          <w:iCs/>
          <w:sz w:val="28"/>
          <w:szCs w:val="28"/>
        </w:rPr>
        <w:t>ing</w:t>
      </w:r>
      <w:r>
        <w:rPr>
          <w:rFonts w:asciiTheme="majorBidi" w:hAnsiTheme="majorBidi" w:cstheme="majorBidi"/>
          <w:sz w:val="28"/>
          <w:szCs w:val="28"/>
        </w:rPr>
        <w:t xml:space="preserve"> </w:t>
      </w:r>
      <w:r w:rsidRPr="00EB2D54">
        <w:rPr>
          <w:rFonts w:asciiTheme="majorBidi" w:hAnsiTheme="majorBidi" w:cstheme="majorBidi"/>
          <w:sz w:val="28"/>
          <w:szCs w:val="28"/>
        </w:rPr>
        <w:t xml:space="preserve">to give </w:t>
      </w:r>
      <w:r>
        <w:rPr>
          <w:rFonts w:asciiTheme="majorBidi" w:hAnsiTheme="majorBidi" w:cstheme="majorBidi"/>
          <w:sz w:val="28"/>
          <w:szCs w:val="28"/>
        </w:rPr>
        <w:t xml:space="preserve">additional </w:t>
      </w:r>
      <w:r w:rsidRPr="00EB2D54">
        <w:rPr>
          <w:rFonts w:asciiTheme="majorBidi" w:hAnsiTheme="majorBidi" w:cstheme="majorBidi"/>
          <w:sz w:val="28"/>
          <w:szCs w:val="28"/>
        </w:rPr>
        <w:t xml:space="preserve">explanation </w:t>
      </w:r>
      <w:r>
        <w:rPr>
          <w:rFonts w:asciiTheme="majorBidi" w:hAnsiTheme="majorBidi" w:cstheme="majorBidi"/>
          <w:sz w:val="28"/>
          <w:szCs w:val="28"/>
        </w:rPr>
        <w:t xml:space="preserve">and </w:t>
      </w:r>
      <w:r w:rsidRPr="00EB2D54">
        <w:rPr>
          <w:rFonts w:asciiTheme="majorBidi" w:hAnsiTheme="majorBidi" w:cstheme="majorBidi"/>
          <w:sz w:val="28"/>
          <w:szCs w:val="28"/>
        </w:rPr>
        <w:t xml:space="preserve">supplementary clarification </w:t>
      </w:r>
      <w:r>
        <w:rPr>
          <w:rFonts w:asciiTheme="majorBidi" w:hAnsiTheme="majorBidi" w:cstheme="majorBidi"/>
          <w:sz w:val="28"/>
          <w:szCs w:val="28"/>
        </w:rPr>
        <w:t>for citations</w:t>
      </w:r>
      <w:r w:rsidRPr="00EB2D54">
        <w:rPr>
          <w:rFonts w:asciiTheme="majorBidi" w:hAnsiTheme="majorBidi" w:cstheme="majorBidi"/>
          <w:sz w:val="28"/>
          <w:szCs w:val="28"/>
        </w:rPr>
        <w:t xml:space="preserve"> in the main text</w:t>
      </w:r>
      <w:r>
        <w:rPr>
          <w:rFonts w:asciiTheme="majorBidi" w:hAnsiTheme="majorBidi" w:cstheme="majorBidi"/>
          <w:sz w:val="28"/>
          <w:szCs w:val="28"/>
        </w:rPr>
        <w:t>,</w:t>
      </w:r>
      <w:r w:rsidRPr="004F7ACF">
        <w:rPr>
          <w:rFonts w:asciiTheme="majorBidi" w:hAnsiTheme="majorBidi" w:cstheme="majorBidi"/>
          <w:sz w:val="28"/>
          <w:szCs w:val="28"/>
        </w:rPr>
        <w:t xml:space="preserve"> </w:t>
      </w:r>
      <w:r>
        <w:rPr>
          <w:rFonts w:asciiTheme="majorBidi" w:hAnsiTheme="majorBidi" w:cstheme="majorBidi"/>
          <w:sz w:val="28"/>
          <w:szCs w:val="28"/>
        </w:rPr>
        <w:t>which are</w:t>
      </w:r>
      <w:r w:rsidRPr="00EB2D54">
        <w:rPr>
          <w:rFonts w:asciiTheme="majorBidi" w:hAnsiTheme="majorBidi" w:cstheme="majorBidi"/>
          <w:sz w:val="28"/>
          <w:szCs w:val="28"/>
        </w:rPr>
        <w:t xml:space="preserve"> not</w:t>
      </w:r>
      <w:r>
        <w:rPr>
          <w:rFonts w:asciiTheme="majorBidi" w:hAnsiTheme="majorBidi" w:cstheme="majorBidi"/>
          <w:sz w:val="28"/>
          <w:szCs w:val="28"/>
        </w:rPr>
        <w:t xml:space="preserve"> likely to</w:t>
      </w:r>
      <w:r w:rsidRPr="00EB2D54">
        <w:rPr>
          <w:rFonts w:asciiTheme="majorBidi" w:hAnsiTheme="majorBidi" w:cstheme="majorBidi"/>
          <w:sz w:val="28"/>
          <w:szCs w:val="28"/>
        </w:rPr>
        <w:t xml:space="preserve"> be readily understood by all </w:t>
      </w:r>
      <w:r w:rsidRPr="00CA0AD0">
        <w:rPr>
          <w:rFonts w:asciiTheme="majorBidi" w:hAnsiTheme="majorBidi" w:cstheme="majorBidi"/>
          <w:sz w:val="28"/>
          <w:szCs w:val="28"/>
        </w:rPr>
        <w:t>reader-listeners.</w:t>
      </w:r>
      <w:r>
        <w:rPr>
          <w:rFonts w:asciiTheme="majorBidi" w:hAnsiTheme="majorBidi" w:cstheme="majorBidi"/>
          <w:sz w:val="28"/>
          <w:szCs w:val="28"/>
        </w:rPr>
        <w:t xml:space="preserve"> Such fuller elucidation can be seen</w:t>
      </w:r>
      <w:r w:rsidRPr="00EB2D54">
        <w:rPr>
          <w:rFonts w:asciiTheme="majorBidi" w:hAnsiTheme="majorBidi" w:cstheme="majorBidi"/>
          <w:sz w:val="28"/>
          <w:szCs w:val="28"/>
        </w:rPr>
        <w:t>, for example, in the</w:t>
      </w:r>
      <w:r>
        <w:rPr>
          <w:rFonts w:asciiTheme="majorBidi" w:hAnsiTheme="majorBidi" w:cstheme="majorBidi"/>
          <w:sz w:val="28"/>
          <w:szCs w:val="28"/>
        </w:rPr>
        <w:t xml:space="preserve"> notes on “Immanentism,”</w:t>
      </w:r>
      <w:r w:rsidRPr="00EB2D54">
        <w:rPr>
          <w:rFonts w:asciiTheme="majorBidi" w:hAnsiTheme="majorBidi" w:cstheme="majorBidi"/>
          <w:sz w:val="28"/>
          <w:szCs w:val="28"/>
        </w:rPr>
        <w:t xml:space="preserve"> </w:t>
      </w:r>
      <w:r>
        <w:rPr>
          <w:rFonts w:asciiTheme="majorBidi" w:hAnsiTheme="majorBidi" w:cstheme="majorBidi"/>
          <w:sz w:val="28"/>
          <w:szCs w:val="28"/>
        </w:rPr>
        <w:t xml:space="preserve">“Exemplarism,” </w:t>
      </w:r>
      <w:r w:rsidR="00675112">
        <w:rPr>
          <w:rFonts w:asciiTheme="majorBidi" w:hAnsiTheme="majorBidi" w:cstheme="majorBidi"/>
          <w:sz w:val="28"/>
          <w:szCs w:val="28"/>
        </w:rPr>
        <w:t xml:space="preserve">“Magisterial religion,” </w:t>
      </w:r>
      <w:r w:rsidRPr="00EB2D54">
        <w:rPr>
          <w:rFonts w:asciiTheme="majorBidi" w:hAnsiTheme="majorBidi" w:cstheme="majorBidi"/>
          <w:sz w:val="28"/>
          <w:szCs w:val="28"/>
        </w:rPr>
        <w:t>“</w:t>
      </w:r>
      <w:r>
        <w:rPr>
          <w:rFonts w:asciiTheme="majorBidi" w:hAnsiTheme="majorBidi" w:cstheme="majorBidi"/>
          <w:sz w:val="28"/>
          <w:szCs w:val="28"/>
        </w:rPr>
        <w:t>N</w:t>
      </w:r>
      <w:r w:rsidRPr="00EB2D54">
        <w:rPr>
          <w:rFonts w:asciiTheme="majorBidi" w:hAnsiTheme="majorBidi" w:cstheme="majorBidi"/>
          <w:sz w:val="28"/>
          <w:szCs w:val="28"/>
        </w:rPr>
        <w:t>ominalism,” “</w:t>
      </w:r>
      <w:r>
        <w:rPr>
          <w:rFonts w:asciiTheme="majorBidi" w:hAnsiTheme="majorBidi" w:cstheme="majorBidi"/>
          <w:sz w:val="28"/>
          <w:szCs w:val="28"/>
        </w:rPr>
        <w:t>S</w:t>
      </w:r>
      <w:r w:rsidRPr="00EB2D54">
        <w:rPr>
          <w:rFonts w:asciiTheme="majorBidi" w:hAnsiTheme="majorBidi" w:cstheme="majorBidi"/>
          <w:sz w:val="28"/>
          <w:szCs w:val="28"/>
        </w:rPr>
        <w:t>cientism,”</w:t>
      </w:r>
      <w:r>
        <w:rPr>
          <w:rFonts w:asciiTheme="majorBidi" w:hAnsiTheme="majorBidi" w:cstheme="majorBidi"/>
          <w:sz w:val="28"/>
          <w:szCs w:val="28"/>
        </w:rPr>
        <w:t xml:space="preserve"> </w:t>
      </w:r>
      <w:r w:rsidRPr="00EB2D54">
        <w:rPr>
          <w:rFonts w:asciiTheme="majorBidi" w:hAnsiTheme="majorBidi" w:cstheme="majorBidi"/>
          <w:sz w:val="28"/>
          <w:szCs w:val="28"/>
        </w:rPr>
        <w:t>“</w:t>
      </w:r>
      <w:r>
        <w:rPr>
          <w:rFonts w:asciiTheme="majorBidi" w:hAnsiTheme="majorBidi" w:cstheme="majorBidi"/>
          <w:sz w:val="28"/>
          <w:szCs w:val="28"/>
        </w:rPr>
        <w:t>Metaphysics</w:t>
      </w:r>
      <w:r w:rsidR="00675112">
        <w:rPr>
          <w:rFonts w:asciiTheme="majorBidi" w:hAnsiTheme="majorBidi" w:cstheme="majorBidi"/>
          <w:sz w:val="28"/>
          <w:szCs w:val="28"/>
        </w:rPr>
        <w:t>,</w:t>
      </w:r>
      <w:r w:rsidRPr="00EB2D54">
        <w:rPr>
          <w:rFonts w:asciiTheme="majorBidi" w:hAnsiTheme="majorBidi" w:cstheme="majorBidi"/>
          <w:sz w:val="28"/>
          <w:szCs w:val="28"/>
        </w:rPr>
        <w:t>”</w:t>
      </w:r>
      <w:r w:rsidR="00675112">
        <w:rPr>
          <w:rFonts w:asciiTheme="majorBidi" w:hAnsiTheme="majorBidi" w:cstheme="majorBidi"/>
          <w:sz w:val="28"/>
          <w:szCs w:val="28"/>
        </w:rPr>
        <w:t xml:space="preserve"> and so forth.</w:t>
      </w:r>
      <w:r w:rsidRPr="00EB2D54">
        <w:rPr>
          <w:rFonts w:asciiTheme="majorBidi" w:hAnsiTheme="majorBidi" w:cstheme="majorBidi"/>
          <w:sz w:val="28"/>
          <w:szCs w:val="28"/>
        </w:rPr>
        <w:t xml:space="preserve"> </w:t>
      </w:r>
      <w:r>
        <w:rPr>
          <w:rFonts w:asciiTheme="majorBidi" w:hAnsiTheme="majorBidi" w:cstheme="majorBidi"/>
          <w:sz w:val="28"/>
          <w:szCs w:val="28"/>
        </w:rPr>
        <w:t xml:space="preserve">Footnotes are also used extensively in </w:t>
      </w:r>
      <w:r>
        <w:rPr>
          <w:rFonts w:asciiTheme="majorBidi" w:hAnsiTheme="majorBidi" w:cstheme="majorBidi"/>
          <w:i/>
          <w:iCs/>
          <w:sz w:val="28"/>
          <w:szCs w:val="28"/>
        </w:rPr>
        <w:t>The First Teaching</w:t>
      </w:r>
      <w:r>
        <w:rPr>
          <w:rFonts w:asciiTheme="majorBidi" w:hAnsiTheme="majorBidi" w:cstheme="majorBidi"/>
          <w:sz w:val="28"/>
          <w:szCs w:val="28"/>
        </w:rPr>
        <w:t xml:space="preserve"> as running commentary</w:t>
      </w:r>
      <w:r w:rsidR="00DE1003">
        <w:rPr>
          <w:rFonts w:asciiTheme="majorBidi" w:hAnsiTheme="majorBidi" w:cstheme="majorBidi"/>
          <w:sz w:val="28"/>
          <w:szCs w:val="28"/>
        </w:rPr>
        <w:t>, which</w:t>
      </w:r>
      <w:r>
        <w:rPr>
          <w:rFonts w:asciiTheme="majorBidi" w:hAnsiTheme="majorBidi" w:cstheme="majorBidi"/>
          <w:sz w:val="28"/>
          <w:szCs w:val="28"/>
        </w:rPr>
        <w:t xml:space="preserve"> can be seen</w:t>
      </w:r>
      <w:r w:rsidR="00DE1003">
        <w:rPr>
          <w:rFonts w:asciiTheme="majorBidi" w:hAnsiTheme="majorBidi" w:cstheme="majorBidi"/>
          <w:sz w:val="28"/>
          <w:szCs w:val="28"/>
        </w:rPr>
        <w:t>, for example,</w:t>
      </w:r>
      <w:r>
        <w:rPr>
          <w:rFonts w:asciiTheme="majorBidi" w:hAnsiTheme="majorBidi" w:cstheme="majorBidi"/>
          <w:sz w:val="28"/>
          <w:szCs w:val="28"/>
        </w:rPr>
        <w:t xml:space="preserve"> in the lengthy notes</w:t>
      </w:r>
      <w:r w:rsidR="00DE1003">
        <w:rPr>
          <w:rFonts w:asciiTheme="majorBidi" w:hAnsiTheme="majorBidi" w:cstheme="majorBidi"/>
          <w:sz w:val="28"/>
          <w:szCs w:val="28"/>
        </w:rPr>
        <w:t xml:space="preserve"> provided for</w:t>
      </w:r>
      <w:r>
        <w:rPr>
          <w:rFonts w:asciiTheme="majorBidi" w:hAnsiTheme="majorBidi" w:cstheme="majorBidi"/>
          <w:sz w:val="28"/>
          <w:szCs w:val="28"/>
        </w:rPr>
        <w:t xml:space="preserve"> “Synthetic history,” the Dead Sea Scrolls,</w:t>
      </w:r>
      <w:r w:rsidRPr="002D4AFF">
        <w:rPr>
          <w:rFonts w:asciiTheme="majorBidi" w:eastAsiaTheme="minorEastAsia" w:hAnsiTheme="majorBidi" w:cstheme="majorBidi"/>
          <w:color w:val="0F252D"/>
          <w:sz w:val="28"/>
          <w:szCs w:val="28"/>
        </w:rPr>
        <w:t xml:space="preserve"> </w:t>
      </w:r>
      <w:r w:rsidRPr="00072B75">
        <w:rPr>
          <w:rFonts w:asciiTheme="majorBidi" w:eastAsiaTheme="minorEastAsia" w:hAnsiTheme="majorBidi" w:cstheme="majorBidi"/>
          <w:color w:val="0F252D"/>
          <w:sz w:val="28"/>
          <w:szCs w:val="28"/>
        </w:rPr>
        <w:t xml:space="preserve">the </w:t>
      </w:r>
      <w:r>
        <w:rPr>
          <w:rFonts w:asciiTheme="majorBidi" w:eastAsiaTheme="minorEastAsia" w:hAnsiTheme="majorBidi" w:cstheme="majorBidi"/>
          <w:color w:val="0F252D"/>
          <w:sz w:val="28"/>
          <w:szCs w:val="28"/>
        </w:rPr>
        <w:t xml:space="preserve">historic </w:t>
      </w:r>
      <w:r w:rsidRPr="00072B75">
        <w:rPr>
          <w:rFonts w:asciiTheme="majorBidi" w:hAnsiTheme="majorBidi" w:cstheme="majorBidi"/>
          <w:sz w:val="28"/>
          <w:szCs w:val="28"/>
        </w:rPr>
        <w:t>Battles of Yarm</w:t>
      </w:r>
      <w:r w:rsidRPr="001F5B13">
        <w:rPr>
          <w:rFonts w:asciiTheme="majorBidi" w:hAnsiTheme="majorBidi" w:cstheme="majorBidi"/>
          <w:sz w:val="28"/>
          <w:szCs w:val="28"/>
        </w:rPr>
        <w:t>ū</w:t>
      </w:r>
      <w:r w:rsidRPr="00072B75">
        <w:rPr>
          <w:rFonts w:asciiTheme="majorBidi" w:hAnsiTheme="majorBidi" w:cstheme="majorBidi"/>
          <w:sz w:val="28"/>
          <w:szCs w:val="28"/>
        </w:rPr>
        <w:t xml:space="preserve">k and al-Qādisiyya </w:t>
      </w:r>
      <w:r>
        <w:rPr>
          <w:rFonts w:asciiTheme="majorBidi" w:hAnsiTheme="majorBidi" w:cstheme="majorBidi"/>
          <w:sz w:val="28"/>
          <w:szCs w:val="28"/>
        </w:rPr>
        <w:t>in</w:t>
      </w:r>
      <w:r w:rsidRPr="00072B75">
        <w:rPr>
          <w:rFonts w:asciiTheme="majorBidi" w:hAnsiTheme="majorBidi" w:cstheme="majorBidi"/>
          <w:sz w:val="28"/>
          <w:szCs w:val="28"/>
        </w:rPr>
        <w:t xml:space="preserve"> 15/636</w:t>
      </w:r>
      <w:r>
        <w:rPr>
          <w:rFonts w:asciiTheme="majorBidi" w:hAnsiTheme="majorBidi" w:cstheme="majorBidi"/>
          <w:sz w:val="28"/>
          <w:szCs w:val="28"/>
        </w:rPr>
        <w:t>, “the Renegades”</w:t>
      </w:r>
      <w:r w:rsidR="00DE1003">
        <w:rPr>
          <w:rFonts w:asciiTheme="majorBidi" w:hAnsiTheme="majorBidi" w:cstheme="majorBidi"/>
          <w:sz w:val="28"/>
          <w:szCs w:val="28"/>
        </w:rPr>
        <w:t xml:space="preserve"> (European converts to Islam in the Renaissance </w:t>
      </w:r>
      <w:r w:rsidR="00DE1003">
        <w:rPr>
          <w:rFonts w:asciiTheme="majorBidi" w:hAnsiTheme="majorBidi" w:cstheme="majorBidi"/>
          <w:sz w:val="28"/>
          <w:szCs w:val="28"/>
        </w:rPr>
        <w:lastRenderedPageBreak/>
        <w:t>and Early Modern periods),</w:t>
      </w:r>
      <w:r>
        <w:rPr>
          <w:rFonts w:asciiTheme="majorBidi" w:hAnsiTheme="majorBidi" w:cstheme="majorBidi"/>
          <w:sz w:val="28"/>
          <w:szCs w:val="28"/>
        </w:rPr>
        <w:t xml:space="preserve"> and “</w:t>
      </w:r>
      <w:r w:rsidR="00DE1003">
        <w:rPr>
          <w:rFonts w:asciiTheme="majorBidi" w:hAnsiTheme="majorBidi" w:cstheme="majorBidi"/>
          <w:sz w:val="28"/>
          <w:szCs w:val="28"/>
        </w:rPr>
        <w:t>the G</w:t>
      </w:r>
      <w:r>
        <w:rPr>
          <w:rFonts w:asciiTheme="majorBidi" w:hAnsiTheme="majorBidi" w:cstheme="majorBidi"/>
          <w:sz w:val="28"/>
          <w:szCs w:val="28"/>
        </w:rPr>
        <w:t xml:space="preserve">lobal Monoculture.” As detailed explanations of words and </w:t>
      </w:r>
      <w:r w:rsidRPr="00EB2D54">
        <w:rPr>
          <w:rFonts w:asciiTheme="majorBidi" w:hAnsiTheme="majorBidi" w:cstheme="majorBidi"/>
          <w:sz w:val="28"/>
          <w:szCs w:val="28"/>
        </w:rPr>
        <w:t>running commentar</w:t>
      </w:r>
      <w:r>
        <w:rPr>
          <w:rFonts w:asciiTheme="majorBidi" w:hAnsiTheme="majorBidi" w:cstheme="majorBidi"/>
          <w:sz w:val="28"/>
          <w:szCs w:val="28"/>
        </w:rPr>
        <w:t>ies</w:t>
      </w:r>
      <w:r w:rsidRPr="00EB2D54">
        <w:rPr>
          <w:rFonts w:asciiTheme="majorBidi" w:hAnsiTheme="majorBidi" w:cstheme="majorBidi"/>
          <w:sz w:val="28"/>
          <w:szCs w:val="28"/>
        </w:rPr>
        <w:t xml:space="preserve"> for the main text</w:t>
      </w:r>
      <w:r>
        <w:rPr>
          <w:rFonts w:asciiTheme="majorBidi" w:hAnsiTheme="majorBidi" w:cstheme="majorBidi"/>
          <w:sz w:val="28"/>
          <w:szCs w:val="28"/>
        </w:rPr>
        <w:t>, the footnotes</w:t>
      </w:r>
      <w:r w:rsidRPr="00EB2D54">
        <w:rPr>
          <w:rFonts w:asciiTheme="majorBidi" w:hAnsiTheme="majorBidi" w:cstheme="majorBidi"/>
          <w:sz w:val="28"/>
          <w:szCs w:val="28"/>
        </w:rPr>
        <w:t xml:space="preserve"> are essential to </w:t>
      </w:r>
      <w:r>
        <w:rPr>
          <w:rFonts w:asciiTheme="majorBidi" w:hAnsiTheme="majorBidi" w:cstheme="majorBidi"/>
          <w:sz w:val="28"/>
          <w:szCs w:val="28"/>
        </w:rPr>
        <w:t>the book’s</w:t>
      </w:r>
      <w:r w:rsidRPr="00EB2D54">
        <w:rPr>
          <w:rFonts w:asciiTheme="majorBidi" w:hAnsiTheme="majorBidi" w:cstheme="majorBidi"/>
          <w:sz w:val="28"/>
          <w:szCs w:val="28"/>
        </w:rPr>
        <w:t xml:space="preserve"> pedagogical purpose.</w:t>
      </w:r>
      <w:r>
        <w:rPr>
          <w:rFonts w:asciiTheme="majorBidi" w:hAnsiTheme="majorBidi" w:cstheme="majorBidi"/>
          <w:sz w:val="28"/>
          <w:szCs w:val="28"/>
        </w:rPr>
        <w:t xml:space="preserve"> </w:t>
      </w:r>
    </w:p>
    <w:p w14:paraId="5D06DBFA" w14:textId="77777777" w:rsidR="00E86172" w:rsidRDefault="00E86172" w:rsidP="00E86172">
      <w:pPr>
        <w:rPr>
          <w:rFonts w:asciiTheme="majorBidi" w:hAnsiTheme="majorBidi" w:cstheme="majorBidi"/>
          <w:sz w:val="28"/>
          <w:szCs w:val="28"/>
        </w:rPr>
      </w:pPr>
    </w:p>
    <w:p w14:paraId="6B31E9B3" w14:textId="77777777" w:rsidR="00E86172" w:rsidRPr="00B16600" w:rsidRDefault="00E86172" w:rsidP="00E86172">
      <w:pPr>
        <w:pStyle w:val="Heading4"/>
        <w:spacing w:before="0" w:after="0"/>
        <w:rPr>
          <w:rFonts w:asciiTheme="majorBidi" w:hAnsiTheme="majorBidi" w:cstheme="majorBidi"/>
          <w:b/>
          <w:bCs/>
          <w:color w:val="124F1A" w:themeColor="accent3" w:themeShade="BF"/>
          <w:sz w:val="28"/>
          <w:szCs w:val="28"/>
        </w:rPr>
      </w:pPr>
      <w:r w:rsidRPr="0044648B">
        <w:rPr>
          <w:rFonts w:asciiTheme="majorBidi" w:hAnsiTheme="majorBidi" w:cstheme="majorBidi"/>
          <w:b/>
          <w:bCs/>
          <w:color w:val="C00000"/>
          <w:sz w:val="28"/>
          <w:szCs w:val="28"/>
        </w:rPr>
        <w:t>Incremental Repetitions</w:t>
      </w:r>
    </w:p>
    <w:p w14:paraId="1D6496FE" w14:textId="5208814B" w:rsidR="00B60610" w:rsidRDefault="00E86172" w:rsidP="00E86172">
      <w:pPr>
        <w:rPr>
          <w:sz w:val="28"/>
          <w:szCs w:val="28"/>
        </w:rPr>
      </w:pPr>
      <w:r>
        <w:rPr>
          <w:sz w:val="28"/>
          <w:szCs w:val="28"/>
        </w:rPr>
        <w:t>R</w:t>
      </w:r>
      <w:r w:rsidRPr="00EB2D54">
        <w:rPr>
          <w:sz w:val="28"/>
          <w:szCs w:val="28"/>
        </w:rPr>
        <w:t xml:space="preserve">epetition is </w:t>
      </w:r>
      <w:r>
        <w:rPr>
          <w:sz w:val="28"/>
          <w:szCs w:val="28"/>
        </w:rPr>
        <w:t xml:space="preserve">often </w:t>
      </w:r>
      <w:r w:rsidRPr="00EB2D54">
        <w:rPr>
          <w:sz w:val="28"/>
          <w:szCs w:val="28"/>
        </w:rPr>
        <w:t>regarded as an academic</w:t>
      </w:r>
      <w:r w:rsidR="0063291B">
        <w:rPr>
          <w:sz w:val="28"/>
          <w:szCs w:val="28"/>
        </w:rPr>
        <w:t xml:space="preserve"> blight</w:t>
      </w:r>
      <w:r w:rsidRPr="00EB2D54">
        <w:rPr>
          <w:sz w:val="28"/>
          <w:szCs w:val="28"/>
        </w:rPr>
        <w:t xml:space="preserve"> and </w:t>
      </w:r>
      <w:r w:rsidR="0063291B">
        <w:rPr>
          <w:sz w:val="28"/>
          <w:szCs w:val="28"/>
        </w:rPr>
        <w:t xml:space="preserve">a </w:t>
      </w:r>
      <w:r w:rsidRPr="00EB2D54">
        <w:rPr>
          <w:sz w:val="28"/>
          <w:szCs w:val="28"/>
        </w:rPr>
        <w:t>stylistic defect</w:t>
      </w:r>
      <w:r>
        <w:rPr>
          <w:sz w:val="28"/>
          <w:szCs w:val="28"/>
        </w:rPr>
        <w:t xml:space="preserve"> in writing</w:t>
      </w:r>
      <w:r w:rsidRPr="00EB2D54">
        <w:rPr>
          <w:sz w:val="28"/>
          <w:szCs w:val="28"/>
        </w:rPr>
        <w:t>. I have</w:t>
      </w:r>
      <w:r>
        <w:rPr>
          <w:sz w:val="28"/>
          <w:szCs w:val="28"/>
        </w:rPr>
        <w:t>, however,</w:t>
      </w:r>
      <w:r w:rsidRPr="00EB2D54">
        <w:rPr>
          <w:sz w:val="28"/>
          <w:szCs w:val="28"/>
        </w:rPr>
        <w:t xml:space="preserve"> intentionally allowed for much repetition in </w:t>
      </w:r>
      <w:r w:rsidRPr="00EB2D54">
        <w:rPr>
          <w:i/>
          <w:iCs/>
          <w:sz w:val="28"/>
          <w:szCs w:val="28"/>
        </w:rPr>
        <w:t>The First Teaching</w:t>
      </w:r>
      <w:r>
        <w:rPr>
          <w:sz w:val="28"/>
          <w:szCs w:val="28"/>
        </w:rPr>
        <w:t>, g</w:t>
      </w:r>
      <w:r w:rsidRPr="00EB2D54">
        <w:rPr>
          <w:sz w:val="28"/>
          <w:szCs w:val="28"/>
        </w:rPr>
        <w:t xml:space="preserve">iven the fact that much of </w:t>
      </w:r>
      <w:r>
        <w:rPr>
          <w:sz w:val="28"/>
          <w:szCs w:val="28"/>
        </w:rPr>
        <w:t>its</w:t>
      </w:r>
      <w:r w:rsidRPr="00EB2D54">
        <w:rPr>
          <w:sz w:val="28"/>
          <w:szCs w:val="28"/>
        </w:rPr>
        <w:t xml:space="preserve"> information</w:t>
      </w:r>
      <w:r>
        <w:rPr>
          <w:sz w:val="28"/>
          <w:szCs w:val="28"/>
        </w:rPr>
        <w:t xml:space="preserve"> </w:t>
      </w:r>
      <w:r w:rsidRPr="00EB2D54">
        <w:rPr>
          <w:sz w:val="28"/>
          <w:szCs w:val="28"/>
        </w:rPr>
        <w:t xml:space="preserve">is new to </w:t>
      </w:r>
      <w:r>
        <w:rPr>
          <w:sz w:val="28"/>
          <w:szCs w:val="28"/>
        </w:rPr>
        <w:t>reader-listeners. Such material is not only novel, it is also</w:t>
      </w:r>
      <w:r w:rsidRPr="00EB2D54">
        <w:rPr>
          <w:sz w:val="28"/>
          <w:szCs w:val="28"/>
        </w:rPr>
        <w:t xml:space="preserve"> crucial for understanding</w:t>
      </w:r>
      <w:r>
        <w:rPr>
          <w:sz w:val="28"/>
          <w:szCs w:val="28"/>
        </w:rPr>
        <w:t xml:space="preserve"> the text properly</w:t>
      </w:r>
      <w:r w:rsidR="00B60610">
        <w:rPr>
          <w:sz w:val="28"/>
          <w:szCs w:val="28"/>
        </w:rPr>
        <w:t>, and I do not expect any receptors to take it upon themselves to go back to the first entry of the material</w:t>
      </w:r>
      <w:r>
        <w:rPr>
          <w:sz w:val="28"/>
          <w:szCs w:val="28"/>
        </w:rPr>
        <w:t xml:space="preserve">. </w:t>
      </w:r>
      <w:r w:rsidRPr="00EB2D54">
        <w:rPr>
          <w:sz w:val="28"/>
          <w:szCs w:val="28"/>
        </w:rPr>
        <w:t xml:space="preserve">Moreover, in the Islamic Tradition, repetition is regarded as one of the requirements of </w:t>
      </w:r>
      <w:r w:rsidR="00B60610">
        <w:rPr>
          <w:sz w:val="28"/>
          <w:szCs w:val="28"/>
        </w:rPr>
        <w:t>good</w:t>
      </w:r>
      <w:r>
        <w:rPr>
          <w:sz w:val="28"/>
          <w:szCs w:val="28"/>
        </w:rPr>
        <w:t xml:space="preserve"> </w:t>
      </w:r>
      <w:r w:rsidR="00B60610">
        <w:rPr>
          <w:sz w:val="28"/>
          <w:szCs w:val="28"/>
        </w:rPr>
        <w:t>instruction</w:t>
      </w:r>
      <w:r w:rsidRPr="00EB2D54">
        <w:rPr>
          <w:sz w:val="28"/>
          <w:szCs w:val="28"/>
        </w:rPr>
        <w:t>. As a</w:t>
      </w:r>
      <w:r>
        <w:rPr>
          <w:sz w:val="28"/>
          <w:szCs w:val="28"/>
        </w:rPr>
        <w:t>n exemplary</w:t>
      </w:r>
      <w:r w:rsidRPr="00EB2D54">
        <w:rPr>
          <w:sz w:val="28"/>
          <w:szCs w:val="28"/>
        </w:rPr>
        <w:t xml:space="preserve"> teacher, the Prophet</w:t>
      </w:r>
      <w:r w:rsidRPr="00EB2D54">
        <w:rPr>
          <w:rFonts w:asciiTheme="majorBidi" w:hAnsiTheme="majorBidi" w:cstheme="majorBidi"/>
          <w:sz w:val="28"/>
          <w:szCs w:val="28"/>
        </w:rPr>
        <w:t xml:space="preserve"> Muḥammad would</w:t>
      </w:r>
      <w:r w:rsidR="00B60610">
        <w:rPr>
          <w:rFonts w:asciiTheme="majorBidi" w:hAnsiTheme="majorBidi" w:cstheme="majorBidi"/>
          <w:sz w:val="28"/>
          <w:szCs w:val="28"/>
        </w:rPr>
        <w:t>, for example,</w:t>
      </w:r>
      <w:r w:rsidRPr="00EB2D54">
        <w:rPr>
          <w:rFonts w:asciiTheme="majorBidi" w:hAnsiTheme="majorBidi" w:cstheme="majorBidi"/>
          <w:sz w:val="28"/>
          <w:szCs w:val="28"/>
        </w:rPr>
        <w:t xml:space="preserve"> often </w:t>
      </w:r>
      <w:r w:rsidRPr="00EB2D54">
        <w:rPr>
          <w:sz w:val="28"/>
          <w:szCs w:val="28"/>
        </w:rPr>
        <w:t xml:space="preserve">repeat his words three times for emphasis and to ensure that they were properly understood </w:t>
      </w:r>
      <w:r>
        <w:rPr>
          <w:sz w:val="28"/>
          <w:szCs w:val="28"/>
        </w:rPr>
        <w:t xml:space="preserve">and committed to </w:t>
      </w:r>
      <w:r w:rsidRPr="00EB2D54">
        <w:rPr>
          <w:sz w:val="28"/>
          <w:szCs w:val="28"/>
        </w:rPr>
        <w:t>memor</w:t>
      </w:r>
      <w:r>
        <w:rPr>
          <w:sz w:val="28"/>
          <w:szCs w:val="28"/>
        </w:rPr>
        <w:t>y</w:t>
      </w:r>
      <w:r w:rsidRPr="00EB2D54">
        <w:rPr>
          <w:sz w:val="28"/>
          <w:szCs w:val="28"/>
        </w:rPr>
        <w:t>.</w:t>
      </w:r>
    </w:p>
    <w:p w14:paraId="4647144B" w14:textId="77777777" w:rsidR="00B60610" w:rsidRDefault="00B60610" w:rsidP="00E86172">
      <w:pPr>
        <w:rPr>
          <w:sz w:val="28"/>
          <w:szCs w:val="28"/>
        </w:rPr>
      </w:pPr>
    </w:p>
    <w:p w14:paraId="370F5AEA" w14:textId="295BBC46" w:rsidR="00E86172" w:rsidRPr="002A71C9" w:rsidRDefault="00E86172" w:rsidP="002A71C9">
      <w:pPr>
        <w:rPr>
          <w:sz w:val="28"/>
          <w:szCs w:val="28"/>
        </w:rPr>
      </w:pPr>
      <w:r w:rsidRPr="00EB2D54">
        <w:rPr>
          <w:sz w:val="28"/>
          <w:szCs w:val="28"/>
        </w:rPr>
        <w:t xml:space="preserve">Although some Scholars and advanced students may find my frequent repetitions unnecessary and </w:t>
      </w:r>
      <w:r>
        <w:rPr>
          <w:sz w:val="28"/>
          <w:szCs w:val="28"/>
        </w:rPr>
        <w:t xml:space="preserve">even </w:t>
      </w:r>
      <w:r w:rsidRPr="00EB2D54">
        <w:rPr>
          <w:sz w:val="28"/>
          <w:szCs w:val="28"/>
        </w:rPr>
        <w:t>tedious, I</w:t>
      </w:r>
      <w:r>
        <w:rPr>
          <w:sz w:val="28"/>
          <w:szCs w:val="28"/>
        </w:rPr>
        <w:t xml:space="preserve"> ask their pardon, but I have </w:t>
      </w:r>
      <w:r w:rsidRPr="00EB2D54">
        <w:rPr>
          <w:sz w:val="28"/>
          <w:szCs w:val="28"/>
        </w:rPr>
        <w:t>intend</w:t>
      </w:r>
      <w:r>
        <w:rPr>
          <w:sz w:val="28"/>
          <w:szCs w:val="28"/>
        </w:rPr>
        <w:t>ed</w:t>
      </w:r>
      <w:r w:rsidRPr="00EB2D54">
        <w:rPr>
          <w:sz w:val="28"/>
          <w:szCs w:val="28"/>
        </w:rPr>
        <w:t xml:space="preserve"> th</w:t>
      </w:r>
      <w:r>
        <w:rPr>
          <w:sz w:val="28"/>
          <w:szCs w:val="28"/>
        </w:rPr>
        <w:t>ese reiterations</w:t>
      </w:r>
      <w:r w:rsidRPr="00EB2D54">
        <w:rPr>
          <w:sz w:val="28"/>
          <w:szCs w:val="28"/>
        </w:rPr>
        <w:t xml:space="preserve"> to be incremental for the benefit of </w:t>
      </w:r>
      <w:r>
        <w:rPr>
          <w:sz w:val="28"/>
          <w:szCs w:val="28"/>
        </w:rPr>
        <w:t>new</w:t>
      </w:r>
      <w:r w:rsidRPr="00EB2D54">
        <w:rPr>
          <w:sz w:val="28"/>
          <w:szCs w:val="28"/>
        </w:rPr>
        <w:t xml:space="preserve"> student</w:t>
      </w:r>
      <w:r>
        <w:rPr>
          <w:sz w:val="28"/>
          <w:szCs w:val="28"/>
        </w:rPr>
        <w:t>s</w:t>
      </w:r>
      <w:r w:rsidRPr="00EB2D54">
        <w:rPr>
          <w:sz w:val="28"/>
          <w:szCs w:val="28"/>
        </w:rPr>
        <w:t>,</w:t>
      </w:r>
      <w:r>
        <w:rPr>
          <w:sz w:val="28"/>
          <w:szCs w:val="28"/>
        </w:rPr>
        <w:t xml:space="preserve"> especially those</w:t>
      </w:r>
      <w:r w:rsidRPr="00EB2D54">
        <w:rPr>
          <w:sz w:val="28"/>
          <w:szCs w:val="28"/>
        </w:rPr>
        <w:t xml:space="preserve"> who ha</w:t>
      </w:r>
      <w:r>
        <w:rPr>
          <w:sz w:val="28"/>
          <w:szCs w:val="28"/>
        </w:rPr>
        <w:t>ve</w:t>
      </w:r>
      <w:r w:rsidRPr="00EB2D54">
        <w:rPr>
          <w:sz w:val="28"/>
          <w:szCs w:val="28"/>
        </w:rPr>
        <w:t xml:space="preserve"> still not become adequately familiar with the material</w:t>
      </w:r>
      <w:r w:rsidR="00B60610">
        <w:rPr>
          <w:sz w:val="28"/>
          <w:szCs w:val="28"/>
        </w:rPr>
        <w:t xml:space="preserve"> and easily forget what they have just learned</w:t>
      </w:r>
      <w:r w:rsidRPr="00EB2D54">
        <w:rPr>
          <w:sz w:val="28"/>
          <w:szCs w:val="28"/>
        </w:rPr>
        <w:t>. Footnotes</w:t>
      </w:r>
      <w:r w:rsidR="00B60610">
        <w:rPr>
          <w:sz w:val="28"/>
          <w:szCs w:val="28"/>
        </w:rPr>
        <w:t xml:space="preserve">, as just noted, </w:t>
      </w:r>
      <w:r w:rsidRPr="00EB2D54">
        <w:rPr>
          <w:sz w:val="28"/>
          <w:szCs w:val="28"/>
        </w:rPr>
        <w:t>carry</w:t>
      </w:r>
      <w:r w:rsidRPr="007B3E74">
        <w:rPr>
          <w:sz w:val="28"/>
          <w:szCs w:val="28"/>
        </w:rPr>
        <w:t xml:space="preserve"> </w:t>
      </w:r>
      <w:r w:rsidRPr="00EB2D54">
        <w:rPr>
          <w:sz w:val="28"/>
          <w:szCs w:val="28"/>
        </w:rPr>
        <w:t>upon their backs the heavy weight of this compendium, and they are by design often very detailed</w:t>
      </w:r>
      <w:r>
        <w:rPr>
          <w:sz w:val="28"/>
          <w:szCs w:val="28"/>
        </w:rPr>
        <w:t xml:space="preserve"> as well as </w:t>
      </w:r>
      <w:r w:rsidR="00B60610">
        <w:rPr>
          <w:sz w:val="28"/>
          <w:szCs w:val="28"/>
        </w:rPr>
        <w:t xml:space="preserve">highly </w:t>
      </w:r>
      <w:r>
        <w:rPr>
          <w:sz w:val="28"/>
          <w:szCs w:val="28"/>
        </w:rPr>
        <w:t>repetitive</w:t>
      </w:r>
      <w:r w:rsidRPr="00EB2D54">
        <w:rPr>
          <w:sz w:val="28"/>
          <w:szCs w:val="28"/>
        </w:rPr>
        <w:t>. The material in the footnotes</w:t>
      </w:r>
      <w:r>
        <w:rPr>
          <w:sz w:val="28"/>
          <w:szCs w:val="28"/>
        </w:rPr>
        <w:t xml:space="preserve"> usually </w:t>
      </w:r>
      <w:r w:rsidRPr="00EB2D54">
        <w:rPr>
          <w:sz w:val="28"/>
          <w:szCs w:val="28"/>
        </w:rPr>
        <w:t>reappear</w:t>
      </w:r>
      <w:r>
        <w:rPr>
          <w:sz w:val="28"/>
          <w:szCs w:val="28"/>
        </w:rPr>
        <w:t>s</w:t>
      </w:r>
      <w:r w:rsidRPr="00EB2D54">
        <w:rPr>
          <w:sz w:val="28"/>
          <w:szCs w:val="28"/>
        </w:rPr>
        <w:t xml:space="preserve"> elsewhere in the book either</w:t>
      </w:r>
      <w:r w:rsidRPr="0025300B">
        <w:rPr>
          <w:i/>
          <w:iCs/>
          <w:sz w:val="28"/>
          <w:szCs w:val="28"/>
        </w:rPr>
        <w:t xml:space="preserve"> </w:t>
      </w:r>
      <w:r w:rsidRPr="00EB2D54">
        <w:rPr>
          <w:i/>
          <w:iCs/>
          <w:sz w:val="28"/>
          <w:szCs w:val="28"/>
        </w:rPr>
        <w:t>verbatim</w:t>
      </w:r>
      <w:r w:rsidRPr="00EB2D54">
        <w:rPr>
          <w:sz w:val="28"/>
          <w:szCs w:val="28"/>
        </w:rPr>
        <w:t xml:space="preserve"> or with modifications</w:t>
      </w:r>
      <w:r>
        <w:rPr>
          <w:sz w:val="28"/>
          <w:szCs w:val="28"/>
        </w:rPr>
        <w:t>, so that reader-listeners are not burdened with having to go back to the earlier mention of those notes.</w:t>
      </w:r>
      <w:r w:rsidRPr="00EB2D54">
        <w:rPr>
          <w:sz w:val="28"/>
          <w:szCs w:val="28"/>
        </w:rPr>
        <w:t xml:space="preserve">  </w:t>
      </w:r>
    </w:p>
    <w:p w14:paraId="631F9D25" w14:textId="77777777" w:rsidR="00E86172" w:rsidRDefault="00E86172" w:rsidP="00E86172">
      <w:pPr>
        <w:rPr>
          <w:rFonts w:asciiTheme="majorBidi" w:hAnsiTheme="majorBidi" w:cstheme="majorBidi"/>
          <w:sz w:val="28"/>
          <w:szCs w:val="28"/>
        </w:rPr>
      </w:pPr>
    </w:p>
    <w:p w14:paraId="2D8A5EC0" w14:textId="452074BE" w:rsidR="000A3D88" w:rsidRDefault="00EF0F20" w:rsidP="00E86172">
      <w:pPr>
        <w:pStyle w:val="Heading4"/>
        <w:spacing w:before="0" w:after="0"/>
        <w:rPr>
          <w:rFonts w:asciiTheme="majorBidi" w:hAnsiTheme="majorBidi" w:cstheme="majorBidi"/>
          <w:b/>
          <w:bCs/>
          <w:color w:val="124F1A" w:themeColor="accent3" w:themeShade="BF"/>
          <w:sz w:val="28"/>
          <w:szCs w:val="28"/>
        </w:rPr>
      </w:pPr>
      <w:r w:rsidRPr="0044648B">
        <w:rPr>
          <w:rFonts w:asciiTheme="majorBidi" w:hAnsiTheme="majorBidi" w:cstheme="majorBidi"/>
          <w:b/>
          <w:bCs/>
          <w:color w:val="C00000"/>
          <w:sz w:val="28"/>
          <w:szCs w:val="28"/>
        </w:rPr>
        <w:t>Frequent Citation of Proverbs</w:t>
      </w:r>
      <w:r w:rsidR="000A3D88" w:rsidRPr="0044648B">
        <w:rPr>
          <w:rFonts w:asciiTheme="majorBidi" w:hAnsiTheme="majorBidi" w:cstheme="majorBidi"/>
          <w:b/>
          <w:bCs/>
          <w:color w:val="C00000"/>
          <w:sz w:val="28"/>
          <w:szCs w:val="28"/>
        </w:rPr>
        <w:t xml:space="preserve">, Adages, &amp; </w:t>
      </w:r>
      <w:r w:rsidR="00903F0C" w:rsidRPr="0044648B">
        <w:rPr>
          <w:rFonts w:asciiTheme="majorBidi" w:hAnsiTheme="majorBidi" w:cstheme="majorBidi"/>
          <w:b/>
          <w:bCs/>
          <w:color w:val="C00000"/>
          <w:sz w:val="28"/>
          <w:szCs w:val="28"/>
        </w:rPr>
        <w:t>Famous Quotations</w:t>
      </w:r>
    </w:p>
    <w:p w14:paraId="454A81ED" w14:textId="0DD452CF" w:rsidR="00831C41" w:rsidRDefault="00FB6E10" w:rsidP="00AA0366">
      <w:pPr>
        <w:rPr>
          <w:sz w:val="28"/>
          <w:szCs w:val="28"/>
        </w:rPr>
      </w:pPr>
      <w:r>
        <w:rPr>
          <w:i/>
          <w:iCs/>
          <w:sz w:val="28"/>
          <w:szCs w:val="28"/>
        </w:rPr>
        <w:t xml:space="preserve">The First Teaching </w:t>
      </w:r>
      <w:r w:rsidR="006C070E">
        <w:rPr>
          <w:sz w:val="28"/>
          <w:szCs w:val="28"/>
        </w:rPr>
        <w:t xml:space="preserve">regularly </w:t>
      </w:r>
      <w:r w:rsidR="008742EC">
        <w:rPr>
          <w:sz w:val="28"/>
          <w:szCs w:val="28"/>
        </w:rPr>
        <w:t>cites</w:t>
      </w:r>
      <w:r w:rsidR="00831C41" w:rsidRPr="00025BEB">
        <w:rPr>
          <w:sz w:val="28"/>
          <w:szCs w:val="28"/>
        </w:rPr>
        <w:t xml:space="preserve"> proverbs, adages, and </w:t>
      </w:r>
      <w:r>
        <w:rPr>
          <w:sz w:val="28"/>
          <w:szCs w:val="28"/>
        </w:rPr>
        <w:t xml:space="preserve">famous </w:t>
      </w:r>
      <w:r w:rsidR="00831C41" w:rsidRPr="00025BEB">
        <w:rPr>
          <w:sz w:val="28"/>
          <w:szCs w:val="28"/>
        </w:rPr>
        <w:t>quotations</w:t>
      </w:r>
      <w:r w:rsidR="00E73051">
        <w:rPr>
          <w:sz w:val="28"/>
          <w:szCs w:val="28"/>
        </w:rPr>
        <w:t xml:space="preserve">, since they </w:t>
      </w:r>
      <w:r w:rsidR="00D27275">
        <w:rPr>
          <w:sz w:val="28"/>
          <w:szCs w:val="28"/>
        </w:rPr>
        <w:t xml:space="preserve">embellish the text and </w:t>
      </w:r>
      <w:r w:rsidR="00E73051">
        <w:rPr>
          <w:sz w:val="28"/>
          <w:szCs w:val="28"/>
        </w:rPr>
        <w:t xml:space="preserve">benefit </w:t>
      </w:r>
      <w:r w:rsidR="00D27275">
        <w:rPr>
          <w:sz w:val="28"/>
          <w:szCs w:val="28"/>
        </w:rPr>
        <w:t>many</w:t>
      </w:r>
      <w:r w:rsidR="00E73051">
        <w:rPr>
          <w:sz w:val="28"/>
          <w:szCs w:val="28"/>
        </w:rPr>
        <w:t xml:space="preserve"> reader</w:t>
      </w:r>
      <w:r w:rsidR="00D27275">
        <w:rPr>
          <w:sz w:val="28"/>
          <w:szCs w:val="28"/>
        </w:rPr>
        <w:t>s</w:t>
      </w:r>
      <w:r w:rsidR="00E73051">
        <w:rPr>
          <w:sz w:val="28"/>
          <w:szCs w:val="28"/>
        </w:rPr>
        <w:t>, listener</w:t>
      </w:r>
      <w:r w:rsidR="00D27275">
        <w:rPr>
          <w:sz w:val="28"/>
          <w:szCs w:val="28"/>
        </w:rPr>
        <w:t>s</w:t>
      </w:r>
      <w:r w:rsidR="00E73051">
        <w:rPr>
          <w:sz w:val="28"/>
          <w:szCs w:val="28"/>
        </w:rPr>
        <w:t>, and reader-listener</w:t>
      </w:r>
      <w:r w:rsidR="00D27275">
        <w:rPr>
          <w:sz w:val="28"/>
          <w:szCs w:val="28"/>
        </w:rPr>
        <w:t>s</w:t>
      </w:r>
      <w:r w:rsidR="00F16C01" w:rsidRPr="00025BEB">
        <w:rPr>
          <w:sz w:val="28"/>
          <w:szCs w:val="28"/>
        </w:rPr>
        <w:t>.</w:t>
      </w:r>
      <w:r w:rsidR="00B81095">
        <w:rPr>
          <w:sz w:val="28"/>
          <w:szCs w:val="28"/>
        </w:rPr>
        <w:t xml:space="preserve"> P</w:t>
      </w:r>
      <w:r w:rsidR="00F16C01" w:rsidRPr="00025BEB">
        <w:rPr>
          <w:sz w:val="28"/>
          <w:szCs w:val="28"/>
        </w:rPr>
        <w:t>roverb</w:t>
      </w:r>
      <w:r w:rsidR="00B81095">
        <w:rPr>
          <w:sz w:val="28"/>
          <w:szCs w:val="28"/>
        </w:rPr>
        <w:t>s</w:t>
      </w:r>
      <w:r w:rsidR="00F16C01" w:rsidRPr="00025BEB">
        <w:rPr>
          <w:sz w:val="28"/>
          <w:szCs w:val="28"/>
        </w:rPr>
        <w:t xml:space="preserve"> </w:t>
      </w:r>
      <w:r w:rsidR="00B81095">
        <w:rPr>
          <w:sz w:val="28"/>
          <w:szCs w:val="28"/>
        </w:rPr>
        <w:t>are</w:t>
      </w:r>
      <w:r w:rsidR="00F16C01" w:rsidRPr="00025BEB">
        <w:rPr>
          <w:sz w:val="28"/>
          <w:szCs w:val="28"/>
        </w:rPr>
        <w:t xml:space="preserve"> much meaning decorated by few words</w:t>
      </w:r>
      <w:r w:rsidR="00D81BBF">
        <w:rPr>
          <w:sz w:val="28"/>
          <w:szCs w:val="28"/>
        </w:rPr>
        <w:t>, and it</w:t>
      </w:r>
      <w:r w:rsidR="00025BEB" w:rsidRPr="00025BEB">
        <w:rPr>
          <w:sz w:val="28"/>
          <w:szCs w:val="28"/>
        </w:rPr>
        <w:t xml:space="preserve"> is said: “A proverb is one Man’s wit and all Men’s wisdom.”</w:t>
      </w:r>
      <w:r w:rsidR="00025BEB">
        <w:rPr>
          <w:sz w:val="28"/>
          <w:szCs w:val="28"/>
        </w:rPr>
        <w:t xml:space="preserve"> These </w:t>
      </w:r>
      <w:r w:rsidR="00B81095">
        <w:rPr>
          <w:sz w:val="28"/>
          <w:szCs w:val="28"/>
        </w:rPr>
        <w:t>T</w:t>
      </w:r>
      <w:r w:rsidR="00E111B4">
        <w:rPr>
          <w:sz w:val="28"/>
          <w:szCs w:val="28"/>
        </w:rPr>
        <w:t xml:space="preserve">ruths hold </w:t>
      </w:r>
      <w:r w:rsidR="00D81BBF">
        <w:rPr>
          <w:sz w:val="28"/>
          <w:szCs w:val="28"/>
        </w:rPr>
        <w:t xml:space="preserve">equally well for </w:t>
      </w:r>
      <w:r w:rsidR="008A61DB">
        <w:rPr>
          <w:sz w:val="28"/>
          <w:szCs w:val="28"/>
        </w:rPr>
        <w:t xml:space="preserve">all </w:t>
      </w:r>
      <w:r w:rsidR="00C7269E">
        <w:rPr>
          <w:sz w:val="28"/>
          <w:szCs w:val="28"/>
        </w:rPr>
        <w:t xml:space="preserve">Modern </w:t>
      </w:r>
      <w:r w:rsidR="00A61627">
        <w:rPr>
          <w:sz w:val="28"/>
          <w:szCs w:val="28"/>
        </w:rPr>
        <w:t xml:space="preserve">adages and famous </w:t>
      </w:r>
      <w:r w:rsidR="00112AA2">
        <w:rPr>
          <w:sz w:val="28"/>
          <w:szCs w:val="28"/>
        </w:rPr>
        <w:t>passages</w:t>
      </w:r>
      <w:r w:rsidR="005348BA">
        <w:rPr>
          <w:sz w:val="28"/>
          <w:szCs w:val="28"/>
        </w:rPr>
        <w:t xml:space="preserve"> </w:t>
      </w:r>
      <w:r w:rsidR="00112AA2">
        <w:rPr>
          <w:sz w:val="28"/>
          <w:szCs w:val="28"/>
        </w:rPr>
        <w:t xml:space="preserve">just </w:t>
      </w:r>
      <w:r w:rsidR="00A61627">
        <w:rPr>
          <w:sz w:val="28"/>
          <w:szCs w:val="28"/>
        </w:rPr>
        <w:t xml:space="preserve">as they do for </w:t>
      </w:r>
      <w:r w:rsidR="00112AA2">
        <w:rPr>
          <w:sz w:val="28"/>
          <w:szCs w:val="28"/>
        </w:rPr>
        <w:t xml:space="preserve">Traditional </w:t>
      </w:r>
      <w:r w:rsidR="00A61627">
        <w:rPr>
          <w:sz w:val="28"/>
          <w:szCs w:val="28"/>
        </w:rPr>
        <w:t>proverbs.</w:t>
      </w:r>
    </w:p>
    <w:p w14:paraId="504A267F" w14:textId="77777777" w:rsidR="00831C41" w:rsidRDefault="00831C41" w:rsidP="00B028EC">
      <w:pPr>
        <w:rPr>
          <w:b/>
          <w:bCs/>
          <w:sz w:val="28"/>
          <w:szCs w:val="28"/>
        </w:rPr>
      </w:pPr>
    </w:p>
    <w:p w14:paraId="361501E2" w14:textId="1D29F97B" w:rsidR="00B028EC" w:rsidRDefault="00B028EC" w:rsidP="00B028EC">
      <w:pPr>
        <w:rPr>
          <w:sz w:val="28"/>
          <w:szCs w:val="28"/>
        </w:rPr>
      </w:pPr>
      <w:r w:rsidRPr="00392ACB">
        <w:rPr>
          <w:b/>
          <w:bCs/>
          <w:sz w:val="28"/>
          <w:szCs w:val="28"/>
        </w:rPr>
        <w:t>Thomas Mann</w:t>
      </w:r>
      <w:r>
        <w:rPr>
          <w:rStyle w:val="FootnoteReference"/>
          <w:sz w:val="28"/>
          <w:szCs w:val="28"/>
        </w:rPr>
        <w:footnoteReference w:id="31"/>
      </w:r>
      <w:r>
        <w:rPr>
          <w:sz w:val="28"/>
          <w:szCs w:val="28"/>
        </w:rPr>
        <w:t xml:space="preserve"> said: “Speech is civilization itself.”</w:t>
      </w:r>
      <w:r w:rsidR="00E07D53">
        <w:rPr>
          <w:sz w:val="28"/>
          <w:szCs w:val="28"/>
        </w:rPr>
        <w:t xml:space="preserve"> Proverbs, adages, famous quotations, and Traditional words of </w:t>
      </w:r>
      <w:r w:rsidR="008D332C">
        <w:rPr>
          <w:sz w:val="28"/>
          <w:szCs w:val="28"/>
        </w:rPr>
        <w:t>religious</w:t>
      </w:r>
      <w:r w:rsidR="0043453C">
        <w:rPr>
          <w:sz w:val="28"/>
          <w:szCs w:val="28"/>
        </w:rPr>
        <w:t xml:space="preserve"> and secular </w:t>
      </w:r>
      <w:r w:rsidR="00E07D53">
        <w:rPr>
          <w:sz w:val="28"/>
          <w:szCs w:val="28"/>
        </w:rPr>
        <w:t xml:space="preserve">wisdom </w:t>
      </w:r>
      <w:r w:rsidR="002C32B2">
        <w:rPr>
          <w:sz w:val="28"/>
          <w:szCs w:val="28"/>
        </w:rPr>
        <w:lastRenderedPageBreak/>
        <w:t>stand out</w:t>
      </w:r>
      <w:r w:rsidR="00E07D53">
        <w:rPr>
          <w:sz w:val="28"/>
          <w:szCs w:val="28"/>
        </w:rPr>
        <w:t xml:space="preserve"> among the greatest </w:t>
      </w:r>
      <w:r w:rsidR="00EA6B59">
        <w:rPr>
          <w:sz w:val="28"/>
          <w:szCs w:val="28"/>
        </w:rPr>
        <w:t>examples of speech</w:t>
      </w:r>
      <w:r w:rsidR="000913BC">
        <w:rPr>
          <w:sz w:val="28"/>
          <w:szCs w:val="28"/>
        </w:rPr>
        <w:t xml:space="preserve"> and, therefore, building blocks of Civilization</w:t>
      </w:r>
      <w:r w:rsidR="00EA6B59">
        <w:rPr>
          <w:sz w:val="28"/>
          <w:szCs w:val="28"/>
        </w:rPr>
        <w:t xml:space="preserve">. In </w:t>
      </w:r>
      <w:r w:rsidR="0043453C">
        <w:rPr>
          <w:sz w:val="28"/>
          <w:szCs w:val="28"/>
        </w:rPr>
        <w:t xml:space="preserve">a </w:t>
      </w:r>
      <w:r w:rsidR="000913BC">
        <w:rPr>
          <w:sz w:val="28"/>
          <w:szCs w:val="28"/>
        </w:rPr>
        <w:t xml:space="preserve">somewhat </w:t>
      </w:r>
      <w:r w:rsidR="0043453C">
        <w:rPr>
          <w:sz w:val="28"/>
          <w:szCs w:val="28"/>
        </w:rPr>
        <w:t>similar spirit</w:t>
      </w:r>
      <w:r w:rsidR="00EA6B59">
        <w:rPr>
          <w:sz w:val="28"/>
          <w:szCs w:val="28"/>
        </w:rPr>
        <w:t xml:space="preserve">, </w:t>
      </w:r>
      <w:r w:rsidR="00EA6B59" w:rsidRPr="00392ACB">
        <w:rPr>
          <w:b/>
          <w:bCs/>
          <w:sz w:val="28"/>
          <w:szCs w:val="28"/>
        </w:rPr>
        <w:t>Samuel Johnson</w:t>
      </w:r>
      <w:r w:rsidR="00392ACB" w:rsidRPr="0043453C">
        <w:rPr>
          <w:rStyle w:val="FootnoteReference"/>
          <w:sz w:val="28"/>
          <w:szCs w:val="28"/>
        </w:rPr>
        <w:footnoteReference w:id="32"/>
      </w:r>
      <w:r w:rsidR="00EA6B59">
        <w:rPr>
          <w:sz w:val="28"/>
          <w:szCs w:val="28"/>
        </w:rPr>
        <w:t xml:space="preserve"> averred: </w:t>
      </w:r>
      <w:r w:rsidR="00CC7FF7">
        <w:rPr>
          <w:sz w:val="28"/>
          <w:szCs w:val="28"/>
        </w:rPr>
        <w:t>“Every quotation contributes something to the stability or enlargement of the language.”</w:t>
      </w:r>
      <w:r w:rsidR="00C87699">
        <w:rPr>
          <w:sz w:val="28"/>
          <w:szCs w:val="28"/>
        </w:rPr>
        <w:t xml:space="preserve"> </w:t>
      </w:r>
      <w:r w:rsidR="00BB60AF">
        <w:rPr>
          <w:sz w:val="28"/>
          <w:szCs w:val="28"/>
        </w:rPr>
        <w:t>Consequently, noteworthy q</w:t>
      </w:r>
      <w:r w:rsidR="00580F7F">
        <w:rPr>
          <w:sz w:val="28"/>
          <w:szCs w:val="28"/>
        </w:rPr>
        <w:t xml:space="preserve">uotations, proverbs, and the like are </w:t>
      </w:r>
      <w:r w:rsidR="00E76A39">
        <w:rPr>
          <w:sz w:val="28"/>
          <w:szCs w:val="28"/>
        </w:rPr>
        <w:t xml:space="preserve">exquisite </w:t>
      </w:r>
      <w:r w:rsidR="00580F7F">
        <w:rPr>
          <w:sz w:val="28"/>
          <w:szCs w:val="28"/>
        </w:rPr>
        <w:t>jewels that ornament books</w:t>
      </w:r>
      <w:r w:rsidR="00BB60AF">
        <w:rPr>
          <w:sz w:val="28"/>
          <w:szCs w:val="28"/>
        </w:rPr>
        <w:t xml:space="preserve"> and add to the rich tapestry of a good text</w:t>
      </w:r>
      <w:r w:rsidR="00580F7F">
        <w:rPr>
          <w:sz w:val="28"/>
          <w:szCs w:val="28"/>
        </w:rPr>
        <w:t xml:space="preserve">. </w:t>
      </w:r>
      <w:r w:rsidR="0048546A">
        <w:rPr>
          <w:sz w:val="28"/>
          <w:szCs w:val="28"/>
        </w:rPr>
        <w:t>By contrast</w:t>
      </w:r>
      <w:r w:rsidR="00580F7F">
        <w:rPr>
          <w:sz w:val="28"/>
          <w:szCs w:val="28"/>
        </w:rPr>
        <w:t>,</w:t>
      </w:r>
      <w:r w:rsidR="005641B7">
        <w:rPr>
          <w:sz w:val="28"/>
          <w:szCs w:val="28"/>
        </w:rPr>
        <w:t xml:space="preserve"> the poet</w:t>
      </w:r>
      <w:r w:rsidR="00580F7F">
        <w:rPr>
          <w:sz w:val="28"/>
          <w:szCs w:val="28"/>
        </w:rPr>
        <w:t xml:space="preserve"> </w:t>
      </w:r>
      <w:r w:rsidR="00286B00" w:rsidRPr="0048546A">
        <w:rPr>
          <w:b/>
          <w:bCs/>
          <w:sz w:val="28"/>
          <w:szCs w:val="28"/>
        </w:rPr>
        <w:t>Thomas Peacock</w:t>
      </w:r>
      <w:r w:rsidR="00580F7F">
        <w:rPr>
          <w:rStyle w:val="FootnoteReference"/>
          <w:sz w:val="28"/>
          <w:szCs w:val="28"/>
        </w:rPr>
        <w:footnoteReference w:id="33"/>
      </w:r>
      <w:r w:rsidR="00286B00">
        <w:rPr>
          <w:sz w:val="28"/>
          <w:szCs w:val="28"/>
        </w:rPr>
        <w:t xml:space="preserve"> </w:t>
      </w:r>
      <w:r w:rsidR="00580F7F">
        <w:rPr>
          <w:sz w:val="28"/>
          <w:szCs w:val="28"/>
        </w:rPr>
        <w:t>held that a</w:t>
      </w:r>
      <w:r w:rsidR="00E76A39">
        <w:rPr>
          <w:sz w:val="28"/>
          <w:szCs w:val="28"/>
        </w:rPr>
        <w:t>ny</w:t>
      </w:r>
      <w:r w:rsidR="00580F7F">
        <w:rPr>
          <w:sz w:val="28"/>
          <w:szCs w:val="28"/>
        </w:rPr>
        <w:t xml:space="preserve"> book </w:t>
      </w:r>
      <w:r w:rsidR="00E76A39">
        <w:rPr>
          <w:sz w:val="28"/>
          <w:szCs w:val="28"/>
        </w:rPr>
        <w:t>which</w:t>
      </w:r>
      <w:r w:rsidR="00580F7F">
        <w:rPr>
          <w:sz w:val="28"/>
          <w:szCs w:val="28"/>
        </w:rPr>
        <w:t xml:space="preserve"> furnishes no quotations is not a book at all but a </w:t>
      </w:r>
      <w:r w:rsidR="007217F2">
        <w:rPr>
          <w:sz w:val="28"/>
          <w:szCs w:val="28"/>
        </w:rPr>
        <w:t>toy</w:t>
      </w:r>
      <w:r w:rsidR="00580F7F">
        <w:rPr>
          <w:sz w:val="28"/>
          <w:szCs w:val="28"/>
        </w:rPr>
        <w:t>.</w:t>
      </w:r>
    </w:p>
    <w:p w14:paraId="22189119" w14:textId="77777777" w:rsidR="000A3D88" w:rsidRDefault="000A3D88" w:rsidP="00E86172">
      <w:pPr>
        <w:pStyle w:val="Heading4"/>
        <w:spacing w:before="0" w:after="0"/>
        <w:rPr>
          <w:rFonts w:asciiTheme="majorBidi" w:hAnsiTheme="majorBidi" w:cstheme="majorBidi"/>
          <w:b/>
          <w:bCs/>
          <w:color w:val="124F1A" w:themeColor="accent3" w:themeShade="BF"/>
          <w:sz w:val="28"/>
          <w:szCs w:val="28"/>
        </w:rPr>
      </w:pPr>
    </w:p>
    <w:p w14:paraId="38CF355D" w14:textId="77777777" w:rsidR="00A61627" w:rsidRPr="00A61627" w:rsidRDefault="00A61627" w:rsidP="00A61627"/>
    <w:p w14:paraId="4EDC81FC" w14:textId="5F779A62" w:rsidR="00E86172" w:rsidRPr="0044648B" w:rsidRDefault="00E86172" w:rsidP="00E86172">
      <w:pPr>
        <w:pStyle w:val="Heading4"/>
        <w:spacing w:before="0" w:after="0"/>
        <w:rPr>
          <w:rFonts w:asciiTheme="majorBidi" w:hAnsiTheme="majorBidi" w:cstheme="majorBidi"/>
          <w:b/>
          <w:bCs/>
          <w:color w:val="C00000"/>
          <w:sz w:val="28"/>
          <w:szCs w:val="28"/>
        </w:rPr>
      </w:pPr>
      <w:r w:rsidRPr="0044648B">
        <w:rPr>
          <w:rFonts w:asciiTheme="majorBidi" w:hAnsiTheme="majorBidi" w:cstheme="majorBidi"/>
          <w:b/>
          <w:bCs/>
          <w:color w:val="C00000"/>
          <w:sz w:val="28"/>
          <w:szCs w:val="28"/>
        </w:rPr>
        <w:t>Standard Underlining</w:t>
      </w:r>
      <w:r w:rsidR="0044648B">
        <w:rPr>
          <w:rFonts w:asciiTheme="majorBidi" w:hAnsiTheme="majorBidi" w:cstheme="majorBidi"/>
          <w:b/>
          <w:bCs/>
          <w:color w:val="C00000"/>
          <w:sz w:val="28"/>
          <w:szCs w:val="28"/>
        </w:rPr>
        <w:t>,</w:t>
      </w:r>
      <w:r w:rsidRPr="0044648B">
        <w:rPr>
          <w:rFonts w:asciiTheme="majorBidi" w:hAnsiTheme="majorBidi" w:cstheme="majorBidi"/>
          <w:b/>
          <w:bCs/>
          <w:color w:val="C00000"/>
          <w:sz w:val="28"/>
          <w:szCs w:val="28"/>
        </w:rPr>
        <w:t xml:space="preserve"> Not Bold Faced </w:t>
      </w:r>
    </w:p>
    <w:p w14:paraId="786114A5" w14:textId="5400F3B5" w:rsidR="00E86172" w:rsidRPr="002A71C9" w:rsidRDefault="00E86172" w:rsidP="002A71C9">
      <w:pPr>
        <w:rPr>
          <w:rFonts w:asciiTheme="majorBidi" w:hAnsiTheme="majorBidi" w:cstheme="majorBidi"/>
          <w:sz w:val="28"/>
          <w:szCs w:val="28"/>
        </w:rPr>
      </w:pPr>
      <w:r w:rsidRPr="00072B75">
        <w:rPr>
          <w:rFonts w:asciiTheme="majorBidi" w:eastAsiaTheme="minorEastAsia" w:hAnsiTheme="majorBidi" w:cstheme="majorBidi"/>
          <w:color w:val="000000"/>
          <w:sz w:val="28"/>
          <w:szCs w:val="28"/>
          <w:u w:val="single" w:color="000000"/>
        </w:rPr>
        <w:t>Underlines</w:t>
      </w:r>
      <w:r w:rsidRPr="00EB2D54">
        <w:rPr>
          <w:rFonts w:asciiTheme="majorBidi" w:eastAsiaTheme="minorEastAsia" w:hAnsiTheme="majorBidi" w:cstheme="majorBidi"/>
          <w:color w:val="000000"/>
          <w:sz w:val="28"/>
          <w:szCs w:val="28"/>
          <w:u w:color="000000"/>
        </w:rPr>
        <w:t xml:space="preserve"> are used to draw attention to words, quotations, important parts of verses, major principles, precepts, ideas, and the like. Underlining is often regarded as stylistically less appropriate in contemporary writing, but</w:t>
      </w:r>
      <w:r>
        <w:rPr>
          <w:rFonts w:asciiTheme="majorBidi" w:eastAsiaTheme="minorEastAsia" w:hAnsiTheme="majorBidi" w:cstheme="majorBidi"/>
          <w:color w:val="000000"/>
          <w:sz w:val="28"/>
          <w:szCs w:val="28"/>
          <w:u w:color="000000"/>
        </w:rPr>
        <w:t xml:space="preserve"> </w:t>
      </w:r>
      <w:r w:rsidRPr="00EB2D54">
        <w:rPr>
          <w:rFonts w:asciiTheme="majorBidi" w:eastAsiaTheme="minorEastAsia" w:hAnsiTheme="majorBidi" w:cstheme="majorBidi"/>
          <w:color w:val="000000"/>
          <w:sz w:val="28"/>
          <w:szCs w:val="28"/>
          <w:u w:color="000000"/>
        </w:rPr>
        <w:t xml:space="preserve">I have </w:t>
      </w:r>
      <w:r>
        <w:rPr>
          <w:rFonts w:asciiTheme="majorBidi" w:eastAsiaTheme="minorEastAsia" w:hAnsiTheme="majorBidi" w:cstheme="majorBidi"/>
          <w:color w:val="000000"/>
          <w:sz w:val="28"/>
          <w:szCs w:val="28"/>
          <w:u w:color="000000"/>
        </w:rPr>
        <w:t>still</w:t>
      </w:r>
      <w:r w:rsidRPr="00EB2D54">
        <w:rPr>
          <w:rFonts w:asciiTheme="majorBidi" w:eastAsiaTheme="minorEastAsia" w:hAnsiTheme="majorBidi" w:cstheme="majorBidi"/>
          <w:color w:val="000000"/>
          <w:sz w:val="28"/>
          <w:szCs w:val="28"/>
          <w:u w:color="000000"/>
        </w:rPr>
        <w:t xml:space="preserve"> found it to be of use in this work and did not want to avoid it altogether. Thus, for example, </w:t>
      </w:r>
      <w:r w:rsidRPr="00EB2D54">
        <w:rPr>
          <w:rFonts w:asciiTheme="majorBidi" w:eastAsiaTheme="minorEastAsia" w:hAnsiTheme="majorBidi" w:cstheme="majorBidi"/>
          <w:color w:val="000000"/>
          <w:sz w:val="28"/>
          <w:szCs w:val="28"/>
        </w:rPr>
        <w:t xml:space="preserve">the following </w:t>
      </w:r>
      <w:r w:rsidRPr="00EB2D54">
        <w:rPr>
          <w:rFonts w:asciiTheme="majorBidi" w:hAnsiTheme="majorBidi" w:cstheme="majorBidi"/>
          <w:sz w:val="28"/>
          <w:szCs w:val="28"/>
        </w:rPr>
        <w:t>Qur’ānic</w:t>
      </w:r>
      <w:r w:rsidRPr="00EB2D54">
        <w:rPr>
          <w:rFonts w:asciiTheme="majorBidi" w:eastAsiaTheme="minorEastAsia" w:hAnsiTheme="majorBidi" w:cstheme="majorBidi"/>
          <w:color w:val="000000"/>
          <w:sz w:val="28"/>
          <w:szCs w:val="28"/>
        </w:rPr>
        <w:t xml:space="preserve"> verse has an underline to emphasize its relevance in context: “He created you from a single </w:t>
      </w:r>
      <w:r>
        <w:rPr>
          <w:rFonts w:asciiTheme="majorBidi" w:eastAsiaTheme="minorEastAsia" w:hAnsiTheme="majorBidi" w:cstheme="majorBidi"/>
          <w:color w:val="000000"/>
          <w:sz w:val="28"/>
          <w:szCs w:val="28"/>
        </w:rPr>
        <w:t>S</w:t>
      </w:r>
      <w:r w:rsidRPr="00EB2D54">
        <w:rPr>
          <w:rFonts w:asciiTheme="majorBidi" w:eastAsiaTheme="minorEastAsia" w:hAnsiTheme="majorBidi" w:cstheme="majorBidi"/>
          <w:color w:val="000000"/>
          <w:sz w:val="28"/>
          <w:szCs w:val="28"/>
        </w:rPr>
        <w:t xml:space="preserve">oul, then made from it its mate, </w:t>
      </w:r>
      <w:r w:rsidRPr="00EB2D54">
        <w:rPr>
          <w:rFonts w:asciiTheme="majorBidi" w:eastAsiaTheme="minorEastAsia" w:hAnsiTheme="majorBidi" w:cstheme="majorBidi"/>
          <w:color w:val="000000"/>
          <w:sz w:val="28"/>
          <w:szCs w:val="28"/>
          <w:u w:val="single"/>
        </w:rPr>
        <w:t>and [He] sent down for you of cattle eight pairs</w:t>
      </w:r>
      <w:r w:rsidRPr="00EB2D54">
        <w:rPr>
          <w:rFonts w:asciiTheme="majorBidi" w:eastAsiaTheme="minorEastAsia" w:hAnsiTheme="majorBidi" w:cstheme="majorBidi"/>
          <w:color w:val="000000"/>
          <w:sz w:val="28"/>
          <w:szCs w:val="28"/>
        </w:rPr>
        <w:t>...” (The Throngs, 39:6). Likewise, in discussing the Dead Sea Scrolls, underlining is used</w:t>
      </w:r>
      <w:r w:rsidR="00BD7F79">
        <w:rPr>
          <w:rFonts w:asciiTheme="majorBidi" w:eastAsiaTheme="minorEastAsia" w:hAnsiTheme="majorBidi" w:cstheme="majorBidi"/>
          <w:color w:val="000000"/>
          <w:sz w:val="28"/>
          <w:szCs w:val="28"/>
        </w:rPr>
        <w:t>, for example,</w:t>
      </w:r>
      <w:r w:rsidRPr="00EB2D54">
        <w:rPr>
          <w:rFonts w:asciiTheme="majorBidi" w:eastAsiaTheme="minorEastAsia" w:hAnsiTheme="majorBidi" w:cstheme="majorBidi"/>
          <w:color w:val="000000"/>
          <w:sz w:val="28"/>
          <w:szCs w:val="28"/>
        </w:rPr>
        <w:t xml:space="preserve"> to emphasize a particular teaching the</w:t>
      </w:r>
      <w:r>
        <w:rPr>
          <w:rFonts w:asciiTheme="majorBidi" w:eastAsiaTheme="minorEastAsia" w:hAnsiTheme="majorBidi" w:cstheme="majorBidi"/>
          <w:color w:val="000000"/>
          <w:sz w:val="28"/>
          <w:szCs w:val="28"/>
        </w:rPr>
        <w:t xml:space="preserve"> Scroll-Keepers</w:t>
      </w:r>
      <w:r w:rsidRPr="00EB2D54">
        <w:rPr>
          <w:rFonts w:asciiTheme="majorBidi" w:eastAsiaTheme="minorEastAsia" w:hAnsiTheme="majorBidi" w:cstheme="majorBidi"/>
          <w:color w:val="000000"/>
          <w:sz w:val="28"/>
          <w:szCs w:val="28"/>
        </w:rPr>
        <w:t xml:space="preserve"> had </w:t>
      </w:r>
      <w:r>
        <w:rPr>
          <w:rFonts w:asciiTheme="majorBidi" w:eastAsiaTheme="minorEastAsia" w:hAnsiTheme="majorBidi" w:cstheme="majorBidi"/>
          <w:color w:val="000000"/>
          <w:sz w:val="28"/>
          <w:szCs w:val="28"/>
        </w:rPr>
        <w:t>regarding</w:t>
      </w:r>
      <w:r w:rsidRPr="00EB2D54">
        <w:rPr>
          <w:rFonts w:asciiTheme="majorBidi" w:eastAsiaTheme="minorEastAsia" w:hAnsiTheme="majorBidi" w:cstheme="majorBidi"/>
          <w:color w:val="000000"/>
          <w:sz w:val="28"/>
          <w:szCs w:val="28"/>
        </w:rPr>
        <w:t xml:space="preserve"> the Prophet of the End of Days: </w:t>
      </w:r>
      <w:r w:rsidRPr="00EB2D54">
        <w:rPr>
          <w:rFonts w:asciiTheme="majorBidi" w:eastAsiaTheme="minorEastAsia" w:hAnsiTheme="majorBidi" w:cstheme="majorBidi"/>
          <w:color w:val="000000"/>
          <w:sz w:val="28"/>
          <w:szCs w:val="28"/>
          <w:u w:color="000000"/>
        </w:rPr>
        <w:t>“</w:t>
      </w:r>
      <w:r w:rsidRPr="00EB2D54">
        <w:rPr>
          <w:rFonts w:ascii="Times" w:eastAsiaTheme="minorEastAsia" w:hAnsi="Times" w:cs="Times"/>
          <w:color w:val="000000"/>
          <w:sz w:val="28"/>
          <w:szCs w:val="28"/>
        </w:rPr>
        <w:t xml:space="preserve">He will probe the secrets of all living creatures. </w:t>
      </w:r>
      <w:r w:rsidRPr="00EB2D54">
        <w:rPr>
          <w:rFonts w:ascii="Times" w:eastAsiaTheme="minorEastAsia" w:hAnsi="Times" w:cs="Times"/>
          <w:color w:val="000000"/>
          <w:sz w:val="28"/>
          <w:szCs w:val="28"/>
          <w:u w:val="single"/>
        </w:rPr>
        <w:t>No schemes will succeed against him</w:t>
      </w:r>
      <w:r w:rsidRPr="00EB2D54">
        <w:rPr>
          <w:rFonts w:ascii="Times" w:eastAsiaTheme="minorEastAsia" w:hAnsi="Times" w:cs="Times"/>
          <w:color w:val="000000"/>
          <w:sz w:val="28"/>
          <w:szCs w:val="28"/>
        </w:rPr>
        <w:t>, and his wisdom w</w:t>
      </w:r>
      <w:r>
        <w:rPr>
          <w:rFonts w:ascii="Times" w:eastAsiaTheme="minorEastAsia" w:hAnsi="Times" w:cs="Times"/>
          <w:color w:val="000000"/>
          <w:sz w:val="28"/>
          <w:szCs w:val="28"/>
        </w:rPr>
        <w:t>i</w:t>
      </w:r>
      <w:r w:rsidRPr="00EB2D54">
        <w:rPr>
          <w:rFonts w:ascii="Times" w:eastAsiaTheme="minorEastAsia" w:hAnsi="Times" w:cs="Times"/>
          <w:color w:val="000000"/>
          <w:sz w:val="28"/>
          <w:szCs w:val="28"/>
        </w:rPr>
        <w:t>l</w:t>
      </w:r>
      <w:r>
        <w:rPr>
          <w:rFonts w:ascii="Times" w:eastAsiaTheme="minorEastAsia" w:hAnsi="Times" w:cs="Times"/>
          <w:color w:val="000000"/>
          <w:sz w:val="28"/>
          <w:szCs w:val="28"/>
        </w:rPr>
        <w:t>l</w:t>
      </w:r>
      <w:r w:rsidRPr="00EB2D54">
        <w:rPr>
          <w:rFonts w:ascii="Times" w:eastAsiaTheme="minorEastAsia" w:hAnsi="Times" w:cs="Times"/>
          <w:color w:val="000000"/>
          <w:sz w:val="28"/>
          <w:szCs w:val="28"/>
        </w:rPr>
        <w:t xml:space="preserve"> go forth to all peoples.”</w:t>
      </w:r>
    </w:p>
    <w:p w14:paraId="3F620856" w14:textId="77777777" w:rsidR="00E86172" w:rsidRPr="00EB2D54" w:rsidRDefault="00E86172" w:rsidP="00E86172">
      <w:pPr>
        <w:keepNext/>
        <w:keepLines/>
        <w:spacing w:before="40"/>
        <w:outlineLvl w:val="5"/>
        <w:rPr>
          <w:rFonts w:asciiTheme="minorHAnsi" w:eastAsiaTheme="majorEastAsia" w:hAnsiTheme="minorHAnsi" w:cstheme="minorHAnsi"/>
          <w:i/>
          <w:iCs/>
          <w:color w:val="595959" w:themeColor="text1" w:themeTint="A6"/>
          <w:sz w:val="28"/>
          <w:szCs w:val="28"/>
        </w:rPr>
      </w:pPr>
    </w:p>
    <w:p w14:paraId="2EE6919A" w14:textId="77777777" w:rsidR="00E86172" w:rsidRPr="0044648B" w:rsidRDefault="00E86172" w:rsidP="00E86172">
      <w:pPr>
        <w:pStyle w:val="Heading4"/>
        <w:spacing w:before="0" w:after="0"/>
        <w:rPr>
          <w:rFonts w:asciiTheme="majorBidi" w:hAnsiTheme="majorBidi" w:cstheme="majorBidi"/>
          <w:b/>
          <w:bCs/>
          <w:color w:val="C00000"/>
          <w:sz w:val="28"/>
          <w:szCs w:val="28"/>
        </w:rPr>
      </w:pPr>
      <w:bookmarkStart w:id="184" w:name="_Toc188509220"/>
      <w:r w:rsidRPr="0044648B">
        <w:rPr>
          <w:rFonts w:asciiTheme="majorBidi" w:hAnsiTheme="majorBidi" w:cstheme="majorBidi"/>
          <w:b/>
          <w:bCs/>
          <w:color w:val="C00000"/>
          <w:sz w:val="28"/>
          <w:szCs w:val="28"/>
        </w:rPr>
        <w:t>Bold Face</w:t>
      </w:r>
      <w:bookmarkEnd w:id="184"/>
      <w:r w:rsidRPr="0044648B">
        <w:rPr>
          <w:rFonts w:asciiTheme="majorBidi" w:hAnsiTheme="majorBidi" w:cstheme="majorBidi"/>
          <w:b/>
          <w:bCs/>
          <w:color w:val="C00000"/>
          <w:sz w:val="28"/>
          <w:szCs w:val="28"/>
        </w:rPr>
        <w:t xml:space="preserve"> &amp; Bold Face Underlined</w:t>
      </w:r>
    </w:p>
    <w:p w14:paraId="5E6C89ED" w14:textId="739D26CF" w:rsidR="00E86172" w:rsidRPr="00F73C05" w:rsidRDefault="00E86172" w:rsidP="00F73C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eastAsiaTheme="minorEastAsia" w:hAnsiTheme="majorBidi" w:cstheme="majorBidi"/>
          <w:color w:val="000000"/>
          <w:sz w:val="28"/>
          <w:szCs w:val="28"/>
          <w:u w:color="000000"/>
        </w:rPr>
      </w:pPr>
      <w:r w:rsidRPr="00EB2D54">
        <w:rPr>
          <w:rFonts w:asciiTheme="majorBidi" w:eastAsiaTheme="minorEastAsia" w:hAnsiTheme="majorBidi" w:cstheme="majorBidi"/>
          <w:color w:val="000000"/>
          <w:sz w:val="28"/>
          <w:szCs w:val="28"/>
          <w:u w:color="000000"/>
        </w:rPr>
        <w:t xml:space="preserve">I use </w:t>
      </w:r>
      <w:r w:rsidRPr="00EB2D54">
        <w:rPr>
          <w:rFonts w:asciiTheme="majorBidi" w:eastAsiaTheme="minorEastAsia" w:hAnsiTheme="majorBidi" w:cstheme="majorBidi"/>
          <w:b/>
          <w:bCs/>
          <w:color w:val="000000"/>
          <w:sz w:val="28"/>
          <w:szCs w:val="28"/>
          <w:u w:color="000000"/>
        </w:rPr>
        <w:t xml:space="preserve">bold highlighting </w:t>
      </w:r>
      <w:r w:rsidRPr="00B16600">
        <w:rPr>
          <w:rFonts w:asciiTheme="majorBidi" w:eastAsiaTheme="minorEastAsia" w:hAnsiTheme="majorBidi" w:cstheme="majorBidi"/>
          <w:color w:val="000000"/>
          <w:sz w:val="28"/>
          <w:szCs w:val="28"/>
          <w:u w:color="000000"/>
        </w:rPr>
        <w:t>with or</w:t>
      </w:r>
      <w:r>
        <w:rPr>
          <w:rFonts w:asciiTheme="majorBidi" w:eastAsiaTheme="minorEastAsia" w:hAnsiTheme="majorBidi" w:cstheme="majorBidi"/>
          <w:b/>
          <w:bCs/>
          <w:color w:val="000000"/>
          <w:sz w:val="28"/>
          <w:szCs w:val="28"/>
          <w:u w:color="000000"/>
        </w:rPr>
        <w:t xml:space="preserve"> </w:t>
      </w:r>
      <w:r>
        <w:rPr>
          <w:rFonts w:asciiTheme="majorBidi" w:eastAsiaTheme="minorEastAsia" w:hAnsiTheme="majorBidi" w:cstheme="majorBidi"/>
          <w:color w:val="000000"/>
          <w:sz w:val="28"/>
          <w:szCs w:val="28"/>
          <w:u w:color="000000"/>
        </w:rPr>
        <w:t>without</w:t>
      </w:r>
      <w:r>
        <w:rPr>
          <w:rFonts w:asciiTheme="majorBidi" w:eastAsiaTheme="minorEastAsia" w:hAnsiTheme="majorBidi" w:cstheme="majorBidi"/>
          <w:color w:val="000000"/>
          <w:sz w:val="28"/>
          <w:szCs w:val="28"/>
          <w:u w:val="single" w:color="000000"/>
        </w:rPr>
        <w:t xml:space="preserve"> </w:t>
      </w:r>
      <w:r w:rsidRPr="00EB2D54">
        <w:rPr>
          <w:rFonts w:asciiTheme="majorBidi" w:eastAsiaTheme="minorEastAsia" w:hAnsiTheme="majorBidi" w:cstheme="majorBidi"/>
          <w:color w:val="000000"/>
          <w:sz w:val="28"/>
          <w:szCs w:val="28"/>
          <w:u w:val="single" w:color="000000"/>
        </w:rPr>
        <w:t>underlin</w:t>
      </w:r>
      <w:r>
        <w:rPr>
          <w:rFonts w:asciiTheme="majorBidi" w:eastAsiaTheme="minorEastAsia" w:hAnsiTheme="majorBidi" w:cstheme="majorBidi"/>
          <w:color w:val="000000"/>
          <w:sz w:val="28"/>
          <w:szCs w:val="28"/>
          <w:u w:val="single" w:color="000000"/>
        </w:rPr>
        <w:t>ing</w:t>
      </w:r>
      <w:r w:rsidRPr="00EB2D54">
        <w:rPr>
          <w:rFonts w:asciiTheme="majorBidi" w:eastAsiaTheme="minorEastAsia" w:hAnsiTheme="majorBidi" w:cstheme="majorBidi"/>
          <w:color w:val="000000"/>
          <w:sz w:val="28"/>
          <w:szCs w:val="28"/>
          <w:u w:color="000000"/>
        </w:rPr>
        <w:t xml:space="preserve"> to indicate that the</w:t>
      </w:r>
      <w:r>
        <w:rPr>
          <w:rFonts w:asciiTheme="majorBidi" w:eastAsiaTheme="minorEastAsia" w:hAnsiTheme="majorBidi" w:cstheme="majorBidi"/>
          <w:color w:val="000000"/>
          <w:sz w:val="28"/>
          <w:szCs w:val="28"/>
          <w:u w:color="000000"/>
        </w:rPr>
        <w:t xml:space="preserve"> </w:t>
      </w:r>
      <w:r w:rsidRPr="00EB2D54">
        <w:rPr>
          <w:rFonts w:asciiTheme="majorBidi" w:eastAsiaTheme="minorEastAsia" w:hAnsiTheme="majorBidi" w:cstheme="majorBidi"/>
          <w:color w:val="000000"/>
          <w:sz w:val="28"/>
          <w:szCs w:val="28"/>
          <w:u w:color="000000"/>
        </w:rPr>
        <w:t xml:space="preserve">material highlighted is important </w:t>
      </w:r>
      <w:r>
        <w:rPr>
          <w:rFonts w:asciiTheme="majorBidi" w:eastAsiaTheme="minorEastAsia" w:hAnsiTheme="majorBidi" w:cstheme="majorBidi"/>
          <w:color w:val="000000"/>
          <w:sz w:val="28"/>
          <w:szCs w:val="28"/>
          <w:u w:color="000000"/>
        </w:rPr>
        <w:t xml:space="preserve">and </w:t>
      </w:r>
      <w:r w:rsidRPr="00EB2D54">
        <w:rPr>
          <w:rFonts w:asciiTheme="majorBidi" w:eastAsiaTheme="minorEastAsia" w:hAnsiTheme="majorBidi" w:cstheme="majorBidi"/>
          <w:color w:val="000000"/>
          <w:sz w:val="28"/>
          <w:szCs w:val="28"/>
          <w:u w:color="000000"/>
        </w:rPr>
        <w:t>is being mentioned for the first time</w:t>
      </w:r>
      <w:r>
        <w:rPr>
          <w:rFonts w:asciiTheme="majorBidi" w:eastAsiaTheme="minorEastAsia" w:hAnsiTheme="majorBidi" w:cstheme="majorBidi"/>
          <w:color w:val="000000"/>
          <w:sz w:val="28"/>
          <w:szCs w:val="28"/>
          <w:u w:color="000000"/>
        </w:rPr>
        <w:t xml:space="preserve"> </w:t>
      </w:r>
      <w:r>
        <w:rPr>
          <w:rFonts w:asciiTheme="majorBidi" w:eastAsiaTheme="minorEastAsia" w:hAnsiTheme="majorBidi" w:cstheme="majorBidi"/>
          <w:color w:val="000000"/>
          <w:sz w:val="28"/>
          <w:szCs w:val="28"/>
          <w:u w:color="000000"/>
        </w:rPr>
        <w:lastRenderedPageBreak/>
        <w:t xml:space="preserve">or repeated </w:t>
      </w:r>
      <w:r w:rsidR="00875792">
        <w:rPr>
          <w:rFonts w:asciiTheme="majorBidi" w:eastAsiaTheme="minorEastAsia" w:hAnsiTheme="majorBidi" w:cstheme="majorBidi"/>
          <w:color w:val="000000"/>
          <w:sz w:val="28"/>
          <w:szCs w:val="28"/>
          <w:u w:color="000000"/>
        </w:rPr>
        <w:t>because of its import</w:t>
      </w:r>
      <w:r w:rsidRPr="00EB2D54">
        <w:rPr>
          <w:rFonts w:asciiTheme="majorBidi" w:eastAsiaTheme="minorEastAsia" w:hAnsiTheme="majorBidi" w:cstheme="majorBidi"/>
          <w:color w:val="000000"/>
          <w:sz w:val="28"/>
          <w:szCs w:val="28"/>
          <w:u w:color="000000"/>
        </w:rPr>
        <w:t>.</w:t>
      </w:r>
      <w:r w:rsidRPr="00875792">
        <w:rPr>
          <w:rFonts w:asciiTheme="majorBidi" w:eastAsiaTheme="minorEastAsia" w:hAnsiTheme="majorBidi" w:cstheme="majorBidi"/>
          <w:b/>
          <w:bCs/>
          <w:color w:val="000000"/>
          <w:sz w:val="28"/>
          <w:szCs w:val="28"/>
          <w:u w:color="000000"/>
        </w:rPr>
        <w:t xml:space="preserve"> </w:t>
      </w:r>
      <w:r w:rsidR="00875792" w:rsidRPr="00875792">
        <w:rPr>
          <w:rFonts w:asciiTheme="majorBidi" w:eastAsiaTheme="minorEastAsia" w:hAnsiTheme="majorBidi" w:cstheme="majorBidi"/>
          <w:b/>
          <w:bCs/>
          <w:color w:val="000000"/>
          <w:sz w:val="28"/>
          <w:szCs w:val="28"/>
          <w:u w:color="000000"/>
        </w:rPr>
        <w:t>B</w:t>
      </w:r>
      <w:r w:rsidRPr="00EB2D54">
        <w:rPr>
          <w:rFonts w:asciiTheme="majorBidi" w:eastAsiaTheme="minorEastAsia" w:hAnsiTheme="majorBidi" w:cstheme="majorBidi"/>
          <w:b/>
          <w:bCs/>
          <w:color w:val="000000"/>
          <w:sz w:val="28"/>
          <w:szCs w:val="28"/>
          <w:u w:color="000000"/>
        </w:rPr>
        <w:t>old face</w:t>
      </w:r>
      <w:r w:rsidRPr="00EB2D54">
        <w:rPr>
          <w:rFonts w:asciiTheme="majorBidi" w:eastAsiaTheme="minorEastAsia" w:hAnsiTheme="majorBidi" w:cstheme="majorBidi"/>
          <w:color w:val="000000"/>
          <w:sz w:val="28"/>
          <w:szCs w:val="28"/>
          <w:u w:color="000000"/>
        </w:rPr>
        <w:t xml:space="preserve"> is used for introducing </w:t>
      </w:r>
      <w:r>
        <w:rPr>
          <w:rFonts w:asciiTheme="majorBidi" w:eastAsiaTheme="minorEastAsia" w:hAnsiTheme="majorBidi" w:cstheme="majorBidi"/>
          <w:color w:val="000000"/>
          <w:sz w:val="28"/>
          <w:szCs w:val="28"/>
          <w:u w:color="000000"/>
        </w:rPr>
        <w:t>Scholars</w:t>
      </w:r>
      <w:r w:rsidRPr="00EB2D54">
        <w:rPr>
          <w:rFonts w:asciiTheme="majorBidi" w:hAnsiTheme="majorBidi" w:cstheme="majorBidi"/>
          <w:sz w:val="20"/>
          <w:szCs w:val="20"/>
        </w:rPr>
        <w:t>—</w:t>
      </w:r>
      <w:r w:rsidRPr="00EB2D54">
        <w:rPr>
          <w:rFonts w:asciiTheme="majorBidi" w:eastAsiaTheme="minorEastAsia" w:hAnsiTheme="majorBidi" w:cstheme="majorBidi"/>
          <w:color w:val="000000"/>
          <w:sz w:val="28"/>
          <w:szCs w:val="28"/>
          <w:u w:color="000000"/>
        </w:rPr>
        <w:t xml:space="preserve">such as </w:t>
      </w:r>
      <w:r w:rsidRPr="00EB2D54">
        <w:rPr>
          <w:rFonts w:asciiTheme="majorBidi" w:eastAsiaTheme="minorEastAsia" w:hAnsiTheme="majorBidi" w:cstheme="majorBidi"/>
          <w:b/>
          <w:bCs/>
          <w:color w:val="000000"/>
          <w:sz w:val="28"/>
          <w:szCs w:val="28"/>
          <w:u w:color="000000"/>
        </w:rPr>
        <w:t>Ibn al-‘Arab</w:t>
      </w:r>
      <w:r w:rsidRPr="00EB2D54">
        <w:rPr>
          <w:rFonts w:asciiTheme="majorBidi" w:hAnsiTheme="majorBidi" w:cstheme="majorBidi"/>
          <w:b/>
          <w:bCs/>
          <w:sz w:val="28"/>
          <w:szCs w:val="28"/>
        </w:rPr>
        <w:t>ī</w:t>
      </w:r>
      <w:r w:rsidRPr="00EB2D54">
        <w:rPr>
          <w:rFonts w:asciiTheme="majorBidi" w:hAnsiTheme="majorBidi" w:cstheme="majorBidi"/>
          <w:sz w:val="20"/>
          <w:szCs w:val="20"/>
        </w:rPr>
        <w:t>—</w:t>
      </w:r>
      <w:r w:rsidRPr="00EB2D54">
        <w:rPr>
          <w:rFonts w:asciiTheme="majorBidi" w:eastAsiaTheme="minorEastAsia" w:hAnsiTheme="majorBidi" w:cstheme="majorBidi"/>
          <w:color w:val="000000"/>
          <w:sz w:val="28"/>
          <w:szCs w:val="28"/>
          <w:u w:color="000000"/>
        </w:rPr>
        <w:t>special terminology</w:t>
      </w:r>
      <w:r w:rsidRPr="00EB2D54">
        <w:rPr>
          <w:rFonts w:asciiTheme="majorBidi" w:hAnsiTheme="majorBidi" w:cstheme="majorBidi"/>
          <w:sz w:val="20"/>
          <w:szCs w:val="20"/>
        </w:rPr>
        <w:t>—</w:t>
      </w:r>
      <w:r w:rsidRPr="00EB2D54">
        <w:rPr>
          <w:rFonts w:asciiTheme="majorBidi" w:eastAsiaTheme="minorEastAsia" w:hAnsiTheme="majorBidi" w:cstheme="majorBidi"/>
          <w:color w:val="000000"/>
          <w:sz w:val="28"/>
          <w:szCs w:val="28"/>
          <w:u w:color="000000"/>
        </w:rPr>
        <w:t xml:space="preserve">such as </w:t>
      </w:r>
      <w:r>
        <w:rPr>
          <w:rFonts w:asciiTheme="majorBidi" w:eastAsiaTheme="minorEastAsia" w:hAnsiTheme="majorBidi" w:cstheme="majorBidi"/>
          <w:b/>
          <w:bCs/>
          <w:color w:val="000000"/>
          <w:sz w:val="28"/>
          <w:szCs w:val="28"/>
          <w:u w:color="000000"/>
        </w:rPr>
        <w:t>I</w:t>
      </w:r>
      <w:r w:rsidRPr="00EB2D54">
        <w:rPr>
          <w:rFonts w:asciiTheme="majorBidi" w:eastAsiaTheme="minorEastAsia" w:hAnsiTheme="majorBidi" w:cstheme="majorBidi"/>
          <w:b/>
          <w:bCs/>
          <w:color w:val="000000"/>
          <w:sz w:val="28"/>
          <w:szCs w:val="28"/>
          <w:u w:color="000000"/>
        </w:rPr>
        <w:t>mmanentism</w:t>
      </w:r>
      <w:r w:rsidRPr="00EB2D54">
        <w:rPr>
          <w:rFonts w:asciiTheme="majorBidi" w:hAnsiTheme="majorBidi" w:cstheme="majorBidi"/>
          <w:sz w:val="20"/>
          <w:szCs w:val="20"/>
        </w:rPr>
        <w:t>—</w:t>
      </w:r>
      <w:r w:rsidRPr="00EB2D54">
        <w:rPr>
          <w:rFonts w:asciiTheme="majorBidi" w:eastAsiaTheme="minorEastAsia" w:hAnsiTheme="majorBidi" w:cstheme="majorBidi"/>
          <w:color w:val="000000"/>
          <w:sz w:val="28"/>
          <w:szCs w:val="28"/>
          <w:u w:color="000000"/>
        </w:rPr>
        <w:t xml:space="preserve">and </w:t>
      </w:r>
      <w:r>
        <w:rPr>
          <w:rFonts w:asciiTheme="majorBidi" w:eastAsiaTheme="minorEastAsia" w:hAnsiTheme="majorBidi" w:cstheme="majorBidi"/>
          <w:color w:val="000000"/>
          <w:sz w:val="28"/>
          <w:szCs w:val="28"/>
          <w:u w:color="000000"/>
        </w:rPr>
        <w:t xml:space="preserve">even </w:t>
      </w:r>
      <w:r w:rsidRPr="00EB2D54">
        <w:rPr>
          <w:rFonts w:asciiTheme="majorBidi" w:eastAsiaTheme="minorEastAsia" w:hAnsiTheme="majorBidi" w:cstheme="majorBidi"/>
          <w:color w:val="000000"/>
          <w:sz w:val="28"/>
          <w:szCs w:val="28"/>
          <w:u w:color="000000"/>
        </w:rPr>
        <w:t xml:space="preserve">words like </w:t>
      </w:r>
      <w:r w:rsidRPr="00EB2D54">
        <w:rPr>
          <w:rFonts w:asciiTheme="majorBidi" w:eastAsiaTheme="minorEastAsia" w:hAnsiTheme="majorBidi" w:cstheme="majorBidi"/>
          <w:b/>
          <w:bCs/>
          <w:color w:val="000000"/>
          <w:sz w:val="28"/>
          <w:szCs w:val="28"/>
          <w:u w:color="000000"/>
        </w:rPr>
        <w:t>God</w:t>
      </w:r>
      <w:r w:rsidRPr="00EB2D54">
        <w:rPr>
          <w:rFonts w:asciiTheme="majorBidi" w:eastAsiaTheme="minorEastAsia" w:hAnsiTheme="majorBidi" w:cstheme="majorBidi"/>
          <w:color w:val="000000"/>
          <w:sz w:val="28"/>
          <w:szCs w:val="28"/>
          <w:u w:color="000000"/>
        </w:rPr>
        <w:t xml:space="preserve"> and </w:t>
      </w:r>
      <w:r w:rsidRPr="00EB2D54">
        <w:rPr>
          <w:rFonts w:asciiTheme="majorBidi" w:eastAsiaTheme="minorEastAsia" w:hAnsiTheme="majorBidi" w:cstheme="majorBidi"/>
          <w:b/>
          <w:bCs/>
          <w:color w:val="000000"/>
          <w:sz w:val="28"/>
          <w:szCs w:val="28"/>
          <w:u w:color="000000"/>
        </w:rPr>
        <w:t>Foreordination</w:t>
      </w:r>
      <w:r w:rsidRPr="00EB2D54">
        <w:rPr>
          <w:rFonts w:asciiTheme="majorBidi" w:eastAsiaTheme="minorEastAsia" w:hAnsiTheme="majorBidi" w:cstheme="majorBidi"/>
          <w:color w:val="000000"/>
          <w:sz w:val="28"/>
          <w:szCs w:val="28"/>
          <w:u w:color="000000"/>
        </w:rPr>
        <w:t>, wh</w:t>
      </w:r>
      <w:r>
        <w:rPr>
          <w:rFonts w:asciiTheme="majorBidi" w:eastAsiaTheme="minorEastAsia" w:hAnsiTheme="majorBidi" w:cstheme="majorBidi"/>
          <w:color w:val="000000"/>
          <w:sz w:val="28"/>
          <w:szCs w:val="28"/>
          <w:u w:color="000000"/>
        </w:rPr>
        <w:t>en</w:t>
      </w:r>
      <w:r w:rsidR="002276FD">
        <w:rPr>
          <w:rFonts w:asciiTheme="majorBidi" w:eastAsiaTheme="minorEastAsia" w:hAnsiTheme="majorBidi" w:cstheme="majorBidi"/>
          <w:color w:val="000000"/>
          <w:sz w:val="28"/>
          <w:szCs w:val="28"/>
          <w:u w:color="000000"/>
        </w:rPr>
        <w:t>ever</w:t>
      </w:r>
      <w:r w:rsidRPr="00EB2D54">
        <w:rPr>
          <w:rFonts w:asciiTheme="majorBidi" w:eastAsiaTheme="minorEastAsia" w:hAnsiTheme="majorBidi" w:cstheme="majorBidi"/>
          <w:color w:val="000000"/>
          <w:sz w:val="28"/>
          <w:szCs w:val="28"/>
          <w:u w:color="000000"/>
        </w:rPr>
        <w:t xml:space="preserve"> I believe </w:t>
      </w:r>
      <w:r>
        <w:rPr>
          <w:rFonts w:asciiTheme="majorBidi" w:eastAsiaTheme="minorEastAsia" w:hAnsiTheme="majorBidi" w:cstheme="majorBidi"/>
          <w:color w:val="000000"/>
          <w:sz w:val="28"/>
          <w:szCs w:val="28"/>
          <w:u w:color="000000"/>
        </w:rPr>
        <w:t xml:space="preserve">my use of such references </w:t>
      </w:r>
      <w:r w:rsidRPr="00EB2D54">
        <w:rPr>
          <w:rFonts w:asciiTheme="majorBidi" w:eastAsiaTheme="minorEastAsia" w:hAnsiTheme="majorBidi" w:cstheme="majorBidi"/>
          <w:color w:val="000000"/>
          <w:sz w:val="28"/>
          <w:szCs w:val="28"/>
          <w:u w:color="000000"/>
        </w:rPr>
        <w:t>require</w:t>
      </w:r>
      <w:r>
        <w:rPr>
          <w:rFonts w:asciiTheme="majorBidi" w:eastAsiaTheme="minorEastAsia" w:hAnsiTheme="majorBidi" w:cstheme="majorBidi"/>
          <w:color w:val="000000"/>
          <w:sz w:val="28"/>
          <w:szCs w:val="28"/>
          <w:u w:color="000000"/>
        </w:rPr>
        <w:t>s</w:t>
      </w:r>
      <w:r w:rsidRPr="00EB2D54">
        <w:rPr>
          <w:rFonts w:asciiTheme="majorBidi" w:eastAsiaTheme="minorEastAsia" w:hAnsiTheme="majorBidi" w:cstheme="majorBidi"/>
          <w:color w:val="000000"/>
          <w:sz w:val="28"/>
          <w:szCs w:val="28"/>
          <w:u w:color="000000"/>
        </w:rPr>
        <w:t xml:space="preserve"> clarification</w:t>
      </w:r>
      <w:r>
        <w:rPr>
          <w:rFonts w:asciiTheme="majorBidi" w:eastAsiaTheme="minorEastAsia" w:hAnsiTheme="majorBidi" w:cstheme="majorBidi"/>
          <w:color w:val="000000"/>
          <w:sz w:val="28"/>
          <w:szCs w:val="28"/>
          <w:u w:color="000000"/>
        </w:rPr>
        <w:t xml:space="preserve"> in the Footnotes</w:t>
      </w:r>
      <w:r w:rsidRPr="00EB2D54">
        <w:rPr>
          <w:rFonts w:asciiTheme="majorBidi" w:eastAsiaTheme="minorEastAsia" w:hAnsiTheme="majorBidi" w:cstheme="majorBidi"/>
          <w:color w:val="000000"/>
          <w:sz w:val="28"/>
          <w:szCs w:val="28"/>
          <w:u w:color="000000"/>
        </w:rPr>
        <w:t xml:space="preserve"> for the </w:t>
      </w:r>
      <w:r>
        <w:rPr>
          <w:rFonts w:asciiTheme="majorBidi" w:eastAsiaTheme="minorEastAsia" w:hAnsiTheme="majorBidi" w:cstheme="majorBidi"/>
          <w:color w:val="000000"/>
          <w:sz w:val="28"/>
          <w:szCs w:val="28"/>
          <w:u w:color="000000"/>
        </w:rPr>
        <w:t>reader-listener</w:t>
      </w:r>
      <w:r w:rsidR="00221B75">
        <w:rPr>
          <w:rFonts w:asciiTheme="majorBidi" w:eastAsiaTheme="minorEastAsia" w:hAnsiTheme="majorBidi" w:cstheme="majorBidi"/>
          <w:color w:val="000000"/>
          <w:sz w:val="28"/>
          <w:szCs w:val="28"/>
          <w:u w:color="000000"/>
        </w:rPr>
        <w:t>s</w:t>
      </w:r>
      <w:r w:rsidRPr="00EB2D54">
        <w:rPr>
          <w:rFonts w:asciiTheme="majorBidi" w:eastAsiaTheme="minorEastAsia" w:hAnsiTheme="majorBidi" w:cstheme="majorBidi"/>
          <w:color w:val="000000"/>
          <w:sz w:val="28"/>
          <w:szCs w:val="28"/>
          <w:u w:color="000000"/>
        </w:rPr>
        <w:t xml:space="preserve"> so that the</w:t>
      </w:r>
      <w:r w:rsidR="00221B75">
        <w:rPr>
          <w:rFonts w:asciiTheme="majorBidi" w:eastAsiaTheme="minorEastAsia" w:hAnsiTheme="majorBidi" w:cstheme="majorBidi"/>
          <w:color w:val="000000"/>
          <w:sz w:val="28"/>
          <w:szCs w:val="28"/>
          <w:u w:color="000000"/>
        </w:rPr>
        <w:t xml:space="preserve"> material is</w:t>
      </w:r>
      <w:r w:rsidRPr="00EB2D54">
        <w:rPr>
          <w:rFonts w:asciiTheme="majorBidi" w:eastAsiaTheme="minorEastAsia" w:hAnsiTheme="majorBidi" w:cstheme="majorBidi"/>
          <w:color w:val="000000"/>
          <w:sz w:val="28"/>
          <w:szCs w:val="28"/>
          <w:u w:color="000000"/>
        </w:rPr>
        <w:t xml:space="preserve"> not misunderstood</w:t>
      </w:r>
      <w:r w:rsidR="007410C1">
        <w:rPr>
          <w:rFonts w:asciiTheme="majorBidi" w:eastAsiaTheme="minorEastAsia" w:hAnsiTheme="majorBidi" w:cstheme="majorBidi"/>
          <w:color w:val="000000"/>
          <w:sz w:val="28"/>
          <w:szCs w:val="28"/>
          <w:u w:color="000000"/>
        </w:rPr>
        <w:t xml:space="preserve">. Bold print—with or without underlining—may also be used to draw attention to certain passages—such as particular working in a </w:t>
      </w:r>
      <w:r w:rsidR="00AB215D" w:rsidRPr="00EB5491">
        <w:rPr>
          <w:rFonts w:asciiTheme="majorBidi" w:hAnsiTheme="majorBidi" w:cstheme="majorBidi"/>
          <w:sz w:val="28"/>
          <w:szCs w:val="28"/>
        </w:rPr>
        <w:t>Qur’ānic</w:t>
      </w:r>
      <w:r w:rsidR="00AB215D">
        <w:rPr>
          <w:rFonts w:asciiTheme="majorBidi" w:hAnsiTheme="majorBidi" w:cstheme="majorBidi"/>
          <w:sz w:val="28"/>
          <w:szCs w:val="28"/>
        </w:rPr>
        <w:t xml:space="preserve"> passage or Prophetic </w:t>
      </w:r>
      <w:r w:rsidR="00F73C05" w:rsidRPr="00EB5491">
        <w:rPr>
          <w:rFonts w:asciiTheme="majorBidi" w:hAnsiTheme="majorBidi" w:cstheme="majorBidi"/>
          <w:i/>
          <w:iCs/>
          <w:sz w:val="28"/>
          <w:szCs w:val="28"/>
        </w:rPr>
        <w:t>Ḥadīth</w:t>
      </w:r>
      <w:r w:rsidR="00F73C05">
        <w:rPr>
          <w:rFonts w:asciiTheme="majorBidi" w:hAnsiTheme="majorBidi" w:cstheme="majorBidi"/>
          <w:sz w:val="28"/>
          <w:szCs w:val="28"/>
        </w:rPr>
        <w:t xml:space="preserve">. Nevertheless, in such cases, simple underlining without boldface would be my preferred method. </w:t>
      </w:r>
      <w:r w:rsidR="002F221A">
        <w:rPr>
          <w:rFonts w:asciiTheme="majorBidi" w:hAnsiTheme="majorBidi" w:cstheme="majorBidi"/>
          <w:i/>
          <w:iCs/>
          <w:sz w:val="28"/>
          <w:szCs w:val="28"/>
        </w:rPr>
        <w:t xml:space="preserve">The First Teaching </w:t>
      </w:r>
      <w:r w:rsidR="00B82E5B">
        <w:rPr>
          <w:rFonts w:asciiTheme="majorBidi" w:hAnsiTheme="majorBidi" w:cstheme="majorBidi"/>
          <w:sz w:val="28"/>
          <w:szCs w:val="28"/>
        </w:rPr>
        <w:t xml:space="preserve">will also be supplemented with a special </w:t>
      </w:r>
      <w:r w:rsidR="00B82E5B" w:rsidRPr="00747CFB">
        <w:rPr>
          <w:rFonts w:asciiTheme="majorBidi" w:hAnsiTheme="majorBidi" w:cstheme="majorBidi"/>
          <w:b/>
          <w:bCs/>
          <w:sz w:val="28"/>
          <w:szCs w:val="28"/>
        </w:rPr>
        <w:t>website</w:t>
      </w:r>
      <w:r w:rsidR="00E80AB7">
        <w:rPr>
          <w:rStyle w:val="FootnoteReference"/>
          <w:rFonts w:asciiTheme="majorBidi" w:hAnsiTheme="majorBidi" w:cstheme="majorBidi"/>
          <w:b/>
          <w:bCs/>
          <w:sz w:val="28"/>
          <w:szCs w:val="28"/>
        </w:rPr>
        <w:footnoteReference w:id="34"/>
      </w:r>
      <w:r w:rsidR="00B82E5B">
        <w:rPr>
          <w:rFonts w:asciiTheme="majorBidi" w:hAnsiTheme="majorBidi" w:cstheme="majorBidi"/>
          <w:sz w:val="28"/>
          <w:szCs w:val="28"/>
        </w:rPr>
        <w:t xml:space="preserve"> of its own to add </w:t>
      </w:r>
      <w:r w:rsidR="00747CFB">
        <w:rPr>
          <w:rFonts w:asciiTheme="majorBidi" w:hAnsiTheme="majorBidi" w:cstheme="majorBidi"/>
          <w:sz w:val="28"/>
          <w:szCs w:val="28"/>
        </w:rPr>
        <w:t xml:space="preserve">helpful </w:t>
      </w:r>
      <w:r w:rsidR="00B82E5B">
        <w:rPr>
          <w:rFonts w:asciiTheme="majorBidi" w:hAnsiTheme="majorBidi" w:cstheme="majorBidi"/>
          <w:sz w:val="28"/>
          <w:szCs w:val="28"/>
        </w:rPr>
        <w:t>details and images</w:t>
      </w:r>
      <w:r w:rsidR="00747CFB">
        <w:rPr>
          <w:rFonts w:asciiTheme="majorBidi" w:hAnsiTheme="majorBidi" w:cstheme="majorBidi"/>
          <w:sz w:val="28"/>
          <w:szCs w:val="28"/>
        </w:rPr>
        <w:t xml:space="preserve">, amendments and corrections that were not part of the original text. </w:t>
      </w:r>
      <w:r w:rsidRPr="00B16600">
        <w:rPr>
          <w:rFonts w:asciiTheme="majorBidi" w:hAnsiTheme="majorBidi" w:cstheme="majorBidi"/>
          <w:sz w:val="28"/>
          <w:szCs w:val="28"/>
        </w:rPr>
        <w:t>Entries</w:t>
      </w:r>
      <w:r w:rsidRPr="00E73F49">
        <w:rPr>
          <w:rFonts w:asciiTheme="majorBidi" w:hAnsiTheme="majorBidi" w:cstheme="majorBidi"/>
          <w:sz w:val="28"/>
          <w:szCs w:val="28"/>
        </w:rPr>
        <w:t xml:space="preserve"> i</w:t>
      </w:r>
      <w:r>
        <w:rPr>
          <w:rFonts w:asciiTheme="majorBidi" w:hAnsiTheme="majorBidi" w:cstheme="majorBidi"/>
          <w:sz w:val="28"/>
          <w:szCs w:val="28"/>
        </w:rPr>
        <w:t xml:space="preserve">n </w:t>
      </w:r>
      <w:r w:rsidRPr="00EB2D54">
        <w:rPr>
          <w:rFonts w:asciiTheme="majorBidi" w:hAnsiTheme="majorBidi" w:cstheme="majorBidi"/>
          <w:i/>
          <w:iCs/>
          <w:sz w:val="28"/>
          <w:szCs w:val="28"/>
        </w:rPr>
        <w:t xml:space="preserve">The First Teaching </w:t>
      </w:r>
      <w:r>
        <w:rPr>
          <w:rFonts w:asciiTheme="majorBidi" w:hAnsiTheme="majorBidi" w:cstheme="majorBidi"/>
          <w:sz w:val="28"/>
          <w:szCs w:val="28"/>
        </w:rPr>
        <w:t xml:space="preserve">that </w:t>
      </w:r>
      <w:r w:rsidRPr="005D4354">
        <w:rPr>
          <w:rFonts w:asciiTheme="majorBidi" w:hAnsiTheme="majorBidi" w:cstheme="majorBidi"/>
          <w:sz w:val="28"/>
          <w:szCs w:val="28"/>
          <w:u w:val="single"/>
        </w:rPr>
        <w:t>end with an asterix</w:t>
      </w:r>
      <w:r w:rsidRPr="005D4354">
        <w:rPr>
          <w:rFonts w:asciiTheme="majorBidi" w:hAnsiTheme="majorBidi" w:cstheme="majorBidi"/>
          <w:sz w:val="28"/>
          <w:szCs w:val="28"/>
        </w:rPr>
        <w:t>—such as:</w:t>
      </w:r>
      <w:r w:rsidRPr="005D4354">
        <w:rPr>
          <w:rFonts w:asciiTheme="majorBidi" w:eastAsiaTheme="minorEastAsia" w:hAnsiTheme="majorBidi" w:cstheme="majorBidi"/>
          <w:color w:val="000000"/>
          <w:sz w:val="28"/>
          <w:szCs w:val="28"/>
          <w:u w:val="single" w:color="000000"/>
        </w:rPr>
        <w:t xml:space="preserve"> Civilization (</w:t>
      </w:r>
      <w:r w:rsidRPr="005D4354">
        <w:rPr>
          <w:rFonts w:asciiTheme="majorBidi" w:eastAsiaTheme="minorEastAsia" w:hAnsiTheme="majorBidi" w:cstheme="majorBidi"/>
          <w:i/>
          <w:iCs/>
          <w:color w:val="000000"/>
          <w:sz w:val="28"/>
          <w:szCs w:val="28"/>
          <w:u w:val="single" w:color="000000"/>
        </w:rPr>
        <w:t>al-‘Umr</w:t>
      </w:r>
      <w:r w:rsidRPr="005D4354">
        <w:rPr>
          <w:rFonts w:asciiTheme="majorBidi" w:hAnsiTheme="majorBidi" w:cstheme="majorBidi"/>
          <w:i/>
          <w:iCs/>
          <w:sz w:val="28"/>
          <w:szCs w:val="28"/>
          <w:u w:val="single"/>
        </w:rPr>
        <w:t>ā</w:t>
      </w:r>
      <w:r w:rsidRPr="005D4354">
        <w:rPr>
          <w:rFonts w:asciiTheme="majorBidi" w:eastAsiaTheme="minorEastAsia" w:hAnsiTheme="majorBidi" w:cstheme="majorBidi"/>
          <w:i/>
          <w:iCs/>
          <w:color w:val="000000"/>
          <w:sz w:val="28"/>
          <w:szCs w:val="28"/>
          <w:u w:val="single" w:color="000000"/>
        </w:rPr>
        <w:t>n</w:t>
      </w:r>
      <w:r w:rsidRPr="005D4354">
        <w:rPr>
          <w:rFonts w:asciiTheme="majorBidi" w:eastAsiaTheme="minorEastAsia" w:hAnsiTheme="majorBidi" w:cstheme="majorBidi"/>
          <w:color w:val="000000"/>
          <w:sz w:val="28"/>
          <w:szCs w:val="28"/>
          <w:u w:val="single" w:color="000000"/>
        </w:rPr>
        <w:t>)</w:t>
      </w:r>
      <w:r w:rsidRPr="005D4354">
        <w:rPr>
          <w:sz w:val="28"/>
          <w:szCs w:val="28"/>
        </w:rPr>
        <w:t>*</w:t>
      </w:r>
      <w:r w:rsidRPr="00B16600">
        <w:rPr>
          <w:sz w:val="28"/>
          <w:szCs w:val="28"/>
        </w:rPr>
        <w:t>—</w:t>
      </w:r>
      <w:r>
        <w:rPr>
          <w:sz w:val="28"/>
          <w:szCs w:val="28"/>
        </w:rPr>
        <w:t xml:space="preserve">indicate </w:t>
      </w:r>
      <w:r w:rsidRPr="00B16600">
        <w:rPr>
          <w:sz w:val="28"/>
          <w:szCs w:val="28"/>
        </w:rPr>
        <w:t xml:space="preserve">special </w:t>
      </w:r>
      <w:r w:rsidR="004626B5">
        <w:rPr>
          <w:sz w:val="28"/>
          <w:szCs w:val="28"/>
        </w:rPr>
        <w:t>pedagogical</w:t>
      </w:r>
      <w:r>
        <w:rPr>
          <w:sz w:val="28"/>
          <w:szCs w:val="28"/>
        </w:rPr>
        <w:t xml:space="preserve"> guidelines</w:t>
      </w:r>
      <w:r w:rsidRPr="00B16600">
        <w:rPr>
          <w:sz w:val="28"/>
          <w:szCs w:val="28"/>
        </w:rPr>
        <w:t xml:space="preserve"> for the author and </w:t>
      </w:r>
      <w:r>
        <w:rPr>
          <w:sz w:val="28"/>
          <w:szCs w:val="28"/>
        </w:rPr>
        <w:t xml:space="preserve">authorized </w:t>
      </w:r>
      <w:r w:rsidR="00E80AB7">
        <w:rPr>
          <w:sz w:val="28"/>
          <w:szCs w:val="28"/>
        </w:rPr>
        <w:t>reader-</w:t>
      </w:r>
      <w:r>
        <w:rPr>
          <w:sz w:val="28"/>
          <w:szCs w:val="28"/>
        </w:rPr>
        <w:t xml:space="preserve">teachers </w:t>
      </w:r>
      <w:r w:rsidR="001D2C25">
        <w:rPr>
          <w:sz w:val="28"/>
          <w:szCs w:val="28"/>
        </w:rPr>
        <w:t>in presenting</w:t>
      </w:r>
      <w:r>
        <w:rPr>
          <w:sz w:val="28"/>
          <w:szCs w:val="28"/>
        </w:rPr>
        <w:t xml:space="preserve"> the printed text</w:t>
      </w:r>
      <w:r w:rsidR="000D4FCE">
        <w:rPr>
          <w:sz w:val="28"/>
          <w:szCs w:val="28"/>
        </w:rPr>
        <w:t xml:space="preserve"> </w:t>
      </w:r>
      <w:r w:rsidR="001D2C25">
        <w:rPr>
          <w:sz w:val="28"/>
          <w:szCs w:val="28"/>
        </w:rPr>
        <w:t>during</w:t>
      </w:r>
      <w:r w:rsidR="000D4FCE">
        <w:rPr>
          <w:sz w:val="28"/>
          <w:szCs w:val="28"/>
        </w:rPr>
        <w:t xml:space="preserve"> their </w:t>
      </w:r>
      <w:r w:rsidR="005B6527">
        <w:rPr>
          <w:sz w:val="28"/>
          <w:szCs w:val="28"/>
        </w:rPr>
        <w:t>sessions</w:t>
      </w:r>
      <w:r w:rsidR="000D4FCE">
        <w:rPr>
          <w:sz w:val="28"/>
          <w:szCs w:val="28"/>
        </w:rPr>
        <w:t xml:space="preserve"> with readers, listeners, and reader-listeners.</w:t>
      </w:r>
      <w:r w:rsidRPr="00B16600">
        <w:rPr>
          <w:sz w:val="28"/>
          <w:szCs w:val="28"/>
        </w:rPr>
        <w:t xml:space="preserve"> </w:t>
      </w:r>
      <w:r w:rsidRPr="0085532B">
        <w:rPr>
          <w:sz w:val="28"/>
          <w:szCs w:val="28"/>
        </w:rPr>
        <w:t xml:space="preserve"> </w:t>
      </w:r>
    </w:p>
    <w:p w14:paraId="2474684B" w14:textId="77777777" w:rsidR="00E86172" w:rsidRPr="00EB2D54" w:rsidRDefault="00E86172" w:rsidP="00E86172"/>
    <w:p w14:paraId="20D1CBE8" w14:textId="77777777" w:rsidR="00E86172" w:rsidRPr="005B6527" w:rsidRDefault="00E86172" w:rsidP="00E86172">
      <w:pPr>
        <w:pStyle w:val="Heading4"/>
        <w:spacing w:before="0" w:after="0"/>
        <w:rPr>
          <w:rFonts w:asciiTheme="majorBidi" w:hAnsiTheme="majorBidi" w:cstheme="majorBidi"/>
          <w:b/>
          <w:bCs/>
          <w:color w:val="C00000"/>
          <w:sz w:val="28"/>
          <w:szCs w:val="28"/>
          <w:u w:color="000000"/>
        </w:rPr>
      </w:pPr>
      <w:bookmarkStart w:id="185" w:name="_Toc188509223"/>
      <w:r w:rsidRPr="005B6527">
        <w:rPr>
          <w:rFonts w:asciiTheme="majorBidi" w:hAnsiTheme="majorBidi" w:cstheme="majorBidi"/>
          <w:b/>
          <w:bCs/>
          <w:color w:val="C00000"/>
          <w:sz w:val="28"/>
          <w:szCs w:val="28"/>
          <w:u w:color="000000"/>
        </w:rPr>
        <w:t>Capitalization</w:t>
      </w:r>
      <w:bookmarkEnd w:id="185"/>
    </w:p>
    <w:p w14:paraId="4871A86A" w14:textId="5673BB2C" w:rsidR="00724D63" w:rsidRDefault="00E86172" w:rsidP="000D076F">
      <w:pPr>
        <w:autoSpaceDE w:val="0"/>
        <w:autoSpaceDN w:val="0"/>
        <w:adjustRightInd w:val="0"/>
        <w:rPr>
          <w:rFonts w:asciiTheme="majorBidi" w:eastAsiaTheme="minorEastAsia" w:hAnsiTheme="majorBidi" w:cstheme="majorBidi"/>
          <w:color w:val="000000"/>
          <w:sz w:val="28"/>
          <w:szCs w:val="28"/>
          <w:u w:color="000000"/>
        </w:rPr>
      </w:pPr>
      <w:r w:rsidRPr="00EB2D54">
        <w:rPr>
          <w:rFonts w:asciiTheme="majorBidi" w:eastAsiaTheme="minorEastAsia" w:hAnsiTheme="majorBidi" w:cstheme="majorBidi"/>
          <w:color w:val="000000"/>
          <w:sz w:val="28"/>
          <w:szCs w:val="28"/>
          <w:u w:color="000000"/>
        </w:rPr>
        <w:t>Modern publishers often discourage extensive use of capitals, but such rules are often modified in specialized works</w:t>
      </w:r>
      <w:r>
        <w:rPr>
          <w:rFonts w:asciiTheme="majorBidi" w:eastAsiaTheme="minorEastAsia" w:hAnsiTheme="majorBidi" w:cstheme="majorBidi"/>
          <w:color w:val="000000"/>
          <w:sz w:val="28"/>
          <w:szCs w:val="28"/>
          <w:u w:color="000000"/>
        </w:rPr>
        <w:t xml:space="preserve"> like this compendium</w:t>
      </w:r>
      <w:r w:rsidRPr="00EB2D54">
        <w:rPr>
          <w:rFonts w:asciiTheme="majorBidi" w:eastAsiaTheme="minorEastAsia" w:hAnsiTheme="majorBidi" w:cstheme="majorBidi"/>
          <w:color w:val="000000"/>
          <w:sz w:val="28"/>
          <w:szCs w:val="28"/>
          <w:u w:color="000000"/>
        </w:rPr>
        <w:t>. Moreover, experienced editors understand that there are no universal rules in English for the use or avoidance of capital letters. It is now customary, for example, to capitalize the word “Black” for African-Americans and people of African origins, however</w:t>
      </w:r>
      <w:r w:rsidR="003A4060">
        <w:rPr>
          <w:rFonts w:asciiTheme="majorBidi" w:eastAsiaTheme="minorEastAsia" w:hAnsiTheme="majorBidi" w:cstheme="majorBidi"/>
          <w:color w:val="000000"/>
          <w:sz w:val="28"/>
          <w:szCs w:val="28"/>
          <w:u w:color="000000"/>
        </w:rPr>
        <w:t xml:space="preserve"> dark or</w:t>
      </w:r>
      <w:r w:rsidRPr="00EB2D54">
        <w:rPr>
          <w:rFonts w:asciiTheme="majorBidi" w:eastAsiaTheme="minorEastAsia" w:hAnsiTheme="majorBidi" w:cstheme="majorBidi"/>
          <w:color w:val="000000"/>
          <w:sz w:val="28"/>
          <w:szCs w:val="28"/>
          <w:u w:color="000000"/>
        </w:rPr>
        <w:t xml:space="preserve"> light their color. I follow a similar procedure in </w:t>
      </w:r>
      <w:r w:rsidRPr="00EB2D54">
        <w:rPr>
          <w:rFonts w:asciiTheme="majorBidi" w:eastAsiaTheme="minorEastAsia" w:hAnsiTheme="majorBidi" w:cstheme="majorBidi"/>
          <w:i/>
          <w:iCs/>
          <w:color w:val="000000"/>
          <w:sz w:val="28"/>
          <w:szCs w:val="28"/>
          <w:u w:color="000000"/>
        </w:rPr>
        <w:t>The First Teaching</w:t>
      </w:r>
      <w:r>
        <w:rPr>
          <w:rFonts w:asciiTheme="majorBidi" w:eastAsiaTheme="minorEastAsia" w:hAnsiTheme="majorBidi" w:cstheme="majorBidi"/>
          <w:color w:val="000000"/>
          <w:sz w:val="28"/>
          <w:szCs w:val="28"/>
          <w:u w:color="000000"/>
        </w:rPr>
        <w:t xml:space="preserve"> b</w:t>
      </w:r>
      <w:r w:rsidR="003A4060">
        <w:rPr>
          <w:rFonts w:asciiTheme="majorBidi" w:eastAsiaTheme="minorEastAsia" w:hAnsiTheme="majorBidi" w:cstheme="majorBidi"/>
          <w:color w:val="000000"/>
          <w:sz w:val="28"/>
          <w:szCs w:val="28"/>
          <w:u w:color="000000"/>
        </w:rPr>
        <w:t>ut</w:t>
      </w:r>
      <w:r>
        <w:rPr>
          <w:rFonts w:asciiTheme="majorBidi" w:eastAsiaTheme="minorEastAsia" w:hAnsiTheme="majorBidi" w:cstheme="majorBidi"/>
          <w:color w:val="000000"/>
          <w:sz w:val="28"/>
          <w:szCs w:val="28"/>
          <w:u w:color="000000"/>
        </w:rPr>
        <w:t xml:space="preserve"> also us</w:t>
      </w:r>
      <w:r w:rsidR="003A4060">
        <w:rPr>
          <w:rFonts w:asciiTheme="majorBidi" w:eastAsiaTheme="minorEastAsia" w:hAnsiTheme="majorBidi" w:cstheme="majorBidi"/>
          <w:color w:val="000000"/>
          <w:sz w:val="28"/>
          <w:szCs w:val="28"/>
          <w:u w:color="000000"/>
        </w:rPr>
        <w:t>e</w:t>
      </w:r>
      <w:r>
        <w:rPr>
          <w:rFonts w:asciiTheme="majorBidi" w:eastAsiaTheme="minorEastAsia" w:hAnsiTheme="majorBidi" w:cstheme="majorBidi"/>
          <w:color w:val="000000"/>
          <w:sz w:val="28"/>
          <w:szCs w:val="28"/>
          <w:u w:color="000000"/>
        </w:rPr>
        <w:t xml:space="preserve"> capitalization for the word “White,” when referring to people of light skin color.</w:t>
      </w:r>
      <w:r w:rsidR="00200E49">
        <w:rPr>
          <w:rFonts w:asciiTheme="majorBidi" w:eastAsiaTheme="minorEastAsia" w:hAnsiTheme="majorBidi" w:cstheme="majorBidi"/>
          <w:color w:val="000000"/>
          <w:sz w:val="28"/>
          <w:szCs w:val="28"/>
          <w:u w:color="000000"/>
        </w:rPr>
        <w:t xml:space="preserve"> </w:t>
      </w:r>
      <w:r w:rsidR="00726BF9">
        <w:rPr>
          <w:rFonts w:asciiTheme="majorBidi" w:eastAsiaTheme="minorEastAsia" w:hAnsiTheme="majorBidi" w:cstheme="majorBidi"/>
          <w:color w:val="000000"/>
          <w:sz w:val="28"/>
          <w:szCs w:val="28"/>
          <w:u w:color="000000"/>
        </w:rPr>
        <w:t>In passing, o</w:t>
      </w:r>
      <w:r w:rsidR="00200E49">
        <w:rPr>
          <w:rFonts w:asciiTheme="majorBidi" w:eastAsiaTheme="minorEastAsia" w:hAnsiTheme="majorBidi" w:cstheme="majorBidi"/>
          <w:color w:val="000000"/>
          <w:sz w:val="28"/>
          <w:szCs w:val="28"/>
          <w:u w:color="000000"/>
        </w:rPr>
        <w:t>ne of the important Paradigms of this work is that genealogy and n</w:t>
      </w:r>
      <w:r w:rsidR="00037869">
        <w:rPr>
          <w:rFonts w:asciiTheme="majorBidi" w:eastAsiaTheme="minorEastAsia" w:hAnsiTheme="majorBidi" w:cstheme="majorBidi"/>
          <w:color w:val="000000"/>
          <w:sz w:val="28"/>
          <w:szCs w:val="28"/>
          <w:u w:color="000000"/>
        </w:rPr>
        <w:t>either</w:t>
      </w:r>
      <w:r w:rsidR="00200E49">
        <w:rPr>
          <w:rFonts w:asciiTheme="majorBidi" w:eastAsiaTheme="minorEastAsia" w:hAnsiTheme="majorBidi" w:cstheme="majorBidi"/>
          <w:color w:val="000000"/>
          <w:sz w:val="28"/>
          <w:szCs w:val="28"/>
          <w:u w:color="000000"/>
        </w:rPr>
        <w:t xml:space="preserve"> color </w:t>
      </w:r>
      <w:r w:rsidR="00037869">
        <w:rPr>
          <w:rFonts w:asciiTheme="majorBidi" w:eastAsiaTheme="minorEastAsia" w:hAnsiTheme="majorBidi" w:cstheme="majorBidi"/>
          <w:color w:val="000000"/>
          <w:sz w:val="28"/>
          <w:szCs w:val="28"/>
          <w:u w:color="000000"/>
        </w:rPr>
        <w:t xml:space="preserve">nor </w:t>
      </w:r>
      <w:r w:rsidR="00E20D96">
        <w:rPr>
          <w:rFonts w:asciiTheme="majorBidi" w:eastAsiaTheme="minorEastAsia" w:hAnsiTheme="majorBidi" w:cstheme="majorBidi"/>
          <w:color w:val="000000"/>
          <w:sz w:val="28"/>
          <w:szCs w:val="28"/>
          <w:u w:color="000000"/>
        </w:rPr>
        <w:t xml:space="preserve">language </w:t>
      </w:r>
      <w:r w:rsidR="00200E49">
        <w:rPr>
          <w:rFonts w:asciiTheme="majorBidi" w:eastAsiaTheme="minorEastAsia" w:hAnsiTheme="majorBidi" w:cstheme="majorBidi"/>
          <w:color w:val="000000"/>
          <w:sz w:val="28"/>
          <w:szCs w:val="28"/>
          <w:u w:color="000000"/>
        </w:rPr>
        <w:t>determine race. Thus, there is no thing as a “White race” or a “Black race</w:t>
      </w:r>
      <w:r w:rsidR="00E20D96">
        <w:rPr>
          <w:rFonts w:asciiTheme="majorBidi" w:eastAsiaTheme="minorEastAsia" w:hAnsiTheme="majorBidi" w:cstheme="majorBidi"/>
          <w:color w:val="000000"/>
          <w:sz w:val="28"/>
          <w:szCs w:val="28"/>
          <w:u w:color="000000"/>
        </w:rPr>
        <w:t>,</w:t>
      </w:r>
      <w:r w:rsidR="00200E49">
        <w:rPr>
          <w:rFonts w:asciiTheme="majorBidi" w:eastAsiaTheme="minorEastAsia" w:hAnsiTheme="majorBidi" w:cstheme="majorBidi"/>
          <w:color w:val="000000"/>
          <w:sz w:val="28"/>
          <w:szCs w:val="28"/>
          <w:u w:color="000000"/>
        </w:rPr>
        <w:t>”</w:t>
      </w:r>
      <w:r w:rsidR="00E20D96">
        <w:rPr>
          <w:rFonts w:asciiTheme="majorBidi" w:eastAsiaTheme="minorEastAsia" w:hAnsiTheme="majorBidi" w:cstheme="majorBidi"/>
          <w:color w:val="000000"/>
          <w:sz w:val="28"/>
          <w:szCs w:val="28"/>
          <w:u w:color="000000"/>
        </w:rPr>
        <w:t xml:space="preserve"> nor, for that matter, a “Yellow,” “Red,” or “Brown race.” Nor is there an English, German, or French race, if merely speaking those </w:t>
      </w:r>
      <w:r w:rsidR="002E0692">
        <w:rPr>
          <w:rFonts w:asciiTheme="majorBidi" w:eastAsiaTheme="minorEastAsia" w:hAnsiTheme="majorBidi" w:cstheme="majorBidi"/>
          <w:color w:val="000000"/>
          <w:sz w:val="28"/>
          <w:szCs w:val="28"/>
          <w:u w:color="000000"/>
        </w:rPr>
        <w:t>tongues</w:t>
      </w:r>
      <w:r w:rsidR="00E20D96">
        <w:rPr>
          <w:rFonts w:asciiTheme="majorBidi" w:eastAsiaTheme="minorEastAsia" w:hAnsiTheme="majorBidi" w:cstheme="majorBidi"/>
          <w:color w:val="000000"/>
          <w:sz w:val="28"/>
          <w:szCs w:val="28"/>
          <w:u w:color="000000"/>
        </w:rPr>
        <w:t xml:space="preserve"> is </w:t>
      </w:r>
      <w:r w:rsidR="002E0692">
        <w:rPr>
          <w:rFonts w:asciiTheme="majorBidi" w:eastAsiaTheme="minorEastAsia" w:hAnsiTheme="majorBidi" w:cstheme="majorBidi"/>
          <w:color w:val="000000"/>
          <w:sz w:val="28"/>
          <w:szCs w:val="28"/>
          <w:u w:color="000000"/>
        </w:rPr>
        <w:t xml:space="preserve">used as </w:t>
      </w:r>
      <w:r w:rsidR="003B6904">
        <w:rPr>
          <w:rFonts w:asciiTheme="majorBidi" w:eastAsiaTheme="minorEastAsia" w:hAnsiTheme="majorBidi" w:cstheme="majorBidi"/>
          <w:color w:val="000000"/>
          <w:sz w:val="28"/>
          <w:szCs w:val="28"/>
          <w:u w:color="000000"/>
        </w:rPr>
        <w:t xml:space="preserve">the </w:t>
      </w:r>
      <w:r w:rsidR="0061495D">
        <w:rPr>
          <w:rFonts w:asciiTheme="majorBidi" w:eastAsiaTheme="minorEastAsia" w:hAnsiTheme="majorBidi" w:cstheme="majorBidi"/>
          <w:color w:val="000000"/>
          <w:sz w:val="28"/>
          <w:szCs w:val="28"/>
          <w:u w:color="000000"/>
        </w:rPr>
        <w:t xml:space="preserve">measure by which such “races” are determined, for people adopt different languages throughout </w:t>
      </w:r>
      <w:r w:rsidR="002E0692">
        <w:rPr>
          <w:rFonts w:asciiTheme="majorBidi" w:eastAsiaTheme="minorEastAsia" w:hAnsiTheme="majorBidi" w:cstheme="majorBidi"/>
          <w:color w:val="000000"/>
          <w:sz w:val="28"/>
          <w:szCs w:val="28"/>
          <w:u w:color="000000"/>
        </w:rPr>
        <w:t>the generations</w:t>
      </w:r>
      <w:r w:rsidR="0061495D">
        <w:rPr>
          <w:rFonts w:asciiTheme="majorBidi" w:eastAsiaTheme="minorEastAsia" w:hAnsiTheme="majorBidi" w:cstheme="majorBidi"/>
          <w:color w:val="000000"/>
          <w:sz w:val="28"/>
          <w:szCs w:val="28"/>
          <w:u w:color="000000"/>
        </w:rPr>
        <w:t xml:space="preserve">—despite their </w:t>
      </w:r>
      <w:r w:rsidR="002E0692">
        <w:rPr>
          <w:rFonts w:asciiTheme="majorBidi" w:eastAsiaTheme="minorEastAsia" w:hAnsiTheme="majorBidi" w:cstheme="majorBidi"/>
          <w:color w:val="000000"/>
          <w:sz w:val="28"/>
          <w:szCs w:val="28"/>
          <w:u w:color="000000"/>
        </w:rPr>
        <w:t xml:space="preserve">original </w:t>
      </w:r>
      <w:r w:rsidR="0061495D">
        <w:rPr>
          <w:rFonts w:asciiTheme="majorBidi" w:eastAsiaTheme="minorEastAsia" w:hAnsiTheme="majorBidi" w:cstheme="majorBidi"/>
          <w:color w:val="000000"/>
          <w:sz w:val="28"/>
          <w:szCs w:val="28"/>
          <w:u w:color="000000"/>
        </w:rPr>
        <w:t>ethnic origins—according to the for</w:t>
      </w:r>
      <w:r w:rsidR="002E0692">
        <w:rPr>
          <w:rFonts w:asciiTheme="majorBidi" w:eastAsiaTheme="minorEastAsia" w:hAnsiTheme="majorBidi" w:cstheme="majorBidi"/>
          <w:color w:val="000000"/>
          <w:sz w:val="28"/>
          <w:szCs w:val="28"/>
          <w:u w:color="000000"/>
        </w:rPr>
        <w:t xml:space="preserve">tuities of history. </w:t>
      </w:r>
      <w:r w:rsidR="00E20D96">
        <w:rPr>
          <w:rFonts w:asciiTheme="majorBidi" w:eastAsiaTheme="minorEastAsia" w:hAnsiTheme="majorBidi" w:cstheme="majorBidi"/>
          <w:color w:val="000000"/>
          <w:sz w:val="28"/>
          <w:szCs w:val="28"/>
          <w:u w:color="000000"/>
        </w:rPr>
        <w:t xml:space="preserve">All such </w:t>
      </w:r>
      <w:r w:rsidR="002E0692">
        <w:rPr>
          <w:rFonts w:asciiTheme="majorBidi" w:eastAsiaTheme="minorEastAsia" w:hAnsiTheme="majorBidi" w:cstheme="majorBidi"/>
          <w:color w:val="000000"/>
          <w:sz w:val="28"/>
          <w:szCs w:val="28"/>
          <w:u w:color="000000"/>
        </w:rPr>
        <w:t xml:space="preserve">false </w:t>
      </w:r>
      <w:r w:rsidR="00E20D96">
        <w:rPr>
          <w:rFonts w:asciiTheme="majorBidi" w:eastAsiaTheme="minorEastAsia" w:hAnsiTheme="majorBidi" w:cstheme="majorBidi"/>
          <w:color w:val="000000"/>
          <w:sz w:val="28"/>
          <w:szCs w:val="28"/>
          <w:u w:color="000000"/>
        </w:rPr>
        <w:t>notions</w:t>
      </w:r>
      <w:r w:rsidR="002E0692">
        <w:rPr>
          <w:rFonts w:asciiTheme="majorBidi" w:eastAsiaTheme="minorEastAsia" w:hAnsiTheme="majorBidi" w:cstheme="majorBidi"/>
          <w:color w:val="000000"/>
          <w:sz w:val="28"/>
          <w:szCs w:val="28"/>
          <w:u w:color="000000"/>
        </w:rPr>
        <w:t xml:space="preserve"> of “race”</w:t>
      </w:r>
      <w:r w:rsidR="00200E49">
        <w:rPr>
          <w:rFonts w:asciiTheme="majorBidi" w:eastAsiaTheme="minorEastAsia" w:hAnsiTheme="majorBidi" w:cstheme="majorBidi"/>
          <w:color w:val="000000"/>
          <w:sz w:val="28"/>
          <w:szCs w:val="28"/>
          <w:u w:color="000000"/>
        </w:rPr>
        <w:t xml:space="preserve"> belong to the host of Plastic Words that dominate </w:t>
      </w:r>
      <w:r w:rsidR="002E0692">
        <w:rPr>
          <w:rFonts w:asciiTheme="majorBidi" w:eastAsiaTheme="minorEastAsia" w:hAnsiTheme="majorBidi" w:cstheme="majorBidi"/>
          <w:color w:val="000000"/>
          <w:sz w:val="28"/>
          <w:szCs w:val="28"/>
          <w:u w:color="000000"/>
        </w:rPr>
        <w:t>M</w:t>
      </w:r>
      <w:r w:rsidR="00200E49">
        <w:rPr>
          <w:rFonts w:asciiTheme="majorBidi" w:eastAsiaTheme="minorEastAsia" w:hAnsiTheme="majorBidi" w:cstheme="majorBidi"/>
          <w:color w:val="000000"/>
          <w:sz w:val="28"/>
          <w:szCs w:val="28"/>
          <w:u w:color="000000"/>
        </w:rPr>
        <w:t>odern language and cognition</w:t>
      </w:r>
      <w:r w:rsidR="000F6F5B">
        <w:rPr>
          <w:rFonts w:asciiTheme="majorBidi" w:eastAsiaTheme="minorEastAsia" w:hAnsiTheme="majorBidi" w:cstheme="majorBidi"/>
          <w:color w:val="000000"/>
          <w:sz w:val="28"/>
          <w:szCs w:val="28"/>
          <w:u w:color="000000"/>
        </w:rPr>
        <w:t xml:space="preserve"> and are dealt with at length in what follows.</w:t>
      </w:r>
    </w:p>
    <w:p w14:paraId="0B619320" w14:textId="2359D5F4" w:rsidR="00E86172" w:rsidRPr="00CB6214" w:rsidRDefault="00E86172" w:rsidP="00CB6214">
      <w:pPr>
        <w:rPr>
          <w:rFonts w:asciiTheme="majorBidi" w:hAnsiTheme="majorBidi" w:cstheme="majorBidi"/>
          <w:sz w:val="28"/>
          <w:szCs w:val="28"/>
          <w:shd w:val="clear" w:color="auto" w:fill="FFFFFF" w:themeFill="background1"/>
        </w:rPr>
      </w:pPr>
      <w:r w:rsidRPr="00EB2D54">
        <w:rPr>
          <w:rFonts w:asciiTheme="majorBidi" w:eastAsiaTheme="minorEastAsia" w:hAnsiTheme="majorBidi" w:cstheme="majorBidi"/>
          <w:color w:val="000000"/>
          <w:sz w:val="28"/>
          <w:szCs w:val="28"/>
          <w:u w:color="000000"/>
        </w:rPr>
        <w:lastRenderedPageBreak/>
        <w:t>I prefer to draw attention to words like</w:t>
      </w:r>
      <w:r>
        <w:rPr>
          <w:rFonts w:asciiTheme="majorBidi" w:eastAsiaTheme="minorEastAsia" w:hAnsiTheme="majorBidi" w:cstheme="majorBidi"/>
          <w:color w:val="000000"/>
          <w:sz w:val="28"/>
          <w:szCs w:val="28"/>
          <w:u w:color="000000"/>
        </w:rPr>
        <w:t xml:space="preserve"> “Scholar,” “Epistemology,”</w:t>
      </w:r>
      <w:r w:rsidRPr="00EB2D54">
        <w:rPr>
          <w:rFonts w:asciiTheme="majorBidi" w:eastAsiaTheme="minorEastAsia" w:hAnsiTheme="majorBidi" w:cstheme="majorBidi"/>
          <w:color w:val="000000"/>
          <w:sz w:val="28"/>
          <w:szCs w:val="28"/>
          <w:u w:color="000000"/>
        </w:rPr>
        <w:t xml:space="preserve"> “Theology,”</w:t>
      </w:r>
      <w:r w:rsidR="00084915">
        <w:rPr>
          <w:rStyle w:val="FootnoteReference"/>
          <w:rFonts w:asciiTheme="majorBidi" w:eastAsiaTheme="minorEastAsia" w:hAnsiTheme="majorBidi" w:cstheme="majorBidi"/>
          <w:color w:val="000000"/>
          <w:sz w:val="28"/>
          <w:szCs w:val="28"/>
          <w:u w:color="000000"/>
        </w:rPr>
        <w:footnoteReference w:id="35"/>
      </w:r>
      <w:r w:rsidRPr="00EB2D54">
        <w:rPr>
          <w:rFonts w:asciiTheme="majorBidi" w:eastAsiaTheme="minorEastAsia" w:hAnsiTheme="majorBidi" w:cstheme="majorBidi"/>
          <w:color w:val="000000"/>
          <w:sz w:val="28"/>
          <w:szCs w:val="28"/>
          <w:u w:color="000000"/>
        </w:rPr>
        <w:t xml:space="preserve"> “Metaphysics, “Saint</w:t>
      </w:r>
      <w:r>
        <w:rPr>
          <w:rFonts w:asciiTheme="majorBidi" w:eastAsiaTheme="minorEastAsia" w:hAnsiTheme="majorBidi" w:cstheme="majorBidi"/>
          <w:color w:val="000000"/>
          <w:sz w:val="28"/>
          <w:szCs w:val="28"/>
          <w:u w:color="000000"/>
        </w:rPr>
        <w:t>,</w:t>
      </w:r>
      <w:r w:rsidRPr="00EB2D54">
        <w:rPr>
          <w:rFonts w:asciiTheme="majorBidi" w:eastAsiaTheme="minorEastAsia" w:hAnsiTheme="majorBidi" w:cstheme="majorBidi"/>
          <w:color w:val="000000"/>
          <w:sz w:val="28"/>
          <w:szCs w:val="28"/>
          <w:u w:color="000000"/>
        </w:rPr>
        <w:t>”</w:t>
      </w:r>
      <w:r>
        <w:rPr>
          <w:rFonts w:asciiTheme="majorBidi" w:eastAsiaTheme="minorEastAsia" w:hAnsiTheme="majorBidi" w:cstheme="majorBidi"/>
          <w:color w:val="000000"/>
          <w:sz w:val="28"/>
          <w:szCs w:val="28"/>
          <w:u w:color="000000"/>
        </w:rPr>
        <w:t xml:space="preserve"> </w:t>
      </w:r>
      <w:r w:rsidR="007965D6">
        <w:rPr>
          <w:rFonts w:asciiTheme="majorBidi" w:eastAsiaTheme="minorEastAsia" w:hAnsiTheme="majorBidi" w:cstheme="majorBidi"/>
          <w:color w:val="000000"/>
          <w:sz w:val="28"/>
          <w:szCs w:val="28"/>
          <w:u w:color="000000"/>
        </w:rPr>
        <w:t xml:space="preserve">“the Church,” </w:t>
      </w:r>
      <w:r>
        <w:rPr>
          <w:rFonts w:asciiTheme="majorBidi" w:eastAsiaTheme="minorEastAsia" w:hAnsiTheme="majorBidi" w:cstheme="majorBidi"/>
          <w:color w:val="000000"/>
          <w:sz w:val="28"/>
          <w:szCs w:val="28"/>
          <w:u w:color="000000"/>
        </w:rPr>
        <w:t>and a host of distinctive words</w:t>
      </w:r>
      <w:r w:rsidRPr="00EB2D54">
        <w:rPr>
          <w:rFonts w:asciiTheme="majorBidi" w:eastAsiaTheme="minorEastAsia" w:hAnsiTheme="majorBidi" w:cstheme="majorBidi"/>
          <w:color w:val="000000"/>
          <w:sz w:val="28"/>
          <w:szCs w:val="28"/>
          <w:u w:color="000000"/>
        </w:rPr>
        <w:t xml:space="preserve"> with </w:t>
      </w:r>
      <w:r w:rsidRPr="00EB2D54">
        <w:rPr>
          <w:rFonts w:asciiTheme="majorBidi" w:eastAsiaTheme="minorEastAsia" w:hAnsiTheme="majorBidi" w:cstheme="majorBidi"/>
          <w:b/>
          <w:bCs/>
          <w:color w:val="000000"/>
          <w:sz w:val="28"/>
          <w:szCs w:val="28"/>
          <w:u w:color="000000"/>
        </w:rPr>
        <w:t>capitals</w:t>
      </w:r>
      <w:r w:rsidRPr="00EB2D54">
        <w:rPr>
          <w:rFonts w:asciiTheme="majorBidi" w:eastAsiaTheme="minorEastAsia" w:hAnsiTheme="majorBidi" w:cstheme="majorBidi"/>
          <w:color w:val="000000"/>
          <w:sz w:val="28"/>
          <w:szCs w:val="28"/>
          <w:u w:color="000000"/>
        </w:rPr>
        <w:t xml:space="preserve"> as a sign of </w:t>
      </w:r>
      <w:r>
        <w:rPr>
          <w:rFonts w:asciiTheme="majorBidi" w:eastAsiaTheme="minorEastAsia" w:hAnsiTheme="majorBidi" w:cstheme="majorBidi"/>
          <w:color w:val="000000"/>
          <w:sz w:val="28"/>
          <w:szCs w:val="28"/>
          <w:u w:color="000000"/>
        </w:rPr>
        <w:t xml:space="preserve">respect and </w:t>
      </w:r>
      <w:r w:rsidR="007965D6">
        <w:rPr>
          <w:rFonts w:asciiTheme="majorBidi" w:eastAsiaTheme="minorEastAsia" w:hAnsiTheme="majorBidi" w:cstheme="majorBidi"/>
          <w:color w:val="000000"/>
          <w:sz w:val="28"/>
          <w:szCs w:val="28"/>
          <w:u w:color="000000"/>
        </w:rPr>
        <w:t xml:space="preserve">an indication </w:t>
      </w:r>
      <w:r>
        <w:rPr>
          <w:rFonts w:asciiTheme="majorBidi" w:eastAsiaTheme="minorEastAsia" w:hAnsiTheme="majorBidi" w:cstheme="majorBidi"/>
          <w:color w:val="000000"/>
          <w:sz w:val="28"/>
          <w:szCs w:val="28"/>
          <w:u w:color="000000"/>
        </w:rPr>
        <w:t>their special</w:t>
      </w:r>
      <w:r w:rsidRPr="00EB2D54">
        <w:rPr>
          <w:rFonts w:asciiTheme="majorBidi" w:eastAsiaTheme="minorEastAsia" w:hAnsiTheme="majorBidi" w:cstheme="majorBidi"/>
          <w:color w:val="000000"/>
          <w:sz w:val="28"/>
          <w:szCs w:val="28"/>
          <w:u w:color="000000"/>
        </w:rPr>
        <w:t xml:space="preserve"> importance. </w:t>
      </w:r>
      <w:r>
        <w:rPr>
          <w:rFonts w:asciiTheme="majorBidi" w:eastAsiaTheme="minorEastAsia" w:hAnsiTheme="majorBidi" w:cstheme="majorBidi"/>
          <w:color w:val="000000"/>
          <w:sz w:val="28"/>
          <w:szCs w:val="28"/>
          <w:u w:color="000000"/>
        </w:rPr>
        <w:t>In such cases</w:t>
      </w:r>
      <w:r w:rsidRPr="00EB2D54">
        <w:rPr>
          <w:rFonts w:asciiTheme="majorBidi" w:eastAsiaTheme="minorEastAsia" w:hAnsiTheme="majorBidi" w:cstheme="majorBidi"/>
          <w:color w:val="000000"/>
          <w:sz w:val="28"/>
          <w:szCs w:val="28"/>
          <w:u w:color="000000"/>
        </w:rPr>
        <w:t>, capitalization also indicates that something more is meant by the reference than would be ordinarily understood by normal</w:t>
      </w:r>
      <w:r w:rsidRPr="00EB2D54">
        <w:rPr>
          <w:rFonts w:asciiTheme="majorBidi" w:hAnsiTheme="majorBidi" w:cstheme="majorBidi"/>
          <w:sz w:val="20"/>
          <w:szCs w:val="20"/>
        </w:rPr>
        <w:t>—</w:t>
      </w:r>
      <w:r w:rsidRPr="00EB2D54">
        <w:rPr>
          <w:rFonts w:asciiTheme="majorBidi" w:eastAsiaTheme="minorEastAsia" w:hAnsiTheme="majorBidi" w:cstheme="majorBidi"/>
          <w:color w:val="000000"/>
          <w:sz w:val="28"/>
          <w:szCs w:val="28"/>
          <w:u w:color="000000"/>
        </w:rPr>
        <w:t>non-capitalized</w:t>
      </w:r>
      <w:r w:rsidRPr="00EB2D54">
        <w:rPr>
          <w:rFonts w:asciiTheme="majorBidi" w:hAnsiTheme="majorBidi" w:cstheme="majorBidi"/>
          <w:sz w:val="20"/>
          <w:szCs w:val="20"/>
        </w:rPr>
        <w:t>—</w:t>
      </w:r>
      <w:r w:rsidRPr="00EB2D54">
        <w:rPr>
          <w:rFonts w:asciiTheme="majorBidi" w:eastAsiaTheme="minorEastAsia" w:hAnsiTheme="majorBidi" w:cstheme="majorBidi"/>
          <w:color w:val="000000"/>
          <w:sz w:val="28"/>
          <w:szCs w:val="28"/>
          <w:u w:color="000000"/>
        </w:rPr>
        <w:t>English references.</w:t>
      </w:r>
      <w:r>
        <w:rPr>
          <w:rFonts w:asciiTheme="majorBidi" w:eastAsiaTheme="minorEastAsia" w:hAnsiTheme="majorBidi" w:cstheme="majorBidi"/>
          <w:color w:val="000000"/>
          <w:sz w:val="28"/>
          <w:szCs w:val="28"/>
          <w:u w:color="000000"/>
        </w:rPr>
        <w:t xml:space="preserve"> Thus, for example, we will speak in our discussion of </w:t>
      </w:r>
      <w:r w:rsidR="008002A1" w:rsidRPr="00506653">
        <w:rPr>
          <w:b/>
          <w:bCs/>
          <w:sz w:val="28"/>
          <w:szCs w:val="28"/>
        </w:rPr>
        <w:t xml:space="preserve">Paradigms and Cognitive </w:t>
      </w:r>
      <w:r w:rsidR="008002A1" w:rsidRPr="00506653">
        <w:rPr>
          <w:b/>
          <w:bCs/>
          <w:sz w:val="28"/>
          <w:szCs w:val="28"/>
        </w:rPr>
        <w:lastRenderedPageBreak/>
        <w:t>Frames</w:t>
      </w:r>
      <w:r w:rsidR="008002A1">
        <w:rPr>
          <w:rStyle w:val="FootnoteReference"/>
          <w:sz w:val="28"/>
          <w:szCs w:val="28"/>
        </w:rPr>
        <w:footnoteReference w:id="36"/>
      </w:r>
      <w:r w:rsidR="00CB6214">
        <w:rPr>
          <w:rFonts w:asciiTheme="majorBidi" w:hAnsiTheme="majorBidi" w:cstheme="majorBidi"/>
          <w:sz w:val="28"/>
          <w:szCs w:val="28"/>
          <w:shd w:val="clear" w:color="auto" w:fill="FFFFFF" w:themeFill="background1"/>
        </w:rPr>
        <w:t xml:space="preserve"> </w:t>
      </w:r>
      <w:r>
        <w:rPr>
          <w:rFonts w:asciiTheme="majorBidi" w:eastAsiaTheme="minorEastAsia" w:hAnsiTheme="majorBidi" w:cstheme="majorBidi"/>
          <w:color w:val="000000"/>
          <w:sz w:val="28"/>
          <w:szCs w:val="28"/>
          <w:u w:color="000000"/>
        </w:rPr>
        <w:t xml:space="preserve">of </w:t>
      </w:r>
      <w:r w:rsidRPr="00B16600">
        <w:rPr>
          <w:rFonts w:asciiTheme="majorBidi" w:eastAsiaTheme="minorEastAsia" w:hAnsiTheme="majorBidi" w:cstheme="majorBidi"/>
          <w:b/>
          <w:bCs/>
          <w:color w:val="000000"/>
          <w:sz w:val="28"/>
          <w:szCs w:val="28"/>
          <w:u w:color="000000"/>
        </w:rPr>
        <w:t>Evolution</w:t>
      </w:r>
      <w:r>
        <w:rPr>
          <w:rFonts w:asciiTheme="majorBidi" w:eastAsiaTheme="minorEastAsia" w:hAnsiTheme="majorBidi" w:cstheme="majorBidi"/>
          <w:color w:val="000000"/>
          <w:sz w:val="28"/>
          <w:szCs w:val="28"/>
          <w:u w:color="000000"/>
        </w:rPr>
        <w:t>,</w:t>
      </w:r>
      <w:r>
        <w:rPr>
          <w:rStyle w:val="FootnoteReference"/>
          <w:rFonts w:asciiTheme="majorBidi" w:eastAsiaTheme="minorEastAsia" w:hAnsiTheme="majorBidi" w:cstheme="majorBidi"/>
          <w:color w:val="000000"/>
          <w:sz w:val="28"/>
          <w:szCs w:val="28"/>
          <w:u w:color="000000"/>
        </w:rPr>
        <w:footnoteReference w:id="37"/>
      </w:r>
      <w:r>
        <w:rPr>
          <w:rFonts w:asciiTheme="majorBidi" w:eastAsiaTheme="minorEastAsia" w:hAnsiTheme="majorBidi" w:cstheme="majorBidi"/>
          <w:color w:val="000000"/>
          <w:sz w:val="28"/>
          <w:szCs w:val="28"/>
          <w:u w:color="000000"/>
        </w:rPr>
        <w:t xml:space="preserve"> </w:t>
      </w:r>
      <w:r w:rsidRPr="00B16600">
        <w:rPr>
          <w:rFonts w:asciiTheme="majorBidi" w:eastAsiaTheme="minorEastAsia" w:hAnsiTheme="majorBidi" w:cstheme="majorBidi"/>
          <w:b/>
          <w:bCs/>
          <w:color w:val="000000"/>
          <w:sz w:val="28"/>
          <w:szCs w:val="28"/>
          <w:u w:color="000000"/>
        </w:rPr>
        <w:t>Evolutionism</w:t>
      </w:r>
      <w:r>
        <w:rPr>
          <w:rFonts w:asciiTheme="majorBidi" w:eastAsiaTheme="minorEastAsia" w:hAnsiTheme="majorBidi" w:cstheme="majorBidi"/>
          <w:color w:val="000000"/>
          <w:sz w:val="28"/>
          <w:szCs w:val="28"/>
          <w:u w:color="000000"/>
        </w:rPr>
        <w:t>,</w:t>
      </w:r>
      <w:r>
        <w:rPr>
          <w:rStyle w:val="FootnoteReference"/>
          <w:rFonts w:asciiTheme="majorBidi" w:eastAsiaTheme="minorEastAsia" w:hAnsiTheme="majorBidi" w:cstheme="majorBidi"/>
          <w:color w:val="000000"/>
          <w:sz w:val="28"/>
          <w:szCs w:val="28"/>
          <w:u w:color="000000"/>
        </w:rPr>
        <w:footnoteReference w:id="38"/>
      </w:r>
      <w:r>
        <w:rPr>
          <w:rFonts w:asciiTheme="majorBidi" w:eastAsiaTheme="minorEastAsia" w:hAnsiTheme="majorBidi" w:cstheme="majorBidi"/>
          <w:color w:val="000000"/>
          <w:sz w:val="28"/>
          <w:szCs w:val="28"/>
          <w:u w:color="000000"/>
        </w:rPr>
        <w:t xml:space="preserve"> and </w:t>
      </w:r>
      <w:r w:rsidRPr="00B16600">
        <w:rPr>
          <w:rFonts w:asciiTheme="majorBidi" w:eastAsiaTheme="minorEastAsia" w:hAnsiTheme="majorBidi" w:cstheme="majorBidi"/>
          <w:b/>
          <w:bCs/>
          <w:color w:val="000000"/>
          <w:sz w:val="28"/>
          <w:szCs w:val="28"/>
          <w:u w:color="000000"/>
        </w:rPr>
        <w:t>evolution</w:t>
      </w:r>
      <w:r>
        <w:rPr>
          <w:rFonts w:asciiTheme="majorBidi" w:eastAsiaTheme="minorEastAsia" w:hAnsiTheme="majorBidi" w:cstheme="majorBidi"/>
          <w:color w:val="000000"/>
          <w:sz w:val="28"/>
          <w:szCs w:val="28"/>
          <w:u w:color="000000"/>
        </w:rPr>
        <w:t>.</w:t>
      </w:r>
      <w:r>
        <w:rPr>
          <w:rStyle w:val="FootnoteReference"/>
          <w:rFonts w:asciiTheme="majorBidi" w:eastAsiaTheme="minorEastAsia" w:hAnsiTheme="majorBidi" w:cstheme="majorBidi"/>
          <w:color w:val="000000"/>
          <w:sz w:val="28"/>
          <w:szCs w:val="28"/>
          <w:u w:color="000000"/>
        </w:rPr>
        <w:footnoteReference w:id="39"/>
      </w:r>
      <w:r w:rsidRPr="00EB2D54">
        <w:rPr>
          <w:rFonts w:asciiTheme="majorBidi" w:eastAsiaTheme="minorEastAsia" w:hAnsiTheme="majorBidi" w:cstheme="majorBidi"/>
          <w:color w:val="000000"/>
          <w:sz w:val="28"/>
          <w:szCs w:val="28"/>
          <w:u w:color="000000"/>
        </w:rPr>
        <w:t xml:space="preserve"> Similarly, I use capitalization to indicate that certain words in the text are worthy of </w:t>
      </w:r>
      <w:r w:rsidR="00585267">
        <w:rPr>
          <w:rFonts w:asciiTheme="majorBidi" w:eastAsiaTheme="minorEastAsia" w:hAnsiTheme="majorBidi" w:cstheme="majorBidi"/>
          <w:color w:val="000000"/>
          <w:sz w:val="28"/>
          <w:szCs w:val="28"/>
          <w:u w:color="000000"/>
        </w:rPr>
        <w:lastRenderedPageBreak/>
        <w:t>respect</w:t>
      </w:r>
      <w:r w:rsidRPr="00EB2D54">
        <w:rPr>
          <w:rFonts w:asciiTheme="majorBidi" w:eastAsiaTheme="minorEastAsia" w:hAnsiTheme="majorBidi" w:cstheme="majorBidi"/>
          <w:color w:val="000000"/>
          <w:sz w:val="28"/>
          <w:szCs w:val="28"/>
          <w:u w:color="000000"/>
        </w:rPr>
        <w:t xml:space="preserve"> because they have a unique hierarchical ranking that puts them above other words</w:t>
      </w:r>
      <w:r>
        <w:rPr>
          <w:rFonts w:asciiTheme="majorBidi" w:eastAsiaTheme="minorEastAsia" w:hAnsiTheme="majorBidi" w:cstheme="majorBidi"/>
          <w:color w:val="000000"/>
          <w:sz w:val="28"/>
          <w:szCs w:val="28"/>
          <w:u w:color="000000"/>
        </w:rPr>
        <w:t xml:space="preserve"> or designates them for special usage</w:t>
      </w:r>
      <w:r w:rsidRPr="00EB2D54">
        <w:rPr>
          <w:rFonts w:asciiTheme="majorBidi" w:eastAsiaTheme="minorEastAsia" w:hAnsiTheme="majorBidi" w:cstheme="majorBidi"/>
          <w:color w:val="000000"/>
          <w:sz w:val="28"/>
          <w:szCs w:val="28"/>
          <w:u w:color="000000"/>
        </w:rPr>
        <w:t>, especially in a religious context</w:t>
      </w:r>
      <w:r>
        <w:rPr>
          <w:rFonts w:asciiTheme="majorBidi" w:eastAsiaTheme="minorEastAsia" w:hAnsiTheme="majorBidi" w:cstheme="majorBidi"/>
          <w:color w:val="000000"/>
          <w:sz w:val="28"/>
          <w:szCs w:val="28"/>
          <w:u w:color="000000"/>
        </w:rPr>
        <w:t xml:space="preserve"> such as the Magisterial Church, the Pope, the Clergy, and even words like “Pagans” and “Paganism</w:t>
      </w:r>
      <w:r w:rsidRPr="00EB2D54">
        <w:rPr>
          <w:rFonts w:asciiTheme="majorBidi" w:eastAsiaTheme="minorEastAsia" w:hAnsiTheme="majorBidi" w:cstheme="majorBidi"/>
          <w:color w:val="000000"/>
          <w:sz w:val="28"/>
          <w:szCs w:val="28"/>
          <w:u w:color="000000"/>
        </w:rPr>
        <w:t>.</w:t>
      </w:r>
      <w:r>
        <w:rPr>
          <w:rFonts w:asciiTheme="majorBidi" w:eastAsiaTheme="minorEastAsia" w:hAnsiTheme="majorBidi" w:cstheme="majorBidi"/>
          <w:color w:val="000000"/>
          <w:sz w:val="28"/>
          <w:szCs w:val="28"/>
          <w:u w:color="000000"/>
        </w:rPr>
        <w:t>”</w:t>
      </w:r>
      <w:r w:rsidRPr="00EB2D54">
        <w:rPr>
          <w:rFonts w:asciiTheme="majorBidi" w:eastAsiaTheme="minorEastAsia" w:hAnsiTheme="majorBidi" w:cstheme="majorBidi"/>
          <w:color w:val="000000"/>
          <w:sz w:val="28"/>
          <w:szCs w:val="28"/>
          <w:u w:color="000000"/>
        </w:rPr>
        <w:t xml:space="preserve"> This is </w:t>
      </w:r>
      <w:r>
        <w:rPr>
          <w:rFonts w:asciiTheme="majorBidi" w:eastAsiaTheme="minorEastAsia" w:hAnsiTheme="majorBidi" w:cstheme="majorBidi"/>
          <w:color w:val="000000"/>
          <w:sz w:val="28"/>
          <w:szCs w:val="28"/>
          <w:u w:color="000000"/>
        </w:rPr>
        <w:t xml:space="preserve">also </w:t>
      </w:r>
      <w:r w:rsidRPr="00EB2D54">
        <w:rPr>
          <w:rFonts w:asciiTheme="majorBidi" w:eastAsiaTheme="minorEastAsia" w:hAnsiTheme="majorBidi" w:cstheme="majorBidi"/>
          <w:color w:val="000000"/>
          <w:sz w:val="28"/>
          <w:szCs w:val="28"/>
          <w:u w:color="000000"/>
        </w:rPr>
        <w:t xml:space="preserve">the case with regard to the Metaphysical usage of the One, the Good, </w:t>
      </w:r>
      <w:r w:rsidR="00585267">
        <w:rPr>
          <w:rFonts w:asciiTheme="majorBidi" w:eastAsiaTheme="minorEastAsia" w:hAnsiTheme="majorBidi" w:cstheme="majorBidi"/>
          <w:color w:val="000000"/>
          <w:sz w:val="28"/>
          <w:szCs w:val="28"/>
          <w:u w:color="000000"/>
        </w:rPr>
        <w:t xml:space="preserve">Truth, </w:t>
      </w:r>
      <w:r w:rsidRPr="00EB2D54">
        <w:rPr>
          <w:rFonts w:asciiTheme="majorBidi" w:eastAsiaTheme="minorEastAsia" w:hAnsiTheme="majorBidi" w:cstheme="majorBidi"/>
          <w:color w:val="000000"/>
          <w:sz w:val="28"/>
          <w:szCs w:val="28"/>
          <w:u w:color="000000"/>
        </w:rPr>
        <w:t>Beauty, Essence, Being, Intellect</w:t>
      </w:r>
      <w:r>
        <w:rPr>
          <w:rFonts w:asciiTheme="majorBidi" w:eastAsiaTheme="minorEastAsia" w:hAnsiTheme="majorBidi" w:cstheme="majorBidi"/>
          <w:color w:val="000000"/>
          <w:sz w:val="28"/>
          <w:szCs w:val="28"/>
          <w:u w:color="000000"/>
        </w:rPr>
        <w:t>, and similar words</w:t>
      </w:r>
      <w:r w:rsidRPr="00EB2D54">
        <w:rPr>
          <w:rFonts w:asciiTheme="majorBidi" w:eastAsiaTheme="minorEastAsia" w:hAnsiTheme="majorBidi" w:cstheme="majorBidi"/>
          <w:color w:val="000000"/>
          <w:sz w:val="28"/>
          <w:szCs w:val="28"/>
          <w:u w:color="000000"/>
        </w:rPr>
        <w:t xml:space="preserve">. </w:t>
      </w:r>
    </w:p>
    <w:p w14:paraId="3955EB32" w14:textId="77777777" w:rsidR="00E86172" w:rsidRPr="00EB2D54" w:rsidRDefault="00E86172" w:rsidP="00E86172">
      <w:pPr>
        <w:autoSpaceDE w:val="0"/>
        <w:autoSpaceDN w:val="0"/>
        <w:adjustRightInd w:val="0"/>
        <w:rPr>
          <w:rFonts w:asciiTheme="majorBidi" w:eastAsiaTheme="minorEastAsia" w:hAnsiTheme="majorBidi" w:cstheme="majorBidi"/>
          <w:color w:val="000000"/>
          <w:sz w:val="28"/>
          <w:szCs w:val="28"/>
          <w:u w:color="000000"/>
        </w:rPr>
      </w:pPr>
      <w:r w:rsidRPr="00EB2D54">
        <w:rPr>
          <w:rFonts w:ascii="MS Mincho" w:eastAsia="MS Mincho" w:hAnsi="MS Mincho" w:cs="MS Mincho" w:hint="eastAsia"/>
          <w:color w:val="000000"/>
          <w:sz w:val="28"/>
          <w:szCs w:val="28"/>
          <w:u w:color="000000"/>
        </w:rPr>
        <w:t>  </w:t>
      </w:r>
      <w:r w:rsidRPr="00EB2D54">
        <w:rPr>
          <w:rFonts w:asciiTheme="majorBidi" w:eastAsiaTheme="minorEastAsia" w:hAnsiTheme="majorBidi" w:cstheme="majorBidi"/>
          <w:color w:val="000000"/>
          <w:sz w:val="28"/>
          <w:szCs w:val="28"/>
          <w:u w:color="000000"/>
        </w:rPr>
        <w:t xml:space="preserve"> </w:t>
      </w:r>
    </w:p>
    <w:p w14:paraId="302CBC53" w14:textId="77777777" w:rsidR="00E86172" w:rsidRPr="00EB2D54" w:rsidRDefault="00E86172" w:rsidP="00E86172">
      <w:pPr>
        <w:autoSpaceDE w:val="0"/>
        <w:autoSpaceDN w:val="0"/>
        <w:adjustRightInd w:val="0"/>
        <w:rPr>
          <w:rFonts w:asciiTheme="majorBidi" w:eastAsia="MS Mincho" w:hAnsiTheme="majorBidi" w:cstheme="majorBidi"/>
          <w:color w:val="000000"/>
          <w:sz w:val="28"/>
          <w:szCs w:val="28"/>
          <w:u w:color="000000"/>
        </w:rPr>
      </w:pPr>
      <w:r w:rsidRPr="00EB2D54">
        <w:rPr>
          <w:rFonts w:ascii="MS Mincho" w:eastAsia="MS Mincho" w:hAnsi="MS Mincho" w:cs="MS Mincho" w:hint="eastAsia"/>
          <w:color w:val="000000"/>
          <w:sz w:val="28"/>
          <w:szCs w:val="28"/>
          <w:u w:color="000000"/>
        </w:rPr>
        <w:t> </w:t>
      </w:r>
      <w:r w:rsidRPr="00EB2D54">
        <w:rPr>
          <w:rFonts w:asciiTheme="majorBidi" w:eastAsia="MS Mincho" w:hAnsiTheme="majorBidi" w:cstheme="majorBidi"/>
          <w:color w:val="000000"/>
          <w:sz w:val="28"/>
          <w:szCs w:val="28"/>
          <w:u w:color="000000"/>
        </w:rPr>
        <w:t xml:space="preserve"> </w:t>
      </w:r>
    </w:p>
    <w:p w14:paraId="3F4189DA" w14:textId="77777777" w:rsidR="00E86172" w:rsidRPr="00724D63" w:rsidRDefault="00E86172" w:rsidP="00E86172">
      <w:pPr>
        <w:pStyle w:val="Heading4"/>
        <w:spacing w:before="0" w:after="0"/>
        <w:rPr>
          <w:rFonts w:asciiTheme="majorBidi" w:hAnsiTheme="majorBidi" w:cstheme="majorBidi"/>
          <w:b/>
          <w:bCs/>
          <w:color w:val="C00000"/>
          <w:sz w:val="28"/>
          <w:szCs w:val="28"/>
        </w:rPr>
      </w:pPr>
      <w:bookmarkStart w:id="190" w:name="_Toc188509224"/>
      <w:r w:rsidRPr="00724D63">
        <w:rPr>
          <w:rFonts w:asciiTheme="majorBidi" w:hAnsiTheme="majorBidi" w:cstheme="majorBidi"/>
          <w:b/>
          <w:bCs/>
          <w:color w:val="C00000"/>
          <w:sz w:val="28"/>
          <w:szCs w:val="28"/>
        </w:rPr>
        <w:t>Italics</w:t>
      </w:r>
      <w:bookmarkEnd w:id="190"/>
    </w:p>
    <w:p w14:paraId="505257E5" w14:textId="494F9C06" w:rsidR="00E86172" w:rsidRPr="001C798F" w:rsidRDefault="001D2C25" w:rsidP="001C798F">
      <w:r w:rsidRPr="001C798F">
        <w:rPr>
          <w:sz w:val="28"/>
          <w:szCs w:val="28"/>
        </w:rPr>
        <w:t xml:space="preserve">I prefer to put Arabic, Latin, and other non-native English language words in </w:t>
      </w:r>
      <w:r w:rsidRPr="001C798F">
        <w:rPr>
          <w:i/>
          <w:iCs/>
          <w:sz w:val="28"/>
          <w:szCs w:val="28"/>
        </w:rPr>
        <w:t>Italics</w:t>
      </w:r>
      <w:r w:rsidRPr="001C798F">
        <w:rPr>
          <w:sz w:val="28"/>
          <w:szCs w:val="28"/>
        </w:rPr>
        <w:t>—</w:t>
      </w:r>
      <w:r w:rsidR="00E86172" w:rsidRPr="001C798F">
        <w:rPr>
          <w:rFonts w:asciiTheme="majorBidi" w:eastAsiaTheme="minorEastAsia" w:hAnsiTheme="majorBidi" w:cstheme="majorBidi"/>
          <w:color w:val="000000"/>
          <w:sz w:val="28"/>
          <w:szCs w:val="28"/>
          <w:u w:color="000000"/>
        </w:rPr>
        <w:t xml:space="preserve">such as the Arabic word </w:t>
      </w:r>
      <w:r w:rsidR="00E86172" w:rsidRPr="001C798F">
        <w:rPr>
          <w:rFonts w:asciiTheme="majorBidi" w:eastAsiaTheme="minorEastAsia" w:hAnsiTheme="majorBidi" w:cstheme="majorBidi"/>
          <w:i/>
          <w:iCs/>
          <w:color w:val="000000"/>
          <w:sz w:val="28"/>
          <w:szCs w:val="28"/>
          <w:u w:color="000000"/>
        </w:rPr>
        <w:t>Ḥadīth</w:t>
      </w:r>
      <w:r w:rsidR="00E86172" w:rsidRPr="001C798F">
        <w:rPr>
          <w:rFonts w:asciiTheme="majorBidi" w:eastAsiaTheme="minorEastAsia" w:hAnsiTheme="majorBidi" w:cstheme="majorBidi"/>
          <w:color w:val="000000"/>
          <w:sz w:val="28"/>
          <w:szCs w:val="28"/>
          <w:u w:color="000000"/>
        </w:rPr>
        <w:t xml:space="preserve">—but even including such common English expressions like </w:t>
      </w:r>
      <w:r w:rsidR="00E86172" w:rsidRPr="001C798F">
        <w:rPr>
          <w:rFonts w:asciiTheme="majorBidi" w:eastAsiaTheme="minorEastAsia" w:hAnsiTheme="majorBidi" w:cstheme="majorBidi"/>
          <w:i/>
          <w:iCs/>
          <w:color w:val="000000"/>
          <w:sz w:val="28"/>
          <w:szCs w:val="28"/>
          <w:u w:color="000000"/>
        </w:rPr>
        <w:t>per se</w:t>
      </w:r>
      <w:r w:rsidR="00E86172" w:rsidRPr="001C798F">
        <w:rPr>
          <w:rFonts w:asciiTheme="majorBidi" w:eastAsiaTheme="minorEastAsia" w:hAnsiTheme="majorBidi" w:cstheme="majorBidi"/>
          <w:color w:val="000000"/>
          <w:sz w:val="28"/>
          <w:szCs w:val="28"/>
          <w:u w:color="000000"/>
        </w:rPr>
        <w:t xml:space="preserve">, </w:t>
      </w:r>
      <w:r w:rsidR="00E86172" w:rsidRPr="001C798F">
        <w:rPr>
          <w:rFonts w:asciiTheme="majorBidi" w:eastAsiaTheme="minorEastAsia" w:hAnsiTheme="majorBidi" w:cstheme="majorBidi"/>
          <w:i/>
          <w:iCs/>
          <w:color w:val="000000"/>
          <w:sz w:val="28"/>
          <w:szCs w:val="28"/>
          <w:u w:color="000000"/>
        </w:rPr>
        <w:t>vis-a-vis</w:t>
      </w:r>
      <w:r w:rsidR="00E86172" w:rsidRPr="001C798F">
        <w:rPr>
          <w:rFonts w:asciiTheme="majorBidi" w:eastAsiaTheme="minorEastAsia" w:hAnsiTheme="majorBidi" w:cstheme="majorBidi"/>
          <w:color w:val="000000"/>
          <w:sz w:val="28"/>
          <w:szCs w:val="28"/>
          <w:u w:color="000000"/>
        </w:rPr>
        <w:t>,</w:t>
      </w:r>
      <w:r w:rsidR="00585267" w:rsidRPr="001C798F">
        <w:rPr>
          <w:rFonts w:asciiTheme="majorBidi" w:eastAsiaTheme="minorEastAsia" w:hAnsiTheme="majorBidi" w:cstheme="majorBidi"/>
          <w:i/>
          <w:iCs/>
          <w:color w:val="000000"/>
          <w:sz w:val="28"/>
          <w:szCs w:val="28"/>
          <w:u w:color="000000"/>
        </w:rPr>
        <w:t xml:space="preserve"> a Priori,</w:t>
      </w:r>
      <w:r w:rsidR="00E86172" w:rsidRPr="001C798F">
        <w:rPr>
          <w:rFonts w:asciiTheme="majorBidi" w:eastAsiaTheme="minorEastAsia" w:hAnsiTheme="majorBidi" w:cstheme="majorBidi"/>
          <w:color w:val="000000"/>
          <w:sz w:val="28"/>
          <w:szCs w:val="28"/>
          <w:u w:color="000000"/>
        </w:rPr>
        <w:t xml:space="preserve"> and the German loan-word </w:t>
      </w:r>
      <w:r w:rsidR="00E86172" w:rsidRPr="001C798F">
        <w:rPr>
          <w:rFonts w:asciiTheme="majorBidi" w:eastAsiaTheme="minorEastAsia" w:hAnsiTheme="majorBidi" w:cstheme="majorBidi"/>
          <w:i/>
          <w:iCs/>
          <w:color w:val="000000"/>
          <w:sz w:val="28"/>
          <w:szCs w:val="28"/>
          <w:u w:color="000000"/>
        </w:rPr>
        <w:t>Weltanschauung</w:t>
      </w:r>
      <w:r w:rsidR="00585267">
        <w:rPr>
          <w:rFonts w:asciiTheme="majorBidi" w:eastAsiaTheme="minorEastAsia" w:hAnsiTheme="majorBidi" w:cstheme="majorBidi"/>
          <w:color w:val="000000"/>
          <w:sz w:val="28"/>
          <w:szCs w:val="28"/>
          <w:u w:color="000000"/>
        </w:rPr>
        <w:t xml:space="preserve"> (worldview)</w:t>
      </w:r>
      <w:r w:rsidR="00E86172" w:rsidRPr="00EB2D54">
        <w:rPr>
          <w:rFonts w:asciiTheme="majorBidi" w:eastAsiaTheme="minorEastAsia" w:hAnsiTheme="majorBidi" w:cstheme="majorBidi"/>
          <w:color w:val="000000"/>
          <w:sz w:val="28"/>
          <w:szCs w:val="28"/>
          <w:u w:color="000000"/>
        </w:rPr>
        <w:t>, which many</w:t>
      </w:r>
      <w:r w:rsidR="00E86172">
        <w:rPr>
          <w:rFonts w:asciiTheme="majorBidi" w:eastAsiaTheme="minorEastAsia" w:hAnsiTheme="majorBidi" w:cstheme="majorBidi"/>
          <w:color w:val="000000"/>
          <w:sz w:val="28"/>
          <w:szCs w:val="28"/>
          <w:u w:color="000000"/>
        </w:rPr>
        <w:t xml:space="preserve"> authors today</w:t>
      </w:r>
      <w:r w:rsidR="00E86172" w:rsidRPr="00EB2D54">
        <w:rPr>
          <w:rFonts w:asciiTheme="majorBidi" w:eastAsiaTheme="minorEastAsia" w:hAnsiTheme="majorBidi" w:cstheme="majorBidi"/>
          <w:color w:val="000000"/>
          <w:sz w:val="28"/>
          <w:szCs w:val="28"/>
          <w:u w:color="000000"/>
        </w:rPr>
        <w:t xml:space="preserve"> would write without Italics</w:t>
      </w:r>
      <w:r w:rsidR="00E86172">
        <w:rPr>
          <w:rFonts w:asciiTheme="majorBidi" w:eastAsiaTheme="minorEastAsia" w:hAnsiTheme="majorBidi" w:cstheme="majorBidi"/>
          <w:color w:val="000000"/>
          <w:sz w:val="28"/>
          <w:szCs w:val="28"/>
          <w:u w:color="000000"/>
        </w:rPr>
        <w:t xml:space="preserve"> on the grounds that they have been adequately assimilated into English</w:t>
      </w:r>
      <w:r w:rsidR="00E86172" w:rsidRPr="00EB2D54">
        <w:rPr>
          <w:rFonts w:asciiTheme="majorBidi" w:eastAsiaTheme="minorEastAsia" w:hAnsiTheme="majorBidi" w:cstheme="majorBidi"/>
          <w:color w:val="000000"/>
          <w:sz w:val="28"/>
          <w:szCs w:val="28"/>
          <w:u w:color="000000"/>
        </w:rPr>
        <w:t xml:space="preserve">. For me, such use of Italics is largely esthetic, but I also use it as a sign of respect for the foreign origins of such words, since Italics serve to identify such words as </w:t>
      </w:r>
      <w:r w:rsidR="00E86172">
        <w:rPr>
          <w:rFonts w:asciiTheme="majorBidi" w:eastAsiaTheme="minorEastAsia" w:hAnsiTheme="majorBidi" w:cstheme="majorBidi"/>
          <w:color w:val="000000"/>
          <w:sz w:val="28"/>
          <w:szCs w:val="28"/>
          <w:u w:color="000000"/>
        </w:rPr>
        <w:t xml:space="preserve">originally </w:t>
      </w:r>
      <w:r w:rsidR="00E86172" w:rsidRPr="00EB2D54">
        <w:rPr>
          <w:rFonts w:asciiTheme="majorBidi" w:eastAsiaTheme="minorEastAsia" w:hAnsiTheme="majorBidi" w:cstheme="majorBidi"/>
          <w:color w:val="000000"/>
          <w:sz w:val="28"/>
          <w:szCs w:val="28"/>
          <w:u w:color="000000"/>
        </w:rPr>
        <w:t>non-English, even though, in many cases</w:t>
      </w:r>
      <w:r w:rsidR="00E86172" w:rsidRPr="00EB2D54">
        <w:rPr>
          <w:rFonts w:asciiTheme="majorBidi" w:hAnsiTheme="majorBidi" w:cstheme="majorBidi"/>
          <w:sz w:val="20"/>
          <w:szCs w:val="20"/>
        </w:rPr>
        <w:t>—</w:t>
      </w:r>
      <w:r w:rsidR="00E86172" w:rsidRPr="00EB2D54">
        <w:rPr>
          <w:rFonts w:asciiTheme="majorBidi" w:eastAsiaTheme="minorEastAsia" w:hAnsiTheme="majorBidi" w:cstheme="majorBidi"/>
          <w:color w:val="000000"/>
          <w:sz w:val="28"/>
          <w:szCs w:val="28"/>
          <w:u w:color="000000"/>
        </w:rPr>
        <w:t xml:space="preserve">such as </w:t>
      </w:r>
      <w:r w:rsidR="00E86172" w:rsidRPr="00EB2D54">
        <w:rPr>
          <w:rFonts w:asciiTheme="majorBidi" w:eastAsiaTheme="minorEastAsia" w:hAnsiTheme="majorBidi" w:cstheme="majorBidi"/>
          <w:i/>
          <w:iCs/>
          <w:color w:val="000000"/>
          <w:sz w:val="28"/>
          <w:szCs w:val="28"/>
          <w:u w:color="000000"/>
        </w:rPr>
        <w:t>Sunna</w:t>
      </w:r>
      <w:r w:rsidR="00E86172" w:rsidRPr="00EB2D54">
        <w:rPr>
          <w:rFonts w:asciiTheme="majorBidi" w:eastAsiaTheme="minorEastAsia" w:hAnsiTheme="majorBidi" w:cstheme="majorBidi"/>
          <w:color w:val="000000"/>
          <w:sz w:val="28"/>
          <w:szCs w:val="28"/>
          <w:u w:color="000000"/>
        </w:rPr>
        <w:t xml:space="preserve">, </w:t>
      </w:r>
      <w:r w:rsidR="00E86172" w:rsidRPr="00EB2D54">
        <w:rPr>
          <w:rFonts w:asciiTheme="majorBidi" w:eastAsiaTheme="minorEastAsia" w:hAnsiTheme="majorBidi" w:cstheme="majorBidi"/>
          <w:i/>
          <w:iCs/>
          <w:color w:val="000000"/>
          <w:sz w:val="28"/>
          <w:szCs w:val="28"/>
          <w:u w:color="000000"/>
        </w:rPr>
        <w:t>Ḥadīth</w:t>
      </w:r>
      <w:r w:rsidR="00E86172" w:rsidRPr="00EB2D54">
        <w:rPr>
          <w:rFonts w:asciiTheme="majorBidi" w:eastAsiaTheme="minorEastAsia" w:hAnsiTheme="majorBidi" w:cstheme="majorBidi"/>
          <w:color w:val="000000"/>
          <w:sz w:val="28"/>
          <w:szCs w:val="28"/>
          <w:u w:color="000000"/>
        </w:rPr>
        <w:t xml:space="preserve">, and </w:t>
      </w:r>
      <w:r w:rsidR="00E86172" w:rsidRPr="00EB2D54">
        <w:rPr>
          <w:rFonts w:asciiTheme="majorBidi" w:eastAsiaTheme="minorEastAsia" w:hAnsiTheme="majorBidi" w:cstheme="majorBidi"/>
          <w:i/>
          <w:iCs/>
          <w:color w:val="000000"/>
          <w:sz w:val="28"/>
          <w:szCs w:val="28"/>
          <w:u w:color="000000"/>
        </w:rPr>
        <w:t>Fiṭra</w:t>
      </w:r>
      <w:r w:rsidR="00E86172" w:rsidRPr="00EB2D54">
        <w:rPr>
          <w:rFonts w:asciiTheme="majorBidi" w:hAnsiTheme="majorBidi" w:cstheme="majorBidi"/>
          <w:sz w:val="20"/>
          <w:szCs w:val="20"/>
        </w:rPr>
        <w:t>—</w:t>
      </w:r>
      <w:r w:rsidR="00E86172" w:rsidRPr="00EB2D54">
        <w:rPr>
          <w:rFonts w:asciiTheme="majorBidi" w:eastAsiaTheme="minorEastAsia" w:hAnsiTheme="majorBidi" w:cstheme="majorBidi"/>
          <w:color w:val="000000"/>
          <w:sz w:val="28"/>
          <w:szCs w:val="28"/>
          <w:u w:color="000000"/>
        </w:rPr>
        <w:t xml:space="preserve">they have now come to be extensively embodied in English texts as if they were indigenous. </w:t>
      </w:r>
    </w:p>
    <w:p w14:paraId="0202D505" w14:textId="77777777" w:rsidR="00E86172" w:rsidRPr="00EB2D54" w:rsidRDefault="00E86172" w:rsidP="00E86172">
      <w:pPr>
        <w:autoSpaceDE w:val="0"/>
        <w:autoSpaceDN w:val="0"/>
        <w:adjustRightInd w:val="0"/>
        <w:rPr>
          <w:rFonts w:asciiTheme="majorBidi" w:eastAsiaTheme="minorEastAsia" w:hAnsiTheme="majorBidi" w:cstheme="majorBidi"/>
          <w:color w:val="000000"/>
          <w:sz w:val="28"/>
          <w:szCs w:val="28"/>
          <w:u w:color="000000"/>
        </w:rPr>
      </w:pPr>
    </w:p>
    <w:p w14:paraId="41B2D8B7" w14:textId="352F2AA5" w:rsidR="00E86172" w:rsidRPr="00EB2D54" w:rsidRDefault="00E86172" w:rsidP="00E86172">
      <w:pPr>
        <w:autoSpaceDE w:val="0"/>
        <w:autoSpaceDN w:val="0"/>
        <w:adjustRightInd w:val="0"/>
        <w:rPr>
          <w:rFonts w:asciiTheme="majorBidi" w:eastAsiaTheme="minorEastAsia" w:hAnsiTheme="majorBidi" w:cstheme="majorBidi"/>
          <w:color w:val="000000"/>
          <w:sz w:val="28"/>
          <w:szCs w:val="28"/>
          <w:u w:color="000000"/>
        </w:rPr>
      </w:pPr>
      <w:r w:rsidRPr="00B16600">
        <w:rPr>
          <w:rFonts w:asciiTheme="majorBidi" w:eastAsiaTheme="minorEastAsia" w:hAnsiTheme="majorBidi" w:cstheme="majorBidi"/>
          <w:color w:val="000000"/>
          <w:sz w:val="28"/>
          <w:szCs w:val="28"/>
          <w:u w:val="single" w:color="000000"/>
        </w:rPr>
        <w:t>I also use Italics for special effects</w:t>
      </w:r>
      <w:r w:rsidRPr="00EB2D54">
        <w:rPr>
          <w:rFonts w:asciiTheme="majorBidi" w:eastAsiaTheme="minorEastAsia" w:hAnsiTheme="majorBidi" w:cstheme="majorBidi"/>
          <w:color w:val="000000"/>
          <w:sz w:val="28"/>
          <w:szCs w:val="28"/>
          <w:u w:color="000000"/>
        </w:rPr>
        <w:t>. Such usage is recommended when, for example</w:t>
      </w:r>
      <w:r w:rsidRPr="00EB2D54">
        <w:rPr>
          <w:rFonts w:asciiTheme="majorBidi" w:hAnsiTheme="majorBidi" w:cstheme="majorBidi"/>
          <w:sz w:val="20"/>
          <w:szCs w:val="20"/>
        </w:rPr>
        <w:t>—</w:t>
      </w:r>
      <w:r w:rsidRPr="00EB2D54">
        <w:rPr>
          <w:rFonts w:asciiTheme="majorBidi" w:eastAsiaTheme="minorEastAsia" w:hAnsiTheme="majorBidi" w:cstheme="majorBidi"/>
          <w:color w:val="000000"/>
          <w:sz w:val="28"/>
          <w:szCs w:val="28"/>
          <w:u w:color="000000"/>
        </w:rPr>
        <w:t>without the Italics</w:t>
      </w:r>
      <w:r w:rsidRPr="00EB2D54">
        <w:rPr>
          <w:rFonts w:asciiTheme="majorBidi" w:hAnsiTheme="majorBidi" w:cstheme="majorBidi"/>
          <w:sz w:val="20"/>
          <w:szCs w:val="20"/>
        </w:rPr>
        <w:t>—</w:t>
      </w:r>
      <w:r>
        <w:rPr>
          <w:rFonts w:asciiTheme="majorBidi" w:eastAsiaTheme="minorEastAsia" w:hAnsiTheme="majorBidi" w:cstheme="majorBidi"/>
          <w:color w:val="000000"/>
          <w:sz w:val="28"/>
          <w:szCs w:val="28"/>
          <w:u w:color="000000"/>
        </w:rPr>
        <w:t>that intended</w:t>
      </w:r>
      <w:r w:rsidRPr="00EB2D54">
        <w:rPr>
          <w:rFonts w:asciiTheme="majorBidi" w:eastAsiaTheme="minorEastAsia" w:hAnsiTheme="majorBidi" w:cstheme="majorBidi"/>
          <w:color w:val="000000"/>
          <w:sz w:val="28"/>
          <w:szCs w:val="28"/>
          <w:u w:color="000000"/>
        </w:rPr>
        <w:t xml:space="preserve"> </w:t>
      </w:r>
      <w:r>
        <w:rPr>
          <w:rFonts w:asciiTheme="majorBidi" w:eastAsiaTheme="minorEastAsia" w:hAnsiTheme="majorBidi" w:cstheme="majorBidi"/>
          <w:color w:val="000000"/>
          <w:sz w:val="28"/>
          <w:szCs w:val="28"/>
          <w:u w:color="000000"/>
        </w:rPr>
        <w:t>emphasis</w:t>
      </w:r>
      <w:r w:rsidRPr="00EB2D54">
        <w:rPr>
          <w:rFonts w:asciiTheme="majorBidi" w:eastAsiaTheme="minorEastAsia" w:hAnsiTheme="majorBidi" w:cstheme="majorBidi"/>
          <w:color w:val="000000"/>
          <w:sz w:val="28"/>
          <w:szCs w:val="28"/>
          <w:u w:color="000000"/>
        </w:rPr>
        <w:t xml:space="preserve"> would be lost: “How do we learn to think in terms of the </w:t>
      </w:r>
      <w:r w:rsidRPr="00EB2D54">
        <w:rPr>
          <w:rFonts w:asciiTheme="majorBidi" w:eastAsiaTheme="minorEastAsia" w:hAnsiTheme="majorBidi" w:cstheme="majorBidi"/>
          <w:i/>
          <w:iCs/>
          <w:color w:val="000000"/>
          <w:sz w:val="28"/>
          <w:szCs w:val="28"/>
          <w:u w:color="000000"/>
        </w:rPr>
        <w:t>whole</w:t>
      </w:r>
      <w:r w:rsidRPr="00EB2D54">
        <w:rPr>
          <w:rFonts w:asciiTheme="majorBidi" w:eastAsiaTheme="minorEastAsia" w:hAnsiTheme="majorBidi" w:cstheme="majorBidi"/>
          <w:color w:val="000000"/>
          <w:sz w:val="28"/>
          <w:szCs w:val="28"/>
          <w:u w:color="000000"/>
        </w:rPr>
        <w:t>?” Thus, again, with regard to the Prophet of the End of Time</w:t>
      </w:r>
      <w:r>
        <w:rPr>
          <w:rFonts w:asciiTheme="majorBidi" w:eastAsiaTheme="minorEastAsia" w:hAnsiTheme="majorBidi" w:cstheme="majorBidi"/>
          <w:color w:val="000000"/>
          <w:sz w:val="28"/>
          <w:szCs w:val="28"/>
          <w:u w:color="000000"/>
        </w:rPr>
        <w:t xml:space="preserve"> as presented </w:t>
      </w:r>
      <w:r w:rsidRPr="00EB2D54">
        <w:rPr>
          <w:rFonts w:asciiTheme="majorBidi" w:eastAsiaTheme="minorEastAsia" w:hAnsiTheme="majorBidi" w:cstheme="majorBidi"/>
          <w:color w:val="000000"/>
          <w:sz w:val="28"/>
          <w:szCs w:val="28"/>
          <w:u w:color="000000"/>
        </w:rPr>
        <w:t>in the Dead Sea Scrolls, I write: “</w:t>
      </w:r>
      <w:r w:rsidRPr="00B16600">
        <w:rPr>
          <w:rFonts w:asciiTheme="majorBidi" w:eastAsiaTheme="minorEastAsia" w:hAnsiTheme="majorBidi" w:cstheme="majorBidi"/>
          <w:color w:val="000000"/>
          <w:sz w:val="28"/>
          <w:szCs w:val="28"/>
          <w:u w:val="single" w:color="000000"/>
        </w:rPr>
        <w:t>W</w:t>
      </w:r>
      <w:r w:rsidRPr="00B16600">
        <w:rPr>
          <w:rFonts w:ascii="Times" w:eastAsiaTheme="minorEastAsia" w:hAnsi="Times" w:cs="Times"/>
          <w:color w:val="000000"/>
          <w:sz w:val="28"/>
          <w:szCs w:val="28"/>
          <w:u w:val="single"/>
        </w:rPr>
        <w:t xml:space="preserve">ithout exaggeration, this great Prophet </w:t>
      </w:r>
      <w:r w:rsidR="00457C0C">
        <w:rPr>
          <w:rFonts w:ascii="Times" w:eastAsiaTheme="minorEastAsia" w:hAnsi="Times" w:cs="Times"/>
          <w:color w:val="000000"/>
          <w:sz w:val="28"/>
          <w:szCs w:val="28"/>
          <w:u w:val="single"/>
        </w:rPr>
        <w:t xml:space="preserve">of the End of Time </w:t>
      </w:r>
      <w:r w:rsidRPr="00B16600">
        <w:rPr>
          <w:rFonts w:ascii="Times" w:eastAsiaTheme="minorEastAsia" w:hAnsi="Times" w:cs="Times"/>
          <w:color w:val="000000"/>
          <w:sz w:val="28"/>
          <w:szCs w:val="28"/>
          <w:u w:val="single"/>
        </w:rPr>
        <w:t xml:space="preserve">was </w:t>
      </w:r>
      <w:r w:rsidRPr="00B16600">
        <w:rPr>
          <w:rFonts w:ascii="Times" w:eastAsiaTheme="minorEastAsia" w:hAnsi="Times" w:cs="Times"/>
          <w:i/>
          <w:iCs/>
          <w:color w:val="000000"/>
          <w:sz w:val="28"/>
          <w:szCs w:val="28"/>
          <w:u w:val="single"/>
        </w:rPr>
        <w:t>the</w:t>
      </w:r>
      <w:r w:rsidRPr="00B16600">
        <w:rPr>
          <w:rFonts w:ascii="Times" w:eastAsiaTheme="minorEastAsia" w:hAnsi="Times" w:cs="Times"/>
          <w:color w:val="000000"/>
          <w:sz w:val="28"/>
          <w:szCs w:val="28"/>
          <w:u w:val="single"/>
        </w:rPr>
        <w:t xml:space="preserve"> key figure in the teachings of the Keepers of the Dead Sea Scrolls </w:t>
      </w:r>
      <w:r w:rsidRPr="00B16600">
        <w:rPr>
          <w:rFonts w:asciiTheme="majorBidi" w:hAnsiTheme="majorBidi" w:cstheme="majorBidi"/>
          <w:sz w:val="28"/>
          <w:szCs w:val="28"/>
          <w:u w:val="single"/>
        </w:rPr>
        <w:t>and constituted the central purpose of their Community</w:t>
      </w:r>
      <w:r w:rsidRPr="00EB2D54">
        <w:rPr>
          <w:rFonts w:asciiTheme="majorBidi" w:hAnsiTheme="majorBidi" w:cstheme="majorBidi"/>
          <w:sz w:val="28"/>
          <w:szCs w:val="28"/>
        </w:rPr>
        <w:t>.”</w:t>
      </w:r>
    </w:p>
    <w:p w14:paraId="0530AB4B" w14:textId="77777777" w:rsidR="00E86172" w:rsidRPr="00EB2D54" w:rsidRDefault="00E86172" w:rsidP="00E86172">
      <w:pPr>
        <w:autoSpaceDE w:val="0"/>
        <w:autoSpaceDN w:val="0"/>
        <w:adjustRightInd w:val="0"/>
        <w:rPr>
          <w:rFonts w:asciiTheme="majorBidi" w:eastAsiaTheme="minorEastAsia" w:hAnsiTheme="majorBidi" w:cstheme="majorBidi"/>
          <w:color w:val="000000"/>
          <w:sz w:val="28"/>
          <w:szCs w:val="28"/>
          <w:u w:color="000000"/>
        </w:rPr>
      </w:pPr>
      <w:r w:rsidRPr="00EB2D54">
        <w:rPr>
          <w:rFonts w:asciiTheme="majorBidi" w:eastAsiaTheme="minorEastAsia" w:hAnsiTheme="majorBidi" w:cstheme="majorBidi"/>
          <w:color w:val="000000"/>
          <w:sz w:val="28"/>
          <w:szCs w:val="28"/>
          <w:u w:color="000000"/>
        </w:rPr>
        <w:lastRenderedPageBreak/>
        <w:t xml:space="preserve"> </w:t>
      </w:r>
    </w:p>
    <w:p w14:paraId="37281950" w14:textId="77777777" w:rsidR="00E86172" w:rsidRPr="00EB2D54" w:rsidRDefault="00E86172" w:rsidP="00E86172"/>
    <w:p w14:paraId="185FED54" w14:textId="77777777" w:rsidR="00E86172" w:rsidRPr="004624EE" w:rsidRDefault="00E86172" w:rsidP="00E86172">
      <w:pPr>
        <w:pStyle w:val="Heading4"/>
        <w:spacing w:before="0" w:after="0"/>
        <w:rPr>
          <w:rFonts w:asciiTheme="majorBidi" w:hAnsiTheme="majorBidi" w:cstheme="majorBidi"/>
          <w:b/>
          <w:bCs/>
          <w:color w:val="0C3512" w:themeColor="accent3" w:themeShade="80"/>
          <w:sz w:val="28"/>
          <w:szCs w:val="28"/>
        </w:rPr>
      </w:pPr>
      <w:bookmarkStart w:id="191" w:name="_Toc188509225"/>
      <w:r w:rsidRPr="00724D63">
        <w:rPr>
          <w:rFonts w:asciiTheme="majorBidi" w:hAnsiTheme="majorBidi" w:cstheme="majorBidi"/>
          <w:b/>
          <w:bCs/>
          <w:color w:val="C00000"/>
          <w:sz w:val="28"/>
          <w:szCs w:val="28"/>
        </w:rPr>
        <w:t>Quotations</w:t>
      </w:r>
      <w:bookmarkEnd w:id="191"/>
    </w:p>
    <w:p w14:paraId="33206C22" w14:textId="77777777" w:rsidR="00E86172" w:rsidRPr="00EB2D5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eastAsiaTheme="minorEastAsia" w:hAnsiTheme="majorBidi" w:cstheme="majorBidi"/>
          <w:color w:val="000000" w:themeColor="text1"/>
          <w:sz w:val="28"/>
          <w:szCs w:val="28"/>
        </w:rPr>
      </w:pPr>
      <w:r w:rsidRPr="00EB2D54">
        <w:rPr>
          <w:rFonts w:asciiTheme="majorBidi" w:eastAsiaTheme="minorEastAsia" w:hAnsiTheme="majorBidi" w:cstheme="majorBidi"/>
          <w:sz w:val="28"/>
          <w:szCs w:val="28"/>
        </w:rPr>
        <w:t xml:space="preserve">In accord with standard </w:t>
      </w:r>
      <w:r>
        <w:rPr>
          <w:rFonts w:asciiTheme="majorBidi" w:eastAsiaTheme="minorEastAsia" w:hAnsiTheme="majorBidi" w:cstheme="majorBidi"/>
          <w:sz w:val="28"/>
          <w:szCs w:val="28"/>
        </w:rPr>
        <w:t>United States</w:t>
      </w:r>
      <w:r w:rsidRPr="00EB2D54">
        <w:rPr>
          <w:rFonts w:asciiTheme="majorBidi" w:eastAsiaTheme="minorEastAsia" w:hAnsiTheme="majorBidi" w:cstheme="majorBidi"/>
          <w:sz w:val="28"/>
          <w:szCs w:val="28"/>
        </w:rPr>
        <w:t xml:space="preserve"> usage,</w:t>
      </w:r>
      <w:r>
        <w:rPr>
          <w:rFonts w:asciiTheme="majorBidi" w:eastAsiaTheme="minorEastAsia" w:hAnsiTheme="majorBidi" w:cstheme="majorBidi"/>
          <w:sz w:val="28"/>
          <w:szCs w:val="28"/>
        </w:rPr>
        <w:t xml:space="preserve"> the</w:t>
      </w:r>
      <w:r w:rsidRPr="00EB2D54">
        <w:rPr>
          <w:rFonts w:asciiTheme="majorBidi" w:eastAsiaTheme="minorEastAsia" w:hAnsiTheme="majorBidi" w:cstheme="majorBidi"/>
          <w:sz w:val="28"/>
          <w:szCs w:val="28"/>
        </w:rPr>
        <w:t xml:space="preserve"> default position in this work is to use double quotation marks throughout the text and restrict use of single quotation marks for quotations within quotations. </w:t>
      </w:r>
      <w:r w:rsidRPr="00EB2D54">
        <w:rPr>
          <w:rFonts w:asciiTheme="majorBidi" w:eastAsiaTheme="minorEastAsia" w:hAnsiTheme="majorBidi" w:cstheme="majorBidi"/>
          <w:color w:val="000000" w:themeColor="text1"/>
          <w:sz w:val="28"/>
          <w:szCs w:val="28"/>
        </w:rPr>
        <w:t>As a rule, I introduce quotations with colons and not commas, unless such quotations occur spontaneously in the middle of sentence</w:t>
      </w:r>
      <w:r w:rsidRPr="00EB2D54">
        <w:rPr>
          <w:rFonts w:asciiTheme="majorBidi" w:hAnsiTheme="majorBidi" w:cstheme="majorBidi"/>
          <w:sz w:val="20"/>
          <w:szCs w:val="20"/>
        </w:rPr>
        <w:t>—</w:t>
      </w:r>
      <w:r w:rsidRPr="00EB2D54">
        <w:rPr>
          <w:rFonts w:asciiTheme="majorBidi" w:eastAsiaTheme="minorEastAsia" w:hAnsiTheme="majorBidi" w:cstheme="majorBidi"/>
          <w:color w:val="000000" w:themeColor="text1"/>
          <w:sz w:val="28"/>
          <w:szCs w:val="28"/>
        </w:rPr>
        <w:t xml:space="preserve">without either colons or commas. </w:t>
      </w:r>
    </w:p>
    <w:p w14:paraId="7DE12C2A" w14:textId="77777777" w:rsidR="00E86172" w:rsidRPr="00EB2D5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eastAsiaTheme="minorEastAsia" w:hAnsiTheme="majorBidi" w:cstheme="majorBidi"/>
          <w:sz w:val="28"/>
          <w:szCs w:val="28"/>
        </w:rPr>
      </w:pPr>
    </w:p>
    <w:p w14:paraId="426842F7" w14:textId="7046B3A9"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202124"/>
          <w:sz w:val="28"/>
          <w:szCs w:val="28"/>
          <w:lang w:val="en"/>
        </w:rPr>
      </w:pPr>
      <w:r w:rsidRPr="00EB2D54">
        <w:rPr>
          <w:rFonts w:asciiTheme="majorBidi" w:hAnsiTheme="majorBidi" w:cstheme="majorBidi"/>
          <w:color w:val="202124"/>
          <w:sz w:val="28"/>
          <w:szCs w:val="28"/>
        </w:rPr>
        <w:t>On some occasions, quotation marks</w:t>
      </w:r>
      <w:r>
        <w:rPr>
          <w:rFonts w:asciiTheme="majorBidi" w:hAnsiTheme="majorBidi" w:cstheme="majorBidi"/>
          <w:color w:val="202124"/>
          <w:sz w:val="28"/>
          <w:szCs w:val="28"/>
        </w:rPr>
        <w:t xml:space="preserve"> are used</w:t>
      </w:r>
      <w:r w:rsidRPr="00EB2D54">
        <w:rPr>
          <w:rFonts w:asciiTheme="majorBidi" w:hAnsiTheme="majorBidi" w:cstheme="majorBidi"/>
          <w:color w:val="202124"/>
          <w:sz w:val="28"/>
          <w:szCs w:val="28"/>
        </w:rPr>
        <w:t xml:space="preserve"> for single words or phrases to indicate some special meaning that they have been assigned. In this case, they are not direct quotations </w:t>
      </w:r>
      <w:r w:rsidR="00832FFD">
        <w:rPr>
          <w:rFonts w:asciiTheme="majorBidi" w:hAnsiTheme="majorBidi" w:cstheme="majorBidi"/>
          <w:color w:val="202124"/>
          <w:sz w:val="28"/>
          <w:szCs w:val="28"/>
        </w:rPr>
        <w:t>from</w:t>
      </w:r>
      <w:r w:rsidRPr="00EB2D54">
        <w:rPr>
          <w:rFonts w:asciiTheme="majorBidi" w:hAnsiTheme="majorBidi" w:cstheme="majorBidi"/>
          <w:color w:val="202124"/>
          <w:sz w:val="28"/>
          <w:szCs w:val="28"/>
        </w:rPr>
        <w:t xml:space="preserve"> other persons.</w:t>
      </w:r>
      <w:r w:rsidRPr="00EB2D54">
        <w:rPr>
          <w:rFonts w:asciiTheme="majorBidi" w:eastAsiaTheme="minorEastAsia" w:hAnsiTheme="majorBidi" w:cstheme="majorBidi"/>
          <w:b/>
          <w:bCs/>
          <w:sz w:val="28"/>
          <w:szCs w:val="28"/>
        </w:rPr>
        <w:t xml:space="preserve"> </w:t>
      </w:r>
      <w:r w:rsidRPr="00B16600">
        <w:rPr>
          <w:rFonts w:eastAsiaTheme="minorEastAsia"/>
          <w:sz w:val="28"/>
          <w:szCs w:val="28"/>
        </w:rPr>
        <w:t>At oth</w:t>
      </w:r>
      <w:r w:rsidRPr="00C74C6D">
        <w:rPr>
          <w:rFonts w:asciiTheme="majorBidi" w:eastAsiaTheme="minorEastAsia" w:hAnsiTheme="majorBidi" w:cstheme="majorBidi"/>
          <w:sz w:val="28"/>
          <w:szCs w:val="28"/>
        </w:rPr>
        <w:t>er tim</w:t>
      </w:r>
      <w:r w:rsidRPr="00EB2D54">
        <w:rPr>
          <w:rFonts w:asciiTheme="majorBidi" w:eastAsiaTheme="minorEastAsia" w:hAnsiTheme="majorBidi" w:cstheme="majorBidi"/>
          <w:sz w:val="28"/>
          <w:szCs w:val="28"/>
        </w:rPr>
        <w:t>es, however, when words are put in quotation marks, they mean that I am quoting others directly, who are either mentioned in the immediate text or</w:t>
      </w:r>
      <w:r w:rsidRPr="00EB2D54">
        <w:rPr>
          <w:rFonts w:asciiTheme="majorBidi" w:hAnsiTheme="majorBidi" w:cstheme="majorBidi"/>
          <w:sz w:val="20"/>
          <w:szCs w:val="20"/>
        </w:rPr>
        <w:t>—</w:t>
      </w:r>
      <w:r w:rsidRPr="00EB2D54">
        <w:rPr>
          <w:rFonts w:asciiTheme="majorBidi" w:eastAsiaTheme="minorEastAsia" w:hAnsiTheme="majorBidi" w:cstheme="majorBidi"/>
          <w:sz w:val="28"/>
          <w:szCs w:val="28"/>
        </w:rPr>
        <w:t>for some reason</w:t>
      </w:r>
      <w:r>
        <w:rPr>
          <w:rFonts w:asciiTheme="majorBidi" w:eastAsiaTheme="minorEastAsia" w:hAnsiTheme="majorBidi" w:cstheme="majorBidi"/>
          <w:sz w:val="28"/>
          <w:szCs w:val="28"/>
        </w:rPr>
        <w:t xml:space="preserve"> such as the imperative of brevity</w:t>
      </w:r>
      <w:r w:rsidRPr="00EB2D54">
        <w:rPr>
          <w:rFonts w:asciiTheme="majorBidi" w:hAnsiTheme="majorBidi" w:cstheme="majorBidi"/>
          <w:sz w:val="20"/>
          <w:szCs w:val="20"/>
        </w:rPr>
        <w:t>—</w:t>
      </w:r>
      <w:r w:rsidRPr="00B16600">
        <w:rPr>
          <w:rFonts w:asciiTheme="majorBidi" w:hAnsiTheme="majorBidi" w:cstheme="majorBidi"/>
          <w:sz w:val="28"/>
          <w:szCs w:val="28"/>
        </w:rPr>
        <w:t xml:space="preserve">are </w:t>
      </w:r>
      <w:r w:rsidRPr="008216B8">
        <w:rPr>
          <w:rFonts w:asciiTheme="majorBidi" w:eastAsiaTheme="minorEastAsia" w:hAnsiTheme="majorBidi" w:cstheme="majorBidi"/>
          <w:sz w:val="28"/>
          <w:szCs w:val="28"/>
        </w:rPr>
        <w:t>no</w:t>
      </w:r>
      <w:r w:rsidRPr="00EB2D54">
        <w:rPr>
          <w:rFonts w:asciiTheme="majorBidi" w:eastAsiaTheme="minorEastAsia" w:hAnsiTheme="majorBidi" w:cstheme="majorBidi"/>
          <w:sz w:val="28"/>
          <w:szCs w:val="28"/>
        </w:rPr>
        <w:t>t mentioned because I fel</w:t>
      </w:r>
      <w:r w:rsidR="004D4A98">
        <w:rPr>
          <w:rFonts w:asciiTheme="majorBidi" w:eastAsiaTheme="minorEastAsia" w:hAnsiTheme="majorBidi" w:cstheme="majorBidi"/>
          <w:sz w:val="28"/>
          <w:szCs w:val="28"/>
        </w:rPr>
        <w:t>t</w:t>
      </w:r>
      <w:r w:rsidRPr="00EB2D54">
        <w:rPr>
          <w:rFonts w:asciiTheme="majorBidi" w:eastAsiaTheme="minorEastAsia" w:hAnsiTheme="majorBidi" w:cstheme="majorBidi"/>
          <w:sz w:val="28"/>
          <w:szCs w:val="28"/>
        </w:rPr>
        <w:t xml:space="preserve"> it </w:t>
      </w:r>
      <w:r>
        <w:rPr>
          <w:rFonts w:asciiTheme="majorBidi" w:eastAsiaTheme="minorEastAsia" w:hAnsiTheme="majorBidi" w:cstheme="majorBidi"/>
          <w:sz w:val="28"/>
          <w:szCs w:val="28"/>
        </w:rPr>
        <w:t>un</w:t>
      </w:r>
      <w:r w:rsidRPr="00EB2D54">
        <w:rPr>
          <w:rFonts w:asciiTheme="majorBidi" w:eastAsiaTheme="minorEastAsia" w:hAnsiTheme="majorBidi" w:cstheme="majorBidi"/>
          <w:sz w:val="28"/>
          <w:szCs w:val="28"/>
        </w:rPr>
        <w:t>necessar</w:t>
      </w:r>
      <w:r>
        <w:rPr>
          <w:rFonts w:asciiTheme="majorBidi" w:eastAsiaTheme="minorEastAsia" w:hAnsiTheme="majorBidi" w:cstheme="majorBidi"/>
          <w:sz w:val="28"/>
          <w:szCs w:val="28"/>
        </w:rPr>
        <w:t>ily cumbersome</w:t>
      </w:r>
      <w:r w:rsidRPr="00EB2D54">
        <w:rPr>
          <w:rFonts w:asciiTheme="majorBidi" w:eastAsiaTheme="minorEastAsia" w:hAnsiTheme="majorBidi" w:cstheme="majorBidi"/>
          <w:sz w:val="28"/>
          <w:szCs w:val="28"/>
        </w:rPr>
        <w:t xml:space="preserve"> or </w:t>
      </w:r>
      <w:r>
        <w:rPr>
          <w:rFonts w:asciiTheme="majorBidi" w:eastAsiaTheme="minorEastAsia" w:hAnsiTheme="majorBidi" w:cstheme="majorBidi"/>
          <w:sz w:val="28"/>
          <w:szCs w:val="28"/>
        </w:rPr>
        <w:t>otherwise in</w:t>
      </w:r>
      <w:r w:rsidRPr="00EB2D54">
        <w:rPr>
          <w:rFonts w:asciiTheme="majorBidi" w:eastAsiaTheme="minorEastAsia" w:hAnsiTheme="majorBidi" w:cstheme="majorBidi"/>
          <w:sz w:val="28"/>
          <w:szCs w:val="28"/>
        </w:rPr>
        <w:t>appropriate</w:t>
      </w:r>
      <w:r w:rsidR="004D4A98">
        <w:rPr>
          <w:rFonts w:asciiTheme="majorBidi" w:eastAsiaTheme="minorEastAsia" w:hAnsiTheme="majorBidi" w:cstheme="majorBidi"/>
          <w:sz w:val="28"/>
          <w:szCs w:val="28"/>
        </w:rPr>
        <w:t xml:space="preserve"> to specify them</w:t>
      </w:r>
      <w:r w:rsidRPr="00EB2D54">
        <w:rPr>
          <w:rFonts w:asciiTheme="majorBidi" w:eastAsiaTheme="minorEastAsia" w:hAnsiTheme="majorBidi" w:cstheme="majorBidi"/>
          <w:sz w:val="28"/>
          <w:szCs w:val="28"/>
        </w:rPr>
        <w:t xml:space="preserve">. Of course, </w:t>
      </w:r>
      <w:r w:rsidRPr="00EB2D54">
        <w:rPr>
          <w:rFonts w:asciiTheme="majorBidi" w:hAnsiTheme="majorBidi" w:cstheme="majorBidi"/>
          <w:color w:val="202124"/>
          <w:sz w:val="28"/>
          <w:szCs w:val="28"/>
          <w:lang w:val="en"/>
        </w:rPr>
        <w:t xml:space="preserve">the main function of quotation marks is to indicate that the words enclosed are </w:t>
      </w:r>
      <w:r>
        <w:rPr>
          <w:rFonts w:asciiTheme="majorBidi" w:hAnsiTheme="majorBidi" w:cstheme="majorBidi"/>
          <w:color w:val="202124"/>
          <w:sz w:val="28"/>
          <w:szCs w:val="28"/>
          <w:lang w:val="en"/>
        </w:rPr>
        <w:t xml:space="preserve">the </w:t>
      </w:r>
      <w:r w:rsidRPr="00B16600">
        <w:rPr>
          <w:rFonts w:asciiTheme="majorBidi" w:hAnsiTheme="majorBidi" w:cstheme="majorBidi"/>
          <w:i/>
          <w:iCs/>
          <w:color w:val="202124"/>
          <w:sz w:val="28"/>
          <w:szCs w:val="28"/>
          <w:lang w:val="en"/>
        </w:rPr>
        <w:t>verbatim</w:t>
      </w:r>
      <w:r w:rsidRPr="00EB2D54">
        <w:rPr>
          <w:rFonts w:asciiTheme="majorBidi" w:hAnsiTheme="majorBidi" w:cstheme="majorBidi"/>
          <w:color w:val="202124"/>
          <w:sz w:val="28"/>
          <w:szCs w:val="28"/>
          <w:lang w:val="en"/>
        </w:rPr>
        <w:t xml:space="preserve"> words of someone else. Thus, I do not use quotation marks if I am paraphrasing or describing what someone</w:t>
      </w:r>
      <w:r>
        <w:rPr>
          <w:rFonts w:asciiTheme="majorBidi" w:hAnsiTheme="majorBidi" w:cstheme="majorBidi"/>
          <w:color w:val="202124"/>
          <w:sz w:val="28"/>
          <w:szCs w:val="28"/>
          <w:lang w:val="en"/>
        </w:rPr>
        <w:t xml:space="preserve"> else has</w:t>
      </w:r>
      <w:r w:rsidRPr="00EB2D54">
        <w:rPr>
          <w:rFonts w:asciiTheme="majorBidi" w:hAnsiTheme="majorBidi" w:cstheme="majorBidi"/>
          <w:color w:val="202124"/>
          <w:sz w:val="28"/>
          <w:szCs w:val="28"/>
          <w:lang w:val="en"/>
        </w:rPr>
        <w:t xml:space="preserve"> said. </w:t>
      </w:r>
    </w:p>
    <w:p w14:paraId="34DDD360" w14:textId="7777777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202124"/>
          <w:sz w:val="28"/>
          <w:szCs w:val="28"/>
          <w:lang w:val="en"/>
        </w:rPr>
      </w:pPr>
    </w:p>
    <w:p w14:paraId="3D02D4F4" w14:textId="7777777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202124"/>
          <w:sz w:val="28"/>
          <w:szCs w:val="28"/>
          <w:lang w:val="en"/>
        </w:rPr>
      </w:pPr>
    </w:p>
    <w:p w14:paraId="30B06EA1" w14:textId="77777777" w:rsidR="00E86172" w:rsidRPr="00724D63" w:rsidRDefault="00E86172" w:rsidP="00E86172">
      <w:pPr>
        <w:pStyle w:val="Heading4"/>
        <w:spacing w:before="0" w:after="0"/>
        <w:rPr>
          <w:rFonts w:asciiTheme="majorBidi" w:hAnsiTheme="majorBidi" w:cstheme="majorBidi"/>
          <w:b/>
          <w:bCs/>
          <w:color w:val="C00000"/>
          <w:sz w:val="28"/>
          <w:szCs w:val="28"/>
        </w:rPr>
      </w:pPr>
      <w:r w:rsidRPr="00724D63">
        <w:rPr>
          <w:rFonts w:asciiTheme="majorBidi" w:hAnsiTheme="majorBidi" w:cstheme="majorBidi"/>
          <w:b/>
          <w:bCs/>
          <w:color w:val="C00000"/>
          <w:sz w:val="28"/>
          <w:szCs w:val="28"/>
        </w:rPr>
        <w:t>Block Quotations</w:t>
      </w:r>
    </w:p>
    <w:p w14:paraId="7B90F618" w14:textId="2D7C7508" w:rsidR="00E86172" w:rsidRPr="00B55DAA" w:rsidRDefault="00E86172" w:rsidP="00E86172">
      <w:pPr>
        <w:autoSpaceDE w:val="0"/>
        <w:autoSpaceDN w:val="0"/>
        <w:adjustRightInd w:val="0"/>
        <w:rPr>
          <w:rFonts w:asciiTheme="majorBidi" w:eastAsia="MS Mincho" w:hAnsiTheme="majorBidi" w:cstheme="majorBidi"/>
          <w:color w:val="1A1A1A"/>
          <w:sz w:val="28"/>
          <w:szCs w:val="28"/>
          <w:u w:color="1A1A1A"/>
        </w:rPr>
      </w:pPr>
      <w:r w:rsidRPr="0047718B">
        <w:rPr>
          <w:rFonts w:asciiTheme="majorBidi" w:eastAsiaTheme="minorEastAsia" w:hAnsiTheme="majorBidi" w:cstheme="majorBidi"/>
          <w:color w:val="1A1A1A"/>
          <w:sz w:val="28"/>
          <w:szCs w:val="28"/>
          <w:u w:color="1A1A1A"/>
        </w:rPr>
        <w:t>Block quotes are used in this work whenever a quotation runs longer than three lines or simply extends into the third line, if</w:t>
      </w:r>
      <w:r>
        <w:rPr>
          <w:rFonts w:asciiTheme="majorBidi" w:eastAsiaTheme="minorEastAsia" w:hAnsiTheme="majorBidi" w:cstheme="majorBidi"/>
          <w:color w:val="1A1A1A"/>
          <w:sz w:val="28"/>
          <w:szCs w:val="28"/>
          <w:u w:color="1A1A1A"/>
        </w:rPr>
        <w:t>, for example,</w:t>
      </w:r>
      <w:r w:rsidRPr="0047718B">
        <w:rPr>
          <w:rFonts w:asciiTheme="majorBidi" w:eastAsiaTheme="minorEastAsia" w:hAnsiTheme="majorBidi" w:cstheme="majorBidi"/>
          <w:color w:val="1A1A1A"/>
          <w:sz w:val="28"/>
          <w:szCs w:val="28"/>
          <w:u w:color="1A1A1A"/>
        </w:rPr>
        <w:t xml:space="preserve"> it is two and a half lines long. In order to separate them clearly from the main text, block quotations are given with justified margins and a slightly smaller font. They are specially indented and are not given quotation marks.</w:t>
      </w:r>
      <w:r w:rsidRPr="00B55DAA">
        <w:rPr>
          <w:rFonts w:asciiTheme="majorBidi" w:eastAsia="MS Mincho" w:hAnsiTheme="majorBidi" w:cstheme="majorBidi"/>
          <w:color w:val="1A1A1A"/>
          <w:sz w:val="28"/>
          <w:szCs w:val="28"/>
          <w:u w:color="1A1A1A"/>
        </w:rPr>
        <w:t xml:space="preserve"> The following is a typical block quotation of a report by a French diplomat regarding the intervention of </w:t>
      </w:r>
      <w:r w:rsidRPr="00CB6214">
        <w:rPr>
          <w:rFonts w:asciiTheme="majorBidi" w:eastAsiaTheme="minorEastAsia" w:hAnsiTheme="majorBidi" w:cstheme="majorBidi"/>
          <w:b/>
          <w:bCs/>
          <w:color w:val="0F252D"/>
          <w:sz w:val="28"/>
          <w:szCs w:val="28"/>
        </w:rPr>
        <w:t>al-Am</w:t>
      </w:r>
      <w:r w:rsidRPr="00CB6214">
        <w:rPr>
          <w:rFonts w:asciiTheme="majorBidi" w:hAnsiTheme="majorBidi" w:cstheme="majorBidi"/>
          <w:b/>
          <w:bCs/>
          <w:sz w:val="28"/>
          <w:szCs w:val="28"/>
        </w:rPr>
        <w:t>ī</w:t>
      </w:r>
      <w:r w:rsidRPr="00CB6214">
        <w:rPr>
          <w:rFonts w:asciiTheme="majorBidi" w:eastAsiaTheme="minorEastAsia" w:hAnsiTheme="majorBidi" w:cstheme="majorBidi"/>
          <w:b/>
          <w:bCs/>
          <w:color w:val="0F252D"/>
          <w:sz w:val="28"/>
          <w:szCs w:val="28"/>
        </w:rPr>
        <w:t>r ‘Abd-al-Q</w:t>
      </w:r>
      <w:r w:rsidRPr="00CB6214">
        <w:rPr>
          <w:rFonts w:asciiTheme="majorBidi" w:hAnsiTheme="majorBidi" w:cstheme="majorBidi"/>
          <w:b/>
          <w:bCs/>
          <w:sz w:val="28"/>
          <w:szCs w:val="28"/>
        </w:rPr>
        <w:t>ā</w:t>
      </w:r>
      <w:r w:rsidRPr="00CB6214">
        <w:rPr>
          <w:rFonts w:asciiTheme="majorBidi" w:eastAsiaTheme="minorEastAsia" w:hAnsiTheme="majorBidi" w:cstheme="majorBidi"/>
          <w:b/>
          <w:bCs/>
          <w:color w:val="0F252D"/>
          <w:sz w:val="28"/>
          <w:szCs w:val="28"/>
        </w:rPr>
        <w:t>dir</w:t>
      </w:r>
      <w:r w:rsidRPr="00CB6214" w:rsidDel="00C72276">
        <w:rPr>
          <w:rFonts w:asciiTheme="majorBidi" w:eastAsia="MS Mincho" w:hAnsiTheme="majorBidi" w:cstheme="majorBidi"/>
          <w:b/>
          <w:bCs/>
          <w:color w:val="1A1A1A"/>
          <w:sz w:val="28"/>
          <w:szCs w:val="28"/>
          <w:u w:color="1A1A1A"/>
        </w:rPr>
        <w:t xml:space="preserve"> </w:t>
      </w:r>
      <w:r w:rsidRPr="00CB6214">
        <w:rPr>
          <w:rFonts w:asciiTheme="majorBidi" w:eastAsia="MS Mincho" w:hAnsiTheme="majorBidi" w:cstheme="majorBidi"/>
          <w:b/>
          <w:bCs/>
          <w:color w:val="1A1A1A"/>
          <w:sz w:val="28"/>
          <w:szCs w:val="28"/>
          <w:u w:color="1A1A1A"/>
        </w:rPr>
        <w:t>al-Jaz</w:t>
      </w:r>
      <w:r w:rsidRPr="00CB6214">
        <w:rPr>
          <w:rFonts w:asciiTheme="majorBidi" w:hAnsiTheme="majorBidi" w:cstheme="majorBidi"/>
          <w:b/>
          <w:bCs/>
          <w:sz w:val="28"/>
          <w:szCs w:val="28"/>
        </w:rPr>
        <w:t>ā</w:t>
      </w:r>
      <w:r w:rsidRPr="00CB6214">
        <w:rPr>
          <w:rFonts w:asciiTheme="majorBidi" w:eastAsia="MS Mincho" w:hAnsiTheme="majorBidi" w:cstheme="majorBidi"/>
          <w:b/>
          <w:bCs/>
          <w:color w:val="1A1A1A"/>
          <w:sz w:val="28"/>
          <w:szCs w:val="28"/>
          <w:u w:color="1A1A1A"/>
        </w:rPr>
        <w:t>’ir</w:t>
      </w:r>
      <w:r w:rsidRPr="00CB6214">
        <w:rPr>
          <w:rFonts w:asciiTheme="majorBidi" w:hAnsiTheme="majorBidi" w:cstheme="majorBidi"/>
          <w:b/>
          <w:bCs/>
          <w:sz w:val="28"/>
          <w:szCs w:val="28"/>
        </w:rPr>
        <w:t>ī</w:t>
      </w:r>
      <w:r w:rsidRPr="0047718B">
        <w:rPr>
          <w:rStyle w:val="FootnoteReference"/>
          <w:rFonts w:asciiTheme="majorBidi" w:hAnsiTheme="majorBidi" w:cstheme="majorBidi"/>
          <w:sz w:val="28"/>
          <w:szCs w:val="28"/>
        </w:rPr>
        <w:footnoteReference w:id="40"/>
      </w:r>
      <w:r w:rsidRPr="0047718B">
        <w:rPr>
          <w:rFonts w:asciiTheme="majorBidi" w:hAnsiTheme="majorBidi" w:cstheme="majorBidi"/>
          <w:sz w:val="28"/>
          <w:szCs w:val="28"/>
        </w:rPr>
        <w:t xml:space="preserve"> to save the</w:t>
      </w:r>
      <w:r>
        <w:rPr>
          <w:rFonts w:asciiTheme="majorBidi" w:hAnsiTheme="majorBidi" w:cstheme="majorBidi"/>
          <w:sz w:val="28"/>
          <w:szCs w:val="28"/>
        </w:rPr>
        <w:t xml:space="preserve"> </w:t>
      </w:r>
      <w:r w:rsidR="00D713F3">
        <w:rPr>
          <w:rFonts w:asciiTheme="majorBidi" w:hAnsiTheme="majorBidi" w:cstheme="majorBidi"/>
          <w:sz w:val="28"/>
          <w:szCs w:val="28"/>
        </w:rPr>
        <w:t xml:space="preserve">Christian </w:t>
      </w:r>
      <w:r>
        <w:rPr>
          <w:rFonts w:asciiTheme="majorBidi" w:hAnsiTheme="majorBidi" w:cstheme="majorBidi"/>
          <w:sz w:val="28"/>
          <w:szCs w:val="28"/>
        </w:rPr>
        <w:t>Europeans</w:t>
      </w:r>
      <w:r w:rsidRPr="0047718B">
        <w:rPr>
          <w:rFonts w:asciiTheme="majorBidi" w:hAnsiTheme="majorBidi" w:cstheme="majorBidi"/>
          <w:sz w:val="28"/>
          <w:szCs w:val="28"/>
        </w:rPr>
        <w:t xml:space="preserve"> from the rioting mobs of Damascus in 1267/1860:</w:t>
      </w:r>
    </w:p>
    <w:p w14:paraId="033DEE3C" w14:textId="77777777" w:rsidR="00E86172" w:rsidRPr="00B16F9F" w:rsidRDefault="00E86172" w:rsidP="00E86172">
      <w:pPr>
        <w:pStyle w:val="NormalWeb"/>
        <w:spacing w:before="0" w:beforeAutospacing="0" w:after="0" w:afterAutospacing="0"/>
        <w:rPr>
          <w:rFonts w:asciiTheme="majorBidi" w:hAnsiTheme="majorBidi" w:cstheme="majorBidi"/>
          <w:color w:val="202122"/>
          <w:sz w:val="28"/>
          <w:szCs w:val="28"/>
        </w:rPr>
      </w:pPr>
    </w:p>
    <w:p w14:paraId="79E91C7B" w14:textId="77777777" w:rsidR="00E86172" w:rsidRPr="00B16600" w:rsidRDefault="00E86172" w:rsidP="00724D63">
      <w:pPr>
        <w:pStyle w:val="NormalWeb"/>
        <w:spacing w:before="0" w:beforeAutospacing="0" w:after="0" w:afterAutospacing="0"/>
        <w:ind w:left="1260" w:right="1530"/>
        <w:rPr>
          <w:rFonts w:asciiTheme="majorBidi" w:hAnsiTheme="majorBidi" w:cstheme="majorBidi"/>
          <w:color w:val="202122"/>
        </w:rPr>
      </w:pPr>
      <w:r w:rsidRPr="00A52DE4">
        <w:rPr>
          <w:rFonts w:asciiTheme="majorBidi" w:hAnsiTheme="majorBidi" w:cstheme="majorBidi"/>
          <w:color w:val="202122"/>
        </w:rPr>
        <w:t xml:space="preserve">We were in great distress, and all of us were quite convinced that our last hour had come. But in that same expectation of death—in those indescribable moments of anguish—Heaven sent us a savior! Abd el-Kader appeared, surrounded by his Algerians, around forty of them. He was on horseback and without arms. His handsome figure—calm and imposing—contrasted </w:t>
      </w:r>
      <w:r w:rsidRPr="00A52DE4">
        <w:rPr>
          <w:rFonts w:asciiTheme="majorBidi" w:hAnsiTheme="majorBidi" w:cstheme="majorBidi"/>
          <w:color w:val="202122"/>
        </w:rPr>
        <w:lastRenderedPageBreak/>
        <w:t>strangely with the noise and disorder that reigned everywhere around us.</w:t>
      </w:r>
    </w:p>
    <w:p w14:paraId="7EF68CB9" w14:textId="7777777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themeColor="text1"/>
          <w:sz w:val="28"/>
          <w:szCs w:val="28"/>
          <w:lang w:val="en"/>
        </w:rPr>
      </w:pPr>
    </w:p>
    <w:p w14:paraId="53819782" w14:textId="77777777" w:rsidR="00E86172" w:rsidRPr="00EB2D5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themeColor="text1"/>
          <w:sz w:val="28"/>
          <w:szCs w:val="28"/>
          <w:lang w:val="en"/>
        </w:rPr>
      </w:pPr>
    </w:p>
    <w:p w14:paraId="2D9E2B46" w14:textId="77777777" w:rsidR="00E86172" w:rsidRPr="004624EE" w:rsidRDefault="00E86172" w:rsidP="00E86172">
      <w:pPr>
        <w:pStyle w:val="Heading4"/>
        <w:spacing w:before="0" w:after="0"/>
        <w:rPr>
          <w:rFonts w:asciiTheme="majorBidi" w:hAnsiTheme="majorBidi" w:cstheme="majorBidi"/>
          <w:b/>
          <w:bCs/>
          <w:sz w:val="28"/>
          <w:szCs w:val="28"/>
          <w:lang w:val="en"/>
        </w:rPr>
      </w:pPr>
      <w:bookmarkStart w:id="192" w:name="_Toc188509226"/>
      <w:r w:rsidRPr="00724D63">
        <w:rPr>
          <w:rFonts w:asciiTheme="majorBidi" w:hAnsiTheme="majorBidi" w:cstheme="majorBidi"/>
          <w:b/>
          <w:bCs/>
          <w:color w:val="C00000"/>
          <w:sz w:val="28"/>
          <w:szCs w:val="28"/>
          <w:lang w:val="en"/>
        </w:rPr>
        <w:t>Square Brackets</w:t>
      </w:r>
      <w:bookmarkEnd w:id="192"/>
    </w:p>
    <w:p w14:paraId="27EED620" w14:textId="5D43E776" w:rsidR="00E86172" w:rsidRPr="00EB2D5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202124"/>
          <w:sz w:val="28"/>
          <w:szCs w:val="28"/>
          <w:lang w:val="en"/>
        </w:rPr>
      </w:pPr>
      <w:r>
        <w:rPr>
          <w:rFonts w:asciiTheme="majorBidi" w:hAnsiTheme="majorBidi" w:cstheme="majorBidi"/>
          <w:color w:val="000000" w:themeColor="text1"/>
          <w:sz w:val="28"/>
          <w:szCs w:val="28"/>
        </w:rPr>
        <w:t>As indicated above, i</w:t>
      </w:r>
      <w:r w:rsidRPr="00EB2D54">
        <w:rPr>
          <w:rFonts w:asciiTheme="majorBidi" w:hAnsiTheme="majorBidi" w:cstheme="majorBidi"/>
          <w:color w:val="000000" w:themeColor="text1"/>
          <w:sz w:val="28"/>
          <w:szCs w:val="28"/>
        </w:rPr>
        <w:t>f I want to</w:t>
      </w:r>
      <w:r>
        <w:rPr>
          <w:rFonts w:asciiTheme="majorBidi" w:hAnsiTheme="majorBidi" w:cstheme="majorBidi"/>
          <w:color w:val="000000" w:themeColor="text1"/>
          <w:sz w:val="28"/>
          <w:szCs w:val="28"/>
        </w:rPr>
        <w:t xml:space="preserve"> insert</w:t>
      </w:r>
      <w:r w:rsidRPr="00EB2D54">
        <w:rPr>
          <w:rFonts w:asciiTheme="majorBidi" w:hAnsiTheme="majorBidi" w:cstheme="majorBidi"/>
          <w:color w:val="000000" w:themeColor="text1"/>
          <w:sz w:val="28"/>
          <w:szCs w:val="28"/>
        </w:rPr>
        <w:t xml:space="preserve"> my own words in the middle of </w:t>
      </w:r>
      <w:r>
        <w:rPr>
          <w:rFonts w:asciiTheme="majorBidi" w:hAnsiTheme="majorBidi" w:cstheme="majorBidi"/>
          <w:color w:val="000000" w:themeColor="text1"/>
          <w:sz w:val="28"/>
          <w:szCs w:val="28"/>
        </w:rPr>
        <w:t xml:space="preserve">a translation or </w:t>
      </w:r>
      <w:r w:rsidRPr="00EB2D54">
        <w:rPr>
          <w:rFonts w:asciiTheme="majorBidi" w:hAnsiTheme="majorBidi" w:cstheme="majorBidi"/>
          <w:color w:val="000000" w:themeColor="text1"/>
          <w:sz w:val="28"/>
          <w:szCs w:val="28"/>
        </w:rPr>
        <w:t xml:space="preserve">quotation, I generally put them in square brackets. </w:t>
      </w:r>
      <w:r w:rsidR="00367800">
        <w:rPr>
          <w:rFonts w:asciiTheme="majorBidi" w:hAnsiTheme="majorBidi" w:cstheme="majorBidi"/>
          <w:color w:val="000000" w:themeColor="text1"/>
          <w:sz w:val="28"/>
          <w:szCs w:val="28"/>
        </w:rPr>
        <w:t>As indicated above, this is s</w:t>
      </w:r>
      <w:r w:rsidRPr="00EB2D54">
        <w:rPr>
          <w:rFonts w:asciiTheme="majorBidi" w:hAnsiTheme="majorBidi" w:cstheme="majorBidi"/>
          <w:color w:val="000000" w:themeColor="text1"/>
          <w:sz w:val="28"/>
          <w:szCs w:val="28"/>
        </w:rPr>
        <w:t>ometimes necessary to make sense of a quotation that is out of context</w:t>
      </w:r>
      <w:r>
        <w:rPr>
          <w:rFonts w:asciiTheme="majorBidi" w:hAnsiTheme="majorBidi" w:cstheme="majorBidi"/>
          <w:color w:val="000000" w:themeColor="text1"/>
          <w:sz w:val="28"/>
          <w:szCs w:val="28"/>
        </w:rPr>
        <w:t xml:space="preserve"> or contains an important ellipsis</w:t>
      </w:r>
      <w:r w:rsidRPr="00EB2D54">
        <w:rPr>
          <w:rFonts w:asciiTheme="majorBidi" w:hAnsiTheme="majorBidi" w:cstheme="majorBidi"/>
          <w:color w:val="000000" w:themeColor="text1"/>
          <w:sz w:val="28"/>
          <w:szCs w:val="28"/>
        </w:rPr>
        <w:t xml:space="preserve">. </w:t>
      </w:r>
      <w:r w:rsidR="00374BDE">
        <w:rPr>
          <w:rFonts w:asciiTheme="majorBidi" w:hAnsiTheme="majorBidi" w:cstheme="majorBidi"/>
          <w:color w:val="000000" w:themeColor="text1"/>
          <w:sz w:val="28"/>
          <w:szCs w:val="28"/>
        </w:rPr>
        <w:t xml:space="preserve">To repeat, </w:t>
      </w:r>
      <w:r w:rsidRPr="00EB2D54">
        <w:rPr>
          <w:rFonts w:asciiTheme="majorBidi" w:hAnsiTheme="majorBidi" w:cstheme="majorBidi"/>
          <w:color w:val="000000" w:themeColor="text1"/>
          <w:sz w:val="28"/>
          <w:szCs w:val="28"/>
        </w:rPr>
        <w:t xml:space="preserve">I use square brackets most commonly in translations of the </w:t>
      </w:r>
      <w:r w:rsidRPr="00EB2D54">
        <w:rPr>
          <w:rFonts w:asciiTheme="majorBidi" w:hAnsiTheme="majorBidi" w:cstheme="majorBidi"/>
          <w:sz w:val="28"/>
          <w:szCs w:val="28"/>
        </w:rPr>
        <w:t xml:space="preserve">Qur’ān and </w:t>
      </w:r>
      <w:r w:rsidRPr="00EB2D54">
        <w:rPr>
          <w:rFonts w:asciiTheme="majorBidi" w:hAnsiTheme="majorBidi" w:cstheme="majorBidi"/>
          <w:i/>
          <w:iCs/>
          <w:sz w:val="28"/>
          <w:szCs w:val="28"/>
        </w:rPr>
        <w:t>Ḥadīth</w:t>
      </w:r>
      <w:r w:rsidRPr="00EB2D54">
        <w:rPr>
          <w:rFonts w:asciiTheme="majorBidi" w:hAnsiTheme="majorBidi" w:cstheme="majorBidi"/>
          <w:sz w:val="28"/>
          <w:szCs w:val="28"/>
        </w:rPr>
        <w:t xml:space="preserve">, </w:t>
      </w:r>
      <w:r>
        <w:rPr>
          <w:rFonts w:asciiTheme="majorBidi" w:hAnsiTheme="majorBidi" w:cstheme="majorBidi"/>
          <w:sz w:val="28"/>
          <w:szCs w:val="28"/>
        </w:rPr>
        <w:t>which use</w:t>
      </w:r>
      <w:r w:rsidRPr="00EB2D54">
        <w:rPr>
          <w:rFonts w:asciiTheme="majorBidi" w:hAnsiTheme="majorBidi" w:cstheme="majorBidi"/>
          <w:sz w:val="28"/>
          <w:szCs w:val="28"/>
        </w:rPr>
        <w:t xml:space="preserve"> </w:t>
      </w:r>
      <w:r>
        <w:rPr>
          <w:rFonts w:asciiTheme="majorBidi" w:hAnsiTheme="majorBidi" w:cstheme="majorBidi"/>
          <w:sz w:val="28"/>
          <w:szCs w:val="28"/>
        </w:rPr>
        <w:t xml:space="preserve">common </w:t>
      </w:r>
      <w:r w:rsidR="00374BDE">
        <w:rPr>
          <w:rFonts w:asciiTheme="majorBidi" w:hAnsiTheme="majorBidi" w:cstheme="majorBidi"/>
          <w:sz w:val="28"/>
          <w:szCs w:val="28"/>
        </w:rPr>
        <w:t>modes</w:t>
      </w:r>
      <w:r w:rsidRPr="00EB2D54">
        <w:rPr>
          <w:rFonts w:asciiTheme="majorBidi" w:hAnsiTheme="majorBidi" w:cstheme="majorBidi"/>
          <w:sz w:val="28"/>
          <w:szCs w:val="28"/>
        </w:rPr>
        <w:t xml:space="preserve"> of ellipsis that are </w:t>
      </w:r>
      <w:r>
        <w:rPr>
          <w:rFonts w:asciiTheme="majorBidi" w:hAnsiTheme="majorBidi" w:cstheme="majorBidi"/>
          <w:sz w:val="28"/>
          <w:szCs w:val="28"/>
        </w:rPr>
        <w:t xml:space="preserve">implicitly </w:t>
      </w:r>
      <w:r w:rsidRPr="00EB2D54">
        <w:rPr>
          <w:rFonts w:asciiTheme="majorBidi" w:hAnsiTheme="majorBidi" w:cstheme="majorBidi"/>
          <w:sz w:val="28"/>
          <w:szCs w:val="28"/>
        </w:rPr>
        <w:t xml:space="preserve">understood in the original </w:t>
      </w:r>
      <w:r w:rsidR="00374BDE">
        <w:rPr>
          <w:rFonts w:asciiTheme="majorBidi" w:hAnsiTheme="majorBidi" w:cstheme="majorBidi"/>
          <w:sz w:val="28"/>
          <w:szCs w:val="28"/>
        </w:rPr>
        <w:t xml:space="preserve">Arabic </w:t>
      </w:r>
      <w:r w:rsidRPr="00EB2D54">
        <w:rPr>
          <w:rFonts w:asciiTheme="majorBidi" w:hAnsiTheme="majorBidi" w:cstheme="majorBidi"/>
          <w:sz w:val="28"/>
          <w:szCs w:val="28"/>
        </w:rPr>
        <w:t xml:space="preserve">text but cannot be easily </w:t>
      </w:r>
      <w:r>
        <w:rPr>
          <w:rFonts w:asciiTheme="majorBidi" w:hAnsiTheme="majorBidi" w:cstheme="majorBidi"/>
          <w:sz w:val="28"/>
          <w:szCs w:val="28"/>
        </w:rPr>
        <w:t>detected</w:t>
      </w:r>
      <w:r w:rsidRPr="00EB2D54">
        <w:rPr>
          <w:rFonts w:asciiTheme="majorBidi" w:hAnsiTheme="majorBidi" w:cstheme="majorBidi"/>
          <w:sz w:val="28"/>
          <w:szCs w:val="28"/>
        </w:rPr>
        <w:t xml:space="preserve"> </w:t>
      </w:r>
      <w:r>
        <w:rPr>
          <w:rFonts w:asciiTheme="majorBidi" w:hAnsiTheme="majorBidi" w:cstheme="majorBidi"/>
          <w:sz w:val="28"/>
          <w:szCs w:val="28"/>
        </w:rPr>
        <w:t xml:space="preserve">in literal </w:t>
      </w:r>
      <w:r w:rsidRPr="00EB2D54">
        <w:rPr>
          <w:rFonts w:asciiTheme="majorBidi" w:hAnsiTheme="majorBidi" w:cstheme="majorBidi"/>
          <w:sz w:val="28"/>
          <w:szCs w:val="28"/>
        </w:rPr>
        <w:t>English translation</w:t>
      </w:r>
      <w:r>
        <w:rPr>
          <w:rFonts w:asciiTheme="majorBidi" w:hAnsiTheme="majorBidi" w:cstheme="majorBidi"/>
          <w:sz w:val="28"/>
          <w:szCs w:val="28"/>
        </w:rPr>
        <w:t>s</w:t>
      </w:r>
      <w:r w:rsidRPr="00EB2D54">
        <w:rPr>
          <w:rFonts w:asciiTheme="majorBidi" w:hAnsiTheme="majorBidi" w:cstheme="majorBidi"/>
          <w:sz w:val="28"/>
          <w:szCs w:val="28"/>
        </w:rPr>
        <w:t xml:space="preserve">. Yet, they are necessary </w:t>
      </w:r>
      <w:r>
        <w:rPr>
          <w:rFonts w:asciiTheme="majorBidi" w:hAnsiTheme="majorBidi" w:cstheme="majorBidi"/>
          <w:sz w:val="28"/>
          <w:szCs w:val="28"/>
        </w:rPr>
        <w:t>or helpful</w:t>
      </w:r>
      <w:r w:rsidR="00374BDE">
        <w:rPr>
          <w:rFonts w:asciiTheme="majorBidi" w:hAnsiTheme="majorBidi" w:cstheme="majorBidi"/>
          <w:sz w:val="28"/>
          <w:szCs w:val="28"/>
        </w:rPr>
        <w:t xml:space="preserve"> in context</w:t>
      </w:r>
      <w:r>
        <w:rPr>
          <w:rFonts w:asciiTheme="majorBidi" w:hAnsiTheme="majorBidi" w:cstheme="majorBidi"/>
          <w:sz w:val="28"/>
          <w:szCs w:val="28"/>
        </w:rPr>
        <w:t xml:space="preserve"> </w:t>
      </w:r>
      <w:r w:rsidRPr="00EB2D54">
        <w:rPr>
          <w:rFonts w:asciiTheme="majorBidi" w:hAnsiTheme="majorBidi" w:cstheme="majorBidi"/>
          <w:sz w:val="28"/>
          <w:szCs w:val="28"/>
        </w:rPr>
        <w:t xml:space="preserve">for the proper understanding of the </w:t>
      </w:r>
      <w:r>
        <w:rPr>
          <w:rFonts w:asciiTheme="majorBidi" w:hAnsiTheme="majorBidi" w:cstheme="majorBidi"/>
          <w:sz w:val="28"/>
          <w:szCs w:val="28"/>
        </w:rPr>
        <w:t>original passage</w:t>
      </w:r>
      <w:r w:rsidRPr="00EB2D54">
        <w:rPr>
          <w:rFonts w:asciiTheme="majorBidi" w:hAnsiTheme="majorBidi" w:cstheme="majorBidi"/>
          <w:sz w:val="28"/>
          <w:szCs w:val="28"/>
        </w:rPr>
        <w:t>.</w:t>
      </w:r>
    </w:p>
    <w:p w14:paraId="10995E39" w14:textId="77777777" w:rsidR="00E86172" w:rsidRPr="00EB2D5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202124"/>
          <w:sz w:val="28"/>
          <w:szCs w:val="28"/>
          <w:lang w:val="en"/>
        </w:rPr>
      </w:pPr>
    </w:p>
    <w:p w14:paraId="66C066F4" w14:textId="77777777" w:rsidR="00E86172" w:rsidRPr="00EB2D5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eastAsiaTheme="minorEastAsia" w:hAnsiTheme="majorBidi" w:cstheme="majorBidi"/>
          <w:sz w:val="28"/>
          <w:szCs w:val="28"/>
        </w:rPr>
      </w:pPr>
      <w:r>
        <w:rPr>
          <w:rFonts w:asciiTheme="majorBidi" w:hAnsiTheme="majorBidi" w:cstheme="majorBidi"/>
          <w:color w:val="202124"/>
          <w:sz w:val="28"/>
          <w:szCs w:val="28"/>
          <w:lang w:val="en"/>
        </w:rPr>
        <w:t>It</w:t>
      </w:r>
      <w:r w:rsidRPr="00EB2D54">
        <w:rPr>
          <w:rFonts w:asciiTheme="majorBidi" w:hAnsiTheme="majorBidi" w:cstheme="majorBidi"/>
          <w:color w:val="202124"/>
          <w:sz w:val="28"/>
          <w:szCs w:val="28"/>
          <w:lang w:val="en"/>
        </w:rPr>
        <w:t xml:space="preserve"> is standard procedure, when tak</w:t>
      </w:r>
      <w:r>
        <w:rPr>
          <w:rFonts w:asciiTheme="majorBidi" w:hAnsiTheme="majorBidi" w:cstheme="majorBidi"/>
          <w:color w:val="202124"/>
          <w:sz w:val="28"/>
          <w:szCs w:val="28"/>
          <w:lang w:val="en"/>
        </w:rPr>
        <w:t>ing</w:t>
      </w:r>
      <w:r w:rsidRPr="00EB2D54">
        <w:rPr>
          <w:rFonts w:asciiTheme="majorBidi" w:hAnsiTheme="majorBidi" w:cstheme="majorBidi"/>
          <w:color w:val="202124"/>
          <w:sz w:val="28"/>
          <w:szCs w:val="28"/>
          <w:lang w:val="en"/>
        </w:rPr>
        <w:t xml:space="preserve"> some words out of a quotation,</w:t>
      </w:r>
      <w:r>
        <w:rPr>
          <w:rFonts w:asciiTheme="majorBidi" w:hAnsiTheme="majorBidi" w:cstheme="majorBidi"/>
          <w:color w:val="202124"/>
          <w:sz w:val="28"/>
          <w:szCs w:val="28"/>
          <w:lang w:val="en"/>
        </w:rPr>
        <w:t xml:space="preserve"> to</w:t>
      </w:r>
      <w:r w:rsidRPr="00EB2D54">
        <w:rPr>
          <w:rFonts w:asciiTheme="majorBidi" w:hAnsiTheme="majorBidi" w:cstheme="majorBidi"/>
          <w:color w:val="202124"/>
          <w:sz w:val="28"/>
          <w:szCs w:val="28"/>
          <w:lang w:val="en"/>
        </w:rPr>
        <w:t xml:space="preserve"> employ an ellipsis of three dots to indicate that one or more words have been taken out.</w:t>
      </w:r>
      <w:r>
        <w:rPr>
          <w:rFonts w:asciiTheme="majorBidi" w:hAnsiTheme="majorBidi" w:cstheme="majorBidi"/>
          <w:color w:val="202124"/>
          <w:sz w:val="28"/>
          <w:szCs w:val="28"/>
          <w:lang w:val="en"/>
        </w:rPr>
        <w:t xml:space="preserve"> I often avoid this convention, however, especially when</w:t>
      </w:r>
      <w:r w:rsidRPr="00EB2D54">
        <w:rPr>
          <w:rFonts w:asciiTheme="majorBidi" w:hAnsiTheme="majorBidi" w:cstheme="majorBidi"/>
          <w:color w:val="202124"/>
          <w:sz w:val="28"/>
          <w:szCs w:val="28"/>
          <w:lang w:val="en"/>
        </w:rPr>
        <w:t xml:space="preserve"> quoting </w:t>
      </w:r>
      <w:r w:rsidRPr="00EB2D54">
        <w:rPr>
          <w:rFonts w:asciiTheme="majorBidi" w:hAnsiTheme="majorBidi" w:cstheme="majorBidi"/>
          <w:sz w:val="28"/>
          <w:szCs w:val="28"/>
        </w:rPr>
        <w:t xml:space="preserve">Qur’ānic verses and </w:t>
      </w:r>
      <w:r w:rsidRPr="00EB2D54">
        <w:rPr>
          <w:rFonts w:asciiTheme="majorBidi" w:hAnsiTheme="majorBidi" w:cstheme="majorBidi"/>
          <w:i/>
          <w:iCs/>
          <w:sz w:val="28"/>
          <w:szCs w:val="28"/>
        </w:rPr>
        <w:t>Ḥadīth</w:t>
      </w:r>
      <w:r>
        <w:rPr>
          <w:rFonts w:asciiTheme="majorBidi" w:hAnsiTheme="majorBidi" w:cstheme="majorBidi"/>
          <w:sz w:val="28"/>
          <w:szCs w:val="28"/>
        </w:rPr>
        <w:t xml:space="preserve">. Thus, I may </w:t>
      </w:r>
      <w:r w:rsidRPr="00EB2D54">
        <w:rPr>
          <w:rFonts w:asciiTheme="majorBidi" w:hAnsiTheme="majorBidi" w:cstheme="majorBidi"/>
          <w:sz w:val="28"/>
          <w:szCs w:val="28"/>
        </w:rPr>
        <w:t>often leave out such ellipsis marks</w:t>
      </w:r>
      <w:r w:rsidRPr="00EB2D54">
        <w:rPr>
          <w:rFonts w:asciiTheme="majorBidi" w:hAnsiTheme="majorBidi" w:cstheme="majorBidi"/>
          <w:sz w:val="20"/>
          <w:szCs w:val="20"/>
        </w:rPr>
        <w:t>—</w:t>
      </w:r>
      <w:r w:rsidRPr="00EB2D54">
        <w:rPr>
          <w:rFonts w:asciiTheme="majorBidi" w:hAnsiTheme="majorBidi" w:cstheme="majorBidi"/>
          <w:sz w:val="28"/>
          <w:szCs w:val="28"/>
        </w:rPr>
        <w:t>especially at the beginning or end of a quotation</w:t>
      </w:r>
      <w:r w:rsidRPr="00EB2D54">
        <w:rPr>
          <w:rFonts w:asciiTheme="majorBidi" w:hAnsiTheme="majorBidi" w:cstheme="majorBidi"/>
          <w:sz w:val="20"/>
          <w:szCs w:val="20"/>
        </w:rPr>
        <w:t>—</w:t>
      </w:r>
      <w:r w:rsidRPr="00EB2D54">
        <w:rPr>
          <w:rFonts w:asciiTheme="majorBidi" w:hAnsiTheme="majorBidi" w:cstheme="majorBidi"/>
          <w:sz w:val="28"/>
          <w:szCs w:val="28"/>
        </w:rPr>
        <w:t xml:space="preserve">because I find them </w:t>
      </w:r>
      <w:r>
        <w:rPr>
          <w:rFonts w:asciiTheme="majorBidi" w:hAnsiTheme="majorBidi" w:cstheme="majorBidi"/>
          <w:sz w:val="28"/>
          <w:szCs w:val="28"/>
        </w:rPr>
        <w:t xml:space="preserve">unesthetic, </w:t>
      </w:r>
      <w:r w:rsidRPr="00EB2D54">
        <w:rPr>
          <w:rFonts w:asciiTheme="majorBidi" w:hAnsiTheme="majorBidi" w:cstheme="majorBidi"/>
          <w:sz w:val="28"/>
          <w:szCs w:val="28"/>
        </w:rPr>
        <w:t>unnecessary</w:t>
      </w:r>
      <w:r>
        <w:rPr>
          <w:rFonts w:asciiTheme="majorBidi" w:hAnsiTheme="majorBidi" w:cstheme="majorBidi"/>
          <w:sz w:val="28"/>
          <w:szCs w:val="28"/>
        </w:rPr>
        <w:t>,</w:t>
      </w:r>
      <w:r w:rsidRPr="00EB2D54">
        <w:rPr>
          <w:rFonts w:asciiTheme="majorBidi" w:hAnsiTheme="majorBidi" w:cstheme="majorBidi"/>
          <w:sz w:val="28"/>
          <w:szCs w:val="28"/>
        </w:rPr>
        <w:t xml:space="preserve"> and </w:t>
      </w:r>
      <w:r>
        <w:rPr>
          <w:rFonts w:asciiTheme="majorBidi" w:hAnsiTheme="majorBidi" w:cstheme="majorBidi"/>
          <w:sz w:val="28"/>
          <w:szCs w:val="28"/>
        </w:rPr>
        <w:t xml:space="preserve">occasionally </w:t>
      </w:r>
      <w:r w:rsidRPr="00EB2D54">
        <w:rPr>
          <w:rFonts w:asciiTheme="majorBidi" w:hAnsiTheme="majorBidi" w:cstheme="majorBidi"/>
          <w:sz w:val="28"/>
          <w:szCs w:val="28"/>
        </w:rPr>
        <w:t xml:space="preserve">distracting. </w:t>
      </w:r>
    </w:p>
    <w:p w14:paraId="7E3A8BF5" w14:textId="77777777" w:rsidR="00E86172" w:rsidRPr="00EB2D54" w:rsidRDefault="00E86172" w:rsidP="00E86172">
      <w:pPr>
        <w:rPr>
          <w:rFonts w:eastAsiaTheme="minorEastAsia"/>
        </w:rPr>
      </w:pPr>
    </w:p>
    <w:p w14:paraId="271836BC" w14:textId="77777777" w:rsidR="00E86172" w:rsidRPr="00EB2D54" w:rsidRDefault="00E86172" w:rsidP="00E86172">
      <w:pPr>
        <w:autoSpaceDE w:val="0"/>
        <w:autoSpaceDN w:val="0"/>
        <w:adjustRightInd w:val="0"/>
        <w:rPr>
          <w:rFonts w:ascii="MS Mincho" w:eastAsia="MS Mincho" w:hAnsi="MS Mincho" w:cs="MS Mincho"/>
          <w:color w:val="1A1A1A"/>
          <w:sz w:val="28"/>
          <w:szCs w:val="28"/>
          <w:u w:color="1A1A1A"/>
        </w:rPr>
      </w:pPr>
    </w:p>
    <w:p w14:paraId="66F88005" w14:textId="77777777" w:rsidR="00E86172" w:rsidRPr="00724D63" w:rsidRDefault="00E86172" w:rsidP="00E86172">
      <w:pPr>
        <w:pStyle w:val="Heading4"/>
        <w:spacing w:before="0" w:after="0"/>
        <w:rPr>
          <w:rFonts w:asciiTheme="majorBidi" w:hAnsiTheme="majorBidi" w:cstheme="majorBidi"/>
          <w:b/>
          <w:bCs/>
          <w:color w:val="C00000"/>
          <w:sz w:val="28"/>
          <w:szCs w:val="28"/>
        </w:rPr>
      </w:pPr>
      <w:bookmarkStart w:id="193" w:name="_Toc188509228"/>
      <w:r w:rsidRPr="00724D63">
        <w:rPr>
          <w:rFonts w:asciiTheme="majorBidi" w:hAnsiTheme="majorBidi" w:cstheme="majorBidi"/>
          <w:b/>
          <w:bCs/>
          <w:color w:val="C00000"/>
          <w:sz w:val="28"/>
          <w:szCs w:val="28"/>
        </w:rPr>
        <w:t>Numbers &amp; Numerals</w:t>
      </w:r>
      <w:bookmarkEnd w:id="193"/>
    </w:p>
    <w:p w14:paraId="665422B8" w14:textId="18A040CC" w:rsidR="00E86172" w:rsidRPr="00EB2D54" w:rsidRDefault="00E86172" w:rsidP="00E86172">
      <w:pPr>
        <w:rPr>
          <w:rFonts w:asciiTheme="majorBidi" w:eastAsiaTheme="minorEastAsia" w:hAnsiTheme="majorBidi" w:cstheme="majorBidi"/>
          <w:color w:val="000000"/>
          <w:sz w:val="28"/>
          <w:szCs w:val="28"/>
        </w:rPr>
      </w:pPr>
      <w:r w:rsidRPr="00EB2D54">
        <w:rPr>
          <w:rFonts w:asciiTheme="majorBidi" w:eastAsiaTheme="minorEastAsia" w:hAnsiTheme="majorBidi" w:cstheme="majorBidi"/>
          <w:color w:val="000000"/>
          <w:sz w:val="28"/>
          <w:szCs w:val="28"/>
        </w:rPr>
        <w:t>As regards</w:t>
      </w:r>
      <w:r w:rsidRPr="000B3014">
        <w:rPr>
          <w:rFonts w:asciiTheme="majorBidi" w:eastAsiaTheme="minorEastAsia" w:hAnsiTheme="majorBidi" w:cstheme="majorBidi"/>
          <w:color w:val="000000"/>
          <w:sz w:val="28"/>
          <w:szCs w:val="28"/>
        </w:rPr>
        <w:t xml:space="preserve"> </w:t>
      </w:r>
      <w:r w:rsidRPr="00EB2D54">
        <w:rPr>
          <w:rFonts w:asciiTheme="majorBidi" w:eastAsiaTheme="minorEastAsia" w:hAnsiTheme="majorBidi" w:cstheme="majorBidi"/>
          <w:color w:val="000000"/>
          <w:sz w:val="28"/>
          <w:szCs w:val="28"/>
        </w:rPr>
        <w:t>numbering</w:t>
      </w:r>
      <w:r>
        <w:rPr>
          <w:rFonts w:asciiTheme="majorBidi" w:eastAsiaTheme="minorEastAsia" w:hAnsiTheme="majorBidi" w:cstheme="majorBidi"/>
          <w:color w:val="000000"/>
          <w:sz w:val="28"/>
          <w:szCs w:val="28"/>
        </w:rPr>
        <w:t xml:space="preserve"> and</w:t>
      </w:r>
      <w:r w:rsidRPr="00EB2D54">
        <w:rPr>
          <w:rFonts w:asciiTheme="majorBidi" w:eastAsiaTheme="minorEastAsia" w:hAnsiTheme="majorBidi" w:cstheme="majorBidi"/>
          <w:color w:val="000000"/>
          <w:sz w:val="28"/>
          <w:szCs w:val="28"/>
        </w:rPr>
        <w:t xml:space="preserve"> numeral</w:t>
      </w:r>
      <w:r>
        <w:rPr>
          <w:rFonts w:asciiTheme="majorBidi" w:eastAsiaTheme="minorEastAsia" w:hAnsiTheme="majorBidi" w:cstheme="majorBidi"/>
          <w:color w:val="000000"/>
          <w:sz w:val="28"/>
          <w:szCs w:val="28"/>
        </w:rPr>
        <w:t>s</w:t>
      </w:r>
      <w:r w:rsidRPr="00EB2D54">
        <w:rPr>
          <w:rFonts w:asciiTheme="majorBidi" w:eastAsiaTheme="minorEastAsia" w:hAnsiTheme="majorBidi" w:cstheme="majorBidi"/>
          <w:color w:val="000000"/>
          <w:sz w:val="28"/>
          <w:szCs w:val="28"/>
        </w:rPr>
        <w:t xml:space="preserve">, all </w:t>
      </w:r>
      <w:r>
        <w:rPr>
          <w:rFonts w:asciiTheme="majorBidi" w:eastAsiaTheme="minorEastAsia" w:hAnsiTheme="majorBidi" w:cstheme="majorBidi"/>
          <w:color w:val="000000"/>
          <w:sz w:val="28"/>
          <w:szCs w:val="28"/>
        </w:rPr>
        <w:t>quantities are spelled out</w:t>
      </w:r>
      <w:r w:rsidRPr="00EB2D54">
        <w:rPr>
          <w:rFonts w:asciiTheme="majorBidi" w:eastAsiaTheme="minorEastAsia" w:hAnsiTheme="majorBidi" w:cstheme="majorBidi"/>
          <w:color w:val="000000"/>
          <w:sz w:val="28"/>
          <w:szCs w:val="28"/>
        </w:rPr>
        <w:t xml:space="preserve"> that are made up of one or two words, although I </w:t>
      </w:r>
      <w:r>
        <w:rPr>
          <w:rFonts w:asciiTheme="majorBidi" w:eastAsiaTheme="minorEastAsia" w:hAnsiTheme="majorBidi" w:cstheme="majorBidi"/>
          <w:color w:val="000000"/>
          <w:sz w:val="28"/>
          <w:szCs w:val="28"/>
        </w:rPr>
        <w:t>generally</w:t>
      </w:r>
      <w:r w:rsidRPr="00EB2D54">
        <w:rPr>
          <w:rFonts w:asciiTheme="majorBidi" w:eastAsiaTheme="minorEastAsia" w:hAnsiTheme="majorBidi" w:cstheme="majorBidi"/>
          <w:color w:val="000000"/>
          <w:sz w:val="28"/>
          <w:szCs w:val="28"/>
        </w:rPr>
        <w:t xml:space="preserve"> use numerals with them </w:t>
      </w:r>
      <w:r>
        <w:rPr>
          <w:rFonts w:asciiTheme="majorBidi" w:eastAsiaTheme="minorEastAsia" w:hAnsiTheme="majorBidi" w:cstheme="majorBidi"/>
          <w:color w:val="000000"/>
          <w:sz w:val="28"/>
          <w:szCs w:val="28"/>
        </w:rPr>
        <w:t>if they extend into the thousands, millions, or beyond. In such cases, the numerals are</w:t>
      </w:r>
      <w:r w:rsidRPr="00EB2D54">
        <w:rPr>
          <w:rFonts w:asciiTheme="majorBidi" w:eastAsiaTheme="minorEastAsia" w:hAnsiTheme="majorBidi" w:cstheme="majorBidi"/>
          <w:color w:val="000000"/>
          <w:sz w:val="28"/>
          <w:szCs w:val="28"/>
        </w:rPr>
        <w:t xml:space="preserve"> put</w:t>
      </w:r>
      <w:r>
        <w:rPr>
          <w:rFonts w:asciiTheme="majorBidi" w:eastAsiaTheme="minorEastAsia" w:hAnsiTheme="majorBidi" w:cstheme="majorBidi"/>
          <w:color w:val="000000"/>
          <w:sz w:val="28"/>
          <w:szCs w:val="28"/>
        </w:rPr>
        <w:t xml:space="preserve"> </w:t>
      </w:r>
      <w:r w:rsidRPr="00EB2D54">
        <w:rPr>
          <w:rFonts w:asciiTheme="majorBidi" w:eastAsiaTheme="minorEastAsia" w:hAnsiTheme="majorBidi" w:cstheme="majorBidi"/>
          <w:color w:val="000000"/>
          <w:sz w:val="28"/>
          <w:szCs w:val="28"/>
        </w:rPr>
        <w:t>in parentheses</w:t>
      </w:r>
      <w:r>
        <w:rPr>
          <w:rFonts w:asciiTheme="majorBidi" w:eastAsiaTheme="minorEastAsia" w:hAnsiTheme="majorBidi" w:cstheme="majorBidi"/>
          <w:color w:val="000000"/>
          <w:sz w:val="28"/>
          <w:szCs w:val="28"/>
        </w:rPr>
        <w:t>, directly after the spelled-out version</w:t>
      </w:r>
      <w:r w:rsidRPr="00EB2D54">
        <w:rPr>
          <w:rFonts w:asciiTheme="majorBidi" w:eastAsiaTheme="minorEastAsia" w:hAnsiTheme="majorBidi" w:cstheme="majorBidi"/>
          <w:color w:val="000000"/>
          <w:sz w:val="28"/>
          <w:szCs w:val="28"/>
        </w:rPr>
        <w:t>.</w:t>
      </w:r>
      <w:r>
        <w:rPr>
          <w:rFonts w:asciiTheme="majorBidi" w:eastAsiaTheme="minorEastAsia" w:hAnsiTheme="majorBidi" w:cstheme="majorBidi"/>
          <w:color w:val="000000"/>
          <w:sz w:val="28"/>
          <w:szCs w:val="28"/>
        </w:rPr>
        <w:t xml:space="preserve"> In these instances, numerals are added because they make reading the number easier.</w:t>
      </w:r>
      <w:r w:rsidRPr="00EB2D54">
        <w:rPr>
          <w:rFonts w:asciiTheme="majorBidi" w:eastAsiaTheme="minorEastAsia" w:hAnsiTheme="majorBidi" w:cstheme="majorBidi"/>
          <w:color w:val="000000"/>
          <w:sz w:val="28"/>
          <w:szCs w:val="28"/>
        </w:rPr>
        <w:t xml:space="preserve"> Spelling out numbers is</w:t>
      </w:r>
      <w:r>
        <w:rPr>
          <w:rFonts w:asciiTheme="majorBidi" w:eastAsiaTheme="minorEastAsia" w:hAnsiTheme="majorBidi" w:cstheme="majorBidi"/>
          <w:color w:val="000000"/>
          <w:sz w:val="28"/>
          <w:szCs w:val="28"/>
        </w:rPr>
        <w:t>, however,</w:t>
      </w:r>
      <w:r w:rsidRPr="00EB2D54">
        <w:rPr>
          <w:rFonts w:asciiTheme="majorBidi" w:eastAsiaTheme="minorEastAsia" w:hAnsiTheme="majorBidi" w:cstheme="majorBidi"/>
          <w:color w:val="000000"/>
          <w:sz w:val="28"/>
          <w:szCs w:val="28"/>
        </w:rPr>
        <w:t xml:space="preserve"> the book’s default position: as in, nine, one hundred, one thousand, fifty thousand, seven million, and so forth.</w:t>
      </w:r>
      <w:r>
        <w:rPr>
          <w:rFonts w:asciiTheme="majorBidi" w:eastAsiaTheme="minorEastAsia" w:hAnsiTheme="majorBidi" w:cstheme="majorBidi"/>
          <w:color w:val="000000"/>
          <w:sz w:val="28"/>
          <w:szCs w:val="28"/>
        </w:rPr>
        <w:t xml:space="preserve"> In all such cases—even though the figure may be much larger than a thousand</w:t>
      </w:r>
      <w:r w:rsidR="001E5335">
        <w:rPr>
          <w:rFonts w:asciiTheme="majorBidi" w:eastAsiaTheme="minorEastAsia" w:hAnsiTheme="majorBidi" w:cstheme="majorBidi"/>
          <w:color w:val="000000"/>
          <w:sz w:val="28"/>
          <w:szCs w:val="28"/>
        </w:rPr>
        <w:t xml:space="preserve"> or a million</w:t>
      </w:r>
      <w:r>
        <w:rPr>
          <w:rFonts w:asciiTheme="majorBidi" w:eastAsiaTheme="minorEastAsia" w:hAnsiTheme="majorBidi" w:cstheme="majorBidi"/>
          <w:color w:val="000000"/>
          <w:sz w:val="28"/>
          <w:szCs w:val="28"/>
        </w:rPr>
        <w:t xml:space="preserve">—they are easily identified in spelled out form, and no </w:t>
      </w:r>
      <w:r w:rsidR="004D20F2">
        <w:rPr>
          <w:rFonts w:asciiTheme="majorBidi" w:eastAsiaTheme="minorEastAsia" w:hAnsiTheme="majorBidi" w:cstheme="majorBidi"/>
          <w:color w:val="000000"/>
          <w:sz w:val="28"/>
          <w:szCs w:val="28"/>
        </w:rPr>
        <w:t>particular</w:t>
      </w:r>
      <w:r>
        <w:rPr>
          <w:rFonts w:asciiTheme="majorBidi" w:eastAsiaTheme="minorEastAsia" w:hAnsiTheme="majorBidi" w:cstheme="majorBidi"/>
          <w:color w:val="000000"/>
          <w:sz w:val="28"/>
          <w:szCs w:val="28"/>
        </w:rPr>
        <w:t xml:space="preserve"> benefit is provided by giving numerals.</w:t>
      </w:r>
      <w:r w:rsidRPr="00EB2D54">
        <w:rPr>
          <w:rFonts w:asciiTheme="majorBidi" w:eastAsiaTheme="minorEastAsia" w:hAnsiTheme="majorBidi" w:cstheme="majorBidi"/>
          <w:color w:val="000000"/>
          <w:sz w:val="28"/>
          <w:szCs w:val="28"/>
        </w:rPr>
        <w:t xml:space="preserve"> Numbers from one to one hundred</w:t>
      </w:r>
      <w:r>
        <w:rPr>
          <w:rFonts w:asciiTheme="majorBidi" w:eastAsiaTheme="minorEastAsia" w:hAnsiTheme="majorBidi" w:cstheme="majorBidi"/>
          <w:color w:val="000000"/>
          <w:sz w:val="28"/>
          <w:szCs w:val="28"/>
        </w:rPr>
        <w:t>, for example,</w:t>
      </w:r>
      <w:r w:rsidRPr="00EB2D54">
        <w:rPr>
          <w:rFonts w:asciiTheme="majorBidi" w:eastAsiaTheme="minorEastAsia" w:hAnsiTheme="majorBidi" w:cstheme="majorBidi"/>
          <w:color w:val="000000"/>
          <w:sz w:val="28"/>
          <w:szCs w:val="28"/>
        </w:rPr>
        <w:t xml:space="preserve"> are written out without giving their counterparts in Arabic numerals. </w:t>
      </w:r>
      <w:r>
        <w:rPr>
          <w:rFonts w:asciiTheme="majorBidi" w:eastAsiaTheme="minorEastAsia" w:hAnsiTheme="majorBidi" w:cstheme="majorBidi"/>
          <w:color w:val="000000"/>
          <w:sz w:val="28"/>
          <w:szCs w:val="28"/>
        </w:rPr>
        <w:t>But—as just indicated—</w:t>
      </w:r>
      <w:r w:rsidRPr="00EB2D54">
        <w:rPr>
          <w:rFonts w:asciiTheme="majorBidi" w:eastAsiaTheme="minorEastAsia" w:hAnsiTheme="majorBidi" w:cstheme="majorBidi"/>
          <w:color w:val="000000"/>
          <w:sz w:val="28"/>
          <w:szCs w:val="28"/>
        </w:rPr>
        <w:t>Arabic numerals in parentheses</w:t>
      </w:r>
      <w:r>
        <w:rPr>
          <w:rFonts w:asciiTheme="majorBidi" w:eastAsiaTheme="minorEastAsia" w:hAnsiTheme="majorBidi" w:cstheme="majorBidi"/>
          <w:color w:val="000000"/>
          <w:sz w:val="28"/>
          <w:szCs w:val="28"/>
        </w:rPr>
        <w:t xml:space="preserve"> may be</w:t>
      </w:r>
      <w:r w:rsidRPr="00EB2D54">
        <w:rPr>
          <w:rFonts w:asciiTheme="majorBidi" w:eastAsiaTheme="minorEastAsia" w:hAnsiTheme="majorBidi" w:cstheme="majorBidi"/>
          <w:color w:val="000000"/>
          <w:sz w:val="28"/>
          <w:szCs w:val="28"/>
        </w:rPr>
        <w:t xml:space="preserve"> use</w:t>
      </w:r>
      <w:r>
        <w:rPr>
          <w:rFonts w:asciiTheme="majorBidi" w:eastAsiaTheme="minorEastAsia" w:hAnsiTheme="majorBidi" w:cstheme="majorBidi"/>
          <w:color w:val="000000"/>
          <w:sz w:val="28"/>
          <w:szCs w:val="28"/>
        </w:rPr>
        <w:t>d f</w:t>
      </w:r>
      <w:r w:rsidRPr="00EB2D54">
        <w:rPr>
          <w:rFonts w:asciiTheme="majorBidi" w:eastAsiaTheme="minorEastAsia" w:hAnsiTheme="majorBidi" w:cstheme="majorBidi"/>
          <w:color w:val="000000"/>
          <w:sz w:val="28"/>
          <w:szCs w:val="28"/>
        </w:rPr>
        <w:t xml:space="preserve">or larger enumerations after the spelled-out </w:t>
      </w:r>
      <w:r>
        <w:rPr>
          <w:rFonts w:asciiTheme="majorBidi" w:eastAsiaTheme="minorEastAsia" w:hAnsiTheme="majorBidi" w:cstheme="majorBidi"/>
          <w:color w:val="000000"/>
          <w:sz w:val="28"/>
          <w:szCs w:val="28"/>
        </w:rPr>
        <w:t>quantity</w:t>
      </w:r>
      <w:r w:rsidRPr="00EB2D54">
        <w:rPr>
          <w:rFonts w:asciiTheme="majorBidi" w:eastAsiaTheme="minorEastAsia" w:hAnsiTheme="majorBidi" w:cstheme="majorBidi"/>
          <w:color w:val="000000"/>
          <w:sz w:val="28"/>
          <w:szCs w:val="28"/>
        </w:rPr>
        <w:t>: As in one hundred fifty</w:t>
      </w:r>
      <w:r>
        <w:rPr>
          <w:rFonts w:asciiTheme="majorBidi" w:eastAsiaTheme="minorEastAsia" w:hAnsiTheme="majorBidi" w:cstheme="majorBidi"/>
          <w:color w:val="000000"/>
          <w:sz w:val="28"/>
          <w:szCs w:val="28"/>
        </w:rPr>
        <w:t>-seven</w:t>
      </w:r>
      <w:r w:rsidRPr="00EB2D54">
        <w:rPr>
          <w:rFonts w:asciiTheme="majorBidi" w:eastAsiaTheme="minorEastAsia" w:hAnsiTheme="majorBidi" w:cstheme="majorBidi"/>
          <w:color w:val="000000"/>
          <w:sz w:val="28"/>
          <w:szCs w:val="28"/>
        </w:rPr>
        <w:t xml:space="preserve"> thousand</w:t>
      </w:r>
      <w:r>
        <w:rPr>
          <w:rFonts w:asciiTheme="majorBidi" w:eastAsiaTheme="minorEastAsia" w:hAnsiTheme="majorBidi" w:cstheme="majorBidi"/>
          <w:color w:val="000000"/>
          <w:sz w:val="28"/>
          <w:szCs w:val="28"/>
        </w:rPr>
        <w:t xml:space="preserve">, five hundred and fifty-six </w:t>
      </w:r>
      <w:r w:rsidRPr="00EB2D54">
        <w:rPr>
          <w:rFonts w:asciiTheme="majorBidi" w:eastAsiaTheme="minorEastAsia" w:hAnsiTheme="majorBidi" w:cstheme="majorBidi"/>
          <w:color w:val="000000"/>
          <w:sz w:val="28"/>
          <w:szCs w:val="28"/>
        </w:rPr>
        <w:t>(15</w:t>
      </w:r>
      <w:r>
        <w:rPr>
          <w:rFonts w:asciiTheme="majorBidi" w:eastAsiaTheme="minorEastAsia" w:hAnsiTheme="majorBidi" w:cstheme="majorBidi"/>
          <w:color w:val="000000"/>
          <w:sz w:val="28"/>
          <w:szCs w:val="28"/>
        </w:rPr>
        <w:t>7</w:t>
      </w:r>
      <w:r w:rsidRPr="00EB2D54">
        <w:rPr>
          <w:rFonts w:asciiTheme="majorBidi" w:eastAsiaTheme="minorEastAsia" w:hAnsiTheme="majorBidi" w:cstheme="majorBidi"/>
          <w:color w:val="000000"/>
          <w:sz w:val="28"/>
          <w:szCs w:val="28"/>
        </w:rPr>
        <w:t>,</w:t>
      </w:r>
      <w:r>
        <w:rPr>
          <w:rFonts w:asciiTheme="majorBidi" w:eastAsiaTheme="minorEastAsia" w:hAnsiTheme="majorBidi" w:cstheme="majorBidi"/>
          <w:color w:val="000000"/>
          <w:sz w:val="28"/>
          <w:szCs w:val="28"/>
        </w:rPr>
        <w:t>556</w:t>
      </w:r>
      <w:r w:rsidRPr="00EB2D54">
        <w:rPr>
          <w:rFonts w:asciiTheme="majorBidi" w:eastAsiaTheme="minorEastAsia" w:hAnsiTheme="majorBidi" w:cstheme="majorBidi"/>
          <w:color w:val="000000"/>
          <w:sz w:val="28"/>
          <w:szCs w:val="28"/>
        </w:rPr>
        <w:t>).</w:t>
      </w:r>
    </w:p>
    <w:p w14:paraId="44C4E40E" w14:textId="77777777" w:rsidR="00E86172" w:rsidRPr="00EB2D54" w:rsidRDefault="00E86172" w:rsidP="00E86172">
      <w:pPr>
        <w:autoSpaceDE w:val="0"/>
        <w:autoSpaceDN w:val="0"/>
        <w:adjustRightInd w:val="0"/>
        <w:rPr>
          <w:rFonts w:ascii="MS Mincho" w:eastAsia="MS Mincho" w:hAnsi="MS Mincho" w:cs="MS Mincho"/>
          <w:color w:val="1A1A1A"/>
          <w:sz w:val="28"/>
          <w:szCs w:val="28"/>
          <w:u w:color="1A1A1A"/>
        </w:rPr>
      </w:pPr>
    </w:p>
    <w:p w14:paraId="506DC68D" w14:textId="77777777" w:rsidR="00E86172" w:rsidRPr="00EB2D54" w:rsidRDefault="00E86172" w:rsidP="00E86172">
      <w:pPr>
        <w:autoSpaceDE w:val="0"/>
        <w:autoSpaceDN w:val="0"/>
        <w:adjustRightInd w:val="0"/>
        <w:rPr>
          <w:rFonts w:ascii="MS Mincho" w:eastAsia="MS Mincho" w:hAnsi="MS Mincho" w:cs="MS Mincho"/>
          <w:color w:val="1A1A1A"/>
          <w:sz w:val="28"/>
          <w:szCs w:val="28"/>
          <w:u w:color="1A1A1A"/>
        </w:rPr>
      </w:pPr>
    </w:p>
    <w:p w14:paraId="1E66E46B" w14:textId="219284DE" w:rsidR="00E86172" w:rsidRPr="00724D63" w:rsidRDefault="00E978AD" w:rsidP="00E86172">
      <w:pPr>
        <w:pStyle w:val="Heading4"/>
        <w:spacing w:before="0" w:after="0"/>
        <w:rPr>
          <w:rFonts w:asciiTheme="majorBidi" w:hAnsiTheme="majorBidi" w:cstheme="majorBidi"/>
          <w:b/>
          <w:bCs/>
          <w:i w:val="0"/>
          <w:iCs w:val="0"/>
          <w:color w:val="C00000"/>
          <w:sz w:val="28"/>
          <w:szCs w:val="28"/>
          <w:u w:color="1A1A1A"/>
        </w:rPr>
      </w:pPr>
      <w:bookmarkStart w:id="194" w:name="_Toc188509229"/>
      <w:r w:rsidRPr="00724D63">
        <w:rPr>
          <w:rFonts w:asciiTheme="majorBidi" w:hAnsiTheme="majorBidi" w:cstheme="majorBidi"/>
          <w:b/>
          <w:bCs/>
          <w:color w:val="C00000"/>
          <w:sz w:val="28"/>
          <w:szCs w:val="28"/>
          <w:u w:color="1A1A1A"/>
        </w:rPr>
        <w:t xml:space="preserve">Assigning Historical </w:t>
      </w:r>
      <w:r w:rsidR="00E86172" w:rsidRPr="00724D63">
        <w:rPr>
          <w:rFonts w:asciiTheme="majorBidi" w:hAnsiTheme="majorBidi" w:cstheme="majorBidi"/>
          <w:b/>
          <w:bCs/>
          <w:color w:val="C00000"/>
          <w:sz w:val="28"/>
          <w:szCs w:val="28"/>
          <w:u w:color="1A1A1A"/>
        </w:rPr>
        <w:t>Dat</w:t>
      </w:r>
      <w:bookmarkEnd w:id="194"/>
      <w:r w:rsidRPr="00724D63">
        <w:rPr>
          <w:rFonts w:asciiTheme="majorBidi" w:hAnsiTheme="majorBidi" w:cstheme="majorBidi"/>
          <w:b/>
          <w:bCs/>
          <w:color w:val="C00000"/>
          <w:sz w:val="28"/>
          <w:szCs w:val="28"/>
          <w:u w:color="1A1A1A"/>
        </w:rPr>
        <w:t>es</w:t>
      </w:r>
      <w:r w:rsidR="00E86172" w:rsidRPr="00724D63">
        <w:rPr>
          <w:rFonts w:asciiTheme="majorBidi" w:hAnsiTheme="majorBidi" w:cstheme="majorBidi"/>
          <w:b/>
          <w:bCs/>
          <w:color w:val="C00000"/>
          <w:sz w:val="28"/>
          <w:szCs w:val="28"/>
          <w:u w:color="1A1A1A"/>
        </w:rPr>
        <w:t xml:space="preserve"> </w:t>
      </w:r>
    </w:p>
    <w:p w14:paraId="3939BF73" w14:textId="0D71A14D" w:rsidR="00C61C3A"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r w:rsidRPr="00EB2D54">
        <w:rPr>
          <w:rFonts w:asciiTheme="majorBidi" w:hAnsiTheme="majorBidi" w:cstheme="majorBidi"/>
          <w:sz w:val="28"/>
          <w:szCs w:val="28"/>
        </w:rPr>
        <w:t xml:space="preserve">This book </w:t>
      </w:r>
      <w:r>
        <w:rPr>
          <w:rFonts w:asciiTheme="majorBidi" w:hAnsiTheme="majorBidi" w:cstheme="majorBidi"/>
          <w:sz w:val="28"/>
          <w:szCs w:val="28"/>
        </w:rPr>
        <w:t xml:space="preserve">consistently </w:t>
      </w:r>
      <w:r w:rsidRPr="00EB2D54">
        <w:rPr>
          <w:rFonts w:asciiTheme="majorBidi" w:hAnsiTheme="majorBidi" w:cstheme="majorBidi"/>
          <w:sz w:val="28"/>
          <w:szCs w:val="28"/>
        </w:rPr>
        <w:t xml:space="preserve">uses the dating systems of </w:t>
      </w:r>
      <w:r>
        <w:rPr>
          <w:rFonts w:asciiTheme="majorBidi" w:hAnsiTheme="majorBidi" w:cstheme="majorBidi"/>
          <w:sz w:val="28"/>
          <w:szCs w:val="28"/>
        </w:rPr>
        <w:t xml:space="preserve">both the </w:t>
      </w:r>
      <w:r w:rsidRPr="00EB2D54">
        <w:rPr>
          <w:rFonts w:asciiTheme="majorBidi" w:hAnsiTheme="majorBidi" w:cstheme="majorBidi"/>
          <w:sz w:val="28"/>
          <w:szCs w:val="28"/>
        </w:rPr>
        <w:t>Islam</w:t>
      </w:r>
      <w:r>
        <w:rPr>
          <w:rFonts w:asciiTheme="majorBidi" w:hAnsiTheme="majorBidi" w:cstheme="majorBidi"/>
          <w:sz w:val="28"/>
          <w:szCs w:val="28"/>
        </w:rPr>
        <w:t>ic</w:t>
      </w:r>
      <w:r w:rsidRPr="00EB2D54">
        <w:rPr>
          <w:rFonts w:asciiTheme="majorBidi" w:hAnsiTheme="majorBidi" w:cstheme="majorBidi"/>
          <w:sz w:val="28"/>
          <w:szCs w:val="28"/>
        </w:rPr>
        <w:t xml:space="preserve"> and the Common Era, whenever the two overlap.</w:t>
      </w:r>
      <w:r>
        <w:rPr>
          <w:rFonts w:asciiTheme="majorBidi" w:hAnsiTheme="majorBidi" w:cstheme="majorBidi"/>
          <w:sz w:val="28"/>
          <w:szCs w:val="28"/>
        </w:rPr>
        <w:t xml:space="preserve"> This rule makes it easy for the reader-listener</w:t>
      </w:r>
      <w:r w:rsidR="00A017C7">
        <w:rPr>
          <w:rFonts w:asciiTheme="majorBidi" w:hAnsiTheme="majorBidi" w:cstheme="majorBidi"/>
          <w:sz w:val="28"/>
          <w:szCs w:val="28"/>
        </w:rPr>
        <w:t>s</w:t>
      </w:r>
      <w:r>
        <w:rPr>
          <w:rFonts w:asciiTheme="majorBidi" w:hAnsiTheme="majorBidi" w:cstheme="majorBidi"/>
          <w:sz w:val="28"/>
          <w:szCs w:val="28"/>
        </w:rPr>
        <w:t xml:space="preserve">—especially those who are Muslims—to place both dates accurately in the historical chronologies of the Islamic and non-Islamic worlds. </w:t>
      </w:r>
      <w:r w:rsidRPr="00EB2D54">
        <w:rPr>
          <w:rFonts w:asciiTheme="majorBidi" w:hAnsiTheme="majorBidi" w:cstheme="majorBidi"/>
          <w:sz w:val="28"/>
          <w:szCs w:val="28"/>
        </w:rPr>
        <w:t xml:space="preserve">When </w:t>
      </w:r>
      <w:r>
        <w:rPr>
          <w:rFonts w:asciiTheme="majorBidi" w:hAnsiTheme="majorBidi" w:cstheme="majorBidi"/>
          <w:sz w:val="28"/>
          <w:szCs w:val="28"/>
        </w:rPr>
        <w:t>dates</w:t>
      </w:r>
      <w:r w:rsidRPr="00EB2D54">
        <w:rPr>
          <w:rFonts w:asciiTheme="majorBidi" w:hAnsiTheme="majorBidi" w:cstheme="majorBidi"/>
          <w:sz w:val="28"/>
          <w:szCs w:val="28"/>
        </w:rPr>
        <w:t xml:space="preserve"> do not coincide, </w:t>
      </w:r>
      <w:r>
        <w:rPr>
          <w:rFonts w:asciiTheme="majorBidi" w:hAnsiTheme="majorBidi" w:cstheme="majorBidi"/>
          <w:sz w:val="28"/>
          <w:szCs w:val="28"/>
        </w:rPr>
        <w:t>the book</w:t>
      </w:r>
      <w:r w:rsidRPr="00EB2D54">
        <w:rPr>
          <w:rFonts w:asciiTheme="majorBidi" w:hAnsiTheme="majorBidi" w:cstheme="majorBidi"/>
          <w:sz w:val="28"/>
          <w:szCs w:val="28"/>
        </w:rPr>
        <w:t xml:space="preserve"> uses BCE (before the Common Era) for pre-Common Era dates and CE (Common Era) for dates falling within the first six centuries of the early Christian period prior to the rise of Islam.</w:t>
      </w:r>
    </w:p>
    <w:p w14:paraId="7B149364" w14:textId="77777777" w:rsidR="00C61C3A" w:rsidRDefault="00C61C3A"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p>
    <w:p w14:paraId="6C55A480" w14:textId="285D6FAE" w:rsidR="00E86172" w:rsidRPr="00EB2D5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r w:rsidRPr="00EB2D54">
        <w:rPr>
          <w:rFonts w:asciiTheme="majorBidi" w:hAnsiTheme="majorBidi" w:cstheme="majorBidi"/>
          <w:sz w:val="28"/>
          <w:szCs w:val="28"/>
        </w:rPr>
        <w:t xml:space="preserve">It is the Western custom to date the Common Era beginning with the birth of Jesus Christ. </w:t>
      </w:r>
      <w:r>
        <w:rPr>
          <w:rFonts w:asciiTheme="majorBidi" w:hAnsiTheme="majorBidi" w:cstheme="majorBidi"/>
          <w:sz w:val="28"/>
          <w:szCs w:val="28"/>
        </w:rPr>
        <w:t>In reality, however, t</w:t>
      </w:r>
      <w:r w:rsidRPr="00EB2D54">
        <w:rPr>
          <w:rFonts w:asciiTheme="majorBidi" w:hAnsiTheme="majorBidi" w:cstheme="majorBidi"/>
          <w:sz w:val="28"/>
          <w:szCs w:val="28"/>
        </w:rPr>
        <w:t xml:space="preserve">he exact year of the </w:t>
      </w:r>
      <w:r>
        <w:rPr>
          <w:rFonts w:asciiTheme="majorBidi" w:hAnsiTheme="majorBidi" w:cstheme="majorBidi"/>
          <w:sz w:val="28"/>
          <w:szCs w:val="28"/>
        </w:rPr>
        <w:t>nativity</w:t>
      </w:r>
      <w:r w:rsidRPr="00EB2D54">
        <w:rPr>
          <w:rFonts w:asciiTheme="majorBidi" w:hAnsiTheme="majorBidi" w:cstheme="majorBidi"/>
          <w:sz w:val="28"/>
          <w:szCs w:val="28"/>
        </w:rPr>
        <w:t xml:space="preserve"> of Jesus </w:t>
      </w:r>
      <w:r w:rsidRPr="00B16600">
        <w:rPr>
          <w:rFonts w:asciiTheme="majorBidi" w:hAnsiTheme="majorBidi" w:cstheme="majorBidi"/>
          <w:b/>
          <w:bCs/>
          <w:sz w:val="28"/>
          <w:szCs w:val="28"/>
        </w:rPr>
        <w:t>Son of Mary</w:t>
      </w:r>
      <w:r w:rsidRPr="00EB2D54">
        <w:rPr>
          <w:rFonts w:asciiTheme="majorBidi" w:eastAsiaTheme="minorEastAsia" w:hAnsiTheme="majorBidi" w:cstheme="majorBidi"/>
          <w:color w:val="000000"/>
          <w:vertAlign w:val="superscript"/>
        </w:rPr>
        <w:footnoteReference w:id="41"/>
      </w:r>
      <w:r w:rsidRPr="00EB2D54">
        <w:rPr>
          <w:rFonts w:asciiTheme="majorBidi" w:hAnsiTheme="majorBidi" w:cstheme="majorBidi"/>
          <w:sz w:val="28"/>
          <w:szCs w:val="28"/>
        </w:rPr>
        <w:t xml:space="preserve"> is not certain. According to modern Scholars, Jesus was probably born</w:t>
      </w:r>
      <w:r w:rsidR="00210EFD" w:rsidRPr="00210EFD">
        <w:rPr>
          <w:rFonts w:asciiTheme="majorBidi" w:hAnsiTheme="majorBidi" w:cstheme="majorBidi"/>
          <w:sz w:val="28"/>
          <w:szCs w:val="28"/>
        </w:rPr>
        <w:t xml:space="preserve"> </w:t>
      </w:r>
      <w:r w:rsidR="00210EFD" w:rsidRPr="00EB2D54">
        <w:rPr>
          <w:rFonts w:asciiTheme="majorBidi" w:hAnsiTheme="majorBidi" w:cstheme="majorBidi"/>
          <w:sz w:val="28"/>
          <w:szCs w:val="28"/>
        </w:rPr>
        <w:t>either</w:t>
      </w:r>
      <w:r w:rsidRPr="00EB2D54">
        <w:rPr>
          <w:rFonts w:asciiTheme="majorBidi" w:hAnsiTheme="majorBidi" w:cstheme="majorBidi"/>
          <w:sz w:val="28"/>
          <w:szCs w:val="28"/>
        </w:rPr>
        <w:t xml:space="preserve"> in the year 7 BCE, 6 BCE, or 4 BCE. Thus, the second solar-year millennium after the birth of Christ would actually have taken place sometime between the years 1413/1993 and 1416/1996, and not in 1420/2000</w:t>
      </w:r>
      <w:r>
        <w:rPr>
          <w:rFonts w:asciiTheme="majorBidi" w:hAnsiTheme="majorBidi" w:cstheme="majorBidi"/>
          <w:sz w:val="28"/>
          <w:szCs w:val="28"/>
        </w:rPr>
        <w:t>, as is commonly presumed</w:t>
      </w:r>
      <w:r w:rsidR="00210EFD">
        <w:rPr>
          <w:rFonts w:asciiTheme="majorBidi" w:hAnsiTheme="majorBidi" w:cstheme="majorBidi"/>
          <w:sz w:val="28"/>
          <w:szCs w:val="28"/>
        </w:rPr>
        <w:t xml:space="preserve"> and when the dawn of the new millennium was so </w:t>
      </w:r>
      <w:r w:rsidR="00A41779">
        <w:rPr>
          <w:rFonts w:asciiTheme="majorBidi" w:hAnsiTheme="majorBidi" w:cstheme="majorBidi"/>
          <w:sz w:val="28"/>
          <w:szCs w:val="28"/>
        </w:rPr>
        <w:t>earnestly and often fearfully anticipated</w:t>
      </w:r>
      <w:r w:rsidR="00805141">
        <w:rPr>
          <w:rFonts w:asciiTheme="majorBidi" w:hAnsiTheme="majorBidi" w:cstheme="majorBidi"/>
          <w:sz w:val="28"/>
          <w:szCs w:val="28"/>
        </w:rPr>
        <w:t xml:space="preserve"> around the world.</w:t>
      </w:r>
    </w:p>
    <w:p w14:paraId="2C94B537" w14:textId="77777777" w:rsidR="00E86172" w:rsidRPr="00EB2D5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p>
    <w:p w14:paraId="1B211526" w14:textId="77777777" w:rsidR="003F0C7E" w:rsidRDefault="00E86172" w:rsidP="003F0C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r w:rsidRPr="00EB2D54">
        <w:rPr>
          <w:rFonts w:asciiTheme="majorBidi" w:hAnsiTheme="majorBidi" w:cstheme="majorBidi"/>
          <w:sz w:val="28"/>
          <w:szCs w:val="28"/>
        </w:rPr>
        <w:t>The Christian West only began to date the Common Era from the time of the Christ’s birth</w:t>
      </w:r>
      <w:r w:rsidRPr="001016DE">
        <w:rPr>
          <w:rFonts w:asciiTheme="majorBidi" w:hAnsiTheme="majorBidi" w:cstheme="majorBidi"/>
          <w:sz w:val="28"/>
          <w:szCs w:val="28"/>
        </w:rPr>
        <w:t xml:space="preserve"> </w:t>
      </w:r>
      <w:r w:rsidRPr="00EB2D54">
        <w:rPr>
          <w:rFonts w:asciiTheme="majorBidi" w:hAnsiTheme="majorBidi" w:cstheme="majorBidi"/>
          <w:sz w:val="28"/>
          <w:szCs w:val="28"/>
        </w:rPr>
        <w:t>during the sixth century CE, and that same dating system was only later accepted in the Christian East</w:t>
      </w:r>
      <w:r>
        <w:rPr>
          <w:rFonts w:asciiTheme="majorBidi" w:hAnsiTheme="majorBidi" w:cstheme="majorBidi"/>
          <w:sz w:val="28"/>
          <w:szCs w:val="28"/>
        </w:rPr>
        <w:t xml:space="preserve">. Both customs, then, were adopted only </w:t>
      </w:r>
      <w:r w:rsidRPr="00EB2D54">
        <w:rPr>
          <w:rFonts w:asciiTheme="majorBidi" w:hAnsiTheme="majorBidi" w:cstheme="majorBidi"/>
          <w:sz w:val="28"/>
          <w:szCs w:val="28"/>
        </w:rPr>
        <w:t xml:space="preserve">a relatively short </w:t>
      </w:r>
      <w:r>
        <w:rPr>
          <w:rFonts w:asciiTheme="majorBidi" w:hAnsiTheme="majorBidi" w:cstheme="majorBidi"/>
          <w:sz w:val="28"/>
          <w:szCs w:val="28"/>
        </w:rPr>
        <w:t xml:space="preserve">time </w:t>
      </w:r>
      <w:r w:rsidRPr="00EB2D54">
        <w:rPr>
          <w:rFonts w:asciiTheme="majorBidi" w:hAnsiTheme="majorBidi" w:cstheme="majorBidi"/>
          <w:sz w:val="28"/>
          <w:szCs w:val="28"/>
        </w:rPr>
        <w:t>before Muslims beg</w:t>
      </w:r>
      <w:r>
        <w:rPr>
          <w:rFonts w:asciiTheme="majorBidi" w:hAnsiTheme="majorBidi" w:cstheme="majorBidi"/>
          <w:sz w:val="28"/>
          <w:szCs w:val="28"/>
        </w:rPr>
        <w:t>a</w:t>
      </w:r>
      <w:r w:rsidRPr="00EB2D54">
        <w:rPr>
          <w:rFonts w:asciiTheme="majorBidi" w:hAnsiTheme="majorBidi" w:cstheme="majorBidi"/>
          <w:sz w:val="28"/>
          <w:szCs w:val="28"/>
        </w:rPr>
        <w:t xml:space="preserve">n to date their calendars from the time of the Prophet’s </w:t>
      </w:r>
      <w:r w:rsidRPr="00EB2D54">
        <w:rPr>
          <w:rFonts w:asciiTheme="majorBidi" w:hAnsiTheme="majorBidi" w:cstheme="majorBidi"/>
          <w:i/>
          <w:iCs/>
          <w:sz w:val="28"/>
          <w:szCs w:val="28"/>
        </w:rPr>
        <w:t>Hijra</w:t>
      </w:r>
      <w:r w:rsidRPr="00EB2D54">
        <w:rPr>
          <w:rFonts w:asciiTheme="majorBidi" w:hAnsiTheme="majorBidi" w:cstheme="majorBidi"/>
          <w:sz w:val="28"/>
          <w:szCs w:val="28"/>
        </w:rPr>
        <w:t xml:space="preserve"> (Migration) from Mecca to Medina</w:t>
      </w:r>
      <w:r>
        <w:rPr>
          <w:rFonts w:asciiTheme="majorBidi" w:hAnsiTheme="majorBidi" w:cstheme="majorBidi"/>
          <w:sz w:val="28"/>
          <w:szCs w:val="28"/>
        </w:rPr>
        <w:t>, which is the basis of the Islamic calendar</w:t>
      </w:r>
      <w:r w:rsidRPr="00EB2D54">
        <w:rPr>
          <w:rFonts w:asciiTheme="majorBidi" w:hAnsiTheme="majorBidi" w:cstheme="majorBidi"/>
          <w:sz w:val="28"/>
          <w:szCs w:val="28"/>
        </w:rPr>
        <w:t xml:space="preserve">. </w:t>
      </w:r>
      <w:r w:rsidRPr="00EB2D54">
        <w:rPr>
          <w:rFonts w:asciiTheme="majorBidi" w:eastAsiaTheme="minorHAnsi" w:hAnsiTheme="majorBidi" w:cstheme="majorBidi"/>
          <w:color w:val="000000"/>
          <w:sz w:val="28"/>
          <w:szCs w:val="28"/>
        </w:rPr>
        <w:t xml:space="preserve">The Prophet Muḥammad’s Mission lasted </w:t>
      </w:r>
      <w:r w:rsidR="00F52579">
        <w:rPr>
          <w:rFonts w:asciiTheme="majorBidi" w:eastAsiaTheme="minorHAnsi" w:hAnsiTheme="majorBidi" w:cstheme="majorBidi"/>
          <w:color w:val="000000"/>
          <w:sz w:val="28"/>
          <w:szCs w:val="28"/>
        </w:rPr>
        <w:t xml:space="preserve">about </w:t>
      </w:r>
      <w:r w:rsidRPr="00EB2D54">
        <w:rPr>
          <w:rFonts w:asciiTheme="majorBidi" w:eastAsiaTheme="minorHAnsi" w:hAnsiTheme="majorBidi" w:cstheme="majorBidi"/>
          <w:color w:val="000000"/>
          <w:sz w:val="28"/>
          <w:szCs w:val="28"/>
        </w:rPr>
        <w:t>twenty-three lunar years, from thirteen years before the Hijra</w:t>
      </w:r>
      <w:r>
        <w:rPr>
          <w:rFonts w:asciiTheme="majorBidi" w:eastAsiaTheme="minorHAnsi" w:hAnsiTheme="majorBidi" w:cstheme="majorBidi"/>
          <w:color w:val="000000"/>
          <w:sz w:val="28"/>
          <w:szCs w:val="28"/>
        </w:rPr>
        <w:t xml:space="preserve"> or 13 BH</w:t>
      </w:r>
      <w:r w:rsidRPr="00EB2D54">
        <w:rPr>
          <w:rFonts w:asciiTheme="majorBidi" w:eastAsiaTheme="minorHAnsi" w:hAnsiTheme="majorBidi" w:cstheme="majorBidi"/>
          <w:color w:val="000000"/>
          <w:sz w:val="28"/>
          <w:szCs w:val="28"/>
        </w:rPr>
        <w:t xml:space="preserve">/610 until 11/632. Muslims </w:t>
      </w:r>
      <w:r w:rsidR="00160AA8">
        <w:rPr>
          <w:rFonts w:asciiTheme="majorBidi" w:eastAsiaTheme="minorHAnsi" w:hAnsiTheme="majorBidi" w:cstheme="majorBidi"/>
          <w:color w:val="000000"/>
          <w:sz w:val="28"/>
          <w:szCs w:val="28"/>
        </w:rPr>
        <w:t>call</w:t>
      </w:r>
      <w:r w:rsidRPr="00EB2D54">
        <w:rPr>
          <w:rFonts w:asciiTheme="majorBidi" w:eastAsiaTheme="minorHAnsi" w:hAnsiTheme="majorBidi" w:cstheme="majorBidi"/>
          <w:color w:val="000000"/>
          <w:sz w:val="28"/>
          <w:szCs w:val="28"/>
        </w:rPr>
        <w:t xml:space="preserve"> these pivotal years of universal </w:t>
      </w:r>
      <w:r>
        <w:rPr>
          <w:rFonts w:asciiTheme="majorBidi" w:eastAsiaTheme="minorHAnsi" w:hAnsiTheme="majorBidi" w:cstheme="majorBidi"/>
          <w:color w:val="000000"/>
          <w:sz w:val="28"/>
          <w:szCs w:val="28"/>
        </w:rPr>
        <w:t>S</w:t>
      </w:r>
      <w:r w:rsidRPr="00EB2D54">
        <w:rPr>
          <w:rFonts w:asciiTheme="majorBidi" w:eastAsiaTheme="minorHAnsi" w:hAnsiTheme="majorBidi" w:cstheme="majorBidi"/>
          <w:color w:val="000000"/>
          <w:sz w:val="28"/>
          <w:szCs w:val="28"/>
        </w:rPr>
        <w:t xml:space="preserve">alvation </w:t>
      </w:r>
      <w:r>
        <w:rPr>
          <w:rFonts w:asciiTheme="majorBidi" w:eastAsiaTheme="minorHAnsi" w:hAnsiTheme="majorBidi" w:cstheme="majorBidi"/>
          <w:color w:val="000000"/>
          <w:sz w:val="28"/>
          <w:szCs w:val="28"/>
        </w:rPr>
        <w:t>H</w:t>
      </w:r>
      <w:r w:rsidRPr="00EB2D54">
        <w:rPr>
          <w:rFonts w:asciiTheme="majorBidi" w:eastAsiaTheme="minorHAnsi" w:hAnsiTheme="majorBidi" w:cstheme="majorBidi"/>
          <w:color w:val="000000"/>
          <w:sz w:val="28"/>
          <w:szCs w:val="28"/>
        </w:rPr>
        <w:t xml:space="preserve">istory </w:t>
      </w:r>
      <w:r w:rsidR="00160AA8">
        <w:rPr>
          <w:rFonts w:asciiTheme="majorBidi" w:eastAsiaTheme="minorHAnsi" w:hAnsiTheme="majorBidi" w:cstheme="majorBidi"/>
          <w:color w:val="000000"/>
          <w:sz w:val="28"/>
          <w:szCs w:val="28"/>
        </w:rPr>
        <w:t>“</w:t>
      </w:r>
      <w:r w:rsidRPr="00EB2D54">
        <w:rPr>
          <w:rFonts w:asciiTheme="majorBidi" w:eastAsiaTheme="minorHAnsi" w:hAnsiTheme="majorBidi" w:cstheme="majorBidi"/>
          <w:color w:val="000000"/>
          <w:sz w:val="28"/>
          <w:szCs w:val="28"/>
        </w:rPr>
        <w:t xml:space="preserve">the Age of Supreme </w:t>
      </w:r>
      <w:r w:rsidRPr="00EB2D54">
        <w:rPr>
          <w:rFonts w:asciiTheme="majorBidi" w:eastAsiaTheme="minorHAnsi" w:hAnsiTheme="majorBidi" w:cstheme="majorBidi"/>
          <w:color w:val="000000"/>
          <w:sz w:val="28"/>
          <w:szCs w:val="28"/>
        </w:rPr>
        <w:lastRenderedPageBreak/>
        <w:t>Happiness</w:t>
      </w:r>
      <w:r w:rsidR="00160AA8">
        <w:rPr>
          <w:rFonts w:asciiTheme="majorBidi" w:eastAsiaTheme="minorHAnsi" w:hAnsiTheme="majorBidi" w:cstheme="majorBidi"/>
          <w:color w:val="000000"/>
          <w:sz w:val="28"/>
          <w:szCs w:val="28"/>
        </w:rPr>
        <w:t>”</w:t>
      </w:r>
      <w:r w:rsidRPr="00EB2D54">
        <w:rPr>
          <w:rFonts w:asciiTheme="majorBidi" w:eastAsiaTheme="minorHAnsi" w:hAnsiTheme="majorBidi" w:cstheme="majorBidi"/>
          <w:color w:val="000000"/>
          <w:sz w:val="28"/>
          <w:szCs w:val="28"/>
        </w:rPr>
        <w:t xml:space="preserve"> (</w:t>
      </w:r>
      <w:r w:rsidRPr="00EB2D54">
        <w:rPr>
          <w:rFonts w:asciiTheme="majorBidi" w:eastAsiaTheme="minorHAnsi" w:hAnsiTheme="majorBidi" w:cstheme="majorBidi"/>
          <w:i/>
          <w:iCs/>
          <w:color w:val="000000"/>
          <w:sz w:val="28"/>
          <w:szCs w:val="28"/>
        </w:rPr>
        <w:t>‘Aṣr al-Sa‘āda</w:t>
      </w:r>
      <w:r w:rsidRPr="00EB2D54">
        <w:rPr>
          <w:rFonts w:asciiTheme="majorBidi" w:eastAsiaTheme="minorHAnsi" w:hAnsiTheme="majorBidi" w:cstheme="majorBidi"/>
          <w:color w:val="000000"/>
          <w:sz w:val="28"/>
          <w:szCs w:val="28"/>
        </w:rPr>
        <w:t>).</w:t>
      </w:r>
      <w:r w:rsidRPr="00EB2D54">
        <w:rPr>
          <w:rFonts w:asciiTheme="majorBidi" w:hAnsiTheme="majorBidi" w:cstheme="majorBidi"/>
          <w:sz w:val="28"/>
          <w:szCs w:val="28"/>
        </w:rPr>
        <w:t xml:space="preserve"> </w:t>
      </w:r>
      <w:r w:rsidRPr="00EB2D54">
        <w:rPr>
          <w:rFonts w:asciiTheme="majorBidi" w:eastAsiaTheme="minorHAnsi" w:hAnsiTheme="majorBidi" w:cstheme="majorBidi"/>
          <w:color w:val="000000"/>
          <w:sz w:val="28"/>
          <w:szCs w:val="28"/>
        </w:rPr>
        <w:t>The Prophet Muḥammad was born on 22 April 571 CE, and his passing was at the age of sixty-three lunar years on Monday 12 Rabī’ al-Awwal 11/8 June 63</w:t>
      </w:r>
      <w:r>
        <w:rPr>
          <w:rFonts w:asciiTheme="majorBidi" w:eastAsiaTheme="minorHAnsi" w:hAnsiTheme="majorBidi" w:cstheme="majorBidi"/>
          <w:color w:val="000000"/>
          <w:sz w:val="28"/>
          <w:szCs w:val="28"/>
        </w:rPr>
        <w:t>2</w:t>
      </w:r>
      <w:r w:rsidRPr="00EB2D54">
        <w:rPr>
          <w:rFonts w:asciiTheme="majorBidi" w:eastAsiaTheme="minorHAnsi" w:hAnsiTheme="majorBidi" w:cstheme="majorBidi"/>
          <w:color w:val="000000"/>
          <w:sz w:val="28"/>
          <w:szCs w:val="28"/>
        </w:rPr>
        <w:t xml:space="preserve">. The Second Rightly Guided Caliph, </w:t>
      </w:r>
      <w:r w:rsidRPr="00B16600">
        <w:rPr>
          <w:rFonts w:asciiTheme="majorBidi" w:hAnsiTheme="majorBidi" w:cstheme="majorBidi"/>
          <w:b/>
          <w:bCs/>
          <w:sz w:val="28"/>
          <w:szCs w:val="28"/>
        </w:rPr>
        <w:t>‘Umar ibn al-Khaṭṭāb</w:t>
      </w:r>
      <w:r w:rsidRPr="00EB2D54">
        <w:rPr>
          <w:rFonts w:asciiTheme="majorBidi" w:hAnsiTheme="majorBidi" w:cstheme="majorBidi"/>
          <w:sz w:val="28"/>
          <w:szCs w:val="28"/>
        </w:rPr>
        <w:t>,</w:t>
      </w:r>
      <w:r w:rsidRPr="1639DB5C">
        <w:rPr>
          <w:rStyle w:val="FootnoteReference"/>
          <w:rFonts w:asciiTheme="majorBidi" w:hAnsiTheme="majorBidi" w:cstheme="majorBidi"/>
          <w:sz w:val="28"/>
          <w:szCs w:val="28"/>
        </w:rPr>
        <w:footnoteReference w:id="42"/>
      </w:r>
      <w:r w:rsidRPr="00EB2D54">
        <w:rPr>
          <w:rFonts w:asciiTheme="majorBidi" w:hAnsiTheme="majorBidi" w:cstheme="majorBidi"/>
          <w:sz w:val="28"/>
          <w:szCs w:val="28"/>
        </w:rPr>
        <w:t xml:space="preserve"> whose Caliphate began in the year </w:t>
      </w:r>
      <w:r w:rsidRPr="00EB2D54">
        <w:rPr>
          <w:rFonts w:asciiTheme="majorBidi" w:eastAsiaTheme="minorEastAsia" w:hAnsiTheme="majorBidi" w:cstheme="majorBidi"/>
          <w:color w:val="000000"/>
          <w:sz w:val="28"/>
          <w:szCs w:val="28"/>
        </w:rPr>
        <w:t>12/633 and</w:t>
      </w:r>
      <w:r w:rsidRPr="00EB2D54">
        <w:rPr>
          <w:rFonts w:asciiTheme="majorBidi" w:hAnsiTheme="majorBidi" w:cstheme="majorBidi"/>
          <w:sz w:val="28"/>
          <w:szCs w:val="28"/>
        </w:rPr>
        <w:t xml:space="preserve"> lasted until 24/645, established the Islamic lunar calendar based </w:t>
      </w:r>
      <w:r w:rsidR="00393787">
        <w:rPr>
          <w:rFonts w:asciiTheme="majorBidi" w:hAnsiTheme="majorBidi" w:cstheme="majorBidi"/>
          <w:sz w:val="28"/>
          <w:szCs w:val="28"/>
        </w:rPr>
        <w:t>up</w:t>
      </w:r>
      <w:r w:rsidRPr="00EB2D54">
        <w:rPr>
          <w:rFonts w:asciiTheme="majorBidi" w:hAnsiTheme="majorBidi" w:cstheme="majorBidi"/>
          <w:sz w:val="28"/>
          <w:szCs w:val="28"/>
        </w:rPr>
        <w:t xml:space="preserve">on the Prophet’s </w:t>
      </w:r>
      <w:r w:rsidRPr="00EB2D54">
        <w:rPr>
          <w:rFonts w:asciiTheme="majorBidi" w:hAnsiTheme="majorBidi" w:cstheme="majorBidi"/>
          <w:i/>
          <w:iCs/>
          <w:sz w:val="28"/>
          <w:szCs w:val="28"/>
        </w:rPr>
        <w:t>Hijra</w:t>
      </w:r>
      <w:r w:rsidRPr="00EB2D54">
        <w:rPr>
          <w:rFonts w:asciiTheme="majorBidi" w:hAnsiTheme="majorBidi" w:cstheme="majorBidi"/>
          <w:sz w:val="28"/>
          <w:szCs w:val="28"/>
        </w:rPr>
        <w:t xml:space="preserve">. He believed that Muslims should have a calendar of their own, not just because </w:t>
      </w:r>
      <w:r>
        <w:rPr>
          <w:rFonts w:asciiTheme="majorBidi" w:hAnsiTheme="majorBidi" w:cstheme="majorBidi"/>
          <w:sz w:val="28"/>
          <w:szCs w:val="28"/>
        </w:rPr>
        <w:t>Islam</w:t>
      </w:r>
      <w:r w:rsidRPr="00EB2D54">
        <w:rPr>
          <w:rFonts w:asciiTheme="majorBidi" w:hAnsiTheme="majorBidi" w:cstheme="majorBidi"/>
          <w:sz w:val="28"/>
          <w:szCs w:val="28"/>
        </w:rPr>
        <w:t xml:space="preserve"> constituted a new religious</w:t>
      </w:r>
      <w:r>
        <w:rPr>
          <w:rFonts w:asciiTheme="majorBidi" w:hAnsiTheme="majorBidi" w:cstheme="majorBidi"/>
          <w:sz w:val="28"/>
          <w:szCs w:val="28"/>
        </w:rPr>
        <w:t xml:space="preserve"> </w:t>
      </w:r>
      <w:r w:rsidRPr="00B16600">
        <w:rPr>
          <w:rFonts w:asciiTheme="majorBidi" w:hAnsiTheme="majorBidi" w:cstheme="majorBidi"/>
          <w:b/>
          <w:bCs/>
          <w:sz w:val="28"/>
          <w:szCs w:val="28"/>
        </w:rPr>
        <w:t>Dispensation</w:t>
      </w:r>
      <w:r w:rsidRPr="00EB2D54">
        <w:rPr>
          <w:rFonts w:asciiTheme="majorBidi" w:hAnsiTheme="majorBidi" w:cstheme="majorBidi"/>
          <w:sz w:val="28"/>
          <w:szCs w:val="28"/>
        </w:rPr>
        <w:t>,</w:t>
      </w:r>
      <w:r>
        <w:rPr>
          <w:rStyle w:val="FootnoteReference"/>
          <w:rFonts w:asciiTheme="majorBidi" w:hAnsiTheme="majorBidi" w:cstheme="majorBidi"/>
          <w:sz w:val="28"/>
          <w:szCs w:val="28"/>
        </w:rPr>
        <w:footnoteReference w:id="43"/>
      </w:r>
      <w:r w:rsidRPr="00EB2D54">
        <w:rPr>
          <w:rFonts w:asciiTheme="majorBidi" w:hAnsiTheme="majorBidi" w:cstheme="majorBidi"/>
          <w:sz w:val="28"/>
          <w:szCs w:val="28"/>
        </w:rPr>
        <w:t xml:space="preserve"> but also</w:t>
      </w:r>
      <w:r>
        <w:rPr>
          <w:rFonts w:asciiTheme="majorBidi" w:hAnsiTheme="majorBidi" w:cstheme="majorBidi"/>
          <w:sz w:val="28"/>
          <w:szCs w:val="28"/>
        </w:rPr>
        <w:t xml:space="preserve"> because it stood out as</w:t>
      </w:r>
      <w:r w:rsidRPr="00EB2D54">
        <w:rPr>
          <w:rFonts w:asciiTheme="majorBidi" w:hAnsiTheme="majorBidi" w:cstheme="majorBidi"/>
          <w:sz w:val="28"/>
          <w:szCs w:val="28"/>
        </w:rPr>
        <w:t xml:space="preserve"> a new</w:t>
      </w:r>
      <w:r w:rsidR="00393787">
        <w:rPr>
          <w:rFonts w:asciiTheme="majorBidi" w:hAnsiTheme="majorBidi" w:cstheme="majorBidi"/>
          <w:sz w:val="28"/>
          <w:szCs w:val="28"/>
        </w:rPr>
        <w:t xml:space="preserve"> and revolutionary</w:t>
      </w:r>
      <w:r w:rsidRPr="00EB2D54">
        <w:rPr>
          <w:rFonts w:asciiTheme="majorBidi" w:hAnsiTheme="majorBidi" w:cstheme="majorBidi"/>
          <w:sz w:val="28"/>
          <w:szCs w:val="28"/>
        </w:rPr>
        <w:t xml:space="preserve"> human </w:t>
      </w:r>
      <w:r>
        <w:rPr>
          <w:rFonts w:asciiTheme="majorBidi" w:hAnsiTheme="majorBidi" w:cstheme="majorBidi"/>
          <w:sz w:val="28"/>
          <w:szCs w:val="28"/>
        </w:rPr>
        <w:t>C</w:t>
      </w:r>
      <w:r w:rsidRPr="00EB2D54">
        <w:rPr>
          <w:rFonts w:asciiTheme="majorBidi" w:hAnsiTheme="majorBidi" w:cstheme="majorBidi"/>
          <w:sz w:val="28"/>
          <w:szCs w:val="28"/>
        </w:rPr>
        <w:t xml:space="preserve">ivilization and </w:t>
      </w:r>
      <w:r>
        <w:rPr>
          <w:rFonts w:asciiTheme="majorBidi" w:hAnsiTheme="majorBidi" w:cstheme="majorBidi"/>
          <w:sz w:val="28"/>
          <w:szCs w:val="28"/>
        </w:rPr>
        <w:t xml:space="preserve">universal </w:t>
      </w:r>
      <w:r w:rsidRPr="00EB2D54">
        <w:rPr>
          <w:rFonts w:asciiTheme="majorBidi" w:hAnsiTheme="majorBidi" w:cstheme="majorBidi"/>
          <w:sz w:val="28"/>
          <w:szCs w:val="28"/>
        </w:rPr>
        <w:t xml:space="preserve">way of life. ‘Umar </w:t>
      </w:r>
      <w:r w:rsidRPr="00EB2D54">
        <w:rPr>
          <w:rFonts w:asciiTheme="majorBidi" w:eastAsiaTheme="minorHAnsi" w:hAnsiTheme="majorBidi" w:cstheme="majorBidi"/>
          <w:color w:val="000000"/>
          <w:sz w:val="28"/>
          <w:szCs w:val="28"/>
        </w:rPr>
        <w:t xml:space="preserve">called the Companions of the Prophet together to give him counsel on the matter. Various Companions proposed basing the Muslim calendar on the Prophet’s birth, his death, or his reception of the first </w:t>
      </w:r>
      <w:r w:rsidRPr="00EB2D54">
        <w:rPr>
          <w:rFonts w:asciiTheme="majorBidi" w:hAnsiTheme="majorBidi" w:cstheme="majorBidi"/>
          <w:sz w:val="28"/>
          <w:szCs w:val="28"/>
        </w:rPr>
        <w:t xml:space="preserve">Qur’ānic </w:t>
      </w:r>
      <w:r w:rsidRPr="00EB2D54">
        <w:rPr>
          <w:rFonts w:asciiTheme="majorBidi" w:eastAsiaTheme="minorHAnsi" w:hAnsiTheme="majorBidi" w:cstheme="majorBidi"/>
          <w:color w:val="000000"/>
          <w:sz w:val="28"/>
          <w:szCs w:val="28"/>
        </w:rPr>
        <w:t xml:space="preserve">Revelation. But the Caliph ‘Umar </w:t>
      </w:r>
      <w:r w:rsidR="00E75E49">
        <w:rPr>
          <w:rFonts w:asciiTheme="majorBidi" w:eastAsiaTheme="minorHAnsi" w:hAnsiTheme="majorBidi" w:cstheme="majorBidi"/>
          <w:color w:val="000000"/>
          <w:sz w:val="28"/>
          <w:szCs w:val="28"/>
        </w:rPr>
        <w:t>perceived</w:t>
      </w:r>
      <w:r w:rsidRPr="00EB2D54">
        <w:rPr>
          <w:rFonts w:asciiTheme="majorBidi" w:eastAsiaTheme="minorHAnsi" w:hAnsiTheme="majorBidi" w:cstheme="majorBidi"/>
          <w:color w:val="000000"/>
          <w:sz w:val="28"/>
          <w:szCs w:val="28"/>
        </w:rPr>
        <w:t xml:space="preserve"> that the seminal historical event in the Prophet’s Mission was his </w:t>
      </w:r>
      <w:r w:rsidRPr="00EB2D54">
        <w:rPr>
          <w:rFonts w:asciiTheme="majorBidi" w:eastAsiaTheme="minorHAnsi" w:hAnsiTheme="majorBidi" w:cstheme="majorBidi"/>
          <w:i/>
          <w:iCs/>
          <w:color w:val="000000"/>
          <w:sz w:val="28"/>
          <w:szCs w:val="28"/>
        </w:rPr>
        <w:t>Hijra</w:t>
      </w:r>
      <w:r w:rsidRPr="00EB2D54">
        <w:rPr>
          <w:rFonts w:asciiTheme="majorBidi" w:eastAsiaTheme="minorHAnsi" w:hAnsiTheme="majorBidi" w:cstheme="majorBidi"/>
          <w:color w:val="000000"/>
          <w:sz w:val="28"/>
          <w:szCs w:val="28"/>
        </w:rPr>
        <w:t xml:space="preserve"> </w:t>
      </w:r>
      <w:r w:rsidR="00ED5945">
        <w:rPr>
          <w:rFonts w:asciiTheme="majorBidi" w:eastAsiaTheme="minorHAnsi" w:hAnsiTheme="majorBidi" w:cstheme="majorBidi"/>
          <w:color w:val="000000"/>
          <w:sz w:val="28"/>
          <w:szCs w:val="28"/>
        </w:rPr>
        <w:t xml:space="preserve">from Mecca </w:t>
      </w:r>
      <w:r w:rsidRPr="00EB2D54">
        <w:rPr>
          <w:rFonts w:asciiTheme="majorBidi" w:eastAsiaTheme="minorHAnsi" w:hAnsiTheme="majorBidi" w:cstheme="majorBidi"/>
          <w:color w:val="000000"/>
          <w:sz w:val="28"/>
          <w:szCs w:val="28"/>
        </w:rPr>
        <w:t xml:space="preserve">to Medina, where Islam finally became free and was able to become the religious, socio-political, and cultural reality </w:t>
      </w:r>
      <w:r>
        <w:rPr>
          <w:rFonts w:asciiTheme="majorBidi" w:eastAsiaTheme="minorHAnsi" w:hAnsiTheme="majorBidi" w:cstheme="majorBidi"/>
          <w:color w:val="000000"/>
          <w:sz w:val="28"/>
          <w:szCs w:val="28"/>
        </w:rPr>
        <w:t xml:space="preserve">God </w:t>
      </w:r>
      <w:r w:rsidR="00ED5945">
        <w:rPr>
          <w:rFonts w:asciiTheme="majorBidi" w:eastAsiaTheme="minorHAnsi" w:hAnsiTheme="majorBidi" w:cstheme="majorBidi"/>
          <w:color w:val="000000"/>
          <w:sz w:val="28"/>
          <w:szCs w:val="28"/>
        </w:rPr>
        <w:t xml:space="preserve">had </w:t>
      </w:r>
      <w:r>
        <w:rPr>
          <w:rFonts w:asciiTheme="majorBidi" w:eastAsiaTheme="minorHAnsi" w:hAnsiTheme="majorBidi" w:cstheme="majorBidi"/>
          <w:color w:val="000000"/>
          <w:sz w:val="28"/>
          <w:szCs w:val="28"/>
        </w:rPr>
        <w:t xml:space="preserve">designed </w:t>
      </w:r>
      <w:r w:rsidR="00ED5945">
        <w:rPr>
          <w:rFonts w:asciiTheme="majorBidi" w:eastAsiaTheme="minorHAnsi" w:hAnsiTheme="majorBidi" w:cstheme="majorBidi"/>
          <w:color w:val="000000"/>
          <w:sz w:val="28"/>
          <w:szCs w:val="28"/>
        </w:rPr>
        <w:t xml:space="preserve">it </w:t>
      </w:r>
      <w:r w:rsidRPr="00EB2D54">
        <w:rPr>
          <w:rFonts w:asciiTheme="majorBidi" w:eastAsiaTheme="minorHAnsi" w:hAnsiTheme="majorBidi" w:cstheme="majorBidi"/>
          <w:color w:val="000000"/>
          <w:sz w:val="28"/>
          <w:szCs w:val="28"/>
        </w:rPr>
        <w:t>to be.</w:t>
      </w:r>
      <w:r w:rsidR="003F0C7E">
        <w:rPr>
          <w:rFonts w:asciiTheme="majorBidi" w:hAnsiTheme="majorBidi" w:cstheme="majorBidi"/>
          <w:sz w:val="28"/>
          <w:szCs w:val="28"/>
        </w:rPr>
        <w:t xml:space="preserve"> </w:t>
      </w:r>
      <w:r w:rsidRPr="00EB2D54">
        <w:rPr>
          <w:rFonts w:asciiTheme="majorBidi" w:eastAsiaTheme="minorEastAsia" w:hAnsiTheme="majorBidi" w:cstheme="majorBidi"/>
          <w:color w:val="000000"/>
          <w:sz w:val="28"/>
          <w:szCs w:val="28"/>
        </w:rPr>
        <w:t xml:space="preserve">In </w:t>
      </w:r>
      <w:r w:rsidRPr="00EB2D54">
        <w:rPr>
          <w:rFonts w:asciiTheme="majorBidi" w:eastAsiaTheme="minorEastAsia" w:hAnsiTheme="majorBidi" w:cstheme="majorBidi"/>
          <w:i/>
          <w:iCs/>
          <w:color w:val="000000"/>
          <w:sz w:val="28"/>
          <w:szCs w:val="28"/>
        </w:rPr>
        <w:t xml:space="preserve">The First Teaching, </w:t>
      </w:r>
      <w:r w:rsidRPr="00EB2D54">
        <w:rPr>
          <w:rFonts w:asciiTheme="majorBidi" w:eastAsiaTheme="minorEastAsia" w:hAnsiTheme="majorBidi" w:cstheme="majorBidi"/>
          <w:color w:val="000000"/>
          <w:sz w:val="28"/>
          <w:szCs w:val="28"/>
        </w:rPr>
        <w:t>w</w:t>
      </w:r>
      <w:r w:rsidRPr="00EB2D54">
        <w:rPr>
          <w:rFonts w:asciiTheme="majorBidi" w:hAnsiTheme="majorBidi" w:cstheme="majorBidi"/>
          <w:sz w:val="28"/>
          <w:szCs w:val="28"/>
        </w:rPr>
        <w:t xml:space="preserve">hen the Islamic and Common Era overlap, the first century cited is the </w:t>
      </w:r>
      <w:r w:rsidRPr="00EB2D54">
        <w:rPr>
          <w:rFonts w:asciiTheme="majorBidi" w:hAnsiTheme="majorBidi" w:cstheme="majorBidi"/>
          <w:sz w:val="28"/>
          <w:szCs w:val="28"/>
        </w:rPr>
        <w:lastRenderedPageBreak/>
        <w:t>Islamic date according to Islam’s lunar calendar, while the second citation is to the Common Era (CE</w:t>
      </w:r>
      <w:r w:rsidRPr="00EB2D54">
        <w:rPr>
          <w:sz w:val="28"/>
          <w:szCs w:val="28"/>
        </w:rPr>
        <w:t xml:space="preserve">) </w:t>
      </w:r>
      <w:r w:rsidR="008A7DEE">
        <w:rPr>
          <w:sz w:val="28"/>
          <w:szCs w:val="28"/>
        </w:rPr>
        <w:t xml:space="preserve">solar </w:t>
      </w:r>
      <w:r w:rsidRPr="00EB2D54">
        <w:rPr>
          <w:sz w:val="28"/>
          <w:szCs w:val="28"/>
        </w:rPr>
        <w:t xml:space="preserve">date that overlaps with it. </w:t>
      </w:r>
    </w:p>
    <w:p w14:paraId="660DA9A1" w14:textId="77777777" w:rsidR="00A655D2" w:rsidRDefault="00A655D2" w:rsidP="003F0C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eastAsiaTheme="minorEastAsia" w:hAnsiTheme="majorBidi" w:cstheme="majorBidi"/>
          <w:color w:val="000000"/>
          <w:sz w:val="28"/>
          <w:szCs w:val="28"/>
        </w:rPr>
      </w:pPr>
    </w:p>
    <w:p w14:paraId="0B2231DC" w14:textId="0588A424" w:rsidR="00E86172" w:rsidRPr="003F0C7E" w:rsidRDefault="00E86172" w:rsidP="003F0C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r w:rsidRPr="00EB2D54">
        <w:rPr>
          <w:rFonts w:asciiTheme="majorBidi" w:eastAsiaTheme="minorEastAsia" w:hAnsiTheme="majorBidi" w:cstheme="majorBidi"/>
          <w:color w:val="000000"/>
          <w:sz w:val="28"/>
          <w:szCs w:val="28"/>
        </w:rPr>
        <w:t>Throughout the footnotes of this work, it has been my habit to provide the death dates and some words of introduction in the footnotes regarding important figures when they are first mentioned in the book. This can be seen, for example, in the notes when I cite Giovanni Pico della Mirandola (d. 899/1494)</w:t>
      </w:r>
      <w:r>
        <w:rPr>
          <w:rFonts w:asciiTheme="majorBidi" w:eastAsiaTheme="minorEastAsia" w:hAnsiTheme="majorBidi" w:cstheme="majorBidi"/>
          <w:color w:val="000000"/>
          <w:sz w:val="28"/>
          <w:szCs w:val="28"/>
        </w:rPr>
        <w:t xml:space="preserve">, the noted Islamic Scholar </w:t>
      </w:r>
      <w:r w:rsidRPr="00EB2D54">
        <w:rPr>
          <w:rFonts w:asciiTheme="majorBidi" w:eastAsiaTheme="minorEastAsia" w:hAnsiTheme="majorBidi" w:cstheme="majorBidi"/>
          <w:color w:val="000000"/>
          <w:sz w:val="28"/>
          <w:szCs w:val="28"/>
        </w:rPr>
        <w:t>al-Imām Muḥammad ibn Ḥamdūn (d. 1273/1857)</w:t>
      </w:r>
      <w:r>
        <w:rPr>
          <w:rFonts w:asciiTheme="majorBidi" w:eastAsiaTheme="minorEastAsia" w:hAnsiTheme="majorBidi" w:cstheme="majorBidi"/>
          <w:color w:val="000000"/>
          <w:sz w:val="28"/>
          <w:szCs w:val="28"/>
        </w:rPr>
        <w:t>,</w:t>
      </w:r>
      <w:r w:rsidRPr="00EB2D54">
        <w:rPr>
          <w:rFonts w:asciiTheme="majorBidi" w:eastAsiaTheme="minorEastAsia" w:hAnsiTheme="majorBidi" w:cstheme="majorBidi"/>
          <w:color w:val="000000"/>
          <w:sz w:val="28"/>
          <w:szCs w:val="28"/>
        </w:rPr>
        <w:t xml:space="preserve"> or the Australian bishop and social activist Ernest H. Burgmann (d. 1387/1967). I do not provide birth dates for those who have passed away, because final dates are generally adequate for identifying the general period in which they flourished</w:t>
      </w:r>
      <w:r>
        <w:rPr>
          <w:rFonts w:asciiTheme="majorBidi" w:eastAsiaTheme="minorEastAsia" w:hAnsiTheme="majorBidi" w:cstheme="majorBidi"/>
          <w:color w:val="000000"/>
          <w:sz w:val="28"/>
          <w:szCs w:val="28"/>
        </w:rPr>
        <w:t xml:space="preserve">, </w:t>
      </w:r>
      <w:r w:rsidR="006B0BED">
        <w:rPr>
          <w:rFonts w:asciiTheme="majorBidi" w:eastAsiaTheme="minorEastAsia" w:hAnsiTheme="majorBidi" w:cstheme="majorBidi"/>
          <w:color w:val="000000"/>
          <w:sz w:val="28"/>
          <w:szCs w:val="28"/>
        </w:rPr>
        <w:t>while</w:t>
      </w:r>
      <w:r>
        <w:rPr>
          <w:rFonts w:asciiTheme="majorBidi" w:eastAsiaTheme="minorEastAsia" w:hAnsiTheme="majorBidi" w:cstheme="majorBidi"/>
          <w:color w:val="000000"/>
          <w:sz w:val="28"/>
          <w:szCs w:val="28"/>
        </w:rPr>
        <w:t xml:space="preserve"> dates of birth are often more difficult to establish</w:t>
      </w:r>
      <w:r w:rsidRPr="00EB2D54">
        <w:rPr>
          <w:rFonts w:asciiTheme="majorBidi" w:eastAsiaTheme="minorEastAsia" w:hAnsiTheme="majorBidi" w:cstheme="majorBidi"/>
          <w:color w:val="000000"/>
          <w:sz w:val="28"/>
          <w:szCs w:val="28"/>
        </w:rPr>
        <w:t xml:space="preserve">. In the case of contemporaries, however, I cite only their dates of birth, which is meant to indicate that they are still living. In all such cases, I write out the word “born,” since the abbreviation “b.” is easily mistaken for “d.”, which is used for dates of death. Thus, for example, I follow this method in presenting Sister Mary Prudence Allen (born 1359/1940), </w:t>
      </w:r>
      <w:r w:rsidRPr="00EB2D54">
        <w:rPr>
          <w:rFonts w:asciiTheme="majorBidi" w:eastAsiaTheme="minorEastAsia" w:hAnsiTheme="majorBidi" w:cstheme="majorBidi"/>
          <w:color w:val="0E1913"/>
          <w:sz w:val="28"/>
          <w:szCs w:val="28"/>
        </w:rPr>
        <w:t xml:space="preserve">al-Sayyid </w:t>
      </w:r>
      <w:r w:rsidRPr="00EB2D54">
        <w:rPr>
          <w:rFonts w:asciiTheme="majorBidi" w:eastAsiaTheme="minorEastAsia" w:hAnsiTheme="majorBidi" w:cstheme="majorBidi"/>
          <w:color w:val="000000"/>
          <w:sz w:val="28"/>
          <w:szCs w:val="28"/>
        </w:rPr>
        <w:t xml:space="preserve">al-Shaykh </w:t>
      </w:r>
      <w:r w:rsidRPr="00EB2D54">
        <w:rPr>
          <w:rFonts w:asciiTheme="majorBidi" w:eastAsiaTheme="minorEastAsia" w:hAnsiTheme="majorBidi" w:cstheme="majorBidi"/>
          <w:color w:val="0F2119"/>
          <w:sz w:val="28"/>
          <w:szCs w:val="28"/>
        </w:rPr>
        <w:t>Qu</w:t>
      </w:r>
      <w:r w:rsidRPr="00EB2D54">
        <w:rPr>
          <w:rFonts w:asciiTheme="majorBidi" w:eastAsiaTheme="minorEastAsia" w:hAnsiTheme="majorBidi" w:cstheme="majorBidi"/>
          <w:color w:val="000000"/>
          <w:sz w:val="28"/>
          <w:szCs w:val="28"/>
        </w:rPr>
        <w:t>ṣ</w:t>
      </w:r>
      <w:r w:rsidRPr="00EB2D54">
        <w:rPr>
          <w:rFonts w:asciiTheme="majorBidi" w:eastAsiaTheme="minorEastAsia" w:hAnsiTheme="majorBidi" w:cstheme="majorBidi"/>
          <w:color w:val="0F2119"/>
          <w:sz w:val="28"/>
          <w:szCs w:val="28"/>
        </w:rPr>
        <w:t>ayy Ab</w:t>
      </w:r>
      <w:r w:rsidRPr="00EB2D54">
        <w:rPr>
          <w:rFonts w:asciiTheme="majorBidi" w:eastAsiaTheme="minorEastAsia" w:hAnsiTheme="majorBidi" w:cstheme="majorBidi"/>
          <w:color w:val="000000"/>
          <w:sz w:val="28"/>
          <w:szCs w:val="28"/>
        </w:rPr>
        <w:t>ū-</w:t>
      </w:r>
      <w:r w:rsidRPr="00EB2D54">
        <w:rPr>
          <w:rFonts w:asciiTheme="majorBidi" w:eastAsiaTheme="minorEastAsia" w:hAnsiTheme="majorBidi" w:cstheme="majorBidi"/>
          <w:color w:val="0F2119"/>
          <w:sz w:val="28"/>
          <w:szCs w:val="28"/>
        </w:rPr>
        <w:t xml:space="preserve">al-Si‘d </w:t>
      </w:r>
      <w:r w:rsidRPr="00EB2D54">
        <w:rPr>
          <w:rFonts w:asciiTheme="majorBidi" w:eastAsiaTheme="majorEastAsia" w:hAnsiTheme="majorBidi" w:cstheme="majorBidi"/>
          <w:sz w:val="28"/>
          <w:szCs w:val="28"/>
        </w:rPr>
        <w:t>al-</w:t>
      </w:r>
      <w:r w:rsidRPr="00EB2D54">
        <w:rPr>
          <w:rFonts w:asciiTheme="majorBidi" w:hAnsiTheme="majorBidi" w:cstheme="majorBidi"/>
          <w:sz w:val="28"/>
          <w:szCs w:val="28"/>
        </w:rPr>
        <w:t>Ḥ</w:t>
      </w:r>
      <w:r w:rsidRPr="00EB2D54">
        <w:rPr>
          <w:rFonts w:asciiTheme="majorBidi" w:eastAsiaTheme="majorEastAsia" w:hAnsiTheme="majorBidi" w:cstheme="majorBidi"/>
          <w:sz w:val="28"/>
          <w:szCs w:val="28"/>
        </w:rPr>
        <w:t>usayn</w:t>
      </w:r>
      <w:r w:rsidRPr="00EB2D54">
        <w:rPr>
          <w:rFonts w:asciiTheme="majorBidi" w:hAnsiTheme="majorBidi" w:cstheme="majorBidi"/>
          <w:sz w:val="28"/>
          <w:szCs w:val="28"/>
        </w:rPr>
        <w:t>ī</w:t>
      </w:r>
      <w:r w:rsidRPr="00EB2D54">
        <w:rPr>
          <w:rFonts w:asciiTheme="majorBidi" w:eastAsiaTheme="majorEastAsia" w:hAnsiTheme="majorBidi" w:cstheme="majorBidi"/>
          <w:sz w:val="28"/>
          <w:szCs w:val="28"/>
        </w:rPr>
        <w:t xml:space="preserve"> al-Rif</w:t>
      </w:r>
      <w:r w:rsidRPr="00EB2D54">
        <w:rPr>
          <w:rFonts w:asciiTheme="majorBidi" w:hAnsiTheme="majorBidi" w:cstheme="majorBidi"/>
          <w:sz w:val="28"/>
          <w:szCs w:val="28"/>
        </w:rPr>
        <w:t>ā</w:t>
      </w:r>
      <w:r w:rsidRPr="00EB2D54">
        <w:rPr>
          <w:rFonts w:asciiTheme="majorBidi" w:eastAsiaTheme="majorEastAsia" w:hAnsiTheme="majorBidi" w:cstheme="majorBidi"/>
          <w:sz w:val="28"/>
          <w:szCs w:val="28"/>
        </w:rPr>
        <w:t>‘</w:t>
      </w:r>
      <w:r w:rsidRPr="00EB2D54">
        <w:rPr>
          <w:rFonts w:asciiTheme="majorBidi" w:hAnsiTheme="majorBidi" w:cstheme="majorBidi"/>
          <w:sz w:val="28"/>
          <w:szCs w:val="28"/>
        </w:rPr>
        <w:t>ī</w:t>
      </w:r>
      <w:r w:rsidRPr="00EB2D54">
        <w:rPr>
          <w:rFonts w:asciiTheme="majorBidi" w:eastAsiaTheme="majorEastAsia" w:hAnsiTheme="majorBidi" w:cstheme="majorBidi"/>
          <w:sz w:val="28"/>
          <w:szCs w:val="28"/>
        </w:rPr>
        <w:t xml:space="preserve"> al-Shafi‘</w:t>
      </w:r>
      <w:r w:rsidRPr="00EB2D54">
        <w:rPr>
          <w:rFonts w:asciiTheme="majorBidi" w:hAnsiTheme="majorBidi" w:cstheme="majorBidi"/>
          <w:sz w:val="28"/>
          <w:szCs w:val="28"/>
        </w:rPr>
        <w:t>ī</w:t>
      </w:r>
      <w:r w:rsidRPr="00EB2D54">
        <w:rPr>
          <w:rFonts w:asciiTheme="majorBidi" w:hAnsiTheme="majorBidi" w:cstheme="majorBidi"/>
          <w:color w:val="112B21"/>
          <w:sz w:val="28"/>
          <w:szCs w:val="28"/>
        </w:rPr>
        <w:t xml:space="preserve"> </w:t>
      </w:r>
      <w:r w:rsidRPr="00EB2D54">
        <w:rPr>
          <w:rFonts w:asciiTheme="majorBidi" w:eastAsiaTheme="minorEastAsia" w:hAnsiTheme="majorBidi" w:cstheme="majorBidi"/>
          <w:color w:val="0F2119"/>
          <w:sz w:val="28"/>
          <w:szCs w:val="28"/>
        </w:rPr>
        <w:t xml:space="preserve">(born 1386/1967), and his somewhat older contemporary </w:t>
      </w:r>
      <w:r w:rsidRPr="00EB2D54">
        <w:rPr>
          <w:rFonts w:asciiTheme="majorBidi" w:hAnsiTheme="majorBidi" w:cstheme="majorBidi"/>
          <w:color w:val="000000"/>
          <w:sz w:val="28"/>
          <w:szCs w:val="28"/>
        </w:rPr>
        <w:t xml:space="preserve">Grand </w:t>
      </w:r>
      <w:r w:rsidRPr="00EB2D54">
        <w:rPr>
          <w:rFonts w:asciiTheme="majorBidi" w:hAnsiTheme="majorBidi" w:cstheme="majorBidi"/>
          <w:sz w:val="28"/>
          <w:szCs w:val="28"/>
        </w:rPr>
        <w:t>Āyat-Allāh</w:t>
      </w:r>
      <w:r w:rsidRPr="00EB2D54">
        <w:rPr>
          <w:rFonts w:asciiTheme="majorBidi" w:hAnsiTheme="majorBidi" w:cstheme="majorBidi"/>
          <w:color w:val="000000"/>
          <w:sz w:val="28"/>
          <w:szCs w:val="28"/>
        </w:rPr>
        <w:t xml:space="preserve"> al-Sayyid Kam</w:t>
      </w:r>
      <w:r w:rsidRPr="00EB2D54">
        <w:rPr>
          <w:rFonts w:asciiTheme="majorBidi" w:hAnsiTheme="majorBidi" w:cstheme="majorBidi"/>
          <w:sz w:val="28"/>
          <w:szCs w:val="28"/>
        </w:rPr>
        <w:t>ā</w:t>
      </w:r>
      <w:r w:rsidRPr="00EB2D54">
        <w:rPr>
          <w:rFonts w:asciiTheme="majorBidi" w:hAnsiTheme="majorBidi" w:cstheme="majorBidi"/>
          <w:color w:val="000000"/>
          <w:sz w:val="28"/>
          <w:szCs w:val="28"/>
        </w:rPr>
        <w:t xml:space="preserve">l </w:t>
      </w:r>
      <w:r w:rsidRPr="00EB2D54">
        <w:rPr>
          <w:rFonts w:asciiTheme="majorBidi" w:hAnsiTheme="majorBidi" w:cstheme="majorBidi"/>
          <w:color w:val="131314"/>
          <w:sz w:val="28"/>
          <w:szCs w:val="28"/>
        </w:rPr>
        <w:t>al-</w:t>
      </w:r>
      <w:r w:rsidRPr="00EB2D54">
        <w:rPr>
          <w:rFonts w:asciiTheme="majorBidi" w:hAnsiTheme="majorBidi" w:cstheme="majorBidi"/>
          <w:sz w:val="28"/>
          <w:szCs w:val="28"/>
        </w:rPr>
        <w:t>Ḥ</w:t>
      </w:r>
      <w:r w:rsidRPr="00EB2D54">
        <w:rPr>
          <w:rFonts w:asciiTheme="majorBidi" w:hAnsiTheme="majorBidi" w:cstheme="majorBidi"/>
          <w:color w:val="131314"/>
          <w:sz w:val="28"/>
          <w:szCs w:val="28"/>
        </w:rPr>
        <w:t>usayn</w:t>
      </w:r>
      <w:r w:rsidRPr="00EB2D54">
        <w:rPr>
          <w:rFonts w:asciiTheme="majorBidi" w:hAnsiTheme="majorBidi" w:cstheme="majorBidi"/>
          <w:sz w:val="28"/>
          <w:szCs w:val="28"/>
        </w:rPr>
        <w:t>ī</w:t>
      </w:r>
      <w:r w:rsidRPr="00EB2D54">
        <w:rPr>
          <w:rFonts w:asciiTheme="majorBidi" w:hAnsiTheme="majorBidi" w:cstheme="majorBidi"/>
          <w:color w:val="131314"/>
          <w:sz w:val="28"/>
          <w:szCs w:val="28"/>
        </w:rPr>
        <w:t xml:space="preserve"> al-</w:t>
      </w:r>
      <w:r w:rsidRPr="00EB2D54">
        <w:rPr>
          <w:rFonts w:asciiTheme="majorBidi" w:hAnsiTheme="majorBidi" w:cstheme="majorBidi"/>
          <w:sz w:val="28"/>
          <w:szCs w:val="28"/>
        </w:rPr>
        <w:t>Ḥ</w:t>
      </w:r>
      <w:r w:rsidRPr="00EB2D54">
        <w:rPr>
          <w:rFonts w:asciiTheme="majorBidi" w:hAnsiTheme="majorBidi" w:cstheme="majorBidi"/>
          <w:color w:val="131314"/>
          <w:sz w:val="28"/>
          <w:szCs w:val="28"/>
        </w:rPr>
        <w:t>aydar</w:t>
      </w:r>
      <w:r w:rsidRPr="00EB2D54">
        <w:rPr>
          <w:rFonts w:asciiTheme="majorBidi" w:hAnsiTheme="majorBidi" w:cstheme="majorBidi"/>
          <w:sz w:val="28"/>
          <w:szCs w:val="28"/>
        </w:rPr>
        <w:t>ī (born 1375/1956).</w:t>
      </w:r>
    </w:p>
    <w:p w14:paraId="39DF72EE" w14:textId="77777777" w:rsidR="00E86172" w:rsidRDefault="00E86172" w:rsidP="00E86172">
      <w:pPr>
        <w:rPr>
          <w:rFonts w:asciiTheme="majorBidi" w:hAnsiTheme="majorBidi" w:cstheme="majorBidi"/>
          <w:i/>
          <w:iCs/>
          <w:color w:val="101010"/>
          <w:sz w:val="28"/>
          <w:szCs w:val="28"/>
        </w:rPr>
      </w:pPr>
    </w:p>
    <w:p w14:paraId="4C48DC2B" w14:textId="77777777" w:rsidR="00E86172" w:rsidRDefault="00E86172" w:rsidP="00E86172">
      <w:pPr>
        <w:rPr>
          <w:rFonts w:asciiTheme="majorBidi" w:hAnsiTheme="majorBidi" w:cstheme="majorBidi"/>
          <w:i/>
          <w:iCs/>
          <w:color w:val="101010"/>
          <w:sz w:val="28"/>
          <w:szCs w:val="28"/>
        </w:rPr>
      </w:pPr>
    </w:p>
    <w:p w14:paraId="223330F2" w14:textId="77777777" w:rsidR="00E86172" w:rsidRPr="00A655D2" w:rsidRDefault="00E86172" w:rsidP="00E86172">
      <w:pPr>
        <w:pStyle w:val="Heading4"/>
        <w:rPr>
          <w:rFonts w:asciiTheme="majorBidi" w:hAnsiTheme="majorBidi" w:cstheme="majorBidi"/>
          <w:b/>
          <w:bCs/>
          <w:color w:val="C00000"/>
          <w:sz w:val="28"/>
          <w:szCs w:val="28"/>
        </w:rPr>
      </w:pPr>
      <w:r w:rsidRPr="00A655D2">
        <w:rPr>
          <w:rFonts w:asciiTheme="majorBidi" w:hAnsiTheme="majorBidi" w:cstheme="majorBidi"/>
          <w:b/>
          <w:bCs/>
          <w:color w:val="C00000"/>
          <w:sz w:val="28"/>
          <w:szCs w:val="28"/>
        </w:rPr>
        <w:t>Chapter Titles, Divisions, &amp; Subdivisions</w:t>
      </w:r>
    </w:p>
    <w:p w14:paraId="20E966CB" w14:textId="53E48BEC" w:rsidR="00E86172" w:rsidRPr="00EB2D54" w:rsidRDefault="00E86172" w:rsidP="00E86172">
      <w:pPr>
        <w:rPr>
          <w:sz w:val="28"/>
          <w:szCs w:val="28"/>
        </w:rPr>
      </w:pPr>
      <w:r>
        <w:rPr>
          <w:sz w:val="28"/>
          <w:szCs w:val="28"/>
        </w:rPr>
        <w:t>T</w:t>
      </w:r>
      <w:r w:rsidRPr="00EB2D54">
        <w:rPr>
          <w:sz w:val="28"/>
          <w:szCs w:val="28"/>
        </w:rPr>
        <w:t xml:space="preserve">hroughout </w:t>
      </w:r>
      <w:r w:rsidRPr="00EB2D54">
        <w:rPr>
          <w:i/>
          <w:iCs/>
          <w:sz w:val="28"/>
          <w:szCs w:val="28"/>
        </w:rPr>
        <w:t>The First Teaching</w:t>
      </w:r>
      <w:r>
        <w:rPr>
          <w:sz w:val="28"/>
          <w:szCs w:val="28"/>
        </w:rPr>
        <w:t>,</w:t>
      </w:r>
      <w:r w:rsidRPr="00EB2D54">
        <w:rPr>
          <w:sz w:val="28"/>
          <w:szCs w:val="28"/>
        </w:rPr>
        <w:t xml:space="preserve"> I have made extensive use of</w:t>
      </w:r>
      <w:r>
        <w:rPr>
          <w:sz w:val="28"/>
          <w:szCs w:val="28"/>
        </w:rPr>
        <w:t xml:space="preserve"> </w:t>
      </w:r>
      <w:r w:rsidRPr="00EB2D54">
        <w:rPr>
          <w:sz w:val="28"/>
          <w:szCs w:val="28"/>
        </w:rPr>
        <w:t xml:space="preserve">chapter titles, divisions, </w:t>
      </w:r>
      <w:r>
        <w:rPr>
          <w:sz w:val="28"/>
          <w:szCs w:val="28"/>
        </w:rPr>
        <w:t xml:space="preserve">and multiple gradations of secondary </w:t>
      </w:r>
      <w:r w:rsidRPr="00EB2D54">
        <w:rPr>
          <w:sz w:val="28"/>
          <w:szCs w:val="28"/>
        </w:rPr>
        <w:t>subdivisions. I believe that breaking up the main text in this manner makes it easier to teach, read, review,</w:t>
      </w:r>
      <w:r>
        <w:rPr>
          <w:sz w:val="28"/>
          <w:szCs w:val="28"/>
        </w:rPr>
        <w:t xml:space="preserve"> study,</w:t>
      </w:r>
      <w:r w:rsidRPr="00EB2D54">
        <w:rPr>
          <w:sz w:val="28"/>
          <w:szCs w:val="28"/>
        </w:rPr>
        <w:t xml:space="preserve"> and </w:t>
      </w:r>
      <w:r w:rsidR="000736BE">
        <w:rPr>
          <w:sz w:val="28"/>
          <w:szCs w:val="28"/>
        </w:rPr>
        <w:t>remember</w:t>
      </w:r>
      <w:r w:rsidRPr="00EB2D54">
        <w:rPr>
          <w:sz w:val="28"/>
          <w:szCs w:val="28"/>
        </w:rPr>
        <w:t>.</w:t>
      </w:r>
      <w:r>
        <w:rPr>
          <w:sz w:val="28"/>
          <w:szCs w:val="28"/>
        </w:rPr>
        <w:t xml:space="preserve"> </w:t>
      </w:r>
      <w:r w:rsidRPr="00EB2D54">
        <w:rPr>
          <w:sz w:val="28"/>
          <w:szCs w:val="28"/>
        </w:rPr>
        <w:t xml:space="preserve">Therefore, I regard this procedure as </w:t>
      </w:r>
      <w:r>
        <w:rPr>
          <w:sz w:val="28"/>
          <w:szCs w:val="28"/>
        </w:rPr>
        <w:t>an</w:t>
      </w:r>
      <w:r w:rsidRPr="00EB2D54">
        <w:rPr>
          <w:sz w:val="28"/>
          <w:szCs w:val="28"/>
        </w:rPr>
        <w:t xml:space="preserve"> important feature of the book’s layout and presentation</w:t>
      </w:r>
      <w:r w:rsidR="000736BE">
        <w:rPr>
          <w:sz w:val="28"/>
          <w:szCs w:val="28"/>
        </w:rPr>
        <w:t>.</w:t>
      </w:r>
      <w:r w:rsidRPr="00EB2D54">
        <w:rPr>
          <w:sz w:val="28"/>
          <w:szCs w:val="28"/>
        </w:rPr>
        <w:t xml:space="preserve"> Sometimes</w:t>
      </w:r>
      <w:r w:rsidR="000736BE">
        <w:rPr>
          <w:sz w:val="28"/>
          <w:szCs w:val="28"/>
        </w:rPr>
        <w:t>, however,</w:t>
      </w:r>
      <w:r w:rsidRPr="00EB2D54">
        <w:rPr>
          <w:sz w:val="28"/>
          <w:szCs w:val="28"/>
        </w:rPr>
        <w:t xml:space="preserve"> the text</w:t>
      </w:r>
      <w:r>
        <w:rPr>
          <w:sz w:val="28"/>
          <w:szCs w:val="28"/>
        </w:rPr>
        <w:t>s</w:t>
      </w:r>
      <w:r w:rsidRPr="00EB2D54">
        <w:rPr>
          <w:sz w:val="28"/>
          <w:szCs w:val="28"/>
        </w:rPr>
        <w:t xml:space="preserve"> </w:t>
      </w:r>
      <w:r>
        <w:rPr>
          <w:sz w:val="28"/>
          <w:szCs w:val="28"/>
        </w:rPr>
        <w:t xml:space="preserve">that </w:t>
      </w:r>
      <w:r w:rsidRPr="00EB2D54">
        <w:rPr>
          <w:sz w:val="28"/>
          <w:szCs w:val="28"/>
        </w:rPr>
        <w:t>follow a</w:t>
      </w:r>
      <w:r>
        <w:rPr>
          <w:sz w:val="28"/>
          <w:szCs w:val="28"/>
        </w:rPr>
        <w:t xml:space="preserve"> title or</w:t>
      </w:r>
      <w:r w:rsidRPr="00EB2D54">
        <w:rPr>
          <w:sz w:val="28"/>
          <w:szCs w:val="28"/>
        </w:rPr>
        <w:t xml:space="preserve"> sub-title </w:t>
      </w:r>
      <w:r>
        <w:rPr>
          <w:sz w:val="28"/>
          <w:szCs w:val="28"/>
        </w:rPr>
        <w:t>may</w:t>
      </w:r>
      <w:r w:rsidRPr="00EB2D54">
        <w:rPr>
          <w:sz w:val="28"/>
          <w:szCs w:val="28"/>
        </w:rPr>
        <w:t xml:space="preserve"> be</w:t>
      </w:r>
      <w:r>
        <w:rPr>
          <w:sz w:val="28"/>
          <w:szCs w:val="28"/>
        </w:rPr>
        <w:t xml:space="preserve"> very short, ranging from</w:t>
      </w:r>
      <w:r w:rsidRPr="00EB2D54">
        <w:rPr>
          <w:sz w:val="28"/>
          <w:szCs w:val="28"/>
        </w:rPr>
        <w:t xml:space="preserve"> </w:t>
      </w:r>
      <w:r w:rsidR="000736BE">
        <w:rPr>
          <w:sz w:val="28"/>
          <w:szCs w:val="28"/>
        </w:rPr>
        <w:t>l</w:t>
      </w:r>
      <w:r w:rsidR="000736BE" w:rsidRPr="00EB2D54">
        <w:rPr>
          <w:sz w:val="28"/>
          <w:szCs w:val="28"/>
        </w:rPr>
        <w:t>ittle more than a paragraph</w:t>
      </w:r>
      <w:r w:rsidR="000736BE">
        <w:rPr>
          <w:sz w:val="28"/>
          <w:szCs w:val="28"/>
        </w:rPr>
        <w:t xml:space="preserve"> to </w:t>
      </w:r>
      <w:r>
        <w:rPr>
          <w:sz w:val="28"/>
          <w:szCs w:val="28"/>
        </w:rPr>
        <w:t xml:space="preserve">only </w:t>
      </w:r>
      <w:r w:rsidRPr="00EB2D54">
        <w:rPr>
          <w:sz w:val="28"/>
          <w:szCs w:val="28"/>
        </w:rPr>
        <w:t>a</w:t>
      </w:r>
      <w:r w:rsidR="000736BE">
        <w:rPr>
          <w:sz w:val="28"/>
          <w:szCs w:val="28"/>
        </w:rPr>
        <w:t xml:space="preserve"> page or two</w:t>
      </w:r>
      <w:r w:rsidRPr="00EB2D54">
        <w:rPr>
          <w:sz w:val="28"/>
          <w:szCs w:val="28"/>
        </w:rPr>
        <w:t>.</w:t>
      </w:r>
    </w:p>
    <w:p w14:paraId="35193A09" w14:textId="77777777" w:rsidR="00E86172" w:rsidRPr="00EB2D54" w:rsidRDefault="00E86172" w:rsidP="00E86172">
      <w:pPr>
        <w:rPr>
          <w:rFonts w:asciiTheme="majorBidi" w:hAnsiTheme="majorBidi" w:cstheme="majorBidi"/>
          <w:i/>
          <w:iCs/>
          <w:color w:val="101010"/>
          <w:sz w:val="28"/>
          <w:szCs w:val="28"/>
        </w:rPr>
      </w:pPr>
    </w:p>
    <w:p w14:paraId="23D43F44" w14:textId="77777777" w:rsidR="00E86172" w:rsidRPr="00EB2D54" w:rsidRDefault="00E86172" w:rsidP="00E86172"/>
    <w:p w14:paraId="208BDEEF" w14:textId="47B07C11" w:rsidR="00E86172" w:rsidRPr="00A655D2" w:rsidRDefault="00D059D3" w:rsidP="007A3C98">
      <w:pPr>
        <w:pStyle w:val="Heading4"/>
        <w:rPr>
          <w:rFonts w:asciiTheme="majorBidi" w:hAnsiTheme="majorBidi" w:cstheme="majorBidi"/>
          <w:b/>
          <w:bCs/>
          <w:color w:val="C00000"/>
          <w:sz w:val="28"/>
          <w:szCs w:val="28"/>
        </w:rPr>
      </w:pPr>
      <w:bookmarkStart w:id="195" w:name="_Toc188509230"/>
      <w:r w:rsidRPr="00A655D2">
        <w:rPr>
          <w:rFonts w:asciiTheme="majorBidi" w:hAnsiTheme="majorBidi" w:cstheme="majorBidi"/>
          <w:b/>
          <w:bCs/>
          <w:color w:val="C00000"/>
          <w:sz w:val="28"/>
          <w:szCs w:val="28"/>
        </w:rPr>
        <w:t>Note</w:t>
      </w:r>
      <w:r w:rsidR="00E86172" w:rsidRPr="00A655D2">
        <w:rPr>
          <w:rFonts w:asciiTheme="majorBidi" w:hAnsiTheme="majorBidi" w:cstheme="majorBidi"/>
          <w:b/>
          <w:bCs/>
          <w:color w:val="C00000"/>
          <w:sz w:val="28"/>
          <w:szCs w:val="28"/>
        </w:rPr>
        <w:t xml:space="preserve"> of Thanks</w:t>
      </w:r>
      <w:bookmarkEnd w:id="195"/>
    </w:p>
    <w:p w14:paraId="30F43863" w14:textId="6D7C2A24"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r w:rsidRPr="00EB2D54">
        <w:rPr>
          <w:rFonts w:asciiTheme="majorBidi" w:hAnsiTheme="majorBidi" w:cstheme="majorBidi"/>
          <w:sz w:val="28"/>
          <w:szCs w:val="28"/>
        </w:rPr>
        <w:t>God says in the Qur’ān: “And as for the blessings of your Lord [upon you], proclaim [them gratefully]!” And the Prophet said: “Whoever does not give thanks to people, does not give thanks to God.”</w:t>
      </w:r>
      <w:r w:rsidRPr="00A6025D">
        <w:rPr>
          <w:rFonts w:asciiTheme="majorBidi" w:hAnsiTheme="majorBidi" w:cstheme="majorBidi"/>
          <w:sz w:val="28"/>
          <w:szCs w:val="28"/>
        </w:rPr>
        <w:t xml:space="preserve"> </w:t>
      </w:r>
      <w:r>
        <w:rPr>
          <w:rFonts w:asciiTheme="majorBidi" w:hAnsiTheme="majorBidi" w:cstheme="majorBidi"/>
          <w:sz w:val="28"/>
          <w:szCs w:val="28"/>
        </w:rPr>
        <w:t xml:space="preserve">In the West, we say: </w:t>
      </w:r>
      <w:r w:rsidRPr="00EB2D54">
        <w:rPr>
          <w:rFonts w:asciiTheme="majorBidi" w:hAnsiTheme="majorBidi" w:cstheme="majorBidi"/>
          <w:sz w:val="28"/>
          <w:szCs w:val="28"/>
        </w:rPr>
        <w:t xml:space="preserve">“Many hands make light work.” I am both obliged and happy to express special thanks to all those who have been so generous in making </w:t>
      </w:r>
      <w:r w:rsidRPr="00EB2D54">
        <w:rPr>
          <w:rFonts w:asciiTheme="majorBidi" w:hAnsiTheme="majorBidi" w:cstheme="majorBidi"/>
          <w:sz w:val="28"/>
          <w:szCs w:val="28"/>
        </w:rPr>
        <w:lastRenderedPageBreak/>
        <w:t>this book possible</w:t>
      </w:r>
      <w:r w:rsidRPr="00EB2D54">
        <w:rPr>
          <w:rFonts w:asciiTheme="majorBidi" w:hAnsiTheme="majorBidi" w:cstheme="majorBidi"/>
          <w:sz w:val="20"/>
          <w:szCs w:val="20"/>
        </w:rPr>
        <w:t>—</w:t>
      </w:r>
      <w:r w:rsidRPr="00EB2D54">
        <w:rPr>
          <w:rFonts w:asciiTheme="majorBidi" w:hAnsiTheme="majorBidi" w:cstheme="majorBidi"/>
          <w:sz w:val="28"/>
          <w:szCs w:val="28"/>
        </w:rPr>
        <w:t>both those mentioned below and the many</w:t>
      </w:r>
      <w:r w:rsidR="00D9225A">
        <w:rPr>
          <w:rFonts w:asciiTheme="majorBidi" w:hAnsiTheme="majorBidi" w:cstheme="majorBidi"/>
          <w:sz w:val="28"/>
          <w:szCs w:val="28"/>
        </w:rPr>
        <w:t xml:space="preserve"> </w:t>
      </w:r>
      <w:r>
        <w:rPr>
          <w:rFonts w:asciiTheme="majorBidi" w:hAnsiTheme="majorBidi" w:cstheme="majorBidi"/>
          <w:sz w:val="28"/>
          <w:szCs w:val="28"/>
        </w:rPr>
        <w:t xml:space="preserve">others </w:t>
      </w:r>
      <w:r w:rsidRPr="00EB2D54">
        <w:rPr>
          <w:rFonts w:asciiTheme="majorBidi" w:hAnsiTheme="majorBidi" w:cstheme="majorBidi"/>
          <w:sz w:val="28"/>
          <w:szCs w:val="28"/>
        </w:rPr>
        <w:t xml:space="preserve">who, for various reasons, are not </w:t>
      </w:r>
      <w:r>
        <w:rPr>
          <w:rFonts w:asciiTheme="majorBidi" w:hAnsiTheme="majorBidi" w:cstheme="majorBidi"/>
          <w:sz w:val="28"/>
          <w:szCs w:val="28"/>
        </w:rPr>
        <w:t>mentioned</w:t>
      </w:r>
      <w:r w:rsidRPr="00EB2D54">
        <w:rPr>
          <w:rFonts w:asciiTheme="majorBidi" w:hAnsiTheme="majorBidi" w:cstheme="majorBidi"/>
          <w:sz w:val="28"/>
          <w:szCs w:val="28"/>
        </w:rPr>
        <w:t xml:space="preserve">. </w:t>
      </w:r>
    </w:p>
    <w:p w14:paraId="1A8EB506" w14:textId="4EF12FCE" w:rsidR="00E86172" w:rsidRPr="00EB2D54" w:rsidRDefault="00E86172" w:rsidP="008319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r>
        <w:rPr>
          <w:sz w:val="20"/>
          <w:szCs w:val="20"/>
        </w:rPr>
        <w:t xml:space="preserve">                                </w:t>
      </w:r>
    </w:p>
    <w:p w14:paraId="6FC35B7A" w14:textId="04948078" w:rsidR="00E86172" w:rsidRPr="00EB2D5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r w:rsidRPr="00EB2D54">
        <w:rPr>
          <w:rFonts w:asciiTheme="majorBidi" w:hAnsiTheme="majorBidi" w:cstheme="majorBidi"/>
          <w:sz w:val="28"/>
          <w:szCs w:val="28"/>
        </w:rPr>
        <w:t>First, I gladly express my genuine and lasting appreciation to the Oasis Initiative Foundation and its host of generous supporters and followers around the world for their unabated encouragement and support. I am especially thankful to the Oasis Board of Directors: Faisal Ghias</w:t>
      </w:r>
      <w:r w:rsidR="004956BB">
        <w:rPr>
          <w:rFonts w:asciiTheme="majorBidi" w:hAnsiTheme="majorBidi" w:cstheme="majorBidi"/>
          <w:sz w:val="20"/>
          <w:szCs w:val="20"/>
        </w:rPr>
        <w:t xml:space="preserve">, </w:t>
      </w:r>
      <w:r w:rsidRPr="00EB2D54">
        <w:rPr>
          <w:rFonts w:asciiTheme="majorBidi" w:hAnsiTheme="majorBidi" w:cstheme="majorBidi"/>
          <w:sz w:val="28"/>
          <w:szCs w:val="28"/>
        </w:rPr>
        <w:t>Noor Khan, Mansoor Panawala, Sana Syed, Zacharea Katerji, and my wife</w:t>
      </w:r>
      <w:r w:rsidRPr="00EB2D54">
        <w:rPr>
          <w:rFonts w:asciiTheme="majorBidi" w:hAnsiTheme="majorBidi" w:cstheme="majorBidi"/>
          <w:sz w:val="20"/>
          <w:szCs w:val="20"/>
        </w:rPr>
        <w:t>—</w:t>
      </w:r>
      <w:r w:rsidRPr="00EB2D54">
        <w:rPr>
          <w:rFonts w:asciiTheme="majorBidi" w:hAnsiTheme="majorBidi" w:cstheme="majorBidi"/>
          <w:sz w:val="28"/>
          <w:szCs w:val="28"/>
        </w:rPr>
        <w:t xml:space="preserve">as well as our diligent accountant </w:t>
      </w:r>
      <w:r>
        <w:rPr>
          <w:rFonts w:asciiTheme="majorBidi" w:hAnsiTheme="majorBidi" w:cstheme="majorBidi"/>
          <w:sz w:val="28"/>
          <w:szCs w:val="28"/>
        </w:rPr>
        <w:t xml:space="preserve">Imam </w:t>
      </w:r>
      <w:r w:rsidRPr="00EB2D54">
        <w:rPr>
          <w:rFonts w:asciiTheme="majorBidi" w:hAnsiTheme="majorBidi" w:cstheme="majorBidi"/>
          <w:color w:val="222222"/>
          <w:sz w:val="28"/>
          <w:szCs w:val="28"/>
          <w:shd w:val="clear" w:color="auto" w:fill="FFFFFF"/>
        </w:rPr>
        <w:t>Khal</w:t>
      </w:r>
      <w:r w:rsidRPr="00EB5491">
        <w:rPr>
          <w:rFonts w:asciiTheme="majorBidi" w:hAnsiTheme="majorBidi" w:cstheme="majorBidi"/>
          <w:sz w:val="28"/>
          <w:szCs w:val="28"/>
        </w:rPr>
        <w:t>ī</w:t>
      </w:r>
      <w:r w:rsidRPr="00EB2D54">
        <w:rPr>
          <w:rFonts w:asciiTheme="majorBidi" w:hAnsiTheme="majorBidi" w:cstheme="majorBidi"/>
          <w:color w:val="222222"/>
          <w:sz w:val="28"/>
          <w:szCs w:val="28"/>
          <w:shd w:val="clear" w:color="auto" w:fill="FFFFFF"/>
        </w:rPr>
        <w:t>s Rashaad</w:t>
      </w:r>
      <w:r w:rsidRPr="00EB2D54">
        <w:rPr>
          <w:rFonts w:asciiTheme="majorBidi" w:hAnsiTheme="majorBidi" w:cstheme="majorBidi"/>
          <w:sz w:val="28"/>
          <w:szCs w:val="28"/>
        </w:rPr>
        <w:t>. In the particular case of Faisal Ghias, he has been immensely dependable in acquiring for me without delay dozens of books and articles and anything else needed</w:t>
      </w:r>
      <w:r w:rsidRPr="00EB2D54">
        <w:rPr>
          <w:rFonts w:asciiTheme="majorBidi" w:hAnsiTheme="majorBidi" w:cstheme="majorBidi"/>
          <w:sz w:val="20"/>
          <w:szCs w:val="20"/>
        </w:rPr>
        <w:t>—</w:t>
      </w:r>
      <w:r w:rsidRPr="00EB2D54">
        <w:rPr>
          <w:rFonts w:asciiTheme="majorBidi" w:hAnsiTheme="majorBidi" w:cstheme="majorBidi"/>
          <w:sz w:val="28"/>
          <w:szCs w:val="28"/>
        </w:rPr>
        <w:t>even when the materials were rare and difficult to find.</w:t>
      </w:r>
      <w:r>
        <w:rPr>
          <w:rFonts w:asciiTheme="majorBidi" w:hAnsiTheme="majorBidi" w:cstheme="majorBidi"/>
          <w:sz w:val="28"/>
          <w:szCs w:val="28"/>
        </w:rPr>
        <w:t xml:space="preserve"> His suggestions for organizing the book over the years have also proven immensely beneficial and critical to the compendium’s success.</w:t>
      </w:r>
    </w:p>
    <w:p w14:paraId="34994F48" w14:textId="77777777" w:rsidR="00E86172" w:rsidRPr="00EB2D5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themeColor="text1"/>
          <w:sz w:val="28"/>
          <w:szCs w:val="28"/>
          <w:shd w:val="clear" w:color="auto" w:fill="FFFFFF"/>
        </w:rPr>
      </w:pPr>
    </w:p>
    <w:p w14:paraId="78834FA6" w14:textId="22753A9B" w:rsidR="00E86172" w:rsidRPr="00EB2D5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r w:rsidRPr="00EB2D54">
        <w:rPr>
          <w:rFonts w:asciiTheme="majorBidi" w:hAnsiTheme="majorBidi" w:cstheme="majorBidi"/>
          <w:sz w:val="28"/>
          <w:szCs w:val="28"/>
        </w:rPr>
        <w:t>The initial task of drafting would have been</w:t>
      </w:r>
      <w:r w:rsidR="001C798F">
        <w:rPr>
          <w:rFonts w:asciiTheme="majorBidi" w:hAnsiTheme="majorBidi" w:cstheme="majorBidi"/>
          <w:sz w:val="28"/>
          <w:szCs w:val="28"/>
        </w:rPr>
        <w:t xml:space="preserve"> considerably</w:t>
      </w:r>
      <w:r w:rsidR="007A622D">
        <w:rPr>
          <w:rFonts w:asciiTheme="majorBidi" w:hAnsiTheme="majorBidi" w:cstheme="majorBidi"/>
          <w:sz w:val="28"/>
          <w:szCs w:val="28"/>
        </w:rPr>
        <w:t xml:space="preserve"> more difficult</w:t>
      </w:r>
      <w:r w:rsidRPr="00EB2D54">
        <w:rPr>
          <w:rFonts w:asciiTheme="majorBidi" w:hAnsiTheme="majorBidi" w:cstheme="majorBidi"/>
          <w:sz w:val="28"/>
          <w:szCs w:val="28"/>
        </w:rPr>
        <w:t xml:space="preserve"> without the diligent assistance of my student Sana Syed </w:t>
      </w:r>
      <w:r w:rsidR="001C798F">
        <w:rPr>
          <w:rFonts w:asciiTheme="majorBidi" w:hAnsiTheme="majorBidi" w:cstheme="majorBidi"/>
          <w:sz w:val="28"/>
          <w:szCs w:val="28"/>
        </w:rPr>
        <w:t>in</w:t>
      </w:r>
      <w:r w:rsidRPr="00EB2D54">
        <w:rPr>
          <w:rFonts w:asciiTheme="majorBidi" w:hAnsiTheme="majorBidi" w:cstheme="majorBidi"/>
          <w:sz w:val="28"/>
          <w:szCs w:val="28"/>
        </w:rPr>
        <w:t xml:space="preserve"> her painstaking work </w:t>
      </w:r>
      <w:r w:rsidR="001C798F">
        <w:rPr>
          <w:rFonts w:asciiTheme="majorBidi" w:hAnsiTheme="majorBidi" w:cstheme="majorBidi"/>
          <w:sz w:val="28"/>
          <w:szCs w:val="28"/>
        </w:rPr>
        <w:t>of</w:t>
      </w:r>
      <w:r w:rsidRPr="00EB2D54">
        <w:rPr>
          <w:rFonts w:asciiTheme="majorBidi" w:hAnsiTheme="majorBidi" w:cstheme="majorBidi"/>
          <w:sz w:val="28"/>
          <w:szCs w:val="28"/>
        </w:rPr>
        <w:t xml:space="preserve"> going through my earlier notes and writings</w:t>
      </w:r>
      <w:r>
        <w:rPr>
          <w:rFonts w:asciiTheme="majorBidi" w:hAnsiTheme="majorBidi" w:cstheme="majorBidi"/>
          <w:sz w:val="28"/>
          <w:szCs w:val="28"/>
        </w:rPr>
        <w:t xml:space="preserve"> on Divinity</w:t>
      </w:r>
      <w:r w:rsidRPr="00EB2D54">
        <w:rPr>
          <w:rFonts w:asciiTheme="majorBidi" w:hAnsiTheme="majorBidi" w:cstheme="majorBidi"/>
          <w:sz w:val="28"/>
          <w:szCs w:val="28"/>
        </w:rPr>
        <w:t xml:space="preserve">, while carefully separating the wheat from the chaff so that I could incorporate useful excerpts of them in my initial drafts. Similar thanks go to Oubai Kurdi, Sana Syed, Bassem Ghamian, Aziza Khalil, Sana Akhter, Nour Merza, Reehab Ramadan, and Seif Zeineldin for their pioneering labors upon the earliest rough drafts. </w:t>
      </w:r>
      <w:r w:rsidR="00D059D3" w:rsidRPr="00EB2D54">
        <w:rPr>
          <w:rFonts w:asciiTheme="majorBidi" w:hAnsiTheme="majorBidi" w:cstheme="majorBidi"/>
          <w:sz w:val="28"/>
          <w:szCs w:val="28"/>
        </w:rPr>
        <w:t>t</w:t>
      </w:r>
      <w:r w:rsidRPr="00EB2D54">
        <w:rPr>
          <w:rFonts w:asciiTheme="majorBidi" w:hAnsiTheme="majorBidi" w:cstheme="majorBidi"/>
          <w:sz w:val="28"/>
          <w:szCs w:val="28"/>
        </w:rPr>
        <w:t xml:space="preserve">he second stage of the drafting was finished with the help of Dr. Ray Lacina, Patrick Benson, Asiya </w:t>
      </w:r>
      <w:r w:rsidR="00B02926" w:rsidRPr="00EB2D54">
        <w:rPr>
          <w:rFonts w:asciiTheme="majorBidi" w:hAnsiTheme="majorBidi" w:cstheme="majorBidi"/>
          <w:sz w:val="28"/>
          <w:szCs w:val="28"/>
        </w:rPr>
        <w:t>As</w:t>
      </w:r>
      <w:r w:rsidR="00B02926">
        <w:rPr>
          <w:rFonts w:asciiTheme="majorBidi" w:hAnsiTheme="majorBidi" w:cstheme="majorBidi"/>
          <w:sz w:val="28"/>
          <w:szCs w:val="28"/>
        </w:rPr>
        <w:t>trid Le Jeune</w:t>
      </w:r>
      <w:r w:rsidRPr="00EB2D54">
        <w:rPr>
          <w:rFonts w:asciiTheme="majorBidi" w:hAnsiTheme="majorBidi" w:cstheme="majorBidi"/>
          <w:sz w:val="28"/>
          <w:szCs w:val="28"/>
        </w:rPr>
        <w:t xml:space="preserve">, and Hisham Mahmoud. To Dr. Ray Lacina I also extend additional special thanks for invaluable help he gave me in research, especially on the archaeology of iron artifacts in </w:t>
      </w:r>
      <w:r w:rsidR="00CF2EE1">
        <w:rPr>
          <w:rFonts w:asciiTheme="majorBidi" w:hAnsiTheme="majorBidi" w:cstheme="majorBidi"/>
          <w:sz w:val="28"/>
          <w:szCs w:val="28"/>
        </w:rPr>
        <w:t>H</w:t>
      </w:r>
      <w:r w:rsidRPr="00EB2D54">
        <w:rPr>
          <w:rFonts w:asciiTheme="majorBidi" w:hAnsiTheme="majorBidi" w:cstheme="majorBidi"/>
          <w:sz w:val="28"/>
          <w:szCs w:val="28"/>
        </w:rPr>
        <w:t>uman history</w:t>
      </w:r>
      <w:r w:rsidR="00CF2EE1">
        <w:rPr>
          <w:rFonts w:asciiTheme="majorBidi" w:hAnsiTheme="majorBidi" w:cstheme="majorBidi"/>
          <w:sz w:val="28"/>
          <w:szCs w:val="28"/>
        </w:rPr>
        <w:t>,</w:t>
      </w:r>
      <w:r>
        <w:rPr>
          <w:rFonts w:asciiTheme="majorBidi" w:hAnsiTheme="majorBidi" w:cstheme="majorBidi"/>
          <w:sz w:val="28"/>
          <w:szCs w:val="28"/>
        </w:rPr>
        <w:t xml:space="preserve"> as well as his continued editorial assistance at later stages of the book’s writing</w:t>
      </w:r>
      <w:r w:rsidR="00CF2EE1">
        <w:rPr>
          <w:rFonts w:asciiTheme="majorBidi" w:hAnsiTheme="majorBidi" w:cstheme="majorBidi"/>
          <w:sz w:val="28"/>
          <w:szCs w:val="28"/>
        </w:rPr>
        <w:t xml:space="preserve"> and editing</w:t>
      </w:r>
      <w:r>
        <w:rPr>
          <w:rFonts w:asciiTheme="majorBidi" w:hAnsiTheme="majorBidi" w:cstheme="majorBidi"/>
          <w:sz w:val="28"/>
          <w:szCs w:val="28"/>
        </w:rPr>
        <w:t>.</w:t>
      </w:r>
    </w:p>
    <w:p w14:paraId="609392FB" w14:textId="77777777" w:rsidR="00E86172" w:rsidRPr="00EB2D5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p>
    <w:p w14:paraId="187A94CE" w14:textId="6B2CCD41" w:rsidR="00E86172" w:rsidRPr="00EB2D5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r w:rsidRPr="00EB2D54">
        <w:rPr>
          <w:rFonts w:asciiTheme="majorBidi" w:hAnsiTheme="majorBidi" w:cstheme="majorBidi"/>
          <w:sz w:val="28"/>
          <w:szCs w:val="28"/>
        </w:rPr>
        <w:t>As we prepared the book’s final drafts, I relied heavily upon the teamwork of Dr. Nadia Afzal, her husband Dr. Shehzad Malik, Nelly Elmenshawy, and Dr. Yasir Abunamous</w:t>
      </w:r>
      <w:r>
        <w:rPr>
          <w:rFonts w:asciiTheme="majorBidi" w:hAnsiTheme="majorBidi" w:cstheme="majorBidi"/>
          <w:sz w:val="28"/>
          <w:szCs w:val="28"/>
        </w:rPr>
        <w:t xml:space="preserve"> from Allentown, Pennsylvania</w:t>
      </w:r>
      <w:r w:rsidRPr="00EB2D54">
        <w:rPr>
          <w:rFonts w:asciiTheme="majorBidi" w:hAnsiTheme="majorBidi" w:cstheme="majorBidi"/>
          <w:sz w:val="28"/>
          <w:szCs w:val="28"/>
        </w:rPr>
        <w:t>. Dr. Shehzad Malik was also of tremendous help in explaining to me certain mathematical and henological implications in natural design. I also want to extend immense personal thanks to Dr. Naveed Khursheed Mallick, his wife Saadia Shah</w:t>
      </w:r>
      <w:r w:rsidR="00BF50E8">
        <w:rPr>
          <w:rFonts w:asciiTheme="majorBidi" w:hAnsiTheme="majorBidi" w:cstheme="majorBidi"/>
          <w:sz w:val="28"/>
          <w:szCs w:val="28"/>
        </w:rPr>
        <w:t xml:space="preserve"> of Hyde Park in Chicago</w:t>
      </w:r>
      <w:r w:rsidRPr="00EB2D54">
        <w:rPr>
          <w:rFonts w:asciiTheme="majorBidi" w:hAnsiTheme="majorBidi" w:cstheme="majorBidi"/>
          <w:sz w:val="28"/>
          <w:szCs w:val="28"/>
        </w:rPr>
        <w:t xml:space="preserve">, and their family for graciously providing me with a special private library and retreat in their home for the purpose of preparing the book’s last drafts. In addition to this, Saadia </w:t>
      </w:r>
      <w:r w:rsidRPr="00EB2D54">
        <w:rPr>
          <w:rFonts w:asciiTheme="majorBidi" w:hAnsiTheme="majorBidi" w:cstheme="majorBidi"/>
          <w:sz w:val="28"/>
          <w:szCs w:val="28"/>
        </w:rPr>
        <w:lastRenderedPageBreak/>
        <w:t xml:space="preserve">Shah and her children have also been of great help in addressing certain important research </w:t>
      </w:r>
      <w:r w:rsidR="00BF50E8">
        <w:rPr>
          <w:rFonts w:asciiTheme="majorBidi" w:hAnsiTheme="majorBidi" w:cstheme="majorBidi"/>
          <w:sz w:val="28"/>
          <w:szCs w:val="28"/>
        </w:rPr>
        <w:t xml:space="preserve">and editorial </w:t>
      </w:r>
      <w:r w:rsidRPr="00EB2D54">
        <w:rPr>
          <w:rFonts w:asciiTheme="majorBidi" w:hAnsiTheme="majorBidi" w:cstheme="majorBidi"/>
          <w:sz w:val="28"/>
          <w:szCs w:val="28"/>
        </w:rPr>
        <w:t>questions.</w:t>
      </w:r>
    </w:p>
    <w:p w14:paraId="31AB72B6" w14:textId="77777777" w:rsidR="00E86172" w:rsidRPr="00EB2D54" w:rsidRDefault="00E86172" w:rsidP="00E86172">
      <w:pPr>
        <w:rPr>
          <w:rFonts w:asciiTheme="majorBidi" w:hAnsiTheme="majorBidi" w:cstheme="majorBidi"/>
          <w:sz w:val="28"/>
          <w:szCs w:val="28"/>
        </w:rPr>
      </w:pPr>
    </w:p>
    <w:p w14:paraId="195C7BB9" w14:textId="4F3AA79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themeColor="text1"/>
          <w:sz w:val="28"/>
          <w:szCs w:val="28"/>
        </w:rPr>
      </w:pPr>
      <w:r w:rsidRPr="00EB2D54">
        <w:rPr>
          <w:rFonts w:asciiTheme="majorBidi" w:hAnsiTheme="majorBidi" w:cstheme="majorBidi"/>
          <w:color w:val="000000" w:themeColor="text1"/>
          <w:sz w:val="28"/>
          <w:szCs w:val="28"/>
        </w:rPr>
        <w:t xml:space="preserve">I am grateful to Dr. Karim Lahham, </w:t>
      </w:r>
      <w:r w:rsidRPr="00EB2D54">
        <w:rPr>
          <w:rFonts w:asciiTheme="majorBidi" w:hAnsiTheme="majorBidi" w:cstheme="majorBidi"/>
          <w:color w:val="000000" w:themeColor="text1"/>
          <w:sz w:val="28"/>
          <w:szCs w:val="28"/>
          <w:shd w:val="clear" w:color="auto" w:fill="FFFFFF"/>
        </w:rPr>
        <w:t xml:space="preserve">Barrister-at-Law of the Inner Temple, London, for his </w:t>
      </w:r>
      <w:r w:rsidRPr="00EB2D54">
        <w:rPr>
          <w:rFonts w:asciiTheme="majorBidi" w:hAnsiTheme="majorBidi" w:cstheme="majorBidi"/>
          <w:color w:val="000000" w:themeColor="text1"/>
          <w:sz w:val="28"/>
          <w:szCs w:val="28"/>
        </w:rPr>
        <w:t>encouragement and direction as well as his edits, comments, corrections, and additions</w:t>
      </w:r>
      <w:r w:rsidRPr="00EB2D54">
        <w:rPr>
          <w:rFonts w:asciiTheme="majorBidi" w:hAnsiTheme="majorBidi" w:cstheme="majorBidi"/>
          <w:sz w:val="20"/>
          <w:szCs w:val="20"/>
        </w:rPr>
        <w:t>—</w:t>
      </w:r>
      <w:r w:rsidRPr="00EB2D54">
        <w:rPr>
          <w:rFonts w:asciiTheme="majorBidi" w:hAnsiTheme="majorBidi" w:cstheme="majorBidi"/>
          <w:color w:val="000000" w:themeColor="text1"/>
          <w:sz w:val="28"/>
          <w:szCs w:val="28"/>
        </w:rPr>
        <w:t xml:space="preserve">especially as concerns First Principles and the anatomy of learning. Likewise, I am thankful to Hasan Spiker, who is currently a Ph.D. student at Cambridge University in the Divinity Faculty, and who specializes </w:t>
      </w:r>
      <w:r>
        <w:rPr>
          <w:rFonts w:asciiTheme="majorBidi" w:hAnsiTheme="majorBidi" w:cstheme="majorBidi"/>
          <w:color w:val="000000" w:themeColor="text1"/>
          <w:sz w:val="28"/>
          <w:szCs w:val="28"/>
        </w:rPr>
        <w:t xml:space="preserve">in </w:t>
      </w:r>
      <w:r w:rsidRPr="00EB2D54">
        <w:rPr>
          <w:rFonts w:asciiTheme="majorBidi" w:hAnsiTheme="majorBidi" w:cstheme="majorBidi"/>
          <w:color w:val="000000" w:themeColor="text1"/>
          <w:sz w:val="28"/>
          <w:szCs w:val="28"/>
        </w:rPr>
        <w:t>both the Islamic intellectual Tradition, ancient Greek philosophy, and Western thought from the Medieval until the modern</w:t>
      </w:r>
      <w:r w:rsidR="00D059D3" w:rsidRPr="00EB2D54">
        <w:rPr>
          <w:rFonts w:asciiTheme="majorBidi" w:hAnsiTheme="majorBidi" w:cstheme="majorBidi"/>
          <w:color w:val="000000" w:themeColor="text1"/>
          <w:sz w:val="28"/>
          <w:szCs w:val="28"/>
        </w:rPr>
        <w:t xml:space="preserve"> </w:t>
      </w:r>
      <w:r w:rsidRPr="00EB2D54">
        <w:rPr>
          <w:rFonts w:asciiTheme="majorBidi" w:hAnsiTheme="majorBidi" w:cstheme="majorBidi"/>
          <w:color w:val="000000" w:themeColor="text1"/>
          <w:sz w:val="28"/>
          <w:szCs w:val="28"/>
        </w:rPr>
        <w:t xml:space="preserve">period. </w:t>
      </w:r>
      <w:r w:rsidRPr="00EB2D54">
        <w:rPr>
          <w:rFonts w:asciiTheme="majorBidi" w:hAnsiTheme="majorBidi" w:cstheme="majorBidi"/>
          <w:sz w:val="28"/>
          <w:szCs w:val="28"/>
        </w:rPr>
        <w:t>I want also to thank Shaykh Dr. Walead Mosaad for his moral support and excellent scholarly, academic, and general advisory help.</w:t>
      </w:r>
      <w:r w:rsidRPr="00EB2D54">
        <w:rPr>
          <w:rFonts w:asciiTheme="majorBidi" w:hAnsiTheme="majorBidi" w:cstheme="majorBidi"/>
          <w:color w:val="000000" w:themeColor="text1"/>
          <w:sz w:val="28"/>
          <w:szCs w:val="28"/>
        </w:rPr>
        <w:t xml:space="preserve"> Likewise, I extend my gratitude to </w:t>
      </w:r>
      <w:r>
        <w:rPr>
          <w:rFonts w:asciiTheme="majorBidi" w:hAnsiTheme="majorBidi" w:cstheme="majorBidi"/>
          <w:color w:val="000000" w:themeColor="text1"/>
          <w:sz w:val="28"/>
          <w:szCs w:val="28"/>
        </w:rPr>
        <w:t xml:space="preserve">Shaykh Fouad Elgohari and </w:t>
      </w:r>
      <w:r w:rsidRPr="00EB2D54">
        <w:rPr>
          <w:rFonts w:asciiTheme="majorBidi" w:hAnsiTheme="majorBidi" w:cstheme="majorBidi"/>
          <w:color w:val="000000" w:themeColor="text1"/>
          <w:sz w:val="28"/>
          <w:szCs w:val="28"/>
        </w:rPr>
        <w:t>Shaykh Jamaal Diwan, Religious Director</w:t>
      </w:r>
      <w:r>
        <w:rPr>
          <w:rFonts w:asciiTheme="majorBidi" w:hAnsiTheme="majorBidi" w:cstheme="majorBidi"/>
          <w:color w:val="000000" w:themeColor="text1"/>
          <w:sz w:val="28"/>
          <w:szCs w:val="28"/>
        </w:rPr>
        <w:t>s</w:t>
      </w:r>
      <w:r w:rsidRPr="00EB2D54">
        <w:rPr>
          <w:rFonts w:asciiTheme="majorBidi" w:hAnsiTheme="majorBidi" w:cstheme="majorBidi"/>
          <w:color w:val="000000" w:themeColor="text1"/>
          <w:sz w:val="28"/>
          <w:szCs w:val="28"/>
        </w:rPr>
        <w:t xml:space="preserve"> of the Majlis in Southern California, for </w:t>
      </w:r>
      <w:r>
        <w:rPr>
          <w:rFonts w:asciiTheme="majorBidi" w:hAnsiTheme="majorBidi" w:cstheme="majorBidi"/>
          <w:color w:val="000000" w:themeColor="text1"/>
          <w:sz w:val="28"/>
          <w:szCs w:val="28"/>
        </w:rPr>
        <w:t>their</w:t>
      </w:r>
      <w:r w:rsidRPr="00EB2D54">
        <w:rPr>
          <w:rFonts w:asciiTheme="majorBidi" w:hAnsiTheme="majorBidi" w:cstheme="majorBidi"/>
          <w:color w:val="000000" w:themeColor="text1"/>
          <w:sz w:val="28"/>
          <w:szCs w:val="28"/>
        </w:rPr>
        <w:t xml:space="preserve"> assistance.</w:t>
      </w:r>
    </w:p>
    <w:p w14:paraId="0C032640" w14:textId="7777777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themeColor="text1"/>
          <w:sz w:val="28"/>
          <w:szCs w:val="28"/>
        </w:rPr>
      </w:pPr>
    </w:p>
    <w:p w14:paraId="6FDF2802" w14:textId="77777777" w:rsidR="00E86172" w:rsidRPr="00B16600"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222222"/>
          <w:sz w:val="28"/>
          <w:szCs w:val="28"/>
          <w:shd w:val="clear" w:color="auto" w:fill="FFFFFF"/>
        </w:rPr>
      </w:pPr>
      <w:r w:rsidRPr="00EB2D54">
        <w:rPr>
          <w:rFonts w:asciiTheme="majorBidi" w:hAnsiTheme="majorBidi" w:cstheme="majorBidi"/>
          <w:sz w:val="28"/>
          <w:szCs w:val="28"/>
        </w:rPr>
        <w:t xml:space="preserve">I </w:t>
      </w:r>
      <w:r>
        <w:rPr>
          <w:rFonts w:asciiTheme="majorBidi" w:hAnsiTheme="majorBidi" w:cstheme="majorBidi"/>
          <w:sz w:val="28"/>
          <w:szCs w:val="28"/>
        </w:rPr>
        <w:t>also extend</w:t>
      </w:r>
      <w:r w:rsidRPr="00EB2D54">
        <w:rPr>
          <w:rFonts w:asciiTheme="majorBidi" w:hAnsiTheme="majorBidi" w:cstheme="majorBidi"/>
          <w:sz w:val="28"/>
          <w:szCs w:val="28"/>
        </w:rPr>
        <w:t xml:space="preserve"> gracious thanks to retired General Muhammad Yusaf Khan, Former Vice Chief of Staff of the Pakistani Army, for fruitful years of heartening encouragement and special assistance with Urdu poetry and other matters as needed. For his help with Persian poetry and translation, I extend special thanks to my dear friend Hameed Hakimi, who is working on his Ph.D. at Cambridge University in sociology and is a senior fellow at the Atlantic Council in Washington, D.C. and an associate fellow at Chatham House in London.</w:t>
      </w:r>
    </w:p>
    <w:p w14:paraId="5F0ECEDC" w14:textId="77777777" w:rsidR="00E86172" w:rsidRPr="00EB2D5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themeColor="text1"/>
          <w:sz w:val="28"/>
          <w:szCs w:val="28"/>
        </w:rPr>
      </w:pPr>
    </w:p>
    <w:p w14:paraId="5622AA9B" w14:textId="411DD10E"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r w:rsidRPr="00EB2D54">
        <w:rPr>
          <w:rFonts w:asciiTheme="majorBidi" w:hAnsiTheme="majorBidi" w:cstheme="majorBidi"/>
          <w:color w:val="000000" w:themeColor="text1"/>
          <w:sz w:val="28"/>
          <w:szCs w:val="28"/>
        </w:rPr>
        <w:t xml:space="preserve">I am especially thankful to Dr. Amir Sufi, Bruce Lindsay Professor of Economics and Public Policy at the University of Chicago Booth School of Business, for his tremendous encouragement and valuable assistance on a number of issues, especially the understanding of quantity and quality in modern economics and social sciences. </w:t>
      </w:r>
      <w:r w:rsidRPr="00EB2D54">
        <w:rPr>
          <w:rFonts w:asciiTheme="majorBidi" w:hAnsiTheme="majorBidi" w:cstheme="majorBidi"/>
          <w:sz w:val="28"/>
          <w:szCs w:val="28"/>
        </w:rPr>
        <w:t xml:space="preserve">I extend specific thanks to </w:t>
      </w:r>
      <w:r w:rsidRPr="00EB2D54">
        <w:rPr>
          <w:rFonts w:asciiTheme="majorBidi" w:hAnsiTheme="majorBidi" w:cstheme="majorBidi"/>
          <w:color w:val="000000" w:themeColor="text1"/>
          <w:sz w:val="28"/>
          <w:szCs w:val="28"/>
        </w:rPr>
        <w:t>Imam Majid Mohamed Hagmagid of Washington, D.C. for his great help and useful advice. I am exceedingly appreciative of the great help given me by Ihsan al-Kittani Khalife of Southern California, especially with regard to the intricacies of the geography of the Holy Land and Greater Syria. Likewise, I extend sincere acknowledgements of thanks to Kevin Austin Butts, Ph.D. candidate in Near Eastern Languages and Civilizations at Yale University, for his generous help with Tham</w:t>
      </w:r>
      <w:r w:rsidRPr="00EB2D54">
        <w:rPr>
          <w:rFonts w:asciiTheme="majorBidi" w:hAnsiTheme="majorBidi" w:cstheme="majorBidi"/>
          <w:sz w:val="28"/>
          <w:szCs w:val="28"/>
        </w:rPr>
        <w:t xml:space="preserve">ūdic, Pharaonic Egyptian, and certain </w:t>
      </w:r>
      <w:r w:rsidR="00DF15ED">
        <w:rPr>
          <w:rFonts w:asciiTheme="majorBidi" w:hAnsiTheme="majorBidi" w:cstheme="majorBidi"/>
          <w:sz w:val="28"/>
          <w:szCs w:val="28"/>
        </w:rPr>
        <w:t xml:space="preserve">other </w:t>
      </w:r>
      <w:r w:rsidRPr="00EB2D54">
        <w:rPr>
          <w:rFonts w:asciiTheme="majorBidi" w:hAnsiTheme="majorBidi" w:cstheme="majorBidi"/>
          <w:sz w:val="28"/>
          <w:szCs w:val="28"/>
        </w:rPr>
        <w:t xml:space="preserve">aspects of bibliographical research. </w:t>
      </w:r>
    </w:p>
    <w:p w14:paraId="46718E82" w14:textId="77777777" w:rsidR="007A622D" w:rsidRDefault="007A622D"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p>
    <w:p w14:paraId="76B5A365" w14:textId="77777777" w:rsidR="007A622D" w:rsidRDefault="007A622D"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p>
    <w:p w14:paraId="6EBC8D1D" w14:textId="7AB57159" w:rsidR="007A622D" w:rsidRDefault="007A622D" w:rsidP="007A62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rPr>
      </w:pPr>
      <w:r>
        <w:rPr>
          <w:sz w:val="20"/>
          <w:szCs w:val="20"/>
        </w:rPr>
        <w:lastRenderedPageBreak/>
        <w:t xml:space="preserve">                                                              Image </w:t>
      </w:r>
      <w:r w:rsidRPr="00B55DAA">
        <w:rPr>
          <w:sz w:val="20"/>
          <w:szCs w:val="20"/>
        </w:rPr>
        <w:t>1:</w:t>
      </w:r>
    </w:p>
    <w:p w14:paraId="527E781C" w14:textId="77777777" w:rsidR="007A622D" w:rsidRDefault="007A622D" w:rsidP="007A62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rPr>
      </w:pPr>
    </w:p>
    <w:p w14:paraId="58D2BDA3" w14:textId="77777777" w:rsidR="007A622D" w:rsidRDefault="007A622D" w:rsidP="007A62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rPr>
      </w:pPr>
    </w:p>
    <w:p w14:paraId="27C1EC89" w14:textId="77777777" w:rsidR="007A622D" w:rsidRDefault="007A622D" w:rsidP="007A62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rPr>
      </w:pPr>
    </w:p>
    <w:p w14:paraId="0DEB3C25" w14:textId="77777777" w:rsidR="004100AF" w:rsidRDefault="004100AF" w:rsidP="007A62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rPr>
      </w:pPr>
    </w:p>
    <w:p w14:paraId="0555B047" w14:textId="77777777" w:rsidR="004100AF" w:rsidRDefault="004100AF" w:rsidP="007A62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rPr>
      </w:pPr>
    </w:p>
    <w:p w14:paraId="2B45E42A" w14:textId="77777777" w:rsidR="004100AF" w:rsidRDefault="004100AF" w:rsidP="007A62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rPr>
      </w:pPr>
    </w:p>
    <w:p w14:paraId="7597BE32" w14:textId="77777777" w:rsidR="004100AF" w:rsidRDefault="004100AF" w:rsidP="007A62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rPr>
      </w:pPr>
    </w:p>
    <w:p w14:paraId="0B8FE191" w14:textId="77777777" w:rsidR="007A622D" w:rsidRDefault="007A622D" w:rsidP="007A62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rPr>
      </w:pPr>
    </w:p>
    <w:p w14:paraId="559C00D6" w14:textId="77777777" w:rsidR="007A622D" w:rsidRDefault="007A622D" w:rsidP="007A62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rPr>
      </w:pPr>
    </w:p>
    <w:p w14:paraId="5CD8ED01" w14:textId="77777777" w:rsidR="007A622D" w:rsidRDefault="007A622D" w:rsidP="007A62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rPr>
      </w:pPr>
      <w:r>
        <w:rPr>
          <w:sz w:val="20"/>
          <w:szCs w:val="20"/>
        </w:rPr>
        <w:t xml:space="preserve">                                                                </w:t>
      </w:r>
      <w:r w:rsidRPr="00544CF2">
        <w:rPr>
          <w:sz w:val="20"/>
          <w:szCs w:val="20"/>
        </w:rPr>
        <w:t>Small Garland of Many Thanks</w:t>
      </w:r>
    </w:p>
    <w:p w14:paraId="7020093D" w14:textId="7853E17B" w:rsidR="00870208" w:rsidRPr="00E815DB" w:rsidRDefault="00870208" w:rsidP="00E815DB">
      <w:pPr>
        <w:rPr>
          <w:sz w:val="28"/>
          <w:szCs w:val="28"/>
        </w:rPr>
      </w:pPr>
    </w:p>
    <w:p w14:paraId="6E0E04AB" w14:textId="77777777" w:rsidR="008D4899" w:rsidRDefault="008D4899" w:rsidP="00870208">
      <w:pPr>
        <w:rPr>
          <w:sz w:val="28"/>
          <w:szCs w:val="28"/>
        </w:rPr>
      </w:pPr>
    </w:p>
    <w:p w14:paraId="57E86258" w14:textId="77777777" w:rsidR="00004EDE" w:rsidRPr="0044648B" w:rsidRDefault="00004EDE" w:rsidP="00004EDE">
      <w:pPr>
        <w:pStyle w:val="Heading3"/>
        <w:spacing w:before="0" w:after="0"/>
        <w:rPr>
          <w:i/>
          <w:iCs/>
          <w:color w:val="156082" w:themeColor="accent1"/>
        </w:rPr>
      </w:pPr>
      <w:r>
        <w:rPr>
          <w:rFonts w:asciiTheme="majorBidi" w:hAnsiTheme="majorBidi" w:cstheme="majorBidi"/>
          <w:b/>
          <w:bCs/>
          <w:i/>
          <w:iCs/>
          <w:color w:val="156082" w:themeColor="accent1"/>
        </w:rPr>
        <w:t>Table</w:t>
      </w:r>
      <w:r w:rsidRPr="0044648B">
        <w:rPr>
          <w:rFonts w:asciiTheme="majorBidi" w:hAnsiTheme="majorBidi" w:cstheme="majorBidi"/>
          <w:b/>
          <w:bCs/>
          <w:i/>
          <w:iCs/>
          <w:color w:val="156082" w:themeColor="accent1"/>
        </w:rPr>
        <w:t xml:space="preserve"> of </w:t>
      </w:r>
      <w:r>
        <w:rPr>
          <w:rFonts w:asciiTheme="majorBidi" w:hAnsiTheme="majorBidi" w:cstheme="majorBidi"/>
          <w:b/>
          <w:bCs/>
          <w:i/>
          <w:iCs/>
          <w:color w:val="156082" w:themeColor="accent1"/>
        </w:rPr>
        <w:t>Contents</w:t>
      </w:r>
    </w:p>
    <w:p w14:paraId="16C7E15A" w14:textId="77777777" w:rsidR="00870208" w:rsidRDefault="00870208" w:rsidP="00870208">
      <w:pPr>
        <w:rPr>
          <w:sz w:val="28"/>
          <w:szCs w:val="28"/>
        </w:rPr>
      </w:pPr>
    </w:p>
    <w:p w14:paraId="3C544EC3" w14:textId="77777777" w:rsidR="00004EDE" w:rsidRPr="00870208" w:rsidRDefault="00004EDE" w:rsidP="00870208">
      <w:pPr>
        <w:rPr>
          <w:sz w:val="28"/>
          <w:szCs w:val="28"/>
        </w:rPr>
      </w:pPr>
    </w:p>
    <w:p w14:paraId="4F3EE07D" w14:textId="2948FF22" w:rsidR="00004EDE" w:rsidRPr="00004EDE" w:rsidRDefault="00122D62" w:rsidP="00004EDE">
      <w:pPr>
        <w:pStyle w:val="Heading3"/>
        <w:spacing w:before="0" w:after="0"/>
        <w:rPr>
          <w:rFonts w:asciiTheme="majorBidi" w:hAnsiTheme="majorBidi" w:cstheme="majorBidi"/>
          <w:b/>
          <w:bCs/>
          <w:i/>
          <w:iCs/>
          <w:color w:val="156082" w:themeColor="accent1"/>
        </w:rPr>
      </w:pPr>
      <w:r>
        <w:rPr>
          <w:rFonts w:asciiTheme="majorBidi" w:hAnsiTheme="majorBidi" w:cstheme="majorBidi"/>
          <w:b/>
          <w:bCs/>
          <w:i/>
          <w:iCs/>
          <w:color w:val="156082" w:themeColor="accent1"/>
        </w:rPr>
        <w:t>List</w:t>
      </w:r>
      <w:r w:rsidRPr="0044648B">
        <w:rPr>
          <w:rFonts w:asciiTheme="majorBidi" w:hAnsiTheme="majorBidi" w:cstheme="majorBidi"/>
          <w:b/>
          <w:bCs/>
          <w:i/>
          <w:iCs/>
          <w:color w:val="156082" w:themeColor="accent1"/>
        </w:rPr>
        <w:t xml:space="preserve"> of </w:t>
      </w:r>
      <w:r>
        <w:rPr>
          <w:rFonts w:asciiTheme="majorBidi" w:hAnsiTheme="majorBidi" w:cstheme="majorBidi"/>
          <w:b/>
          <w:bCs/>
          <w:i/>
          <w:iCs/>
          <w:color w:val="156082" w:themeColor="accent1"/>
        </w:rPr>
        <w:t>Images</w:t>
      </w:r>
    </w:p>
    <w:p w14:paraId="3A36F0E7" w14:textId="6A3A1A20" w:rsidR="00004EDE" w:rsidRPr="00B16600" w:rsidRDefault="00004EDE" w:rsidP="00004EDE">
      <w:pPr>
        <w:rPr>
          <w:sz w:val="28"/>
          <w:szCs w:val="28"/>
        </w:rPr>
      </w:pPr>
      <w:r w:rsidRPr="00B16600">
        <w:rPr>
          <w:sz w:val="28"/>
          <w:szCs w:val="28"/>
        </w:rPr>
        <w:t>Most of the images</w:t>
      </w:r>
      <w:r>
        <w:rPr>
          <w:sz w:val="28"/>
          <w:szCs w:val="28"/>
        </w:rPr>
        <w:t xml:space="preserve"> in</w:t>
      </w:r>
      <w:r w:rsidRPr="00B16600">
        <w:rPr>
          <w:sz w:val="28"/>
          <w:szCs w:val="28"/>
        </w:rPr>
        <w:t xml:space="preserve"> </w:t>
      </w:r>
      <w:r w:rsidRPr="00B16600">
        <w:rPr>
          <w:i/>
          <w:iCs/>
          <w:sz w:val="28"/>
          <w:szCs w:val="28"/>
        </w:rPr>
        <w:t>Speaking the Truth with Love</w:t>
      </w:r>
      <w:r w:rsidRPr="00B16600">
        <w:rPr>
          <w:sz w:val="28"/>
          <w:szCs w:val="28"/>
        </w:rPr>
        <w:t xml:space="preserve"> were carefully picked </w:t>
      </w:r>
      <w:r>
        <w:rPr>
          <w:sz w:val="28"/>
          <w:szCs w:val="28"/>
        </w:rPr>
        <w:t xml:space="preserve">and </w:t>
      </w:r>
      <w:r w:rsidRPr="00DC4C6E">
        <w:rPr>
          <w:sz w:val="28"/>
          <w:szCs w:val="28"/>
        </w:rPr>
        <w:t>laboriously explained</w:t>
      </w:r>
      <w:r w:rsidRPr="007D6024">
        <w:rPr>
          <w:sz w:val="28"/>
          <w:szCs w:val="28"/>
        </w:rPr>
        <w:t xml:space="preserve"> </w:t>
      </w:r>
      <w:r>
        <w:rPr>
          <w:sz w:val="28"/>
          <w:szCs w:val="28"/>
        </w:rPr>
        <w:t xml:space="preserve">by </w:t>
      </w:r>
      <w:r w:rsidRPr="00B16600">
        <w:rPr>
          <w:sz w:val="28"/>
          <w:szCs w:val="28"/>
        </w:rPr>
        <w:t>the</w:t>
      </w:r>
      <w:r>
        <w:rPr>
          <w:sz w:val="28"/>
          <w:szCs w:val="28"/>
        </w:rPr>
        <w:t xml:space="preserve"> </w:t>
      </w:r>
      <w:r w:rsidR="008B19CA">
        <w:rPr>
          <w:sz w:val="28"/>
          <w:szCs w:val="28"/>
        </w:rPr>
        <w:t xml:space="preserve">author and </w:t>
      </w:r>
      <w:r>
        <w:rPr>
          <w:sz w:val="28"/>
          <w:szCs w:val="28"/>
        </w:rPr>
        <w:t>editors</w:t>
      </w:r>
      <w:r w:rsidRPr="00B16600">
        <w:rPr>
          <w:sz w:val="28"/>
          <w:szCs w:val="28"/>
        </w:rPr>
        <w:t xml:space="preserve"> </w:t>
      </w:r>
      <w:r>
        <w:rPr>
          <w:sz w:val="28"/>
          <w:szCs w:val="28"/>
        </w:rPr>
        <w:t xml:space="preserve">because they </w:t>
      </w:r>
      <w:r w:rsidRPr="00B16600">
        <w:rPr>
          <w:sz w:val="28"/>
          <w:szCs w:val="28"/>
        </w:rPr>
        <w:t>believed</w:t>
      </w:r>
      <w:r>
        <w:rPr>
          <w:sz w:val="28"/>
          <w:szCs w:val="28"/>
        </w:rPr>
        <w:t xml:space="preserve"> them</w:t>
      </w:r>
      <w:r w:rsidRPr="00B16600">
        <w:rPr>
          <w:sz w:val="28"/>
          <w:szCs w:val="28"/>
        </w:rPr>
        <w:t xml:space="preserve"> to be symbolically relevant to the book’s text and context. In presenting the</w:t>
      </w:r>
      <w:r>
        <w:rPr>
          <w:sz w:val="28"/>
          <w:szCs w:val="28"/>
        </w:rPr>
        <w:t>se depictions</w:t>
      </w:r>
      <w:r w:rsidRPr="00B16600">
        <w:rPr>
          <w:sz w:val="28"/>
          <w:szCs w:val="28"/>
        </w:rPr>
        <w:t xml:space="preserve">, however, </w:t>
      </w:r>
      <w:r>
        <w:rPr>
          <w:sz w:val="28"/>
          <w:szCs w:val="28"/>
        </w:rPr>
        <w:t>I</w:t>
      </w:r>
      <w:r w:rsidRPr="00B16600">
        <w:rPr>
          <w:sz w:val="28"/>
          <w:szCs w:val="28"/>
        </w:rPr>
        <w:t xml:space="preserve"> felt it </w:t>
      </w:r>
      <w:r>
        <w:rPr>
          <w:sz w:val="28"/>
          <w:szCs w:val="28"/>
        </w:rPr>
        <w:t>more appropriate</w:t>
      </w:r>
      <w:r w:rsidRPr="00B16600">
        <w:rPr>
          <w:sz w:val="28"/>
          <w:szCs w:val="28"/>
        </w:rPr>
        <w:t xml:space="preserve"> to </w:t>
      </w:r>
      <w:r>
        <w:rPr>
          <w:sz w:val="28"/>
          <w:szCs w:val="28"/>
        </w:rPr>
        <w:t>refer</w:t>
      </w:r>
      <w:r w:rsidRPr="00B16600">
        <w:rPr>
          <w:sz w:val="28"/>
          <w:szCs w:val="28"/>
        </w:rPr>
        <w:t xml:space="preserve"> </w:t>
      </w:r>
      <w:r>
        <w:rPr>
          <w:sz w:val="28"/>
          <w:szCs w:val="28"/>
        </w:rPr>
        <w:t xml:space="preserve">to the images themselves </w:t>
      </w:r>
      <w:r w:rsidRPr="00B16600">
        <w:rPr>
          <w:sz w:val="28"/>
          <w:szCs w:val="28"/>
        </w:rPr>
        <w:t>symbolically</w:t>
      </w:r>
      <w:r>
        <w:rPr>
          <w:sz w:val="28"/>
          <w:szCs w:val="28"/>
        </w:rPr>
        <w:t xml:space="preserve"> </w:t>
      </w:r>
      <w:r w:rsidRPr="00B16600">
        <w:rPr>
          <w:sz w:val="28"/>
          <w:szCs w:val="28"/>
        </w:rPr>
        <w:t>and let the</w:t>
      </w:r>
      <w:r>
        <w:rPr>
          <w:sz w:val="28"/>
          <w:szCs w:val="28"/>
        </w:rPr>
        <w:t>m</w:t>
      </w:r>
      <w:r w:rsidRPr="00B16600">
        <w:rPr>
          <w:sz w:val="28"/>
          <w:szCs w:val="28"/>
        </w:rPr>
        <w:t xml:space="preserve"> speak for themselves in</w:t>
      </w:r>
      <w:r>
        <w:rPr>
          <w:sz w:val="28"/>
          <w:szCs w:val="28"/>
        </w:rPr>
        <w:t xml:space="preserve"> illuminating</w:t>
      </w:r>
      <w:r w:rsidRPr="00B16600">
        <w:rPr>
          <w:sz w:val="28"/>
          <w:szCs w:val="28"/>
        </w:rPr>
        <w:t xml:space="preserve"> </w:t>
      </w:r>
      <w:r>
        <w:rPr>
          <w:sz w:val="28"/>
          <w:szCs w:val="28"/>
        </w:rPr>
        <w:t xml:space="preserve">their </w:t>
      </w:r>
      <w:r w:rsidRPr="00B16600">
        <w:rPr>
          <w:sz w:val="28"/>
          <w:szCs w:val="28"/>
        </w:rPr>
        <w:t>context</w:t>
      </w:r>
      <w:r>
        <w:rPr>
          <w:sz w:val="28"/>
          <w:szCs w:val="28"/>
        </w:rPr>
        <w:t xml:space="preserve"> within the book</w:t>
      </w:r>
      <w:r w:rsidRPr="00B16600">
        <w:rPr>
          <w:sz w:val="28"/>
          <w:szCs w:val="28"/>
        </w:rPr>
        <w:t>.</w:t>
      </w:r>
    </w:p>
    <w:p w14:paraId="68C4B16C" w14:textId="77777777" w:rsidR="00004EDE" w:rsidRPr="007F3608" w:rsidRDefault="00004EDE" w:rsidP="00004EDE"/>
    <w:p w14:paraId="5CD75E77" w14:textId="77777777" w:rsidR="00004EDE" w:rsidRPr="00004EDE" w:rsidRDefault="00004EDE" w:rsidP="00004EDE">
      <w:pPr>
        <w:rPr>
          <w:rFonts w:asciiTheme="majorBidi" w:hAnsiTheme="majorBidi" w:cstheme="majorBidi"/>
        </w:rPr>
      </w:pPr>
      <w:r w:rsidRPr="00004EDE">
        <w:rPr>
          <w:rFonts w:asciiTheme="majorBidi" w:hAnsiTheme="majorBidi" w:cstheme="majorBidi"/>
        </w:rPr>
        <w:t>Image 1: Small Garland of Many Thanks.</w:t>
      </w:r>
    </w:p>
    <w:p w14:paraId="4D4FDA17" w14:textId="77777777" w:rsidR="00004EDE" w:rsidRPr="00004EDE" w:rsidRDefault="00004EDE" w:rsidP="00004EDE">
      <w:pPr>
        <w:rPr>
          <w:rFonts w:asciiTheme="majorBidi" w:hAnsiTheme="majorBidi" w:cstheme="majorBidi"/>
        </w:rPr>
      </w:pPr>
    </w:p>
    <w:p w14:paraId="0B6E7C8D" w14:textId="77777777" w:rsidR="00004EDE" w:rsidRPr="00004EDE" w:rsidRDefault="00004EDE" w:rsidP="00004EDE">
      <w:pPr>
        <w:rPr>
          <w:rFonts w:asciiTheme="majorBidi" w:hAnsiTheme="majorBidi" w:cstheme="majorBidi"/>
        </w:rPr>
      </w:pPr>
      <w:r w:rsidRPr="00004EDE">
        <w:rPr>
          <w:rFonts w:asciiTheme="majorBidi" w:hAnsiTheme="majorBidi" w:cstheme="majorBidi"/>
        </w:rPr>
        <w:t>Image 2: Al-Sayyid ‘Abd-al-Shakūr, compliments of Ithar Abusheikha.</w:t>
      </w:r>
    </w:p>
    <w:p w14:paraId="28ACD8AF" w14:textId="77777777" w:rsidR="00004EDE" w:rsidRPr="00004EDE" w:rsidRDefault="00004EDE" w:rsidP="00004EDE">
      <w:pPr>
        <w:rPr>
          <w:rFonts w:asciiTheme="majorBidi" w:hAnsiTheme="majorBidi" w:cstheme="majorBidi"/>
        </w:rPr>
      </w:pPr>
    </w:p>
    <w:p w14:paraId="0A01728A" w14:textId="77777777" w:rsidR="00004EDE" w:rsidRPr="00004EDE" w:rsidRDefault="00004EDE" w:rsidP="00004EDE">
      <w:pPr>
        <w:rPr>
          <w:rFonts w:asciiTheme="majorBidi" w:hAnsiTheme="majorBidi" w:cstheme="majorBidi"/>
        </w:rPr>
      </w:pPr>
      <w:r w:rsidRPr="00004EDE">
        <w:rPr>
          <w:rFonts w:asciiTheme="majorBidi" w:hAnsiTheme="majorBidi" w:cstheme="majorBidi"/>
        </w:rPr>
        <w:t xml:space="preserve">Image 3: “Wonder is the beginning of wisdom.” (Socrates). (Greek: </w:t>
      </w:r>
      <w:r w:rsidRPr="00004EDE">
        <w:rPr>
          <w:rFonts w:asciiTheme="majorBidi" w:hAnsiTheme="majorBidi" w:cstheme="majorBidi"/>
          <w:i/>
          <w:iCs/>
        </w:rPr>
        <w:t>Di</w:t>
      </w:r>
      <w:r w:rsidRPr="00004EDE">
        <w:rPr>
          <w:rFonts w:asciiTheme="majorBidi" w:hAnsiTheme="majorBidi" w:cstheme="majorBidi"/>
          <w:i/>
          <w:iCs/>
          <w:color w:val="000000" w:themeColor="text1"/>
        </w:rPr>
        <w:t>á</w:t>
      </w:r>
      <w:r w:rsidRPr="00004EDE">
        <w:rPr>
          <w:rFonts w:asciiTheme="majorBidi" w:hAnsiTheme="majorBidi" w:cstheme="majorBidi"/>
          <w:i/>
          <w:iCs/>
          <w:color w:val="040C28"/>
        </w:rPr>
        <w:t xml:space="preserve"> t</w:t>
      </w:r>
      <w:r w:rsidRPr="00004EDE">
        <w:rPr>
          <w:rFonts w:asciiTheme="majorBidi" w:hAnsiTheme="majorBidi" w:cstheme="majorBidi"/>
          <w:i/>
          <w:iCs/>
          <w:color w:val="000000" w:themeColor="text1"/>
        </w:rPr>
        <w:t>ò thaumázein hē sophía,</w:t>
      </w:r>
      <w:r w:rsidRPr="00004EDE">
        <w:rPr>
          <w:rFonts w:asciiTheme="majorBidi" w:hAnsiTheme="majorBidi" w:cstheme="majorBidi"/>
          <w:i/>
          <w:iCs/>
          <w:color w:val="040C28"/>
        </w:rPr>
        <w:t xml:space="preserve"> Διά τὸ θαυμάζειν ἡ σοφία</w:t>
      </w:r>
      <w:r w:rsidRPr="00004EDE">
        <w:rPr>
          <w:rFonts w:asciiTheme="majorBidi" w:hAnsiTheme="majorBidi" w:cstheme="majorBidi"/>
        </w:rPr>
        <w:t>.)</w:t>
      </w:r>
    </w:p>
    <w:p w14:paraId="7493DE1D" w14:textId="77777777" w:rsidR="00004EDE" w:rsidRPr="00004EDE" w:rsidRDefault="00004EDE" w:rsidP="00004EDE">
      <w:pPr>
        <w:rPr>
          <w:rFonts w:asciiTheme="majorBidi" w:hAnsiTheme="majorBidi" w:cstheme="majorBidi"/>
        </w:rPr>
      </w:pPr>
    </w:p>
    <w:p w14:paraId="67BCF166" w14:textId="77777777" w:rsidR="00004EDE" w:rsidRPr="00004EDE" w:rsidRDefault="00004EDE" w:rsidP="00004EDE">
      <w:pPr>
        <w:rPr>
          <w:rFonts w:asciiTheme="majorBidi" w:hAnsiTheme="majorBidi" w:cstheme="majorBidi"/>
        </w:rPr>
      </w:pPr>
      <w:r w:rsidRPr="00004EDE">
        <w:rPr>
          <w:rFonts w:asciiTheme="majorBidi" w:hAnsiTheme="majorBidi" w:cstheme="majorBidi"/>
        </w:rPr>
        <w:t>Image 4: The testimony of faith in Arabic calligraphy.</w:t>
      </w:r>
    </w:p>
    <w:p w14:paraId="5685C16D" w14:textId="77777777" w:rsidR="00004EDE" w:rsidRPr="00004EDE" w:rsidRDefault="00004EDE" w:rsidP="00004EDE">
      <w:pPr>
        <w:rPr>
          <w:rFonts w:asciiTheme="majorBidi" w:hAnsiTheme="majorBidi" w:cstheme="majorBidi"/>
        </w:rPr>
      </w:pPr>
    </w:p>
    <w:p w14:paraId="645A5799" w14:textId="77777777" w:rsidR="00004EDE" w:rsidRPr="00004EDE" w:rsidRDefault="00004EDE" w:rsidP="00004EDE">
      <w:pPr>
        <w:rPr>
          <w:rFonts w:asciiTheme="majorBidi" w:hAnsiTheme="majorBidi" w:cstheme="majorBidi"/>
        </w:rPr>
      </w:pPr>
      <w:r w:rsidRPr="00004EDE">
        <w:rPr>
          <w:rFonts w:asciiTheme="majorBidi" w:hAnsiTheme="majorBidi" w:cstheme="majorBidi"/>
        </w:rPr>
        <w:t>Image 5: Sunflower image: “For the earth is the Lord’s and all the fullness it contains” (1 Corinthians, 10:26; cf. Psalm, 24:1).</w:t>
      </w:r>
    </w:p>
    <w:p w14:paraId="78DF8316" w14:textId="77777777" w:rsidR="00004EDE" w:rsidRPr="00004EDE" w:rsidRDefault="00004EDE" w:rsidP="00004EDE">
      <w:pPr>
        <w:rPr>
          <w:rFonts w:asciiTheme="majorBidi" w:hAnsiTheme="majorBidi" w:cstheme="majorBidi"/>
        </w:rPr>
      </w:pPr>
    </w:p>
    <w:p w14:paraId="31B4E285" w14:textId="77777777" w:rsidR="00004EDE" w:rsidRPr="00004EDE" w:rsidRDefault="00004EDE" w:rsidP="00004EDE">
      <w:pPr>
        <w:rPr>
          <w:rFonts w:asciiTheme="majorBidi" w:hAnsiTheme="majorBidi" w:cstheme="majorBidi"/>
        </w:rPr>
      </w:pPr>
      <w:r w:rsidRPr="00004EDE">
        <w:rPr>
          <w:rFonts w:asciiTheme="majorBidi" w:hAnsiTheme="majorBidi" w:cstheme="majorBidi"/>
        </w:rPr>
        <w:t xml:space="preserve">Image 6: </w:t>
      </w:r>
      <w:r w:rsidRPr="00004EDE">
        <w:rPr>
          <w:rFonts w:asciiTheme="majorBidi" w:hAnsiTheme="majorBidi" w:cstheme="majorBidi"/>
          <w:i/>
          <w:iCs/>
          <w:u w:val="single"/>
        </w:rPr>
        <w:t>Al-‘Umrān</w:t>
      </w:r>
      <w:r w:rsidRPr="00004EDE">
        <w:rPr>
          <w:rFonts w:asciiTheme="majorBidi" w:hAnsiTheme="majorBidi" w:cstheme="majorBidi"/>
          <w:u w:val="single"/>
        </w:rPr>
        <w:t>—true Civilization—brings the Environment to life.</w:t>
      </w:r>
    </w:p>
    <w:p w14:paraId="0362E801" w14:textId="77777777" w:rsidR="00004EDE" w:rsidRPr="00004EDE" w:rsidRDefault="00004EDE" w:rsidP="00004EDE">
      <w:pPr>
        <w:rPr>
          <w:rFonts w:asciiTheme="majorBidi" w:hAnsiTheme="majorBidi" w:cstheme="majorBidi"/>
        </w:rPr>
      </w:pPr>
    </w:p>
    <w:p w14:paraId="046B201F" w14:textId="77777777" w:rsidR="00004EDE" w:rsidRPr="00004EDE" w:rsidRDefault="00004EDE" w:rsidP="00004EDE">
      <w:pPr>
        <w:rPr>
          <w:rFonts w:asciiTheme="majorBidi" w:hAnsiTheme="majorBidi" w:cstheme="majorBidi"/>
        </w:rPr>
      </w:pPr>
      <w:r w:rsidRPr="00004EDE">
        <w:rPr>
          <w:rFonts w:asciiTheme="majorBidi" w:hAnsiTheme="majorBidi" w:cstheme="majorBidi"/>
        </w:rPr>
        <w:t>Image 7: The lighthouse:</w:t>
      </w:r>
      <w:r w:rsidRPr="00004EDE">
        <w:rPr>
          <w:rFonts w:asciiTheme="majorBidi" w:hAnsiTheme="majorBidi" w:cstheme="majorBidi"/>
          <w:color w:val="000000" w:themeColor="text1"/>
        </w:rPr>
        <w:t xml:space="preserve"> “Let there be light (</w:t>
      </w:r>
      <w:r w:rsidRPr="00004EDE">
        <w:rPr>
          <w:rFonts w:asciiTheme="majorBidi" w:hAnsiTheme="majorBidi" w:cstheme="majorBidi"/>
          <w:i/>
          <w:iCs/>
          <w:color w:val="000000" w:themeColor="text1"/>
        </w:rPr>
        <w:t>Fīat lūx</w:t>
      </w:r>
      <w:r w:rsidRPr="00004EDE">
        <w:rPr>
          <w:rFonts w:asciiTheme="majorBidi" w:hAnsiTheme="majorBidi" w:cstheme="majorBidi"/>
          <w:color w:val="000000" w:themeColor="text1"/>
        </w:rPr>
        <w:t>).” (Genesis, 1:3).</w:t>
      </w:r>
    </w:p>
    <w:p w14:paraId="1CBBE9C1" w14:textId="77777777" w:rsidR="00004EDE" w:rsidRPr="00004EDE" w:rsidRDefault="00004EDE" w:rsidP="00004EDE">
      <w:pPr>
        <w:rPr>
          <w:rFonts w:asciiTheme="majorBidi" w:hAnsiTheme="majorBidi" w:cstheme="majorBidi"/>
        </w:rPr>
      </w:pPr>
    </w:p>
    <w:p w14:paraId="70035632" w14:textId="77777777"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rPr>
        <w:t>Image 8:</w:t>
      </w:r>
      <w:r w:rsidRPr="00004EDE">
        <w:rPr>
          <w:rFonts w:asciiTheme="majorBidi" w:hAnsiTheme="majorBidi" w:cstheme="majorBidi"/>
          <w:color w:val="000000" w:themeColor="text1"/>
        </w:rPr>
        <w:t xml:space="preserve"> The Milky Way: “Seek Him who makes the seven stars and Orion and turns the shadow of death into the morning and makes the day dark with night, who calls for the waters of the sea and pours them out upon the face of the earth: The Lord is His name. (Amos, 5:8).</w:t>
      </w:r>
    </w:p>
    <w:p w14:paraId="4B0EA823" w14:textId="77777777" w:rsidR="00004EDE" w:rsidRPr="00004EDE" w:rsidRDefault="00004EDE" w:rsidP="00004EDE">
      <w:pPr>
        <w:rPr>
          <w:rFonts w:asciiTheme="majorBidi" w:hAnsiTheme="majorBidi" w:cstheme="majorBidi"/>
          <w:color w:val="000000" w:themeColor="text1"/>
        </w:rPr>
      </w:pPr>
    </w:p>
    <w:p w14:paraId="0C5516D1" w14:textId="77777777" w:rsidR="00004EDE" w:rsidRPr="00004EDE" w:rsidRDefault="00004EDE" w:rsidP="00004EDE">
      <w:pPr>
        <w:rPr>
          <w:rFonts w:asciiTheme="majorBidi" w:hAnsiTheme="majorBidi" w:cstheme="majorBidi"/>
        </w:rPr>
      </w:pPr>
      <w:r w:rsidRPr="00004EDE">
        <w:rPr>
          <w:rFonts w:asciiTheme="majorBidi" w:hAnsiTheme="majorBidi" w:cstheme="majorBidi"/>
        </w:rPr>
        <w:lastRenderedPageBreak/>
        <w:t>Image 9: The outgoing tide: Within each religious dispensation, history is a constant ebb and flow between Truth and falsehood.</w:t>
      </w:r>
    </w:p>
    <w:p w14:paraId="37590A12" w14:textId="77777777" w:rsidR="00004EDE" w:rsidRPr="00004EDE" w:rsidRDefault="00004EDE" w:rsidP="00004EDE">
      <w:pPr>
        <w:rPr>
          <w:rFonts w:asciiTheme="majorBidi" w:hAnsiTheme="majorBidi" w:cstheme="majorBidi"/>
        </w:rPr>
      </w:pPr>
    </w:p>
    <w:p w14:paraId="6DE42C94" w14:textId="77777777" w:rsidR="00004EDE" w:rsidRPr="00004EDE" w:rsidRDefault="00004EDE" w:rsidP="00004EDE">
      <w:pPr>
        <w:rPr>
          <w:rFonts w:asciiTheme="majorBidi" w:hAnsiTheme="majorBidi" w:cstheme="majorBidi"/>
        </w:rPr>
      </w:pPr>
      <w:r w:rsidRPr="00004EDE">
        <w:rPr>
          <w:rFonts w:asciiTheme="majorBidi" w:hAnsiTheme="majorBidi" w:cstheme="majorBidi"/>
        </w:rPr>
        <w:t xml:space="preserve">Image 10: The </w:t>
      </w:r>
      <w:r w:rsidRPr="00004EDE">
        <w:rPr>
          <w:rFonts w:asciiTheme="majorBidi" w:hAnsiTheme="majorBidi" w:cstheme="majorBidi"/>
          <w:i/>
          <w:iCs/>
        </w:rPr>
        <w:t xml:space="preserve">Hudhud </w:t>
      </w:r>
      <w:r w:rsidRPr="00004EDE">
        <w:rPr>
          <w:rFonts w:asciiTheme="majorBidi" w:hAnsiTheme="majorBidi" w:cstheme="majorBidi"/>
        </w:rPr>
        <w:t>(Hoopoe): “To Man and to each thing He created, God has given a unique primordial Nature (</w:t>
      </w:r>
      <w:r w:rsidRPr="00004EDE">
        <w:rPr>
          <w:rFonts w:asciiTheme="majorBidi" w:hAnsiTheme="majorBidi" w:cstheme="majorBidi"/>
          <w:i/>
          <w:iCs/>
        </w:rPr>
        <w:t>Fiṭra</w:t>
      </w:r>
      <w:r w:rsidRPr="00004EDE">
        <w:rPr>
          <w:rFonts w:asciiTheme="majorBidi" w:hAnsiTheme="majorBidi" w:cstheme="majorBidi"/>
        </w:rPr>
        <w:t xml:space="preserve">), but </w:t>
      </w:r>
      <w:r w:rsidRPr="00004EDE">
        <w:rPr>
          <w:rFonts w:asciiTheme="majorBidi" w:hAnsiTheme="majorBidi" w:cstheme="majorBidi"/>
          <w:color w:val="000000" w:themeColor="text1"/>
        </w:rPr>
        <w:t>Man is Heaven’s Masterpiece.</w:t>
      </w:r>
      <w:r w:rsidRPr="00004EDE">
        <w:rPr>
          <w:rFonts w:asciiTheme="majorBidi" w:hAnsiTheme="majorBidi" w:cstheme="majorBidi"/>
        </w:rPr>
        <w:t>”</w:t>
      </w:r>
    </w:p>
    <w:p w14:paraId="658F1403" w14:textId="77777777" w:rsidR="00004EDE" w:rsidRPr="00004EDE" w:rsidRDefault="00004EDE" w:rsidP="00004EDE">
      <w:pPr>
        <w:rPr>
          <w:rFonts w:asciiTheme="majorBidi" w:hAnsiTheme="majorBidi" w:cstheme="majorBidi"/>
        </w:rPr>
      </w:pPr>
    </w:p>
    <w:p w14:paraId="3CFFA6A9" w14:textId="77777777" w:rsidR="00004EDE" w:rsidRPr="00004EDE" w:rsidRDefault="00004EDE" w:rsidP="00004EDE">
      <w:pPr>
        <w:rPr>
          <w:rFonts w:asciiTheme="majorBidi" w:hAnsiTheme="majorBidi" w:cstheme="majorBidi"/>
        </w:rPr>
      </w:pPr>
      <w:r w:rsidRPr="00004EDE">
        <w:rPr>
          <w:rFonts w:asciiTheme="majorBidi" w:hAnsiTheme="majorBidi" w:cstheme="majorBidi"/>
        </w:rPr>
        <w:t>Image 11: Forest walkway: The</w:t>
      </w:r>
      <w:r w:rsidRPr="00004EDE">
        <w:rPr>
          <w:rFonts w:asciiTheme="majorBidi" w:hAnsiTheme="majorBidi" w:cstheme="majorBidi"/>
          <w:i/>
          <w:iCs/>
        </w:rPr>
        <w:t xml:space="preserve"> Sharī‘a</w:t>
      </w:r>
      <w:r w:rsidRPr="00004EDE">
        <w:rPr>
          <w:rFonts w:asciiTheme="majorBidi" w:hAnsiTheme="majorBidi" w:cstheme="majorBidi"/>
        </w:rPr>
        <w:t xml:space="preserve"> is</w:t>
      </w:r>
      <w:r w:rsidRPr="00004EDE">
        <w:rPr>
          <w:rFonts w:asciiTheme="majorBidi" w:hAnsiTheme="majorBidi" w:cstheme="majorBidi"/>
          <w:i/>
          <w:iCs/>
        </w:rPr>
        <w:t xml:space="preserve"> </w:t>
      </w:r>
      <w:r w:rsidRPr="00004EDE">
        <w:rPr>
          <w:rFonts w:asciiTheme="majorBidi" w:eastAsiaTheme="minorEastAsia" w:hAnsiTheme="majorBidi" w:cstheme="majorBidi"/>
          <w:color w:val="000000"/>
        </w:rPr>
        <w:t>a Divine Pathway that leads to life-giving water.</w:t>
      </w:r>
    </w:p>
    <w:p w14:paraId="36A966A1" w14:textId="77777777" w:rsidR="00004EDE" w:rsidRPr="00004EDE" w:rsidRDefault="00004EDE" w:rsidP="00004EDE">
      <w:pPr>
        <w:rPr>
          <w:rFonts w:asciiTheme="majorBidi" w:hAnsiTheme="majorBidi" w:cstheme="majorBidi"/>
        </w:rPr>
      </w:pPr>
    </w:p>
    <w:p w14:paraId="1BD30209" w14:textId="77777777" w:rsidR="00004EDE" w:rsidRPr="00004EDE" w:rsidRDefault="00004EDE" w:rsidP="00004EDE">
      <w:pPr>
        <w:rPr>
          <w:rFonts w:asciiTheme="majorBidi" w:hAnsiTheme="majorBidi" w:cstheme="majorBidi"/>
        </w:rPr>
      </w:pPr>
      <w:r w:rsidRPr="00004EDE">
        <w:rPr>
          <w:rFonts w:asciiTheme="majorBidi" w:hAnsiTheme="majorBidi" w:cstheme="majorBidi"/>
        </w:rPr>
        <w:t xml:space="preserve">Image 12: Al-Ludd (English: Lod; Hebrew: </w:t>
      </w:r>
      <w:r w:rsidRPr="00004EDE">
        <w:rPr>
          <w:rFonts w:asciiTheme="majorBidi" w:hAnsiTheme="majorBidi" w:cstheme="majorBidi"/>
          <w:i/>
          <w:iCs/>
        </w:rPr>
        <w:t>L</w:t>
      </w:r>
      <w:r w:rsidRPr="00004EDE">
        <w:rPr>
          <w:rFonts w:asciiTheme="majorBidi" w:hAnsiTheme="majorBidi" w:cstheme="majorBidi"/>
          <w:i/>
          <w:iCs/>
          <w:color w:val="000000" w:themeColor="text1"/>
        </w:rPr>
        <w:t>ô</w:t>
      </w:r>
      <w:r w:rsidRPr="00004EDE">
        <w:rPr>
          <w:rFonts w:asciiTheme="majorBidi" w:hAnsiTheme="majorBidi" w:cstheme="majorBidi"/>
          <w:i/>
          <w:iCs/>
        </w:rPr>
        <w:t>dh</w:t>
      </w:r>
      <w:r w:rsidRPr="00004EDE">
        <w:rPr>
          <w:rFonts w:asciiTheme="majorBidi" w:hAnsiTheme="majorBidi" w:cstheme="majorBidi"/>
        </w:rPr>
        <w:t xml:space="preserve">; Greek: </w:t>
      </w:r>
      <w:r w:rsidRPr="00004EDE">
        <w:rPr>
          <w:rFonts w:asciiTheme="majorBidi" w:hAnsiTheme="majorBidi" w:cstheme="majorBidi"/>
          <w:i/>
          <w:iCs/>
        </w:rPr>
        <w:t>L</w:t>
      </w:r>
      <w:r w:rsidRPr="00004EDE">
        <w:rPr>
          <w:rFonts w:asciiTheme="majorBidi" w:hAnsiTheme="majorBidi" w:cstheme="majorBidi"/>
          <w:i/>
          <w:iCs/>
          <w:color w:val="000000" w:themeColor="text1"/>
        </w:rPr>
        <w:t>ý</w:t>
      </w:r>
      <w:r w:rsidRPr="00004EDE">
        <w:rPr>
          <w:rFonts w:asciiTheme="majorBidi" w:hAnsiTheme="majorBidi" w:cstheme="majorBidi"/>
          <w:i/>
          <w:iCs/>
        </w:rPr>
        <w:t>dda</w:t>
      </w:r>
      <w:r w:rsidRPr="00004EDE">
        <w:rPr>
          <w:rFonts w:asciiTheme="majorBidi" w:hAnsiTheme="majorBidi" w:cstheme="majorBidi"/>
        </w:rPr>
        <w:t xml:space="preserve">; </w:t>
      </w:r>
      <w:r w:rsidRPr="00004EDE">
        <w:rPr>
          <w:rFonts w:asciiTheme="majorBidi" w:hAnsiTheme="majorBidi" w:cstheme="majorBidi"/>
          <w:i/>
          <w:iCs/>
          <w:color w:val="202122"/>
        </w:rPr>
        <w:t>Λύδδα</w:t>
      </w:r>
      <w:r w:rsidRPr="00004EDE">
        <w:rPr>
          <w:rFonts w:asciiTheme="majorBidi" w:hAnsiTheme="majorBidi" w:cstheme="majorBidi"/>
          <w:color w:val="202122"/>
        </w:rPr>
        <w:t xml:space="preserve">) </w:t>
      </w:r>
      <w:r w:rsidRPr="00004EDE">
        <w:rPr>
          <w:rFonts w:asciiTheme="majorBidi" w:hAnsiTheme="majorBidi" w:cstheme="majorBidi"/>
        </w:rPr>
        <w:t>in present-day Israel, where the Messiah Jesus Christ, after his Second Coming, will pursue and overtake the Antichrist, who will melt like salt in water at the sight of Christ, who will finally killing him there with a lance.</w:t>
      </w:r>
    </w:p>
    <w:p w14:paraId="0901DB0E" w14:textId="77777777" w:rsidR="00004EDE" w:rsidRPr="00004EDE" w:rsidRDefault="00004EDE" w:rsidP="00004EDE">
      <w:pPr>
        <w:rPr>
          <w:rFonts w:asciiTheme="majorBidi" w:hAnsiTheme="majorBidi" w:cstheme="majorBidi"/>
        </w:rPr>
      </w:pPr>
    </w:p>
    <w:p w14:paraId="273D5C03" w14:textId="19215627" w:rsidR="00004EDE" w:rsidRPr="00004EDE" w:rsidRDefault="00004EDE" w:rsidP="00004EDE">
      <w:pPr>
        <w:rPr>
          <w:rFonts w:asciiTheme="majorBidi" w:hAnsiTheme="majorBidi" w:cstheme="majorBidi"/>
        </w:rPr>
      </w:pPr>
      <w:r w:rsidRPr="00004EDE">
        <w:rPr>
          <w:rFonts w:asciiTheme="majorBidi" w:hAnsiTheme="majorBidi" w:cstheme="majorBidi"/>
        </w:rPr>
        <w:t xml:space="preserve">Image 13: Cornell University overlooking </w:t>
      </w:r>
      <w:r w:rsidR="00511127" w:rsidRPr="00004EDE">
        <w:rPr>
          <w:rFonts w:asciiTheme="majorBidi" w:hAnsiTheme="majorBidi" w:cstheme="majorBidi"/>
        </w:rPr>
        <w:t xml:space="preserve">Cayuga </w:t>
      </w:r>
      <w:r w:rsidRPr="00004EDE">
        <w:rPr>
          <w:rFonts w:asciiTheme="majorBidi" w:hAnsiTheme="majorBidi" w:cstheme="majorBidi"/>
        </w:rPr>
        <w:t xml:space="preserve">Lake Valley: “But the unexamined life is not worth having any man live it.” (Socrates) (Greek: </w:t>
      </w:r>
      <w:r w:rsidRPr="00004EDE">
        <w:rPr>
          <w:rFonts w:asciiTheme="majorBidi" w:hAnsiTheme="majorBidi" w:cstheme="majorBidi"/>
          <w:i/>
          <w:iCs/>
          <w:color w:val="202122"/>
        </w:rPr>
        <w:t xml:space="preserve">ho dè </w:t>
      </w:r>
      <w:r w:rsidRPr="00004EDE">
        <w:rPr>
          <w:rFonts w:asciiTheme="majorBidi" w:hAnsiTheme="majorBidi" w:cstheme="majorBidi"/>
          <w:i/>
          <w:iCs/>
          <w:color w:val="000000" w:themeColor="text1"/>
        </w:rPr>
        <w:t>á</w:t>
      </w:r>
      <w:r w:rsidRPr="00004EDE">
        <w:rPr>
          <w:rFonts w:asciiTheme="majorBidi" w:hAnsiTheme="majorBidi" w:cstheme="majorBidi"/>
          <w:i/>
          <w:iCs/>
          <w:color w:val="202122"/>
        </w:rPr>
        <w:t>nexétastos bíos o</w:t>
      </w:r>
      <w:r w:rsidRPr="00004EDE">
        <w:rPr>
          <w:rFonts w:asciiTheme="majorBidi" w:hAnsiTheme="majorBidi" w:cstheme="majorBidi"/>
          <w:i/>
          <w:iCs/>
          <w:color w:val="000000" w:themeColor="text1"/>
        </w:rPr>
        <w:t>ú</w:t>
      </w:r>
      <w:r w:rsidRPr="00004EDE">
        <w:rPr>
          <w:rFonts w:asciiTheme="majorBidi" w:hAnsiTheme="majorBidi" w:cstheme="majorBidi"/>
          <w:i/>
          <w:iCs/>
          <w:color w:val="202122"/>
        </w:rPr>
        <w:t xml:space="preserve"> biōtòs anthrṓpōi</w:t>
      </w:r>
      <w:r w:rsidRPr="00004EDE">
        <w:rPr>
          <w:rStyle w:val="apple-converted-space"/>
          <w:rFonts w:asciiTheme="majorBidi" w:eastAsiaTheme="majorEastAsia" w:hAnsiTheme="majorBidi" w:cstheme="majorBidi"/>
          <w:color w:val="202122"/>
          <w:shd w:val="clear" w:color="auto" w:fill="FFFFFF"/>
        </w:rPr>
        <w:t>;</w:t>
      </w:r>
      <w:r w:rsidRPr="00004EDE">
        <w:rPr>
          <w:rFonts w:asciiTheme="majorBidi" w:hAnsiTheme="majorBidi" w:cstheme="majorBidi"/>
          <w:color w:val="202122"/>
          <w:shd w:val="clear" w:color="auto" w:fill="FFFFFF"/>
        </w:rPr>
        <w:t xml:space="preserve"> </w:t>
      </w:r>
      <w:r w:rsidRPr="00004EDE">
        <w:rPr>
          <w:rFonts w:asciiTheme="majorBidi" w:hAnsiTheme="majorBidi" w:cstheme="majorBidi"/>
          <w:i/>
          <w:iCs/>
          <w:color w:val="202122"/>
          <w:shd w:val="clear" w:color="auto" w:fill="FFFFFF"/>
        </w:rPr>
        <w:t>ὁ δὲ ἀνεξέταστος βίος οὐ βιωτὸς ἀνθρώπῳ</w:t>
      </w:r>
      <w:r w:rsidRPr="00004EDE">
        <w:rPr>
          <w:rFonts w:asciiTheme="majorBidi" w:hAnsiTheme="majorBidi" w:cstheme="majorBidi"/>
          <w:color w:val="202122"/>
          <w:shd w:val="clear" w:color="auto" w:fill="FFFFFF"/>
        </w:rPr>
        <w:t>).</w:t>
      </w:r>
    </w:p>
    <w:p w14:paraId="77FFB435" w14:textId="77777777" w:rsidR="00004EDE" w:rsidRPr="00004EDE" w:rsidRDefault="00004EDE" w:rsidP="00004EDE">
      <w:pPr>
        <w:rPr>
          <w:rFonts w:asciiTheme="majorBidi" w:hAnsiTheme="majorBidi" w:cstheme="majorBidi"/>
        </w:rPr>
      </w:pPr>
    </w:p>
    <w:p w14:paraId="27B13C48" w14:textId="77777777" w:rsidR="00004EDE" w:rsidRPr="00004EDE" w:rsidRDefault="00004EDE" w:rsidP="00004EDE">
      <w:pPr>
        <w:rPr>
          <w:rFonts w:asciiTheme="majorBidi" w:hAnsiTheme="majorBidi" w:cstheme="majorBidi"/>
        </w:rPr>
      </w:pPr>
      <w:r w:rsidRPr="00004EDE">
        <w:rPr>
          <w:rFonts w:asciiTheme="majorBidi" w:hAnsiTheme="majorBidi" w:cstheme="majorBidi"/>
        </w:rPr>
        <w:t>Image 14: Japanese Bonsai Tree: The Bonsai Tree is a miniature work of ancient Japanese cultural art. Bonsai Human Beings are a failure of Modern civilization.</w:t>
      </w:r>
    </w:p>
    <w:p w14:paraId="556266B4" w14:textId="77777777" w:rsidR="00004EDE" w:rsidRPr="00004EDE" w:rsidRDefault="00004EDE" w:rsidP="00004EDE">
      <w:pPr>
        <w:rPr>
          <w:rFonts w:asciiTheme="majorBidi" w:hAnsiTheme="majorBidi" w:cstheme="majorBidi"/>
        </w:rPr>
      </w:pPr>
    </w:p>
    <w:p w14:paraId="3B0AEB58" w14:textId="2EF2D2DC" w:rsidR="00004EDE" w:rsidRPr="00004EDE" w:rsidRDefault="00004EDE" w:rsidP="00004EDE">
      <w:pPr>
        <w:rPr>
          <w:rFonts w:asciiTheme="majorBidi" w:hAnsiTheme="majorBidi" w:cstheme="majorBidi"/>
        </w:rPr>
      </w:pPr>
      <w:r w:rsidRPr="00004EDE">
        <w:rPr>
          <w:rFonts w:asciiTheme="majorBidi" w:hAnsiTheme="majorBidi" w:cstheme="majorBidi"/>
        </w:rPr>
        <w:t xml:space="preserve">Image 15: Ice halo over mountains: </w:t>
      </w:r>
      <w:r w:rsidRPr="00004EDE">
        <w:rPr>
          <w:rFonts w:asciiTheme="majorBidi" w:hAnsiTheme="majorBidi" w:cstheme="majorBidi"/>
          <w:color w:val="000000"/>
        </w:rPr>
        <w:t>“The expressions [of the People of God] are the sustenance of the family of the listeners (</w:t>
      </w:r>
      <w:r w:rsidRPr="00004EDE">
        <w:rPr>
          <w:rFonts w:asciiTheme="majorBidi" w:hAnsiTheme="majorBidi" w:cstheme="majorBidi"/>
          <w:i/>
          <w:iCs/>
          <w:color w:val="000000"/>
        </w:rPr>
        <w:t>al-ib</w:t>
      </w:r>
      <w:r w:rsidRPr="00004EDE">
        <w:rPr>
          <w:rFonts w:asciiTheme="majorBidi" w:hAnsiTheme="majorBidi" w:cstheme="majorBidi"/>
          <w:i/>
          <w:iCs/>
        </w:rPr>
        <w:t>ā</w:t>
      </w:r>
      <w:r w:rsidRPr="00004EDE">
        <w:rPr>
          <w:rFonts w:asciiTheme="majorBidi" w:hAnsiTheme="majorBidi" w:cstheme="majorBidi"/>
          <w:i/>
          <w:iCs/>
          <w:color w:val="000000"/>
        </w:rPr>
        <w:t>ra: q</w:t>
      </w:r>
      <w:r w:rsidRPr="00004EDE">
        <w:rPr>
          <w:rFonts w:asciiTheme="majorBidi" w:hAnsiTheme="majorBidi" w:cstheme="majorBidi"/>
          <w:i/>
          <w:iCs/>
        </w:rPr>
        <w:t>ū</w:t>
      </w:r>
      <w:r w:rsidRPr="00004EDE">
        <w:rPr>
          <w:rFonts w:asciiTheme="majorBidi" w:hAnsiTheme="majorBidi" w:cstheme="majorBidi"/>
          <w:i/>
          <w:iCs/>
          <w:color w:val="000000"/>
        </w:rPr>
        <w:t>t li-‘</w:t>
      </w:r>
      <w:r w:rsidRPr="00004EDE">
        <w:rPr>
          <w:rFonts w:asciiTheme="majorBidi" w:hAnsiTheme="majorBidi" w:cstheme="majorBidi"/>
          <w:i/>
          <w:iCs/>
        </w:rPr>
        <w:t>ā</w:t>
      </w:r>
      <w:r w:rsidRPr="00004EDE">
        <w:rPr>
          <w:rFonts w:asciiTheme="majorBidi" w:hAnsiTheme="majorBidi" w:cstheme="majorBidi"/>
          <w:i/>
          <w:iCs/>
          <w:color w:val="000000"/>
        </w:rPr>
        <w:t>’ilat al-mustami‘</w:t>
      </w:r>
      <w:r w:rsidRPr="00004EDE">
        <w:rPr>
          <w:rFonts w:asciiTheme="majorBidi" w:hAnsiTheme="majorBidi" w:cstheme="majorBidi"/>
          <w:i/>
          <w:iCs/>
        </w:rPr>
        <w:t>ī</w:t>
      </w:r>
      <w:r w:rsidRPr="00004EDE">
        <w:rPr>
          <w:rFonts w:asciiTheme="majorBidi" w:hAnsiTheme="majorBidi" w:cstheme="majorBidi"/>
          <w:i/>
          <w:iCs/>
          <w:color w:val="000000"/>
        </w:rPr>
        <w:t>n</w:t>
      </w:r>
      <w:r w:rsidRPr="00004EDE">
        <w:rPr>
          <w:rFonts w:asciiTheme="majorBidi" w:hAnsiTheme="majorBidi" w:cstheme="majorBidi"/>
          <w:color w:val="000000"/>
        </w:rPr>
        <w:t>). (</w:t>
      </w:r>
      <w:r w:rsidRPr="00004EDE">
        <w:rPr>
          <w:rFonts w:asciiTheme="majorBidi" w:hAnsiTheme="majorBidi" w:cstheme="majorBidi"/>
          <w:color w:val="222222"/>
        </w:rPr>
        <w:t>Ibn ‘Aṭā’-Allāh</w:t>
      </w:r>
      <w:r w:rsidRPr="00004EDE">
        <w:rPr>
          <w:rFonts w:asciiTheme="majorBidi" w:hAnsiTheme="majorBidi" w:cstheme="majorBidi"/>
          <w:color w:val="000000"/>
        </w:rPr>
        <w:t>).</w:t>
      </w:r>
    </w:p>
    <w:p w14:paraId="2CF374A6" w14:textId="77777777" w:rsidR="00004EDE" w:rsidRPr="00004EDE" w:rsidRDefault="00004EDE" w:rsidP="00004EDE">
      <w:pPr>
        <w:rPr>
          <w:rFonts w:asciiTheme="majorBidi" w:hAnsiTheme="majorBidi" w:cstheme="majorBidi"/>
        </w:rPr>
      </w:pPr>
    </w:p>
    <w:p w14:paraId="12CECA71" w14:textId="77777777" w:rsidR="00004EDE" w:rsidRPr="00004EDE" w:rsidRDefault="00004EDE" w:rsidP="00004EDE">
      <w:pPr>
        <w:rPr>
          <w:rFonts w:asciiTheme="majorBidi" w:hAnsiTheme="majorBidi" w:cstheme="majorBidi"/>
        </w:rPr>
      </w:pPr>
      <w:r w:rsidRPr="00004EDE">
        <w:rPr>
          <w:rFonts w:asciiTheme="majorBidi" w:hAnsiTheme="majorBidi" w:cstheme="majorBidi"/>
        </w:rPr>
        <w:t>Image 16: Waterfall in the mountains: Functional Certitude (</w:t>
      </w:r>
      <w:r w:rsidRPr="00004EDE">
        <w:rPr>
          <w:rFonts w:asciiTheme="majorBidi" w:hAnsiTheme="majorBidi" w:cstheme="majorBidi"/>
          <w:i/>
          <w:iCs/>
        </w:rPr>
        <w:t>al-Yaqīn al-Wāqi‘ī</w:t>
      </w:r>
      <w:r w:rsidRPr="00004EDE">
        <w:rPr>
          <w:rFonts w:asciiTheme="majorBidi" w:hAnsiTheme="majorBidi" w:cstheme="majorBidi"/>
        </w:rPr>
        <w:t>) must be the first premise of a sound Teacher-Student fellowship.</w:t>
      </w:r>
    </w:p>
    <w:p w14:paraId="22390521" w14:textId="77777777" w:rsidR="00004EDE" w:rsidRPr="00004EDE" w:rsidRDefault="00004EDE" w:rsidP="00004EDE">
      <w:pPr>
        <w:rPr>
          <w:rFonts w:asciiTheme="majorBidi" w:hAnsiTheme="majorBidi" w:cstheme="majorBidi"/>
        </w:rPr>
      </w:pPr>
    </w:p>
    <w:p w14:paraId="00867FAF" w14:textId="77777777"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rPr>
        <w:t xml:space="preserve">Image 17: Rainbow Mountains of China: </w:t>
      </w:r>
      <w:r w:rsidRPr="00004EDE">
        <w:rPr>
          <w:rFonts w:asciiTheme="majorBidi" w:hAnsiTheme="majorBidi" w:cstheme="majorBidi"/>
          <w:color w:val="000000" w:themeColor="text1"/>
        </w:rPr>
        <w:t>Our eyes are the windows of our Souls. Like the voice of the Sea, Nature’s beauty speaks directly to our Hearts: “Yet mountains are the beginning and the end of all natural scenery.” (John Ruskin).</w:t>
      </w:r>
    </w:p>
    <w:p w14:paraId="42DD14FF" w14:textId="77777777" w:rsidR="00004EDE" w:rsidRPr="00004EDE" w:rsidRDefault="00004EDE" w:rsidP="00004EDE">
      <w:pPr>
        <w:rPr>
          <w:rFonts w:asciiTheme="majorBidi" w:hAnsiTheme="majorBidi" w:cstheme="majorBidi"/>
        </w:rPr>
      </w:pPr>
    </w:p>
    <w:p w14:paraId="367B4BDC" w14:textId="77777777" w:rsidR="00004EDE" w:rsidRPr="00004EDE" w:rsidRDefault="00004EDE" w:rsidP="00004EDE">
      <w:pPr>
        <w:rPr>
          <w:rFonts w:asciiTheme="majorBidi" w:hAnsiTheme="majorBidi" w:cstheme="majorBidi"/>
        </w:rPr>
      </w:pPr>
      <w:r w:rsidRPr="00004EDE">
        <w:rPr>
          <w:rFonts w:asciiTheme="majorBidi" w:hAnsiTheme="majorBidi" w:cstheme="majorBidi"/>
        </w:rPr>
        <w:t>Image 18: Lake McDonald: Given its inherent “Cultural Imperative,” Islam traditionally took on the mosaic richness of the indigenous cultures it encountered, like the clear life-giving waters of a lake faithfully reflect the colors of the bedrock beneath them.</w:t>
      </w:r>
    </w:p>
    <w:p w14:paraId="331A1854" w14:textId="77777777" w:rsidR="00004EDE" w:rsidRPr="00004EDE" w:rsidRDefault="00004EDE" w:rsidP="00004EDE">
      <w:pPr>
        <w:rPr>
          <w:rFonts w:asciiTheme="majorBidi" w:hAnsiTheme="majorBidi" w:cstheme="majorBidi"/>
        </w:rPr>
      </w:pPr>
    </w:p>
    <w:p w14:paraId="0B242D74" w14:textId="77777777" w:rsidR="00004EDE" w:rsidRPr="00004EDE" w:rsidRDefault="00004EDE" w:rsidP="00004EDE">
      <w:pPr>
        <w:rPr>
          <w:rFonts w:asciiTheme="majorBidi" w:hAnsiTheme="majorBidi" w:cstheme="majorBidi"/>
        </w:rPr>
      </w:pPr>
      <w:r w:rsidRPr="00004EDE">
        <w:rPr>
          <w:rFonts w:asciiTheme="majorBidi" w:hAnsiTheme="majorBidi" w:cstheme="majorBidi"/>
        </w:rPr>
        <w:t>Image 19: Turkish mountain side monastery: “A house divided against itself cannot stand” (Mark, 3:25)</w:t>
      </w:r>
    </w:p>
    <w:p w14:paraId="05F073F1" w14:textId="77777777" w:rsidR="00004EDE" w:rsidRPr="00004EDE" w:rsidRDefault="00004EDE" w:rsidP="00004EDE">
      <w:pPr>
        <w:rPr>
          <w:rFonts w:asciiTheme="majorBidi" w:hAnsiTheme="majorBidi" w:cstheme="majorBidi"/>
        </w:rPr>
      </w:pPr>
    </w:p>
    <w:p w14:paraId="749C8BE3" w14:textId="77777777"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rPr>
        <w:t>Image 20: The swans:</w:t>
      </w:r>
      <w:r w:rsidRPr="00004EDE">
        <w:rPr>
          <w:rFonts w:asciiTheme="majorBidi" w:hAnsiTheme="majorBidi" w:cstheme="majorBidi"/>
          <w:color w:val="000000" w:themeColor="text1"/>
        </w:rPr>
        <w:t xml:space="preserve"> “Great minds think alike.” (Aristotle), and great men do not live in vain.</w:t>
      </w:r>
    </w:p>
    <w:p w14:paraId="34AF6B2B" w14:textId="77777777" w:rsidR="00004EDE" w:rsidRPr="00004EDE" w:rsidRDefault="00004EDE" w:rsidP="00004EDE">
      <w:pPr>
        <w:rPr>
          <w:rFonts w:asciiTheme="majorBidi" w:hAnsiTheme="majorBidi" w:cstheme="majorBidi"/>
        </w:rPr>
      </w:pPr>
    </w:p>
    <w:p w14:paraId="48AF1315" w14:textId="77777777" w:rsidR="00004EDE" w:rsidRPr="00004EDE" w:rsidRDefault="00004EDE" w:rsidP="00004EDE">
      <w:pPr>
        <w:rPr>
          <w:rFonts w:asciiTheme="majorBidi" w:hAnsiTheme="majorBidi" w:cstheme="majorBidi"/>
        </w:rPr>
      </w:pPr>
      <w:r w:rsidRPr="00004EDE">
        <w:rPr>
          <w:rFonts w:asciiTheme="majorBidi" w:hAnsiTheme="majorBidi" w:cstheme="majorBidi"/>
        </w:rPr>
        <w:t xml:space="preserve">Image 21: Mountain river in Xinjiang: </w:t>
      </w:r>
      <w:r w:rsidRPr="00004EDE">
        <w:rPr>
          <w:rFonts w:asciiTheme="majorBidi" w:hAnsiTheme="majorBidi" w:cstheme="majorBidi"/>
          <w:color w:val="000000" w:themeColor="text1"/>
        </w:rPr>
        <w:t>“All the rivers run into the sea, but the sea is never filled. (Ecclesiastes, 1:7).</w:t>
      </w:r>
    </w:p>
    <w:p w14:paraId="7F7BEAE3" w14:textId="77777777" w:rsidR="00004EDE" w:rsidRPr="00004EDE" w:rsidRDefault="00004EDE" w:rsidP="00004EDE">
      <w:pPr>
        <w:rPr>
          <w:rFonts w:asciiTheme="majorBidi" w:hAnsiTheme="majorBidi" w:cstheme="majorBidi"/>
          <w:color w:val="000000" w:themeColor="text1"/>
        </w:rPr>
      </w:pPr>
    </w:p>
    <w:p w14:paraId="2FFA1DA5" w14:textId="4EB07B80"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lastRenderedPageBreak/>
        <w:t xml:space="preserve">Image 22: Mountains overlooking the lake: </w:t>
      </w:r>
      <w:r w:rsidRPr="00004EDE">
        <w:rPr>
          <w:rFonts w:asciiTheme="majorBidi" w:hAnsiTheme="majorBidi" w:cstheme="majorBidi"/>
        </w:rPr>
        <w:t xml:space="preserve">“Beauty is the splendor of Truth.” (Plato) </w:t>
      </w:r>
      <w:r w:rsidRPr="00004EDE">
        <w:rPr>
          <w:rFonts w:asciiTheme="majorBidi" w:hAnsiTheme="majorBidi" w:cstheme="majorBidi"/>
          <w:color w:val="000000" w:themeColor="text1"/>
        </w:rPr>
        <w:t xml:space="preserve">(Greek: </w:t>
      </w:r>
      <w:r w:rsidRPr="00004EDE">
        <w:rPr>
          <w:rFonts w:asciiTheme="majorBidi" w:hAnsiTheme="majorBidi" w:cstheme="majorBidi"/>
          <w:i/>
          <w:iCs/>
          <w:color w:val="000000" w:themeColor="text1"/>
        </w:rPr>
        <w:t>Kállos eínai ē lamprótēta tēs Alētheías</w:t>
      </w:r>
      <w:r w:rsidRPr="00004EDE">
        <w:rPr>
          <w:rFonts w:asciiTheme="majorBidi" w:hAnsiTheme="majorBidi" w:cstheme="majorBidi"/>
          <w:color w:val="000000" w:themeColor="text1"/>
        </w:rPr>
        <w:t xml:space="preserve">, </w:t>
      </w:r>
      <w:r w:rsidRPr="00004EDE">
        <w:rPr>
          <w:rFonts w:asciiTheme="majorBidi" w:hAnsiTheme="majorBidi" w:cstheme="majorBidi"/>
          <w:i/>
          <w:iCs/>
          <w:color w:val="000000" w:themeColor="text1"/>
        </w:rPr>
        <w:t>Κάλλος είναι η λαμπρότητα της Αληθείας</w:t>
      </w:r>
      <w:r w:rsidRPr="00004EDE">
        <w:rPr>
          <w:rFonts w:asciiTheme="majorBidi" w:hAnsiTheme="majorBidi" w:cstheme="majorBidi"/>
          <w:color w:val="000000" w:themeColor="text1"/>
        </w:rPr>
        <w:t xml:space="preserve">; Latin: </w:t>
      </w:r>
      <w:r w:rsidRPr="00004EDE">
        <w:rPr>
          <w:rFonts w:asciiTheme="majorBidi" w:hAnsiTheme="majorBidi" w:cstheme="majorBidi"/>
          <w:i/>
          <w:iCs/>
          <w:color w:val="000000" w:themeColor="text1"/>
          <w:lang w:val="la-Latn"/>
        </w:rPr>
        <w:t>Pulchrit</w:t>
      </w:r>
      <w:r w:rsidRPr="00004EDE">
        <w:rPr>
          <w:rFonts w:asciiTheme="majorBidi" w:hAnsiTheme="majorBidi" w:cstheme="majorBidi"/>
          <w:i/>
          <w:iCs/>
          <w:color w:val="000000" w:themeColor="text1"/>
        </w:rPr>
        <w:t>ū</w:t>
      </w:r>
      <w:r w:rsidRPr="00004EDE">
        <w:rPr>
          <w:rFonts w:asciiTheme="majorBidi" w:hAnsiTheme="majorBidi" w:cstheme="majorBidi"/>
          <w:i/>
          <w:iCs/>
          <w:color w:val="000000" w:themeColor="text1"/>
          <w:lang w:val="la-Latn"/>
        </w:rPr>
        <w:t>d</w:t>
      </w:r>
      <w:r w:rsidRPr="00004EDE">
        <w:rPr>
          <w:rFonts w:asciiTheme="majorBidi" w:hAnsiTheme="majorBidi" w:cstheme="majorBidi"/>
          <w:i/>
          <w:iCs/>
          <w:color w:val="000000" w:themeColor="text1"/>
        </w:rPr>
        <w:t>ō</w:t>
      </w:r>
      <w:r w:rsidRPr="00004EDE">
        <w:rPr>
          <w:rFonts w:asciiTheme="majorBidi" w:hAnsiTheme="majorBidi" w:cstheme="majorBidi"/>
          <w:i/>
          <w:iCs/>
          <w:color w:val="000000" w:themeColor="text1"/>
          <w:lang w:val="la-Latn"/>
        </w:rPr>
        <w:t xml:space="preserve"> v</w:t>
      </w:r>
      <w:r w:rsidRPr="00004EDE">
        <w:rPr>
          <w:rFonts w:asciiTheme="majorBidi" w:hAnsiTheme="majorBidi" w:cstheme="majorBidi"/>
          <w:i/>
          <w:iCs/>
          <w:color w:val="000000" w:themeColor="text1"/>
        </w:rPr>
        <w:t>ē</w:t>
      </w:r>
      <w:r w:rsidRPr="00004EDE">
        <w:rPr>
          <w:rFonts w:asciiTheme="majorBidi" w:hAnsiTheme="majorBidi" w:cstheme="majorBidi"/>
          <w:i/>
          <w:iCs/>
          <w:color w:val="000000" w:themeColor="text1"/>
          <w:lang w:val="la-Latn"/>
        </w:rPr>
        <w:t>rit</w:t>
      </w:r>
      <w:r w:rsidRPr="00004EDE">
        <w:rPr>
          <w:rFonts w:asciiTheme="majorBidi" w:hAnsiTheme="majorBidi" w:cstheme="majorBidi"/>
          <w:i/>
          <w:iCs/>
          <w:color w:val="000000" w:themeColor="text1"/>
        </w:rPr>
        <w:t>ā</w:t>
      </w:r>
      <w:r w:rsidRPr="00004EDE">
        <w:rPr>
          <w:rFonts w:asciiTheme="majorBidi" w:hAnsiTheme="majorBidi" w:cstheme="majorBidi"/>
          <w:i/>
          <w:iCs/>
          <w:color w:val="000000" w:themeColor="text1"/>
          <w:lang w:val="la-Latn"/>
        </w:rPr>
        <w:t>tis splendor</w:t>
      </w:r>
      <w:r w:rsidRPr="00004EDE">
        <w:rPr>
          <w:rFonts w:asciiTheme="majorBidi" w:hAnsiTheme="majorBidi" w:cstheme="majorBidi"/>
          <w:color w:val="000000" w:themeColor="text1"/>
        </w:rPr>
        <w:t>).</w:t>
      </w:r>
    </w:p>
    <w:p w14:paraId="2D481875" w14:textId="77777777" w:rsidR="00004EDE" w:rsidRPr="00004EDE" w:rsidRDefault="00004EDE" w:rsidP="00004EDE">
      <w:pPr>
        <w:rPr>
          <w:rFonts w:asciiTheme="majorBidi" w:eastAsiaTheme="minorHAnsi" w:hAnsiTheme="majorBidi" w:cstheme="majorBidi"/>
        </w:rPr>
      </w:pPr>
    </w:p>
    <w:p w14:paraId="41DF0B82" w14:textId="77777777" w:rsidR="00004EDE" w:rsidRPr="00004EDE" w:rsidRDefault="00004EDE" w:rsidP="00004EDE">
      <w:pPr>
        <w:rPr>
          <w:rFonts w:asciiTheme="majorBidi" w:eastAsiaTheme="minorHAnsi" w:hAnsiTheme="majorBidi" w:cstheme="majorBidi"/>
          <w:i/>
          <w:iCs/>
        </w:rPr>
      </w:pPr>
      <w:r w:rsidRPr="00004EDE">
        <w:rPr>
          <w:rFonts w:asciiTheme="majorBidi" w:eastAsiaTheme="minorHAnsi" w:hAnsiTheme="majorBidi" w:cstheme="majorBidi"/>
          <w:i/>
          <w:iCs/>
        </w:rPr>
        <w:t>Unused Quotations:</w:t>
      </w:r>
    </w:p>
    <w:p w14:paraId="24C94D40" w14:textId="77777777" w:rsidR="00004EDE" w:rsidRPr="00004EDE" w:rsidRDefault="00004EDE" w:rsidP="00004EDE">
      <w:pPr>
        <w:rPr>
          <w:rFonts w:asciiTheme="majorBidi" w:hAnsiTheme="majorBidi" w:cstheme="majorBidi"/>
          <w:color w:val="000000" w:themeColor="text1"/>
        </w:rPr>
      </w:pPr>
    </w:p>
    <w:p w14:paraId="41ABA57B" w14:textId="3C94B0FE"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Time is a river. Put this as Time is a River. You cannot put your foot in the same river twice. You cannot bathe in the same river twice. You can’t step into the same river twice. (Heraclitus).</w:t>
      </w:r>
      <w:r w:rsidRPr="00004EDE">
        <w:rPr>
          <w:rFonts w:asciiTheme="majorBidi" w:hAnsiTheme="majorBidi" w:cstheme="majorBidi"/>
          <w:color w:val="000000" w:themeColor="text1"/>
          <w:shd w:val="clear" w:color="auto" w:fill="FFFFFF"/>
        </w:rPr>
        <w:t xml:space="preserve"> “No man ever steps in the same river twice”. The current translation I have is “</w:t>
      </w:r>
      <w:r w:rsidRPr="00004EDE">
        <w:rPr>
          <w:rFonts w:asciiTheme="majorBidi" w:hAnsiTheme="majorBidi" w:cstheme="majorBidi"/>
          <w:i/>
          <w:iCs/>
          <w:color w:val="000000" w:themeColor="text1"/>
          <w:shd w:val="clear" w:color="auto" w:fill="FFFFFF"/>
        </w:rPr>
        <w:t>Κανένας άνθρωπος δεν περπατά ποτέ στο ίδιο ποτάμι δύο φορές</w:t>
      </w:r>
      <w:r w:rsidRPr="00004EDE">
        <w:rPr>
          <w:rFonts w:asciiTheme="majorBidi" w:hAnsiTheme="majorBidi" w:cstheme="majorBidi"/>
          <w:color w:val="000000" w:themeColor="text1"/>
          <w:shd w:val="clear" w:color="auto" w:fill="FFFFFF"/>
        </w:rPr>
        <w:t>”. It is not the same river, and he is not the same man. Some translate this more metaphorically as “You cannot bathe in the same river twice.”</w:t>
      </w:r>
    </w:p>
    <w:p w14:paraId="70F838FF" w14:textId="77777777" w:rsidR="00004EDE" w:rsidRPr="00004EDE" w:rsidRDefault="00004EDE" w:rsidP="00004EDE">
      <w:pPr>
        <w:rPr>
          <w:rFonts w:asciiTheme="majorBidi" w:hAnsiTheme="majorBidi" w:cstheme="majorBidi"/>
          <w:color w:val="000000" w:themeColor="text1"/>
        </w:rPr>
      </w:pPr>
    </w:p>
    <w:p w14:paraId="503EBFED" w14:textId="3D1C6C98"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No mention shall be made of coral or of pearls. For the price of wisdom is above rubies. (Job, 28:18). ADD: Wisdom is the principal thing. Therefore, get wisdom, and with all your getting, get understanding. (Proverbs, 4:7). ADD: Prove all things. Hold fast to what is good. (1 Thessalonians, 5:21).</w:t>
      </w:r>
    </w:p>
    <w:p w14:paraId="1255B9BF" w14:textId="77777777" w:rsidR="00004EDE" w:rsidRPr="00004EDE" w:rsidRDefault="00004EDE" w:rsidP="00004EDE">
      <w:pPr>
        <w:rPr>
          <w:rFonts w:asciiTheme="majorBidi" w:hAnsiTheme="majorBidi" w:cstheme="majorBidi"/>
          <w:color w:val="000000" w:themeColor="text1"/>
        </w:rPr>
      </w:pPr>
    </w:p>
    <w:p w14:paraId="7DC39545" w14:textId="77777777" w:rsidR="00004EDE" w:rsidRPr="00004EDE" w:rsidRDefault="00004EDE" w:rsidP="00004EDE">
      <w:pPr>
        <w:rPr>
          <w:rFonts w:asciiTheme="majorBidi" w:hAnsiTheme="majorBidi" w:cstheme="majorBidi"/>
          <w:color w:val="000000" w:themeColor="text1"/>
        </w:rPr>
      </w:pPr>
    </w:p>
    <w:p w14:paraId="534283CF" w14:textId="463E69CC"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Maybe put this with the image of the butterfly: To see the World in a grain of sand,/And a Heaven in a wild flower,/Hold Infinity in the palm of your hand,/ And Eternity in an hour. (William Blake).</w:t>
      </w:r>
    </w:p>
    <w:p w14:paraId="39C76CE6" w14:textId="77777777" w:rsidR="00004EDE" w:rsidRPr="00004EDE" w:rsidRDefault="00004EDE" w:rsidP="00004EDE">
      <w:pPr>
        <w:rPr>
          <w:rFonts w:asciiTheme="majorBidi" w:hAnsiTheme="majorBidi" w:cstheme="majorBidi"/>
          <w:color w:val="000000" w:themeColor="text1"/>
        </w:rPr>
      </w:pPr>
    </w:p>
    <w:p w14:paraId="32A97F15" w14:textId="5C7F76F0"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A good heart is the sun and the moon. Use possibly with the image of Prague.</w:t>
      </w:r>
    </w:p>
    <w:p w14:paraId="2B7D2611" w14:textId="77777777" w:rsidR="00004EDE" w:rsidRPr="00004EDE" w:rsidRDefault="00004EDE" w:rsidP="00004EDE">
      <w:pPr>
        <w:rPr>
          <w:rFonts w:asciiTheme="majorBidi" w:hAnsiTheme="majorBidi" w:cstheme="majorBidi"/>
          <w:color w:val="000000" w:themeColor="text1"/>
        </w:rPr>
      </w:pPr>
    </w:p>
    <w:p w14:paraId="1A430FD9" w14:textId="63BC73D1"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Great things are done when Men and Mountains meet. (William Blake). NOTE: This could be the two water falls with the bridge: And even greater things happen when Men meet who are Mountains. You might add this to the caption on the Teacher-Student relation.</w:t>
      </w:r>
    </w:p>
    <w:p w14:paraId="19C3B1C1" w14:textId="77777777" w:rsidR="00004EDE" w:rsidRPr="00004EDE" w:rsidRDefault="00004EDE" w:rsidP="00004EDE">
      <w:pPr>
        <w:rPr>
          <w:rFonts w:asciiTheme="majorBidi" w:hAnsiTheme="majorBidi" w:cstheme="majorBidi"/>
          <w:color w:val="000000" w:themeColor="text1"/>
        </w:rPr>
      </w:pPr>
    </w:p>
    <w:p w14:paraId="0386FC41" w14:textId="7FAE6D6B"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Time is a great healer. (This may fit in Occidentalism and taking a new vision of Islam and the West.) ADD: Time heals what reason cannot. (Seneca, d. 65 CE). Or “Only time can heal what reason cannot.”</w:t>
      </w:r>
      <w:r w:rsidRPr="00004EDE">
        <w:rPr>
          <w:rFonts w:asciiTheme="majorBidi" w:hAnsiTheme="majorBidi" w:cstheme="majorBidi"/>
          <w:color w:val="000000" w:themeColor="text1"/>
          <w:spacing w:val="-15"/>
          <w:shd w:val="clear" w:color="auto" w:fill="FDFDFD"/>
        </w:rPr>
        <w:t xml:space="preserve"> </w:t>
      </w:r>
      <w:r w:rsidRPr="00004EDE">
        <w:rPr>
          <w:rFonts w:asciiTheme="majorBidi" w:hAnsiTheme="majorBidi" w:cstheme="majorBidi"/>
          <w:i/>
          <w:iCs/>
          <w:color w:val="000000" w:themeColor="text1"/>
          <w:spacing w:val="-15"/>
          <w:shd w:val="clear" w:color="auto" w:fill="FDFDFD"/>
        </w:rPr>
        <w:t>Ο χρόνος θεραπεύει ό,τι η λογική δεν μπορεί</w:t>
      </w:r>
      <w:r w:rsidRPr="00004EDE">
        <w:rPr>
          <w:rFonts w:asciiTheme="majorBidi" w:hAnsiTheme="majorBidi" w:cstheme="majorBidi"/>
          <w:color w:val="000000" w:themeColor="text1"/>
          <w:spacing w:val="-15"/>
          <w:shd w:val="clear" w:color="auto" w:fill="FDFDFD"/>
        </w:rPr>
        <w:t>.</w:t>
      </w:r>
    </w:p>
    <w:p w14:paraId="6C87F37F" w14:textId="77777777" w:rsidR="00004EDE" w:rsidRPr="00004EDE" w:rsidRDefault="00004EDE" w:rsidP="00004EDE">
      <w:pPr>
        <w:rPr>
          <w:rFonts w:asciiTheme="majorBidi" w:hAnsiTheme="majorBidi" w:cstheme="majorBidi"/>
          <w:color w:val="000000" w:themeColor="text1"/>
        </w:rPr>
      </w:pPr>
    </w:p>
    <w:p w14:paraId="16684CEE" w14:textId="59150F8D"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Still waters run deep.</w:t>
      </w:r>
    </w:p>
    <w:p w14:paraId="3A5C0B19" w14:textId="77777777" w:rsidR="00004EDE" w:rsidRPr="00004EDE" w:rsidRDefault="00004EDE" w:rsidP="00004EDE">
      <w:pPr>
        <w:rPr>
          <w:rFonts w:asciiTheme="majorBidi" w:hAnsiTheme="majorBidi" w:cstheme="majorBidi"/>
          <w:color w:val="000000" w:themeColor="text1"/>
        </w:rPr>
      </w:pPr>
    </w:p>
    <w:p w14:paraId="2F1B319B" w14:textId="77777777"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 xml:space="preserve">Man is a history-making creature who can neither repeat his past nor leave it behind. (W. H. Auden). This goes well with Occidentalism and the book’s focus on history. </w:t>
      </w:r>
    </w:p>
    <w:p w14:paraId="7822803E" w14:textId="210A9C4E"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 xml:space="preserve">Moreover, to be ignorant of what happened before you were born is to remain always a child (Latin: </w:t>
      </w:r>
      <w:r w:rsidRPr="00004EDE">
        <w:rPr>
          <w:rFonts w:asciiTheme="majorBidi" w:hAnsiTheme="majorBidi" w:cstheme="majorBidi"/>
          <w:i/>
          <w:iCs/>
          <w:color w:val="000000" w:themeColor="text1"/>
        </w:rPr>
        <w:t>Nescīre autem quid ante quam nātus sīs acciderit, id est semper esse puerum</w:t>
      </w:r>
      <w:r w:rsidRPr="00004EDE">
        <w:rPr>
          <w:rFonts w:asciiTheme="majorBidi" w:hAnsiTheme="majorBidi" w:cstheme="majorBidi"/>
          <w:color w:val="000000" w:themeColor="text1"/>
        </w:rPr>
        <w:t>. (Cicero). To be ignorant of the past is to remain a child forever.</w:t>
      </w:r>
    </w:p>
    <w:p w14:paraId="5E9EB346" w14:textId="77777777" w:rsidR="00004EDE" w:rsidRPr="00004EDE" w:rsidRDefault="00004EDE" w:rsidP="00004EDE">
      <w:pPr>
        <w:rPr>
          <w:rFonts w:asciiTheme="majorBidi" w:hAnsiTheme="majorBidi" w:cstheme="majorBidi"/>
          <w:color w:val="000000" w:themeColor="text1"/>
        </w:rPr>
      </w:pPr>
    </w:p>
    <w:p w14:paraId="09505BBA" w14:textId="77777777" w:rsidR="00004EDE" w:rsidRPr="00004EDE" w:rsidRDefault="00004EDE" w:rsidP="00004EDE">
      <w:pPr>
        <w:rPr>
          <w:rFonts w:asciiTheme="majorBidi" w:hAnsiTheme="majorBidi" w:cstheme="majorBidi"/>
          <w:color w:val="000000" w:themeColor="text1"/>
        </w:rPr>
      </w:pPr>
    </w:p>
    <w:p w14:paraId="14EBC1DF" w14:textId="77777777" w:rsidR="00004EDE" w:rsidRPr="00004EDE" w:rsidRDefault="00004EDE" w:rsidP="00004EDE">
      <w:pPr>
        <w:rPr>
          <w:rFonts w:asciiTheme="majorBidi" w:hAnsiTheme="majorBidi" w:cstheme="majorBidi"/>
          <w:color w:val="000000" w:themeColor="text1"/>
          <w:highlight w:val="yellow"/>
        </w:rPr>
      </w:pPr>
      <w:r w:rsidRPr="00004EDE">
        <w:rPr>
          <w:rFonts w:asciiTheme="majorBidi" w:hAnsiTheme="majorBidi" w:cstheme="majorBidi"/>
          <w:color w:val="000000" w:themeColor="text1"/>
        </w:rPr>
        <w:t xml:space="preserve">Whatever your hand finds to do, do it with all your strength. For there is no work, no planning, nor knowledge, nor wisdom in the grave where you are going (Ecclesiastes, 9:10). </w:t>
      </w:r>
    </w:p>
    <w:p w14:paraId="5041B5AC" w14:textId="77777777" w:rsidR="00004EDE" w:rsidRPr="00004EDE" w:rsidRDefault="00004EDE" w:rsidP="00004EDE">
      <w:pPr>
        <w:rPr>
          <w:rFonts w:asciiTheme="majorBidi" w:hAnsiTheme="majorBidi" w:cstheme="majorBidi"/>
          <w:color w:val="000000" w:themeColor="text1"/>
          <w:highlight w:val="yellow"/>
        </w:rPr>
      </w:pPr>
    </w:p>
    <w:p w14:paraId="47EFF7DC" w14:textId="2ECE8E03"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With regard to the value of the wisdom that the book seeks to teach: The Bible says: “No mention shall be made of coral or of pearls. For the price of wisdom is above [the price of] rubies” (Job, 28:18). In like manner it states: “Wisdom is the principal thing. Therefore, get wisdom, and with all your getting, get understanding [of it]” (Proverbs, 4:7).</w:t>
      </w:r>
    </w:p>
    <w:p w14:paraId="5C048B09" w14:textId="77777777" w:rsidR="00004EDE" w:rsidRPr="00004EDE" w:rsidRDefault="00004EDE" w:rsidP="00004EDE">
      <w:pPr>
        <w:rPr>
          <w:rFonts w:asciiTheme="majorBidi" w:hAnsiTheme="majorBidi" w:cstheme="majorBidi"/>
          <w:color w:val="000000" w:themeColor="text1"/>
        </w:rPr>
      </w:pPr>
    </w:p>
    <w:p w14:paraId="3556C97D" w14:textId="1BB6C531"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 xml:space="preserve">The supreme reality of our time is the vulnerability of the planet. This could be added after the image on </w:t>
      </w:r>
      <w:r w:rsidRPr="00004EDE">
        <w:rPr>
          <w:rFonts w:asciiTheme="majorBidi" w:hAnsiTheme="majorBidi" w:cstheme="majorBidi"/>
          <w:i/>
          <w:iCs/>
          <w:color w:val="000000" w:themeColor="text1"/>
        </w:rPr>
        <w:t>‘Umran</w:t>
      </w:r>
      <w:r w:rsidRPr="00004EDE">
        <w:rPr>
          <w:rFonts w:asciiTheme="majorBidi" w:hAnsiTheme="majorBidi" w:cstheme="majorBidi"/>
          <w:color w:val="000000" w:themeColor="text1"/>
        </w:rPr>
        <w:t>.</w:t>
      </w:r>
    </w:p>
    <w:p w14:paraId="3E1A5569" w14:textId="11216E27" w:rsidR="00004EDE" w:rsidRPr="00004EDE" w:rsidRDefault="00004EDE" w:rsidP="00004EDE">
      <w:pPr>
        <w:rPr>
          <w:rFonts w:asciiTheme="majorBidi" w:hAnsiTheme="majorBidi" w:cstheme="majorBidi"/>
          <w:color w:val="000000" w:themeColor="text1"/>
        </w:rPr>
      </w:pPr>
    </w:p>
    <w:p w14:paraId="134B76B0" w14:textId="77777777"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 xml:space="preserve">William Blake advised the people of the heart: </w:t>
      </w:r>
    </w:p>
    <w:p w14:paraId="5114F3BC" w14:textId="77777777" w:rsidR="00004EDE" w:rsidRPr="00004EDE" w:rsidRDefault="00004EDE" w:rsidP="00004EDE">
      <w:pPr>
        <w:ind w:left="1260"/>
        <w:rPr>
          <w:rFonts w:asciiTheme="majorBidi" w:hAnsiTheme="majorBidi" w:cstheme="majorBidi"/>
          <w:color w:val="000000" w:themeColor="text1"/>
        </w:rPr>
      </w:pPr>
      <w:r w:rsidRPr="00004EDE">
        <w:rPr>
          <w:rFonts w:asciiTheme="majorBidi" w:hAnsiTheme="majorBidi" w:cstheme="majorBidi"/>
          <w:color w:val="000000" w:themeColor="text1"/>
        </w:rPr>
        <w:t>To see the World in a grain of sand,</w:t>
      </w:r>
    </w:p>
    <w:p w14:paraId="2BD75D2C" w14:textId="77777777" w:rsidR="00004EDE" w:rsidRPr="00004EDE" w:rsidRDefault="00004EDE" w:rsidP="00004EDE">
      <w:pPr>
        <w:ind w:left="1260"/>
        <w:rPr>
          <w:rFonts w:asciiTheme="majorBidi" w:hAnsiTheme="majorBidi" w:cstheme="majorBidi"/>
          <w:color w:val="000000" w:themeColor="text1"/>
        </w:rPr>
      </w:pPr>
      <w:r w:rsidRPr="00004EDE">
        <w:rPr>
          <w:rFonts w:asciiTheme="majorBidi" w:hAnsiTheme="majorBidi" w:cstheme="majorBidi"/>
          <w:color w:val="000000" w:themeColor="text1"/>
        </w:rPr>
        <w:t>And a Heaven in a wild flower,</w:t>
      </w:r>
    </w:p>
    <w:p w14:paraId="001E2DB7" w14:textId="77777777" w:rsidR="00004EDE" w:rsidRPr="00004EDE" w:rsidRDefault="00004EDE" w:rsidP="00004EDE">
      <w:pPr>
        <w:ind w:left="1260"/>
        <w:rPr>
          <w:rFonts w:asciiTheme="majorBidi" w:hAnsiTheme="majorBidi" w:cstheme="majorBidi"/>
          <w:color w:val="000000" w:themeColor="text1"/>
        </w:rPr>
      </w:pPr>
      <w:r w:rsidRPr="00004EDE">
        <w:rPr>
          <w:rFonts w:asciiTheme="majorBidi" w:hAnsiTheme="majorBidi" w:cstheme="majorBidi"/>
          <w:color w:val="000000" w:themeColor="text1"/>
        </w:rPr>
        <w:t>Hold Infinity in the palm of your hand,</w:t>
      </w:r>
    </w:p>
    <w:p w14:paraId="20CC78F5" w14:textId="77777777" w:rsidR="00004EDE" w:rsidRPr="00004EDE" w:rsidRDefault="00004EDE" w:rsidP="00004EDE">
      <w:pPr>
        <w:ind w:left="1260"/>
        <w:rPr>
          <w:rFonts w:asciiTheme="majorBidi" w:hAnsiTheme="majorBidi" w:cstheme="majorBidi"/>
          <w:color w:val="000000" w:themeColor="text1"/>
        </w:rPr>
      </w:pPr>
      <w:r w:rsidRPr="00004EDE">
        <w:rPr>
          <w:rFonts w:asciiTheme="majorBidi" w:hAnsiTheme="majorBidi" w:cstheme="majorBidi"/>
          <w:color w:val="000000" w:themeColor="text1"/>
        </w:rPr>
        <w:t xml:space="preserve">And Eternity in an hour. </w:t>
      </w:r>
    </w:p>
    <w:p w14:paraId="5F4920AD" w14:textId="77777777" w:rsidR="00004EDE" w:rsidRPr="00004EDE" w:rsidRDefault="00004EDE" w:rsidP="00004EDE">
      <w:pPr>
        <w:rPr>
          <w:rFonts w:asciiTheme="majorBidi" w:hAnsiTheme="majorBidi" w:cstheme="majorBidi"/>
          <w:color w:val="000000" w:themeColor="text1"/>
        </w:rPr>
      </w:pPr>
    </w:p>
    <w:p w14:paraId="137774A0" w14:textId="77777777"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Great things are done when Men and Mountains meet. (William Blake). NOTE: This could be the two water falls with the bridge: And even greater things happen when Men meet who are Mountains.</w:t>
      </w:r>
    </w:p>
    <w:p w14:paraId="68C1E78D" w14:textId="77777777" w:rsidR="00004EDE" w:rsidRPr="00004EDE" w:rsidRDefault="00004EDE" w:rsidP="00004EDE">
      <w:pPr>
        <w:rPr>
          <w:rFonts w:asciiTheme="majorBidi" w:hAnsiTheme="majorBidi" w:cstheme="majorBidi"/>
          <w:color w:val="000000" w:themeColor="text1"/>
        </w:rPr>
      </w:pPr>
    </w:p>
    <w:p w14:paraId="71DD0CB9" w14:textId="77777777"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This is very appropriate for the proofs of God’s Self-Necessity: William Blake said: “If the doors of perception were cleansed everything would appear to Man as it is: Infinite.”</w:t>
      </w:r>
    </w:p>
    <w:p w14:paraId="483E02C1" w14:textId="77777777" w:rsidR="00004EDE" w:rsidRPr="00004EDE" w:rsidRDefault="00004EDE" w:rsidP="00004EDE">
      <w:pPr>
        <w:rPr>
          <w:rFonts w:asciiTheme="majorBidi" w:hAnsiTheme="majorBidi" w:cstheme="majorBidi"/>
          <w:color w:val="000000" w:themeColor="text1"/>
        </w:rPr>
      </w:pPr>
    </w:p>
    <w:p w14:paraId="1C6EAC2A" w14:textId="30954F15"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A good book is the purest essence of a human soul. (Thomas Carlyle, d. 1881). Possibly with Speaking the Truth with Love.</w:t>
      </w:r>
    </w:p>
    <w:p w14:paraId="5CCF8D8A" w14:textId="77777777" w:rsidR="00004EDE" w:rsidRPr="00004EDE" w:rsidRDefault="00004EDE" w:rsidP="00004EDE">
      <w:pPr>
        <w:rPr>
          <w:rFonts w:asciiTheme="majorBidi" w:hAnsiTheme="majorBidi" w:cstheme="majorBidi"/>
          <w:color w:val="000000" w:themeColor="text1"/>
        </w:rPr>
      </w:pPr>
    </w:p>
    <w:p w14:paraId="3FA6890A" w14:textId="24D1E685"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As idle as a painted ship/ Upon a painted ocean. (Samuel Taylor Colderidge). I am not sure where to put this. But it is a beautiful quotation.</w:t>
      </w:r>
    </w:p>
    <w:p w14:paraId="72E4242A" w14:textId="77777777" w:rsidR="00004EDE" w:rsidRPr="00004EDE" w:rsidRDefault="00004EDE" w:rsidP="00004EDE">
      <w:pPr>
        <w:rPr>
          <w:rFonts w:asciiTheme="majorBidi" w:hAnsiTheme="majorBidi" w:cstheme="majorBidi"/>
          <w:color w:val="000000" w:themeColor="text1"/>
        </w:rPr>
      </w:pPr>
    </w:p>
    <w:p w14:paraId="4B9E3E91" w14:textId="79A8AD89"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 xml:space="preserve">Let your speech be always with grace, seasoned with salt, so that you may know how you ought to answer every man. (Colossians, 4:6). Put with Speaking the Truth with love section. </w:t>
      </w:r>
    </w:p>
    <w:p w14:paraId="10D32B60" w14:textId="77777777" w:rsidR="00004EDE" w:rsidRPr="00004EDE" w:rsidRDefault="00004EDE" w:rsidP="00004EDE">
      <w:pPr>
        <w:rPr>
          <w:rFonts w:asciiTheme="majorBidi" w:hAnsiTheme="majorBidi" w:cstheme="majorBidi"/>
          <w:color w:val="000000" w:themeColor="text1"/>
        </w:rPr>
      </w:pPr>
    </w:p>
    <w:p w14:paraId="70BEA8D3" w14:textId="77777777" w:rsidR="00004EDE" w:rsidRPr="00004EDE" w:rsidRDefault="00004EDE" w:rsidP="00004EDE">
      <w:pPr>
        <w:rPr>
          <w:rFonts w:asciiTheme="majorBidi" w:hAnsiTheme="majorBidi" w:cstheme="majorBidi"/>
          <w:color w:val="000000" w:themeColor="text1"/>
          <w:highlight w:val="yellow"/>
        </w:rPr>
      </w:pPr>
      <w:r w:rsidRPr="00004EDE">
        <w:rPr>
          <w:rFonts w:asciiTheme="majorBidi" w:hAnsiTheme="majorBidi" w:cstheme="majorBidi"/>
          <w:color w:val="000000" w:themeColor="text1"/>
          <w:highlight w:val="yellow"/>
        </w:rPr>
        <w:t>Let all things be done in a fitting way and good order. (1 Corinthians, 14:40).</w:t>
      </w:r>
    </w:p>
    <w:p w14:paraId="38EA38CF" w14:textId="77777777" w:rsidR="00004EDE" w:rsidRPr="00004EDE" w:rsidRDefault="00004EDE" w:rsidP="00004EDE">
      <w:pPr>
        <w:rPr>
          <w:rFonts w:asciiTheme="majorBidi" w:hAnsiTheme="majorBidi" w:cstheme="majorBidi"/>
          <w:color w:val="000000" w:themeColor="text1"/>
          <w:highlight w:val="yellow"/>
        </w:rPr>
      </w:pPr>
    </w:p>
    <w:p w14:paraId="292218CE" w14:textId="77777777" w:rsidR="00004EDE" w:rsidRPr="00004EDE" w:rsidRDefault="00004EDE" w:rsidP="00004EDE">
      <w:pPr>
        <w:rPr>
          <w:rFonts w:asciiTheme="majorBidi" w:hAnsiTheme="majorBidi" w:cstheme="majorBidi"/>
          <w:color w:val="000000" w:themeColor="text1"/>
          <w:highlight w:val="yellow"/>
        </w:rPr>
      </w:pPr>
      <w:r w:rsidRPr="00004EDE">
        <w:rPr>
          <w:rFonts w:asciiTheme="majorBidi" w:hAnsiTheme="majorBidi" w:cstheme="majorBidi"/>
          <w:color w:val="000000" w:themeColor="text1"/>
          <w:highlight w:val="yellow"/>
        </w:rPr>
        <w:t xml:space="preserve">Whatever your hand finds to do, do it with all your strength. For there is no work, no planning, nor knowledge, nor wisdom in the grave where you are going. (Ecclesiastes, 9:10). </w:t>
      </w:r>
    </w:p>
    <w:p w14:paraId="55824948" w14:textId="77777777" w:rsidR="00004EDE" w:rsidRPr="00004EDE" w:rsidRDefault="00004EDE" w:rsidP="00004EDE">
      <w:pPr>
        <w:rPr>
          <w:rFonts w:asciiTheme="majorBidi" w:hAnsiTheme="majorBidi" w:cstheme="majorBidi"/>
          <w:color w:val="000000" w:themeColor="text1"/>
          <w:highlight w:val="yellow"/>
        </w:rPr>
      </w:pPr>
    </w:p>
    <w:p w14:paraId="1033CE88" w14:textId="1C1E67D6"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highlight w:val="yellow"/>
          <w:u w:val="single"/>
        </w:rPr>
        <w:t>Whatever is worth doing at all is worth doing well.</w:t>
      </w:r>
      <w:r w:rsidRPr="00004EDE">
        <w:rPr>
          <w:rFonts w:asciiTheme="majorBidi" w:hAnsiTheme="majorBidi" w:cstheme="majorBidi"/>
          <w:color w:val="000000" w:themeColor="text1"/>
          <w:highlight w:val="yellow"/>
        </w:rPr>
        <w:t xml:space="preserve"> (Philip Chesterfield, d. 1773).</w:t>
      </w:r>
    </w:p>
    <w:p w14:paraId="2E86E3EA" w14:textId="77777777" w:rsidR="00004EDE" w:rsidRPr="00004EDE" w:rsidRDefault="00004EDE" w:rsidP="00004EDE">
      <w:pPr>
        <w:rPr>
          <w:rFonts w:asciiTheme="majorBidi" w:hAnsiTheme="majorBidi" w:cstheme="majorBidi"/>
          <w:color w:val="000000" w:themeColor="text1"/>
        </w:rPr>
      </w:pPr>
    </w:p>
    <w:p w14:paraId="07E25DCE" w14:textId="7F12C573" w:rsidR="00004EDE" w:rsidRPr="00004ED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rPr>
        <w:t>We are stripped bare by the curse of plenty. (William Churchill, d. 1965s).</w:t>
      </w:r>
    </w:p>
    <w:p w14:paraId="12355A7E" w14:textId="77777777" w:rsidR="00004EDE" w:rsidRPr="00004EDE" w:rsidRDefault="00004EDE" w:rsidP="00004EDE">
      <w:pPr>
        <w:rPr>
          <w:rFonts w:asciiTheme="majorBidi" w:hAnsiTheme="majorBidi" w:cstheme="majorBidi"/>
          <w:color w:val="000000" w:themeColor="text1"/>
        </w:rPr>
      </w:pPr>
    </w:p>
    <w:p w14:paraId="79CCC1E3" w14:textId="0E0338E2" w:rsidR="00004EDE" w:rsidRPr="00DC4C6E" w:rsidRDefault="00004EDE" w:rsidP="00004EDE">
      <w:pPr>
        <w:rPr>
          <w:rFonts w:asciiTheme="majorBidi" w:hAnsiTheme="majorBidi" w:cstheme="majorBidi"/>
          <w:color w:val="000000" w:themeColor="text1"/>
        </w:rPr>
      </w:pPr>
      <w:r w:rsidRPr="00004EDE">
        <w:rPr>
          <w:rFonts w:asciiTheme="majorBidi" w:hAnsiTheme="majorBidi" w:cstheme="majorBidi"/>
          <w:color w:val="000000" w:themeColor="text1"/>
          <w:highlight w:val="yellow"/>
        </w:rPr>
        <w:t>To everything there is a season and a time for every purpose under heaven. (Ecclesiastes, 3:1).</w:t>
      </w:r>
    </w:p>
    <w:p w14:paraId="3F3711EF" w14:textId="77777777" w:rsidR="00004EDE" w:rsidRPr="00DC4C6E" w:rsidRDefault="00004EDE" w:rsidP="00004EDE">
      <w:pPr>
        <w:rPr>
          <w:rFonts w:asciiTheme="majorBidi" w:hAnsiTheme="majorBidi" w:cstheme="majorBidi"/>
          <w:color w:val="000000" w:themeColor="text1"/>
        </w:rPr>
      </w:pPr>
    </w:p>
    <w:p w14:paraId="2BCE3DF8" w14:textId="74322724" w:rsidR="00004EDE" w:rsidRPr="00DC4C6E" w:rsidRDefault="00004EDE" w:rsidP="00004EDE">
      <w:pPr>
        <w:rPr>
          <w:rFonts w:asciiTheme="majorBidi" w:hAnsiTheme="majorBidi" w:cstheme="majorBidi"/>
          <w:color w:val="000000" w:themeColor="text1"/>
        </w:rPr>
      </w:pPr>
      <w:r w:rsidRPr="00DC4C6E">
        <w:rPr>
          <w:rFonts w:asciiTheme="majorBidi" w:hAnsiTheme="majorBidi" w:cstheme="majorBidi"/>
          <w:color w:val="000000" w:themeColor="text1"/>
        </w:rPr>
        <w:t>Hypocrisy is the homage paid by vice to virtue. (François Duc de la Rochefoucauld, d. 1680).</w:t>
      </w:r>
    </w:p>
    <w:p w14:paraId="222C1B40" w14:textId="77777777" w:rsidR="00004EDE" w:rsidRPr="00DC4C6E" w:rsidRDefault="00004EDE" w:rsidP="00004EDE">
      <w:pPr>
        <w:rPr>
          <w:rFonts w:asciiTheme="majorBidi" w:hAnsiTheme="majorBidi" w:cstheme="majorBidi"/>
          <w:color w:val="000000" w:themeColor="text1"/>
        </w:rPr>
      </w:pPr>
    </w:p>
    <w:p w14:paraId="36C7E46B" w14:textId="20ED5C58" w:rsidR="00004EDE" w:rsidRPr="00DC4C6E" w:rsidRDefault="00004EDE" w:rsidP="00004EDE">
      <w:pPr>
        <w:rPr>
          <w:rFonts w:asciiTheme="majorBidi" w:hAnsiTheme="majorBidi" w:cstheme="majorBidi"/>
          <w:color w:val="000000" w:themeColor="text1"/>
        </w:rPr>
      </w:pPr>
      <w:r w:rsidRPr="00DC4C6E">
        <w:rPr>
          <w:rFonts w:asciiTheme="majorBidi" w:hAnsiTheme="majorBidi" w:cstheme="majorBidi"/>
          <w:color w:val="000000" w:themeColor="text1"/>
        </w:rPr>
        <w:t>A proverb is much meaning decorated by few words.</w:t>
      </w:r>
    </w:p>
    <w:p w14:paraId="3AFEB26D" w14:textId="77777777" w:rsidR="00004EDE" w:rsidRDefault="00004EDE" w:rsidP="00004EDE">
      <w:pPr>
        <w:rPr>
          <w:rFonts w:asciiTheme="majorBidi" w:hAnsiTheme="majorBidi" w:cstheme="majorBidi"/>
          <w:color w:val="000000" w:themeColor="text1"/>
        </w:rPr>
      </w:pPr>
    </w:p>
    <w:p w14:paraId="2D929BBD" w14:textId="33BED503" w:rsidR="00004EDE" w:rsidRPr="00DC4C6E" w:rsidRDefault="00004EDE" w:rsidP="00004EDE">
      <w:pPr>
        <w:rPr>
          <w:rFonts w:asciiTheme="majorBidi" w:hAnsiTheme="majorBidi" w:cstheme="majorBidi"/>
          <w:color w:val="000000" w:themeColor="text1"/>
        </w:rPr>
      </w:pPr>
      <w:r w:rsidRPr="00DC4C6E">
        <w:rPr>
          <w:rFonts w:asciiTheme="majorBidi" w:hAnsiTheme="majorBidi" w:cstheme="majorBidi"/>
          <w:color w:val="000000" w:themeColor="text1"/>
        </w:rPr>
        <w:t>A proverb is one Man’s wit and all Men’s wisdom. A proverb is one Man’s insight but all Men’s wisdom.</w:t>
      </w:r>
    </w:p>
    <w:p w14:paraId="6C6D6458" w14:textId="77777777" w:rsidR="00004EDE" w:rsidRPr="009024CE" w:rsidRDefault="00004EDE" w:rsidP="00004EDE">
      <w:pPr>
        <w:rPr>
          <w:color w:val="000000" w:themeColor="text1"/>
          <w:sz w:val="28"/>
          <w:szCs w:val="28"/>
        </w:rPr>
      </w:pPr>
    </w:p>
    <w:p w14:paraId="3BAF7722" w14:textId="77777777" w:rsidR="00004EDE" w:rsidRPr="009024CE" w:rsidRDefault="00004EDE" w:rsidP="00004EDE"/>
    <w:p w14:paraId="557A343C" w14:textId="77777777" w:rsidR="00004EDE" w:rsidRPr="009024CE" w:rsidRDefault="00004EDE" w:rsidP="00004EDE">
      <w:pPr>
        <w:rPr>
          <w:rFonts w:ascii="Times" w:hAnsi="Times" w:cstheme="minorHAnsi"/>
        </w:rPr>
      </w:pPr>
    </w:p>
    <w:p w14:paraId="4C32B651" w14:textId="77777777" w:rsidR="00004EDE" w:rsidRDefault="00004EDE" w:rsidP="00004EDE">
      <w:pPr>
        <w:rPr>
          <w:rFonts w:eastAsiaTheme="minorHAnsi"/>
          <w:i/>
          <w:iCs/>
        </w:rPr>
      </w:pPr>
    </w:p>
    <w:p w14:paraId="50891711" w14:textId="77777777" w:rsidR="00004EDE" w:rsidRDefault="00004EDE" w:rsidP="00004EDE">
      <w:pPr>
        <w:rPr>
          <w:rFonts w:eastAsiaTheme="minorHAnsi"/>
        </w:rPr>
      </w:pPr>
    </w:p>
    <w:p w14:paraId="3646D89E" w14:textId="77777777" w:rsidR="00004EDE" w:rsidRPr="00B16600" w:rsidRDefault="00004EDE" w:rsidP="00004EDE">
      <w:pPr>
        <w:rPr>
          <w:rFonts w:eastAsiaTheme="minorHAnsi"/>
        </w:rPr>
      </w:pPr>
    </w:p>
    <w:p w14:paraId="56F0FF63" w14:textId="77777777" w:rsidR="00004EDE" w:rsidRPr="00B16600" w:rsidRDefault="00004EDE" w:rsidP="00004EDE">
      <w:pPr>
        <w:rPr>
          <w:rFonts w:eastAsiaTheme="minorHAnsi"/>
        </w:rPr>
      </w:pPr>
    </w:p>
    <w:p w14:paraId="76825892" w14:textId="77777777" w:rsidR="00004EDE" w:rsidRPr="00B16600" w:rsidRDefault="00004EDE" w:rsidP="00004EDE">
      <w:pPr>
        <w:rPr>
          <w:rFonts w:eastAsiaTheme="majorEastAsia"/>
        </w:rPr>
      </w:pPr>
    </w:p>
    <w:p w14:paraId="018CD08E" w14:textId="77777777" w:rsidR="00004EDE" w:rsidRDefault="00004EDE" w:rsidP="00004EDE">
      <w:pPr>
        <w:rPr>
          <w:sz w:val="28"/>
          <w:szCs w:val="28"/>
        </w:rPr>
      </w:pPr>
    </w:p>
    <w:p w14:paraId="12298046" w14:textId="77777777" w:rsidR="00004EDE" w:rsidRPr="00E578AC" w:rsidRDefault="00004EDE" w:rsidP="00004EDE">
      <w:pPr>
        <w:textAlignment w:val="baseline"/>
        <w:rPr>
          <w:rFonts w:ascii="Arial" w:hAnsi="Arial" w:cs="Arial"/>
          <w:b/>
          <w:bCs/>
          <w:color w:val="000000"/>
          <w:sz w:val="22"/>
          <w:szCs w:val="22"/>
        </w:rPr>
      </w:pPr>
    </w:p>
    <w:p w14:paraId="5D2AC91B" w14:textId="77777777" w:rsidR="00004EDE" w:rsidRDefault="00004EDE" w:rsidP="00004EDE"/>
    <w:p w14:paraId="4D7207AF" w14:textId="77777777" w:rsidR="00004EDE" w:rsidRDefault="00004EDE" w:rsidP="00004EDE"/>
    <w:p w14:paraId="08A39885" w14:textId="77777777" w:rsidR="00122D62" w:rsidRDefault="00122D62" w:rsidP="00122D62"/>
    <w:p w14:paraId="4570B419" w14:textId="77777777" w:rsidR="00122D62" w:rsidRPr="00122D62" w:rsidRDefault="00122D62" w:rsidP="00122D62"/>
    <w:p w14:paraId="7308F5D1" w14:textId="7C1F6E99" w:rsidR="00025A11" w:rsidRDefault="00025A11" w:rsidP="00870208">
      <w:pPr>
        <w:rPr>
          <w:rFonts w:asciiTheme="majorBidi" w:hAnsiTheme="majorBidi" w:cstheme="majorBidi"/>
          <w:color w:val="000000" w:themeColor="text1"/>
        </w:rPr>
      </w:pPr>
    </w:p>
    <w:p w14:paraId="313F6F78" w14:textId="37CA019E" w:rsidR="00D77336" w:rsidRDefault="00D77336" w:rsidP="00E86172">
      <w:pPr>
        <w:rPr>
          <w:rFonts w:asciiTheme="majorBidi" w:hAnsiTheme="majorBidi" w:cstheme="majorBidi"/>
          <w:color w:val="000000" w:themeColor="text1"/>
        </w:rPr>
      </w:pPr>
    </w:p>
    <w:p w14:paraId="673B2A81" w14:textId="77777777" w:rsidR="00E978AD" w:rsidRDefault="00E978AD" w:rsidP="00E86172"/>
    <w:p w14:paraId="1ECC172B" w14:textId="77777777" w:rsidR="00474781" w:rsidRDefault="00474781" w:rsidP="00E86172"/>
    <w:p w14:paraId="4E3D3F6C" w14:textId="77777777" w:rsidR="00474781" w:rsidRDefault="00474781" w:rsidP="00E86172"/>
    <w:p w14:paraId="6DF53F42" w14:textId="77777777" w:rsidR="00474781" w:rsidRDefault="00474781" w:rsidP="00E86172"/>
    <w:p w14:paraId="3A76EDB0" w14:textId="77777777" w:rsidR="00474781" w:rsidRDefault="00474781" w:rsidP="00E86172"/>
    <w:p w14:paraId="51B533EA" w14:textId="77777777" w:rsidR="00474781" w:rsidRDefault="00474781" w:rsidP="00E86172"/>
    <w:p w14:paraId="12D5E82A" w14:textId="77777777" w:rsidR="00474781" w:rsidRDefault="00474781" w:rsidP="00E86172"/>
    <w:p w14:paraId="1029B58B" w14:textId="77777777" w:rsidR="00474781" w:rsidRDefault="00474781" w:rsidP="00E86172"/>
    <w:p w14:paraId="766E4E44" w14:textId="77777777" w:rsidR="00474781" w:rsidRDefault="00474781" w:rsidP="00E86172"/>
    <w:p w14:paraId="2B91E0C5" w14:textId="77777777" w:rsidR="00474781" w:rsidRDefault="00474781" w:rsidP="00E86172"/>
    <w:p w14:paraId="46A162B6" w14:textId="77777777" w:rsidR="00474781" w:rsidRDefault="00474781" w:rsidP="00E86172"/>
    <w:p w14:paraId="23CDF06E" w14:textId="77777777" w:rsidR="00474781" w:rsidRDefault="00474781" w:rsidP="00E86172"/>
    <w:p w14:paraId="03D1D7FD" w14:textId="77777777" w:rsidR="00474781" w:rsidRDefault="00474781" w:rsidP="00E86172"/>
    <w:p w14:paraId="53F62363" w14:textId="77777777" w:rsidR="00474781" w:rsidRDefault="00474781" w:rsidP="00E86172"/>
    <w:p w14:paraId="51E517A7" w14:textId="77777777" w:rsidR="00474781" w:rsidRDefault="00474781" w:rsidP="00E86172"/>
    <w:p w14:paraId="30AEC85F" w14:textId="77777777" w:rsidR="00474781" w:rsidRDefault="00474781" w:rsidP="00E86172"/>
    <w:p w14:paraId="690E2C75" w14:textId="77777777" w:rsidR="00474781" w:rsidRDefault="00474781" w:rsidP="00E86172"/>
    <w:p w14:paraId="1EF3D79B" w14:textId="77777777" w:rsidR="00474781" w:rsidRDefault="00474781" w:rsidP="00E86172"/>
    <w:p w14:paraId="0B8316F1" w14:textId="77777777" w:rsidR="00474781" w:rsidRDefault="00474781" w:rsidP="00E86172"/>
    <w:p w14:paraId="75B23472" w14:textId="77777777" w:rsidR="00474781" w:rsidRDefault="00474781" w:rsidP="00E86172"/>
    <w:p w14:paraId="2F9EE9AB" w14:textId="77777777" w:rsidR="00474781" w:rsidRDefault="00474781" w:rsidP="00E86172"/>
    <w:p w14:paraId="3A8139D3" w14:textId="77777777" w:rsidR="00474781" w:rsidRDefault="00474781" w:rsidP="00E86172"/>
    <w:p w14:paraId="716E4EC5" w14:textId="77777777" w:rsidR="00474781" w:rsidRDefault="00474781" w:rsidP="00E86172"/>
    <w:p w14:paraId="7A18EB7C" w14:textId="77777777" w:rsidR="00474781" w:rsidRDefault="00474781" w:rsidP="00E86172"/>
    <w:p w14:paraId="3AAC503A" w14:textId="77777777" w:rsidR="00474781" w:rsidRDefault="00474781" w:rsidP="00E86172"/>
    <w:p w14:paraId="1EA8797F" w14:textId="77777777" w:rsidR="00474781" w:rsidRDefault="00474781" w:rsidP="00E86172"/>
    <w:p w14:paraId="6A089AAA" w14:textId="77777777" w:rsidR="00474781" w:rsidRDefault="00474781" w:rsidP="00E86172"/>
    <w:p w14:paraId="2D1EDEDA" w14:textId="77777777" w:rsidR="00474781" w:rsidRDefault="00474781" w:rsidP="00E86172"/>
    <w:p w14:paraId="1532CD0C" w14:textId="77777777" w:rsidR="00474781" w:rsidRDefault="00474781" w:rsidP="00E86172"/>
    <w:p w14:paraId="32C895E9" w14:textId="77777777" w:rsidR="00474781" w:rsidRDefault="00474781" w:rsidP="00E86172"/>
    <w:p w14:paraId="321E2295" w14:textId="77777777" w:rsidR="00474781" w:rsidRDefault="00474781" w:rsidP="00E86172"/>
    <w:p w14:paraId="267B45FE" w14:textId="77777777" w:rsidR="00474781" w:rsidRDefault="00474781" w:rsidP="00E86172"/>
    <w:p w14:paraId="3B4084A9" w14:textId="77777777" w:rsidR="00474781" w:rsidRDefault="00474781" w:rsidP="00E86172"/>
    <w:p w14:paraId="46368709" w14:textId="77777777" w:rsidR="00474781" w:rsidRDefault="00474781" w:rsidP="00E86172"/>
    <w:p w14:paraId="2903EA4A" w14:textId="77777777" w:rsidR="00474781" w:rsidRDefault="00474781" w:rsidP="00E86172"/>
    <w:p w14:paraId="2D07C3A0" w14:textId="77777777" w:rsidR="00474781" w:rsidRDefault="00474781" w:rsidP="00E86172"/>
    <w:p w14:paraId="7D8CCA18" w14:textId="77777777" w:rsidR="00474781" w:rsidRDefault="00474781" w:rsidP="00E86172"/>
    <w:p w14:paraId="2203BB04" w14:textId="77777777" w:rsidR="00474781" w:rsidRDefault="00474781" w:rsidP="00E86172"/>
    <w:p w14:paraId="67E1963D" w14:textId="77777777" w:rsidR="00474781" w:rsidRDefault="00474781" w:rsidP="00E86172"/>
    <w:p w14:paraId="3BE87A2E" w14:textId="77777777" w:rsidR="00474781" w:rsidRDefault="00474781" w:rsidP="00E86172"/>
    <w:p w14:paraId="119D1D14" w14:textId="77777777" w:rsidR="00474781" w:rsidRDefault="00474781" w:rsidP="5827BCA0">
      <w:pPr>
        <w:pStyle w:val="FootnoteText"/>
        <w:rPr>
          <w:color w:val="202122"/>
        </w:rPr>
      </w:pPr>
    </w:p>
    <w:p w14:paraId="3AF0CF7B" w14:textId="77777777" w:rsidR="00474781" w:rsidRDefault="00474781" w:rsidP="00E86172"/>
    <w:p w14:paraId="18369655" w14:textId="77777777" w:rsidR="00474781" w:rsidRDefault="00474781" w:rsidP="00E86172"/>
    <w:p w14:paraId="7EA02A0C" w14:textId="77777777" w:rsidR="00474781" w:rsidRPr="00B16600" w:rsidRDefault="00474781" w:rsidP="00E86172"/>
    <w:p w14:paraId="4FCD4B5E" w14:textId="63DA9710" w:rsidR="00E86172" w:rsidRDefault="00E86172" w:rsidP="00E978AD">
      <w:pPr>
        <w:rPr>
          <w:rFonts w:asciiTheme="majorBidi" w:hAnsiTheme="majorBidi" w:cstheme="majorBidi"/>
        </w:rPr>
      </w:pPr>
    </w:p>
    <w:p w14:paraId="11D12CBE" w14:textId="77777777" w:rsidR="00E86172" w:rsidRPr="009D6515" w:rsidRDefault="00E86172" w:rsidP="00E86172">
      <w:pPr>
        <w:jc w:val="center"/>
        <w:rPr>
          <w:rFonts w:asciiTheme="majorBidi" w:hAnsiTheme="majorBidi" w:cstheme="majorBidi"/>
        </w:rPr>
      </w:pPr>
      <w:r w:rsidRPr="009D6515">
        <w:rPr>
          <w:rFonts w:asciiTheme="majorBidi" w:eastAsia="Sakkal Majalla,Arial" w:hAnsiTheme="majorBidi" w:cstheme="majorBidi"/>
          <w:color w:val="222222"/>
          <w:rtl/>
        </w:rPr>
        <w:t>بسم الله الرحمن الرحيم</w:t>
      </w:r>
    </w:p>
    <w:p w14:paraId="20AE3577" w14:textId="77777777" w:rsidR="00E86172" w:rsidRPr="00136D63" w:rsidRDefault="00E86172" w:rsidP="00E86172">
      <w:pPr>
        <w:jc w:val="center"/>
      </w:pPr>
      <w:r w:rsidRPr="009D6515">
        <w:rPr>
          <w:rFonts w:asciiTheme="majorBidi" w:eastAsia="Sakkal Majalla,Arial" w:hAnsiTheme="majorBidi" w:cstheme="majorBidi"/>
          <w:color w:val="222222"/>
          <w:rtl/>
        </w:rPr>
        <w:t>وصلى الله على سيدنا محمد وعلى آله وصحبه وسلم</w:t>
      </w:r>
    </w:p>
    <w:p w14:paraId="5645D1CC" w14:textId="77777777" w:rsidR="00E86172" w:rsidRPr="009D6515" w:rsidRDefault="00E86172" w:rsidP="00E86172">
      <w:pPr>
        <w:jc w:val="center"/>
      </w:pPr>
      <w:r w:rsidRPr="009D6515">
        <w:rPr>
          <w:rFonts w:eastAsiaTheme="majorEastAsia" w:cstheme="majorBidi"/>
        </w:rPr>
        <w:t>In the name of God, the All-</w:t>
      </w:r>
      <w:r>
        <w:rPr>
          <w:rFonts w:eastAsiaTheme="majorEastAsia" w:cstheme="majorBidi"/>
        </w:rPr>
        <w:t>Merciful</w:t>
      </w:r>
      <w:r w:rsidRPr="009D6515">
        <w:rPr>
          <w:rFonts w:eastAsiaTheme="majorEastAsia" w:cstheme="majorBidi"/>
        </w:rPr>
        <w:t xml:space="preserve">, </w:t>
      </w:r>
      <w:r>
        <w:rPr>
          <w:rFonts w:eastAsiaTheme="majorEastAsia" w:cstheme="majorBidi"/>
        </w:rPr>
        <w:t>the Ever</w:t>
      </w:r>
      <w:r w:rsidRPr="009D6515">
        <w:rPr>
          <w:rFonts w:eastAsiaTheme="majorEastAsia" w:cstheme="majorBidi"/>
        </w:rPr>
        <w:t>-Merciful</w:t>
      </w:r>
      <w:r>
        <w:rPr>
          <w:rFonts w:eastAsiaTheme="majorEastAsia" w:cstheme="majorBidi"/>
        </w:rPr>
        <w:t>.</w:t>
      </w:r>
    </w:p>
    <w:p w14:paraId="4F8E6875" w14:textId="77777777" w:rsidR="00E86172" w:rsidRPr="009D6515" w:rsidRDefault="00E86172" w:rsidP="00E86172">
      <w:pPr>
        <w:jc w:val="center"/>
        <w:rPr>
          <w:rFonts w:eastAsiaTheme="majorEastAsia" w:cstheme="majorBidi"/>
        </w:rPr>
      </w:pPr>
      <w:r w:rsidRPr="009D6515">
        <w:rPr>
          <w:rFonts w:eastAsiaTheme="majorEastAsia" w:cstheme="majorBidi"/>
        </w:rPr>
        <w:t xml:space="preserve">God extol our </w:t>
      </w:r>
      <w:r>
        <w:rPr>
          <w:rFonts w:eastAsiaTheme="majorEastAsia" w:cstheme="majorBidi"/>
        </w:rPr>
        <w:t>noble</w:t>
      </w:r>
      <w:r w:rsidRPr="009D6515">
        <w:rPr>
          <w:rFonts w:eastAsiaTheme="majorEastAsia" w:cstheme="majorBidi"/>
        </w:rPr>
        <w:t xml:space="preserve"> </w:t>
      </w:r>
      <w:r>
        <w:rPr>
          <w:rFonts w:eastAsiaTheme="majorEastAsia" w:cstheme="majorBidi"/>
        </w:rPr>
        <w:t>M</w:t>
      </w:r>
      <w:r w:rsidRPr="009D6515">
        <w:rPr>
          <w:rFonts w:eastAsiaTheme="majorEastAsia" w:cstheme="majorBidi"/>
        </w:rPr>
        <w:t>aster, Mu</w:t>
      </w:r>
      <w:r w:rsidRPr="009D6515">
        <w:rPr>
          <w:rFonts w:eastAsia="Calibri Light" w:cs="Calibri Light"/>
        </w:rPr>
        <w:t>ḥ</w:t>
      </w:r>
      <w:r w:rsidRPr="009D6515">
        <w:rPr>
          <w:rFonts w:eastAsiaTheme="majorEastAsia" w:cstheme="majorBidi"/>
        </w:rPr>
        <w:t xml:space="preserve">ammad, his </w:t>
      </w:r>
      <w:r>
        <w:rPr>
          <w:rFonts w:eastAsiaTheme="majorEastAsia" w:cstheme="majorBidi"/>
        </w:rPr>
        <w:t>Intimate Associates</w:t>
      </w:r>
      <w:r w:rsidRPr="009D6515">
        <w:rPr>
          <w:rFonts w:eastAsiaTheme="majorEastAsia" w:cstheme="majorBidi"/>
        </w:rPr>
        <w:t>, and his Companions</w:t>
      </w:r>
      <w:r>
        <w:rPr>
          <w:rFonts w:eastAsiaTheme="majorEastAsia" w:cstheme="majorBidi"/>
        </w:rPr>
        <w:t>,</w:t>
      </w:r>
      <w:r w:rsidRPr="009D6515">
        <w:rPr>
          <w:rFonts w:eastAsiaTheme="majorEastAsia" w:cstheme="majorBidi"/>
        </w:rPr>
        <w:t xml:space="preserve"> encompass</w:t>
      </w:r>
      <w:r>
        <w:rPr>
          <w:rFonts w:eastAsiaTheme="majorEastAsia" w:cstheme="majorBidi"/>
        </w:rPr>
        <w:t>ing</w:t>
      </w:r>
      <w:r w:rsidRPr="009D6515">
        <w:rPr>
          <w:rFonts w:eastAsiaTheme="majorEastAsia" w:cstheme="majorBidi"/>
        </w:rPr>
        <w:t xml:space="preserve"> them in perfect peace.</w:t>
      </w:r>
    </w:p>
    <w:p w14:paraId="254A392E" w14:textId="77777777" w:rsidR="00E86172" w:rsidRPr="009D6515" w:rsidRDefault="00E86172" w:rsidP="00E86172">
      <w:pPr>
        <w:rPr>
          <w:rFonts w:eastAsiaTheme="majorEastAsia"/>
        </w:rPr>
      </w:pPr>
    </w:p>
    <w:p w14:paraId="2B806A09" w14:textId="77777777" w:rsidR="00E86172" w:rsidRDefault="00E86172" w:rsidP="00E86172">
      <w:pPr>
        <w:rPr>
          <w:rFonts w:eastAsiaTheme="majorEastAsia"/>
        </w:rPr>
      </w:pPr>
    </w:p>
    <w:p w14:paraId="5B8198BD" w14:textId="77777777" w:rsidR="00BF50E8" w:rsidRDefault="00BF50E8" w:rsidP="00E86172">
      <w:pPr>
        <w:pStyle w:val="Heading1"/>
        <w:jc w:val="center"/>
        <w:rPr>
          <w:rFonts w:asciiTheme="majorBidi" w:hAnsiTheme="majorBidi" w:cstheme="majorBidi"/>
          <w:b/>
          <w:bCs/>
        </w:rPr>
      </w:pPr>
      <w:bookmarkStart w:id="196" w:name="_Toc188509232"/>
    </w:p>
    <w:p w14:paraId="03281917" w14:textId="77777777" w:rsidR="00BF50E8" w:rsidRDefault="00BF50E8" w:rsidP="00E86172">
      <w:pPr>
        <w:pStyle w:val="Heading1"/>
        <w:jc w:val="center"/>
        <w:rPr>
          <w:rFonts w:asciiTheme="majorBidi" w:hAnsiTheme="majorBidi" w:cstheme="majorBidi"/>
          <w:b/>
          <w:bCs/>
        </w:rPr>
      </w:pPr>
    </w:p>
    <w:p w14:paraId="7870AA51" w14:textId="15CD61A8" w:rsidR="00E86172" w:rsidRPr="00B16600" w:rsidRDefault="00E86172" w:rsidP="00E86172">
      <w:pPr>
        <w:pStyle w:val="Heading1"/>
        <w:jc w:val="center"/>
        <w:rPr>
          <w:rFonts w:asciiTheme="majorBidi" w:hAnsiTheme="majorBidi" w:cstheme="majorBidi"/>
          <w:b/>
          <w:bCs/>
        </w:rPr>
      </w:pPr>
      <w:bookmarkStart w:id="197" w:name="_Toc192407474"/>
      <w:r w:rsidRPr="00B16600">
        <w:rPr>
          <w:rFonts w:asciiTheme="majorBidi" w:hAnsiTheme="majorBidi" w:cstheme="majorBidi"/>
          <w:b/>
          <w:bCs/>
        </w:rPr>
        <w:t>First Teaching of the Last Message:</w:t>
      </w:r>
      <w:bookmarkEnd w:id="196"/>
      <w:bookmarkEnd w:id="197"/>
    </w:p>
    <w:p w14:paraId="1542D778" w14:textId="77777777" w:rsidR="00E86172" w:rsidRDefault="00E86172" w:rsidP="00E86172">
      <w:pPr>
        <w:pStyle w:val="Heading1"/>
        <w:spacing w:before="0" w:after="0"/>
        <w:jc w:val="center"/>
        <w:rPr>
          <w:rFonts w:asciiTheme="majorBidi" w:hAnsiTheme="majorBidi" w:cstheme="majorBidi"/>
          <w:b/>
          <w:bCs/>
        </w:rPr>
      </w:pPr>
      <w:bookmarkStart w:id="198" w:name="_Toc188509233"/>
      <w:bookmarkStart w:id="199" w:name="_Toc192407475"/>
      <w:r w:rsidRPr="00B16600">
        <w:rPr>
          <w:rFonts w:asciiTheme="majorBidi" w:hAnsiTheme="majorBidi" w:cstheme="majorBidi"/>
          <w:b/>
          <w:bCs/>
        </w:rPr>
        <w:t>The Divine Science &amp; Its Six Pillars</w:t>
      </w:r>
      <w:bookmarkEnd w:id="198"/>
      <w:bookmarkEnd w:id="199"/>
    </w:p>
    <w:p w14:paraId="4050DB9A" w14:textId="77777777" w:rsidR="00E86172" w:rsidRDefault="00E86172" w:rsidP="00E86172">
      <w:pPr>
        <w:rPr>
          <w:rFonts w:eastAsiaTheme="majorEastAsia"/>
        </w:rPr>
      </w:pPr>
    </w:p>
    <w:p w14:paraId="790587F2" w14:textId="77777777" w:rsidR="00E86172" w:rsidRDefault="00E86172" w:rsidP="00E86172">
      <w:pPr>
        <w:rPr>
          <w:rFonts w:eastAsiaTheme="majorEastAsia"/>
        </w:rPr>
      </w:pPr>
    </w:p>
    <w:p w14:paraId="643D496C" w14:textId="77777777" w:rsidR="00E86172" w:rsidRDefault="00E86172" w:rsidP="00E86172">
      <w:pPr>
        <w:rPr>
          <w:rFonts w:eastAsiaTheme="majorEastAsia"/>
        </w:rPr>
      </w:pPr>
    </w:p>
    <w:p w14:paraId="1E368D7A" w14:textId="5ECDE6FF" w:rsidR="00E86172" w:rsidRDefault="00EB1033" w:rsidP="00EB1033">
      <w:pPr>
        <w:jc w:val="center"/>
        <w:rPr>
          <w:rFonts w:eastAsiaTheme="majorEastAsia"/>
        </w:rPr>
      </w:pPr>
      <w:r>
        <w:rPr>
          <w:rFonts w:eastAsiaTheme="majorEastAsia"/>
        </w:rPr>
        <w:t>Umar F. Abd-Allah Wymann-Landgraf</w:t>
      </w:r>
    </w:p>
    <w:p w14:paraId="72D45E90" w14:textId="77777777" w:rsidR="001B6BAA" w:rsidRDefault="001B6BAA" w:rsidP="001B6BAA">
      <w:bookmarkStart w:id="200" w:name="_Toc188509234"/>
    </w:p>
    <w:p w14:paraId="2DDA5F8B" w14:textId="77777777" w:rsidR="001B6BAA" w:rsidRDefault="001B6BAA" w:rsidP="001B6BAA"/>
    <w:p w14:paraId="102BDD22" w14:textId="77777777" w:rsidR="001B6BAA" w:rsidRDefault="001B6BAA" w:rsidP="001B6BAA"/>
    <w:p w14:paraId="0C72F9C9" w14:textId="77777777" w:rsidR="001B6BAA" w:rsidRDefault="001B6BAA" w:rsidP="001B6BAA"/>
    <w:p w14:paraId="45535508" w14:textId="77777777" w:rsidR="001B6BAA" w:rsidRPr="001B6BAA" w:rsidRDefault="001B6BAA" w:rsidP="001B6BAA"/>
    <w:p w14:paraId="2DDE419C" w14:textId="7D6CD28C" w:rsidR="00E86172" w:rsidRPr="00B16600" w:rsidRDefault="00E86172" w:rsidP="00E86172">
      <w:pPr>
        <w:pStyle w:val="Heading1"/>
        <w:jc w:val="center"/>
        <w:rPr>
          <w:rFonts w:asciiTheme="majorBidi" w:hAnsiTheme="majorBidi" w:cstheme="majorBidi"/>
          <w:b/>
          <w:bCs/>
          <w:i/>
          <w:iCs/>
        </w:rPr>
      </w:pPr>
      <w:bookmarkStart w:id="201" w:name="_Toc192407476"/>
      <w:r w:rsidRPr="00B16600">
        <w:rPr>
          <w:rFonts w:asciiTheme="majorBidi" w:hAnsiTheme="majorBidi" w:cstheme="majorBidi"/>
          <w:b/>
          <w:bCs/>
          <w:i/>
          <w:iCs/>
        </w:rPr>
        <w:t>Volume One:</w:t>
      </w:r>
      <w:bookmarkEnd w:id="200"/>
      <w:bookmarkEnd w:id="201"/>
    </w:p>
    <w:p w14:paraId="2000365D" w14:textId="31C5905D" w:rsidR="00E86172" w:rsidRPr="009A376F" w:rsidRDefault="00E86172" w:rsidP="009A376F">
      <w:pPr>
        <w:pStyle w:val="Heading1"/>
        <w:spacing w:before="0" w:after="0"/>
        <w:jc w:val="center"/>
        <w:rPr>
          <w:rFonts w:asciiTheme="majorBidi" w:hAnsiTheme="majorBidi" w:cstheme="majorBidi"/>
          <w:b/>
          <w:bCs/>
        </w:rPr>
      </w:pPr>
      <w:bookmarkStart w:id="202" w:name="_Toc188509235"/>
      <w:bookmarkStart w:id="203" w:name="_Toc192407477"/>
      <w:r w:rsidRPr="00B16600">
        <w:rPr>
          <w:rFonts w:asciiTheme="majorBidi" w:hAnsiTheme="majorBidi" w:cstheme="majorBidi"/>
          <w:b/>
          <w:bCs/>
          <w:i/>
          <w:iCs/>
        </w:rPr>
        <w:t>Speaking the Truth with Love</w:t>
      </w:r>
      <w:bookmarkEnd w:id="202"/>
      <w:bookmarkEnd w:id="203"/>
    </w:p>
    <w:p w14:paraId="43326168" w14:textId="77777777" w:rsidR="00E86172" w:rsidRDefault="00E86172" w:rsidP="00E86172">
      <w:pPr>
        <w:rPr>
          <w:rFonts w:eastAsiaTheme="majorEastAsia"/>
        </w:rPr>
      </w:pPr>
    </w:p>
    <w:p w14:paraId="7ECFA187" w14:textId="77777777" w:rsidR="00E86172" w:rsidRDefault="00E86172" w:rsidP="00E86172">
      <w:pPr>
        <w:rPr>
          <w:rFonts w:eastAsiaTheme="majorEastAsia"/>
        </w:rPr>
      </w:pPr>
    </w:p>
    <w:p w14:paraId="7E74B492" w14:textId="77777777" w:rsidR="00E86172" w:rsidRDefault="00E86172" w:rsidP="00E86172">
      <w:pPr>
        <w:rPr>
          <w:rFonts w:eastAsiaTheme="majorEastAsia"/>
        </w:rPr>
      </w:pPr>
    </w:p>
    <w:p w14:paraId="5E4040E5" w14:textId="77777777" w:rsidR="00E86172" w:rsidRDefault="00E86172" w:rsidP="00E86172">
      <w:pPr>
        <w:rPr>
          <w:rFonts w:eastAsiaTheme="majorEastAsia"/>
        </w:rPr>
      </w:pPr>
    </w:p>
    <w:p w14:paraId="620674C5" w14:textId="77777777" w:rsidR="00E86172" w:rsidRDefault="00E86172" w:rsidP="00E86172">
      <w:pPr>
        <w:rPr>
          <w:rFonts w:eastAsiaTheme="majorEastAsia"/>
        </w:rPr>
      </w:pPr>
    </w:p>
    <w:p w14:paraId="2CBA92C4" w14:textId="77777777" w:rsidR="00E86172" w:rsidRDefault="00E86172" w:rsidP="00E86172">
      <w:pPr>
        <w:rPr>
          <w:rFonts w:eastAsiaTheme="majorEastAsia"/>
        </w:rPr>
      </w:pPr>
    </w:p>
    <w:p w14:paraId="4DF124BD" w14:textId="77777777" w:rsidR="001B6BAA" w:rsidRDefault="001B6BAA" w:rsidP="00E86172">
      <w:pPr>
        <w:rPr>
          <w:rFonts w:eastAsiaTheme="majorEastAsia"/>
        </w:rPr>
      </w:pPr>
    </w:p>
    <w:p w14:paraId="1F407308" w14:textId="77777777" w:rsidR="001B6BAA" w:rsidRDefault="001B6BAA" w:rsidP="00E86172">
      <w:pPr>
        <w:rPr>
          <w:rFonts w:eastAsiaTheme="majorEastAsia"/>
        </w:rPr>
      </w:pPr>
    </w:p>
    <w:p w14:paraId="4315185F" w14:textId="77777777" w:rsidR="00381AF5" w:rsidRDefault="00381AF5" w:rsidP="00E86172">
      <w:pPr>
        <w:rPr>
          <w:rFonts w:eastAsiaTheme="majorEastAsia"/>
        </w:rPr>
      </w:pPr>
    </w:p>
    <w:p w14:paraId="1E5AD16E" w14:textId="77777777" w:rsidR="00381AF5" w:rsidRDefault="00381AF5" w:rsidP="00E86172">
      <w:pPr>
        <w:rPr>
          <w:rFonts w:eastAsiaTheme="majorEastAsia"/>
        </w:rPr>
      </w:pPr>
    </w:p>
    <w:p w14:paraId="1F1DEEE2" w14:textId="77777777" w:rsidR="00381AF5" w:rsidRDefault="00381AF5" w:rsidP="00E86172">
      <w:pPr>
        <w:rPr>
          <w:rFonts w:eastAsiaTheme="majorEastAsia"/>
        </w:rPr>
      </w:pPr>
    </w:p>
    <w:p w14:paraId="7D3CB0C5" w14:textId="77777777" w:rsidR="00381AF5" w:rsidRDefault="00381AF5" w:rsidP="00E86172">
      <w:pPr>
        <w:rPr>
          <w:rFonts w:eastAsiaTheme="majorEastAsia"/>
        </w:rPr>
      </w:pPr>
    </w:p>
    <w:p w14:paraId="3D63A78E" w14:textId="77777777" w:rsidR="00381AF5" w:rsidRDefault="00381AF5" w:rsidP="00E86172">
      <w:pPr>
        <w:rPr>
          <w:rFonts w:eastAsiaTheme="majorEastAsia"/>
        </w:rPr>
      </w:pPr>
    </w:p>
    <w:p w14:paraId="66B2DA9A" w14:textId="77777777" w:rsidR="00381AF5" w:rsidRDefault="00381AF5" w:rsidP="00E86172">
      <w:pPr>
        <w:rPr>
          <w:rFonts w:eastAsiaTheme="majorEastAsia"/>
        </w:rPr>
      </w:pPr>
    </w:p>
    <w:p w14:paraId="24515F51" w14:textId="77777777" w:rsidR="00381AF5" w:rsidRDefault="00381AF5" w:rsidP="00E86172">
      <w:pPr>
        <w:rPr>
          <w:rFonts w:eastAsiaTheme="majorEastAsia"/>
        </w:rPr>
      </w:pPr>
    </w:p>
    <w:p w14:paraId="1DC8A485" w14:textId="77777777" w:rsidR="00381AF5" w:rsidRDefault="00381AF5" w:rsidP="00E86172">
      <w:pPr>
        <w:rPr>
          <w:rFonts w:eastAsiaTheme="majorEastAsia"/>
        </w:rPr>
      </w:pPr>
    </w:p>
    <w:p w14:paraId="2F882766" w14:textId="77777777" w:rsidR="00381AF5" w:rsidRDefault="00381AF5" w:rsidP="00E86172">
      <w:pPr>
        <w:rPr>
          <w:rFonts w:eastAsiaTheme="majorEastAsia"/>
        </w:rPr>
      </w:pPr>
    </w:p>
    <w:p w14:paraId="6BFB2CB1" w14:textId="77777777" w:rsidR="001B6BAA" w:rsidRDefault="001B6BAA" w:rsidP="00E86172">
      <w:pPr>
        <w:rPr>
          <w:rFonts w:eastAsiaTheme="majorEastAsia"/>
        </w:rPr>
      </w:pPr>
    </w:p>
    <w:p w14:paraId="606513CE" w14:textId="77777777" w:rsidR="001B6BAA" w:rsidRDefault="001B6BAA" w:rsidP="00E86172">
      <w:pPr>
        <w:rPr>
          <w:rFonts w:eastAsiaTheme="majorEastAsia"/>
        </w:rPr>
      </w:pPr>
    </w:p>
    <w:p w14:paraId="3F4F4633" w14:textId="77777777" w:rsidR="00E86172" w:rsidRPr="004D3551" w:rsidRDefault="00E86172" w:rsidP="00E86172">
      <w:pPr>
        <w:rPr>
          <w:rFonts w:eastAsiaTheme="majorEastAsia"/>
        </w:rPr>
      </w:pPr>
    </w:p>
    <w:p w14:paraId="5F44E53F" w14:textId="77777777" w:rsidR="00E86172" w:rsidRDefault="00E86172" w:rsidP="00E86172">
      <w:pPr>
        <w:rPr>
          <w:rFonts w:asciiTheme="majorBidi" w:eastAsiaTheme="majorEastAsia" w:hAnsiTheme="majorBidi" w:cstheme="majorBidi"/>
        </w:rPr>
      </w:pPr>
    </w:p>
    <w:p w14:paraId="711B901B" w14:textId="77777777" w:rsidR="00E86172" w:rsidRDefault="00E86172" w:rsidP="00E86172">
      <w:pPr>
        <w:rPr>
          <w:rFonts w:asciiTheme="majorBidi" w:eastAsiaTheme="majorEastAsia" w:hAnsiTheme="majorBidi" w:cstheme="majorBidi"/>
        </w:rPr>
      </w:pPr>
    </w:p>
    <w:p w14:paraId="49743D11" w14:textId="77777777" w:rsidR="00E86172" w:rsidRPr="00B16600" w:rsidRDefault="00E86172" w:rsidP="00E86172">
      <w:pPr>
        <w:pStyle w:val="Heading3"/>
        <w:jc w:val="center"/>
        <w:rPr>
          <w:rFonts w:asciiTheme="majorBidi" w:hAnsiTheme="majorBidi" w:cstheme="majorBidi"/>
          <w:b/>
          <w:bCs/>
        </w:rPr>
      </w:pPr>
      <w:bookmarkStart w:id="204" w:name="_Toc188509236"/>
      <w:bookmarkStart w:id="205" w:name="_Toc192407478"/>
      <w:r w:rsidRPr="00B16600">
        <w:rPr>
          <w:rFonts w:asciiTheme="majorBidi" w:hAnsiTheme="majorBidi" w:cstheme="majorBidi"/>
          <w:b/>
          <w:bCs/>
        </w:rPr>
        <w:t>Dedication</w:t>
      </w:r>
      <w:bookmarkEnd w:id="204"/>
      <w:bookmarkEnd w:id="205"/>
    </w:p>
    <w:p w14:paraId="0B57862D" w14:textId="77777777" w:rsidR="00E86172" w:rsidRPr="005702AF" w:rsidRDefault="00E86172" w:rsidP="00E86172">
      <w:pPr>
        <w:autoSpaceDE w:val="0"/>
        <w:autoSpaceDN w:val="0"/>
        <w:adjustRightInd w:val="0"/>
        <w:rPr>
          <w:rFonts w:asciiTheme="majorBidi" w:eastAsiaTheme="minorEastAsia" w:hAnsiTheme="majorBidi" w:cstheme="majorBidi"/>
          <w:color w:val="000000"/>
          <w:sz w:val="28"/>
          <w:szCs w:val="28"/>
        </w:rPr>
      </w:pPr>
    </w:p>
    <w:p w14:paraId="37C32D63" w14:textId="77777777" w:rsidR="00E86172" w:rsidRPr="005702AF" w:rsidRDefault="00E86172" w:rsidP="00E86172"/>
    <w:p w14:paraId="55B0FBEA" w14:textId="77777777" w:rsidR="00E86172" w:rsidRPr="005702AF" w:rsidRDefault="00E86172" w:rsidP="00E86172">
      <w:pPr>
        <w:spacing w:before="120" w:after="240"/>
        <w:jc w:val="center"/>
        <w:rPr>
          <w:rFonts w:ascii="Times" w:hAnsi="Times"/>
          <w:i/>
          <w:iCs/>
          <w:sz w:val="22"/>
          <w:szCs w:val="22"/>
        </w:rPr>
      </w:pPr>
      <w:r w:rsidRPr="005702AF">
        <w:rPr>
          <w:rFonts w:ascii="Times" w:hAnsi="Times"/>
          <w:i/>
          <w:iCs/>
          <w:sz w:val="22"/>
          <w:szCs w:val="22"/>
        </w:rPr>
        <w:t>I dedicate this work</w:t>
      </w:r>
      <w:r>
        <w:rPr>
          <w:rFonts w:ascii="Times" w:hAnsi="Times"/>
          <w:i/>
          <w:iCs/>
          <w:sz w:val="22"/>
          <w:szCs w:val="22"/>
        </w:rPr>
        <w:t xml:space="preserve"> </w:t>
      </w:r>
      <w:r w:rsidRPr="005702AF">
        <w:rPr>
          <w:rFonts w:ascii="Times" w:hAnsi="Times"/>
          <w:i/>
          <w:iCs/>
          <w:sz w:val="22"/>
          <w:szCs w:val="22"/>
        </w:rPr>
        <w:t>to</w:t>
      </w:r>
    </w:p>
    <w:p w14:paraId="01BD2EC2" w14:textId="77777777" w:rsidR="00E86172" w:rsidRPr="005702AF" w:rsidRDefault="00E86172" w:rsidP="00E86172">
      <w:pPr>
        <w:spacing w:before="120" w:after="240"/>
        <w:rPr>
          <w:rFonts w:ascii="Times" w:hAnsi="Times" w:cstheme="minorHAnsi"/>
          <w:i/>
          <w:iCs/>
          <w:sz w:val="22"/>
          <w:szCs w:val="22"/>
        </w:rPr>
      </w:pPr>
    </w:p>
    <w:p w14:paraId="51B7676C" w14:textId="77777777" w:rsidR="00E86172" w:rsidRPr="005702AF" w:rsidRDefault="00E86172" w:rsidP="00E86172">
      <w:pPr>
        <w:jc w:val="center"/>
        <w:rPr>
          <w:rFonts w:ascii="Times" w:hAnsi="Times" w:cstheme="minorHAnsi"/>
          <w:i/>
          <w:iCs/>
          <w:sz w:val="26"/>
          <w:szCs w:val="26"/>
        </w:rPr>
      </w:pPr>
      <w:r w:rsidRPr="005702AF">
        <w:rPr>
          <w:rFonts w:ascii="Times" w:hAnsi="Times" w:cstheme="minorHAnsi"/>
          <w:i/>
          <w:iCs/>
          <w:sz w:val="26"/>
          <w:szCs w:val="26"/>
        </w:rPr>
        <w:t>Al-Sayyid al-Sharīf al-Shaykh al-Rabbānī</w:t>
      </w:r>
    </w:p>
    <w:p w14:paraId="040774C1" w14:textId="77777777" w:rsidR="00E86172" w:rsidRPr="005702AF" w:rsidRDefault="00E86172" w:rsidP="00E86172">
      <w:pPr>
        <w:jc w:val="center"/>
        <w:rPr>
          <w:rFonts w:asciiTheme="majorBidi" w:hAnsiTheme="majorBidi" w:cstheme="majorBidi"/>
          <w:i/>
          <w:iCs/>
        </w:rPr>
      </w:pPr>
      <w:r w:rsidRPr="005702AF">
        <w:rPr>
          <w:rFonts w:ascii="Times" w:hAnsi="Times" w:cstheme="minorHAnsi"/>
          <w:i/>
          <w:iCs/>
          <w:sz w:val="26"/>
          <w:szCs w:val="26"/>
        </w:rPr>
        <w:t>‘Abd-al-Shakūr ibn Ibrāhīm ibn Y</w:t>
      </w:r>
      <w:r w:rsidRPr="005702AF">
        <w:rPr>
          <w:rFonts w:asciiTheme="majorBidi" w:hAnsiTheme="majorBidi" w:cstheme="majorBidi"/>
          <w:i/>
          <w:iCs/>
        </w:rPr>
        <w:t>ūsuf ibn</w:t>
      </w:r>
      <w:r w:rsidRPr="005702AF">
        <w:rPr>
          <w:rFonts w:ascii="Times" w:hAnsi="Times" w:cstheme="minorHAnsi"/>
          <w:i/>
          <w:iCs/>
          <w:sz w:val="26"/>
          <w:szCs w:val="26"/>
        </w:rPr>
        <w:t xml:space="preserve"> ‘Abd-al-Salām ibn Zayn-al-‘</w:t>
      </w:r>
      <w:r w:rsidRPr="005702AF">
        <w:rPr>
          <w:rFonts w:asciiTheme="majorBidi" w:hAnsiTheme="majorBidi" w:cstheme="majorBidi"/>
          <w:i/>
          <w:iCs/>
        </w:rPr>
        <w:t>Ābid</w:t>
      </w:r>
      <w:r w:rsidRPr="005702AF">
        <w:rPr>
          <w:rFonts w:ascii="Times" w:hAnsi="Times" w:cstheme="minorHAnsi"/>
          <w:i/>
          <w:iCs/>
          <w:sz w:val="26"/>
          <w:szCs w:val="26"/>
        </w:rPr>
        <w:t>ī</w:t>
      </w:r>
      <w:r w:rsidRPr="005702AF">
        <w:rPr>
          <w:rFonts w:asciiTheme="majorBidi" w:hAnsiTheme="majorBidi" w:cstheme="majorBidi"/>
          <w:i/>
          <w:iCs/>
        </w:rPr>
        <w:t xml:space="preserve">n </w:t>
      </w:r>
    </w:p>
    <w:p w14:paraId="2D16C46A" w14:textId="2660933D" w:rsidR="00E86172" w:rsidRPr="00B16600" w:rsidRDefault="00E86172" w:rsidP="00E86172">
      <w:pPr>
        <w:jc w:val="center"/>
        <w:rPr>
          <w:rFonts w:ascii="Times" w:hAnsi="Times" w:cstheme="minorHAnsi"/>
          <w:sz w:val="26"/>
          <w:szCs w:val="26"/>
        </w:rPr>
      </w:pPr>
      <w:r w:rsidRPr="005702AF">
        <w:rPr>
          <w:rFonts w:ascii="Times" w:hAnsi="Times" w:cstheme="minorHAnsi"/>
          <w:i/>
          <w:iCs/>
          <w:sz w:val="26"/>
          <w:szCs w:val="26"/>
        </w:rPr>
        <w:t>al-Ḥasanī al-Jīlānī al-Qādirī</w:t>
      </w:r>
      <w:r>
        <w:rPr>
          <w:rFonts w:ascii="Times" w:hAnsi="Times" w:cstheme="minorHAnsi"/>
          <w:i/>
          <w:iCs/>
          <w:sz w:val="26"/>
          <w:szCs w:val="26"/>
        </w:rPr>
        <w:t xml:space="preserve"> </w:t>
      </w:r>
      <w:r>
        <w:rPr>
          <w:rFonts w:ascii="Times" w:hAnsi="Times" w:cstheme="minorHAnsi"/>
          <w:sz w:val="26"/>
          <w:szCs w:val="26"/>
        </w:rPr>
        <w:t>(</w:t>
      </w:r>
      <w:r w:rsidR="007F6717" w:rsidRPr="007F6717">
        <w:rPr>
          <w:rFonts w:ascii="Times" w:hAnsi="Times" w:cstheme="minorHAnsi"/>
          <w:sz w:val="26"/>
          <w:szCs w:val="26"/>
        </w:rPr>
        <w:t>1244/1829-1404/1984</w:t>
      </w:r>
      <w:r>
        <w:rPr>
          <w:rFonts w:ascii="Times" w:hAnsi="Times" w:cstheme="minorHAnsi"/>
          <w:sz w:val="26"/>
          <w:szCs w:val="26"/>
        </w:rPr>
        <w:t>)</w:t>
      </w:r>
    </w:p>
    <w:p w14:paraId="5D79E81A" w14:textId="77777777" w:rsidR="00E86172" w:rsidRDefault="00E86172" w:rsidP="00E86172">
      <w:pPr>
        <w:jc w:val="center"/>
        <w:rPr>
          <w:rFonts w:ascii="Times" w:hAnsi="Times" w:cstheme="minorHAnsi"/>
          <w:i/>
          <w:iCs/>
          <w:sz w:val="26"/>
          <w:szCs w:val="26"/>
        </w:rPr>
      </w:pPr>
    </w:p>
    <w:p w14:paraId="28CA263B" w14:textId="77777777" w:rsidR="00E86172" w:rsidRDefault="00E86172" w:rsidP="00E86172">
      <w:pPr>
        <w:jc w:val="center"/>
        <w:rPr>
          <w:rFonts w:ascii="Times" w:hAnsi="Times" w:cstheme="minorHAnsi"/>
          <w:i/>
          <w:iCs/>
          <w:sz w:val="26"/>
          <w:szCs w:val="26"/>
        </w:rPr>
      </w:pPr>
    </w:p>
    <w:p w14:paraId="6E2977C7" w14:textId="77777777" w:rsidR="00E86172" w:rsidRPr="005702AF" w:rsidRDefault="00E86172" w:rsidP="00E86172">
      <w:pPr>
        <w:jc w:val="center"/>
        <w:rPr>
          <w:rFonts w:ascii="Times" w:hAnsi="Times" w:cstheme="minorHAnsi"/>
          <w:i/>
          <w:iCs/>
          <w:sz w:val="26"/>
          <w:szCs w:val="26"/>
        </w:rPr>
      </w:pPr>
    </w:p>
    <w:p w14:paraId="47E4FF09" w14:textId="77777777" w:rsidR="00E86172" w:rsidRDefault="00E86172" w:rsidP="00E86172">
      <w:pPr>
        <w:rPr>
          <w:sz w:val="20"/>
          <w:szCs w:val="20"/>
        </w:rPr>
      </w:pPr>
    </w:p>
    <w:p w14:paraId="3718CBC5" w14:textId="09F860C3" w:rsidR="00E86172" w:rsidRDefault="00E86172" w:rsidP="00E86172">
      <w:pPr>
        <w:rPr>
          <w:sz w:val="20"/>
          <w:szCs w:val="20"/>
        </w:rPr>
      </w:pPr>
      <w:r>
        <w:rPr>
          <w:sz w:val="20"/>
          <w:szCs w:val="20"/>
        </w:rPr>
        <w:t xml:space="preserve">                                               </w:t>
      </w:r>
      <w:r w:rsidRPr="00B55DAA">
        <w:rPr>
          <w:sz w:val="20"/>
          <w:szCs w:val="20"/>
        </w:rPr>
        <w:t xml:space="preserve">Image </w:t>
      </w:r>
      <w:r w:rsidR="00E96160">
        <w:rPr>
          <w:sz w:val="20"/>
          <w:szCs w:val="20"/>
        </w:rPr>
        <w:t>2</w:t>
      </w:r>
      <w:r w:rsidRPr="00B55DAA">
        <w:rPr>
          <w:sz w:val="20"/>
          <w:szCs w:val="20"/>
        </w:rPr>
        <w:t>:</w:t>
      </w:r>
    </w:p>
    <w:p w14:paraId="4D4E13B1" w14:textId="77777777" w:rsidR="00E86172" w:rsidRDefault="00E86172" w:rsidP="00E86172">
      <w:pPr>
        <w:rPr>
          <w:sz w:val="20"/>
          <w:szCs w:val="20"/>
        </w:rPr>
      </w:pPr>
    </w:p>
    <w:p w14:paraId="47563FF2" w14:textId="77777777" w:rsidR="00E86172" w:rsidRDefault="00E86172" w:rsidP="00E86172">
      <w:pPr>
        <w:rPr>
          <w:sz w:val="20"/>
          <w:szCs w:val="20"/>
        </w:rPr>
      </w:pPr>
    </w:p>
    <w:p w14:paraId="7BE72F9A" w14:textId="77777777" w:rsidR="00826C25" w:rsidRDefault="00826C25" w:rsidP="00E86172">
      <w:pPr>
        <w:rPr>
          <w:sz w:val="20"/>
          <w:szCs w:val="20"/>
        </w:rPr>
      </w:pPr>
    </w:p>
    <w:p w14:paraId="577CA413" w14:textId="77777777" w:rsidR="00826C25" w:rsidRDefault="00826C25" w:rsidP="00E86172">
      <w:pPr>
        <w:rPr>
          <w:sz w:val="20"/>
          <w:szCs w:val="20"/>
        </w:rPr>
      </w:pPr>
    </w:p>
    <w:p w14:paraId="2393CD62" w14:textId="77777777" w:rsidR="001A61BA" w:rsidRDefault="001A61BA" w:rsidP="00E86172">
      <w:pPr>
        <w:rPr>
          <w:sz w:val="20"/>
          <w:szCs w:val="20"/>
        </w:rPr>
      </w:pPr>
    </w:p>
    <w:p w14:paraId="0A440173" w14:textId="77777777" w:rsidR="001A61BA" w:rsidRDefault="001A61BA" w:rsidP="00E86172">
      <w:pPr>
        <w:rPr>
          <w:sz w:val="20"/>
          <w:szCs w:val="20"/>
        </w:rPr>
      </w:pPr>
    </w:p>
    <w:p w14:paraId="6CDF4543" w14:textId="77777777" w:rsidR="001A61BA" w:rsidRDefault="001A61BA" w:rsidP="00E86172">
      <w:pPr>
        <w:rPr>
          <w:sz w:val="20"/>
          <w:szCs w:val="20"/>
        </w:rPr>
      </w:pPr>
    </w:p>
    <w:p w14:paraId="26D09C8F" w14:textId="77777777" w:rsidR="001A61BA" w:rsidRDefault="001A61BA" w:rsidP="00E86172">
      <w:pPr>
        <w:rPr>
          <w:sz w:val="20"/>
          <w:szCs w:val="20"/>
        </w:rPr>
      </w:pPr>
    </w:p>
    <w:p w14:paraId="6D1F8990" w14:textId="77777777" w:rsidR="001A61BA" w:rsidRDefault="001A61BA" w:rsidP="00E86172">
      <w:pPr>
        <w:rPr>
          <w:sz w:val="20"/>
          <w:szCs w:val="20"/>
        </w:rPr>
      </w:pPr>
    </w:p>
    <w:p w14:paraId="42F7EC80" w14:textId="77777777" w:rsidR="001A61BA" w:rsidRDefault="001A61BA" w:rsidP="00E86172">
      <w:pPr>
        <w:rPr>
          <w:sz w:val="20"/>
          <w:szCs w:val="20"/>
        </w:rPr>
      </w:pPr>
    </w:p>
    <w:p w14:paraId="67B19C35" w14:textId="77777777" w:rsidR="001A61BA" w:rsidRDefault="001A61BA" w:rsidP="00E86172">
      <w:pPr>
        <w:rPr>
          <w:sz w:val="20"/>
          <w:szCs w:val="20"/>
        </w:rPr>
      </w:pPr>
    </w:p>
    <w:p w14:paraId="7A92B505" w14:textId="77777777" w:rsidR="001A61BA" w:rsidRDefault="001A61BA" w:rsidP="00E86172">
      <w:pPr>
        <w:rPr>
          <w:sz w:val="20"/>
          <w:szCs w:val="20"/>
        </w:rPr>
      </w:pPr>
    </w:p>
    <w:p w14:paraId="55D23D5A" w14:textId="77777777" w:rsidR="00826C25" w:rsidRDefault="00826C25" w:rsidP="00E86172">
      <w:pPr>
        <w:rPr>
          <w:sz w:val="20"/>
          <w:szCs w:val="20"/>
        </w:rPr>
      </w:pPr>
    </w:p>
    <w:p w14:paraId="77BCC602" w14:textId="77777777" w:rsidR="00826C25" w:rsidRDefault="00826C25" w:rsidP="00E86172">
      <w:pPr>
        <w:rPr>
          <w:sz w:val="20"/>
          <w:szCs w:val="20"/>
        </w:rPr>
      </w:pPr>
    </w:p>
    <w:p w14:paraId="0356925A" w14:textId="77777777" w:rsidR="00826C25" w:rsidRDefault="00826C25" w:rsidP="00E86172">
      <w:pPr>
        <w:rPr>
          <w:sz w:val="20"/>
          <w:szCs w:val="20"/>
        </w:rPr>
      </w:pPr>
    </w:p>
    <w:p w14:paraId="788C46A2" w14:textId="1CC91BBF" w:rsidR="00E86172" w:rsidRPr="005702AF" w:rsidRDefault="001B6BAA" w:rsidP="001B6BAA">
      <w:pPr>
        <w:spacing w:before="120" w:after="240"/>
        <w:rPr>
          <w:rFonts w:ascii="Times" w:hAnsi="Times"/>
        </w:rPr>
      </w:pPr>
      <w:r>
        <w:rPr>
          <w:rFonts w:asciiTheme="majorBidi" w:hAnsiTheme="majorBidi" w:cstheme="majorBidi"/>
        </w:rPr>
        <w:t xml:space="preserve">                                   </w:t>
      </w:r>
      <w:r w:rsidR="00E86172" w:rsidRPr="00544CF2">
        <w:rPr>
          <w:rFonts w:asciiTheme="majorBidi" w:hAnsiTheme="majorBidi" w:cstheme="majorBidi"/>
          <w:i/>
          <w:iCs/>
          <w:sz w:val="20"/>
          <w:szCs w:val="20"/>
        </w:rPr>
        <w:t>Al-Sayyid</w:t>
      </w:r>
      <w:r w:rsidR="00E86172">
        <w:rPr>
          <w:rFonts w:asciiTheme="majorBidi" w:hAnsiTheme="majorBidi" w:cstheme="majorBidi"/>
          <w:i/>
          <w:iCs/>
          <w:sz w:val="20"/>
          <w:szCs w:val="20"/>
        </w:rPr>
        <w:t xml:space="preserve"> </w:t>
      </w:r>
      <w:r w:rsidR="00E86172" w:rsidRPr="00544CF2">
        <w:rPr>
          <w:rFonts w:asciiTheme="majorBidi" w:hAnsiTheme="majorBidi" w:cstheme="majorBidi"/>
          <w:i/>
          <w:iCs/>
          <w:sz w:val="20"/>
          <w:szCs w:val="20"/>
        </w:rPr>
        <w:t>‘Abd-al-Shakūr</w:t>
      </w:r>
    </w:p>
    <w:p w14:paraId="387EABD7" w14:textId="77777777" w:rsidR="00E86172" w:rsidRDefault="00E86172" w:rsidP="00E86172">
      <w:pPr>
        <w:spacing w:before="120" w:after="240"/>
        <w:jc w:val="center"/>
        <w:rPr>
          <w:rFonts w:ascii="Times" w:hAnsi="Times"/>
        </w:rPr>
      </w:pPr>
    </w:p>
    <w:p w14:paraId="1CBB0DA5" w14:textId="77777777" w:rsidR="00E86172" w:rsidRDefault="00E86172" w:rsidP="00E86172"/>
    <w:p w14:paraId="2E05ED7B" w14:textId="77777777" w:rsidR="001B6BAA" w:rsidRDefault="001B6BAA" w:rsidP="00E86172"/>
    <w:p w14:paraId="6E80B25A" w14:textId="77777777" w:rsidR="001B6BAA" w:rsidRDefault="001B6BAA" w:rsidP="00E86172"/>
    <w:p w14:paraId="73817BC5" w14:textId="77777777" w:rsidR="001B6BAA" w:rsidRDefault="001B6BAA" w:rsidP="00E86172"/>
    <w:p w14:paraId="53BCBECD" w14:textId="77777777" w:rsidR="001B6BAA" w:rsidRDefault="001B6BAA" w:rsidP="00E86172"/>
    <w:p w14:paraId="5762EEC4" w14:textId="77777777" w:rsidR="00C377F7" w:rsidRDefault="00C377F7" w:rsidP="00E86172"/>
    <w:p w14:paraId="76830790" w14:textId="77777777" w:rsidR="00C377F7" w:rsidRDefault="00C377F7" w:rsidP="00E86172"/>
    <w:p w14:paraId="174FC3C2" w14:textId="77777777" w:rsidR="00C377F7" w:rsidRDefault="00C377F7" w:rsidP="00E86172"/>
    <w:p w14:paraId="49345EC7" w14:textId="77777777" w:rsidR="00E86172" w:rsidRPr="0001272D" w:rsidRDefault="00E86172" w:rsidP="00E86172"/>
    <w:p w14:paraId="7924CE62" w14:textId="77777777" w:rsidR="00E86172" w:rsidRDefault="00E86172" w:rsidP="00E86172">
      <w:pPr>
        <w:jc w:val="center"/>
        <w:rPr>
          <w:rFonts w:asciiTheme="majorBidi" w:hAnsiTheme="majorBidi" w:cstheme="majorBidi"/>
          <w:color w:val="000000" w:themeColor="text1"/>
        </w:rPr>
      </w:pPr>
    </w:p>
    <w:p w14:paraId="140E7A7E" w14:textId="77777777" w:rsidR="00E86172" w:rsidRPr="009D6515" w:rsidRDefault="00E86172" w:rsidP="00E86172">
      <w:pPr>
        <w:jc w:val="center"/>
        <w:rPr>
          <w:rFonts w:asciiTheme="majorBidi" w:hAnsiTheme="majorBidi" w:cstheme="majorBidi"/>
          <w:color w:val="000000" w:themeColor="text1"/>
        </w:rPr>
      </w:pPr>
      <w:r w:rsidRPr="009D6515">
        <w:rPr>
          <w:rFonts w:asciiTheme="majorBidi" w:hAnsiTheme="majorBidi" w:cstheme="majorBidi"/>
          <w:color w:val="000000" w:themeColor="text1"/>
        </w:rPr>
        <w:t>Jesus said: “And you shall know the truth, and the truth will set you free” (John, 8:32)</w:t>
      </w:r>
      <w:r>
        <w:rPr>
          <w:rFonts w:asciiTheme="majorBidi" w:hAnsiTheme="majorBidi" w:cstheme="majorBidi"/>
          <w:color w:val="000000" w:themeColor="text1"/>
        </w:rPr>
        <w:t>.</w:t>
      </w:r>
    </w:p>
    <w:p w14:paraId="0A7DF50A" w14:textId="77777777" w:rsidR="00E86172" w:rsidRPr="009D6515" w:rsidRDefault="00E86172" w:rsidP="00E8617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heme="majorBidi" w:hAnsiTheme="majorBidi" w:cstheme="majorBidi"/>
          <w:color w:val="auto"/>
          <w:sz w:val="28"/>
          <w:szCs w:val="28"/>
        </w:rPr>
      </w:pPr>
      <w:r w:rsidRPr="009D6515">
        <w:rPr>
          <w:rFonts w:ascii="Segoe UI Historic" w:hAnsi="Segoe UI Historic" w:cs="Segoe UI Historic"/>
          <w:sz w:val="28"/>
          <w:szCs w:val="28"/>
        </w:rPr>
        <w:t>ܘܬܹܕܥܘܿܢ</w:t>
      </w:r>
      <w:r w:rsidRPr="009D6515">
        <w:rPr>
          <w:rFonts w:asciiTheme="majorBidi" w:hAnsiTheme="majorBidi" w:cstheme="majorBidi"/>
          <w:sz w:val="28"/>
          <w:szCs w:val="28"/>
        </w:rPr>
        <w:t xml:space="preserve"> </w:t>
      </w:r>
      <w:r w:rsidRPr="009D6515">
        <w:rPr>
          <w:rFonts w:ascii="Segoe UI Historic" w:hAnsi="Segoe UI Historic" w:cs="Segoe UI Historic"/>
          <w:sz w:val="28"/>
          <w:szCs w:val="28"/>
        </w:rPr>
        <w:t>ܫܪܿܪܿܐ</w:t>
      </w:r>
      <w:r w:rsidRPr="009D6515">
        <w:rPr>
          <w:rFonts w:asciiTheme="majorBidi" w:hAnsiTheme="majorBidi" w:cstheme="majorBidi"/>
          <w:sz w:val="28"/>
          <w:szCs w:val="28"/>
        </w:rPr>
        <w:t xml:space="preserve"> </w:t>
      </w:r>
      <w:r w:rsidRPr="009D6515">
        <w:rPr>
          <w:rFonts w:ascii="Segoe UI Historic" w:hAnsi="Segoe UI Historic" w:cs="Segoe UI Historic"/>
          <w:sz w:val="28"/>
          <w:szCs w:val="28"/>
        </w:rPr>
        <w:t>ܘܣ݂ܘ</w:t>
      </w:r>
      <w:r w:rsidRPr="009D6515">
        <w:rPr>
          <w:rFonts w:asciiTheme="majorBidi" w:hAnsiTheme="majorBidi" w:cstheme="majorBidi"/>
          <w:sz w:val="28"/>
          <w:szCs w:val="28"/>
        </w:rPr>
        <w:t xml:space="preserve"> </w:t>
      </w:r>
      <w:r w:rsidRPr="009D6515">
        <w:rPr>
          <w:rFonts w:ascii="Segoe UI Historic" w:hAnsi="Segoe UI Historic" w:cs="Segoe UI Historic"/>
          <w:sz w:val="28"/>
          <w:szCs w:val="28"/>
        </w:rPr>
        <w:t>ܫܪܿܪܿܐ</w:t>
      </w:r>
      <w:r w:rsidRPr="009D6515">
        <w:rPr>
          <w:rFonts w:asciiTheme="majorBidi" w:hAnsiTheme="majorBidi" w:cstheme="majorBidi"/>
          <w:sz w:val="28"/>
          <w:szCs w:val="28"/>
        </w:rPr>
        <w:t xml:space="preserve"> </w:t>
      </w:r>
      <w:r w:rsidRPr="009D6515">
        <w:rPr>
          <w:rFonts w:ascii="Segoe UI Historic" w:hAnsi="Segoe UI Historic" w:cs="Segoe UI Historic"/>
          <w:sz w:val="28"/>
          <w:szCs w:val="28"/>
        </w:rPr>
        <w:t>ܢܚ݂ܿܪܼܪܟܘܿܢ</w:t>
      </w:r>
    </w:p>
    <w:p w14:paraId="1D2E3C21" w14:textId="77777777" w:rsidR="00E86172" w:rsidRPr="009D6515" w:rsidRDefault="00E86172" w:rsidP="00E86172">
      <w:pPr>
        <w:jc w:val="center"/>
        <w:rPr>
          <w:rFonts w:asciiTheme="majorBidi" w:hAnsiTheme="majorBidi" w:cstheme="majorBidi"/>
          <w:color w:val="000000" w:themeColor="text1"/>
          <w:lang w:bidi="he-IL"/>
        </w:rPr>
      </w:pPr>
      <w:r w:rsidRPr="009D6515">
        <w:rPr>
          <w:rFonts w:asciiTheme="majorBidi" w:hAnsiTheme="majorBidi" w:cstheme="majorBidi"/>
          <w:color w:val="000000" w:themeColor="text1"/>
          <w:rtl/>
          <w:lang w:bidi="he-IL"/>
        </w:rPr>
        <w:t>ותדעון שׁררא והו שׁררא נחררכון</w:t>
      </w:r>
    </w:p>
    <w:p w14:paraId="11C57A02" w14:textId="77777777" w:rsidR="00E86172" w:rsidRPr="00FA19F1" w:rsidRDefault="00E86172" w:rsidP="00E86172">
      <w:pPr>
        <w:jc w:val="center"/>
        <w:rPr>
          <w:rFonts w:asciiTheme="majorBidi" w:hAnsiTheme="majorBidi" w:cstheme="majorBidi"/>
          <w:color w:val="000000" w:themeColor="text1"/>
        </w:rPr>
      </w:pPr>
      <w:r w:rsidRPr="009D6515">
        <w:rPr>
          <w:rFonts w:asciiTheme="majorBidi" w:hAnsiTheme="majorBidi" w:cstheme="majorBidi"/>
          <w:color w:val="000000" w:themeColor="text1"/>
          <w:lang w:bidi="he-IL"/>
        </w:rPr>
        <w:t>(</w:t>
      </w:r>
      <w:r w:rsidRPr="006C35D9">
        <w:rPr>
          <w:rFonts w:asciiTheme="majorBidi" w:hAnsiTheme="majorBidi" w:cstheme="majorBidi"/>
          <w:i/>
          <w:iCs/>
          <w:color w:val="000000" w:themeColor="text1"/>
          <w:lang w:bidi="he-IL"/>
        </w:rPr>
        <w:t>wa ted</w:t>
      </w:r>
      <w:r w:rsidRPr="00FA19F1">
        <w:rPr>
          <w:rFonts w:asciiTheme="majorBidi" w:hAnsiTheme="majorBidi" w:cstheme="majorBidi"/>
          <w:i/>
          <w:iCs/>
          <w:color w:val="000000" w:themeColor="text1"/>
          <w:lang w:bidi="he-IL"/>
        </w:rPr>
        <w:t>h‘</w:t>
      </w:r>
      <w:r w:rsidRPr="00FA19F1">
        <w:rPr>
          <w:rFonts w:asciiTheme="majorBidi" w:hAnsiTheme="majorBidi" w:cstheme="majorBidi"/>
          <w:i/>
          <w:iCs/>
          <w:color w:val="000000" w:themeColor="text1"/>
        </w:rPr>
        <w:t>ōn shārārā wa hū shārārā neḥararkhōn</w:t>
      </w:r>
      <w:r w:rsidRPr="00FA19F1">
        <w:rPr>
          <w:rFonts w:asciiTheme="majorBidi" w:hAnsiTheme="majorBidi" w:cstheme="majorBidi"/>
          <w:color w:val="000000" w:themeColor="text1"/>
        </w:rPr>
        <w:t>)</w:t>
      </w:r>
    </w:p>
    <w:p w14:paraId="5FE66528" w14:textId="77777777" w:rsidR="00E86172" w:rsidRPr="00FA19F1" w:rsidRDefault="00E86172" w:rsidP="00E86172">
      <w:pPr>
        <w:jc w:val="center"/>
        <w:rPr>
          <w:rFonts w:asciiTheme="majorBidi" w:hAnsiTheme="majorBidi" w:cstheme="majorBidi"/>
          <w:i/>
          <w:iCs/>
        </w:rPr>
      </w:pPr>
      <w:r w:rsidRPr="00FA19F1">
        <w:rPr>
          <w:rFonts w:asciiTheme="majorBidi" w:hAnsiTheme="majorBidi" w:cstheme="majorBidi"/>
          <w:i/>
          <w:iCs/>
        </w:rPr>
        <w:t>Καί γνώσεσθε τήν άλήθειαν, καί ή άλήθεια έλευθερώσει ύμας</w:t>
      </w:r>
    </w:p>
    <w:p w14:paraId="24C3A5D8" w14:textId="77777777" w:rsidR="00E86172" w:rsidRPr="006C35D9" w:rsidRDefault="00E86172" w:rsidP="00E86172">
      <w:pPr>
        <w:jc w:val="center"/>
        <w:rPr>
          <w:rFonts w:asciiTheme="majorBidi" w:hAnsiTheme="majorBidi" w:cstheme="majorBidi"/>
        </w:rPr>
      </w:pPr>
      <w:r w:rsidRPr="00FA19F1">
        <w:rPr>
          <w:rFonts w:asciiTheme="majorBidi" w:hAnsiTheme="majorBidi" w:cstheme="majorBidi"/>
        </w:rPr>
        <w:t>(</w:t>
      </w:r>
      <w:r w:rsidRPr="00FA19F1">
        <w:rPr>
          <w:rFonts w:asciiTheme="majorBidi" w:hAnsiTheme="majorBidi" w:cstheme="majorBidi"/>
          <w:i/>
          <w:iCs/>
        </w:rPr>
        <w:t>Ka</w:t>
      </w:r>
      <w:r w:rsidRPr="00FA19F1">
        <w:rPr>
          <w:rFonts w:asciiTheme="majorBidi" w:hAnsiTheme="majorBidi" w:cstheme="majorBidi"/>
          <w:i/>
          <w:iCs/>
          <w:color w:val="000000" w:themeColor="text1"/>
        </w:rPr>
        <w:t>í gnósesthe tên álêtheian, kaí hê álêtheia éleuther</w:t>
      </w:r>
      <w:r w:rsidRPr="0011514D">
        <w:rPr>
          <w:rFonts w:asciiTheme="majorBidi" w:hAnsiTheme="majorBidi" w:cstheme="majorBidi"/>
          <w:i/>
          <w:iCs/>
          <w:color w:val="000000" w:themeColor="text1"/>
        </w:rPr>
        <w:t>ô</w:t>
      </w:r>
      <w:r w:rsidRPr="00FA19F1">
        <w:rPr>
          <w:rFonts w:asciiTheme="majorBidi" w:hAnsiTheme="majorBidi" w:cstheme="majorBidi"/>
          <w:i/>
          <w:iCs/>
          <w:color w:val="000000" w:themeColor="text1"/>
        </w:rPr>
        <w:t>se</w:t>
      </w:r>
      <w:r w:rsidRPr="006C35D9">
        <w:rPr>
          <w:rFonts w:asciiTheme="majorBidi" w:hAnsiTheme="majorBidi" w:cstheme="majorBidi"/>
          <w:i/>
          <w:iCs/>
          <w:color w:val="000000" w:themeColor="text1"/>
        </w:rPr>
        <w:t xml:space="preserve">i </w:t>
      </w:r>
      <w:r>
        <w:rPr>
          <w:rFonts w:asciiTheme="majorBidi" w:hAnsiTheme="majorBidi" w:cstheme="majorBidi"/>
          <w:i/>
          <w:iCs/>
          <w:color w:val="000000" w:themeColor="text1"/>
        </w:rPr>
        <w:t>h</w:t>
      </w:r>
      <w:r w:rsidRPr="006C35D9">
        <w:rPr>
          <w:rFonts w:asciiTheme="majorBidi" w:hAnsiTheme="majorBidi" w:cstheme="majorBidi"/>
          <w:i/>
          <w:iCs/>
          <w:color w:val="000000" w:themeColor="text1"/>
        </w:rPr>
        <w:t>ýmas</w:t>
      </w:r>
      <w:r w:rsidRPr="006C35D9">
        <w:rPr>
          <w:rFonts w:asciiTheme="majorBidi" w:hAnsiTheme="majorBidi" w:cstheme="majorBidi"/>
        </w:rPr>
        <w:t>)</w:t>
      </w:r>
    </w:p>
    <w:p w14:paraId="00BE220B" w14:textId="77777777" w:rsidR="00E86172" w:rsidRDefault="00E86172" w:rsidP="00E86172">
      <w:pPr>
        <w:jc w:val="center"/>
        <w:rPr>
          <w:rFonts w:asciiTheme="majorBidi" w:hAnsiTheme="majorBidi" w:cstheme="majorBidi"/>
          <w:i/>
          <w:iCs/>
          <w:color w:val="202122"/>
        </w:rPr>
      </w:pPr>
      <w:r w:rsidRPr="006C35D9">
        <w:rPr>
          <w:rFonts w:asciiTheme="majorBidi" w:hAnsiTheme="majorBidi" w:cstheme="majorBidi"/>
          <w:i/>
          <w:iCs/>
          <w:color w:val="000000"/>
          <w:shd w:val="clear" w:color="auto" w:fill="FFFFFF"/>
        </w:rPr>
        <w:t xml:space="preserve">Et </w:t>
      </w:r>
      <w:r w:rsidRPr="006C35D9">
        <w:rPr>
          <w:rStyle w:val="Emphasis"/>
          <w:rFonts w:asciiTheme="majorBidi" w:eastAsiaTheme="majorEastAsia" w:hAnsiTheme="majorBidi" w:cstheme="majorBidi"/>
          <w:color w:val="000000" w:themeColor="text1"/>
        </w:rPr>
        <w:t>cognōscētis</w:t>
      </w:r>
      <w:r w:rsidRPr="006C35D9">
        <w:rPr>
          <w:rFonts w:asciiTheme="majorBidi" w:hAnsiTheme="majorBidi" w:cstheme="majorBidi"/>
          <w:i/>
          <w:iCs/>
          <w:color w:val="4D5156"/>
          <w:shd w:val="clear" w:color="auto" w:fill="FFFFFF"/>
        </w:rPr>
        <w:t xml:space="preserve"> </w:t>
      </w:r>
      <w:r w:rsidRPr="006C35D9">
        <w:rPr>
          <w:rFonts w:asciiTheme="majorBidi" w:hAnsiTheme="majorBidi" w:cstheme="majorBidi"/>
          <w:i/>
          <w:iCs/>
          <w:color w:val="000000"/>
          <w:shd w:val="clear" w:color="auto" w:fill="FFFFFF"/>
        </w:rPr>
        <w:t>v</w:t>
      </w:r>
      <w:r w:rsidRPr="006C35D9">
        <w:rPr>
          <w:rFonts w:asciiTheme="majorBidi" w:hAnsiTheme="majorBidi" w:cstheme="majorBidi"/>
          <w:i/>
          <w:iCs/>
          <w:color w:val="202122"/>
        </w:rPr>
        <w:t>ēritātem</w:t>
      </w:r>
      <w:r w:rsidRPr="006C35D9">
        <w:rPr>
          <w:rFonts w:asciiTheme="majorBidi" w:hAnsiTheme="majorBidi" w:cstheme="majorBidi"/>
          <w:i/>
          <w:iCs/>
          <w:color w:val="000000"/>
          <w:shd w:val="clear" w:color="auto" w:fill="FFFFFF"/>
        </w:rPr>
        <w:t xml:space="preserve"> et v</w:t>
      </w:r>
      <w:r w:rsidRPr="006C35D9">
        <w:rPr>
          <w:rFonts w:asciiTheme="majorBidi" w:hAnsiTheme="majorBidi" w:cstheme="majorBidi"/>
          <w:i/>
          <w:iCs/>
          <w:color w:val="202122"/>
        </w:rPr>
        <w:t>ēritās</w:t>
      </w:r>
      <w:r w:rsidRPr="006C35D9">
        <w:rPr>
          <w:rFonts w:asciiTheme="majorBidi" w:hAnsiTheme="majorBidi" w:cstheme="majorBidi"/>
          <w:i/>
          <w:iCs/>
          <w:color w:val="000000"/>
          <w:shd w:val="clear" w:color="auto" w:fill="FFFFFF"/>
        </w:rPr>
        <w:t xml:space="preserve"> </w:t>
      </w:r>
      <w:r w:rsidRPr="006C35D9">
        <w:rPr>
          <w:rFonts w:asciiTheme="majorBidi" w:hAnsiTheme="majorBidi" w:cstheme="majorBidi"/>
          <w:i/>
          <w:iCs/>
          <w:color w:val="202122"/>
        </w:rPr>
        <w:t>vōs līberābit</w:t>
      </w:r>
    </w:p>
    <w:p w14:paraId="192CB9EB" w14:textId="77777777" w:rsidR="00E86172" w:rsidRDefault="00E86172" w:rsidP="00E86172">
      <w:pPr>
        <w:jc w:val="center"/>
        <w:rPr>
          <w:rFonts w:asciiTheme="majorBidi" w:hAnsiTheme="majorBidi" w:cstheme="majorBidi"/>
          <w:i/>
          <w:iCs/>
          <w:color w:val="202122"/>
        </w:rPr>
      </w:pPr>
    </w:p>
    <w:p w14:paraId="63E52F82" w14:textId="77777777" w:rsidR="00E86172" w:rsidRDefault="00E86172" w:rsidP="00E86172">
      <w:pPr>
        <w:jc w:val="center"/>
        <w:rPr>
          <w:rFonts w:asciiTheme="majorBidi" w:hAnsiTheme="majorBidi" w:cstheme="majorBidi"/>
          <w:i/>
          <w:iCs/>
          <w:color w:val="202122"/>
        </w:rPr>
      </w:pPr>
    </w:p>
    <w:p w14:paraId="7910EE34" w14:textId="069241D7" w:rsidR="00D00328" w:rsidRDefault="007338C2" w:rsidP="00D00328">
      <w:pPr>
        <w:rPr>
          <w:sz w:val="20"/>
          <w:szCs w:val="20"/>
        </w:rPr>
      </w:pPr>
      <w:r>
        <w:rPr>
          <w:rFonts w:asciiTheme="majorBidi" w:hAnsiTheme="majorBidi" w:cstheme="majorBidi"/>
          <w:i/>
          <w:iCs/>
          <w:color w:val="202122"/>
        </w:rPr>
        <w:t xml:space="preserve">                                          </w:t>
      </w:r>
      <w:r w:rsidR="00D00328">
        <w:rPr>
          <w:sz w:val="20"/>
          <w:szCs w:val="20"/>
        </w:rPr>
        <w:t xml:space="preserve">Image </w:t>
      </w:r>
      <w:r w:rsidR="00E96160">
        <w:rPr>
          <w:sz w:val="20"/>
          <w:szCs w:val="20"/>
        </w:rPr>
        <w:t>3</w:t>
      </w:r>
      <w:r w:rsidR="00D00328">
        <w:rPr>
          <w:sz w:val="20"/>
          <w:szCs w:val="20"/>
        </w:rPr>
        <w:t>:</w:t>
      </w:r>
    </w:p>
    <w:p w14:paraId="198F4C69" w14:textId="77777777" w:rsidR="00D00328" w:rsidRDefault="00D00328" w:rsidP="00D00328">
      <w:pPr>
        <w:rPr>
          <w:sz w:val="20"/>
          <w:szCs w:val="20"/>
        </w:rPr>
      </w:pPr>
    </w:p>
    <w:p w14:paraId="297313DD" w14:textId="77777777" w:rsidR="00D00328" w:rsidRDefault="00D00328" w:rsidP="00D00328">
      <w:pPr>
        <w:rPr>
          <w:sz w:val="20"/>
          <w:szCs w:val="20"/>
        </w:rPr>
      </w:pPr>
    </w:p>
    <w:p w14:paraId="3ECDD635" w14:textId="77777777" w:rsidR="00D00328" w:rsidRDefault="00D00328" w:rsidP="00D00328">
      <w:pPr>
        <w:rPr>
          <w:sz w:val="20"/>
          <w:szCs w:val="20"/>
        </w:rPr>
      </w:pPr>
    </w:p>
    <w:p w14:paraId="799F8FAF" w14:textId="77777777" w:rsidR="00D00328" w:rsidRDefault="00D00328" w:rsidP="00D00328">
      <w:pPr>
        <w:rPr>
          <w:sz w:val="20"/>
          <w:szCs w:val="20"/>
        </w:rPr>
      </w:pPr>
    </w:p>
    <w:p w14:paraId="79582402" w14:textId="77777777" w:rsidR="00D00328" w:rsidRDefault="00D00328" w:rsidP="00D00328">
      <w:pPr>
        <w:rPr>
          <w:sz w:val="20"/>
          <w:szCs w:val="20"/>
        </w:rPr>
      </w:pPr>
    </w:p>
    <w:p w14:paraId="10497AFB" w14:textId="77777777" w:rsidR="001A61BA" w:rsidRDefault="001A61BA" w:rsidP="00D00328">
      <w:pPr>
        <w:rPr>
          <w:sz w:val="20"/>
          <w:szCs w:val="20"/>
        </w:rPr>
      </w:pPr>
    </w:p>
    <w:p w14:paraId="05D5FF20" w14:textId="77777777" w:rsidR="001A61BA" w:rsidRDefault="001A61BA" w:rsidP="00D00328">
      <w:pPr>
        <w:rPr>
          <w:sz w:val="20"/>
          <w:szCs w:val="20"/>
        </w:rPr>
      </w:pPr>
    </w:p>
    <w:p w14:paraId="5F2EB2DA" w14:textId="77777777" w:rsidR="001A61BA" w:rsidRDefault="001A61BA" w:rsidP="00D00328">
      <w:pPr>
        <w:rPr>
          <w:sz w:val="20"/>
          <w:szCs w:val="20"/>
        </w:rPr>
      </w:pPr>
    </w:p>
    <w:p w14:paraId="456A4F19" w14:textId="77777777" w:rsidR="00D00328" w:rsidRDefault="00D00328" w:rsidP="00D00328">
      <w:pPr>
        <w:rPr>
          <w:sz w:val="20"/>
          <w:szCs w:val="20"/>
        </w:rPr>
      </w:pPr>
    </w:p>
    <w:p w14:paraId="1A693AFD" w14:textId="77777777" w:rsidR="00D00328" w:rsidRDefault="00D00328" w:rsidP="00D00328">
      <w:pPr>
        <w:rPr>
          <w:sz w:val="20"/>
          <w:szCs w:val="20"/>
        </w:rPr>
      </w:pPr>
    </w:p>
    <w:p w14:paraId="5208CBA2" w14:textId="77777777" w:rsidR="00D00328" w:rsidRDefault="00D00328" w:rsidP="00D00328">
      <w:pPr>
        <w:rPr>
          <w:sz w:val="20"/>
          <w:szCs w:val="20"/>
        </w:rPr>
      </w:pPr>
    </w:p>
    <w:p w14:paraId="3678E9E2" w14:textId="77777777" w:rsidR="00D00328" w:rsidRDefault="00D00328" w:rsidP="00D00328">
      <w:pPr>
        <w:rPr>
          <w:color w:val="202122"/>
          <w:sz w:val="20"/>
          <w:szCs w:val="20"/>
        </w:rPr>
      </w:pPr>
      <w:r>
        <w:rPr>
          <w:sz w:val="20"/>
          <w:szCs w:val="20"/>
        </w:rPr>
        <w:lastRenderedPageBreak/>
        <w:t xml:space="preserve">                                                    </w:t>
      </w:r>
      <w:r>
        <w:rPr>
          <w:color w:val="202122"/>
          <w:sz w:val="20"/>
          <w:szCs w:val="20"/>
        </w:rPr>
        <w:t>Wonder is the beginning of wisdom.</w:t>
      </w:r>
      <w:r>
        <w:rPr>
          <w:color w:val="202122"/>
          <w:sz w:val="20"/>
          <w:szCs w:val="20"/>
          <w:vertAlign w:val="superscript"/>
        </w:rPr>
        <w:footnoteReference w:id="44"/>
      </w:r>
    </w:p>
    <w:p w14:paraId="2A4C9781" w14:textId="57B14962" w:rsidR="00E86172" w:rsidRDefault="00E86172" w:rsidP="00D00328">
      <w:pPr>
        <w:rPr>
          <w:rFonts w:asciiTheme="majorBidi" w:hAnsiTheme="majorBidi" w:cstheme="majorBidi"/>
          <w:color w:val="202122"/>
          <w:sz w:val="20"/>
          <w:szCs w:val="20"/>
        </w:rPr>
      </w:pPr>
    </w:p>
    <w:p w14:paraId="575CE6C9" w14:textId="77777777" w:rsidR="00E86172" w:rsidRDefault="00E86172" w:rsidP="00E86172">
      <w:pPr>
        <w:jc w:val="center"/>
        <w:rPr>
          <w:rFonts w:asciiTheme="majorBidi" w:hAnsiTheme="majorBidi" w:cstheme="majorBidi"/>
          <w:color w:val="202122"/>
          <w:sz w:val="20"/>
          <w:szCs w:val="20"/>
        </w:rPr>
      </w:pPr>
    </w:p>
    <w:p w14:paraId="220E8C55" w14:textId="77777777" w:rsidR="00E86172" w:rsidRPr="00B16600" w:rsidRDefault="00E86172" w:rsidP="00E86172">
      <w:pPr>
        <w:jc w:val="center"/>
        <w:rPr>
          <w:rFonts w:asciiTheme="majorBidi" w:hAnsiTheme="majorBidi" w:cstheme="majorBidi"/>
          <w:color w:val="202122"/>
          <w:sz w:val="20"/>
          <w:szCs w:val="20"/>
        </w:rPr>
      </w:pPr>
    </w:p>
    <w:p w14:paraId="29050DA1" w14:textId="77777777" w:rsidR="00E86172" w:rsidRPr="00B16600" w:rsidRDefault="00E86172" w:rsidP="00E86172">
      <w:pPr>
        <w:pStyle w:val="Heading3"/>
        <w:spacing w:before="0" w:after="0"/>
        <w:rPr>
          <w:rFonts w:eastAsia="Times New Roman"/>
        </w:rPr>
      </w:pPr>
      <w:bookmarkStart w:id="207" w:name="_Toc188509238"/>
      <w:bookmarkStart w:id="208" w:name="_Toc192407479"/>
      <w:r w:rsidRPr="00B16600">
        <w:rPr>
          <w:rFonts w:asciiTheme="majorBidi" w:hAnsiTheme="majorBidi" w:cstheme="majorBidi"/>
          <w:b/>
          <w:bCs/>
          <w:i/>
          <w:iCs/>
        </w:rPr>
        <w:t>Book Profile &amp; Scope</w:t>
      </w:r>
      <w:bookmarkEnd w:id="155"/>
      <w:bookmarkEnd w:id="156"/>
      <w:bookmarkEnd w:id="207"/>
      <w:bookmarkEnd w:id="208"/>
    </w:p>
    <w:p w14:paraId="41E89CB3" w14:textId="519ADDE8" w:rsidR="00E86172" w:rsidRPr="00DF15ED" w:rsidRDefault="00E86172" w:rsidP="00DF15ED">
      <w:pPr>
        <w:rPr>
          <w:rFonts w:asciiTheme="majorBidi" w:hAnsiTheme="majorBidi" w:cstheme="majorBidi"/>
          <w:sz w:val="28"/>
          <w:szCs w:val="28"/>
        </w:rPr>
      </w:pPr>
      <w:r>
        <w:rPr>
          <w:rFonts w:asciiTheme="majorBidi" w:hAnsiTheme="majorBidi" w:cstheme="majorBidi"/>
          <w:i/>
          <w:iCs/>
          <w:sz w:val="28"/>
          <w:szCs w:val="28"/>
        </w:rPr>
        <w:t xml:space="preserve">Speaking the Truth with Love </w:t>
      </w:r>
      <w:r>
        <w:rPr>
          <w:rFonts w:asciiTheme="majorBidi" w:hAnsiTheme="majorBidi" w:cstheme="majorBidi"/>
          <w:sz w:val="28"/>
          <w:szCs w:val="28"/>
        </w:rPr>
        <w:t xml:space="preserve">is the introductory volume of </w:t>
      </w:r>
      <w:r>
        <w:rPr>
          <w:rFonts w:asciiTheme="majorBidi" w:hAnsiTheme="majorBidi" w:cstheme="majorBidi"/>
          <w:i/>
          <w:iCs/>
          <w:sz w:val="28"/>
          <w:szCs w:val="28"/>
        </w:rPr>
        <w:t>First Teaching of the Last Message:</w:t>
      </w:r>
      <w:r w:rsidR="00391474">
        <w:rPr>
          <w:rFonts w:asciiTheme="majorBidi" w:hAnsiTheme="majorBidi" w:cstheme="majorBidi"/>
          <w:i/>
          <w:iCs/>
          <w:sz w:val="28"/>
          <w:szCs w:val="28"/>
        </w:rPr>
        <w:t xml:space="preserve"> </w:t>
      </w:r>
      <w:r>
        <w:rPr>
          <w:rFonts w:asciiTheme="majorBidi" w:hAnsiTheme="majorBidi" w:cstheme="majorBidi"/>
          <w:i/>
          <w:iCs/>
          <w:sz w:val="28"/>
          <w:szCs w:val="28"/>
        </w:rPr>
        <w:t>The Divine Science and Its Six Pillars</w:t>
      </w:r>
      <w:r>
        <w:rPr>
          <w:rFonts w:asciiTheme="majorBidi" w:hAnsiTheme="majorBidi" w:cstheme="majorBidi"/>
          <w:sz w:val="28"/>
          <w:szCs w:val="28"/>
        </w:rPr>
        <w:t>.</w:t>
      </w:r>
      <w:r w:rsidR="00DF15ED">
        <w:rPr>
          <w:rFonts w:asciiTheme="majorBidi" w:hAnsiTheme="majorBidi" w:cstheme="majorBidi"/>
          <w:sz w:val="28"/>
          <w:szCs w:val="28"/>
        </w:rPr>
        <w:t xml:space="preserve"> </w:t>
      </w:r>
      <w:r w:rsidR="00B7640F">
        <w:rPr>
          <w:rFonts w:asciiTheme="majorBidi" w:hAnsiTheme="majorBidi" w:cstheme="majorBidi"/>
          <w:sz w:val="28"/>
          <w:szCs w:val="28"/>
        </w:rPr>
        <w:t xml:space="preserve">The work </w:t>
      </w:r>
      <w:commentRangeStart w:id="209"/>
      <w:r>
        <w:rPr>
          <w:rFonts w:asciiTheme="majorBidi" w:hAnsiTheme="majorBidi" w:cstheme="majorBidi"/>
          <w:sz w:val="28"/>
          <w:szCs w:val="28"/>
        </w:rPr>
        <w:t>is meant</w:t>
      </w:r>
      <w:r w:rsidRPr="00055B05">
        <w:rPr>
          <w:rFonts w:asciiTheme="majorBidi" w:hAnsiTheme="majorBidi" w:cstheme="majorBidi"/>
          <w:sz w:val="28"/>
          <w:szCs w:val="28"/>
        </w:rPr>
        <w:t xml:space="preserve"> to be a reliable</w:t>
      </w:r>
      <w:r>
        <w:rPr>
          <w:rFonts w:asciiTheme="majorBidi" w:hAnsiTheme="majorBidi" w:cstheme="majorBidi"/>
          <w:sz w:val="28"/>
          <w:szCs w:val="28"/>
        </w:rPr>
        <w:t>, wide-ranging, and in-depth</w:t>
      </w:r>
      <w:r w:rsidRPr="00055B05">
        <w:rPr>
          <w:rFonts w:asciiTheme="majorBidi" w:hAnsiTheme="majorBidi" w:cstheme="majorBidi"/>
          <w:sz w:val="28"/>
          <w:szCs w:val="28"/>
        </w:rPr>
        <w:t xml:space="preserve"> reference </w:t>
      </w:r>
      <w:r w:rsidR="00961005">
        <w:rPr>
          <w:rFonts w:asciiTheme="majorBidi" w:hAnsiTheme="majorBidi" w:cstheme="majorBidi"/>
          <w:sz w:val="28"/>
          <w:szCs w:val="28"/>
        </w:rPr>
        <w:t>for</w:t>
      </w:r>
      <w:r w:rsidRPr="00055B05">
        <w:rPr>
          <w:rFonts w:asciiTheme="majorBidi" w:hAnsiTheme="majorBidi" w:cstheme="majorBidi"/>
          <w:sz w:val="28"/>
          <w:szCs w:val="28"/>
        </w:rPr>
        <w:t xml:space="preserve"> the six </w:t>
      </w:r>
      <w:r>
        <w:rPr>
          <w:rFonts w:asciiTheme="majorBidi" w:hAnsiTheme="majorBidi" w:cstheme="majorBidi"/>
          <w:sz w:val="28"/>
          <w:szCs w:val="28"/>
        </w:rPr>
        <w:t>f</w:t>
      </w:r>
      <w:r w:rsidRPr="00055B05">
        <w:rPr>
          <w:rFonts w:asciiTheme="majorBidi" w:hAnsiTheme="majorBidi" w:cstheme="majorBidi"/>
          <w:sz w:val="28"/>
          <w:szCs w:val="28"/>
        </w:rPr>
        <w:t>oundational Pillars (</w:t>
      </w:r>
      <w:r w:rsidRPr="00055B05">
        <w:rPr>
          <w:rFonts w:asciiTheme="majorBidi" w:hAnsiTheme="majorBidi" w:cstheme="majorBidi"/>
          <w:i/>
          <w:iCs/>
          <w:sz w:val="28"/>
          <w:szCs w:val="28"/>
        </w:rPr>
        <w:t>Arkān</w:t>
      </w:r>
      <w:r w:rsidRPr="00055B05">
        <w:rPr>
          <w:rFonts w:asciiTheme="majorBidi" w:hAnsiTheme="majorBidi" w:cstheme="majorBidi"/>
          <w:sz w:val="28"/>
          <w:szCs w:val="28"/>
        </w:rPr>
        <w:t>) of Islam’s universal</w:t>
      </w:r>
      <w:r>
        <w:rPr>
          <w:rFonts w:asciiTheme="majorBidi" w:hAnsiTheme="majorBidi" w:cstheme="majorBidi"/>
          <w:sz w:val="28"/>
          <w:szCs w:val="28"/>
        </w:rPr>
        <w:t xml:space="preserve"> and timeless</w:t>
      </w:r>
      <w:r w:rsidRPr="00055B05">
        <w:rPr>
          <w:rFonts w:asciiTheme="majorBidi" w:hAnsiTheme="majorBidi" w:cstheme="majorBidi"/>
          <w:sz w:val="28"/>
          <w:szCs w:val="28"/>
        </w:rPr>
        <w:t xml:space="preserve"> </w:t>
      </w:r>
      <w:r>
        <w:rPr>
          <w:rFonts w:asciiTheme="majorBidi" w:hAnsiTheme="majorBidi" w:cstheme="majorBidi"/>
          <w:sz w:val="28"/>
          <w:szCs w:val="28"/>
        </w:rPr>
        <w:t>Prophetic Message</w:t>
      </w:r>
      <w:r w:rsidR="00E92F30">
        <w:rPr>
          <w:rFonts w:asciiTheme="majorBidi" w:hAnsiTheme="majorBidi" w:cstheme="majorBidi"/>
          <w:sz w:val="28"/>
          <w:szCs w:val="28"/>
        </w:rPr>
        <w:t xml:space="preserve">. It also branches out under the </w:t>
      </w:r>
      <w:r w:rsidR="0053374B">
        <w:rPr>
          <w:rFonts w:asciiTheme="majorBidi" w:hAnsiTheme="majorBidi" w:cstheme="majorBidi"/>
          <w:sz w:val="28"/>
          <w:szCs w:val="28"/>
        </w:rPr>
        <w:t>canopy</w:t>
      </w:r>
      <w:r w:rsidR="00E92F30">
        <w:rPr>
          <w:rFonts w:asciiTheme="majorBidi" w:hAnsiTheme="majorBidi" w:cstheme="majorBidi"/>
          <w:sz w:val="28"/>
          <w:szCs w:val="28"/>
        </w:rPr>
        <w:t xml:space="preserve"> of those pillars to include many of the vast </w:t>
      </w:r>
      <w:r w:rsidR="009353A8">
        <w:rPr>
          <w:rFonts w:asciiTheme="majorBidi" w:hAnsiTheme="majorBidi" w:cstheme="majorBidi"/>
          <w:sz w:val="28"/>
          <w:szCs w:val="28"/>
        </w:rPr>
        <w:t>impl</w:t>
      </w:r>
      <w:r w:rsidR="001158D8">
        <w:rPr>
          <w:rFonts w:asciiTheme="majorBidi" w:hAnsiTheme="majorBidi" w:cstheme="majorBidi"/>
          <w:sz w:val="28"/>
          <w:szCs w:val="28"/>
        </w:rPr>
        <w:t xml:space="preserve">ications </w:t>
      </w:r>
      <w:r w:rsidR="00E92F30">
        <w:rPr>
          <w:rFonts w:asciiTheme="majorBidi" w:hAnsiTheme="majorBidi" w:cstheme="majorBidi"/>
          <w:sz w:val="28"/>
          <w:szCs w:val="28"/>
        </w:rPr>
        <w:t>they</w:t>
      </w:r>
      <w:r w:rsidR="0053374B">
        <w:rPr>
          <w:rFonts w:asciiTheme="majorBidi" w:hAnsiTheme="majorBidi" w:cstheme="majorBidi"/>
          <w:sz w:val="28"/>
          <w:szCs w:val="28"/>
        </w:rPr>
        <w:t xml:space="preserve"> affirm</w:t>
      </w:r>
      <w:r w:rsidR="00AB015E">
        <w:rPr>
          <w:rFonts w:asciiTheme="majorBidi" w:hAnsiTheme="majorBidi" w:cstheme="majorBidi"/>
          <w:sz w:val="28"/>
          <w:szCs w:val="28"/>
        </w:rPr>
        <w:t xml:space="preserve"> regarding the </w:t>
      </w:r>
      <w:r w:rsidR="00061F28">
        <w:rPr>
          <w:rFonts w:asciiTheme="majorBidi" w:hAnsiTheme="majorBidi" w:cstheme="majorBidi"/>
          <w:sz w:val="28"/>
          <w:szCs w:val="28"/>
        </w:rPr>
        <w:t xml:space="preserve">structure of reality in </w:t>
      </w:r>
      <w:r w:rsidR="00692772">
        <w:rPr>
          <w:rFonts w:asciiTheme="majorBidi" w:hAnsiTheme="majorBidi" w:cstheme="majorBidi"/>
          <w:sz w:val="28"/>
          <w:szCs w:val="28"/>
        </w:rPr>
        <w:t>the</w:t>
      </w:r>
      <w:r w:rsidR="00061F28">
        <w:rPr>
          <w:rFonts w:asciiTheme="majorBidi" w:hAnsiTheme="majorBidi" w:cstheme="majorBidi"/>
          <w:sz w:val="28"/>
          <w:szCs w:val="28"/>
        </w:rPr>
        <w:t xml:space="preserve"> world</w:t>
      </w:r>
      <w:r w:rsidR="00692772">
        <w:rPr>
          <w:rFonts w:asciiTheme="majorBidi" w:hAnsiTheme="majorBidi" w:cstheme="majorBidi"/>
          <w:sz w:val="28"/>
          <w:szCs w:val="28"/>
        </w:rPr>
        <w:t xml:space="preserve"> around us</w:t>
      </w:r>
      <w:r w:rsidR="00C14071">
        <w:rPr>
          <w:rFonts w:asciiTheme="majorBidi" w:hAnsiTheme="majorBidi" w:cstheme="majorBidi"/>
          <w:sz w:val="28"/>
          <w:szCs w:val="28"/>
        </w:rPr>
        <w:t xml:space="preserve"> and our </w:t>
      </w:r>
      <w:r w:rsidR="003B0353">
        <w:rPr>
          <w:rFonts w:asciiTheme="majorBidi" w:hAnsiTheme="majorBidi" w:cstheme="majorBidi"/>
          <w:sz w:val="28"/>
          <w:szCs w:val="28"/>
        </w:rPr>
        <w:t xml:space="preserve">sound </w:t>
      </w:r>
      <w:r w:rsidR="00C14071">
        <w:rPr>
          <w:rFonts w:asciiTheme="majorBidi" w:hAnsiTheme="majorBidi" w:cstheme="majorBidi"/>
          <w:sz w:val="28"/>
          <w:szCs w:val="28"/>
        </w:rPr>
        <w:t>cognition of it</w:t>
      </w:r>
      <w:r w:rsidRPr="00055B05">
        <w:rPr>
          <w:rFonts w:asciiTheme="majorBidi" w:hAnsiTheme="majorBidi" w:cstheme="majorBidi"/>
          <w:sz w:val="28"/>
          <w:szCs w:val="28"/>
        </w:rPr>
        <w:t>.</w:t>
      </w:r>
      <w:commentRangeEnd w:id="209"/>
      <w:r>
        <w:rPr>
          <w:rStyle w:val="CommentReference"/>
          <w:rFonts w:ascii="SabondiacriticRoman" w:hAnsi="SabondiacriticRoman"/>
        </w:rPr>
        <w:commentReference w:id="209"/>
      </w:r>
      <w:r w:rsidRPr="007A52FD">
        <w:rPr>
          <w:rFonts w:asciiTheme="majorBidi" w:hAnsiTheme="majorBidi" w:cstheme="majorBidi"/>
          <w:sz w:val="28"/>
          <w:szCs w:val="28"/>
        </w:rPr>
        <w:t xml:space="preserve"> </w:t>
      </w:r>
      <w:r>
        <w:rPr>
          <w:rFonts w:asciiTheme="majorBidi" w:hAnsiTheme="majorBidi" w:cstheme="majorBidi"/>
          <w:sz w:val="28"/>
          <w:szCs w:val="28"/>
        </w:rPr>
        <w:t xml:space="preserve">Given its scope, the </w:t>
      </w:r>
      <w:r w:rsidR="009E04D6">
        <w:rPr>
          <w:rFonts w:asciiTheme="majorBidi" w:hAnsiTheme="majorBidi" w:cstheme="majorBidi"/>
          <w:sz w:val="28"/>
          <w:szCs w:val="28"/>
        </w:rPr>
        <w:t>compendium</w:t>
      </w:r>
      <w:r>
        <w:rPr>
          <w:rFonts w:asciiTheme="majorBidi" w:hAnsiTheme="majorBidi" w:cstheme="majorBidi"/>
          <w:sz w:val="28"/>
          <w:szCs w:val="28"/>
        </w:rPr>
        <w:t>’s subject matter is designed to</w:t>
      </w:r>
      <w:r>
        <w:rPr>
          <w:rFonts w:asciiTheme="majorBidi" w:hAnsiTheme="majorBidi" w:cstheme="majorBidi"/>
          <w:i/>
          <w:iCs/>
          <w:sz w:val="28"/>
          <w:szCs w:val="28"/>
        </w:rPr>
        <w:t xml:space="preserve"> </w:t>
      </w:r>
      <w:r>
        <w:rPr>
          <w:rFonts w:asciiTheme="majorBidi" w:hAnsiTheme="majorBidi" w:cstheme="majorBidi"/>
          <w:sz w:val="28"/>
          <w:szCs w:val="28"/>
        </w:rPr>
        <w:t>explain in the fullest possible sense the fathomless meanings</w:t>
      </w:r>
      <w:r w:rsidR="00C41F5D">
        <w:rPr>
          <w:rFonts w:asciiTheme="majorBidi" w:hAnsiTheme="majorBidi" w:cstheme="majorBidi"/>
          <w:sz w:val="28"/>
          <w:szCs w:val="28"/>
        </w:rPr>
        <w:t>—</w:t>
      </w:r>
      <w:r>
        <w:rPr>
          <w:rFonts w:asciiTheme="majorBidi" w:hAnsiTheme="majorBidi" w:cstheme="majorBidi"/>
          <w:sz w:val="28"/>
          <w:szCs w:val="28"/>
        </w:rPr>
        <w:t>explicit and implicit</w:t>
      </w:r>
      <w:r w:rsidR="00C41F5D">
        <w:rPr>
          <w:rFonts w:asciiTheme="majorBidi" w:hAnsiTheme="majorBidi" w:cstheme="majorBidi"/>
          <w:sz w:val="28"/>
          <w:szCs w:val="28"/>
        </w:rPr>
        <w:t>—</w:t>
      </w:r>
      <w:r>
        <w:rPr>
          <w:rFonts w:asciiTheme="majorBidi" w:hAnsiTheme="majorBidi" w:cstheme="majorBidi"/>
          <w:sz w:val="28"/>
          <w:szCs w:val="28"/>
        </w:rPr>
        <w:t>in Islam’s two-part Prophetic testimony of faith</w:t>
      </w:r>
      <w:r w:rsidR="0020059B">
        <w:rPr>
          <w:rFonts w:asciiTheme="majorBidi" w:hAnsiTheme="majorBidi" w:cstheme="majorBidi"/>
          <w:sz w:val="28"/>
          <w:szCs w:val="28"/>
        </w:rPr>
        <w:t xml:space="preserve">. All such </w:t>
      </w:r>
      <w:r w:rsidR="001E7A95">
        <w:rPr>
          <w:rFonts w:asciiTheme="majorBidi" w:hAnsiTheme="majorBidi" w:cstheme="majorBidi"/>
          <w:sz w:val="28"/>
          <w:szCs w:val="28"/>
        </w:rPr>
        <w:t>ramifications</w:t>
      </w:r>
      <w:r w:rsidR="0020059B">
        <w:rPr>
          <w:rFonts w:asciiTheme="majorBidi" w:hAnsiTheme="majorBidi" w:cstheme="majorBidi"/>
          <w:sz w:val="28"/>
          <w:szCs w:val="28"/>
        </w:rPr>
        <w:t xml:space="preserve"> of </w:t>
      </w:r>
      <w:r w:rsidR="0020059B">
        <w:rPr>
          <w:rFonts w:asciiTheme="majorBidi" w:hAnsiTheme="majorBidi" w:cstheme="majorBidi"/>
          <w:i/>
          <w:iCs/>
          <w:sz w:val="28"/>
          <w:szCs w:val="28"/>
        </w:rPr>
        <w:t>I</w:t>
      </w:r>
      <w:r w:rsidR="0020059B" w:rsidRPr="0071726C">
        <w:rPr>
          <w:rFonts w:asciiTheme="majorBidi" w:hAnsiTheme="majorBidi" w:cstheme="majorBidi"/>
          <w:i/>
          <w:iCs/>
          <w:sz w:val="28"/>
          <w:szCs w:val="28"/>
        </w:rPr>
        <w:t>slām</w:t>
      </w:r>
      <w:r w:rsidR="0020059B">
        <w:rPr>
          <w:rFonts w:asciiTheme="majorBidi" w:hAnsiTheme="majorBidi" w:cstheme="majorBidi"/>
          <w:sz w:val="28"/>
          <w:szCs w:val="28"/>
        </w:rPr>
        <w:t xml:space="preserve">—inwardly and outwardly—are included in </w:t>
      </w:r>
      <w:r w:rsidR="001E7A95">
        <w:rPr>
          <w:rFonts w:asciiTheme="majorBidi" w:hAnsiTheme="majorBidi" w:cstheme="majorBidi"/>
          <w:sz w:val="28"/>
          <w:szCs w:val="28"/>
        </w:rPr>
        <w:t>its</w:t>
      </w:r>
      <w:r w:rsidR="0020059B">
        <w:rPr>
          <w:rFonts w:asciiTheme="majorBidi" w:hAnsiTheme="majorBidi" w:cstheme="majorBidi"/>
          <w:sz w:val="28"/>
          <w:szCs w:val="28"/>
        </w:rPr>
        <w:t xml:space="preserve"> two-fold Creedal witness</w:t>
      </w:r>
      <w:r>
        <w:rPr>
          <w:rFonts w:asciiTheme="majorBidi" w:hAnsiTheme="majorBidi" w:cstheme="majorBidi"/>
          <w:sz w:val="28"/>
          <w:szCs w:val="28"/>
        </w:rPr>
        <w:t xml:space="preserve">: </w:t>
      </w:r>
    </w:p>
    <w:p w14:paraId="13D0563F" w14:textId="77777777" w:rsidR="00E86172" w:rsidRDefault="00E86172" w:rsidP="00E86172">
      <w:pPr>
        <w:autoSpaceDE w:val="0"/>
        <w:autoSpaceDN w:val="0"/>
        <w:adjustRightInd w:val="0"/>
        <w:rPr>
          <w:rFonts w:asciiTheme="majorBidi" w:hAnsiTheme="majorBidi" w:cstheme="majorBidi"/>
          <w:sz w:val="28"/>
          <w:szCs w:val="28"/>
        </w:rPr>
      </w:pPr>
    </w:p>
    <w:p w14:paraId="3A8972D9" w14:textId="77777777" w:rsidR="00E86172" w:rsidRPr="00B16600" w:rsidRDefault="00E86172" w:rsidP="00E86172">
      <w:pPr>
        <w:autoSpaceDE w:val="0"/>
        <w:autoSpaceDN w:val="0"/>
        <w:adjustRightInd w:val="0"/>
        <w:ind w:left="630" w:right="900"/>
        <w:jc w:val="center"/>
        <w:rPr>
          <w:rFonts w:eastAsia="Calibri" w:cs="Calibri"/>
          <w:i/>
          <w:iCs/>
          <w:u w:val="single"/>
        </w:rPr>
      </w:pPr>
      <w:r w:rsidRPr="00B16600">
        <w:rPr>
          <w:rFonts w:eastAsia="Calibri" w:cs="Calibri"/>
          <w:i/>
          <w:iCs/>
          <w:u w:val="single"/>
        </w:rPr>
        <w:t>L</w:t>
      </w:r>
      <w:r w:rsidRPr="00B16600">
        <w:rPr>
          <w:rFonts w:asciiTheme="majorBidi" w:hAnsiTheme="majorBidi" w:cstheme="majorBidi"/>
          <w:i/>
          <w:iCs/>
          <w:u w:val="single"/>
        </w:rPr>
        <w:t>ā</w:t>
      </w:r>
      <w:r w:rsidRPr="00B16600">
        <w:rPr>
          <w:rFonts w:eastAsia="Calibri" w:cs="Calibri"/>
          <w:i/>
          <w:iCs/>
          <w:u w:val="single"/>
        </w:rPr>
        <w:t xml:space="preserve"> il</w:t>
      </w:r>
      <w:r w:rsidRPr="00B16600">
        <w:rPr>
          <w:rFonts w:asciiTheme="majorBidi" w:hAnsiTheme="majorBidi" w:cstheme="majorBidi"/>
          <w:i/>
          <w:iCs/>
          <w:u w:val="single"/>
        </w:rPr>
        <w:t>ā</w:t>
      </w:r>
      <w:r w:rsidRPr="00B16600">
        <w:rPr>
          <w:rFonts w:eastAsia="Calibri" w:cs="Calibri"/>
          <w:i/>
          <w:iCs/>
          <w:u w:val="single"/>
        </w:rPr>
        <w:t>ha ill-All</w:t>
      </w:r>
      <w:r w:rsidRPr="00B16600">
        <w:rPr>
          <w:rFonts w:asciiTheme="majorBidi" w:hAnsiTheme="majorBidi" w:cstheme="majorBidi"/>
          <w:i/>
          <w:iCs/>
          <w:u w:val="single"/>
        </w:rPr>
        <w:t>ā</w:t>
      </w:r>
      <w:r w:rsidRPr="00B16600">
        <w:rPr>
          <w:rFonts w:eastAsia="Calibri" w:cs="Calibri"/>
          <w:i/>
          <w:iCs/>
          <w:u w:val="single"/>
        </w:rPr>
        <w:t xml:space="preserve">h </w:t>
      </w:r>
    </w:p>
    <w:p w14:paraId="4607BF01" w14:textId="77777777" w:rsidR="00E86172" w:rsidRDefault="00E86172" w:rsidP="00E86172">
      <w:pPr>
        <w:autoSpaceDE w:val="0"/>
        <w:autoSpaceDN w:val="0"/>
        <w:adjustRightInd w:val="0"/>
        <w:ind w:left="630" w:right="900"/>
        <w:jc w:val="center"/>
        <w:rPr>
          <w:rFonts w:eastAsia="Calibri" w:cs="Calibri"/>
        </w:rPr>
      </w:pPr>
      <w:r w:rsidRPr="00961B42">
        <w:rPr>
          <w:rFonts w:eastAsia="Calibri" w:cs="Calibri"/>
          <w:i/>
          <w:iCs/>
        </w:rPr>
        <w:t>There is no god but God</w:t>
      </w:r>
    </w:p>
    <w:p w14:paraId="323770D7" w14:textId="77777777" w:rsidR="00E86172" w:rsidRPr="00B16600" w:rsidRDefault="00E86172" w:rsidP="00E86172">
      <w:pPr>
        <w:autoSpaceDE w:val="0"/>
        <w:autoSpaceDN w:val="0"/>
        <w:adjustRightInd w:val="0"/>
        <w:ind w:left="630" w:right="900"/>
        <w:jc w:val="center"/>
        <w:rPr>
          <w:rFonts w:eastAsia="Sakkal Majalla"/>
          <w:u w:val="single"/>
        </w:rPr>
      </w:pPr>
      <w:r w:rsidRPr="00B16600">
        <w:rPr>
          <w:rFonts w:asciiTheme="majorBidi" w:hAnsiTheme="majorBidi" w:cstheme="majorBidi"/>
          <w:i/>
          <w:iCs/>
          <w:u w:val="single"/>
        </w:rPr>
        <w:t>Muḥammadun Rasūlu-Llāh</w:t>
      </w:r>
    </w:p>
    <w:p w14:paraId="13F0BC07" w14:textId="77777777" w:rsidR="00E86172" w:rsidRDefault="00E86172" w:rsidP="00E86172">
      <w:pPr>
        <w:autoSpaceDE w:val="0"/>
        <w:autoSpaceDN w:val="0"/>
        <w:adjustRightInd w:val="0"/>
        <w:ind w:left="630" w:right="900"/>
        <w:jc w:val="center"/>
        <w:rPr>
          <w:rFonts w:eastAsia="Sakkal Majalla"/>
          <w:i/>
          <w:iCs/>
        </w:rPr>
      </w:pPr>
      <w:r w:rsidRPr="00961B42">
        <w:rPr>
          <w:rFonts w:asciiTheme="majorBidi" w:hAnsiTheme="majorBidi" w:cstheme="majorBidi"/>
          <w:i/>
          <w:iCs/>
        </w:rPr>
        <w:t>Muḥammad</w:t>
      </w:r>
      <w:r w:rsidRPr="00961B42">
        <w:rPr>
          <w:rFonts w:eastAsia="Sakkal Majalla"/>
          <w:i/>
          <w:iCs/>
        </w:rPr>
        <w:t xml:space="preserve"> is </w:t>
      </w:r>
      <w:r>
        <w:rPr>
          <w:rFonts w:eastAsia="Sakkal Majalla"/>
          <w:i/>
          <w:iCs/>
        </w:rPr>
        <w:t>God’s</w:t>
      </w:r>
      <w:r w:rsidRPr="00961B42">
        <w:rPr>
          <w:rFonts w:eastAsia="Sakkal Majalla"/>
          <w:i/>
          <w:iCs/>
        </w:rPr>
        <w:t xml:space="preserve"> Messenger</w:t>
      </w:r>
    </w:p>
    <w:p w14:paraId="0103F93F" w14:textId="77777777" w:rsidR="007808EA" w:rsidRDefault="007808EA" w:rsidP="00E86172">
      <w:pPr>
        <w:autoSpaceDE w:val="0"/>
        <w:autoSpaceDN w:val="0"/>
        <w:adjustRightInd w:val="0"/>
        <w:ind w:left="630" w:right="900"/>
        <w:jc w:val="center"/>
        <w:rPr>
          <w:rFonts w:eastAsia="Sakkal Majalla"/>
          <w:i/>
          <w:iCs/>
        </w:rPr>
      </w:pPr>
    </w:p>
    <w:p w14:paraId="3E124F37" w14:textId="77777777" w:rsidR="007808EA" w:rsidRDefault="007808EA" w:rsidP="00E86172">
      <w:pPr>
        <w:autoSpaceDE w:val="0"/>
        <w:autoSpaceDN w:val="0"/>
        <w:adjustRightInd w:val="0"/>
        <w:ind w:left="630" w:right="900"/>
        <w:jc w:val="center"/>
        <w:rPr>
          <w:rFonts w:eastAsia="Sakkal Majalla"/>
          <w:i/>
          <w:iCs/>
        </w:rPr>
      </w:pPr>
    </w:p>
    <w:p w14:paraId="4683A9F5" w14:textId="77777777" w:rsidR="007808EA" w:rsidRDefault="007808EA" w:rsidP="00E86172">
      <w:pPr>
        <w:autoSpaceDE w:val="0"/>
        <w:autoSpaceDN w:val="0"/>
        <w:adjustRightInd w:val="0"/>
        <w:ind w:left="630" w:right="900"/>
        <w:jc w:val="center"/>
        <w:rPr>
          <w:rFonts w:eastAsia="Sakkal Majalla"/>
          <w:i/>
          <w:iCs/>
        </w:rPr>
      </w:pPr>
    </w:p>
    <w:p w14:paraId="0A156A8D" w14:textId="77777777" w:rsidR="006D3CDE" w:rsidRDefault="006D3CDE" w:rsidP="00E86172">
      <w:pPr>
        <w:autoSpaceDE w:val="0"/>
        <w:autoSpaceDN w:val="0"/>
        <w:adjustRightInd w:val="0"/>
        <w:ind w:left="630" w:right="900"/>
        <w:jc w:val="center"/>
        <w:rPr>
          <w:rFonts w:eastAsia="Sakkal Majalla"/>
          <w:i/>
          <w:iCs/>
        </w:rPr>
      </w:pPr>
    </w:p>
    <w:p w14:paraId="4AA8B1F6" w14:textId="77777777" w:rsidR="006D3CDE" w:rsidRDefault="006D3CDE" w:rsidP="00E86172">
      <w:pPr>
        <w:autoSpaceDE w:val="0"/>
        <w:autoSpaceDN w:val="0"/>
        <w:adjustRightInd w:val="0"/>
        <w:ind w:left="630" w:right="900"/>
        <w:jc w:val="center"/>
        <w:rPr>
          <w:rFonts w:eastAsia="Sakkal Majalla"/>
          <w:i/>
          <w:iCs/>
        </w:rPr>
      </w:pPr>
    </w:p>
    <w:p w14:paraId="137FCD2C" w14:textId="77777777" w:rsidR="006D3CDE" w:rsidRDefault="006D3CDE" w:rsidP="00E86172">
      <w:pPr>
        <w:autoSpaceDE w:val="0"/>
        <w:autoSpaceDN w:val="0"/>
        <w:adjustRightInd w:val="0"/>
        <w:ind w:left="630" w:right="900"/>
        <w:jc w:val="center"/>
        <w:rPr>
          <w:rFonts w:eastAsia="Sakkal Majalla"/>
          <w:i/>
          <w:iCs/>
        </w:rPr>
      </w:pPr>
    </w:p>
    <w:p w14:paraId="6D9FD5C2" w14:textId="77777777" w:rsidR="006D3CDE" w:rsidRDefault="006D3CDE" w:rsidP="00E86172">
      <w:pPr>
        <w:autoSpaceDE w:val="0"/>
        <w:autoSpaceDN w:val="0"/>
        <w:adjustRightInd w:val="0"/>
        <w:ind w:left="630" w:right="900"/>
        <w:jc w:val="center"/>
        <w:rPr>
          <w:rFonts w:eastAsia="Sakkal Majalla"/>
          <w:i/>
          <w:iCs/>
        </w:rPr>
      </w:pPr>
    </w:p>
    <w:p w14:paraId="50592B98" w14:textId="77777777" w:rsidR="006D3CDE" w:rsidRDefault="006D3CDE" w:rsidP="006D3CDE">
      <w:pPr>
        <w:autoSpaceDE w:val="0"/>
        <w:autoSpaceDN w:val="0"/>
        <w:adjustRightInd w:val="0"/>
        <w:ind w:right="900"/>
        <w:rPr>
          <w:rFonts w:eastAsia="Sakkal Majalla"/>
          <w:i/>
          <w:iCs/>
        </w:rPr>
      </w:pPr>
    </w:p>
    <w:p w14:paraId="59AD35D0" w14:textId="77777777" w:rsidR="006D3CDE" w:rsidRDefault="006D3CDE" w:rsidP="006D3CDE">
      <w:pPr>
        <w:autoSpaceDE w:val="0"/>
        <w:autoSpaceDN w:val="0"/>
        <w:adjustRightInd w:val="0"/>
        <w:ind w:right="900"/>
        <w:rPr>
          <w:rFonts w:eastAsia="Sakkal Majalla"/>
          <w:i/>
          <w:iCs/>
        </w:rPr>
      </w:pPr>
    </w:p>
    <w:p w14:paraId="5AFFA0A9" w14:textId="77777777" w:rsidR="006D3CDE" w:rsidRDefault="006D3CDE" w:rsidP="006D3CDE">
      <w:pPr>
        <w:autoSpaceDE w:val="0"/>
        <w:autoSpaceDN w:val="0"/>
        <w:adjustRightInd w:val="0"/>
        <w:ind w:right="900"/>
        <w:rPr>
          <w:rFonts w:eastAsia="Sakkal Majalla"/>
          <w:i/>
          <w:iCs/>
        </w:rPr>
      </w:pPr>
    </w:p>
    <w:p w14:paraId="30E68C68" w14:textId="77777777" w:rsidR="006D3CDE" w:rsidRDefault="006D3CDE" w:rsidP="006D3CDE">
      <w:pPr>
        <w:autoSpaceDE w:val="0"/>
        <w:autoSpaceDN w:val="0"/>
        <w:adjustRightInd w:val="0"/>
        <w:ind w:right="900"/>
        <w:rPr>
          <w:rFonts w:eastAsia="Sakkal Majalla"/>
          <w:i/>
          <w:iCs/>
        </w:rPr>
      </w:pPr>
    </w:p>
    <w:p w14:paraId="397899C6" w14:textId="77777777" w:rsidR="006D3CDE" w:rsidRDefault="006D3CDE" w:rsidP="006D3CDE">
      <w:pPr>
        <w:autoSpaceDE w:val="0"/>
        <w:autoSpaceDN w:val="0"/>
        <w:adjustRightInd w:val="0"/>
        <w:ind w:right="900"/>
        <w:rPr>
          <w:rFonts w:eastAsia="Sakkal Majalla"/>
          <w:i/>
          <w:iCs/>
        </w:rPr>
      </w:pPr>
    </w:p>
    <w:p w14:paraId="17593C41" w14:textId="77777777" w:rsidR="006D3CDE" w:rsidRDefault="006D3CDE" w:rsidP="006D3CDE">
      <w:pPr>
        <w:autoSpaceDE w:val="0"/>
        <w:autoSpaceDN w:val="0"/>
        <w:adjustRightInd w:val="0"/>
        <w:ind w:right="900"/>
        <w:rPr>
          <w:rFonts w:eastAsia="Sakkal Majalla"/>
          <w:i/>
          <w:iCs/>
        </w:rPr>
      </w:pPr>
    </w:p>
    <w:p w14:paraId="40149BA4" w14:textId="77777777" w:rsidR="006D3CDE" w:rsidRDefault="006D3CDE" w:rsidP="006D3CDE">
      <w:pPr>
        <w:autoSpaceDE w:val="0"/>
        <w:autoSpaceDN w:val="0"/>
        <w:adjustRightInd w:val="0"/>
        <w:ind w:right="900"/>
        <w:rPr>
          <w:rFonts w:eastAsia="Sakkal Majalla"/>
          <w:i/>
          <w:iCs/>
        </w:rPr>
      </w:pPr>
    </w:p>
    <w:p w14:paraId="3287D23D" w14:textId="77777777" w:rsidR="006D3CDE" w:rsidRDefault="006D3CDE" w:rsidP="00E86172">
      <w:pPr>
        <w:autoSpaceDE w:val="0"/>
        <w:autoSpaceDN w:val="0"/>
        <w:adjustRightInd w:val="0"/>
        <w:ind w:left="630" w:right="900"/>
        <w:jc w:val="center"/>
        <w:rPr>
          <w:rFonts w:eastAsia="Sakkal Majalla"/>
          <w:i/>
          <w:iCs/>
        </w:rPr>
      </w:pPr>
    </w:p>
    <w:p w14:paraId="003D2AF0" w14:textId="77777777" w:rsidR="007808EA" w:rsidRDefault="007808EA" w:rsidP="00E86172">
      <w:pPr>
        <w:autoSpaceDE w:val="0"/>
        <w:autoSpaceDN w:val="0"/>
        <w:adjustRightInd w:val="0"/>
        <w:ind w:left="630" w:right="900"/>
        <w:jc w:val="center"/>
        <w:rPr>
          <w:rFonts w:eastAsia="Sakkal Majalla"/>
          <w:i/>
          <w:iCs/>
        </w:rPr>
      </w:pPr>
    </w:p>
    <w:p w14:paraId="0EE155E0" w14:textId="03296EF5" w:rsidR="0063672F" w:rsidRDefault="0063672F" w:rsidP="0063672F">
      <w:pPr>
        <w:ind w:left="1440" w:right="900"/>
        <w:rPr>
          <w:sz w:val="20"/>
          <w:szCs w:val="20"/>
        </w:rPr>
      </w:pPr>
      <w:r>
        <w:rPr>
          <w:sz w:val="20"/>
          <w:szCs w:val="20"/>
        </w:rPr>
        <w:t xml:space="preserve">Image </w:t>
      </w:r>
      <w:r w:rsidR="00E96160">
        <w:rPr>
          <w:sz w:val="20"/>
          <w:szCs w:val="20"/>
        </w:rPr>
        <w:t>4</w:t>
      </w:r>
      <w:r>
        <w:rPr>
          <w:sz w:val="20"/>
          <w:szCs w:val="20"/>
        </w:rPr>
        <w:t>:</w:t>
      </w:r>
    </w:p>
    <w:p w14:paraId="75A819C9" w14:textId="77777777" w:rsidR="0063672F" w:rsidRDefault="0063672F" w:rsidP="0063672F">
      <w:pPr>
        <w:ind w:left="1440" w:right="900"/>
        <w:rPr>
          <w:sz w:val="20"/>
          <w:szCs w:val="20"/>
        </w:rPr>
      </w:pPr>
    </w:p>
    <w:p w14:paraId="4CF222B0" w14:textId="77777777" w:rsidR="0063672F" w:rsidRDefault="0063672F" w:rsidP="0063672F">
      <w:pPr>
        <w:ind w:left="1440" w:right="900"/>
        <w:rPr>
          <w:sz w:val="20"/>
          <w:szCs w:val="20"/>
        </w:rPr>
      </w:pPr>
    </w:p>
    <w:p w14:paraId="00299EB8" w14:textId="77777777" w:rsidR="0063672F" w:rsidRDefault="0063672F" w:rsidP="0063672F">
      <w:pPr>
        <w:ind w:left="1440" w:right="900"/>
        <w:rPr>
          <w:sz w:val="20"/>
          <w:szCs w:val="20"/>
        </w:rPr>
      </w:pPr>
    </w:p>
    <w:p w14:paraId="57BAB815" w14:textId="77777777" w:rsidR="0063672F" w:rsidRDefault="0063672F" w:rsidP="0063672F">
      <w:pPr>
        <w:ind w:left="1440" w:right="900"/>
        <w:rPr>
          <w:sz w:val="20"/>
          <w:szCs w:val="20"/>
        </w:rPr>
      </w:pPr>
    </w:p>
    <w:p w14:paraId="3134E329" w14:textId="77777777" w:rsidR="0063672F" w:rsidRDefault="0063672F" w:rsidP="0063672F">
      <w:pPr>
        <w:ind w:left="1440" w:right="900"/>
        <w:rPr>
          <w:sz w:val="20"/>
          <w:szCs w:val="20"/>
        </w:rPr>
      </w:pPr>
    </w:p>
    <w:p w14:paraId="54FB627A" w14:textId="77777777" w:rsidR="0063672F" w:rsidRDefault="0063672F" w:rsidP="0063672F">
      <w:pPr>
        <w:ind w:left="1440" w:right="900"/>
        <w:rPr>
          <w:sz w:val="20"/>
          <w:szCs w:val="20"/>
        </w:rPr>
      </w:pPr>
    </w:p>
    <w:p w14:paraId="4AFDC035" w14:textId="77777777" w:rsidR="0063672F" w:rsidRDefault="0063672F" w:rsidP="0063672F">
      <w:pPr>
        <w:ind w:left="1440" w:right="900"/>
        <w:rPr>
          <w:sz w:val="20"/>
          <w:szCs w:val="20"/>
        </w:rPr>
      </w:pPr>
    </w:p>
    <w:p w14:paraId="03C37B96" w14:textId="77777777" w:rsidR="0063672F" w:rsidRDefault="0063672F" w:rsidP="0063672F">
      <w:pPr>
        <w:ind w:left="1440" w:right="900"/>
        <w:rPr>
          <w:sz w:val="20"/>
          <w:szCs w:val="20"/>
        </w:rPr>
      </w:pPr>
    </w:p>
    <w:p w14:paraId="7D68E428" w14:textId="77777777" w:rsidR="0063672F" w:rsidRDefault="0063672F" w:rsidP="0063672F">
      <w:pPr>
        <w:ind w:left="1440" w:right="900"/>
        <w:rPr>
          <w:sz w:val="20"/>
          <w:szCs w:val="20"/>
        </w:rPr>
      </w:pPr>
    </w:p>
    <w:p w14:paraId="3C05DB5A" w14:textId="77777777" w:rsidR="0063672F" w:rsidRDefault="0063672F" w:rsidP="0063672F">
      <w:pPr>
        <w:ind w:left="1440" w:right="900"/>
        <w:rPr>
          <w:sz w:val="20"/>
          <w:szCs w:val="20"/>
        </w:rPr>
      </w:pPr>
    </w:p>
    <w:p w14:paraId="47BCD919" w14:textId="77777777" w:rsidR="0063672F" w:rsidRDefault="0063672F" w:rsidP="0063672F">
      <w:pPr>
        <w:ind w:left="1440" w:right="900"/>
        <w:rPr>
          <w:sz w:val="20"/>
          <w:szCs w:val="20"/>
        </w:rPr>
      </w:pPr>
    </w:p>
    <w:p w14:paraId="32E15FE9" w14:textId="77777777" w:rsidR="0063672F" w:rsidRDefault="0063672F" w:rsidP="0063672F">
      <w:pPr>
        <w:ind w:left="1440" w:right="900"/>
        <w:rPr>
          <w:sz w:val="20"/>
          <w:szCs w:val="20"/>
        </w:rPr>
      </w:pPr>
    </w:p>
    <w:p w14:paraId="0B294098" w14:textId="77777777" w:rsidR="0063672F" w:rsidRDefault="0063672F" w:rsidP="0063672F">
      <w:pPr>
        <w:ind w:left="1440" w:right="900"/>
        <w:rPr>
          <w:sz w:val="20"/>
          <w:szCs w:val="20"/>
        </w:rPr>
      </w:pPr>
      <w:r>
        <w:rPr>
          <w:sz w:val="20"/>
          <w:szCs w:val="20"/>
        </w:rPr>
        <w:t xml:space="preserve">      Islamic Testimony of Faith in Arabic calligraphy</w:t>
      </w:r>
    </w:p>
    <w:p w14:paraId="2AD861D1" w14:textId="77777777" w:rsidR="007808EA" w:rsidRDefault="007808EA" w:rsidP="007808EA">
      <w:pPr>
        <w:rPr>
          <w:sz w:val="28"/>
          <w:szCs w:val="28"/>
        </w:rPr>
      </w:pPr>
    </w:p>
    <w:p w14:paraId="6220D28D" w14:textId="77777777" w:rsidR="007808EA" w:rsidRDefault="007808EA" w:rsidP="00E86172">
      <w:pPr>
        <w:autoSpaceDE w:val="0"/>
        <w:autoSpaceDN w:val="0"/>
        <w:adjustRightInd w:val="0"/>
        <w:ind w:left="630" w:right="900"/>
        <w:jc w:val="center"/>
        <w:rPr>
          <w:rFonts w:eastAsia="Sakkal Majalla"/>
          <w:i/>
          <w:iCs/>
        </w:rPr>
      </w:pPr>
    </w:p>
    <w:p w14:paraId="0A650EE8" w14:textId="7716C863" w:rsidR="0020059B" w:rsidRDefault="000022B7" w:rsidP="00444830">
      <w:pPr>
        <w:rPr>
          <w:sz w:val="28"/>
          <w:szCs w:val="28"/>
        </w:rPr>
      </w:pPr>
      <w:r>
        <w:rPr>
          <w:rFonts w:asciiTheme="majorBidi" w:hAnsiTheme="majorBidi" w:cstheme="majorBidi"/>
          <w:sz w:val="28"/>
          <w:szCs w:val="28"/>
        </w:rPr>
        <w:lastRenderedPageBreak/>
        <w:t xml:space="preserve">In </w:t>
      </w:r>
      <w:r w:rsidR="00E86172">
        <w:rPr>
          <w:rFonts w:asciiTheme="majorBidi" w:hAnsiTheme="majorBidi" w:cstheme="majorBidi"/>
          <w:sz w:val="28"/>
          <w:szCs w:val="28"/>
        </w:rPr>
        <w:t xml:space="preserve">Arabic, the word </w:t>
      </w:r>
      <w:r w:rsidR="00E86172" w:rsidRPr="00B16600">
        <w:rPr>
          <w:rFonts w:asciiTheme="majorBidi" w:hAnsiTheme="majorBidi" w:cstheme="majorBidi"/>
          <w:b/>
          <w:bCs/>
          <w:i/>
          <w:iCs/>
          <w:sz w:val="28"/>
          <w:szCs w:val="28"/>
        </w:rPr>
        <w:t>Islām</w:t>
      </w:r>
      <w:r w:rsidR="00E86172" w:rsidRPr="0068103C">
        <w:rPr>
          <w:rStyle w:val="FootnoteReference"/>
          <w:rFonts w:asciiTheme="majorBidi" w:hAnsiTheme="majorBidi" w:cstheme="majorBidi"/>
          <w:color w:val="000000" w:themeColor="text1"/>
          <w:sz w:val="28"/>
          <w:szCs w:val="28"/>
        </w:rPr>
        <w:footnoteReference w:id="45"/>
      </w:r>
      <w:r w:rsidR="00E86172" w:rsidRPr="0068103C">
        <w:rPr>
          <w:rFonts w:asciiTheme="majorBidi" w:hAnsiTheme="majorBidi" w:cstheme="majorBidi"/>
          <w:color w:val="000000" w:themeColor="text1"/>
          <w:sz w:val="28"/>
          <w:szCs w:val="28"/>
        </w:rPr>
        <w:t xml:space="preserve"> </w:t>
      </w:r>
      <w:r w:rsidR="00E86172" w:rsidRPr="00347557">
        <w:rPr>
          <w:rFonts w:asciiTheme="majorBidi" w:hAnsiTheme="majorBidi" w:cstheme="majorBidi"/>
          <w:sz w:val="28"/>
          <w:szCs w:val="28"/>
        </w:rPr>
        <w:t xml:space="preserve">refers to the act of </w:t>
      </w:r>
      <w:r w:rsidR="00E86172" w:rsidRPr="00D2666E">
        <w:rPr>
          <w:rFonts w:asciiTheme="majorBidi" w:hAnsiTheme="majorBidi" w:cstheme="majorBidi"/>
          <w:sz w:val="28"/>
          <w:szCs w:val="28"/>
          <w:u w:val="single"/>
        </w:rPr>
        <w:t>freely r</w:t>
      </w:r>
      <w:r w:rsidR="00E86172" w:rsidRPr="0071726C">
        <w:rPr>
          <w:rFonts w:asciiTheme="majorBidi" w:hAnsiTheme="majorBidi" w:cstheme="majorBidi"/>
          <w:sz w:val="28"/>
          <w:szCs w:val="28"/>
          <w:u w:val="single"/>
        </w:rPr>
        <w:t xml:space="preserve">endering submissive obedience to </w:t>
      </w:r>
      <w:r w:rsidR="00E86172" w:rsidRPr="00B16600">
        <w:rPr>
          <w:rFonts w:asciiTheme="majorBidi" w:hAnsiTheme="majorBidi" w:cstheme="majorBidi"/>
          <w:b/>
          <w:bCs/>
          <w:sz w:val="28"/>
          <w:szCs w:val="28"/>
          <w:u w:val="single"/>
        </w:rPr>
        <w:t>God</w:t>
      </w:r>
      <w:r w:rsidR="00E86172">
        <w:rPr>
          <w:rFonts w:asciiTheme="majorBidi" w:hAnsiTheme="majorBidi" w:cstheme="majorBidi"/>
          <w:sz w:val="28"/>
          <w:szCs w:val="28"/>
        </w:rPr>
        <w:t>.</w:t>
      </w:r>
      <w:commentRangeStart w:id="210"/>
      <w:r w:rsidR="00E86172" w:rsidRPr="0068103C">
        <w:rPr>
          <w:rStyle w:val="FootnoteReference"/>
          <w:rFonts w:asciiTheme="majorBidi" w:eastAsiaTheme="majorEastAsia" w:hAnsiTheme="majorBidi" w:cstheme="majorBidi"/>
          <w:color w:val="000000" w:themeColor="text1"/>
          <w:sz w:val="28"/>
          <w:szCs w:val="28"/>
        </w:rPr>
        <w:footnoteReference w:id="46"/>
      </w:r>
      <w:commentRangeEnd w:id="210"/>
      <w:r w:rsidR="00E86172" w:rsidRPr="0068103C">
        <w:rPr>
          <w:rStyle w:val="CommentReference"/>
          <w:rFonts w:ascii="SabondiacriticRoman" w:hAnsi="SabondiacriticRoman"/>
          <w:color w:val="000000" w:themeColor="text1"/>
        </w:rPr>
        <w:commentReference w:id="210"/>
      </w:r>
      <w:r w:rsidR="00E86172" w:rsidRPr="0068103C">
        <w:rPr>
          <w:rFonts w:asciiTheme="majorBidi" w:hAnsiTheme="majorBidi" w:cstheme="majorBidi"/>
          <w:color w:val="000000" w:themeColor="text1"/>
          <w:sz w:val="28"/>
          <w:szCs w:val="28"/>
        </w:rPr>
        <w:t xml:space="preserve"> </w:t>
      </w:r>
      <w:r w:rsidR="00434DB3">
        <w:rPr>
          <w:rFonts w:asciiTheme="majorBidi" w:hAnsiTheme="majorBidi" w:cstheme="majorBidi"/>
          <w:color w:val="000000" w:themeColor="text1"/>
          <w:sz w:val="28"/>
          <w:szCs w:val="28"/>
        </w:rPr>
        <w:t>But t</w:t>
      </w:r>
      <w:r w:rsidR="00E86172">
        <w:rPr>
          <w:sz w:val="28"/>
          <w:szCs w:val="28"/>
        </w:rPr>
        <w:t>he</w:t>
      </w:r>
      <w:r w:rsidR="00581C54">
        <w:rPr>
          <w:sz w:val="28"/>
          <w:szCs w:val="28"/>
        </w:rPr>
        <w:t xml:space="preserve"> obedient </w:t>
      </w:r>
      <w:r w:rsidR="00041B5D">
        <w:rPr>
          <w:sz w:val="28"/>
          <w:szCs w:val="28"/>
        </w:rPr>
        <w:t>disposition</w:t>
      </w:r>
      <w:r w:rsidR="00E86172">
        <w:rPr>
          <w:sz w:val="28"/>
          <w:szCs w:val="28"/>
        </w:rPr>
        <w:t xml:space="preserve"> of </w:t>
      </w:r>
      <w:r w:rsidR="00E86172">
        <w:rPr>
          <w:i/>
          <w:iCs/>
          <w:sz w:val="28"/>
          <w:szCs w:val="28"/>
        </w:rPr>
        <w:t>isl</w:t>
      </w:r>
      <w:r w:rsidR="00E86172" w:rsidRPr="0098412E">
        <w:rPr>
          <w:rFonts w:asciiTheme="majorBidi" w:hAnsiTheme="majorBidi" w:cstheme="majorBidi"/>
          <w:i/>
          <w:iCs/>
          <w:sz w:val="28"/>
          <w:szCs w:val="28"/>
        </w:rPr>
        <w:t>ā</w:t>
      </w:r>
      <w:r w:rsidR="00E86172">
        <w:rPr>
          <w:i/>
          <w:iCs/>
          <w:sz w:val="28"/>
          <w:szCs w:val="28"/>
        </w:rPr>
        <w:t>m</w:t>
      </w:r>
      <w:r w:rsidR="00E86172">
        <w:rPr>
          <w:sz w:val="28"/>
          <w:szCs w:val="28"/>
        </w:rPr>
        <w:t xml:space="preserve"> is </w:t>
      </w:r>
      <w:r w:rsidR="00E86172">
        <w:rPr>
          <w:sz w:val="28"/>
          <w:szCs w:val="28"/>
        </w:rPr>
        <w:lastRenderedPageBreak/>
        <w:t xml:space="preserve">not exclusive to Human Beings. Rather, </w:t>
      </w:r>
      <w:r w:rsidR="008023FA">
        <w:rPr>
          <w:i/>
          <w:iCs/>
          <w:sz w:val="28"/>
          <w:szCs w:val="28"/>
        </w:rPr>
        <w:t>isl</w:t>
      </w:r>
      <w:r w:rsidR="008023FA" w:rsidRPr="0098412E">
        <w:rPr>
          <w:rFonts w:asciiTheme="majorBidi" w:hAnsiTheme="majorBidi" w:cstheme="majorBidi"/>
          <w:i/>
          <w:iCs/>
          <w:sz w:val="28"/>
          <w:szCs w:val="28"/>
        </w:rPr>
        <w:t>ā</w:t>
      </w:r>
      <w:r w:rsidR="008023FA">
        <w:rPr>
          <w:i/>
          <w:iCs/>
          <w:sz w:val="28"/>
          <w:szCs w:val="28"/>
        </w:rPr>
        <w:t>m</w:t>
      </w:r>
      <w:r w:rsidR="008023FA">
        <w:rPr>
          <w:sz w:val="28"/>
          <w:szCs w:val="28"/>
        </w:rPr>
        <w:t xml:space="preserve"> is </w:t>
      </w:r>
      <w:r w:rsidR="009A1525">
        <w:rPr>
          <w:sz w:val="28"/>
          <w:szCs w:val="28"/>
        </w:rPr>
        <w:t>a</w:t>
      </w:r>
      <w:r w:rsidR="008023FA">
        <w:rPr>
          <w:sz w:val="28"/>
          <w:szCs w:val="28"/>
        </w:rPr>
        <w:t xml:space="preserve"> </w:t>
      </w:r>
      <w:r w:rsidR="00BB3121">
        <w:rPr>
          <w:sz w:val="28"/>
          <w:szCs w:val="28"/>
        </w:rPr>
        <w:t xml:space="preserve">distinctive hallmark </w:t>
      </w:r>
      <w:r w:rsidR="009A1525">
        <w:rPr>
          <w:sz w:val="28"/>
          <w:szCs w:val="28"/>
        </w:rPr>
        <w:t>in</w:t>
      </w:r>
      <w:r w:rsidR="00BB3121">
        <w:rPr>
          <w:sz w:val="28"/>
          <w:szCs w:val="28"/>
        </w:rPr>
        <w:t xml:space="preserve"> </w:t>
      </w:r>
      <w:r w:rsidR="00E86172">
        <w:rPr>
          <w:sz w:val="28"/>
          <w:szCs w:val="28"/>
        </w:rPr>
        <w:t>all of God’s creation—</w:t>
      </w:r>
      <w:r w:rsidR="00434DB3">
        <w:rPr>
          <w:sz w:val="28"/>
          <w:szCs w:val="28"/>
        </w:rPr>
        <w:t xml:space="preserve">from </w:t>
      </w:r>
      <w:r w:rsidR="009C28F6">
        <w:rPr>
          <w:sz w:val="28"/>
          <w:szCs w:val="28"/>
        </w:rPr>
        <w:t xml:space="preserve">the </w:t>
      </w:r>
      <w:r w:rsidR="008E064E">
        <w:rPr>
          <w:sz w:val="28"/>
          <w:szCs w:val="28"/>
        </w:rPr>
        <w:t xml:space="preserve">winding </w:t>
      </w:r>
      <w:r w:rsidR="00861AC8">
        <w:rPr>
          <w:sz w:val="28"/>
          <w:szCs w:val="28"/>
        </w:rPr>
        <w:t xml:space="preserve">galaxies, </w:t>
      </w:r>
      <w:r w:rsidR="009C28F6">
        <w:rPr>
          <w:sz w:val="28"/>
          <w:szCs w:val="28"/>
        </w:rPr>
        <w:t>stars</w:t>
      </w:r>
      <w:r w:rsidR="00861AC8">
        <w:rPr>
          <w:sz w:val="28"/>
          <w:szCs w:val="28"/>
        </w:rPr>
        <w:t>,</w:t>
      </w:r>
      <w:r w:rsidR="009C28F6">
        <w:rPr>
          <w:sz w:val="28"/>
          <w:szCs w:val="28"/>
        </w:rPr>
        <w:t xml:space="preserve"> and planets</w:t>
      </w:r>
      <w:r w:rsidR="009A1525">
        <w:rPr>
          <w:sz w:val="28"/>
          <w:szCs w:val="28"/>
        </w:rPr>
        <w:t xml:space="preserve"> above</w:t>
      </w:r>
      <w:r w:rsidR="009C28F6">
        <w:rPr>
          <w:sz w:val="28"/>
          <w:szCs w:val="28"/>
        </w:rPr>
        <w:t xml:space="preserve">, </w:t>
      </w:r>
      <w:r w:rsidR="00434DB3">
        <w:rPr>
          <w:sz w:val="28"/>
          <w:szCs w:val="28"/>
        </w:rPr>
        <w:t xml:space="preserve">to </w:t>
      </w:r>
      <w:r w:rsidR="00BB3121">
        <w:rPr>
          <w:sz w:val="28"/>
          <w:szCs w:val="28"/>
        </w:rPr>
        <w:t xml:space="preserve">the </w:t>
      </w:r>
      <w:r w:rsidR="008023FA">
        <w:rPr>
          <w:sz w:val="28"/>
          <w:szCs w:val="28"/>
        </w:rPr>
        <w:t>fishes</w:t>
      </w:r>
      <w:r w:rsidR="00BB3121">
        <w:rPr>
          <w:sz w:val="28"/>
          <w:szCs w:val="28"/>
        </w:rPr>
        <w:t xml:space="preserve"> of the sea</w:t>
      </w:r>
      <w:r w:rsidR="008023FA">
        <w:rPr>
          <w:sz w:val="28"/>
          <w:szCs w:val="28"/>
        </w:rPr>
        <w:t xml:space="preserve">, </w:t>
      </w:r>
      <w:r w:rsidR="00BB3121">
        <w:rPr>
          <w:sz w:val="28"/>
          <w:szCs w:val="28"/>
        </w:rPr>
        <w:t xml:space="preserve">the </w:t>
      </w:r>
      <w:r w:rsidR="008023FA">
        <w:rPr>
          <w:sz w:val="28"/>
          <w:szCs w:val="28"/>
        </w:rPr>
        <w:t>birds</w:t>
      </w:r>
      <w:r w:rsidR="00BB3121">
        <w:rPr>
          <w:sz w:val="28"/>
          <w:szCs w:val="28"/>
        </w:rPr>
        <w:t xml:space="preserve"> of the air</w:t>
      </w:r>
      <w:r w:rsidR="008023FA">
        <w:rPr>
          <w:sz w:val="28"/>
          <w:szCs w:val="28"/>
        </w:rPr>
        <w:t xml:space="preserve">, and </w:t>
      </w:r>
      <w:r w:rsidR="00BB3121">
        <w:rPr>
          <w:sz w:val="28"/>
          <w:szCs w:val="28"/>
        </w:rPr>
        <w:t xml:space="preserve">all </w:t>
      </w:r>
      <w:r w:rsidR="008023FA">
        <w:rPr>
          <w:sz w:val="28"/>
          <w:szCs w:val="28"/>
        </w:rPr>
        <w:t xml:space="preserve">other </w:t>
      </w:r>
      <w:r w:rsidR="009A1525">
        <w:rPr>
          <w:sz w:val="28"/>
          <w:szCs w:val="28"/>
        </w:rPr>
        <w:t xml:space="preserve">plants and </w:t>
      </w:r>
      <w:r w:rsidR="00E86172">
        <w:rPr>
          <w:sz w:val="28"/>
          <w:szCs w:val="28"/>
        </w:rPr>
        <w:t>animals</w:t>
      </w:r>
      <w:r w:rsidR="00BB3121">
        <w:rPr>
          <w:sz w:val="28"/>
          <w:szCs w:val="28"/>
        </w:rPr>
        <w:t xml:space="preserve"> </w:t>
      </w:r>
      <w:r w:rsidR="009A1525">
        <w:rPr>
          <w:sz w:val="28"/>
          <w:szCs w:val="28"/>
        </w:rPr>
        <w:t>on earth</w:t>
      </w:r>
      <w:r w:rsidR="008023FA">
        <w:rPr>
          <w:sz w:val="28"/>
          <w:szCs w:val="28"/>
        </w:rPr>
        <w:t xml:space="preserve"> as well as the</w:t>
      </w:r>
      <w:r w:rsidR="00E86172">
        <w:rPr>
          <w:sz w:val="28"/>
          <w:szCs w:val="28"/>
        </w:rPr>
        <w:t xml:space="preserve"> microorganisms</w:t>
      </w:r>
      <w:r w:rsidR="008023FA">
        <w:rPr>
          <w:sz w:val="28"/>
          <w:szCs w:val="28"/>
        </w:rPr>
        <w:t xml:space="preserve"> </w:t>
      </w:r>
      <w:r w:rsidR="00E86172">
        <w:rPr>
          <w:sz w:val="28"/>
          <w:szCs w:val="28"/>
        </w:rPr>
        <w:t>and even minerals and other inorganic substances</w:t>
      </w:r>
      <w:r w:rsidR="009A1525">
        <w:rPr>
          <w:sz w:val="28"/>
          <w:szCs w:val="28"/>
        </w:rPr>
        <w:t xml:space="preserve"> we know</w:t>
      </w:r>
      <w:r w:rsidR="00544159">
        <w:rPr>
          <w:sz w:val="28"/>
          <w:szCs w:val="28"/>
        </w:rPr>
        <w:t xml:space="preserve"> as well as the atoms and molecules that make them up</w:t>
      </w:r>
      <w:r w:rsidR="005477ED">
        <w:rPr>
          <w:sz w:val="28"/>
          <w:szCs w:val="28"/>
        </w:rPr>
        <w:t xml:space="preserve">—all of which </w:t>
      </w:r>
      <w:r w:rsidR="00E86172">
        <w:rPr>
          <w:sz w:val="28"/>
          <w:szCs w:val="28"/>
        </w:rPr>
        <w:t xml:space="preserve">are </w:t>
      </w:r>
      <w:r w:rsidR="00E86172">
        <w:rPr>
          <w:i/>
          <w:iCs/>
          <w:sz w:val="28"/>
          <w:szCs w:val="28"/>
        </w:rPr>
        <w:t>muslim</w:t>
      </w:r>
      <w:r w:rsidR="00E86172">
        <w:rPr>
          <w:sz w:val="28"/>
          <w:szCs w:val="28"/>
        </w:rPr>
        <w:t xml:space="preserve">, </w:t>
      </w:r>
      <w:r w:rsidR="009C28F6">
        <w:rPr>
          <w:sz w:val="28"/>
          <w:szCs w:val="28"/>
        </w:rPr>
        <w:t>glorifying God</w:t>
      </w:r>
      <w:r w:rsidR="00D57EA9">
        <w:rPr>
          <w:sz w:val="28"/>
          <w:szCs w:val="28"/>
        </w:rPr>
        <w:t xml:space="preserve"> in their unique ways</w:t>
      </w:r>
      <w:r w:rsidR="009C28F6">
        <w:rPr>
          <w:sz w:val="28"/>
          <w:szCs w:val="28"/>
        </w:rPr>
        <w:t xml:space="preserve"> and </w:t>
      </w:r>
      <w:r w:rsidR="00E86172">
        <w:rPr>
          <w:sz w:val="28"/>
          <w:szCs w:val="28"/>
        </w:rPr>
        <w:t>existing in complete submission to</w:t>
      </w:r>
      <w:r w:rsidR="00FC3C33" w:rsidRPr="00FC3C33">
        <w:rPr>
          <w:sz w:val="28"/>
          <w:szCs w:val="28"/>
        </w:rPr>
        <w:t xml:space="preserve"> </w:t>
      </w:r>
      <w:r w:rsidR="00FC3C33">
        <w:rPr>
          <w:sz w:val="28"/>
          <w:szCs w:val="28"/>
        </w:rPr>
        <w:t>His Infinite Knowledge,</w:t>
      </w:r>
      <w:r w:rsidR="00E86172">
        <w:rPr>
          <w:sz w:val="28"/>
          <w:szCs w:val="28"/>
        </w:rPr>
        <w:t xml:space="preserve"> </w:t>
      </w:r>
      <w:r w:rsidR="00AF2CC1">
        <w:rPr>
          <w:sz w:val="28"/>
          <w:szCs w:val="28"/>
        </w:rPr>
        <w:t xml:space="preserve">Perfect </w:t>
      </w:r>
      <w:r w:rsidR="00E86172">
        <w:rPr>
          <w:sz w:val="28"/>
          <w:szCs w:val="28"/>
        </w:rPr>
        <w:t xml:space="preserve">Wisdom, and </w:t>
      </w:r>
      <w:r w:rsidR="005477ED">
        <w:rPr>
          <w:sz w:val="28"/>
          <w:szCs w:val="28"/>
        </w:rPr>
        <w:t>E</w:t>
      </w:r>
      <w:r w:rsidR="00E86172">
        <w:rPr>
          <w:sz w:val="28"/>
          <w:szCs w:val="28"/>
        </w:rPr>
        <w:t>ternal Will.</w:t>
      </w:r>
    </w:p>
    <w:p w14:paraId="3C4A6DF6" w14:textId="77777777" w:rsidR="0020059B" w:rsidRDefault="0020059B" w:rsidP="00444830">
      <w:pPr>
        <w:rPr>
          <w:sz w:val="28"/>
          <w:szCs w:val="28"/>
        </w:rPr>
      </w:pPr>
    </w:p>
    <w:p w14:paraId="1F53159D" w14:textId="2D77DE43" w:rsidR="00E86172" w:rsidRPr="007E49DF" w:rsidRDefault="002E5C90" w:rsidP="007E49DF">
      <w:r>
        <w:rPr>
          <w:sz w:val="28"/>
          <w:szCs w:val="28"/>
        </w:rPr>
        <w:t>As a historical Dispensation</w:t>
      </w:r>
      <w:r w:rsidR="00E8506F">
        <w:rPr>
          <w:sz w:val="28"/>
          <w:szCs w:val="28"/>
        </w:rPr>
        <w:t xml:space="preserve">, </w:t>
      </w:r>
      <w:r w:rsidR="00E86172">
        <w:rPr>
          <w:sz w:val="28"/>
          <w:szCs w:val="28"/>
        </w:rPr>
        <w:t>I</w:t>
      </w:r>
      <w:r w:rsidR="009C28F6">
        <w:rPr>
          <w:sz w:val="28"/>
          <w:szCs w:val="28"/>
        </w:rPr>
        <w:t>slam stands in direct continuity with all earlier Prophetic religion</w:t>
      </w:r>
      <w:r w:rsidR="0020059B">
        <w:rPr>
          <w:sz w:val="28"/>
          <w:szCs w:val="28"/>
        </w:rPr>
        <w:t>—</w:t>
      </w:r>
      <w:r w:rsidR="00EA07CC">
        <w:rPr>
          <w:sz w:val="28"/>
          <w:szCs w:val="28"/>
        </w:rPr>
        <w:t>whether</w:t>
      </w:r>
      <w:r w:rsidR="00EA07CC" w:rsidRPr="00EA07CC">
        <w:rPr>
          <w:sz w:val="28"/>
          <w:szCs w:val="28"/>
        </w:rPr>
        <w:t xml:space="preserve"> </w:t>
      </w:r>
      <w:r w:rsidR="00EA07CC">
        <w:rPr>
          <w:sz w:val="28"/>
          <w:szCs w:val="28"/>
        </w:rPr>
        <w:t xml:space="preserve">pre-Biblical, </w:t>
      </w:r>
      <w:r w:rsidR="0020059B">
        <w:rPr>
          <w:sz w:val="28"/>
          <w:szCs w:val="28"/>
        </w:rPr>
        <w:t>Biblical</w:t>
      </w:r>
      <w:r w:rsidR="00AF2CC1">
        <w:rPr>
          <w:sz w:val="28"/>
          <w:szCs w:val="28"/>
        </w:rPr>
        <w:t>, or extra-Biblical</w:t>
      </w:r>
      <w:r w:rsidR="0020059B">
        <w:rPr>
          <w:sz w:val="28"/>
          <w:szCs w:val="28"/>
        </w:rPr>
        <w:t>—and</w:t>
      </w:r>
      <w:r w:rsidR="009C28F6">
        <w:rPr>
          <w:sz w:val="28"/>
          <w:szCs w:val="28"/>
        </w:rPr>
        <w:t xml:space="preserve"> i</w:t>
      </w:r>
      <w:r w:rsidR="00E86172">
        <w:rPr>
          <w:sz w:val="28"/>
          <w:szCs w:val="28"/>
        </w:rPr>
        <w:t>t must be emphasized</w:t>
      </w:r>
      <w:r w:rsidR="00503363">
        <w:rPr>
          <w:sz w:val="28"/>
          <w:szCs w:val="28"/>
        </w:rPr>
        <w:t xml:space="preserve"> in this regard</w:t>
      </w:r>
      <w:r w:rsidR="009C28F6">
        <w:rPr>
          <w:sz w:val="28"/>
          <w:szCs w:val="28"/>
        </w:rPr>
        <w:t xml:space="preserve"> </w:t>
      </w:r>
      <w:r w:rsidR="00E86172">
        <w:rPr>
          <w:sz w:val="28"/>
          <w:szCs w:val="28"/>
        </w:rPr>
        <w:t xml:space="preserve">that the imperative of </w:t>
      </w:r>
      <w:r w:rsidR="003C48BA">
        <w:rPr>
          <w:sz w:val="28"/>
          <w:szCs w:val="28"/>
        </w:rPr>
        <w:t>vol</w:t>
      </w:r>
      <w:r w:rsidR="0087230C">
        <w:rPr>
          <w:sz w:val="28"/>
          <w:szCs w:val="28"/>
        </w:rPr>
        <w:t>itional</w:t>
      </w:r>
      <w:r w:rsidR="003C48BA">
        <w:rPr>
          <w:sz w:val="28"/>
          <w:szCs w:val="28"/>
        </w:rPr>
        <w:t xml:space="preserve"> </w:t>
      </w:r>
      <w:r w:rsidR="00E86172">
        <w:rPr>
          <w:sz w:val="28"/>
          <w:szCs w:val="28"/>
        </w:rPr>
        <w:t>submission</w:t>
      </w:r>
      <w:r w:rsidR="008E064E">
        <w:rPr>
          <w:sz w:val="28"/>
          <w:szCs w:val="28"/>
        </w:rPr>
        <w:t xml:space="preserve"> to the Divine</w:t>
      </w:r>
      <w:r w:rsidR="00E86172">
        <w:rPr>
          <w:sz w:val="28"/>
          <w:szCs w:val="28"/>
        </w:rPr>
        <w:t xml:space="preserve">, which lies at the core of </w:t>
      </w:r>
      <w:r w:rsidR="00E86172">
        <w:rPr>
          <w:i/>
          <w:iCs/>
          <w:sz w:val="28"/>
          <w:szCs w:val="28"/>
        </w:rPr>
        <w:t>isl</w:t>
      </w:r>
      <w:r w:rsidR="00E86172" w:rsidRPr="0098412E">
        <w:rPr>
          <w:rFonts w:asciiTheme="majorBidi" w:hAnsiTheme="majorBidi" w:cstheme="majorBidi"/>
          <w:i/>
          <w:iCs/>
          <w:sz w:val="28"/>
          <w:szCs w:val="28"/>
        </w:rPr>
        <w:t>ā</w:t>
      </w:r>
      <w:r w:rsidR="00E86172">
        <w:rPr>
          <w:i/>
          <w:iCs/>
          <w:sz w:val="28"/>
          <w:szCs w:val="28"/>
        </w:rPr>
        <w:t>m</w:t>
      </w:r>
      <w:r w:rsidR="009C28F6">
        <w:rPr>
          <w:sz w:val="28"/>
          <w:szCs w:val="28"/>
        </w:rPr>
        <w:t>,</w:t>
      </w:r>
      <w:r w:rsidR="00E86172">
        <w:rPr>
          <w:sz w:val="28"/>
          <w:szCs w:val="28"/>
        </w:rPr>
        <w:t xml:space="preserve"> perfectly epitomizes the </w:t>
      </w:r>
      <w:r w:rsidR="009C28F6">
        <w:rPr>
          <w:sz w:val="28"/>
          <w:szCs w:val="28"/>
        </w:rPr>
        <w:t>ancient</w:t>
      </w:r>
      <w:r w:rsidR="00E86172">
        <w:rPr>
          <w:sz w:val="28"/>
          <w:szCs w:val="28"/>
        </w:rPr>
        <w:t xml:space="preserve"> concept of Prophetic Religion in </w:t>
      </w:r>
      <w:r w:rsidR="0030525F">
        <w:rPr>
          <w:sz w:val="28"/>
          <w:szCs w:val="28"/>
        </w:rPr>
        <w:t xml:space="preserve">all </w:t>
      </w:r>
      <w:r w:rsidR="00BD5A03">
        <w:rPr>
          <w:sz w:val="28"/>
          <w:szCs w:val="28"/>
        </w:rPr>
        <w:t xml:space="preserve">earlier </w:t>
      </w:r>
      <w:r w:rsidR="000A1278">
        <w:rPr>
          <w:sz w:val="28"/>
          <w:szCs w:val="28"/>
        </w:rPr>
        <w:t>Revelatory</w:t>
      </w:r>
      <w:r w:rsidR="00BD5A03">
        <w:rPr>
          <w:sz w:val="28"/>
          <w:szCs w:val="28"/>
        </w:rPr>
        <w:t xml:space="preserve"> Traditions</w:t>
      </w:r>
      <w:r w:rsidR="00E86172">
        <w:rPr>
          <w:sz w:val="28"/>
          <w:szCs w:val="28"/>
        </w:rPr>
        <w:t>. Bibl</w:t>
      </w:r>
      <w:r w:rsidR="00907E99">
        <w:rPr>
          <w:sz w:val="28"/>
          <w:szCs w:val="28"/>
        </w:rPr>
        <w:t>ical Scripture</w:t>
      </w:r>
      <w:r w:rsidR="00E86172">
        <w:rPr>
          <w:sz w:val="28"/>
          <w:szCs w:val="28"/>
        </w:rPr>
        <w:t xml:space="preserve"> </w:t>
      </w:r>
      <w:r w:rsidR="0025416E">
        <w:rPr>
          <w:sz w:val="28"/>
          <w:szCs w:val="28"/>
        </w:rPr>
        <w:t>asserts</w:t>
      </w:r>
      <w:r w:rsidR="00E86172">
        <w:rPr>
          <w:sz w:val="28"/>
          <w:szCs w:val="28"/>
        </w:rPr>
        <w:t xml:space="preserve">: </w:t>
      </w:r>
      <w:r w:rsidR="00E86172" w:rsidRPr="007C2DD0">
        <w:rPr>
          <w:sz w:val="28"/>
          <w:szCs w:val="28"/>
        </w:rPr>
        <w:t xml:space="preserve">“Let us hear the conclusion of the whole matter: </w:t>
      </w:r>
      <w:r w:rsidR="00E86172">
        <w:rPr>
          <w:sz w:val="28"/>
          <w:szCs w:val="28"/>
        </w:rPr>
        <w:t>Revere</w:t>
      </w:r>
      <w:r w:rsidR="00E86172" w:rsidRPr="007C2DD0">
        <w:rPr>
          <w:sz w:val="28"/>
          <w:szCs w:val="28"/>
        </w:rPr>
        <w:t xml:space="preserve"> God and keep His Commandments. For this is the whole duty of Man” (Ecclesiastes, 12:13).</w:t>
      </w:r>
      <w:r w:rsidR="005B0934">
        <w:rPr>
          <w:sz w:val="28"/>
          <w:szCs w:val="28"/>
        </w:rPr>
        <w:t xml:space="preserve"> </w:t>
      </w:r>
      <w:r w:rsidR="00E86172">
        <w:rPr>
          <w:sz w:val="28"/>
          <w:szCs w:val="28"/>
        </w:rPr>
        <w:t xml:space="preserve">Thus, </w:t>
      </w:r>
      <w:r w:rsidR="00E86172">
        <w:rPr>
          <w:i/>
          <w:iCs/>
          <w:sz w:val="28"/>
          <w:szCs w:val="28"/>
        </w:rPr>
        <w:t>isl</w:t>
      </w:r>
      <w:r w:rsidR="00E86172" w:rsidRPr="0098412E">
        <w:rPr>
          <w:rFonts w:asciiTheme="majorBidi" w:hAnsiTheme="majorBidi" w:cstheme="majorBidi"/>
          <w:i/>
          <w:iCs/>
          <w:sz w:val="28"/>
          <w:szCs w:val="28"/>
        </w:rPr>
        <w:t>ā</w:t>
      </w:r>
      <w:r w:rsidR="00E86172">
        <w:rPr>
          <w:i/>
          <w:iCs/>
          <w:sz w:val="28"/>
          <w:szCs w:val="28"/>
        </w:rPr>
        <w:t>m—</w:t>
      </w:r>
      <w:r w:rsidR="00DE1E28">
        <w:rPr>
          <w:sz w:val="28"/>
          <w:szCs w:val="28"/>
        </w:rPr>
        <w:t xml:space="preserve">even </w:t>
      </w:r>
      <w:r w:rsidR="00E86172">
        <w:rPr>
          <w:sz w:val="28"/>
          <w:szCs w:val="28"/>
        </w:rPr>
        <w:t>in the Biblical worldview—constitutes “the conclusion of the whole matter</w:t>
      </w:r>
      <w:r w:rsidR="00C15937">
        <w:rPr>
          <w:sz w:val="28"/>
          <w:szCs w:val="28"/>
        </w:rPr>
        <w:t>,</w:t>
      </w:r>
      <w:r w:rsidR="00E86172">
        <w:rPr>
          <w:sz w:val="28"/>
          <w:szCs w:val="28"/>
        </w:rPr>
        <w:t xml:space="preserve">” </w:t>
      </w:r>
      <w:r w:rsidR="00C15937">
        <w:rPr>
          <w:sz w:val="28"/>
          <w:szCs w:val="28"/>
        </w:rPr>
        <w:t>which i</w:t>
      </w:r>
      <w:r w:rsidR="007E3787">
        <w:rPr>
          <w:sz w:val="28"/>
          <w:szCs w:val="28"/>
        </w:rPr>
        <w:t xml:space="preserve">n </w:t>
      </w:r>
      <w:r w:rsidR="00217339">
        <w:rPr>
          <w:sz w:val="28"/>
          <w:szCs w:val="28"/>
        </w:rPr>
        <w:t>Gospel Christianity</w:t>
      </w:r>
      <w:r w:rsidR="00C15937">
        <w:rPr>
          <w:sz w:val="28"/>
          <w:szCs w:val="28"/>
        </w:rPr>
        <w:t xml:space="preserve"> </w:t>
      </w:r>
      <w:r w:rsidR="005B0934">
        <w:rPr>
          <w:sz w:val="28"/>
          <w:szCs w:val="28"/>
        </w:rPr>
        <w:t>calls to mind</w:t>
      </w:r>
      <w:r w:rsidR="00217339">
        <w:rPr>
          <w:sz w:val="28"/>
          <w:szCs w:val="28"/>
        </w:rPr>
        <w:t xml:space="preserve"> “</w:t>
      </w:r>
      <w:r w:rsidR="00217339" w:rsidRPr="00C62B0C">
        <w:rPr>
          <w:sz w:val="28"/>
          <w:szCs w:val="28"/>
          <w:u w:val="single"/>
        </w:rPr>
        <w:t>That Old-Time Religion</w:t>
      </w:r>
      <w:r w:rsidR="00217339">
        <w:rPr>
          <w:sz w:val="28"/>
          <w:szCs w:val="28"/>
        </w:rPr>
        <w:t>,”</w:t>
      </w:r>
      <w:r w:rsidR="0000157E">
        <w:rPr>
          <w:sz w:val="28"/>
          <w:szCs w:val="28"/>
        </w:rPr>
        <w:t xml:space="preserve"> </w:t>
      </w:r>
      <w:r w:rsidR="00217339">
        <w:rPr>
          <w:sz w:val="28"/>
          <w:szCs w:val="28"/>
        </w:rPr>
        <w:t xml:space="preserve">which Christian Protestants </w:t>
      </w:r>
      <w:r w:rsidR="00AF5233">
        <w:rPr>
          <w:sz w:val="28"/>
          <w:szCs w:val="28"/>
        </w:rPr>
        <w:t xml:space="preserve">have long </w:t>
      </w:r>
      <w:r w:rsidR="00C62B0C">
        <w:rPr>
          <w:sz w:val="28"/>
          <w:szCs w:val="28"/>
        </w:rPr>
        <w:t>count</w:t>
      </w:r>
      <w:r w:rsidR="00AF5233">
        <w:rPr>
          <w:sz w:val="28"/>
          <w:szCs w:val="28"/>
        </w:rPr>
        <w:t>ed</w:t>
      </w:r>
      <w:r w:rsidR="00C62B0C">
        <w:rPr>
          <w:sz w:val="28"/>
          <w:szCs w:val="28"/>
        </w:rPr>
        <w:t xml:space="preserve"> among</w:t>
      </w:r>
      <w:r w:rsidR="0000157E">
        <w:rPr>
          <w:sz w:val="28"/>
          <w:szCs w:val="28"/>
        </w:rPr>
        <w:t xml:space="preserve"> </w:t>
      </w:r>
      <w:r w:rsidR="00A30B82">
        <w:rPr>
          <w:sz w:val="28"/>
          <w:szCs w:val="28"/>
        </w:rPr>
        <w:t>thei</w:t>
      </w:r>
      <w:r w:rsidR="00A30B82" w:rsidRPr="007E49DF">
        <w:rPr>
          <w:sz w:val="28"/>
          <w:szCs w:val="28"/>
        </w:rPr>
        <w:t>r</w:t>
      </w:r>
      <w:r w:rsidR="00C62B0C">
        <w:rPr>
          <w:sz w:val="28"/>
          <w:szCs w:val="28"/>
        </w:rPr>
        <w:t xml:space="preserve"> joyous</w:t>
      </w:r>
      <w:r w:rsidR="007E49DF" w:rsidRPr="007E49DF">
        <w:rPr>
          <w:b/>
          <w:sz w:val="28"/>
          <w:szCs w:val="28"/>
        </w:rPr>
        <w:t xml:space="preserve"> Jubilee Songs</w:t>
      </w:r>
      <w:r w:rsidR="007E49DF" w:rsidRPr="00C62B0C">
        <w:rPr>
          <w:bCs/>
          <w:sz w:val="28"/>
          <w:szCs w:val="28"/>
        </w:rPr>
        <w:t>.</w:t>
      </w:r>
      <w:r w:rsidR="007E49DF" w:rsidRPr="007E49DF">
        <w:rPr>
          <w:bCs/>
          <w:sz w:val="28"/>
          <w:szCs w:val="28"/>
          <w:vertAlign w:val="superscript"/>
        </w:rPr>
        <w:footnoteReference w:id="47"/>
      </w:r>
      <w:r w:rsidR="007E49DF">
        <w:t xml:space="preserve"> </w:t>
      </w:r>
      <w:r w:rsidR="00E86172">
        <w:rPr>
          <w:sz w:val="28"/>
          <w:szCs w:val="28"/>
        </w:rPr>
        <w:t xml:space="preserve">In a similar vein, </w:t>
      </w:r>
      <w:r w:rsidR="00DE1E28">
        <w:rPr>
          <w:sz w:val="28"/>
          <w:szCs w:val="28"/>
        </w:rPr>
        <w:t xml:space="preserve">the </w:t>
      </w:r>
      <w:r w:rsidR="007E49DF">
        <w:rPr>
          <w:sz w:val="28"/>
          <w:szCs w:val="28"/>
        </w:rPr>
        <w:t xml:space="preserve">Biblical </w:t>
      </w:r>
      <w:r w:rsidR="00DE1E28">
        <w:rPr>
          <w:sz w:val="28"/>
          <w:szCs w:val="28"/>
        </w:rPr>
        <w:t xml:space="preserve">Book </w:t>
      </w:r>
      <w:r w:rsidR="00DE1E28">
        <w:rPr>
          <w:sz w:val="28"/>
          <w:szCs w:val="28"/>
        </w:rPr>
        <w:lastRenderedPageBreak/>
        <w:t xml:space="preserve">of </w:t>
      </w:r>
      <w:r w:rsidR="00E86172">
        <w:rPr>
          <w:sz w:val="28"/>
          <w:szCs w:val="28"/>
        </w:rPr>
        <w:t>Proverbs st</w:t>
      </w:r>
      <w:r w:rsidR="00230BBD">
        <w:rPr>
          <w:sz w:val="28"/>
          <w:szCs w:val="28"/>
        </w:rPr>
        <w:t>resse</w:t>
      </w:r>
      <w:r w:rsidR="00E86172">
        <w:rPr>
          <w:sz w:val="28"/>
          <w:szCs w:val="28"/>
        </w:rPr>
        <w:t>s: “</w:t>
      </w:r>
      <w:r w:rsidR="00E86172" w:rsidRPr="00B16600">
        <w:rPr>
          <w:sz w:val="28"/>
          <w:szCs w:val="28"/>
        </w:rPr>
        <w:t xml:space="preserve">Where there is no [Revelatory] Vision, the people perish. But blessed </w:t>
      </w:r>
      <w:r w:rsidR="0030525F">
        <w:rPr>
          <w:sz w:val="28"/>
          <w:szCs w:val="28"/>
        </w:rPr>
        <w:t>be</w:t>
      </w:r>
      <w:r w:rsidR="00E86172" w:rsidRPr="00B16600">
        <w:rPr>
          <w:sz w:val="28"/>
          <w:szCs w:val="28"/>
        </w:rPr>
        <w:t xml:space="preserve"> the one who heeds the instruction of </w:t>
      </w:r>
      <w:r w:rsidR="00E86172">
        <w:rPr>
          <w:sz w:val="28"/>
          <w:szCs w:val="28"/>
        </w:rPr>
        <w:t xml:space="preserve">[Sacred] </w:t>
      </w:r>
      <w:r w:rsidR="00E86172" w:rsidRPr="00B16600">
        <w:rPr>
          <w:sz w:val="28"/>
          <w:szCs w:val="28"/>
        </w:rPr>
        <w:t>Wisdom” (Proverbs, 29:18)</w:t>
      </w:r>
      <w:r w:rsidR="00112662">
        <w:rPr>
          <w:sz w:val="28"/>
          <w:szCs w:val="28"/>
        </w:rPr>
        <w:t>.</w:t>
      </w:r>
      <w:r w:rsidR="00BD5A03">
        <w:rPr>
          <w:sz w:val="28"/>
          <w:szCs w:val="28"/>
        </w:rPr>
        <w:t xml:space="preserve"> </w:t>
      </w:r>
      <w:r w:rsidR="00112662">
        <w:rPr>
          <w:sz w:val="28"/>
          <w:szCs w:val="28"/>
        </w:rPr>
        <w:t>T</w:t>
      </w:r>
      <w:r w:rsidR="00BD5A03">
        <w:rPr>
          <w:sz w:val="28"/>
          <w:szCs w:val="28"/>
        </w:rPr>
        <w:t>his</w:t>
      </w:r>
      <w:r w:rsidR="00134BE0">
        <w:rPr>
          <w:sz w:val="28"/>
          <w:szCs w:val="28"/>
        </w:rPr>
        <w:t xml:space="preserve"> quest for</w:t>
      </w:r>
      <w:r w:rsidR="009C0C3C">
        <w:rPr>
          <w:sz w:val="28"/>
          <w:szCs w:val="28"/>
        </w:rPr>
        <w:t xml:space="preserve"> the treasures of</w:t>
      </w:r>
      <w:r w:rsidR="00134BE0">
        <w:rPr>
          <w:sz w:val="28"/>
          <w:szCs w:val="28"/>
        </w:rPr>
        <w:t xml:space="preserve"> </w:t>
      </w:r>
      <w:r w:rsidR="00112662">
        <w:rPr>
          <w:sz w:val="28"/>
          <w:szCs w:val="28"/>
        </w:rPr>
        <w:t xml:space="preserve">God’s primordial religion, </w:t>
      </w:r>
      <w:r w:rsidR="0030525F">
        <w:rPr>
          <w:sz w:val="28"/>
          <w:szCs w:val="28"/>
        </w:rPr>
        <w:t>authentic</w:t>
      </w:r>
      <w:r w:rsidR="00134BE0">
        <w:rPr>
          <w:sz w:val="28"/>
          <w:szCs w:val="28"/>
        </w:rPr>
        <w:t xml:space="preserve"> Revelatory Vision</w:t>
      </w:r>
      <w:r w:rsidR="00112662">
        <w:rPr>
          <w:sz w:val="28"/>
          <w:szCs w:val="28"/>
        </w:rPr>
        <w:t>,</w:t>
      </w:r>
      <w:r w:rsidR="00134BE0">
        <w:rPr>
          <w:sz w:val="28"/>
          <w:szCs w:val="28"/>
        </w:rPr>
        <w:t xml:space="preserve"> and Sacred Wisdom</w:t>
      </w:r>
      <w:r w:rsidR="00BD5A03">
        <w:rPr>
          <w:sz w:val="28"/>
          <w:szCs w:val="28"/>
        </w:rPr>
        <w:t xml:space="preserve"> </w:t>
      </w:r>
      <w:r w:rsidR="009C0C3C">
        <w:rPr>
          <w:sz w:val="28"/>
          <w:szCs w:val="28"/>
        </w:rPr>
        <w:t>runs</w:t>
      </w:r>
      <w:r w:rsidR="0030525F">
        <w:rPr>
          <w:sz w:val="28"/>
          <w:szCs w:val="28"/>
        </w:rPr>
        <w:t xml:space="preserve"> like</w:t>
      </w:r>
      <w:r w:rsidR="00BD5A03">
        <w:rPr>
          <w:sz w:val="28"/>
          <w:szCs w:val="28"/>
        </w:rPr>
        <w:t xml:space="preserve"> </w:t>
      </w:r>
      <w:r w:rsidR="00134BE0">
        <w:rPr>
          <w:sz w:val="28"/>
          <w:szCs w:val="28"/>
        </w:rPr>
        <w:t>a</w:t>
      </w:r>
      <w:r w:rsidR="00FA7791">
        <w:rPr>
          <w:sz w:val="28"/>
          <w:szCs w:val="28"/>
        </w:rPr>
        <w:t xml:space="preserve"> golden</w:t>
      </w:r>
      <w:r w:rsidR="00BD5A03">
        <w:rPr>
          <w:sz w:val="28"/>
          <w:szCs w:val="28"/>
        </w:rPr>
        <w:t xml:space="preserve"> t</w:t>
      </w:r>
      <w:r w:rsidR="00134BE0">
        <w:rPr>
          <w:sz w:val="28"/>
          <w:szCs w:val="28"/>
        </w:rPr>
        <w:t>hread through the entire w</w:t>
      </w:r>
      <w:r w:rsidR="00FA7791">
        <w:rPr>
          <w:sz w:val="28"/>
          <w:szCs w:val="28"/>
        </w:rPr>
        <w:t>e</w:t>
      </w:r>
      <w:r w:rsidR="00134BE0">
        <w:rPr>
          <w:sz w:val="28"/>
          <w:szCs w:val="28"/>
        </w:rPr>
        <w:t>f</w:t>
      </w:r>
      <w:r w:rsidR="00FA7791">
        <w:rPr>
          <w:sz w:val="28"/>
          <w:szCs w:val="28"/>
        </w:rPr>
        <w:t>t</w:t>
      </w:r>
      <w:r w:rsidR="00134BE0">
        <w:rPr>
          <w:sz w:val="28"/>
          <w:szCs w:val="28"/>
        </w:rPr>
        <w:t xml:space="preserve"> of</w:t>
      </w:r>
      <w:r w:rsidR="00BD5A03">
        <w:rPr>
          <w:sz w:val="28"/>
          <w:szCs w:val="28"/>
        </w:rPr>
        <w:t xml:space="preserve"> </w:t>
      </w:r>
      <w:r w:rsidR="00BD5A03">
        <w:rPr>
          <w:i/>
          <w:iCs/>
          <w:sz w:val="28"/>
          <w:szCs w:val="28"/>
        </w:rPr>
        <w:t>The First Teaching</w:t>
      </w:r>
      <w:r w:rsidR="00BD5A03">
        <w:rPr>
          <w:sz w:val="28"/>
          <w:szCs w:val="28"/>
        </w:rPr>
        <w:t>.</w:t>
      </w:r>
    </w:p>
    <w:p w14:paraId="7DB4D7CD" w14:textId="77777777" w:rsidR="009C0C3C" w:rsidRDefault="009C0C3C" w:rsidP="00E86172">
      <w:pPr>
        <w:autoSpaceDE w:val="0"/>
        <w:autoSpaceDN w:val="0"/>
        <w:adjustRightInd w:val="0"/>
        <w:rPr>
          <w:rFonts w:asciiTheme="majorBidi" w:hAnsiTheme="majorBidi" w:cstheme="majorBidi"/>
          <w:sz w:val="28"/>
          <w:szCs w:val="28"/>
        </w:rPr>
      </w:pPr>
    </w:p>
    <w:p w14:paraId="714BC624" w14:textId="7C8E6490" w:rsidR="00E86172" w:rsidRPr="008D252D" w:rsidRDefault="00E86172" w:rsidP="00E86172">
      <w:pPr>
        <w:autoSpaceDE w:val="0"/>
        <w:autoSpaceDN w:val="0"/>
        <w:adjustRightInd w:val="0"/>
        <w:rPr>
          <w:rFonts w:eastAsia="Sakkal Majalla"/>
          <w:sz w:val="28"/>
          <w:szCs w:val="28"/>
        </w:rPr>
      </w:pPr>
      <w:r w:rsidRPr="00055B05">
        <w:rPr>
          <w:rFonts w:asciiTheme="majorBidi" w:hAnsiTheme="majorBidi" w:cstheme="majorBidi"/>
          <w:sz w:val="28"/>
          <w:szCs w:val="28"/>
        </w:rPr>
        <w:t xml:space="preserve">The </w:t>
      </w:r>
      <w:r>
        <w:rPr>
          <w:rFonts w:asciiTheme="majorBidi" w:hAnsiTheme="majorBidi" w:cstheme="majorBidi"/>
          <w:sz w:val="28"/>
          <w:szCs w:val="28"/>
        </w:rPr>
        <w:t xml:space="preserve">six </w:t>
      </w:r>
      <w:commentRangeStart w:id="211"/>
      <w:r>
        <w:rPr>
          <w:rFonts w:asciiTheme="majorBidi" w:hAnsiTheme="majorBidi" w:cstheme="majorBidi"/>
          <w:sz w:val="28"/>
          <w:szCs w:val="28"/>
        </w:rPr>
        <w:t>Buttresses</w:t>
      </w:r>
      <w:commentRangeEnd w:id="211"/>
      <w:r>
        <w:rPr>
          <w:rStyle w:val="CommentReference"/>
          <w:rFonts w:ascii="SabondiacriticRoman" w:hAnsi="SabondiacriticRoman"/>
        </w:rPr>
        <w:commentReference w:id="211"/>
      </w:r>
      <w:r>
        <w:rPr>
          <w:rFonts w:asciiTheme="majorBidi" w:hAnsiTheme="majorBidi" w:cstheme="majorBidi"/>
          <w:sz w:val="28"/>
          <w:szCs w:val="28"/>
        </w:rPr>
        <w:t xml:space="preserve"> </w:t>
      </w:r>
      <w:r w:rsidRPr="00055B05">
        <w:rPr>
          <w:rFonts w:asciiTheme="majorBidi" w:hAnsiTheme="majorBidi" w:cstheme="majorBidi"/>
          <w:sz w:val="28"/>
          <w:szCs w:val="28"/>
        </w:rPr>
        <w:t xml:space="preserve">of </w:t>
      </w:r>
      <w:r>
        <w:rPr>
          <w:rFonts w:asciiTheme="majorBidi" w:hAnsiTheme="majorBidi" w:cstheme="majorBidi"/>
          <w:sz w:val="28"/>
          <w:szCs w:val="28"/>
        </w:rPr>
        <w:t>Prophetic credence</w:t>
      </w:r>
      <w:r w:rsidR="005D6369" w:rsidRPr="005D6369">
        <w:rPr>
          <w:rFonts w:asciiTheme="majorBidi" w:hAnsiTheme="majorBidi" w:cstheme="majorBidi"/>
          <w:sz w:val="28"/>
          <w:szCs w:val="28"/>
        </w:rPr>
        <w:t xml:space="preserve"> </w:t>
      </w:r>
      <w:r w:rsidR="005D6369">
        <w:rPr>
          <w:rFonts w:asciiTheme="majorBidi" w:hAnsiTheme="majorBidi" w:cstheme="majorBidi"/>
          <w:sz w:val="28"/>
          <w:szCs w:val="28"/>
        </w:rPr>
        <w:t xml:space="preserve">as </w:t>
      </w:r>
      <w:r w:rsidR="00F460BA">
        <w:rPr>
          <w:rFonts w:asciiTheme="majorBidi" w:hAnsiTheme="majorBidi" w:cstheme="majorBidi"/>
          <w:sz w:val="28"/>
          <w:szCs w:val="28"/>
        </w:rPr>
        <w:t xml:space="preserve">established by Islam’s </w:t>
      </w:r>
      <w:r w:rsidR="005D6369">
        <w:rPr>
          <w:rFonts w:asciiTheme="majorBidi" w:hAnsiTheme="majorBidi" w:cstheme="majorBidi"/>
          <w:sz w:val="28"/>
          <w:szCs w:val="28"/>
        </w:rPr>
        <w:t>two-part testimony of faith</w:t>
      </w:r>
      <w:r w:rsidRPr="00055B05">
        <w:rPr>
          <w:rFonts w:asciiTheme="majorBidi" w:hAnsiTheme="majorBidi" w:cstheme="majorBidi"/>
          <w:sz w:val="28"/>
          <w:szCs w:val="28"/>
        </w:rPr>
        <w:t xml:space="preserve"> are belief in:</w:t>
      </w:r>
    </w:p>
    <w:p w14:paraId="02FD3503" w14:textId="183EB868" w:rsidR="00E86172" w:rsidRPr="00055B05" w:rsidRDefault="00E86172" w:rsidP="00E86172">
      <w:pPr>
        <w:autoSpaceDE w:val="0"/>
        <w:autoSpaceDN w:val="0"/>
        <w:adjustRightInd w:val="0"/>
        <w:rPr>
          <w:rFonts w:asciiTheme="majorBidi" w:hAnsiTheme="majorBidi" w:cstheme="majorBidi"/>
          <w:sz w:val="28"/>
          <w:szCs w:val="28"/>
        </w:rPr>
      </w:pPr>
    </w:p>
    <w:p w14:paraId="46E77727" w14:textId="77777777" w:rsidR="00E86172" w:rsidRPr="00B151B1" w:rsidRDefault="00E86172" w:rsidP="00E86172">
      <w:pPr>
        <w:pStyle w:val="ListParagraph"/>
        <w:numPr>
          <w:ilvl w:val="0"/>
          <w:numId w:val="3"/>
        </w:numPr>
        <w:rPr>
          <w:rFonts w:asciiTheme="majorBidi" w:hAnsiTheme="majorBidi" w:cstheme="majorBidi"/>
          <w:sz w:val="28"/>
          <w:szCs w:val="28"/>
        </w:rPr>
      </w:pPr>
      <w:r w:rsidRPr="00B16600">
        <w:rPr>
          <w:rFonts w:asciiTheme="majorBidi" w:hAnsiTheme="majorBidi" w:cstheme="majorBidi"/>
          <w:sz w:val="28"/>
          <w:szCs w:val="28"/>
        </w:rPr>
        <w:t>God</w:t>
      </w:r>
    </w:p>
    <w:p w14:paraId="38D2DC73" w14:textId="77777777" w:rsidR="00E86172" w:rsidRPr="00055B05" w:rsidRDefault="00E86172" w:rsidP="00E86172">
      <w:pPr>
        <w:pStyle w:val="ListParagraph"/>
        <w:numPr>
          <w:ilvl w:val="0"/>
          <w:numId w:val="3"/>
        </w:numPr>
        <w:rPr>
          <w:rFonts w:asciiTheme="majorBidi" w:hAnsiTheme="majorBidi" w:cstheme="majorBidi"/>
          <w:sz w:val="28"/>
          <w:szCs w:val="28"/>
        </w:rPr>
      </w:pPr>
      <w:r w:rsidRPr="00055B05">
        <w:rPr>
          <w:rFonts w:asciiTheme="majorBidi" w:hAnsiTheme="majorBidi" w:cstheme="majorBidi"/>
          <w:sz w:val="28"/>
          <w:szCs w:val="28"/>
        </w:rPr>
        <w:t>The Angels</w:t>
      </w:r>
    </w:p>
    <w:p w14:paraId="0C600AFC" w14:textId="77777777" w:rsidR="00E86172" w:rsidRPr="00055B05" w:rsidRDefault="00E86172" w:rsidP="00E86172">
      <w:pPr>
        <w:pStyle w:val="ListParagraph"/>
        <w:numPr>
          <w:ilvl w:val="0"/>
          <w:numId w:val="3"/>
        </w:numPr>
        <w:rPr>
          <w:rFonts w:asciiTheme="majorBidi" w:hAnsiTheme="majorBidi" w:cstheme="majorBidi"/>
          <w:sz w:val="28"/>
          <w:szCs w:val="28"/>
        </w:rPr>
      </w:pPr>
      <w:r>
        <w:rPr>
          <w:rFonts w:asciiTheme="majorBidi" w:hAnsiTheme="majorBidi" w:cstheme="majorBidi"/>
          <w:sz w:val="28"/>
          <w:szCs w:val="28"/>
        </w:rPr>
        <w:t>The</w:t>
      </w:r>
      <w:r w:rsidRPr="00055B05">
        <w:rPr>
          <w:rFonts w:asciiTheme="majorBidi" w:hAnsiTheme="majorBidi" w:cstheme="majorBidi"/>
          <w:sz w:val="28"/>
          <w:szCs w:val="28"/>
        </w:rPr>
        <w:t xml:space="preserve"> Revealed Books</w:t>
      </w:r>
    </w:p>
    <w:p w14:paraId="5B922BE7" w14:textId="77777777" w:rsidR="00E86172" w:rsidRPr="00055B05" w:rsidRDefault="00E86172" w:rsidP="00E86172">
      <w:pPr>
        <w:pStyle w:val="ListParagraph"/>
        <w:numPr>
          <w:ilvl w:val="0"/>
          <w:numId w:val="3"/>
        </w:numPr>
        <w:rPr>
          <w:rFonts w:asciiTheme="majorBidi" w:hAnsiTheme="majorBidi" w:cstheme="majorBidi"/>
          <w:sz w:val="28"/>
          <w:szCs w:val="28"/>
        </w:rPr>
      </w:pPr>
      <w:r w:rsidRPr="00055B05">
        <w:rPr>
          <w:rFonts w:asciiTheme="majorBidi" w:hAnsiTheme="majorBidi" w:cstheme="majorBidi"/>
          <w:sz w:val="28"/>
          <w:szCs w:val="28"/>
        </w:rPr>
        <w:t>The Prophet-Messengers</w:t>
      </w:r>
    </w:p>
    <w:p w14:paraId="11AB2C44" w14:textId="77777777" w:rsidR="00E86172" w:rsidRPr="00055B05" w:rsidRDefault="00E86172" w:rsidP="00E86172">
      <w:pPr>
        <w:pStyle w:val="ListParagraph"/>
        <w:numPr>
          <w:ilvl w:val="0"/>
          <w:numId w:val="3"/>
        </w:numPr>
        <w:rPr>
          <w:rFonts w:asciiTheme="majorBidi" w:hAnsiTheme="majorBidi" w:cstheme="majorBidi"/>
          <w:sz w:val="28"/>
          <w:szCs w:val="28"/>
        </w:rPr>
      </w:pPr>
      <w:r w:rsidRPr="00055B05">
        <w:rPr>
          <w:rFonts w:asciiTheme="majorBidi" w:hAnsiTheme="majorBidi" w:cstheme="majorBidi"/>
          <w:sz w:val="28"/>
          <w:szCs w:val="28"/>
        </w:rPr>
        <w:t xml:space="preserve">The </w:t>
      </w:r>
      <w:r>
        <w:rPr>
          <w:rFonts w:asciiTheme="majorBidi" w:hAnsiTheme="majorBidi" w:cstheme="majorBidi"/>
          <w:sz w:val="28"/>
          <w:szCs w:val="28"/>
        </w:rPr>
        <w:t xml:space="preserve">Resurrection, Last Judgment, &amp; </w:t>
      </w:r>
      <w:r w:rsidRPr="00055B05">
        <w:rPr>
          <w:rFonts w:asciiTheme="majorBidi" w:hAnsiTheme="majorBidi" w:cstheme="majorBidi"/>
          <w:sz w:val="28"/>
          <w:szCs w:val="28"/>
        </w:rPr>
        <w:t>Hereafter</w:t>
      </w:r>
    </w:p>
    <w:p w14:paraId="6F3B9FFB" w14:textId="670EA74E" w:rsidR="00AD533F" w:rsidRPr="00E36607" w:rsidRDefault="00E86172" w:rsidP="00E36607">
      <w:pPr>
        <w:pStyle w:val="ListParagraph"/>
        <w:numPr>
          <w:ilvl w:val="0"/>
          <w:numId w:val="3"/>
        </w:numPr>
        <w:rPr>
          <w:rFonts w:asciiTheme="majorBidi" w:hAnsiTheme="majorBidi" w:cstheme="majorBidi"/>
          <w:sz w:val="28"/>
          <w:szCs w:val="28"/>
        </w:rPr>
      </w:pPr>
      <w:r w:rsidRPr="00F918B8">
        <w:rPr>
          <w:rFonts w:asciiTheme="majorBidi" w:hAnsiTheme="majorBidi" w:cstheme="majorBidi"/>
          <w:b/>
          <w:bCs/>
          <w:sz w:val="28"/>
          <w:szCs w:val="28"/>
        </w:rPr>
        <w:lastRenderedPageBreak/>
        <w:t>Providence</w:t>
      </w:r>
      <w:r>
        <w:rPr>
          <w:rFonts w:asciiTheme="majorBidi" w:hAnsiTheme="majorBidi" w:cstheme="majorBidi"/>
          <w:sz w:val="28"/>
          <w:szCs w:val="28"/>
        </w:rPr>
        <w:t xml:space="preserve"> </w:t>
      </w:r>
      <w:r>
        <w:rPr>
          <w:rFonts w:asciiTheme="majorBidi" w:hAnsiTheme="majorBidi" w:cstheme="majorBidi"/>
          <w:b/>
          <w:bCs/>
          <w:sz w:val="28"/>
          <w:szCs w:val="28"/>
        </w:rPr>
        <w:t>&amp;</w:t>
      </w:r>
      <w:r w:rsidRPr="00F918B8">
        <w:rPr>
          <w:rFonts w:asciiTheme="majorBidi" w:hAnsiTheme="majorBidi" w:cstheme="majorBidi"/>
          <w:b/>
          <w:bCs/>
          <w:sz w:val="28"/>
          <w:szCs w:val="28"/>
        </w:rPr>
        <w:t xml:space="preserve"> the</w:t>
      </w:r>
      <w:r w:rsidRPr="00055B05">
        <w:rPr>
          <w:rFonts w:asciiTheme="majorBidi" w:hAnsiTheme="majorBidi" w:cstheme="majorBidi"/>
          <w:sz w:val="28"/>
          <w:szCs w:val="28"/>
        </w:rPr>
        <w:t xml:space="preserve"> </w:t>
      </w:r>
      <w:r w:rsidRPr="00B50134">
        <w:rPr>
          <w:rFonts w:asciiTheme="majorBidi" w:hAnsiTheme="majorBidi" w:cstheme="majorBidi"/>
          <w:b/>
          <w:bCs/>
          <w:sz w:val="28"/>
          <w:szCs w:val="28"/>
        </w:rPr>
        <w:t>Foreordination</w:t>
      </w:r>
      <w:r w:rsidRPr="00055B05">
        <w:rPr>
          <w:rStyle w:val="FootnoteReference"/>
          <w:rFonts w:asciiTheme="majorBidi" w:hAnsiTheme="majorBidi" w:cstheme="majorBidi"/>
          <w:sz w:val="28"/>
          <w:szCs w:val="28"/>
        </w:rPr>
        <w:footnoteReference w:id="48"/>
      </w:r>
      <w:r w:rsidRPr="00055B05">
        <w:rPr>
          <w:rFonts w:asciiTheme="majorBidi" w:hAnsiTheme="majorBidi" w:cstheme="majorBidi"/>
          <w:sz w:val="28"/>
          <w:szCs w:val="28"/>
        </w:rPr>
        <w:t xml:space="preserve"> of all things, including </w:t>
      </w:r>
      <w:r>
        <w:rPr>
          <w:rFonts w:asciiTheme="majorBidi" w:hAnsiTheme="majorBidi" w:cstheme="majorBidi"/>
          <w:sz w:val="28"/>
          <w:szCs w:val="28"/>
        </w:rPr>
        <w:t>G</w:t>
      </w:r>
      <w:r w:rsidRPr="00055B05">
        <w:rPr>
          <w:rFonts w:asciiTheme="majorBidi" w:hAnsiTheme="majorBidi" w:cstheme="majorBidi"/>
          <w:sz w:val="28"/>
          <w:szCs w:val="28"/>
        </w:rPr>
        <w:t xml:space="preserve">ood and </w:t>
      </w:r>
      <w:r w:rsidR="00F460BA">
        <w:rPr>
          <w:rFonts w:asciiTheme="majorBidi" w:hAnsiTheme="majorBidi" w:cstheme="majorBidi"/>
          <w:sz w:val="28"/>
          <w:szCs w:val="28"/>
        </w:rPr>
        <w:t>E</w:t>
      </w:r>
      <w:r w:rsidRPr="00055B05">
        <w:rPr>
          <w:rFonts w:asciiTheme="majorBidi" w:hAnsiTheme="majorBidi" w:cstheme="majorBidi"/>
          <w:sz w:val="28"/>
          <w:szCs w:val="28"/>
        </w:rPr>
        <w:t>vil.</w:t>
      </w:r>
    </w:p>
    <w:p w14:paraId="20CBC44E" w14:textId="29EB677A" w:rsidR="008A5FD4" w:rsidRPr="008A5FD4" w:rsidRDefault="008A5FD4" w:rsidP="008A5FD4">
      <w:pPr>
        <w:rPr>
          <w:rFonts w:asciiTheme="majorBidi" w:hAnsiTheme="majorBidi" w:cstheme="majorBidi"/>
          <w:sz w:val="20"/>
          <w:szCs w:val="20"/>
        </w:rPr>
      </w:pPr>
    </w:p>
    <w:p w14:paraId="37AE2FF2" w14:textId="2B891A49" w:rsidR="007C5D5C" w:rsidRDefault="00AD533F" w:rsidP="00A21B48">
      <w:pPr>
        <w:rPr>
          <w:sz w:val="28"/>
          <w:szCs w:val="28"/>
        </w:rPr>
      </w:pPr>
      <w:r>
        <w:rPr>
          <w:rFonts w:asciiTheme="majorBidi" w:hAnsiTheme="majorBidi" w:cstheme="majorBidi"/>
          <w:sz w:val="28"/>
          <w:szCs w:val="28"/>
        </w:rPr>
        <w:t>The</w:t>
      </w:r>
      <w:r w:rsidR="00BD1989">
        <w:rPr>
          <w:rFonts w:asciiTheme="majorBidi" w:hAnsiTheme="majorBidi" w:cstheme="majorBidi"/>
          <w:sz w:val="28"/>
          <w:szCs w:val="28"/>
        </w:rPr>
        <w:t xml:space="preserve"> field of</w:t>
      </w:r>
      <w:r w:rsidR="00BD5A03">
        <w:rPr>
          <w:rFonts w:asciiTheme="majorBidi" w:hAnsiTheme="majorBidi" w:cstheme="majorBidi"/>
          <w:sz w:val="28"/>
          <w:szCs w:val="28"/>
        </w:rPr>
        <w:t xml:space="preserve"> study</w:t>
      </w:r>
      <w:r w:rsidR="00BD1989">
        <w:rPr>
          <w:rFonts w:asciiTheme="majorBidi" w:hAnsiTheme="majorBidi" w:cstheme="majorBidi"/>
          <w:sz w:val="28"/>
          <w:szCs w:val="28"/>
        </w:rPr>
        <w:t xml:space="preserve"> that </w:t>
      </w:r>
      <w:r w:rsidR="00BD5A03">
        <w:rPr>
          <w:rFonts w:asciiTheme="majorBidi" w:hAnsiTheme="majorBidi" w:cstheme="majorBidi"/>
          <w:sz w:val="28"/>
          <w:szCs w:val="28"/>
        </w:rPr>
        <w:t>articulates</w:t>
      </w:r>
      <w:r w:rsidR="00BD1989">
        <w:rPr>
          <w:rFonts w:asciiTheme="majorBidi" w:hAnsiTheme="majorBidi" w:cstheme="majorBidi"/>
          <w:sz w:val="28"/>
          <w:szCs w:val="28"/>
        </w:rPr>
        <w:t xml:space="preserve"> the</w:t>
      </w:r>
      <w:r w:rsidR="0030525F">
        <w:rPr>
          <w:rFonts w:asciiTheme="majorBidi" w:hAnsiTheme="majorBidi" w:cstheme="majorBidi"/>
          <w:sz w:val="28"/>
          <w:szCs w:val="28"/>
        </w:rPr>
        <w:t>se</w:t>
      </w:r>
      <w:r w:rsidR="00BD1989">
        <w:rPr>
          <w:rFonts w:asciiTheme="majorBidi" w:hAnsiTheme="majorBidi" w:cstheme="majorBidi"/>
          <w:sz w:val="28"/>
          <w:szCs w:val="28"/>
        </w:rPr>
        <w:t xml:space="preserve"> foundations</w:t>
      </w:r>
      <w:r w:rsidR="004A51CD">
        <w:rPr>
          <w:rFonts w:asciiTheme="majorBidi" w:hAnsiTheme="majorBidi" w:cstheme="majorBidi"/>
          <w:sz w:val="28"/>
          <w:szCs w:val="28"/>
        </w:rPr>
        <w:t>,</w:t>
      </w:r>
      <w:r w:rsidR="00BD1989">
        <w:rPr>
          <w:rFonts w:asciiTheme="majorBidi" w:hAnsiTheme="majorBidi" w:cstheme="majorBidi"/>
          <w:sz w:val="28"/>
          <w:szCs w:val="28"/>
        </w:rPr>
        <w:t xml:space="preserve"> </w:t>
      </w:r>
      <w:r w:rsidR="0030525F">
        <w:rPr>
          <w:rFonts w:asciiTheme="majorBidi" w:hAnsiTheme="majorBidi" w:cstheme="majorBidi"/>
          <w:sz w:val="28"/>
          <w:szCs w:val="28"/>
        </w:rPr>
        <w:t xml:space="preserve">their </w:t>
      </w:r>
      <w:r w:rsidR="00BD1989">
        <w:rPr>
          <w:rFonts w:asciiTheme="majorBidi" w:hAnsiTheme="majorBidi" w:cstheme="majorBidi"/>
          <w:sz w:val="28"/>
          <w:szCs w:val="28"/>
        </w:rPr>
        <w:t>full implications</w:t>
      </w:r>
      <w:r w:rsidR="004A51CD">
        <w:rPr>
          <w:rFonts w:asciiTheme="majorBidi" w:hAnsiTheme="majorBidi" w:cstheme="majorBidi"/>
          <w:sz w:val="28"/>
          <w:szCs w:val="28"/>
        </w:rPr>
        <w:t>,</w:t>
      </w:r>
      <w:r w:rsidR="00BD1989">
        <w:rPr>
          <w:rFonts w:asciiTheme="majorBidi" w:hAnsiTheme="majorBidi" w:cstheme="majorBidi"/>
          <w:sz w:val="28"/>
          <w:szCs w:val="28"/>
        </w:rPr>
        <w:t xml:space="preserve"> and </w:t>
      </w:r>
      <w:r w:rsidR="0030525F">
        <w:rPr>
          <w:rFonts w:asciiTheme="majorBidi" w:hAnsiTheme="majorBidi" w:cstheme="majorBidi"/>
          <w:sz w:val="28"/>
          <w:szCs w:val="28"/>
        </w:rPr>
        <w:t xml:space="preserve">other </w:t>
      </w:r>
      <w:r w:rsidR="00BD1989">
        <w:rPr>
          <w:rFonts w:asciiTheme="majorBidi" w:hAnsiTheme="majorBidi" w:cstheme="majorBidi"/>
          <w:sz w:val="28"/>
          <w:szCs w:val="28"/>
        </w:rPr>
        <w:t xml:space="preserve">corollaries of Islam’s two-part Prophetic </w:t>
      </w:r>
      <w:r w:rsidR="00D55ABF">
        <w:rPr>
          <w:rFonts w:asciiTheme="majorBidi" w:hAnsiTheme="majorBidi" w:cstheme="majorBidi"/>
          <w:sz w:val="28"/>
          <w:szCs w:val="28"/>
        </w:rPr>
        <w:t>declaration</w:t>
      </w:r>
      <w:r w:rsidR="00BD1989">
        <w:rPr>
          <w:rFonts w:asciiTheme="majorBidi" w:hAnsiTheme="majorBidi" w:cstheme="majorBidi"/>
          <w:sz w:val="28"/>
          <w:szCs w:val="28"/>
        </w:rPr>
        <w:t xml:space="preserve"> of faith is called</w:t>
      </w:r>
      <w:r w:rsidR="00BD5A03">
        <w:rPr>
          <w:rFonts w:asciiTheme="majorBidi" w:hAnsiTheme="majorBidi" w:cstheme="majorBidi"/>
          <w:sz w:val="28"/>
          <w:szCs w:val="28"/>
        </w:rPr>
        <w:t xml:space="preserve"> both</w:t>
      </w:r>
      <w:r w:rsidR="00BD1989">
        <w:rPr>
          <w:rFonts w:asciiTheme="majorBidi" w:hAnsiTheme="majorBidi" w:cstheme="majorBidi"/>
          <w:sz w:val="28"/>
          <w:szCs w:val="28"/>
        </w:rPr>
        <w:t xml:space="preserve"> </w:t>
      </w:r>
      <w:r w:rsidR="00BD1989" w:rsidRPr="00FB0FA7">
        <w:rPr>
          <w:rFonts w:asciiTheme="majorBidi" w:hAnsiTheme="majorBidi" w:cstheme="majorBidi"/>
          <w:b/>
          <w:bCs/>
          <w:sz w:val="28"/>
          <w:szCs w:val="28"/>
        </w:rPr>
        <w:t>the</w:t>
      </w:r>
      <w:r w:rsidRPr="00FB0FA7">
        <w:rPr>
          <w:rFonts w:asciiTheme="majorBidi" w:hAnsiTheme="majorBidi" w:cstheme="majorBidi"/>
          <w:b/>
          <w:bCs/>
          <w:sz w:val="28"/>
          <w:szCs w:val="28"/>
        </w:rPr>
        <w:t xml:space="preserve"> Divine Science (</w:t>
      </w:r>
      <w:r w:rsidRPr="00FB0FA7">
        <w:rPr>
          <w:rFonts w:asciiTheme="majorBidi" w:hAnsiTheme="majorBidi" w:cstheme="majorBidi"/>
          <w:b/>
          <w:bCs/>
          <w:i/>
          <w:iCs/>
          <w:sz w:val="28"/>
          <w:szCs w:val="28"/>
        </w:rPr>
        <w:t>al-‘Ilm al-Il</w:t>
      </w:r>
      <w:r w:rsidR="000A7980" w:rsidRPr="00FB0FA7">
        <w:rPr>
          <w:rFonts w:asciiTheme="majorBidi" w:hAnsiTheme="majorBidi" w:cstheme="majorBidi"/>
          <w:b/>
          <w:bCs/>
          <w:i/>
          <w:iCs/>
          <w:sz w:val="28"/>
          <w:szCs w:val="28"/>
        </w:rPr>
        <w:t>ā</w:t>
      </w:r>
      <w:r w:rsidRPr="00FB0FA7">
        <w:rPr>
          <w:rFonts w:asciiTheme="majorBidi" w:hAnsiTheme="majorBidi" w:cstheme="majorBidi"/>
          <w:b/>
          <w:bCs/>
          <w:i/>
          <w:iCs/>
          <w:sz w:val="28"/>
          <w:szCs w:val="28"/>
        </w:rPr>
        <w:t>h</w:t>
      </w:r>
      <w:r w:rsidR="003D1046" w:rsidRPr="00FB0FA7">
        <w:rPr>
          <w:rFonts w:asciiTheme="majorBidi" w:hAnsiTheme="majorBidi" w:cstheme="majorBidi"/>
          <w:b/>
          <w:bCs/>
          <w:i/>
          <w:iCs/>
          <w:sz w:val="28"/>
          <w:szCs w:val="28"/>
        </w:rPr>
        <w:t>ī</w:t>
      </w:r>
      <w:r w:rsidRPr="00FB0FA7">
        <w:rPr>
          <w:rFonts w:asciiTheme="majorBidi" w:hAnsiTheme="majorBidi" w:cstheme="majorBidi"/>
          <w:b/>
          <w:bCs/>
          <w:sz w:val="28"/>
          <w:szCs w:val="28"/>
        </w:rPr>
        <w:t>)</w:t>
      </w:r>
      <w:r w:rsidR="006F6743">
        <w:rPr>
          <w:rFonts w:asciiTheme="majorBidi" w:hAnsiTheme="majorBidi" w:cstheme="majorBidi"/>
          <w:b/>
          <w:bCs/>
          <w:sz w:val="28"/>
          <w:szCs w:val="28"/>
        </w:rPr>
        <w:t xml:space="preserve"> </w:t>
      </w:r>
      <w:r w:rsidR="00BD5A03">
        <w:rPr>
          <w:rFonts w:asciiTheme="majorBidi" w:hAnsiTheme="majorBidi" w:cstheme="majorBidi"/>
          <w:sz w:val="28"/>
          <w:szCs w:val="28"/>
        </w:rPr>
        <w:t>and</w:t>
      </w:r>
      <w:r w:rsidR="006F6743">
        <w:rPr>
          <w:rFonts w:asciiTheme="majorBidi" w:hAnsiTheme="majorBidi" w:cstheme="majorBidi"/>
          <w:b/>
          <w:bCs/>
          <w:sz w:val="28"/>
          <w:szCs w:val="28"/>
        </w:rPr>
        <w:t xml:space="preserve"> the Highest Science (</w:t>
      </w:r>
      <w:r w:rsidR="006F6743" w:rsidRPr="00FB0FA7">
        <w:rPr>
          <w:rFonts w:asciiTheme="majorBidi" w:hAnsiTheme="majorBidi" w:cstheme="majorBidi"/>
          <w:b/>
          <w:bCs/>
          <w:i/>
          <w:iCs/>
          <w:sz w:val="28"/>
          <w:szCs w:val="28"/>
        </w:rPr>
        <w:t>al-‘Ilm al-</w:t>
      </w:r>
      <w:r w:rsidR="006F6743">
        <w:rPr>
          <w:rFonts w:asciiTheme="majorBidi" w:hAnsiTheme="majorBidi" w:cstheme="majorBidi"/>
          <w:b/>
          <w:bCs/>
          <w:i/>
          <w:iCs/>
          <w:sz w:val="28"/>
          <w:szCs w:val="28"/>
        </w:rPr>
        <w:t>A‘l</w:t>
      </w:r>
      <w:r w:rsidR="006F6743" w:rsidRPr="00FB0FA7">
        <w:rPr>
          <w:rFonts w:asciiTheme="majorBidi" w:hAnsiTheme="majorBidi" w:cstheme="majorBidi"/>
          <w:b/>
          <w:bCs/>
          <w:i/>
          <w:iCs/>
          <w:sz w:val="28"/>
          <w:szCs w:val="28"/>
        </w:rPr>
        <w:t>ā</w:t>
      </w:r>
      <w:r w:rsidR="006F6743">
        <w:rPr>
          <w:rFonts w:asciiTheme="majorBidi" w:hAnsiTheme="majorBidi" w:cstheme="majorBidi"/>
          <w:b/>
          <w:bCs/>
          <w:sz w:val="28"/>
          <w:szCs w:val="28"/>
        </w:rPr>
        <w:t>)</w:t>
      </w:r>
      <w:r w:rsidR="00C06083">
        <w:rPr>
          <w:rFonts w:asciiTheme="majorBidi" w:hAnsiTheme="majorBidi" w:cstheme="majorBidi"/>
          <w:sz w:val="28"/>
          <w:szCs w:val="28"/>
        </w:rPr>
        <w:t>.</w:t>
      </w:r>
      <w:r w:rsidR="00FB0FA7" w:rsidRPr="003141F4">
        <w:rPr>
          <w:rStyle w:val="FootnoteReference"/>
          <w:rFonts w:asciiTheme="majorBidi" w:hAnsiTheme="majorBidi" w:cstheme="majorBidi"/>
          <w:sz w:val="28"/>
          <w:szCs w:val="28"/>
        </w:rPr>
        <w:footnoteReference w:id="49"/>
      </w:r>
      <w:r w:rsidR="00EB21D9">
        <w:rPr>
          <w:rFonts w:asciiTheme="majorBidi" w:hAnsiTheme="majorBidi" w:cstheme="majorBidi"/>
          <w:sz w:val="28"/>
          <w:szCs w:val="28"/>
        </w:rPr>
        <w:t xml:space="preserve"> As we will see in what follows, th</w:t>
      </w:r>
      <w:r w:rsidR="00BD1989">
        <w:rPr>
          <w:rFonts w:asciiTheme="majorBidi" w:hAnsiTheme="majorBidi" w:cstheme="majorBidi"/>
          <w:sz w:val="28"/>
          <w:szCs w:val="28"/>
        </w:rPr>
        <w:t>is thorough-going</w:t>
      </w:r>
      <w:r w:rsidR="00EB21D9">
        <w:rPr>
          <w:rFonts w:asciiTheme="majorBidi" w:hAnsiTheme="majorBidi" w:cstheme="majorBidi"/>
          <w:sz w:val="28"/>
          <w:szCs w:val="28"/>
        </w:rPr>
        <w:t xml:space="preserve"> </w:t>
      </w:r>
      <w:r w:rsidR="0078047B">
        <w:rPr>
          <w:rFonts w:asciiTheme="majorBidi" w:hAnsiTheme="majorBidi" w:cstheme="majorBidi"/>
          <w:sz w:val="28"/>
          <w:szCs w:val="28"/>
        </w:rPr>
        <w:t>study</w:t>
      </w:r>
      <w:r w:rsidR="00C96A2E" w:rsidRPr="00C96A2E">
        <w:rPr>
          <w:rFonts w:asciiTheme="majorBidi" w:hAnsiTheme="majorBidi" w:cstheme="majorBidi"/>
          <w:sz w:val="28"/>
          <w:szCs w:val="28"/>
        </w:rPr>
        <w:t xml:space="preserve"> </w:t>
      </w:r>
      <w:r w:rsidR="00C96A2E">
        <w:rPr>
          <w:rFonts w:asciiTheme="majorBidi" w:hAnsiTheme="majorBidi" w:cstheme="majorBidi"/>
          <w:sz w:val="28"/>
          <w:szCs w:val="28"/>
        </w:rPr>
        <w:t>in Islam</w:t>
      </w:r>
      <w:r w:rsidR="00EB21D9">
        <w:rPr>
          <w:rFonts w:asciiTheme="majorBidi" w:hAnsiTheme="majorBidi" w:cstheme="majorBidi"/>
          <w:sz w:val="28"/>
          <w:szCs w:val="28"/>
        </w:rPr>
        <w:t xml:space="preserve"> of Divinity</w:t>
      </w:r>
      <w:r w:rsidR="00D55ABF">
        <w:rPr>
          <w:rFonts w:asciiTheme="majorBidi" w:hAnsiTheme="majorBidi" w:cstheme="majorBidi"/>
          <w:sz w:val="28"/>
          <w:szCs w:val="28"/>
        </w:rPr>
        <w:t>,</w:t>
      </w:r>
      <w:r w:rsidR="0078047B">
        <w:rPr>
          <w:rFonts w:asciiTheme="majorBidi" w:hAnsiTheme="majorBidi" w:cstheme="majorBidi"/>
          <w:sz w:val="28"/>
          <w:szCs w:val="28"/>
        </w:rPr>
        <w:t xml:space="preserve"> Prophecy</w:t>
      </w:r>
      <w:r w:rsidR="00D55ABF">
        <w:rPr>
          <w:rFonts w:asciiTheme="majorBidi" w:hAnsiTheme="majorBidi" w:cstheme="majorBidi"/>
          <w:sz w:val="28"/>
          <w:szCs w:val="28"/>
        </w:rPr>
        <w:t xml:space="preserve">, </w:t>
      </w:r>
      <w:r w:rsidR="000756FA">
        <w:rPr>
          <w:rFonts w:asciiTheme="majorBidi" w:hAnsiTheme="majorBidi" w:cstheme="majorBidi"/>
          <w:sz w:val="28"/>
          <w:szCs w:val="28"/>
        </w:rPr>
        <w:t xml:space="preserve">the Seen, </w:t>
      </w:r>
      <w:r w:rsidR="00D55ABF">
        <w:rPr>
          <w:rFonts w:asciiTheme="majorBidi" w:hAnsiTheme="majorBidi" w:cstheme="majorBidi"/>
          <w:sz w:val="28"/>
          <w:szCs w:val="28"/>
        </w:rPr>
        <w:t>and the Unseen</w:t>
      </w:r>
      <w:r w:rsidR="0078047B">
        <w:rPr>
          <w:rFonts w:asciiTheme="majorBidi" w:hAnsiTheme="majorBidi" w:cstheme="majorBidi"/>
          <w:sz w:val="28"/>
          <w:szCs w:val="28"/>
        </w:rPr>
        <w:t xml:space="preserve"> </w:t>
      </w:r>
      <w:r w:rsidR="00550C02">
        <w:rPr>
          <w:rFonts w:asciiTheme="majorBidi" w:hAnsiTheme="majorBidi" w:cstheme="majorBidi"/>
          <w:sz w:val="28"/>
          <w:szCs w:val="28"/>
        </w:rPr>
        <w:t>constitutes</w:t>
      </w:r>
      <w:r w:rsidR="0078047B">
        <w:rPr>
          <w:rFonts w:asciiTheme="majorBidi" w:hAnsiTheme="majorBidi" w:cstheme="majorBidi"/>
          <w:sz w:val="28"/>
          <w:szCs w:val="28"/>
        </w:rPr>
        <w:t xml:space="preserve"> a </w:t>
      </w:r>
      <w:r w:rsidR="00EB21D9" w:rsidRPr="007E42CA">
        <w:rPr>
          <w:color w:val="000000"/>
          <w:sz w:val="28"/>
          <w:szCs w:val="28"/>
        </w:rPr>
        <w:t xml:space="preserve">universal </w:t>
      </w:r>
      <w:r w:rsidR="005571A5">
        <w:rPr>
          <w:color w:val="000000"/>
          <w:sz w:val="28"/>
          <w:szCs w:val="28"/>
        </w:rPr>
        <w:t>Metaphysical</w:t>
      </w:r>
      <w:r w:rsidR="00A01D4D">
        <w:rPr>
          <w:color w:val="000000"/>
          <w:sz w:val="28"/>
          <w:szCs w:val="28"/>
        </w:rPr>
        <w:t xml:space="preserve"> and historical</w:t>
      </w:r>
      <w:r w:rsidR="00550C02">
        <w:rPr>
          <w:color w:val="000000"/>
          <w:sz w:val="28"/>
          <w:szCs w:val="28"/>
        </w:rPr>
        <w:t xml:space="preserve"> discipline</w:t>
      </w:r>
      <w:r w:rsidR="005571A5">
        <w:rPr>
          <w:color w:val="000000"/>
          <w:sz w:val="28"/>
          <w:szCs w:val="28"/>
        </w:rPr>
        <w:t xml:space="preserve">, which may be defined as: </w:t>
      </w:r>
      <w:r w:rsidR="00EB21D9" w:rsidRPr="007E42CA">
        <w:rPr>
          <w:sz w:val="28"/>
          <w:szCs w:val="28"/>
        </w:rPr>
        <w:t>“</w:t>
      </w:r>
      <w:r w:rsidR="00EB21D9" w:rsidRPr="00433CA9">
        <w:rPr>
          <w:sz w:val="28"/>
          <w:szCs w:val="28"/>
          <w:u w:val="single"/>
        </w:rPr>
        <w:t>The</w:t>
      </w:r>
      <w:r w:rsidR="00EB21D9" w:rsidRPr="00433CA9">
        <w:rPr>
          <w:b/>
          <w:bCs/>
          <w:sz w:val="28"/>
          <w:szCs w:val="28"/>
          <w:u w:val="single"/>
        </w:rPr>
        <w:t xml:space="preserve"> </w:t>
      </w:r>
      <w:r w:rsidR="00433CA9" w:rsidRPr="00433CA9">
        <w:rPr>
          <w:b/>
          <w:bCs/>
          <w:sz w:val="28"/>
          <w:szCs w:val="28"/>
          <w:u w:val="single"/>
        </w:rPr>
        <w:t>S</w:t>
      </w:r>
      <w:r w:rsidR="00EB21D9" w:rsidRPr="00433CA9">
        <w:rPr>
          <w:b/>
          <w:bCs/>
          <w:sz w:val="28"/>
          <w:szCs w:val="28"/>
          <w:u w:val="single"/>
        </w:rPr>
        <w:t>cience</w:t>
      </w:r>
      <w:r w:rsidR="00433CA9" w:rsidRPr="00433CA9">
        <w:rPr>
          <w:rStyle w:val="FootnoteReference"/>
          <w:sz w:val="28"/>
          <w:szCs w:val="28"/>
          <w:u w:val="single"/>
        </w:rPr>
        <w:footnoteReference w:id="50"/>
      </w:r>
      <w:r w:rsidR="00EB21D9" w:rsidRPr="000E1F14">
        <w:rPr>
          <w:sz w:val="28"/>
          <w:szCs w:val="28"/>
          <w:u w:val="single"/>
        </w:rPr>
        <w:t xml:space="preserve"> of what is as it [truly] </w:t>
      </w:r>
      <w:r w:rsidR="00EB21D9" w:rsidRPr="000E1F14">
        <w:rPr>
          <w:sz w:val="28"/>
          <w:szCs w:val="28"/>
          <w:u w:val="single"/>
        </w:rPr>
        <w:lastRenderedPageBreak/>
        <w:t>is, according to the rubric of Islam (</w:t>
      </w:r>
      <w:r w:rsidR="00EB21D9">
        <w:rPr>
          <w:i/>
          <w:iCs/>
          <w:sz w:val="28"/>
          <w:szCs w:val="28"/>
          <w:u w:val="single"/>
        </w:rPr>
        <w:t>Al-‘Ilm bi-</w:t>
      </w:r>
      <w:r w:rsidR="00EB21D9" w:rsidRPr="000E1F14">
        <w:rPr>
          <w:i/>
          <w:iCs/>
          <w:sz w:val="28"/>
          <w:szCs w:val="28"/>
          <w:u w:val="single"/>
        </w:rPr>
        <w:t>al-mawjūd bi-mā huwa mawjūd ‘alā qanūn al-</w:t>
      </w:r>
      <w:r w:rsidR="00EB21D9">
        <w:rPr>
          <w:i/>
          <w:iCs/>
          <w:sz w:val="28"/>
          <w:szCs w:val="28"/>
          <w:u w:val="single"/>
        </w:rPr>
        <w:t>I</w:t>
      </w:r>
      <w:r w:rsidR="00EB21D9" w:rsidRPr="000E1F14">
        <w:rPr>
          <w:i/>
          <w:iCs/>
          <w:sz w:val="28"/>
          <w:szCs w:val="28"/>
          <w:u w:val="single"/>
        </w:rPr>
        <w:t>slām</w:t>
      </w:r>
      <w:r w:rsidR="00EB21D9" w:rsidRPr="007E42CA">
        <w:rPr>
          <w:sz w:val="28"/>
          <w:szCs w:val="28"/>
        </w:rPr>
        <w:t>).”</w:t>
      </w:r>
      <w:r w:rsidR="00093EDD">
        <w:rPr>
          <w:sz w:val="28"/>
          <w:szCs w:val="28"/>
        </w:rPr>
        <w:t xml:space="preserve"> </w:t>
      </w:r>
      <w:r w:rsidR="00EB21D9" w:rsidRPr="007E42CA">
        <w:rPr>
          <w:sz w:val="28"/>
          <w:szCs w:val="28"/>
        </w:rPr>
        <w:t xml:space="preserve">This </w:t>
      </w:r>
      <w:r w:rsidR="004217D0">
        <w:rPr>
          <w:sz w:val="28"/>
          <w:szCs w:val="28"/>
        </w:rPr>
        <w:t>explication</w:t>
      </w:r>
      <w:r w:rsidR="00EB21D9" w:rsidRPr="007E42CA">
        <w:rPr>
          <w:sz w:val="28"/>
          <w:szCs w:val="28"/>
        </w:rPr>
        <w:t xml:space="preserve"> of</w:t>
      </w:r>
      <w:r w:rsidR="00996B15">
        <w:rPr>
          <w:sz w:val="28"/>
          <w:szCs w:val="28"/>
        </w:rPr>
        <w:t xml:space="preserve"> the Divine Science, which has been adopted in </w:t>
      </w:r>
      <w:r w:rsidR="00996B15">
        <w:rPr>
          <w:i/>
          <w:iCs/>
          <w:sz w:val="28"/>
          <w:szCs w:val="28"/>
        </w:rPr>
        <w:t>The First Teaching</w:t>
      </w:r>
      <w:r w:rsidR="00A01D4D">
        <w:rPr>
          <w:sz w:val="28"/>
          <w:szCs w:val="28"/>
        </w:rPr>
        <w:t xml:space="preserve"> and is</w:t>
      </w:r>
      <w:r w:rsidR="00FB6FAB">
        <w:rPr>
          <w:sz w:val="28"/>
          <w:szCs w:val="28"/>
        </w:rPr>
        <w:t xml:space="preserve"> </w:t>
      </w:r>
      <w:r w:rsidR="001B1802">
        <w:rPr>
          <w:sz w:val="28"/>
          <w:szCs w:val="28"/>
        </w:rPr>
        <w:t>explained</w:t>
      </w:r>
      <w:r w:rsidR="00FB6FAB">
        <w:rPr>
          <w:sz w:val="28"/>
          <w:szCs w:val="28"/>
        </w:rPr>
        <w:t xml:space="preserve"> </w:t>
      </w:r>
      <w:r w:rsidR="001B1802">
        <w:rPr>
          <w:sz w:val="28"/>
          <w:szCs w:val="28"/>
        </w:rPr>
        <w:t>further</w:t>
      </w:r>
      <w:r w:rsidR="00FB6FAB">
        <w:rPr>
          <w:sz w:val="28"/>
          <w:szCs w:val="28"/>
        </w:rPr>
        <w:t xml:space="preserve"> in this</w:t>
      </w:r>
      <w:r w:rsidR="00E42ED1">
        <w:rPr>
          <w:sz w:val="28"/>
          <w:szCs w:val="28"/>
        </w:rPr>
        <w:t xml:space="preserve"> and later</w:t>
      </w:r>
      <w:r w:rsidR="00FB6FAB">
        <w:rPr>
          <w:sz w:val="28"/>
          <w:szCs w:val="28"/>
        </w:rPr>
        <w:t xml:space="preserve"> volume</w:t>
      </w:r>
      <w:r w:rsidR="00E42ED1">
        <w:rPr>
          <w:sz w:val="28"/>
          <w:szCs w:val="28"/>
        </w:rPr>
        <w:t>s</w:t>
      </w:r>
      <w:r w:rsidR="00996B15">
        <w:rPr>
          <w:sz w:val="28"/>
          <w:szCs w:val="28"/>
        </w:rPr>
        <w:t xml:space="preserve">, </w:t>
      </w:r>
      <w:r w:rsidR="00575557">
        <w:rPr>
          <w:sz w:val="28"/>
          <w:szCs w:val="28"/>
        </w:rPr>
        <w:t xml:space="preserve">is </w:t>
      </w:r>
      <w:r w:rsidR="001B1802">
        <w:rPr>
          <w:sz w:val="28"/>
          <w:szCs w:val="28"/>
        </w:rPr>
        <w:t>virtually identical</w:t>
      </w:r>
      <w:r w:rsidR="0064510B">
        <w:rPr>
          <w:sz w:val="28"/>
          <w:szCs w:val="28"/>
        </w:rPr>
        <w:t xml:space="preserve"> </w:t>
      </w:r>
      <w:r w:rsidR="00EB21D9" w:rsidRPr="007E42CA">
        <w:rPr>
          <w:sz w:val="28"/>
          <w:szCs w:val="28"/>
        </w:rPr>
        <w:t>to the</w:t>
      </w:r>
      <w:r w:rsidR="00736D10">
        <w:rPr>
          <w:sz w:val="28"/>
          <w:szCs w:val="28"/>
        </w:rPr>
        <w:t xml:space="preserve"> Science</w:t>
      </w:r>
      <w:r w:rsidR="00EB21D9" w:rsidRPr="007E42CA">
        <w:rPr>
          <w:sz w:val="28"/>
          <w:szCs w:val="28"/>
        </w:rPr>
        <w:t xml:space="preserve"> of Metaphysics </w:t>
      </w:r>
      <w:r w:rsidR="00387B66">
        <w:rPr>
          <w:sz w:val="28"/>
          <w:szCs w:val="28"/>
        </w:rPr>
        <w:t xml:space="preserve">as defined by </w:t>
      </w:r>
      <w:r w:rsidR="00EB21D9" w:rsidRPr="00871BB4">
        <w:rPr>
          <w:b/>
          <w:bCs/>
          <w:sz w:val="28"/>
          <w:szCs w:val="28"/>
        </w:rPr>
        <w:t>Aristotle</w:t>
      </w:r>
      <w:r w:rsidR="00EB21D9" w:rsidRPr="0095776E">
        <w:rPr>
          <w:rStyle w:val="FootnoteReference"/>
          <w:sz w:val="28"/>
          <w:szCs w:val="28"/>
        </w:rPr>
        <w:footnoteReference w:id="51"/>
      </w:r>
      <w:r w:rsidR="00EB21D9" w:rsidRPr="007E42CA">
        <w:rPr>
          <w:sz w:val="28"/>
          <w:szCs w:val="28"/>
        </w:rPr>
        <w:t xml:space="preserve"> and</w:t>
      </w:r>
      <w:r w:rsidR="00F766F7" w:rsidRPr="00F766F7">
        <w:rPr>
          <w:b/>
          <w:bCs/>
          <w:color w:val="000000"/>
          <w:sz w:val="28"/>
          <w:szCs w:val="28"/>
        </w:rPr>
        <w:t xml:space="preserve"> </w:t>
      </w:r>
      <w:r w:rsidR="00F766F7" w:rsidRPr="00F20404">
        <w:rPr>
          <w:b/>
          <w:bCs/>
          <w:color w:val="000000"/>
          <w:sz w:val="28"/>
          <w:szCs w:val="28"/>
        </w:rPr>
        <w:t>Ibn S</w:t>
      </w:r>
      <w:r w:rsidR="00F766F7" w:rsidRPr="00F20404">
        <w:rPr>
          <w:rFonts w:asciiTheme="majorBidi" w:hAnsiTheme="majorBidi" w:cstheme="majorBidi"/>
          <w:b/>
          <w:bCs/>
          <w:sz w:val="28"/>
          <w:szCs w:val="28"/>
        </w:rPr>
        <w:t>ī</w:t>
      </w:r>
      <w:r w:rsidR="00F766F7" w:rsidRPr="00F20404">
        <w:rPr>
          <w:b/>
          <w:bCs/>
          <w:color w:val="000000"/>
          <w:sz w:val="28"/>
          <w:szCs w:val="28"/>
        </w:rPr>
        <w:t>n</w:t>
      </w:r>
      <w:r w:rsidR="00F766F7" w:rsidRPr="00F20404">
        <w:rPr>
          <w:rFonts w:asciiTheme="majorBidi" w:hAnsiTheme="majorBidi" w:cstheme="majorBidi"/>
          <w:b/>
          <w:bCs/>
          <w:sz w:val="28"/>
          <w:szCs w:val="28"/>
        </w:rPr>
        <w:t xml:space="preserve">ā </w:t>
      </w:r>
      <w:r w:rsidR="00F766F7" w:rsidRPr="00F20404">
        <w:rPr>
          <w:rFonts w:asciiTheme="majorBidi" w:hAnsiTheme="majorBidi" w:cstheme="majorBidi"/>
          <w:sz w:val="28"/>
          <w:szCs w:val="28"/>
        </w:rPr>
        <w:t>(Latin</w:t>
      </w:r>
      <w:r w:rsidR="00F766F7">
        <w:rPr>
          <w:rFonts w:asciiTheme="majorBidi" w:hAnsiTheme="majorBidi" w:cstheme="majorBidi"/>
          <w:sz w:val="28"/>
          <w:szCs w:val="28"/>
        </w:rPr>
        <w:t>:</w:t>
      </w:r>
      <w:r w:rsidR="00F766F7" w:rsidRPr="00F20404">
        <w:rPr>
          <w:rFonts w:asciiTheme="majorBidi" w:hAnsiTheme="majorBidi" w:cstheme="majorBidi"/>
          <w:b/>
          <w:bCs/>
          <w:sz w:val="28"/>
          <w:szCs w:val="28"/>
        </w:rPr>
        <w:t xml:space="preserve"> Avicenna</w:t>
      </w:r>
      <w:r w:rsidR="00F766F7" w:rsidRPr="00F20404">
        <w:rPr>
          <w:rFonts w:asciiTheme="majorBidi" w:hAnsiTheme="majorBidi" w:cstheme="majorBidi"/>
          <w:sz w:val="28"/>
          <w:szCs w:val="28"/>
        </w:rPr>
        <w:t>)</w:t>
      </w:r>
      <w:r w:rsidR="00387B66">
        <w:rPr>
          <w:rFonts w:asciiTheme="majorBidi" w:hAnsiTheme="majorBidi" w:cstheme="majorBidi"/>
          <w:sz w:val="28"/>
          <w:szCs w:val="28"/>
        </w:rPr>
        <w:t>,</w:t>
      </w:r>
      <w:r w:rsidR="00F766F7" w:rsidRPr="003141F4">
        <w:rPr>
          <w:rStyle w:val="FootnoteReference"/>
          <w:color w:val="000000"/>
          <w:sz w:val="28"/>
          <w:szCs w:val="28"/>
        </w:rPr>
        <w:footnoteReference w:id="52"/>
      </w:r>
      <w:r w:rsidR="00EB21D9" w:rsidRPr="007E42CA">
        <w:rPr>
          <w:sz w:val="28"/>
          <w:szCs w:val="28"/>
        </w:rPr>
        <w:t xml:space="preserve"> </w:t>
      </w:r>
      <w:r w:rsidR="00736D10">
        <w:rPr>
          <w:sz w:val="28"/>
          <w:szCs w:val="28"/>
        </w:rPr>
        <w:t xml:space="preserve">but </w:t>
      </w:r>
      <w:r w:rsidR="00EB21D9" w:rsidRPr="007E42CA">
        <w:rPr>
          <w:sz w:val="28"/>
          <w:szCs w:val="28"/>
        </w:rPr>
        <w:t xml:space="preserve">with the </w:t>
      </w:r>
      <w:r w:rsidR="00EB21D9" w:rsidRPr="007E42CA">
        <w:rPr>
          <w:sz w:val="28"/>
          <w:szCs w:val="28"/>
        </w:rPr>
        <w:lastRenderedPageBreak/>
        <w:t>all-important difference of establishing Islam</w:t>
      </w:r>
      <w:r w:rsidR="00F766F7">
        <w:rPr>
          <w:sz w:val="28"/>
          <w:szCs w:val="28"/>
        </w:rPr>
        <w:t xml:space="preserve">ic Revelation </w:t>
      </w:r>
      <w:r w:rsidR="00EB21D9" w:rsidRPr="007E42CA">
        <w:rPr>
          <w:sz w:val="28"/>
          <w:szCs w:val="28"/>
        </w:rPr>
        <w:t>as the basic standard</w:t>
      </w:r>
      <w:r w:rsidR="00084915">
        <w:rPr>
          <w:sz w:val="28"/>
          <w:szCs w:val="28"/>
        </w:rPr>
        <w:t xml:space="preserve"> and ultimate criterion</w:t>
      </w:r>
      <w:r w:rsidR="00EB21D9" w:rsidRPr="007E42CA">
        <w:rPr>
          <w:sz w:val="28"/>
          <w:szCs w:val="28"/>
        </w:rPr>
        <w:t xml:space="preserve"> for </w:t>
      </w:r>
      <w:r w:rsidR="00F766F7">
        <w:rPr>
          <w:sz w:val="28"/>
          <w:szCs w:val="28"/>
        </w:rPr>
        <w:t xml:space="preserve">all </w:t>
      </w:r>
      <w:r w:rsidR="00084915">
        <w:rPr>
          <w:sz w:val="28"/>
          <w:szCs w:val="28"/>
        </w:rPr>
        <w:t xml:space="preserve">sound </w:t>
      </w:r>
      <w:r w:rsidR="00EB21D9" w:rsidRPr="007E42CA">
        <w:rPr>
          <w:sz w:val="28"/>
          <w:szCs w:val="28"/>
        </w:rPr>
        <w:t>Metaphysic</w:t>
      </w:r>
      <w:r w:rsidR="00F766F7">
        <w:rPr>
          <w:sz w:val="28"/>
          <w:szCs w:val="28"/>
        </w:rPr>
        <w:t>al and speculative discourse</w:t>
      </w:r>
      <w:r w:rsidR="00814241">
        <w:rPr>
          <w:sz w:val="28"/>
          <w:szCs w:val="28"/>
        </w:rPr>
        <w:t xml:space="preserve"> about God and </w:t>
      </w:r>
      <w:r w:rsidR="00387B66">
        <w:rPr>
          <w:sz w:val="28"/>
          <w:szCs w:val="28"/>
        </w:rPr>
        <w:t xml:space="preserve">ultimate </w:t>
      </w:r>
      <w:r w:rsidR="00814241">
        <w:rPr>
          <w:sz w:val="28"/>
          <w:szCs w:val="28"/>
        </w:rPr>
        <w:t>realit</w:t>
      </w:r>
      <w:r w:rsidR="00387B66">
        <w:rPr>
          <w:sz w:val="28"/>
          <w:szCs w:val="28"/>
        </w:rPr>
        <w:t>ies</w:t>
      </w:r>
      <w:r w:rsidR="00EB21D9" w:rsidRPr="007E42CA">
        <w:rPr>
          <w:sz w:val="28"/>
          <w:szCs w:val="28"/>
        </w:rPr>
        <w:t>.</w:t>
      </w:r>
      <w:r w:rsidR="007C5D5C">
        <w:rPr>
          <w:sz w:val="20"/>
          <w:szCs w:val="20"/>
        </w:rPr>
        <w:t xml:space="preserve">                      </w:t>
      </w:r>
    </w:p>
    <w:p w14:paraId="7AC1AD55" w14:textId="763C9E1F" w:rsidR="00C06083" w:rsidRPr="009344D1" w:rsidRDefault="008A5FD4" w:rsidP="009344D1">
      <w:pPr>
        <w:rPr>
          <w:rFonts w:asciiTheme="majorBidi" w:hAnsiTheme="majorBidi" w:cstheme="majorBidi"/>
          <w:sz w:val="20"/>
          <w:szCs w:val="20"/>
        </w:rPr>
      </w:pPr>
      <w:r>
        <w:rPr>
          <w:rFonts w:asciiTheme="majorBidi" w:hAnsiTheme="majorBidi" w:cstheme="majorBidi"/>
          <w:sz w:val="20"/>
          <w:szCs w:val="20"/>
        </w:rPr>
        <w:t xml:space="preserve">                                    </w:t>
      </w:r>
    </w:p>
    <w:p w14:paraId="4795F9D8" w14:textId="3F04BC81" w:rsidR="008904AB" w:rsidRDefault="00192D6A" w:rsidP="00A21B48">
      <w:pPr>
        <w:rPr>
          <w:rFonts w:asciiTheme="majorBidi" w:hAnsiTheme="majorBidi" w:cstheme="majorBidi"/>
          <w:sz w:val="28"/>
          <w:szCs w:val="28"/>
        </w:rPr>
      </w:pPr>
      <w:r>
        <w:rPr>
          <w:rFonts w:asciiTheme="majorBidi" w:hAnsiTheme="majorBidi" w:cstheme="majorBidi"/>
          <w:sz w:val="28"/>
          <w:szCs w:val="28"/>
        </w:rPr>
        <w:t>First and foremost, t</w:t>
      </w:r>
      <w:r w:rsidR="0036535D">
        <w:rPr>
          <w:rFonts w:asciiTheme="majorBidi" w:hAnsiTheme="majorBidi" w:cstheme="majorBidi"/>
          <w:sz w:val="28"/>
          <w:szCs w:val="28"/>
        </w:rPr>
        <w:t xml:space="preserve">he Divine </w:t>
      </w:r>
      <w:r w:rsidR="004217D0">
        <w:rPr>
          <w:rFonts w:asciiTheme="majorBidi" w:hAnsiTheme="majorBidi" w:cstheme="majorBidi"/>
          <w:sz w:val="28"/>
          <w:szCs w:val="28"/>
        </w:rPr>
        <w:t xml:space="preserve">or Highest </w:t>
      </w:r>
      <w:r w:rsidR="0036535D">
        <w:rPr>
          <w:rFonts w:asciiTheme="majorBidi" w:hAnsiTheme="majorBidi" w:cstheme="majorBidi"/>
          <w:sz w:val="28"/>
          <w:szCs w:val="28"/>
        </w:rPr>
        <w:t xml:space="preserve">Science </w:t>
      </w:r>
      <w:r w:rsidR="00434192">
        <w:rPr>
          <w:rFonts w:asciiTheme="majorBidi" w:hAnsiTheme="majorBidi" w:cstheme="majorBidi"/>
          <w:sz w:val="28"/>
          <w:szCs w:val="28"/>
        </w:rPr>
        <w:t>bears</w:t>
      </w:r>
      <w:r w:rsidR="0036535D">
        <w:rPr>
          <w:rFonts w:asciiTheme="majorBidi" w:hAnsiTheme="majorBidi" w:cstheme="majorBidi"/>
          <w:sz w:val="28"/>
          <w:szCs w:val="28"/>
        </w:rPr>
        <w:t xml:space="preserve"> the </w:t>
      </w:r>
      <w:r w:rsidR="00313C26">
        <w:rPr>
          <w:rFonts w:asciiTheme="majorBidi" w:hAnsiTheme="majorBidi" w:cstheme="majorBidi"/>
          <w:sz w:val="28"/>
          <w:szCs w:val="28"/>
        </w:rPr>
        <w:t>burden</w:t>
      </w:r>
      <w:r w:rsidR="00446DF0">
        <w:rPr>
          <w:rFonts w:asciiTheme="majorBidi" w:hAnsiTheme="majorBidi" w:cstheme="majorBidi"/>
          <w:sz w:val="28"/>
          <w:szCs w:val="28"/>
        </w:rPr>
        <w:t xml:space="preserve"> of de</w:t>
      </w:r>
      <w:r w:rsidR="00475827">
        <w:rPr>
          <w:rFonts w:asciiTheme="majorBidi" w:hAnsiTheme="majorBidi" w:cstheme="majorBidi"/>
          <w:sz w:val="28"/>
          <w:szCs w:val="28"/>
        </w:rPr>
        <w:t>lineating</w:t>
      </w:r>
      <w:r w:rsidR="00446DF0">
        <w:rPr>
          <w:rFonts w:asciiTheme="majorBidi" w:hAnsiTheme="majorBidi" w:cstheme="majorBidi"/>
          <w:sz w:val="28"/>
          <w:szCs w:val="28"/>
        </w:rPr>
        <w:t xml:space="preserve"> </w:t>
      </w:r>
      <w:r w:rsidR="00313C26">
        <w:rPr>
          <w:rFonts w:asciiTheme="majorBidi" w:hAnsiTheme="majorBidi" w:cstheme="majorBidi"/>
          <w:sz w:val="28"/>
          <w:szCs w:val="28"/>
        </w:rPr>
        <w:t xml:space="preserve">and explaining </w:t>
      </w:r>
      <w:r w:rsidR="00446DF0">
        <w:rPr>
          <w:rFonts w:asciiTheme="majorBidi" w:hAnsiTheme="majorBidi" w:cstheme="majorBidi"/>
          <w:sz w:val="28"/>
          <w:szCs w:val="28"/>
        </w:rPr>
        <w:t xml:space="preserve">the Creedal fundamentals of </w:t>
      </w:r>
      <w:r w:rsidR="004217D0">
        <w:rPr>
          <w:rFonts w:asciiTheme="majorBidi" w:hAnsiTheme="majorBidi" w:cstheme="majorBidi"/>
          <w:sz w:val="28"/>
          <w:szCs w:val="28"/>
        </w:rPr>
        <w:t xml:space="preserve">Orthodox </w:t>
      </w:r>
      <w:r w:rsidR="00446DF0">
        <w:rPr>
          <w:rFonts w:asciiTheme="majorBidi" w:hAnsiTheme="majorBidi" w:cstheme="majorBidi"/>
          <w:sz w:val="28"/>
          <w:szCs w:val="28"/>
        </w:rPr>
        <w:t xml:space="preserve">Islamic belief. </w:t>
      </w:r>
      <w:r w:rsidRPr="1639DB5C">
        <w:rPr>
          <w:rFonts w:asciiTheme="majorBidi" w:hAnsiTheme="majorBidi" w:cstheme="majorBidi"/>
          <w:sz w:val="28"/>
          <w:szCs w:val="28"/>
        </w:rPr>
        <w:t>Th</w:t>
      </w:r>
      <w:r w:rsidR="00902663">
        <w:rPr>
          <w:rFonts w:asciiTheme="majorBidi" w:hAnsiTheme="majorBidi" w:cstheme="majorBidi"/>
          <w:sz w:val="28"/>
          <w:szCs w:val="28"/>
        </w:rPr>
        <w:t>is</w:t>
      </w:r>
      <w:r w:rsidRPr="1639DB5C">
        <w:rPr>
          <w:rFonts w:asciiTheme="majorBidi" w:hAnsiTheme="majorBidi" w:cstheme="majorBidi"/>
          <w:sz w:val="28"/>
          <w:szCs w:val="28"/>
        </w:rPr>
        <w:t xml:space="preserve"> </w:t>
      </w:r>
      <w:r w:rsidR="00601E60">
        <w:rPr>
          <w:rFonts w:asciiTheme="majorBidi" w:hAnsiTheme="majorBidi" w:cstheme="majorBidi"/>
          <w:sz w:val="28"/>
          <w:szCs w:val="28"/>
        </w:rPr>
        <w:t>primary</w:t>
      </w:r>
      <w:r w:rsidRPr="1639DB5C">
        <w:rPr>
          <w:rFonts w:asciiTheme="majorBidi" w:hAnsiTheme="majorBidi" w:cstheme="majorBidi"/>
          <w:sz w:val="28"/>
          <w:szCs w:val="28"/>
        </w:rPr>
        <w:t xml:space="preserve"> </w:t>
      </w:r>
      <w:r w:rsidR="00475827">
        <w:rPr>
          <w:rFonts w:asciiTheme="majorBidi" w:hAnsiTheme="majorBidi" w:cstheme="majorBidi"/>
          <w:sz w:val="28"/>
          <w:szCs w:val="28"/>
        </w:rPr>
        <w:t>function</w:t>
      </w:r>
      <w:r>
        <w:rPr>
          <w:rFonts w:asciiTheme="majorBidi" w:hAnsiTheme="majorBidi" w:cstheme="majorBidi"/>
          <w:sz w:val="28"/>
          <w:szCs w:val="28"/>
        </w:rPr>
        <w:t xml:space="preserve"> of Divinity</w:t>
      </w:r>
      <w:r w:rsidR="00475827">
        <w:rPr>
          <w:rFonts w:asciiTheme="majorBidi" w:hAnsiTheme="majorBidi" w:cstheme="majorBidi"/>
          <w:sz w:val="28"/>
          <w:szCs w:val="28"/>
        </w:rPr>
        <w:t xml:space="preserve"> in</w:t>
      </w:r>
      <w:r w:rsidR="00D57101">
        <w:rPr>
          <w:rFonts w:asciiTheme="majorBidi" w:hAnsiTheme="majorBidi" w:cstheme="majorBidi"/>
          <w:sz w:val="28"/>
          <w:szCs w:val="28"/>
        </w:rPr>
        <w:t xml:space="preserve"> </w:t>
      </w:r>
      <w:r w:rsidRPr="1639DB5C">
        <w:rPr>
          <w:rFonts w:asciiTheme="majorBidi" w:hAnsiTheme="majorBidi" w:cstheme="majorBidi"/>
          <w:sz w:val="28"/>
          <w:szCs w:val="28"/>
        </w:rPr>
        <w:t>Creedal matters</w:t>
      </w:r>
      <w:r w:rsidR="00D57101">
        <w:rPr>
          <w:rFonts w:asciiTheme="majorBidi" w:hAnsiTheme="majorBidi" w:cstheme="majorBidi"/>
          <w:sz w:val="28"/>
          <w:szCs w:val="28"/>
        </w:rPr>
        <w:t xml:space="preserve"> sets for</w:t>
      </w:r>
      <w:r w:rsidR="00475827">
        <w:rPr>
          <w:rFonts w:asciiTheme="majorBidi" w:hAnsiTheme="majorBidi" w:cstheme="majorBidi"/>
          <w:sz w:val="28"/>
          <w:szCs w:val="28"/>
        </w:rPr>
        <w:t>th</w:t>
      </w:r>
      <w:r w:rsidR="00D57101">
        <w:rPr>
          <w:rFonts w:asciiTheme="majorBidi" w:hAnsiTheme="majorBidi" w:cstheme="majorBidi"/>
          <w:sz w:val="28"/>
          <w:szCs w:val="28"/>
        </w:rPr>
        <w:t xml:space="preserve"> all</w:t>
      </w:r>
      <w:r w:rsidRPr="1639DB5C">
        <w:rPr>
          <w:rFonts w:asciiTheme="majorBidi" w:hAnsiTheme="majorBidi" w:cstheme="majorBidi"/>
          <w:sz w:val="28"/>
          <w:szCs w:val="28"/>
        </w:rPr>
        <w:t xml:space="preserve"> obligatory Doctrine</w:t>
      </w:r>
      <w:r w:rsidR="00D57101">
        <w:rPr>
          <w:rFonts w:asciiTheme="majorBidi" w:hAnsiTheme="majorBidi" w:cstheme="majorBidi"/>
          <w:sz w:val="28"/>
          <w:szCs w:val="28"/>
        </w:rPr>
        <w:t xml:space="preserve">s, which </w:t>
      </w:r>
      <w:r w:rsidR="00D97A23">
        <w:rPr>
          <w:rFonts w:asciiTheme="majorBidi" w:hAnsiTheme="majorBidi" w:cstheme="majorBidi"/>
          <w:sz w:val="28"/>
          <w:szCs w:val="28"/>
        </w:rPr>
        <w:t xml:space="preserve">all </w:t>
      </w:r>
      <w:r w:rsidR="00D57101">
        <w:rPr>
          <w:rFonts w:asciiTheme="majorBidi" w:hAnsiTheme="majorBidi" w:cstheme="majorBidi"/>
          <w:sz w:val="28"/>
          <w:szCs w:val="28"/>
        </w:rPr>
        <w:t xml:space="preserve">Muslims are required to </w:t>
      </w:r>
      <w:r w:rsidR="00D54EB7">
        <w:rPr>
          <w:rFonts w:asciiTheme="majorBidi" w:hAnsiTheme="majorBidi" w:cstheme="majorBidi"/>
          <w:sz w:val="28"/>
          <w:szCs w:val="28"/>
        </w:rPr>
        <w:t>affirm</w:t>
      </w:r>
      <w:r w:rsidR="00D57101">
        <w:rPr>
          <w:rFonts w:asciiTheme="majorBidi" w:hAnsiTheme="majorBidi" w:cstheme="majorBidi"/>
          <w:sz w:val="28"/>
          <w:szCs w:val="28"/>
        </w:rPr>
        <w:t xml:space="preserve">. </w:t>
      </w:r>
      <w:r w:rsidR="00D54EB7">
        <w:rPr>
          <w:rFonts w:asciiTheme="majorBidi" w:hAnsiTheme="majorBidi" w:cstheme="majorBidi"/>
          <w:sz w:val="28"/>
          <w:szCs w:val="28"/>
        </w:rPr>
        <w:t xml:space="preserve">By its nature, </w:t>
      </w:r>
      <w:r w:rsidR="00BA5718">
        <w:rPr>
          <w:rFonts w:asciiTheme="majorBidi" w:hAnsiTheme="majorBidi" w:cstheme="majorBidi"/>
          <w:sz w:val="28"/>
          <w:szCs w:val="28"/>
        </w:rPr>
        <w:t>Creedal belief</w:t>
      </w:r>
      <w:r w:rsidR="00D54EB7">
        <w:rPr>
          <w:rFonts w:asciiTheme="majorBidi" w:hAnsiTheme="majorBidi" w:cstheme="majorBidi"/>
          <w:sz w:val="28"/>
          <w:szCs w:val="28"/>
        </w:rPr>
        <w:t xml:space="preserve"> in Islam</w:t>
      </w:r>
      <w:r w:rsidR="00BA5718">
        <w:rPr>
          <w:rFonts w:asciiTheme="majorBidi" w:hAnsiTheme="majorBidi" w:cstheme="majorBidi"/>
          <w:sz w:val="28"/>
          <w:szCs w:val="28"/>
        </w:rPr>
        <w:t xml:space="preserve"> </w:t>
      </w:r>
      <w:r w:rsidRPr="1639DB5C">
        <w:rPr>
          <w:rFonts w:asciiTheme="majorBidi" w:hAnsiTheme="majorBidi" w:cstheme="majorBidi"/>
          <w:sz w:val="28"/>
          <w:szCs w:val="28"/>
        </w:rPr>
        <w:t xml:space="preserve">is relatively straightforward, although its instructional demands vary among individuals according to their cultures, backgrounds, and personal needs. Such Creedal and Doctrinal obligations—as will be clarified in what follows—pertain exclusively to those tenets of the Prophetic </w:t>
      </w:r>
      <w:r w:rsidR="003E1A7B">
        <w:rPr>
          <w:rFonts w:asciiTheme="majorBidi" w:hAnsiTheme="majorBidi" w:cstheme="majorBidi"/>
          <w:sz w:val="28"/>
          <w:szCs w:val="28"/>
        </w:rPr>
        <w:t>teaching</w:t>
      </w:r>
      <w:r w:rsidRPr="1639DB5C">
        <w:rPr>
          <w:rFonts w:asciiTheme="majorBidi" w:hAnsiTheme="majorBidi" w:cstheme="majorBidi"/>
          <w:sz w:val="28"/>
          <w:szCs w:val="28"/>
        </w:rPr>
        <w:t xml:space="preserve"> which</w:t>
      </w:r>
      <w:r w:rsidR="00434192">
        <w:rPr>
          <w:rFonts w:asciiTheme="majorBidi" w:hAnsiTheme="majorBidi" w:cstheme="majorBidi"/>
          <w:sz w:val="28"/>
          <w:szCs w:val="28"/>
        </w:rPr>
        <w:t>—</w:t>
      </w:r>
      <w:r w:rsidRPr="1639DB5C">
        <w:rPr>
          <w:rFonts w:asciiTheme="majorBidi" w:hAnsiTheme="majorBidi" w:cstheme="majorBidi"/>
          <w:sz w:val="28"/>
          <w:szCs w:val="28"/>
        </w:rPr>
        <w:t>beyond any shade of doubt</w:t>
      </w:r>
      <w:r w:rsidR="00434192">
        <w:rPr>
          <w:rFonts w:asciiTheme="majorBidi" w:hAnsiTheme="majorBidi" w:cstheme="majorBidi"/>
          <w:sz w:val="28"/>
          <w:szCs w:val="28"/>
        </w:rPr>
        <w:t>—</w:t>
      </w:r>
      <w:r w:rsidRPr="1639DB5C">
        <w:rPr>
          <w:rFonts w:asciiTheme="majorBidi" w:hAnsiTheme="majorBidi" w:cstheme="majorBidi"/>
          <w:sz w:val="28"/>
          <w:szCs w:val="28"/>
        </w:rPr>
        <w:t xml:space="preserve">are clearly and unambiguously </w:t>
      </w:r>
      <w:r w:rsidR="003E1A7B" w:rsidRPr="1639DB5C">
        <w:rPr>
          <w:rFonts w:asciiTheme="majorBidi" w:hAnsiTheme="majorBidi" w:cstheme="majorBidi"/>
          <w:sz w:val="28"/>
          <w:szCs w:val="28"/>
        </w:rPr>
        <w:t xml:space="preserve">articulated </w:t>
      </w:r>
      <w:r w:rsidR="003E1A7B">
        <w:rPr>
          <w:rFonts w:asciiTheme="majorBidi" w:hAnsiTheme="majorBidi" w:cstheme="majorBidi"/>
          <w:sz w:val="28"/>
          <w:szCs w:val="28"/>
        </w:rPr>
        <w:t xml:space="preserve">and </w:t>
      </w:r>
      <w:r w:rsidRPr="1639DB5C">
        <w:rPr>
          <w:rFonts w:asciiTheme="majorBidi" w:hAnsiTheme="majorBidi" w:cstheme="majorBidi"/>
          <w:sz w:val="28"/>
          <w:szCs w:val="28"/>
        </w:rPr>
        <w:t xml:space="preserve">established as </w:t>
      </w:r>
      <w:r w:rsidRPr="1639DB5C">
        <w:rPr>
          <w:rFonts w:asciiTheme="majorBidi" w:hAnsiTheme="majorBidi" w:cstheme="majorBidi"/>
          <w:sz w:val="28"/>
          <w:szCs w:val="28"/>
        </w:rPr>
        <w:lastRenderedPageBreak/>
        <w:t>literally true in Islam’s Revealed and Scholarly sources—</w:t>
      </w:r>
      <w:r w:rsidRPr="00FA25E3">
        <w:rPr>
          <w:rFonts w:eastAsia="Calibri" w:cs="Calibri"/>
          <w:b/>
          <w:bCs/>
          <w:sz w:val="28"/>
          <w:szCs w:val="28"/>
        </w:rPr>
        <w:t>the</w:t>
      </w:r>
      <w:r>
        <w:rPr>
          <w:rFonts w:eastAsia="Calibri" w:cs="Calibri"/>
          <w:sz w:val="28"/>
          <w:szCs w:val="28"/>
        </w:rPr>
        <w:t xml:space="preserve"> </w:t>
      </w:r>
      <w:r w:rsidRPr="1639DB5C">
        <w:rPr>
          <w:rFonts w:asciiTheme="majorBidi" w:hAnsiTheme="majorBidi" w:cstheme="majorBidi"/>
          <w:b/>
          <w:bCs/>
          <w:sz w:val="28"/>
          <w:szCs w:val="28"/>
        </w:rPr>
        <w:t>Qur’ān</w:t>
      </w:r>
      <w:r w:rsidRPr="1639DB5C">
        <w:rPr>
          <w:rFonts w:asciiTheme="majorBidi" w:hAnsiTheme="majorBidi" w:cstheme="majorBidi"/>
          <w:sz w:val="28"/>
          <w:szCs w:val="28"/>
        </w:rPr>
        <w:t>,</w:t>
      </w:r>
      <w:r w:rsidRPr="1639DB5C">
        <w:rPr>
          <w:rStyle w:val="FootnoteReference"/>
          <w:rFonts w:asciiTheme="majorBidi" w:hAnsiTheme="majorBidi" w:cstheme="majorBidi"/>
          <w:sz w:val="28"/>
          <w:szCs w:val="28"/>
        </w:rPr>
        <w:footnoteReference w:id="53"/>
      </w:r>
      <w:r>
        <w:rPr>
          <w:rFonts w:eastAsia="Calibri" w:cs="Calibri"/>
          <w:sz w:val="28"/>
          <w:szCs w:val="28"/>
        </w:rPr>
        <w:t xml:space="preserve"> </w:t>
      </w:r>
      <w:r w:rsidRPr="00FA25E3">
        <w:rPr>
          <w:rFonts w:eastAsia="Calibri" w:cs="Calibri"/>
          <w:b/>
          <w:bCs/>
          <w:sz w:val="28"/>
          <w:szCs w:val="28"/>
        </w:rPr>
        <w:t>the</w:t>
      </w:r>
      <w:r>
        <w:rPr>
          <w:rFonts w:eastAsia="Calibri" w:cs="Calibri"/>
          <w:sz w:val="28"/>
          <w:szCs w:val="28"/>
        </w:rPr>
        <w:t xml:space="preserve"> </w:t>
      </w:r>
      <w:r w:rsidRPr="1639DB5C">
        <w:rPr>
          <w:rFonts w:eastAsia="Calibri" w:cs="Calibri"/>
          <w:b/>
          <w:bCs/>
          <w:i/>
          <w:iCs/>
          <w:sz w:val="28"/>
          <w:szCs w:val="28"/>
        </w:rPr>
        <w:t>Sunna</w:t>
      </w:r>
      <w:r w:rsidRPr="00B3471A">
        <w:rPr>
          <w:rFonts w:eastAsia="Calibri" w:cs="Calibri"/>
          <w:sz w:val="28"/>
          <w:szCs w:val="28"/>
        </w:rPr>
        <w:t>,</w:t>
      </w:r>
      <w:r w:rsidRPr="00870A0E">
        <w:rPr>
          <w:rStyle w:val="FootnoteReference"/>
          <w:rFonts w:eastAsia="Calibri" w:cs="Calibri"/>
          <w:sz w:val="28"/>
          <w:szCs w:val="28"/>
        </w:rPr>
        <w:footnoteReference w:id="54"/>
      </w:r>
      <w:r>
        <w:rPr>
          <w:rFonts w:eastAsia="Calibri" w:cs="Calibri"/>
          <w:sz w:val="28"/>
          <w:szCs w:val="28"/>
        </w:rPr>
        <w:t xml:space="preserve"> and</w:t>
      </w:r>
      <w:r w:rsidRPr="1639DB5C">
        <w:rPr>
          <w:rFonts w:asciiTheme="majorBidi" w:hAnsiTheme="majorBidi" w:cstheme="majorBidi"/>
          <w:sz w:val="28"/>
          <w:szCs w:val="28"/>
        </w:rPr>
        <w:t xml:space="preserve"> </w:t>
      </w:r>
      <w:r w:rsidRPr="1639DB5C">
        <w:rPr>
          <w:rFonts w:asciiTheme="majorBidi" w:hAnsiTheme="majorBidi" w:cstheme="majorBidi"/>
          <w:b/>
          <w:bCs/>
          <w:sz w:val="28"/>
          <w:szCs w:val="28"/>
        </w:rPr>
        <w:t>Consensus</w:t>
      </w:r>
      <w:r w:rsidRPr="00B16600">
        <w:rPr>
          <w:rFonts w:asciiTheme="majorBidi" w:hAnsiTheme="majorBidi" w:cstheme="majorBidi"/>
          <w:b/>
          <w:bCs/>
          <w:sz w:val="28"/>
          <w:szCs w:val="28"/>
        </w:rPr>
        <w:t xml:space="preserve"> (</w:t>
      </w:r>
      <w:r w:rsidRPr="00B16600">
        <w:rPr>
          <w:rFonts w:asciiTheme="majorBidi" w:hAnsiTheme="majorBidi" w:cstheme="majorBidi"/>
          <w:b/>
          <w:bCs/>
          <w:i/>
          <w:iCs/>
          <w:sz w:val="28"/>
          <w:szCs w:val="28"/>
        </w:rPr>
        <w:t>al-Ijmā‘</w:t>
      </w:r>
      <w:r w:rsidRPr="00B16600">
        <w:rPr>
          <w:rFonts w:asciiTheme="majorBidi" w:hAnsiTheme="majorBidi" w:cstheme="majorBidi"/>
          <w:b/>
          <w:bCs/>
          <w:sz w:val="28"/>
          <w:szCs w:val="28"/>
        </w:rPr>
        <w:t>)</w:t>
      </w:r>
      <w:r w:rsidRPr="1639DB5C">
        <w:rPr>
          <w:rStyle w:val="FootnoteReference"/>
          <w:rFonts w:asciiTheme="majorBidi" w:hAnsiTheme="majorBidi" w:cstheme="majorBidi"/>
          <w:sz w:val="28"/>
          <w:szCs w:val="28"/>
        </w:rPr>
        <w:footnoteReference w:id="55"/>
      </w:r>
      <w:r w:rsidRPr="1639DB5C">
        <w:rPr>
          <w:rFonts w:asciiTheme="majorBidi" w:hAnsiTheme="majorBidi" w:cstheme="majorBidi"/>
          <w:sz w:val="28"/>
          <w:szCs w:val="28"/>
        </w:rPr>
        <w:t xml:space="preserve">—in conformity with the </w:t>
      </w:r>
      <w:r w:rsidR="00E04BA3">
        <w:rPr>
          <w:rFonts w:asciiTheme="majorBidi" w:hAnsiTheme="majorBidi" w:cstheme="majorBidi"/>
          <w:sz w:val="28"/>
          <w:szCs w:val="28"/>
        </w:rPr>
        <w:lastRenderedPageBreak/>
        <w:t xml:space="preserve">exacting </w:t>
      </w:r>
      <w:r w:rsidRPr="1639DB5C">
        <w:rPr>
          <w:rFonts w:asciiTheme="majorBidi" w:hAnsiTheme="majorBidi" w:cstheme="majorBidi"/>
          <w:sz w:val="28"/>
          <w:szCs w:val="28"/>
        </w:rPr>
        <w:t xml:space="preserve">standards of </w:t>
      </w:r>
      <w:r w:rsidR="00B34AF1">
        <w:rPr>
          <w:rFonts w:asciiTheme="majorBidi" w:hAnsiTheme="majorBidi" w:cstheme="majorBidi"/>
          <w:sz w:val="28"/>
          <w:szCs w:val="28"/>
        </w:rPr>
        <w:t>semantic</w:t>
      </w:r>
      <w:r w:rsidRPr="1639DB5C">
        <w:rPr>
          <w:rFonts w:asciiTheme="majorBidi" w:hAnsiTheme="majorBidi" w:cstheme="majorBidi"/>
          <w:sz w:val="28"/>
          <w:szCs w:val="28"/>
        </w:rPr>
        <w:t xml:space="preserve"> c</w:t>
      </w:r>
      <w:r w:rsidR="00F24F26">
        <w:rPr>
          <w:rFonts w:asciiTheme="majorBidi" w:hAnsiTheme="majorBidi" w:cstheme="majorBidi"/>
          <w:sz w:val="28"/>
          <w:szCs w:val="28"/>
        </w:rPr>
        <w:t>larity</w:t>
      </w:r>
      <w:r w:rsidRPr="1639DB5C">
        <w:rPr>
          <w:rFonts w:asciiTheme="majorBidi" w:hAnsiTheme="majorBidi" w:cstheme="majorBidi"/>
          <w:sz w:val="28"/>
          <w:szCs w:val="28"/>
        </w:rPr>
        <w:t xml:space="preserve"> </w:t>
      </w:r>
      <w:r w:rsidR="00695A28">
        <w:rPr>
          <w:rFonts w:asciiTheme="majorBidi" w:hAnsiTheme="majorBidi" w:cstheme="majorBidi"/>
          <w:sz w:val="28"/>
          <w:szCs w:val="28"/>
        </w:rPr>
        <w:t xml:space="preserve">laid down </w:t>
      </w:r>
      <w:r w:rsidR="00F9556D">
        <w:rPr>
          <w:rFonts w:asciiTheme="majorBidi" w:hAnsiTheme="majorBidi" w:cstheme="majorBidi"/>
          <w:sz w:val="28"/>
          <w:szCs w:val="28"/>
        </w:rPr>
        <w:t>by</w:t>
      </w:r>
      <w:r w:rsidR="00695A28">
        <w:rPr>
          <w:rFonts w:asciiTheme="majorBidi" w:hAnsiTheme="majorBidi" w:cstheme="majorBidi"/>
          <w:sz w:val="28"/>
          <w:szCs w:val="28"/>
        </w:rPr>
        <w:t xml:space="preserve"> the dictates of</w:t>
      </w:r>
      <w:r w:rsidRPr="1639DB5C">
        <w:rPr>
          <w:rFonts w:asciiTheme="majorBidi" w:hAnsiTheme="majorBidi" w:cstheme="majorBidi"/>
          <w:sz w:val="28"/>
          <w:szCs w:val="28"/>
        </w:rPr>
        <w:t xml:space="preserve"> Islam’s </w:t>
      </w:r>
      <w:r w:rsidRPr="1639DB5C">
        <w:rPr>
          <w:rFonts w:asciiTheme="majorBidi" w:hAnsiTheme="majorBidi" w:cstheme="majorBidi"/>
          <w:b/>
          <w:bCs/>
          <w:sz w:val="28"/>
          <w:szCs w:val="28"/>
        </w:rPr>
        <w:t>Epistemology of Certainty</w:t>
      </w:r>
      <w:r w:rsidRPr="1639DB5C">
        <w:rPr>
          <w:rStyle w:val="FootnoteReference"/>
          <w:rFonts w:asciiTheme="majorBidi" w:hAnsiTheme="majorBidi" w:cstheme="majorBidi"/>
          <w:sz w:val="28"/>
          <w:szCs w:val="28"/>
        </w:rPr>
        <w:footnoteReference w:id="56"/>
      </w:r>
      <w:r w:rsidRPr="1639DB5C">
        <w:rPr>
          <w:rFonts w:asciiTheme="majorBidi" w:hAnsiTheme="majorBidi" w:cstheme="majorBidi"/>
          <w:b/>
          <w:bCs/>
          <w:sz w:val="28"/>
          <w:szCs w:val="28"/>
        </w:rPr>
        <w:t xml:space="preserve"> </w:t>
      </w:r>
      <w:r w:rsidRPr="1639DB5C">
        <w:rPr>
          <w:rFonts w:asciiTheme="majorBidi" w:hAnsiTheme="majorBidi" w:cstheme="majorBidi"/>
          <w:sz w:val="28"/>
          <w:szCs w:val="28"/>
        </w:rPr>
        <w:t>(</w:t>
      </w:r>
      <w:r w:rsidRPr="1639DB5C">
        <w:rPr>
          <w:rFonts w:asciiTheme="majorBidi" w:hAnsiTheme="majorBidi" w:cstheme="majorBidi"/>
          <w:i/>
          <w:iCs/>
          <w:sz w:val="28"/>
          <w:szCs w:val="28"/>
        </w:rPr>
        <w:t>Uṣūl al-Qaṭ‘ wa al-Ẓann</w:t>
      </w:r>
      <w:r w:rsidRPr="1639DB5C">
        <w:rPr>
          <w:rFonts w:asciiTheme="majorBidi" w:hAnsiTheme="majorBidi" w:cstheme="majorBidi"/>
          <w:sz w:val="28"/>
          <w:szCs w:val="28"/>
        </w:rPr>
        <w:t>).</w:t>
      </w:r>
    </w:p>
    <w:p w14:paraId="69030780" w14:textId="748F9AEC" w:rsidR="008904AB" w:rsidRDefault="008904AB" w:rsidP="008904AB">
      <w:pPr>
        <w:rPr>
          <w:sz w:val="20"/>
          <w:szCs w:val="20"/>
        </w:rPr>
      </w:pPr>
      <w:r>
        <w:rPr>
          <w:sz w:val="20"/>
          <w:szCs w:val="20"/>
        </w:rPr>
        <w:lastRenderedPageBreak/>
        <w:t xml:space="preserve">                         Image </w:t>
      </w:r>
      <w:r w:rsidR="0095163E">
        <w:rPr>
          <w:sz w:val="20"/>
          <w:szCs w:val="20"/>
        </w:rPr>
        <w:t>5</w:t>
      </w:r>
      <w:r>
        <w:rPr>
          <w:sz w:val="20"/>
          <w:szCs w:val="20"/>
        </w:rPr>
        <w:t xml:space="preserve">: </w:t>
      </w:r>
    </w:p>
    <w:p w14:paraId="23B6D165" w14:textId="77777777" w:rsidR="008904AB" w:rsidRDefault="008904AB" w:rsidP="008904AB">
      <w:pPr>
        <w:rPr>
          <w:sz w:val="20"/>
          <w:szCs w:val="20"/>
        </w:rPr>
      </w:pPr>
    </w:p>
    <w:p w14:paraId="77F1F2C8" w14:textId="77777777" w:rsidR="008904AB" w:rsidRDefault="008904AB" w:rsidP="008904AB">
      <w:pPr>
        <w:rPr>
          <w:sz w:val="20"/>
          <w:szCs w:val="20"/>
        </w:rPr>
      </w:pPr>
    </w:p>
    <w:p w14:paraId="78CE8CF7" w14:textId="77777777" w:rsidR="00A21B48" w:rsidRDefault="00A21B48" w:rsidP="008904AB">
      <w:pPr>
        <w:rPr>
          <w:sz w:val="20"/>
          <w:szCs w:val="20"/>
        </w:rPr>
      </w:pPr>
    </w:p>
    <w:p w14:paraId="357DB82D" w14:textId="77777777" w:rsidR="00A21B48" w:rsidRDefault="00A21B48" w:rsidP="008904AB">
      <w:pPr>
        <w:rPr>
          <w:sz w:val="20"/>
          <w:szCs w:val="20"/>
        </w:rPr>
      </w:pPr>
    </w:p>
    <w:p w14:paraId="444E858E" w14:textId="77777777" w:rsidR="001A61BA" w:rsidRDefault="001A61BA" w:rsidP="008904AB">
      <w:pPr>
        <w:rPr>
          <w:sz w:val="20"/>
          <w:szCs w:val="20"/>
        </w:rPr>
      </w:pPr>
    </w:p>
    <w:p w14:paraId="5D20C72E" w14:textId="77777777" w:rsidR="001A61BA" w:rsidRDefault="001A61BA" w:rsidP="008904AB">
      <w:pPr>
        <w:rPr>
          <w:sz w:val="20"/>
          <w:szCs w:val="20"/>
        </w:rPr>
      </w:pPr>
    </w:p>
    <w:p w14:paraId="2DAA0F8C" w14:textId="77777777" w:rsidR="001A61BA" w:rsidRDefault="001A61BA" w:rsidP="008904AB">
      <w:pPr>
        <w:rPr>
          <w:sz w:val="20"/>
          <w:szCs w:val="20"/>
        </w:rPr>
      </w:pPr>
    </w:p>
    <w:p w14:paraId="117A529F" w14:textId="77777777" w:rsidR="001A61BA" w:rsidRDefault="001A61BA" w:rsidP="008904AB">
      <w:pPr>
        <w:rPr>
          <w:sz w:val="20"/>
          <w:szCs w:val="20"/>
        </w:rPr>
      </w:pPr>
    </w:p>
    <w:p w14:paraId="18EDE35A" w14:textId="77777777" w:rsidR="001A61BA" w:rsidRDefault="001A61BA" w:rsidP="008904AB">
      <w:pPr>
        <w:rPr>
          <w:sz w:val="20"/>
          <w:szCs w:val="20"/>
        </w:rPr>
      </w:pPr>
    </w:p>
    <w:p w14:paraId="34748C85" w14:textId="77777777" w:rsidR="008904AB" w:rsidRDefault="008904AB" w:rsidP="008904AB">
      <w:pPr>
        <w:rPr>
          <w:sz w:val="20"/>
          <w:szCs w:val="20"/>
        </w:rPr>
      </w:pPr>
    </w:p>
    <w:p w14:paraId="7F16EBE7" w14:textId="77777777" w:rsidR="008904AB" w:rsidRDefault="008904AB" w:rsidP="008904AB">
      <w:pPr>
        <w:rPr>
          <w:sz w:val="20"/>
          <w:szCs w:val="20"/>
        </w:rPr>
      </w:pPr>
    </w:p>
    <w:p w14:paraId="72651589" w14:textId="63F37CD9" w:rsidR="008904AB" w:rsidRDefault="008904AB" w:rsidP="008904AB">
      <w:pPr>
        <w:ind w:left="1260" w:right="1890"/>
        <w:rPr>
          <w:sz w:val="20"/>
          <w:szCs w:val="20"/>
        </w:rPr>
      </w:pPr>
      <w:r>
        <w:rPr>
          <w:sz w:val="20"/>
          <w:szCs w:val="20"/>
        </w:rPr>
        <w:t>“Seek Him who makes the seven stars and Orion and turns the shadow of death into the morning and makes the day dark with night, who calls for the waters of the sea and pours them out upon the face of the earth: The Lord is His name.”</w:t>
      </w:r>
      <w:r>
        <w:rPr>
          <w:sz w:val="20"/>
          <w:szCs w:val="20"/>
          <w:vertAlign w:val="superscript"/>
        </w:rPr>
        <w:footnoteReference w:id="57"/>
      </w:r>
    </w:p>
    <w:p w14:paraId="1A5CBA55" w14:textId="77777777" w:rsidR="008904AB" w:rsidRDefault="008904AB" w:rsidP="00EF1970">
      <w:pPr>
        <w:rPr>
          <w:rFonts w:asciiTheme="majorBidi" w:hAnsiTheme="majorBidi" w:cstheme="majorBidi"/>
          <w:sz w:val="28"/>
          <w:szCs w:val="28"/>
        </w:rPr>
      </w:pPr>
    </w:p>
    <w:p w14:paraId="57A03675" w14:textId="43E7455C" w:rsidR="00B14755" w:rsidRPr="000D1B7D" w:rsidRDefault="00F24F26" w:rsidP="00EF1970">
      <w:pPr>
        <w:rPr>
          <w:rFonts w:asciiTheme="majorBidi" w:hAnsiTheme="majorBidi" w:cstheme="majorBidi"/>
          <w:sz w:val="28"/>
          <w:szCs w:val="28"/>
        </w:rPr>
      </w:pPr>
      <w:r>
        <w:rPr>
          <w:rFonts w:asciiTheme="majorBidi" w:hAnsiTheme="majorBidi" w:cstheme="majorBidi"/>
          <w:sz w:val="28"/>
          <w:szCs w:val="28"/>
        </w:rPr>
        <w:t>By</w:t>
      </w:r>
      <w:r w:rsidR="00570BC0">
        <w:rPr>
          <w:rFonts w:asciiTheme="majorBidi" w:hAnsiTheme="majorBidi" w:cstheme="majorBidi"/>
          <w:sz w:val="28"/>
          <w:szCs w:val="28"/>
        </w:rPr>
        <w:t xml:space="preserve"> their nature, </w:t>
      </w:r>
      <w:r w:rsidR="00B14755">
        <w:rPr>
          <w:rFonts w:asciiTheme="majorBidi" w:hAnsiTheme="majorBidi" w:cstheme="majorBidi"/>
          <w:sz w:val="28"/>
          <w:szCs w:val="28"/>
        </w:rPr>
        <w:t>Creedal beliefs are basic</w:t>
      </w:r>
      <w:r>
        <w:rPr>
          <w:rFonts w:asciiTheme="majorBidi" w:hAnsiTheme="majorBidi" w:cstheme="majorBidi"/>
          <w:sz w:val="28"/>
          <w:szCs w:val="28"/>
        </w:rPr>
        <w:t>, uncomplicated,</w:t>
      </w:r>
      <w:r w:rsidR="00B14755">
        <w:rPr>
          <w:rFonts w:asciiTheme="majorBidi" w:hAnsiTheme="majorBidi" w:cstheme="majorBidi"/>
          <w:sz w:val="28"/>
          <w:szCs w:val="28"/>
        </w:rPr>
        <w:t xml:space="preserve"> and generally straight forward such as belief in God’s Oneness, </w:t>
      </w:r>
      <w:r w:rsidR="003A5BF5">
        <w:rPr>
          <w:rFonts w:asciiTheme="majorBidi" w:hAnsiTheme="majorBidi" w:cstheme="majorBidi"/>
          <w:sz w:val="28"/>
          <w:szCs w:val="28"/>
        </w:rPr>
        <w:t xml:space="preserve">the Angels, Divine Revelation, </w:t>
      </w:r>
      <w:r w:rsidR="007D666F">
        <w:rPr>
          <w:rFonts w:asciiTheme="majorBidi" w:hAnsiTheme="majorBidi" w:cstheme="majorBidi"/>
          <w:sz w:val="28"/>
          <w:szCs w:val="28"/>
        </w:rPr>
        <w:t>the continuity of Prophecy,</w:t>
      </w:r>
      <w:r w:rsidR="00F303E6">
        <w:rPr>
          <w:rFonts w:asciiTheme="majorBidi" w:hAnsiTheme="majorBidi" w:cstheme="majorBidi"/>
          <w:sz w:val="28"/>
          <w:szCs w:val="28"/>
        </w:rPr>
        <w:t xml:space="preserve"> the finality of the Prophet </w:t>
      </w:r>
      <w:r w:rsidR="003A5BF5" w:rsidRPr="00EB5491">
        <w:rPr>
          <w:rFonts w:asciiTheme="majorBidi" w:hAnsiTheme="majorBidi" w:cstheme="majorBidi"/>
          <w:sz w:val="28"/>
          <w:szCs w:val="28"/>
        </w:rPr>
        <w:t>Muḥammad</w:t>
      </w:r>
      <w:r w:rsidR="003A5BF5">
        <w:rPr>
          <w:rFonts w:asciiTheme="majorBidi" w:hAnsiTheme="majorBidi" w:cstheme="majorBidi"/>
          <w:sz w:val="28"/>
          <w:szCs w:val="28"/>
        </w:rPr>
        <w:t>,</w:t>
      </w:r>
      <w:r w:rsidR="007D666F">
        <w:rPr>
          <w:rFonts w:asciiTheme="majorBidi" w:hAnsiTheme="majorBidi" w:cstheme="majorBidi"/>
          <w:sz w:val="28"/>
          <w:szCs w:val="28"/>
        </w:rPr>
        <w:t xml:space="preserve"> </w:t>
      </w:r>
      <w:r w:rsidR="00B14755">
        <w:rPr>
          <w:rFonts w:asciiTheme="majorBidi" w:hAnsiTheme="majorBidi" w:cstheme="majorBidi"/>
          <w:sz w:val="28"/>
          <w:szCs w:val="28"/>
        </w:rPr>
        <w:t>the physical Resurrection</w:t>
      </w:r>
      <w:r w:rsidR="003A5BF5">
        <w:rPr>
          <w:rFonts w:asciiTheme="majorBidi" w:hAnsiTheme="majorBidi" w:cstheme="majorBidi"/>
          <w:sz w:val="28"/>
          <w:szCs w:val="28"/>
        </w:rPr>
        <w:t xml:space="preserve"> of the dead</w:t>
      </w:r>
      <w:r w:rsidR="00B14755">
        <w:rPr>
          <w:rFonts w:asciiTheme="majorBidi" w:hAnsiTheme="majorBidi" w:cstheme="majorBidi"/>
          <w:sz w:val="28"/>
          <w:szCs w:val="28"/>
        </w:rPr>
        <w:t>, the Last Judgment, the Garden</w:t>
      </w:r>
      <w:r w:rsidR="003A5BF5">
        <w:rPr>
          <w:rFonts w:asciiTheme="majorBidi" w:hAnsiTheme="majorBidi" w:cstheme="majorBidi"/>
          <w:sz w:val="28"/>
          <w:szCs w:val="28"/>
        </w:rPr>
        <w:t xml:space="preserve"> and</w:t>
      </w:r>
      <w:r w:rsidR="00B14755">
        <w:rPr>
          <w:rFonts w:asciiTheme="majorBidi" w:hAnsiTheme="majorBidi" w:cstheme="majorBidi"/>
          <w:sz w:val="28"/>
          <w:szCs w:val="28"/>
        </w:rPr>
        <w:t xml:space="preserve"> the Fire</w:t>
      </w:r>
      <w:r w:rsidR="007D666F">
        <w:rPr>
          <w:rFonts w:asciiTheme="majorBidi" w:hAnsiTheme="majorBidi" w:cstheme="majorBidi"/>
          <w:sz w:val="28"/>
          <w:szCs w:val="28"/>
        </w:rPr>
        <w:t>, and so forth.</w:t>
      </w:r>
    </w:p>
    <w:p w14:paraId="1AEA5CA1" w14:textId="77777777" w:rsidR="00192D6A" w:rsidRDefault="00192D6A" w:rsidP="00E86172">
      <w:pPr>
        <w:rPr>
          <w:rFonts w:asciiTheme="majorBidi" w:hAnsiTheme="majorBidi" w:cstheme="majorBidi"/>
          <w:sz w:val="28"/>
          <w:szCs w:val="28"/>
        </w:rPr>
      </w:pPr>
    </w:p>
    <w:p w14:paraId="7AAE8933" w14:textId="7B9B28D3" w:rsidR="00CA413A" w:rsidRDefault="00C2317F" w:rsidP="00841077">
      <w:pPr>
        <w:rPr>
          <w:rFonts w:asciiTheme="majorBidi" w:hAnsiTheme="majorBidi" w:cstheme="majorBidi"/>
          <w:sz w:val="28"/>
          <w:szCs w:val="28"/>
        </w:rPr>
      </w:pPr>
      <w:r>
        <w:rPr>
          <w:rFonts w:asciiTheme="majorBidi" w:hAnsiTheme="majorBidi" w:cstheme="majorBidi"/>
          <w:sz w:val="28"/>
          <w:szCs w:val="28"/>
        </w:rPr>
        <w:t>But i</w:t>
      </w:r>
      <w:r w:rsidR="007D666F">
        <w:rPr>
          <w:rFonts w:asciiTheme="majorBidi" w:hAnsiTheme="majorBidi" w:cstheme="majorBidi"/>
          <w:sz w:val="28"/>
          <w:szCs w:val="28"/>
        </w:rPr>
        <w:t xml:space="preserve">t must be emphasized that the </w:t>
      </w:r>
      <w:r w:rsidR="00E00579">
        <w:rPr>
          <w:rFonts w:asciiTheme="majorBidi" w:hAnsiTheme="majorBidi" w:cstheme="majorBidi"/>
          <w:sz w:val="28"/>
          <w:szCs w:val="28"/>
        </w:rPr>
        <w:t xml:space="preserve">vast </w:t>
      </w:r>
      <w:r w:rsidR="00001180">
        <w:rPr>
          <w:rFonts w:asciiTheme="majorBidi" w:hAnsiTheme="majorBidi" w:cstheme="majorBidi"/>
          <w:sz w:val="28"/>
          <w:szCs w:val="28"/>
        </w:rPr>
        <w:t>scope of the Divine Science</w:t>
      </w:r>
      <w:r w:rsidR="004900FF">
        <w:rPr>
          <w:rFonts w:asciiTheme="majorBidi" w:hAnsiTheme="majorBidi" w:cstheme="majorBidi"/>
          <w:sz w:val="28"/>
          <w:szCs w:val="28"/>
        </w:rPr>
        <w:t xml:space="preserve"> </w:t>
      </w:r>
      <w:r w:rsidR="00AA6C03">
        <w:rPr>
          <w:rFonts w:asciiTheme="majorBidi" w:hAnsiTheme="majorBidi" w:cstheme="majorBidi"/>
          <w:sz w:val="28"/>
          <w:szCs w:val="28"/>
        </w:rPr>
        <w:t xml:space="preserve">only </w:t>
      </w:r>
      <w:r w:rsidR="004900FF">
        <w:rPr>
          <w:rFonts w:asciiTheme="majorBidi" w:hAnsiTheme="majorBidi" w:cstheme="majorBidi"/>
          <w:sz w:val="28"/>
          <w:szCs w:val="28"/>
        </w:rPr>
        <w:t>begins and</w:t>
      </w:r>
      <w:r w:rsidR="00001180">
        <w:rPr>
          <w:rFonts w:asciiTheme="majorBidi" w:hAnsiTheme="majorBidi" w:cstheme="majorBidi"/>
          <w:sz w:val="28"/>
          <w:szCs w:val="28"/>
        </w:rPr>
        <w:t xml:space="preserve"> </w:t>
      </w:r>
      <w:r w:rsidR="007D666F">
        <w:rPr>
          <w:rFonts w:asciiTheme="majorBidi" w:hAnsiTheme="majorBidi" w:cstheme="majorBidi"/>
          <w:sz w:val="28"/>
          <w:szCs w:val="28"/>
        </w:rPr>
        <w:t xml:space="preserve">certainly </w:t>
      </w:r>
      <w:r w:rsidR="00001180">
        <w:rPr>
          <w:rFonts w:asciiTheme="majorBidi" w:hAnsiTheme="majorBidi" w:cstheme="majorBidi"/>
          <w:sz w:val="28"/>
          <w:szCs w:val="28"/>
        </w:rPr>
        <w:t>does not end with fundamental Creedal teachings</w:t>
      </w:r>
      <w:r w:rsidR="006F6743">
        <w:rPr>
          <w:rFonts w:asciiTheme="majorBidi" w:hAnsiTheme="majorBidi" w:cstheme="majorBidi"/>
          <w:sz w:val="28"/>
          <w:szCs w:val="28"/>
        </w:rPr>
        <w:t>. Given its all-embracing Metaphysical nature, the Divine Science</w:t>
      </w:r>
      <w:r w:rsidR="00AA6C03">
        <w:rPr>
          <w:rFonts w:asciiTheme="majorBidi" w:hAnsiTheme="majorBidi" w:cstheme="majorBidi"/>
          <w:sz w:val="28"/>
          <w:szCs w:val="28"/>
        </w:rPr>
        <w:t xml:space="preserve"> </w:t>
      </w:r>
      <w:r w:rsidR="00036319">
        <w:rPr>
          <w:rFonts w:asciiTheme="majorBidi" w:hAnsiTheme="majorBidi" w:cstheme="majorBidi"/>
          <w:sz w:val="28"/>
          <w:szCs w:val="28"/>
        </w:rPr>
        <w:t xml:space="preserve">is </w:t>
      </w:r>
      <w:r w:rsidR="00DB7BDA">
        <w:rPr>
          <w:rFonts w:asciiTheme="majorBidi" w:hAnsiTheme="majorBidi" w:cstheme="majorBidi"/>
          <w:sz w:val="28"/>
          <w:szCs w:val="28"/>
        </w:rPr>
        <w:t xml:space="preserve">rightly </w:t>
      </w:r>
      <w:r w:rsidR="00036319">
        <w:rPr>
          <w:rFonts w:asciiTheme="majorBidi" w:hAnsiTheme="majorBidi" w:cstheme="majorBidi"/>
          <w:sz w:val="28"/>
          <w:szCs w:val="28"/>
        </w:rPr>
        <w:t>acclaime</w:t>
      </w:r>
      <w:r w:rsidR="00036319" w:rsidRPr="009268C0">
        <w:rPr>
          <w:rFonts w:asciiTheme="majorBidi" w:hAnsiTheme="majorBidi" w:cstheme="majorBidi"/>
          <w:sz w:val="28"/>
          <w:szCs w:val="28"/>
        </w:rPr>
        <w:t>d</w:t>
      </w:r>
      <w:r w:rsidR="00AA6C03" w:rsidRPr="009268C0">
        <w:rPr>
          <w:rFonts w:asciiTheme="majorBidi" w:hAnsiTheme="majorBidi" w:cstheme="majorBidi"/>
          <w:sz w:val="28"/>
          <w:szCs w:val="28"/>
        </w:rPr>
        <w:t xml:space="preserve"> as the Highest </w:t>
      </w:r>
      <w:r w:rsidR="0001713D">
        <w:rPr>
          <w:rFonts w:asciiTheme="majorBidi" w:hAnsiTheme="majorBidi" w:cstheme="majorBidi"/>
          <w:sz w:val="28"/>
          <w:szCs w:val="28"/>
        </w:rPr>
        <w:t xml:space="preserve">of all </w:t>
      </w:r>
      <w:r w:rsidR="00AA6C03" w:rsidRPr="009268C0">
        <w:rPr>
          <w:rFonts w:asciiTheme="majorBidi" w:hAnsiTheme="majorBidi" w:cstheme="majorBidi"/>
          <w:sz w:val="28"/>
          <w:szCs w:val="28"/>
        </w:rPr>
        <w:t>Science</w:t>
      </w:r>
      <w:r w:rsidR="0001713D">
        <w:rPr>
          <w:rFonts w:asciiTheme="majorBidi" w:hAnsiTheme="majorBidi" w:cstheme="majorBidi"/>
          <w:sz w:val="28"/>
          <w:szCs w:val="28"/>
        </w:rPr>
        <w:t>s</w:t>
      </w:r>
      <w:r w:rsidR="00AA6C03" w:rsidRPr="009268C0">
        <w:rPr>
          <w:rFonts w:asciiTheme="majorBidi" w:hAnsiTheme="majorBidi" w:cstheme="majorBidi"/>
          <w:sz w:val="28"/>
          <w:szCs w:val="28"/>
        </w:rPr>
        <w:t xml:space="preserve"> (</w:t>
      </w:r>
      <w:r w:rsidR="00AA6C03" w:rsidRPr="009268C0">
        <w:rPr>
          <w:rFonts w:asciiTheme="majorBidi" w:hAnsiTheme="majorBidi" w:cstheme="majorBidi"/>
          <w:i/>
          <w:iCs/>
          <w:sz w:val="28"/>
          <w:szCs w:val="28"/>
        </w:rPr>
        <w:t>al-‘Ilm al-A‘lā</w:t>
      </w:r>
      <w:r w:rsidR="00AA6C03" w:rsidRPr="009268C0">
        <w:rPr>
          <w:rFonts w:asciiTheme="majorBidi" w:hAnsiTheme="majorBidi" w:cstheme="majorBidi"/>
          <w:sz w:val="28"/>
          <w:szCs w:val="28"/>
        </w:rPr>
        <w:t>)</w:t>
      </w:r>
      <w:r w:rsidR="00036319" w:rsidRPr="009268C0">
        <w:rPr>
          <w:rFonts w:asciiTheme="majorBidi" w:hAnsiTheme="majorBidi" w:cstheme="majorBidi"/>
          <w:sz w:val="28"/>
          <w:szCs w:val="28"/>
        </w:rPr>
        <w:t xml:space="preserve"> because—in</w:t>
      </w:r>
      <w:r w:rsidR="00AE7CCA" w:rsidRPr="009268C0">
        <w:rPr>
          <w:rFonts w:asciiTheme="majorBidi" w:hAnsiTheme="majorBidi" w:cstheme="majorBidi"/>
          <w:sz w:val="28"/>
          <w:szCs w:val="28"/>
        </w:rPr>
        <w:t xml:space="preserve"> conjunction with its exposition of the Divine, the </w:t>
      </w:r>
      <w:r w:rsidR="004F096D">
        <w:rPr>
          <w:rFonts w:asciiTheme="majorBidi" w:hAnsiTheme="majorBidi" w:cstheme="majorBidi"/>
          <w:sz w:val="28"/>
          <w:szCs w:val="28"/>
        </w:rPr>
        <w:t>preeminent</w:t>
      </w:r>
      <w:r w:rsidR="00817ADD">
        <w:rPr>
          <w:rFonts w:asciiTheme="majorBidi" w:hAnsiTheme="majorBidi" w:cstheme="majorBidi"/>
          <w:sz w:val="28"/>
          <w:szCs w:val="28"/>
        </w:rPr>
        <w:t xml:space="preserve"> and most noble</w:t>
      </w:r>
      <w:r w:rsidR="00AE7CCA" w:rsidRPr="009268C0">
        <w:rPr>
          <w:rFonts w:asciiTheme="majorBidi" w:hAnsiTheme="majorBidi" w:cstheme="majorBidi"/>
          <w:sz w:val="28"/>
          <w:szCs w:val="28"/>
        </w:rPr>
        <w:t xml:space="preserve"> of all </w:t>
      </w:r>
      <w:r w:rsidR="004F096D">
        <w:rPr>
          <w:rFonts w:asciiTheme="majorBidi" w:hAnsiTheme="majorBidi" w:cstheme="majorBidi"/>
          <w:sz w:val="28"/>
          <w:szCs w:val="28"/>
        </w:rPr>
        <w:t>teachings</w:t>
      </w:r>
      <w:r w:rsidR="008A5F96" w:rsidRPr="009268C0">
        <w:rPr>
          <w:rFonts w:asciiTheme="majorBidi" w:hAnsiTheme="majorBidi" w:cstheme="majorBidi"/>
          <w:sz w:val="28"/>
          <w:szCs w:val="28"/>
        </w:rPr>
        <w:t xml:space="preserve">—it </w:t>
      </w:r>
      <w:r w:rsidR="005A5796" w:rsidRPr="009268C0">
        <w:rPr>
          <w:rFonts w:asciiTheme="majorBidi" w:hAnsiTheme="majorBidi" w:cstheme="majorBidi"/>
          <w:sz w:val="28"/>
          <w:szCs w:val="28"/>
        </w:rPr>
        <w:t xml:space="preserve">attends to </w:t>
      </w:r>
      <w:r w:rsidR="0033779A" w:rsidRPr="009268C0">
        <w:rPr>
          <w:rFonts w:asciiTheme="majorBidi" w:hAnsiTheme="majorBidi" w:cstheme="majorBidi"/>
          <w:sz w:val="28"/>
          <w:szCs w:val="28"/>
        </w:rPr>
        <w:t xml:space="preserve">countless other </w:t>
      </w:r>
      <w:r>
        <w:rPr>
          <w:rFonts w:asciiTheme="majorBidi" w:hAnsiTheme="majorBidi" w:cstheme="majorBidi"/>
          <w:sz w:val="28"/>
          <w:szCs w:val="28"/>
        </w:rPr>
        <w:t xml:space="preserve">Epistemological and </w:t>
      </w:r>
      <w:r w:rsidR="0033779A" w:rsidRPr="009268C0">
        <w:rPr>
          <w:rFonts w:asciiTheme="majorBidi" w:hAnsiTheme="majorBidi" w:cstheme="majorBidi"/>
          <w:sz w:val="28"/>
          <w:szCs w:val="28"/>
        </w:rPr>
        <w:t>existential questions</w:t>
      </w:r>
      <w:r w:rsidR="006A4E29">
        <w:rPr>
          <w:rFonts w:asciiTheme="majorBidi" w:hAnsiTheme="majorBidi" w:cstheme="majorBidi"/>
          <w:sz w:val="28"/>
          <w:szCs w:val="28"/>
        </w:rPr>
        <w:t xml:space="preserve"> as well as</w:t>
      </w:r>
      <w:r w:rsidR="000029A7">
        <w:rPr>
          <w:rFonts w:asciiTheme="majorBidi" w:hAnsiTheme="majorBidi" w:cstheme="majorBidi"/>
          <w:sz w:val="28"/>
          <w:szCs w:val="28"/>
        </w:rPr>
        <w:t xml:space="preserve"> </w:t>
      </w:r>
      <w:r>
        <w:rPr>
          <w:rFonts w:asciiTheme="majorBidi" w:hAnsiTheme="majorBidi" w:cstheme="majorBidi"/>
          <w:sz w:val="28"/>
          <w:szCs w:val="28"/>
        </w:rPr>
        <w:t xml:space="preserve">the </w:t>
      </w:r>
      <w:r w:rsidR="000029A7">
        <w:rPr>
          <w:rFonts w:asciiTheme="majorBidi" w:hAnsiTheme="majorBidi" w:cstheme="majorBidi"/>
          <w:sz w:val="28"/>
          <w:szCs w:val="28"/>
        </w:rPr>
        <w:t>Moral and I</w:t>
      </w:r>
      <w:ins w:id="212" w:author="Microsoft Word" w:date="2025-02-18T12:47:00Z" w16du:dateUtc="2025-02-18T18:47:00Z">
        <w:r w:rsidR="000029A7">
          <w:rPr>
            <w:rFonts w:asciiTheme="majorBidi" w:hAnsiTheme="majorBidi" w:cstheme="majorBidi"/>
            <w:sz w:val="28"/>
            <w:szCs w:val="28"/>
          </w:rPr>
          <w:t>ntellectual challenges</w:t>
        </w:r>
      </w:ins>
      <w:r w:rsidR="0033779A" w:rsidRPr="009268C0">
        <w:rPr>
          <w:rFonts w:asciiTheme="majorBidi" w:hAnsiTheme="majorBidi" w:cstheme="majorBidi"/>
          <w:sz w:val="28"/>
          <w:szCs w:val="28"/>
        </w:rPr>
        <w:t xml:space="preserve"> that arise in each generation</w:t>
      </w:r>
      <w:r w:rsidR="000029A7">
        <w:rPr>
          <w:rFonts w:asciiTheme="majorBidi" w:hAnsiTheme="majorBidi" w:cstheme="majorBidi"/>
          <w:sz w:val="28"/>
          <w:szCs w:val="28"/>
        </w:rPr>
        <w:t>.</w:t>
      </w:r>
      <w:r w:rsidR="00C26977" w:rsidRPr="009268C0">
        <w:rPr>
          <w:rFonts w:asciiTheme="majorBidi" w:hAnsiTheme="majorBidi" w:cstheme="majorBidi"/>
          <w:sz w:val="28"/>
          <w:szCs w:val="28"/>
        </w:rPr>
        <w:t xml:space="preserve"> </w:t>
      </w:r>
    </w:p>
    <w:p w14:paraId="7EE36E8C" w14:textId="77777777" w:rsidR="00CA413A" w:rsidRDefault="00CA413A" w:rsidP="00841077">
      <w:pPr>
        <w:rPr>
          <w:rFonts w:asciiTheme="majorBidi" w:hAnsiTheme="majorBidi" w:cstheme="majorBidi"/>
          <w:sz w:val="28"/>
          <w:szCs w:val="28"/>
        </w:rPr>
      </w:pPr>
    </w:p>
    <w:p w14:paraId="1A73131E" w14:textId="77777777" w:rsidR="00C2317F" w:rsidRDefault="00C2317F" w:rsidP="00841077">
      <w:pPr>
        <w:rPr>
          <w:rFonts w:asciiTheme="majorBidi" w:hAnsiTheme="majorBidi" w:cstheme="majorBidi"/>
          <w:sz w:val="28"/>
          <w:szCs w:val="28"/>
        </w:rPr>
      </w:pPr>
    </w:p>
    <w:p w14:paraId="6EA07813" w14:textId="7BDA5996" w:rsidR="00CA413A" w:rsidRPr="00B16600" w:rsidRDefault="00CA413A" w:rsidP="0013647B">
      <w:pPr>
        <w:rPr>
          <w:sz w:val="20"/>
          <w:szCs w:val="20"/>
        </w:rPr>
      </w:pPr>
      <w:r>
        <w:rPr>
          <w:sz w:val="20"/>
          <w:szCs w:val="20"/>
        </w:rPr>
        <w:t xml:space="preserve">                   </w:t>
      </w:r>
    </w:p>
    <w:p w14:paraId="19576842" w14:textId="77777777" w:rsidR="00CA413A" w:rsidRDefault="00CA413A" w:rsidP="00841077">
      <w:pPr>
        <w:rPr>
          <w:rFonts w:asciiTheme="majorBidi" w:hAnsiTheme="majorBidi" w:cstheme="majorBidi"/>
          <w:sz w:val="28"/>
          <w:szCs w:val="28"/>
        </w:rPr>
      </w:pPr>
    </w:p>
    <w:p w14:paraId="6734BC6B" w14:textId="77777777" w:rsidR="00CA413A" w:rsidRDefault="00CA413A" w:rsidP="00841077">
      <w:pPr>
        <w:rPr>
          <w:rFonts w:asciiTheme="majorBidi" w:hAnsiTheme="majorBidi" w:cstheme="majorBidi"/>
          <w:sz w:val="28"/>
          <w:szCs w:val="28"/>
        </w:rPr>
      </w:pPr>
    </w:p>
    <w:p w14:paraId="39C80DA3" w14:textId="75AB9449" w:rsidR="00D33434" w:rsidRDefault="00AC0DDA" w:rsidP="00841077">
      <w:pPr>
        <w:rPr>
          <w:rFonts w:asciiTheme="majorBidi" w:hAnsiTheme="majorBidi" w:cstheme="majorBidi"/>
          <w:sz w:val="28"/>
          <w:szCs w:val="28"/>
        </w:rPr>
      </w:pPr>
      <w:r w:rsidRPr="00B60480">
        <w:rPr>
          <w:rFonts w:asciiTheme="majorBidi" w:hAnsiTheme="majorBidi" w:cstheme="majorBidi"/>
          <w:b/>
          <w:bCs/>
          <w:i/>
          <w:iCs/>
          <w:sz w:val="28"/>
          <w:szCs w:val="28"/>
        </w:rPr>
        <w:lastRenderedPageBreak/>
        <w:t>Hom</w:t>
      </w:r>
      <w:r w:rsidRPr="00B60480">
        <w:rPr>
          <w:rFonts w:asciiTheme="majorBidi" w:hAnsiTheme="majorBidi" w:cstheme="majorBidi"/>
          <w:b/>
          <w:bCs/>
          <w:i/>
          <w:iCs/>
          <w:color w:val="000000" w:themeColor="text1"/>
          <w:sz w:val="28"/>
          <w:szCs w:val="28"/>
        </w:rPr>
        <w:t>ō</w:t>
      </w:r>
      <w:r w:rsidRPr="00B60480">
        <w:rPr>
          <w:rFonts w:asciiTheme="majorBidi" w:hAnsiTheme="majorBidi" w:cstheme="majorBidi"/>
          <w:b/>
          <w:bCs/>
          <w:i/>
          <w:iCs/>
          <w:sz w:val="28"/>
          <w:szCs w:val="28"/>
        </w:rPr>
        <w:t xml:space="preserve"> </w:t>
      </w:r>
      <w:r>
        <w:rPr>
          <w:rFonts w:asciiTheme="majorBidi" w:hAnsiTheme="majorBidi" w:cstheme="majorBidi"/>
          <w:b/>
          <w:bCs/>
          <w:i/>
          <w:iCs/>
          <w:sz w:val="28"/>
          <w:szCs w:val="28"/>
        </w:rPr>
        <w:t>R</w:t>
      </w:r>
      <w:r w:rsidRPr="00B60480">
        <w:rPr>
          <w:rFonts w:asciiTheme="majorBidi" w:hAnsiTheme="majorBidi" w:cstheme="majorBidi"/>
          <w:b/>
          <w:bCs/>
          <w:i/>
          <w:iCs/>
          <w:sz w:val="28"/>
          <w:szCs w:val="28"/>
        </w:rPr>
        <w:t>eligi</w:t>
      </w:r>
      <w:r w:rsidRPr="00B60480">
        <w:rPr>
          <w:rFonts w:asciiTheme="majorBidi" w:hAnsiTheme="majorBidi" w:cstheme="majorBidi"/>
          <w:b/>
          <w:bCs/>
          <w:i/>
          <w:iCs/>
          <w:color w:val="000000" w:themeColor="text1"/>
          <w:sz w:val="28"/>
          <w:szCs w:val="28"/>
        </w:rPr>
        <w:t>ō</w:t>
      </w:r>
      <w:r w:rsidRPr="00B60480">
        <w:rPr>
          <w:rFonts w:asciiTheme="majorBidi" w:hAnsiTheme="majorBidi" w:cstheme="majorBidi"/>
          <w:b/>
          <w:bCs/>
          <w:i/>
          <w:iCs/>
          <w:sz w:val="28"/>
          <w:szCs w:val="28"/>
        </w:rPr>
        <w:t>sus</w:t>
      </w:r>
      <w:r>
        <w:rPr>
          <w:rStyle w:val="FootnoteReference"/>
          <w:rFonts w:asciiTheme="majorBidi" w:hAnsiTheme="majorBidi" w:cstheme="majorBidi"/>
          <w:sz w:val="28"/>
          <w:szCs w:val="28"/>
        </w:rPr>
        <w:footnoteReference w:id="58"/>
      </w:r>
      <w:r w:rsidRPr="003F559F">
        <w:rPr>
          <w:rFonts w:asciiTheme="majorBidi" w:hAnsiTheme="majorBidi" w:cstheme="majorBidi"/>
          <w:sz w:val="28"/>
          <w:szCs w:val="28"/>
        </w:rPr>
        <w:t>—</w:t>
      </w:r>
      <w:r w:rsidRPr="00AC0DDA">
        <w:rPr>
          <w:rFonts w:asciiTheme="majorBidi" w:hAnsiTheme="majorBidi" w:cstheme="majorBidi"/>
          <w:sz w:val="28"/>
          <w:szCs w:val="28"/>
        </w:rPr>
        <w:t>“</w:t>
      </w:r>
      <w:r>
        <w:rPr>
          <w:rFonts w:asciiTheme="majorBidi" w:hAnsiTheme="majorBidi" w:cstheme="majorBidi"/>
          <w:b/>
          <w:bCs/>
          <w:sz w:val="28"/>
          <w:szCs w:val="28"/>
        </w:rPr>
        <w:t>M</w:t>
      </w:r>
      <w:r w:rsidR="00C91AB1" w:rsidRPr="00D8345B">
        <w:rPr>
          <w:rFonts w:asciiTheme="majorBidi" w:eastAsiaTheme="minorEastAsia" w:hAnsiTheme="majorBidi" w:cstheme="majorBidi"/>
          <w:b/>
          <w:bCs/>
          <w:color w:val="000000"/>
          <w:sz w:val="28"/>
          <w:szCs w:val="28"/>
        </w:rPr>
        <w:t>an</w:t>
      </w:r>
      <w:r w:rsidR="008C6BA3" w:rsidRPr="008C6BA3">
        <w:rPr>
          <w:rStyle w:val="FootnoteReference"/>
          <w:rFonts w:asciiTheme="majorBidi" w:eastAsiaTheme="minorEastAsia" w:hAnsiTheme="majorBidi" w:cstheme="majorBidi"/>
          <w:color w:val="000000"/>
          <w:sz w:val="28"/>
          <w:szCs w:val="28"/>
        </w:rPr>
        <w:footnoteReference w:id="59"/>
      </w:r>
      <w:r>
        <w:rPr>
          <w:rFonts w:asciiTheme="majorBidi" w:eastAsiaTheme="minorEastAsia" w:hAnsiTheme="majorBidi" w:cstheme="majorBidi"/>
          <w:color w:val="000000"/>
          <w:sz w:val="28"/>
          <w:szCs w:val="28"/>
        </w:rPr>
        <w:t xml:space="preserve"> </w:t>
      </w:r>
      <w:r w:rsidR="00C251F3">
        <w:rPr>
          <w:rFonts w:asciiTheme="majorBidi" w:hAnsiTheme="majorBidi" w:cstheme="majorBidi"/>
          <w:sz w:val="28"/>
          <w:szCs w:val="28"/>
        </w:rPr>
        <w:t>the Believer”</w:t>
      </w:r>
      <w:r w:rsidR="009268C0">
        <w:rPr>
          <w:rFonts w:asciiTheme="majorBidi" w:hAnsiTheme="majorBidi" w:cstheme="majorBidi"/>
          <w:sz w:val="28"/>
          <w:szCs w:val="28"/>
        </w:rPr>
        <w:t>—requires</w:t>
      </w:r>
      <w:r w:rsidR="003F559F">
        <w:rPr>
          <w:rFonts w:asciiTheme="majorBidi" w:hAnsiTheme="majorBidi" w:cstheme="majorBidi"/>
          <w:sz w:val="28"/>
          <w:szCs w:val="28"/>
        </w:rPr>
        <w:t xml:space="preserve">, as we will </w:t>
      </w:r>
      <w:r w:rsidR="00944369">
        <w:rPr>
          <w:rFonts w:asciiTheme="majorBidi" w:hAnsiTheme="majorBidi" w:cstheme="majorBidi"/>
          <w:sz w:val="28"/>
          <w:szCs w:val="28"/>
        </w:rPr>
        <w:t>illustrate</w:t>
      </w:r>
      <w:r w:rsidR="003F559F">
        <w:rPr>
          <w:rFonts w:asciiTheme="majorBidi" w:hAnsiTheme="majorBidi" w:cstheme="majorBidi"/>
          <w:sz w:val="28"/>
          <w:szCs w:val="28"/>
        </w:rPr>
        <w:t xml:space="preserve"> in Volume </w:t>
      </w:r>
      <w:r w:rsidR="00944369">
        <w:rPr>
          <w:rFonts w:asciiTheme="majorBidi" w:hAnsiTheme="majorBidi" w:cstheme="majorBidi"/>
          <w:sz w:val="28"/>
          <w:szCs w:val="28"/>
        </w:rPr>
        <w:t>Ten</w:t>
      </w:r>
      <w:r w:rsidR="003F559F">
        <w:rPr>
          <w:rFonts w:asciiTheme="majorBidi" w:hAnsiTheme="majorBidi" w:cstheme="majorBidi"/>
          <w:sz w:val="28"/>
          <w:szCs w:val="28"/>
        </w:rPr>
        <w:t>,</w:t>
      </w:r>
      <w:r w:rsidR="009268C0">
        <w:rPr>
          <w:rFonts w:asciiTheme="majorBidi" w:hAnsiTheme="majorBidi" w:cstheme="majorBidi"/>
          <w:sz w:val="28"/>
          <w:szCs w:val="28"/>
        </w:rPr>
        <w:t xml:space="preserve"> sound and meaningful answers</w:t>
      </w:r>
      <w:r w:rsidR="000029A7">
        <w:rPr>
          <w:rFonts w:asciiTheme="majorBidi" w:hAnsiTheme="majorBidi" w:cstheme="majorBidi"/>
          <w:sz w:val="28"/>
          <w:szCs w:val="28"/>
        </w:rPr>
        <w:t xml:space="preserve"> to </w:t>
      </w:r>
      <w:r w:rsidR="00F462D5">
        <w:rPr>
          <w:rFonts w:asciiTheme="majorBidi" w:hAnsiTheme="majorBidi" w:cstheme="majorBidi"/>
          <w:sz w:val="28"/>
          <w:szCs w:val="28"/>
        </w:rPr>
        <w:t xml:space="preserve">all his </w:t>
      </w:r>
      <w:r w:rsidR="00944369">
        <w:rPr>
          <w:rFonts w:asciiTheme="majorBidi" w:hAnsiTheme="majorBidi" w:cstheme="majorBidi"/>
          <w:sz w:val="28"/>
          <w:szCs w:val="28"/>
        </w:rPr>
        <w:t xml:space="preserve">existentialist and </w:t>
      </w:r>
      <w:r w:rsidR="00094303">
        <w:rPr>
          <w:rFonts w:asciiTheme="majorBidi" w:hAnsiTheme="majorBidi" w:cstheme="majorBidi"/>
          <w:sz w:val="28"/>
          <w:szCs w:val="28"/>
        </w:rPr>
        <w:lastRenderedPageBreak/>
        <w:t xml:space="preserve">religious </w:t>
      </w:r>
      <w:r w:rsidR="00F462D5">
        <w:rPr>
          <w:rFonts w:asciiTheme="majorBidi" w:hAnsiTheme="majorBidi" w:cstheme="majorBidi"/>
          <w:sz w:val="28"/>
          <w:szCs w:val="28"/>
        </w:rPr>
        <w:t>que</w:t>
      </w:r>
      <w:r w:rsidR="008A5D92">
        <w:rPr>
          <w:rFonts w:asciiTheme="majorBidi" w:hAnsiTheme="majorBidi" w:cstheme="majorBidi"/>
          <w:sz w:val="28"/>
          <w:szCs w:val="28"/>
        </w:rPr>
        <w:t>ries</w:t>
      </w:r>
      <w:r w:rsidR="00094303">
        <w:rPr>
          <w:rFonts w:asciiTheme="majorBidi" w:hAnsiTheme="majorBidi" w:cstheme="majorBidi"/>
          <w:sz w:val="28"/>
          <w:szCs w:val="28"/>
        </w:rPr>
        <w:t xml:space="preserve"> and questionings</w:t>
      </w:r>
      <w:r w:rsidR="00944369">
        <w:rPr>
          <w:rFonts w:asciiTheme="majorBidi" w:hAnsiTheme="majorBidi" w:cstheme="majorBidi"/>
          <w:sz w:val="28"/>
          <w:szCs w:val="28"/>
        </w:rPr>
        <w:t xml:space="preserve">, especially </w:t>
      </w:r>
      <w:r w:rsidR="00F462D5">
        <w:rPr>
          <w:rFonts w:asciiTheme="majorBidi" w:hAnsiTheme="majorBidi" w:cstheme="majorBidi"/>
          <w:sz w:val="28"/>
          <w:szCs w:val="28"/>
        </w:rPr>
        <w:t xml:space="preserve">the chief </w:t>
      </w:r>
      <w:r w:rsidR="00841077">
        <w:rPr>
          <w:rFonts w:asciiTheme="majorBidi" w:hAnsiTheme="majorBidi" w:cstheme="majorBidi"/>
          <w:sz w:val="28"/>
          <w:szCs w:val="28"/>
        </w:rPr>
        <w:t>issues</w:t>
      </w:r>
      <w:r w:rsidR="00F462D5">
        <w:rPr>
          <w:rFonts w:asciiTheme="majorBidi" w:hAnsiTheme="majorBidi" w:cstheme="majorBidi"/>
          <w:sz w:val="28"/>
          <w:szCs w:val="28"/>
        </w:rPr>
        <w:t xml:space="preserve"> that </w:t>
      </w:r>
      <w:r w:rsidR="008A5D92">
        <w:rPr>
          <w:rFonts w:asciiTheme="majorBidi" w:hAnsiTheme="majorBidi" w:cstheme="majorBidi"/>
          <w:sz w:val="28"/>
          <w:szCs w:val="28"/>
        </w:rPr>
        <w:t xml:space="preserve">perplex him and </w:t>
      </w:r>
      <w:r w:rsidR="00ED284D">
        <w:rPr>
          <w:rFonts w:asciiTheme="majorBidi" w:hAnsiTheme="majorBidi" w:cstheme="majorBidi"/>
          <w:sz w:val="28"/>
          <w:szCs w:val="28"/>
        </w:rPr>
        <w:t>preoccupy</w:t>
      </w:r>
      <w:r w:rsidR="00F462D5">
        <w:rPr>
          <w:rFonts w:asciiTheme="majorBidi" w:hAnsiTheme="majorBidi" w:cstheme="majorBidi"/>
          <w:sz w:val="28"/>
          <w:szCs w:val="28"/>
        </w:rPr>
        <w:t xml:space="preserve"> hi</w:t>
      </w:r>
      <w:r w:rsidR="00ED284D">
        <w:rPr>
          <w:rFonts w:asciiTheme="majorBidi" w:hAnsiTheme="majorBidi" w:cstheme="majorBidi"/>
          <w:sz w:val="28"/>
          <w:szCs w:val="28"/>
        </w:rPr>
        <w:t>s consciousness</w:t>
      </w:r>
      <w:r w:rsidR="00944369">
        <w:rPr>
          <w:rFonts w:asciiTheme="majorBidi" w:hAnsiTheme="majorBidi" w:cstheme="majorBidi"/>
          <w:sz w:val="28"/>
          <w:szCs w:val="28"/>
        </w:rPr>
        <w:t xml:space="preserve"> from time to time.</w:t>
      </w:r>
      <w:r w:rsidR="00944369" w:rsidRPr="00944369">
        <w:rPr>
          <w:rFonts w:asciiTheme="majorBidi" w:hAnsiTheme="majorBidi" w:cstheme="majorBidi"/>
          <w:b/>
          <w:bCs/>
          <w:i/>
          <w:iCs/>
          <w:sz w:val="28"/>
          <w:szCs w:val="28"/>
        </w:rPr>
        <w:t xml:space="preserve"> </w:t>
      </w:r>
      <w:r w:rsidR="00944369" w:rsidRPr="00944369">
        <w:rPr>
          <w:rFonts w:asciiTheme="majorBidi" w:hAnsiTheme="majorBidi" w:cstheme="majorBidi"/>
          <w:i/>
          <w:iCs/>
          <w:sz w:val="28"/>
          <w:szCs w:val="28"/>
        </w:rPr>
        <w:t>Hom</w:t>
      </w:r>
      <w:r w:rsidR="00944369" w:rsidRPr="00944369">
        <w:rPr>
          <w:rFonts w:asciiTheme="majorBidi" w:hAnsiTheme="majorBidi" w:cstheme="majorBidi"/>
          <w:i/>
          <w:iCs/>
          <w:color w:val="000000" w:themeColor="text1"/>
          <w:sz w:val="28"/>
          <w:szCs w:val="28"/>
        </w:rPr>
        <w:t>ō</w:t>
      </w:r>
      <w:r w:rsidR="00944369" w:rsidRPr="00944369">
        <w:rPr>
          <w:rFonts w:asciiTheme="majorBidi" w:hAnsiTheme="majorBidi" w:cstheme="majorBidi"/>
          <w:i/>
          <w:iCs/>
          <w:sz w:val="28"/>
          <w:szCs w:val="28"/>
        </w:rPr>
        <w:t xml:space="preserve"> Religi</w:t>
      </w:r>
      <w:r w:rsidR="00944369" w:rsidRPr="00944369">
        <w:rPr>
          <w:rFonts w:asciiTheme="majorBidi" w:hAnsiTheme="majorBidi" w:cstheme="majorBidi"/>
          <w:i/>
          <w:iCs/>
          <w:color w:val="000000" w:themeColor="text1"/>
          <w:sz w:val="28"/>
          <w:szCs w:val="28"/>
        </w:rPr>
        <w:t>ō</w:t>
      </w:r>
      <w:r w:rsidR="00944369" w:rsidRPr="00944369">
        <w:rPr>
          <w:rFonts w:asciiTheme="majorBidi" w:hAnsiTheme="majorBidi" w:cstheme="majorBidi"/>
          <w:i/>
          <w:iCs/>
          <w:sz w:val="28"/>
          <w:szCs w:val="28"/>
        </w:rPr>
        <w:t>sus</w:t>
      </w:r>
      <w:r w:rsidR="00944369">
        <w:rPr>
          <w:rFonts w:asciiTheme="majorBidi" w:hAnsiTheme="majorBidi" w:cstheme="majorBidi"/>
          <w:sz w:val="28"/>
          <w:szCs w:val="28"/>
        </w:rPr>
        <w:t xml:space="preserve"> </w:t>
      </w:r>
      <w:r w:rsidR="00DA57C7">
        <w:rPr>
          <w:rFonts w:asciiTheme="majorBidi" w:hAnsiTheme="majorBidi" w:cstheme="majorBidi"/>
          <w:sz w:val="28"/>
          <w:szCs w:val="28"/>
        </w:rPr>
        <w:t>demands that h</w:t>
      </w:r>
      <w:r w:rsidR="00ED284D">
        <w:rPr>
          <w:rFonts w:asciiTheme="majorBidi" w:hAnsiTheme="majorBidi" w:cstheme="majorBidi"/>
          <w:sz w:val="28"/>
          <w:szCs w:val="28"/>
        </w:rPr>
        <w:t>is</w:t>
      </w:r>
      <w:r w:rsidR="00841077">
        <w:rPr>
          <w:rFonts w:asciiTheme="majorBidi" w:hAnsiTheme="majorBidi" w:cstheme="majorBidi"/>
          <w:sz w:val="28"/>
          <w:szCs w:val="28"/>
        </w:rPr>
        <w:t xml:space="preserve"> doubts</w:t>
      </w:r>
      <w:r w:rsidR="00DA57C7">
        <w:rPr>
          <w:rFonts w:asciiTheme="majorBidi" w:hAnsiTheme="majorBidi" w:cstheme="majorBidi"/>
          <w:sz w:val="28"/>
          <w:szCs w:val="28"/>
        </w:rPr>
        <w:t xml:space="preserve"> </w:t>
      </w:r>
      <w:r w:rsidR="00ED284D">
        <w:rPr>
          <w:rFonts w:asciiTheme="majorBidi" w:hAnsiTheme="majorBidi" w:cstheme="majorBidi"/>
          <w:sz w:val="28"/>
          <w:szCs w:val="28"/>
        </w:rPr>
        <w:t xml:space="preserve">be </w:t>
      </w:r>
      <w:r w:rsidR="00A97EF4">
        <w:rPr>
          <w:rFonts w:asciiTheme="majorBidi" w:hAnsiTheme="majorBidi" w:cstheme="majorBidi"/>
          <w:sz w:val="28"/>
          <w:szCs w:val="28"/>
        </w:rPr>
        <w:t>replaced with certainties</w:t>
      </w:r>
      <w:r w:rsidR="00DA57C7">
        <w:rPr>
          <w:rFonts w:asciiTheme="majorBidi" w:hAnsiTheme="majorBidi" w:cstheme="majorBidi"/>
          <w:sz w:val="28"/>
          <w:szCs w:val="28"/>
        </w:rPr>
        <w:t xml:space="preserve"> so that</w:t>
      </w:r>
      <w:r w:rsidR="00B637D2">
        <w:rPr>
          <w:rFonts w:asciiTheme="majorBidi" w:hAnsiTheme="majorBidi" w:cstheme="majorBidi"/>
          <w:sz w:val="28"/>
          <w:szCs w:val="28"/>
        </w:rPr>
        <w:t xml:space="preserve"> </w:t>
      </w:r>
      <w:r w:rsidR="00ED284D">
        <w:rPr>
          <w:rFonts w:asciiTheme="majorBidi" w:hAnsiTheme="majorBidi" w:cstheme="majorBidi"/>
          <w:sz w:val="28"/>
          <w:szCs w:val="28"/>
        </w:rPr>
        <w:t xml:space="preserve">he can </w:t>
      </w:r>
      <w:r w:rsidR="00B637D2">
        <w:rPr>
          <w:rFonts w:asciiTheme="majorBidi" w:hAnsiTheme="majorBidi" w:cstheme="majorBidi"/>
          <w:sz w:val="28"/>
          <w:szCs w:val="28"/>
        </w:rPr>
        <w:t>make sense of himself</w:t>
      </w:r>
      <w:r w:rsidR="00DA57C7">
        <w:rPr>
          <w:rFonts w:asciiTheme="majorBidi" w:hAnsiTheme="majorBidi" w:cstheme="majorBidi"/>
          <w:sz w:val="28"/>
          <w:szCs w:val="28"/>
        </w:rPr>
        <w:t xml:space="preserve">, </w:t>
      </w:r>
      <w:r w:rsidR="00B637D2">
        <w:rPr>
          <w:rFonts w:asciiTheme="majorBidi" w:hAnsiTheme="majorBidi" w:cstheme="majorBidi"/>
          <w:sz w:val="28"/>
          <w:szCs w:val="28"/>
        </w:rPr>
        <w:t>his faith</w:t>
      </w:r>
      <w:r w:rsidR="00DA57C7">
        <w:rPr>
          <w:rFonts w:asciiTheme="majorBidi" w:hAnsiTheme="majorBidi" w:cstheme="majorBidi"/>
          <w:sz w:val="28"/>
          <w:szCs w:val="28"/>
        </w:rPr>
        <w:t>, and Humanity</w:t>
      </w:r>
      <w:r w:rsidR="00B60480">
        <w:rPr>
          <w:rFonts w:asciiTheme="majorBidi" w:hAnsiTheme="majorBidi" w:cstheme="majorBidi"/>
          <w:sz w:val="28"/>
          <w:szCs w:val="28"/>
        </w:rPr>
        <w:t xml:space="preserve"> in the context of his </w:t>
      </w:r>
      <w:r w:rsidR="00ED284D">
        <w:rPr>
          <w:rFonts w:asciiTheme="majorBidi" w:hAnsiTheme="majorBidi" w:cstheme="majorBidi"/>
          <w:sz w:val="28"/>
          <w:szCs w:val="28"/>
        </w:rPr>
        <w:t>times</w:t>
      </w:r>
      <w:r w:rsidR="009268C0">
        <w:rPr>
          <w:rFonts w:asciiTheme="majorBidi" w:hAnsiTheme="majorBidi" w:cstheme="majorBidi"/>
          <w:sz w:val="28"/>
          <w:szCs w:val="28"/>
        </w:rPr>
        <w:t>.</w:t>
      </w:r>
      <w:r w:rsidR="00841077">
        <w:rPr>
          <w:rFonts w:asciiTheme="majorBidi" w:hAnsiTheme="majorBidi" w:cstheme="majorBidi"/>
          <w:sz w:val="28"/>
          <w:szCs w:val="28"/>
        </w:rPr>
        <w:t xml:space="preserve"> </w:t>
      </w:r>
      <w:r w:rsidR="00D53D2F">
        <w:rPr>
          <w:rFonts w:asciiTheme="majorBidi" w:hAnsiTheme="majorBidi" w:cstheme="majorBidi"/>
          <w:sz w:val="28"/>
          <w:szCs w:val="28"/>
        </w:rPr>
        <w:t xml:space="preserve">In this regard, it is the duty of Divinity—as </w:t>
      </w:r>
      <w:r w:rsidR="00D53D2F" w:rsidRPr="007E42CA">
        <w:rPr>
          <w:sz w:val="28"/>
          <w:szCs w:val="28"/>
        </w:rPr>
        <w:t>“</w:t>
      </w:r>
      <w:r w:rsidR="00D53D2F" w:rsidRPr="006D2AFD">
        <w:rPr>
          <w:sz w:val="28"/>
          <w:szCs w:val="28"/>
        </w:rPr>
        <w:t>The Science of what is as it [truly] is, according to the rubric of Islam (</w:t>
      </w:r>
      <w:r w:rsidR="00D53D2F" w:rsidRPr="006D2AFD">
        <w:rPr>
          <w:i/>
          <w:iCs/>
          <w:sz w:val="28"/>
          <w:szCs w:val="28"/>
        </w:rPr>
        <w:t>Al-‘Ilm bi-al-mawjūd bi-mā huwa mawjūd ‘alā qanūn al-Islām</w:t>
      </w:r>
      <w:r w:rsidR="00D53D2F" w:rsidRPr="006D2AFD">
        <w:rPr>
          <w:sz w:val="28"/>
          <w:szCs w:val="28"/>
        </w:rPr>
        <w:t>)”</w:t>
      </w:r>
      <w:r w:rsidR="00D53D2F">
        <w:rPr>
          <w:sz w:val="28"/>
          <w:szCs w:val="28"/>
        </w:rPr>
        <w:t>—</w:t>
      </w:r>
      <w:ins w:id="216" w:author="Microsoft Word" w:date="2025-02-18T12:47:00Z" w16du:dateUtc="2025-02-18T18:47:00Z">
        <w:r w:rsidR="00D53D2F" w:rsidRPr="00F3754C">
          <w:rPr>
            <w:rFonts w:asciiTheme="majorBidi" w:hAnsiTheme="majorBidi" w:cstheme="majorBidi"/>
            <w:sz w:val="28"/>
            <w:szCs w:val="28"/>
          </w:rPr>
          <w:t xml:space="preserve">to respond </w:t>
        </w:r>
        <w:r w:rsidR="00D53D2F">
          <w:rPr>
            <w:rFonts w:asciiTheme="majorBidi" w:hAnsiTheme="majorBidi" w:cstheme="majorBidi"/>
            <w:sz w:val="28"/>
            <w:szCs w:val="28"/>
          </w:rPr>
          <w:t xml:space="preserve">as </w:t>
        </w:r>
        <w:r w:rsidR="00D53D2F" w:rsidRPr="00F3754C">
          <w:rPr>
            <w:rFonts w:asciiTheme="majorBidi" w:hAnsiTheme="majorBidi" w:cstheme="majorBidi"/>
            <w:sz w:val="28"/>
            <w:szCs w:val="28"/>
          </w:rPr>
          <w:t>effectively as possible to</w:t>
        </w:r>
      </w:ins>
      <w:r w:rsidR="00FD2EFB" w:rsidRPr="00FD2EFB">
        <w:rPr>
          <w:rFonts w:asciiTheme="majorBidi" w:hAnsiTheme="majorBidi" w:cstheme="majorBidi"/>
          <w:i/>
          <w:iCs/>
          <w:sz w:val="28"/>
          <w:szCs w:val="28"/>
        </w:rPr>
        <w:t xml:space="preserve"> </w:t>
      </w:r>
      <w:r w:rsidR="00FD2EFB" w:rsidRPr="00944369">
        <w:rPr>
          <w:rFonts w:asciiTheme="majorBidi" w:hAnsiTheme="majorBidi" w:cstheme="majorBidi"/>
          <w:i/>
          <w:iCs/>
          <w:sz w:val="28"/>
          <w:szCs w:val="28"/>
        </w:rPr>
        <w:t>Hom</w:t>
      </w:r>
      <w:r w:rsidR="00FD2EFB" w:rsidRPr="00944369">
        <w:rPr>
          <w:rFonts w:asciiTheme="majorBidi" w:hAnsiTheme="majorBidi" w:cstheme="majorBidi"/>
          <w:i/>
          <w:iCs/>
          <w:color w:val="000000" w:themeColor="text1"/>
          <w:sz w:val="28"/>
          <w:szCs w:val="28"/>
        </w:rPr>
        <w:t>ō</w:t>
      </w:r>
      <w:r w:rsidR="00FD2EFB" w:rsidRPr="00944369">
        <w:rPr>
          <w:rFonts w:asciiTheme="majorBidi" w:hAnsiTheme="majorBidi" w:cstheme="majorBidi"/>
          <w:i/>
          <w:iCs/>
          <w:sz w:val="28"/>
          <w:szCs w:val="28"/>
        </w:rPr>
        <w:t xml:space="preserve"> Religi</w:t>
      </w:r>
      <w:r w:rsidR="00FD2EFB" w:rsidRPr="00944369">
        <w:rPr>
          <w:rFonts w:asciiTheme="majorBidi" w:hAnsiTheme="majorBidi" w:cstheme="majorBidi"/>
          <w:i/>
          <w:iCs/>
          <w:color w:val="000000" w:themeColor="text1"/>
          <w:sz w:val="28"/>
          <w:szCs w:val="28"/>
        </w:rPr>
        <w:t>ō</w:t>
      </w:r>
      <w:r w:rsidR="00FD2EFB" w:rsidRPr="00944369">
        <w:rPr>
          <w:rFonts w:asciiTheme="majorBidi" w:hAnsiTheme="majorBidi" w:cstheme="majorBidi"/>
          <w:i/>
          <w:iCs/>
          <w:sz w:val="28"/>
          <w:szCs w:val="28"/>
        </w:rPr>
        <w:t>sus</w:t>
      </w:r>
      <w:r w:rsidR="00FD2EFB">
        <w:rPr>
          <w:rFonts w:asciiTheme="majorBidi" w:hAnsiTheme="majorBidi" w:cstheme="majorBidi"/>
          <w:sz w:val="28"/>
          <w:szCs w:val="28"/>
        </w:rPr>
        <w:t xml:space="preserve"> and</w:t>
      </w:r>
      <w:ins w:id="217" w:author="Microsoft Word" w:date="2025-02-18T12:47:00Z" w16du:dateUtc="2025-02-18T18:47:00Z">
        <w:r w:rsidR="00D53D2F" w:rsidRPr="00F3754C">
          <w:rPr>
            <w:rFonts w:asciiTheme="majorBidi" w:hAnsiTheme="majorBidi" w:cstheme="majorBidi"/>
            <w:sz w:val="28"/>
            <w:szCs w:val="28"/>
          </w:rPr>
          <w:t xml:space="preserve"> the primary </w:t>
        </w:r>
      </w:ins>
      <w:r w:rsidR="00882277">
        <w:rPr>
          <w:rFonts w:asciiTheme="majorBidi" w:hAnsiTheme="majorBidi" w:cstheme="majorBidi"/>
          <w:sz w:val="28"/>
          <w:szCs w:val="28"/>
        </w:rPr>
        <w:t>questions</w:t>
      </w:r>
      <w:ins w:id="218" w:author="Microsoft Word" w:date="2025-02-18T12:47:00Z" w16du:dateUtc="2025-02-18T18:47:00Z">
        <w:r w:rsidR="00D53D2F">
          <w:rPr>
            <w:rFonts w:asciiTheme="majorBidi" w:hAnsiTheme="majorBidi" w:cstheme="majorBidi"/>
            <w:sz w:val="28"/>
            <w:szCs w:val="28"/>
          </w:rPr>
          <w:t xml:space="preserve"> and</w:t>
        </w:r>
        <w:r w:rsidR="00D53D2F" w:rsidRPr="00F3754C">
          <w:rPr>
            <w:rFonts w:asciiTheme="majorBidi" w:hAnsiTheme="majorBidi" w:cstheme="majorBidi"/>
            <w:sz w:val="28"/>
            <w:szCs w:val="28"/>
          </w:rPr>
          <w:t xml:space="preserve"> </w:t>
        </w:r>
        <w:r w:rsidR="00D53D2F" w:rsidRPr="00F3754C">
          <w:rPr>
            <w:sz w:val="28"/>
            <w:szCs w:val="28"/>
          </w:rPr>
          <w:t xml:space="preserve">burning controversies of </w:t>
        </w:r>
      </w:ins>
      <w:r w:rsidR="007372CB">
        <w:rPr>
          <w:sz w:val="28"/>
          <w:szCs w:val="28"/>
        </w:rPr>
        <w:t>each</w:t>
      </w:r>
      <w:r w:rsidR="00D53D2F">
        <w:rPr>
          <w:sz w:val="28"/>
          <w:szCs w:val="28"/>
        </w:rPr>
        <w:t xml:space="preserve"> </w:t>
      </w:r>
      <w:ins w:id="219" w:author="Microsoft Word" w:date="2025-02-18T12:47:00Z" w16du:dateUtc="2025-02-18T18:47:00Z">
        <w:r w:rsidR="00D53D2F">
          <w:rPr>
            <w:sz w:val="28"/>
            <w:szCs w:val="28"/>
          </w:rPr>
          <w:t>era</w:t>
        </w:r>
      </w:ins>
      <w:r w:rsidR="007372CB">
        <w:rPr>
          <w:sz w:val="28"/>
          <w:szCs w:val="28"/>
        </w:rPr>
        <w:t>, seeking</w:t>
      </w:r>
      <w:r w:rsidR="00D53D2F">
        <w:rPr>
          <w:sz w:val="28"/>
          <w:szCs w:val="28"/>
        </w:rPr>
        <w:t xml:space="preserve"> effectively</w:t>
      </w:r>
      <w:ins w:id="220" w:author="Microsoft Word" w:date="2025-02-18T12:47:00Z" w16du:dateUtc="2025-02-18T18:47:00Z">
        <w:r w:rsidR="00D53D2F">
          <w:rPr>
            <w:sz w:val="28"/>
            <w:szCs w:val="28"/>
          </w:rPr>
          <w:t xml:space="preserve"> </w:t>
        </w:r>
      </w:ins>
      <w:r w:rsidR="007372CB">
        <w:rPr>
          <w:sz w:val="28"/>
          <w:szCs w:val="28"/>
        </w:rPr>
        <w:t xml:space="preserve">to </w:t>
      </w:r>
      <w:ins w:id="221" w:author="Microsoft Word" w:date="2025-02-18T12:47:00Z" w16du:dateUtc="2025-02-18T18:47:00Z">
        <w:r w:rsidR="00D53D2F">
          <w:rPr>
            <w:sz w:val="28"/>
            <w:szCs w:val="28"/>
          </w:rPr>
          <w:t>engage</w:t>
        </w:r>
      </w:ins>
      <w:r w:rsidR="007372CB">
        <w:rPr>
          <w:sz w:val="28"/>
          <w:szCs w:val="28"/>
        </w:rPr>
        <w:t>, examine, and respond to</w:t>
      </w:r>
      <w:ins w:id="222" w:author="Microsoft Word" w:date="2025-02-18T12:47:00Z" w16du:dateUtc="2025-02-18T18:47:00Z">
        <w:r w:rsidR="00D53D2F">
          <w:rPr>
            <w:sz w:val="28"/>
            <w:szCs w:val="28"/>
          </w:rPr>
          <w:t xml:space="preserve"> the</w:t>
        </w:r>
        <w:r w:rsidR="00D53D2F" w:rsidRPr="00F3754C">
          <w:rPr>
            <w:rFonts w:asciiTheme="majorBidi" w:hAnsiTheme="majorBidi" w:cstheme="majorBidi"/>
            <w:sz w:val="28"/>
            <w:szCs w:val="28"/>
          </w:rPr>
          <w:t xml:space="preserve"> </w:t>
        </w:r>
      </w:ins>
      <w:r w:rsidR="00AD6A43">
        <w:rPr>
          <w:rFonts w:asciiTheme="majorBidi" w:hAnsiTheme="majorBidi" w:cstheme="majorBidi"/>
          <w:sz w:val="28"/>
          <w:szCs w:val="28"/>
        </w:rPr>
        <w:t>dominant</w:t>
      </w:r>
      <w:ins w:id="223" w:author="Microsoft Word" w:date="2025-02-18T12:47:00Z" w16du:dateUtc="2025-02-18T18:47:00Z">
        <w:r w:rsidR="00D53D2F">
          <w:rPr>
            <w:rFonts w:asciiTheme="majorBidi" w:hAnsiTheme="majorBidi" w:cstheme="majorBidi"/>
            <w:sz w:val="28"/>
            <w:szCs w:val="28"/>
          </w:rPr>
          <w:t xml:space="preserve"> </w:t>
        </w:r>
      </w:ins>
      <w:r w:rsidR="00D00B79">
        <w:rPr>
          <w:rFonts w:asciiTheme="majorBidi" w:hAnsiTheme="majorBidi" w:cstheme="majorBidi"/>
          <w:sz w:val="28"/>
          <w:szCs w:val="28"/>
        </w:rPr>
        <w:t xml:space="preserve">convictions, </w:t>
      </w:r>
      <w:ins w:id="224" w:author="Microsoft Word" w:date="2025-02-18T12:47:00Z" w16du:dateUtc="2025-02-18T18:47:00Z">
        <w:r w:rsidR="00D53D2F" w:rsidRPr="00F3754C">
          <w:rPr>
            <w:rFonts w:asciiTheme="majorBidi" w:hAnsiTheme="majorBidi" w:cstheme="majorBidi"/>
            <w:sz w:val="28"/>
            <w:szCs w:val="28"/>
          </w:rPr>
          <w:t>doubts</w:t>
        </w:r>
      </w:ins>
      <w:r w:rsidR="00D00B79">
        <w:rPr>
          <w:rFonts w:asciiTheme="majorBidi" w:hAnsiTheme="majorBidi" w:cstheme="majorBidi"/>
          <w:sz w:val="28"/>
          <w:szCs w:val="28"/>
        </w:rPr>
        <w:t>,</w:t>
      </w:r>
      <w:r w:rsidR="00353523">
        <w:rPr>
          <w:rFonts w:asciiTheme="majorBidi" w:hAnsiTheme="majorBidi" w:cstheme="majorBidi"/>
          <w:sz w:val="28"/>
          <w:szCs w:val="28"/>
        </w:rPr>
        <w:t xml:space="preserve"> and</w:t>
      </w:r>
      <w:ins w:id="225" w:author="Microsoft Word" w:date="2025-02-18T12:47:00Z" w16du:dateUtc="2025-02-18T18:47:00Z">
        <w:r w:rsidR="00D53D2F">
          <w:rPr>
            <w:rFonts w:asciiTheme="majorBidi" w:hAnsiTheme="majorBidi" w:cstheme="majorBidi"/>
            <w:sz w:val="28"/>
            <w:szCs w:val="28"/>
          </w:rPr>
          <w:t xml:space="preserve"> </w:t>
        </w:r>
      </w:ins>
      <w:r w:rsidR="00485CCA">
        <w:rPr>
          <w:rFonts w:asciiTheme="majorBidi" w:hAnsiTheme="majorBidi" w:cstheme="majorBidi"/>
          <w:sz w:val="28"/>
          <w:szCs w:val="28"/>
        </w:rPr>
        <w:t xml:space="preserve">reigning </w:t>
      </w:r>
      <w:ins w:id="226" w:author="Microsoft Word" w:date="2025-02-18T12:47:00Z" w16du:dateUtc="2025-02-18T18:47:00Z">
        <w:r w:rsidR="00D53D2F">
          <w:rPr>
            <w:rFonts w:asciiTheme="majorBidi" w:hAnsiTheme="majorBidi" w:cstheme="majorBidi"/>
            <w:sz w:val="28"/>
            <w:szCs w:val="28"/>
          </w:rPr>
          <w:t>Paradigms</w:t>
        </w:r>
      </w:ins>
      <w:r w:rsidR="00353523">
        <w:rPr>
          <w:rFonts w:asciiTheme="majorBidi" w:hAnsiTheme="majorBidi" w:cstheme="majorBidi"/>
          <w:sz w:val="28"/>
          <w:szCs w:val="28"/>
        </w:rPr>
        <w:t>—flawed and unflawed—</w:t>
      </w:r>
      <w:r w:rsidR="00485CCA" w:rsidRPr="00485CCA">
        <w:rPr>
          <w:rFonts w:asciiTheme="majorBidi" w:hAnsiTheme="majorBidi" w:cstheme="majorBidi"/>
          <w:sz w:val="28"/>
          <w:szCs w:val="28"/>
        </w:rPr>
        <w:t xml:space="preserve"> </w:t>
      </w:r>
      <w:r w:rsidR="00485CCA">
        <w:rPr>
          <w:rFonts w:asciiTheme="majorBidi" w:hAnsiTheme="majorBidi" w:cstheme="majorBidi"/>
          <w:sz w:val="28"/>
          <w:szCs w:val="28"/>
        </w:rPr>
        <w:t xml:space="preserve">Truths </w:t>
      </w:r>
      <w:ins w:id="227" w:author="Microsoft Word" w:date="2025-02-18T12:47:00Z" w16du:dateUtc="2025-02-18T18:47:00Z">
        <w:r w:rsidR="00485CCA" w:rsidRPr="00F3754C">
          <w:rPr>
            <w:rFonts w:asciiTheme="majorBidi" w:hAnsiTheme="majorBidi" w:cstheme="majorBidi"/>
            <w:sz w:val="28"/>
            <w:szCs w:val="28"/>
          </w:rPr>
          <w:t>and fallacies</w:t>
        </w:r>
      </w:ins>
      <w:r w:rsidR="00485CCA">
        <w:rPr>
          <w:rFonts w:asciiTheme="majorBidi" w:hAnsiTheme="majorBidi" w:cstheme="majorBidi"/>
          <w:sz w:val="28"/>
          <w:szCs w:val="28"/>
        </w:rPr>
        <w:t xml:space="preserve"> of the age for </w:t>
      </w:r>
      <w:ins w:id="228" w:author="Microsoft Word" w:date="2025-02-18T12:47:00Z" w16du:dateUtc="2025-02-18T18:47:00Z">
        <w:r w:rsidR="00D53D2F" w:rsidRPr="00F3754C">
          <w:rPr>
            <w:rFonts w:asciiTheme="majorBidi" w:hAnsiTheme="majorBidi" w:cstheme="majorBidi"/>
            <w:sz w:val="28"/>
            <w:szCs w:val="28"/>
          </w:rPr>
          <w:t>Muslims and non-Muslims alike.</w:t>
        </w:r>
        <w:r w:rsidR="00D53D2F">
          <w:rPr>
            <w:rFonts w:asciiTheme="majorBidi" w:hAnsiTheme="majorBidi" w:cstheme="majorBidi"/>
            <w:sz w:val="28"/>
            <w:szCs w:val="28"/>
          </w:rPr>
          <w:t xml:space="preserve"> </w:t>
        </w:r>
      </w:ins>
      <w:r w:rsidR="0091615C">
        <w:rPr>
          <w:rFonts w:asciiTheme="majorBidi" w:hAnsiTheme="majorBidi" w:cstheme="majorBidi"/>
          <w:sz w:val="28"/>
          <w:szCs w:val="28"/>
        </w:rPr>
        <w:t xml:space="preserve">Thus, </w:t>
      </w:r>
      <w:r w:rsidR="00EF49F5">
        <w:rPr>
          <w:rFonts w:asciiTheme="majorBidi" w:hAnsiTheme="majorBidi" w:cstheme="majorBidi"/>
          <w:sz w:val="28"/>
          <w:szCs w:val="28"/>
        </w:rPr>
        <w:t>at the present time</w:t>
      </w:r>
      <w:r w:rsidR="0091615C">
        <w:rPr>
          <w:rFonts w:asciiTheme="majorBidi" w:hAnsiTheme="majorBidi" w:cstheme="majorBidi"/>
          <w:sz w:val="28"/>
          <w:szCs w:val="28"/>
        </w:rPr>
        <w:t xml:space="preserve">, the </w:t>
      </w:r>
      <w:r w:rsidR="00841077">
        <w:rPr>
          <w:rFonts w:asciiTheme="majorBidi" w:hAnsiTheme="majorBidi" w:cstheme="majorBidi"/>
          <w:sz w:val="28"/>
          <w:szCs w:val="28"/>
        </w:rPr>
        <w:t>Highest</w:t>
      </w:r>
      <w:r w:rsidR="0091615C">
        <w:rPr>
          <w:rFonts w:asciiTheme="majorBidi" w:hAnsiTheme="majorBidi" w:cstheme="majorBidi"/>
          <w:sz w:val="28"/>
          <w:szCs w:val="28"/>
        </w:rPr>
        <w:t xml:space="preserve"> Science must </w:t>
      </w:r>
      <w:r w:rsidR="0091615C">
        <w:rPr>
          <w:rFonts w:asciiTheme="majorBidi" w:hAnsiTheme="majorBidi" w:cstheme="majorBidi"/>
          <w:sz w:val="28"/>
          <w:szCs w:val="28"/>
        </w:rPr>
        <w:lastRenderedPageBreak/>
        <w:t xml:space="preserve">respond intelligently and convincingly to questions about </w:t>
      </w:r>
      <w:r w:rsidR="00485CCA">
        <w:rPr>
          <w:rFonts w:asciiTheme="majorBidi" w:hAnsiTheme="majorBidi" w:cstheme="majorBidi"/>
          <w:sz w:val="28"/>
          <w:szCs w:val="28"/>
        </w:rPr>
        <w:t xml:space="preserve">the Environment, </w:t>
      </w:r>
      <w:r w:rsidR="0091615C">
        <w:rPr>
          <w:rFonts w:asciiTheme="majorBidi" w:hAnsiTheme="majorBidi" w:cstheme="majorBidi"/>
          <w:sz w:val="28"/>
          <w:szCs w:val="28"/>
        </w:rPr>
        <w:t>Evolution,</w:t>
      </w:r>
      <w:r w:rsidR="002D3A3E">
        <w:rPr>
          <w:rFonts w:asciiTheme="majorBidi" w:hAnsiTheme="majorBidi" w:cstheme="majorBidi"/>
          <w:sz w:val="28"/>
          <w:szCs w:val="28"/>
        </w:rPr>
        <w:t xml:space="preserve"> nationalism, racism,</w:t>
      </w:r>
      <w:r w:rsidR="0091615C">
        <w:rPr>
          <w:rFonts w:asciiTheme="majorBidi" w:hAnsiTheme="majorBidi" w:cstheme="majorBidi"/>
          <w:sz w:val="28"/>
          <w:szCs w:val="28"/>
        </w:rPr>
        <w:t xml:space="preserve"> </w:t>
      </w:r>
      <w:r w:rsidR="00992811">
        <w:rPr>
          <w:rFonts w:asciiTheme="majorBidi" w:hAnsiTheme="majorBidi" w:cstheme="majorBidi"/>
          <w:sz w:val="28"/>
          <w:szCs w:val="28"/>
        </w:rPr>
        <w:t xml:space="preserve">the nature of Cognition, </w:t>
      </w:r>
      <w:r w:rsidR="005C1DD5">
        <w:rPr>
          <w:rFonts w:asciiTheme="majorBidi" w:hAnsiTheme="majorBidi" w:cstheme="majorBidi"/>
          <w:sz w:val="28"/>
          <w:szCs w:val="28"/>
        </w:rPr>
        <w:t xml:space="preserve">our ability to discern the Truth, </w:t>
      </w:r>
      <w:r w:rsidR="00992811">
        <w:rPr>
          <w:rFonts w:asciiTheme="majorBidi" w:hAnsiTheme="majorBidi" w:cstheme="majorBidi"/>
          <w:sz w:val="28"/>
          <w:szCs w:val="28"/>
        </w:rPr>
        <w:t xml:space="preserve">the foundations of the Moral Order, </w:t>
      </w:r>
      <w:r w:rsidR="00E47767">
        <w:rPr>
          <w:rFonts w:asciiTheme="majorBidi" w:hAnsiTheme="majorBidi" w:cstheme="majorBidi"/>
          <w:sz w:val="28"/>
          <w:szCs w:val="28"/>
        </w:rPr>
        <w:t>and an</w:t>
      </w:r>
      <w:ins w:id="229" w:author="Microsoft Word" w:date="2025-02-18T12:47:00Z" w16du:dateUtc="2025-02-18T18:47:00Z">
        <w:r w:rsidR="00FB4182">
          <w:rPr>
            <w:rFonts w:asciiTheme="majorBidi" w:hAnsiTheme="majorBidi" w:cstheme="majorBidi"/>
            <w:sz w:val="28"/>
            <w:szCs w:val="28"/>
          </w:rPr>
          <w:t xml:space="preserve"> </w:t>
        </w:r>
        <w:r w:rsidR="00FB4182" w:rsidRPr="00F3754C">
          <w:rPr>
            <w:rFonts w:asciiTheme="majorBidi" w:hAnsiTheme="majorBidi" w:cstheme="majorBidi"/>
            <w:sz w:val="28"/>
            <w:szCs w:val="28"/>
          </w:rPr>
          <w:t>extensive range of</w:t>
        </w:r>
        <w:r w:rsidR="00FB4182">
          <w:rPr>
            <w:rFonts w:asciiTheme="majorBidi" w:hAnsiTheme="majorBidi" w:cstheme="majorBidi"/>
            <w:sz w:val="28"/>
            <w:szCs w:val="28"/>
          </w:rPr>
          <w:t xml:space="preserve"> </w:t>
        </w:r>
      </w:ins>
      <w:r w:rsidR="008575B4">
        <w:rPr>
          <w:rFonts w:asciiTheme="majorBidi" w:hAnsiTheme="majorBidi" w:cstheme="majorBidi"/>
          <w:sz w:val="28"/>
          <w:szCs w:val="28"/>
        </w:rPr>
        <w:t xml:space="preserve">other </w:t>
      </w:r>
      <w:r w:rsidR="00817739">
        <w:rPr>
          <w:rFonts w:asciiTheme="majorBidi" w:hAnsiTheme="majorBidi" w:cstheme="majorBidi"/>
          <w:sz w:val="28"/>
          <w:szCs w:val="28"/>
        </w:rPr>
        <w:t>matter</w:t>
      </w:r>
      <w:r w:rsidR="00E47767">
        <w:rPr>
          <w:rFonts w:asciiTheme="majorBidi" w:hAnsiTheme="majorBidi" w:cstheme="majorBidi"/>
          <w:sz w:val="28"/>
          <w:szCs w:val="28"/>
        </w:rPr>
        <w:t xml:space="preserve">s that go far beyond </w:t>
      </w:r>
      <w:r w:rsidR="003A12DD">
        <w:rPr>
          <w:rFonts w:asciiTheme="majorBidi" w:hAnsiTheme="majorBidi" w:cstheme="majorBidi"/>
          <w:sz w:val="28"/>
          <w:szCs w:val="28"/>
        </w:rPr>
        <w:t xml:space="preserve">basic </w:t>
      </w:r>
      <w:ins w:id="230" w:author="Microsoft Word" w:date="2025-02-18T12:47:00Z" w16du:dateUtc="2025-02-18T18:47:00Z">
        <w:r w:rsidR="00FB4182">
          <w:rPr>
            <w:rFonts w:asciiTheme="majorBidi" w:hAnsiTheme="majorBidi" w:cstheme="majorBidi"/>
            <w:sz w:val="28"/>
            <w:szCs w:val="28"/>
          </w:rPr>
          <w:t>Creedal</w:t>
        </w:r>
      </w:ins>
      <w:r w:rsidR="003A12DD">
        <w:rPr>
          <w:rFonts w:asciiTheme="majorBidi" w:hAnsiTheme="majorBidi" w:cstheme="majorBidi"/>
          <w:sz w:val="28"/>
          <w:szCs w:val="28"/>
        </w:rPr>
        <w:t xml:space="preserve"> Doctrine. </w:t>
      </w:r>
    </w:p>
    <w:p w14:paraId="0A74AA75" w14:textId="77777777" w:rsidR="007C7C32" w:rsidRDefault="007C7C32" w:rsidP="00841077">
      <w:pPr>
        <w:rPr>
          <w:rFonts w:asciiTheme="majorBidi" w:hAnsiTheme="majorBidi" w:cstheme="majorBidi"/>
          <w:sz w:val="28"/>
          <w:szCs w:val="28"/>
        </w:rPr>
      </w:pPr>
    </w:p>
    <w:p w14:paraId="4AB9B0F3" w14:textId="77777777" w:rsidR="007C7C32" w:rsidRDefault="007C7C32" w:rsidP="00841077">
      <w:pPr>
        <w:rPr>
          <w:rFonts w:asciiTheme="majorBidi" w:hAnsiTheme="majorBidi" w:cstheme="majorBidi"/>
          <w:sz w:val="28"/>
          <w:szCs w:val="28"/>
        </w:rPr>
      </w:pPr>
    </w:p>
    <w:p w14:paraId="60E69C41" w14:textId="77777777" w:rsidR="007C7C32" w:rsidRDefault="007C7C32" w:rsidP="00841077">
      <w:pPr>
        <w:rPr>
          <w:rFonts w:asciiTheme="majorBidi" w:hAnsiTheme="majorBidi" w:cstheme="majorBidi"/>
          <w:sz w:val="28"/>
          <w:szCs w:val="28"/>
        </w:rPr>
      </w:pPr>
    </w:p>
    <w:p w14:paraId="32E1AB36" w14:textId="25BA8A2B" w:rsidR="007C7C32" w:rsidRDefault="007C7C32" w:rsidP="007C7C32">
      <w:pPr>
        <w:rPr>
          <w:rFonts w:asciiTheme="majorBidi" w:hAnsiTheme="majorBidi" w:cstheme="majorBidi"/>
          <w:sz w:val="20"/>
          <w:szCs w:val="20"/>
        </w:rPr>
      </w:pPr>
      <w:r>
        <w:rPr>
          <w:rFonts w:asciiTheme="majorBidi" w:hAnsiTheme="majorBidi" w:cstheme="majorBidi"/>
          <w:sz w:val="20"/>
          <w:szCs w:val="20"/>
        </w:rPr>
        <w:t xml:space="preserve">                                         </w:t>
      </w:r>
      <w:r w:rsidRPr="00B16600">
        <w:rPr>
          <w:rFonts w:asciiTheme="majorBidi" w:hAnsiTheme="majorBidi" w:cstheme="majorBidi"/>
          <w:sz w:val="20"/>
          <w:szCs w:val="20"/>
        </w:rPr>
        <w:t xml:space="preserve">Image </w:t>
      </w:r>
      <w:r w:rsidR="0095163E">
        <w:rPr>
          <w:rFonts w:asciiTheme="majorBidi" w:hAnsiTheme="majorBidi" w:cstheme="majorBidi"/>
          <w:sz w:val="20"/>
          <w:szCs w:val="20"/>
        </w:rPr>
        <w:t>6</w:t>
      </w:r>
      <w:r w:rsidRPr="00B16600">
        <w:rPr>
          <w:rFonts w:asciiTheme="majorBidi" w:hAnsiTheme="majorBidi" w:cstheme="majorBidi"/>
          <w:sz w:val="20"/>
          <w:szCs w:val="20"/>
        </w:rPr>
        <w:t>:</w:t>
      </w:r>
    </w:p>
    <w:p w14:paraId="1672049F" w14:textId="77777777" w:rsidR="007C7C32" w:rsidRDefault="007C7C32" w:rsidP="007C7C32">
      <w:pPr>
        <w:rPr>
          <w:rFonts w:asciiTheme="majorBidi" w:hAnsiTheme="majorBidi" w:cstheme="majorBidi"/>
          <w:sz w:val="20"/>
          <w:szCs w:val="20"/>
        </w:rPr>
      </w:pPr>
    </w:p>
    <w:p w14:paraId="2F27FE9C" w14:textId="77777777" w:rsidR="007C7C32" w:rsidRDefault="007C7C32" w:rsidP="007C7C32">
      <w:pPr>
        <w:rPr>
          <w:rFonts w:asciiTheme="majorBidi" w:hAnsiTheme="majorBidi" w:cstheme="majorBidi"/>
          <w:sz w:val="20"/>
          <w:szCs w:val="20"/>
        </w:rPr>
      </w:pPr>
    </w:p>
    <w:p w14:paraId="2C5F7F04" w14:textId="77777777" w:rsidR="007C7C32" w:rsidRDefault="007C7C32" w:rsidP="007C7C32">
      <w:pPr>
        <w:rPr>
          <w:rFonts w:asciiTheme="majorBidi" w:hAnsiTheme="majorBidi" w:cstheme="majorBidi"/>
          <w:sz w:val="20"/>
          <w:szCs w:val="20"/>
        </w:rPr>
      </w:pPr>
    </w:p>
    <w:p w14:paraId="669875D9" w14:textId="77777777" w:rsidR="007C7C32" w:rsidRDefault="007C7C32" w:rsidP="007C7C32">
      <w:pPr>
        <w:rPr>
          <w:rFonts w:asciiTheme="majorBidi" w:hAnsiTheme="majorBidi" w:cstheme="majorBidi"/>
          <w:sz w:val="20"/>
          <w:szCs w:val="20"/>
        </w:rPr>
      </w:pPr>
    </w:p>
    <w:p w14:paraId="697C38FA" w14:textId="77777777" w:rsidR="001A61BA" w:rsidRDefault="001A61BA" w:rsidP="007C7C32">
      <w:pPr>
        <w:rPr>
          <w:rFonts w:asciiTheme="majorBidi" w:hAnsiTheme="majorBidi" w:cstheme="majorBidi"/>
          <w:sz w:val="20"/>
          <w:szCs w:val="20"/>
        </w:rPr>
      </w:pPr>
    </w:p>
    <w:p w14:paraId="49ECEADA" w14:textId="77777777" w:rsidR="001A61BA" w:rsidRDefault="001A61BA" w:rsidP="007C7C32">
      <w:pPr>
        <w:rPr>
          <w:rFonts w:asciiTheme="majorBidi" w:hAnsiTheme="majorBidi" w:cstheme="majorBidi"/>
          <w:sz w:val="20"/>
          <w:szCs w:val="20"/>
        </w:rPr>
      </w:pPr>
    </w:p>
    <w:p w14:paraId="4609F6B8" w14:textId="77777777" w:rsidR="001A61BA" w:rsidRDefault="001A61BA" w:rsidP="007C7C32">
      <w:pPr>
        <w:rPr>
          <w:rFonts w:asciiTheme="majorBidi" w:hAnsiTheme="majorBidi" w:cstheme="majorBidi"/>
          <w:sz w:val="20"/>
          <w:szCs w:val="20"/>
        </w:rPr>
      </w:pPr>
    </w:p>
    <w:p w14:paraId="5932058F" w14:textId="77777777" w:rsidR="001A61BA" w:rsidRDefault="001A61BA" w:rsidP="007C7C32">
      <w:pPr>
        <w:rPr>
          <w:rFonts w:asciiTheme="majorBidi" w:hAnsiTheme="majorBidi" w:cstheme="majorBidi"/>
          <w:sz w:val="20"/>
          <w:szCs w:val="20"/>
        </w:rPr>
      </w:pPr>
    </w:p>
    <w:p w14:paraId="01EDE4EC" w14:textId="77777777" w:rsidR="007C7C32" w:rsidRDefault="007C7C32" w:rsidP="007C7C32">
      <w:pPr>
        <w:rPr>
          <w:rFonts w:asciiTheme="majorBidi" w:hAnsiTheme="majorBidi" w:cstheme="majorBidi"/>
          <w:sz w:val="20"/>
          <w:szCs w:val="20"/>
        </w:rPr>
      </w:pPr>
    </w:p>
    <w:p w14:paraId="1E73D21B" w14:textId="77777777" w:rsidR="007C7C32" w:rsidRDefault="007C7C32" w:rsidP="007C7C32">
      <w:pPr>
        <w:rPr>
          <w:rFonts w:asciiTheme="majorBidi" w:hAnsiTheme="majorBidi" w:cstheme="majorBidi"/>
          <w:sz w:val="20"/>
          <w:szCs w:val="20"/>
        </w:rPr>
      </w:pPr>
    </w:p>
    <w:p w14:paraId="5C501B45" w14:textId="77777777" w:rsidR="007C7C32" w:rsidRPr="00B16600" w:rsidRDefault="007C7C32" w:rsidP="007C7C32">
      <w:pPr>
        <w:rPr>
          <w:rFonts w:asciiTheme="majorBidi" w:hAnsiTheme="majorBidi" w:cstheme="majorBidi"/>
          <w:sz w:val="20"/>
          <w:szCs w:val="20"/>
        </w:rPr>
      </w:pPr>
    </w:p>
    <w:p w14:paraId="0832FF29" w14:textId="77777777" w:rsidR="007C7C32" w:rsidRPr="00E42ED1" w:rsidRDefault="007C7C32" w:rsidP="007C7C32">
      <w:pPr>
        <w:jc w:val="center"/>
        <w:rPr>
          <w:rFonts w:asciiTheme="majorBidi" w:hAnsiTheme="majorBidi" w:cstheme="majorBidi"/>
          <w:sz w:val="20"/>
          <w:szCs w:val="20"/>
        </w:rPr>
      </w:pPr>
      <w:r w:rsidRPr="00B16600">
        <w:rPr>
          <w:sz w:val="20"/>
          <w:szCs w:val="20"/>
        </w:rPr>
        <w:t>“For the earth is the Lord’s and all the fullness it contains.”</w:t>
      </w:r>
      <w:r w:rsidRPr="00B16600">
        <w:rPr>
          <w:rStyle w:val="FootnoteReference"/>
          <w:sz w:val="20"/>
          <w:szCs w:val="20"/>
        </w:rPr>
        <w:footnoteReference w:id="60"/>
      </w:r>
    </w:p>
    <w:p w14:paraId="1DE3452E" w14:textId="77777777" w:rsidR="007C7C32" w:rsidRDefault="007C7C32" w:rsidP="00841077">
      <w:pPr>
        <w:rPr>
          <w:rFonts w:asciiTheme="majorBidi" w:hAnsiTheme="majorBidi" w:cstheme="majorBidi"/>
          <w:sz w:val="28"/>
          <w:szCs w:val="28"/>
        </w:rPr>
      </w:pPr>
    </w:p>
    <w:p w14:paraId="42DD4A1C" w14:textId="77777777" w:rsidR="00D33434" w:rsidRDefault="00D33434" w:rsidP="002B0FCA">
      <w:pPr>
        <w:rPr>
          <w:rFonts w:asciiTheme="majorBidi" w:hAnsiTheme="majorBidi" w:cstheme="majorBidi"/>
          <w:sz w:val="28"/>
          <w:szCs w:val="28"/>
        </w:rPr>
      </w:pPr>
    </w:p>
    <w:p w14:paraId="79AE5812" w14:textId="051F8652" w:rsidR="00605C71" w:rsidRDefault="00817739" w:rsidP="00D53D2F">
      <w:pPr>
        <w:rPr>
          <w:rFonts w:asciiTheme="majorBidi" w:hAnsiTheme="majorBidi" w:cstheme="majorBidi"/>
          <w:sz w:val="28"/>
          <w:szCs w:val="28"/>
        </w:rPr>
      </w:pPr>
      <w:r>
        <w:rPr>
          <w:rFonts w:asciiTheme="majorBidi" w:hAnsiTheme="majorBidi" w:cstheme="majorBidi"/>
          <w:sz w:val="28"/>
          <w:szCs w:val="28"/>
        </w:rPr>
        <w:t>Thus, it should be clear that, i</w:t>
      </w:r>
      <w:ins w:id="231" w:author="Microsoft Word" w:date="2025-02-18T12:47:00Z" w16du:dateUtc="2025-02-18T18:47:00Z">
        <w:r w:rsidR="00FB4182">
          <w:rPr>
            <w:rFonts w:asciiTheme="majorBidi" w:hAnsiTheme="majorBidi" w:cstheme="majorBidi"/>
            <w:sz w:val="28"/>
            <w:szCs w:val="28"/>
          </w:rPr>
          <w:t xml:space="preserve">n today’s context, this broad second category takes in all faith-related matters—big and small, essential and non-essential—that concern </w:t>
        </w:r>
      </w:ins>
      <w:r w:rsidR="00137DCB">
        <w:rPr>
          <w:rFonts w:asciiTheme="majorBidi" w:hAnsiTheme="majorBidi" w:cstheme="majorBidi"/>
          <w:sz w:val="28"/>
          <w:szCs w:val="28"/>
        </w:rPr>
        <w:t xml:space="preserve">not just </w:t>
      </w:r>
      <w:ins w:id="232" w:author="Microsoft Word" w:date="2025-02-18T12:47:00Z" w16du:dateUtc="2025-02-18T18:47:00Z">
        <w:r w:rsidR="00FB4182">
          <w:rPr>
            <w:rFonts w:asciiTheme="majorBidi" w:hAnsiTheme="majorBidi" w:cstheme="majorBidi"/>
            <w:sz w:val="28"/>
            <w:szCs w:val="28"/>
          </w:rPr>
          <w:t xml:space="preserve">the entire </w:t>
        </w:r>
      </w:ins>
      <w:r w:rsidR="00E717E0" w:rsidRPr="00B331C5">
        <w:rPr>
          <w:rFonts w:asciiTheme="majorBidi" w:hAnsiTheme="majorBidi" w:cstheme="majorBidi"/>
          <w:b/>
          <w:bCs/>
          <w:sz w:val="28"/>
          <w:szCs w:val="28"/>
        </w:rPr>
        <w:t>World Community of Islam (</w:t>
      </w:r>
      <w:r w:rsidR="00E717E0" w:rsidRPr="00B331C5">
        <w:rPr>
          <w:rFonts w:asciiTheme="majorBidi" w:hAnsiTheme="majorBidi" w:cstheme="majorBidi"/>
          <w:b/>
          <w:bCs/>
          <w:i/>
          <w:iCs/>
          <w:sz w:val="28"/>
          <w:szCs w:val="28"/>
        </w:rPr>
        <w:t>al-Umma</w:t>
      </w:r>
      <w:r w:rsidR="00E717E0" w:rsidRPr="00B331C5">
        <w:rPr>
          <w:rFonts w:asciiTheme="majorBidi" w:hAnsiTheme="majorBidi" w:cstheme="majorBidi"/>
          <w:b/>
          <w:bCs/>
          <w:sz w:val="28"/>
          <w:szCs w:val="28"/>
        </w:rPr>
        <w:t>)</w:t>
      </w:r>
      <w:r w:rsidR="00E717E0" w:rsidRPr="00B331C5">
        <w:rPr>
          <w:rStyle w:val="FootnoteReference"/>
          <w:rFonts w:asciiTheme="majorBidi" w:hAnsiTheme="majorBidi" w:cstheme="majorBidi"/>
          <w:sz w:val="28"/>
          <w:szCs w:val="28"/>
        </w:rPr>
        <w:footnoteReference w:id="61"/>
      </w:r>
      <w:r w:rsidR="00E717E0">
        <w:rPr>
          <w:rFonts w:asciiTheme="majorBidi" w:hAnsiTheme="majorBidi" w:cstheme="majorBidi"/>
          <w:sz w:val="28"/>
          <w:szCs w:val="28"/>
        </w:rPr>
        <w:t xml:space="preserve"> </w:t>
      </w:r>
      <w:r w:rsidR="00137DCB">
        <w:rPr>
          <w:rFonts w:asciiTheme="majorBidi" w:hAnsiTheme="majorBidi" w:cstheme="majorBidi"/>
          <w:sz w:val="28"/>
          <w:szCs w:val="28"/>
        </w:rPr>
        <w:t>but</w:t>
      </w:r>
      <w:ins w:id="233" w:author="Microsoft Word" w:date="2025-02-18T12:47:00Z" w16du:dateUtc="2025-02-18T18:47:00Z">
        <w:r w:rsidR="00FB4182">
          <w:rPr>
            <w:rFonts w:asciiTheme="majorBidi" w:hAnsiTheme="majorBidi" w:cstheme="majorBidi"/>
            <w:sz w:val="28"/>
            <w:szCs w:val="28"/>
          </w:rPr>
          <w:t xml:space="preserve"> present-day Humanity as a whole. </w:t>
        </w:r>
      </w:ins>
      <w:r>
        <w:rPr>
          <w:rFonts w:asciiTheme="majorBidi" w:hAnsiTheme="majorBidi" w:cstheme="majorBidi"/>
          <w:sz w:val="28"/>
          <w:szCs w:val="28"/>
        </w:rPr>
        <w:t>Again, o</w:t>
      </w:r>
      <w:r w:rsidR="00D53D2F">
        <w:rPr>
          <w:rFonts w:asciiTheme="majorBidi" w:hAnsiTheme="majorBidi" w:cstheme="majorBidi"/>
          <w:sz w:val="28"/>
          <w:szCs w:val="28"/>
        </w:rPr>
        <w:t xml:space="preserve">nly rarely does such </w:t>
      </w:r>
      <w:r w:rsidR="009B7AD4">
        <w:rPr>
          <w:rFonts w:asciiTheme="majorBidi" w:hAnsiTheme="majorBidi" w:cstheme="majorBidi"/>
          <w:sz w:val="28"/>
          <w:szCs w:val="28"/>
        </w:rPr>
        <w:t>vast</w:t>
      </w:r>
      <w:r w:rsidR="00D53D2F">
        <w:rPr>
          <w:rFonts w:asciiTheme="majorBidi" w:hAnsiTheme="majorBidi" w:cstheme="majorBidi"/>
          <w:sz w:val="28"/>
          <w:szCs w:val="28"/>
        </w:rPr>
        <w:t xml:space="preserve"> content come directly under the specific</w:t>
      </w:r>
      <w:r w:rsidR="00D53D2F" w:rsidRPr="00E32847">
        <w:rPr>
          <w:rFonts w:asciiTheme="majorBidi" w:hAnsiTheme="majorBidi" w:cstheme="majorBidi"/>
          <w:sz w:val="28"/>
          <w:szCs w:val="28"/>
        </w:rPr>
        <w:t xml:space="preserve"> </w:t>
      </w:r>
      <w:r w:rsidR="00D53D2F">
        <w:rPr>
          <w:rFonts w:asciiTheme="majorBidi" w:hAnsiTheme="majorBidi" w:cstheme="majorBidi"/>
          <w:sz w:val="28"/>
          <w:szCs w:val="28"/>
        </w:rPr>
        <w:t xml:space="preserve">obligations of the Islamic Creed and obligatory Doctrine as such. </w:t>
      </w:r>
      <w:r w:rsidR="00C7620B">
        <w:rPr>
          <w:rFonts w:asciiTheme="majorBidi" w:hAnsiTheme="majorBidi" w:cstheme="majorBidi"/>
          <w:sz w:val="28"/>
          <w:szCs w:val="28"/>
        </w:rPr>
        <w:t xml:space="preserve">Moreover, </w:t>
      </w:r>
      <w:r w:rsidR="009D24D3">
        <w:rPr>
          <w:rFonts w:asciiTheme="majorBidi" w:hAnsiTheme="majorBidi" w:cstheme="majorBidi"/>
          <w:sz w:val="28"/>
          <w:szCs w:val="28"/>
        </w:rPr>
        <w:t xml:space="preserve">in </w:t>
      </w:r>
      <w:r w:rsidR="00C7620B">
        <w:rPr>
          <w:rFonts w:asciiTheme="majorBidi" w:hAnsiTheme="majorBidi" w:cstheme="majorBidi"/>
          <w:sz w:val="28"/>
          <w:szCs w:val="28"/>
        </w:rPr>
        <w:t>a</w:t>
      </w:r>
      <w:ins w:id="234" w:author="Microsoft Word" w:date="2025-02-18T12:47:00Z" w16du:dateUtc="2025-02-18T18:47:00Z">
        <w:r w:rsidR="00FB4182">
          <w:rPr>
            <w:rFonts w:asciiTheme="majorBidi" w:hAnsiTheme="majorBidi" w:cstheme="majorBidi"/>
            <w:sz w:val="28"/>
            <w:szCs w:val="28"/>
          </w:rPr>
          <w:t>ccord</w:t>
        </w:r>
      </w:ins>
      <w:r w:rsidR="009D24D3">
        <w:rPr>
          <w:rFonts w:asciiTheme="majorBidi" w:hAnsiTheme="majorBidi" w:cstheme="majorBidi"/>
          <w:sz w:val="28"/>
          <w:szCs w:val="28"/>
        </w:rPr>
        <w:t xml:space="preserve"> with</w:t>
      </w:r>
      <w:ins w:id="235" w:author="Microsoft Word" w:date="2025-02-18T12:47:00Z" w16du:dateUtc="2025-02-18T18:47:00Z">
        <w:r w:rsidR="00FB4182">
          <w:rPr>
            <w:rFonts w:asciiTheme="majorBidi" w:hAnsiTheme="majorBidi" w:cstheme="majorBidi"/>
            <w:sz w:val="28"/>
            <w:szCs w:val="28"/>
          </w:rPr>
          <w:t xml:space="preserve"> the Epistemology of Certainty, the conclusions pertaining to this second dimension</w:t>
        </w:r>
      </w:ins>
      <w:r w:rsidR="005B150E">
        <w:rPr>
          <w:rFonts w:asciiTheme="majorBidi" w:hAnsiTheme="majorBidi" w:cstheme="majorBidi"/>
          <w:sz w:val="28"/>
          <w:szCs w:val="28"/>
        </w:rPr>
        <w:t xml:space="preserve"> of religious belief</w:t>
      </w:r>
      <w:ins w:id="236" w:author="Microsoft Word" w:date="2025-02-18T12:47:00Z" w16du:dateUtc="2025-02-18T18:47:00Z">
        <w:r w:rsidR="00FB4182">
          <w:rPr>
            <w:rFonts w:asciiTheme="majorBidi" w:hAnsiTheme="majorBidi" w:cstheme="majorBidi"/>
            <w:sz w:val="28"/>
            <w:szCs w:val="28"/>
          </w:rPr>
          <w:t xml:space="preserve"> </w:t>
        </w:r>
      </w:ins>
      <w:r w:rsidR="003C41C7">
        <w:rPr>
          <w:rFonts w:asciiTheme="majorBidi" w:hAnsiTheme="majorBidi" w:cstheme="majorBidi"/>
          <w:sz w:val="28"/>
          <w:szCs w:val="28"/>
        </w:rPr>
        <w:t xml:space="preserve">are </w:t>
      </w:r>
      <w:ins w:id="237" w:author="Microsoft Word" w:date="2025-02-18T12:47:00Z" w16du:dateUtc="2025-02-18T18:47:00Z">
        <w:r w:rsidR="00FB4182">
          <w:rPr>
            <w:rFonts w:asciiTheme="majorBidi" w:hAnsiTheme="majorBidi" w:cstheme="majorBidi"/>
            <w:sz w:val="28"/>
            <w:szCs w:val="28"/>
          </w:rPr>
          <w:t>necessarily</w:t>
        </w:r>
      </w:ins>
      <w:r w:rsidR="003C41C7">
        <w:rPr>
          <w:rFonts w:asciiTheme="majorBidi" w:hAnsiTheme="majorBidi" w:cstheme="majorBidi"/>
          <w:sz w:val="28"/>
          <w:szCs w:val="28"/>
        </w:rPr>
        <w:t xml:space="preserve"> allowed to</w:t>
      </w:r>
      <w:ins w:id="238" w:author="Microsoft Word" w:date="2025-02-18T12:47:00Z" w16du:dateUtc="2025-02-18T18:47:00Z">
        <w:r w:rsidR="00FB4182">
          <w:rPr>
            <w:rFonts w:asciiTheme="majorBidi" w:hAnsiTheme="majorBidi" w:cstheme="majorBidi"/>
            <w:sz w:val="28"/>
            <w:szCs w:val="28"/>
          </w:rPr>
          <w:t xml:space="preserve"> contain diverse elements of speculation and conjecture that </w:t>
        </w:r>
      </w:ins>
      <w:r w:rsidR="008B6F92">
        <w:rPr>
          <w:rFonts w:asciiTheme="majorBidi" w:hAnsiTheme="majorBidi" w:cstheme="majorBidi"/>
          <w:sz w:val="28"/>
          <w:szCs w:val="28"/>
        </w:rPr>
        <w:t>are not specifically</w:t>
      </w:r>
      <w:r w:rsidR="00C612F7">
        <w:rPr>
          <w:rFonts w:asciiTheme="majorBidi" w:hAnsiTheme="majorBidi" w:cstheme="majorBidi"/>
          <w:sz w:val="28"/>
          <w:szCs w:val="28"/>
        </w:rPr>
        <w:t xml:space="preserve"> </w:t>
      </w:r>
      <w:r w:rsidR="005B302F">
        <w:rPr>
          <w:rFonts w:asciiTheme="majorBidi" w:hAnsiTheme="majorBidi" w:cstheme="majorBidi"/>
          <w:sz w:val="28"/>
          <w:szCs w:val="28"/>
        </w:rPr>
        <w:t>set forth</w:t>
      </w:r>
      <w:r w:rsidR="00C612F7">
        <w:rPr>
          <w:rFonts w:asciiTheme="majorBidi" w:hAnsiTheme="majorBidi" w:cstheme="majorBidi"/>
          <w:sz w:val="28"/>
          <w:szCs w:val="28"/>
        </w:rPr>
        <w:t xml:space="preserve"> in Islam’s Revelatory sources</w:t>
      </w:r>
      <w:r w:rsidR="005805EB">
        <w:rPr>
          <w:rFonts w:asciiTheme="majorBidi" w:hAnsiTheme="majorBidi" w:cstheme="majorBidi"/>
          <w:sz w:val="28"/>
          <w:szCs w:val="28"/>
        </w:rPr>
        <w:t>. T</w:t>
      </w:r>
      <w:ins w:id="239" w:author="Microsoft Word" w:date="2025-02-18T12:47:00Z" w16du:dateUtc="2025-02-18T18:47:00Z">
        <w:r w:rsidR="00FB4182">
          <w:rPr>
            <w:rFonts w:asciiTheme="majorBidi" w:hAnsiTheme="majorBidi" w:cstheme="majorBidi"/>
            <w:sz w:val="28"/>
            <w:szCs w:val="28"/>
          </w:rPr>
          <w:t xml:space="preserve">herefore, </w:t>
        </w:r>
      </w:ins>
      <w:r w:rsidR="005805EB">
        <w:rPr>
          <w:rFonts w:asciiTheme="majorBidi" w:hAnsiTheme="majorBidi" w:cstheme="majorBidi"/>
          <w:sz w:val="28"/>
          <w:szCs w:val="28"/>
        </w:rPr>
        <w:t xml:space="preserve">such </w:t>
      </w:r>
      <w:r w:rsidR="009D24D3">
        <w:rPr>
          <w:rFonts w:asciiTheme="majorBidi" w:hAnsiTheme="majorBidi" w:cstheme="majorBidi"/>
          <w:sz w:val="28"/>
          <w:szCs w:val="28"/>
        </w:rPr>
        <w:t>findings</w:t>
      </w:r>
      <w:r w:rsidR="006A0EDA">
        <w:rPr>
          <w:rFonts w:asciiTheme="majorBidi" w:hAnsiTheme="majorBidi" w:cstheme="majorBidi"/>
          <w:sz w:val="28"/>
          <w:szCs w:val="28"/>
        </w:rPr>
        <w:t xml:space="preserve"> are essentially sound </w:t>
      </w:r>
      <w:r w:rsidR="00BF0A35">
        <w:rPr>
          <w:rFonts w:asciiTheme="majorBidi" w:hAnsiTheme="majorBidi" w:cstheme="majorBidi"/>
          <w:sz w:val="28"/>
          <w:szCs w:val="28"/>
        </w:rPr>
        <w:t>guidelines, but they</w:t>
      </w:r>
      <w:r w:rsidR="005805EB">
        <w:rPr>
          <w:rFonts w:asciiTheme="majorBidi" w:hAnsiTheme="majorBidi" w:cstheme="majorBidi"/>
          <w:sz w:val="28"/>
          <w:szCs w:val="28"/>
        </w:rPr>
        <w:t xml:space="preserve"> </w:t>
      </w:r>
      <w:r w:rsidR="00596D5D">
        <w:rPr>
          <w:rFonts w:asciiTheme="majorBidi" w:hAnsiTheme="majorBidi" w:cstheme="majorBidi"/>
          <w:sz w:val="28"/>
          <w:szCs w:val="28"/>
        </w:rPr>
        <w:t xml:space="preserve">do </w:t>
      </w:r>
      <w:ins w:id="240" w:author="Microsoft Word" w:date="2025-02-18T12:47:00Z" w16du:dateUtc="2025-02-18T18:47:00Z">
        <w:r w:rsidR="00FB4182">
          <w:rPr>
            <w:rFonts w:asciiTheme="majorBidi" w:hAnsiTheme="majorBidi" w:cstheme="majorBidi"/>
            <w:sz w:val="28"/>
            <w:szCs w:val="28"/>
          </w:rPr>
          <w:t xml:space="preserve">not constitute rigorously required beliefs for each and every Muslim, nor should any disagreements about them ever justify religious controversy or division among the </w:t>
        </w:r>
      </w:ins>
      <w:r w:rsidR="009D24D3">
        <w:rPr>
          <w:rFonts w:asciiTheme="majorBidi" w:hAnsiTheme="majorBidi" w:cstheme="majorBidi"/>
          <w:sz w:val="28"/>
          <w:szCs w:val="28"/>
        </w:rPr>
        <w:t>B</w:t>
      </w:r>
      <w:ins w:id="241" w:author="Microsoft Word" w:date="2025-02-18T12:47:00Z" w16du:dateUtc="2025-02-18T18:47:00Z">
        <w:r w:rsidR="00FB4182">
          <w:rPr>
            <w:rFonts w:asciiTheme="majorBidi" w:hAnsiTheme="majorBidi" w:cstheme="majorBidi"/>
            <w:sz w:val="28"/>
            <w:szCs w:val="28"/>
          </w:rPr>
          <w:t>elievers</w:t>
        </w:r>
      </w:ins>
      <w:r w:rsidR="00605C71">
        <w:rPr>
          <w:rFonts w:asciiTheme="majorBidi" w:hAnsiTheme="majorBidi" w:cstheme="majorBidi"/>
          <w:sz w:val="28"/>
          <w:szCs w:val="28"/>
        </w:rPr>
        <w:t>—</w:t>
      </w:r>
      <w:r w:rsidR="00605C71">
        <w:rPr>
          <w:rFonts w:asciiTheme="majorBidi" w:hAnsiTheme="majorBidi" w:cstheme="majorBidi"/>
          <w:sz w:val="28"/>
          <w:szCs w:val="28"/>
        </w:rPr>
        <w:lastRenderedPageBreak/>
        <w:t>as will be fully clarified in our discussion of the Epistemology of Certainty in Volume Six.</w:t>
      </w:r>
    </w:p>
    <w:p w14:paraId="2ACB47BA" w14:textId="77777777" w:rsidR="00605C71" w:rsidRDefault="00605C71" w:rsidP="00D53D2F">
      <w:pPr>
        <w:rPr>
          <w:rFonts w:asciiTheme="majorBidi" w:hAnsiTheme="majorBidi" w:cstheme="majorBidi"/>
          <w:sz w:val="28"/>
          <w:szCs w:val="28"/>
        </w:rPr>
      </w:pPr>
    </w:p>
    <w:p w14:paraId="36A8BA86" w14:textId="76A6A109" w:rsidR="00D53D2F" w:rsidRDefault="00CB58FF" w:rsidP="00CB58FF">
      <w:pPr>
        <w:rPr>
          <w:rFonts w:asciiTheme="majorBidi" w:hAnsiTheme="majorBidi" w:cstheme="majorBidi"/>
          <w:sz w:val="28"/>
          <w:szCs w:val="28"/>
        </w:rPr>
      </w:pPr>
      <w:r>
        <w:rPr>
          <w:rFonts w:asciiTheme="majorBidi" w:hAnsiTheme="majorBidi" w:cstheme="majorBidi"/>
          <w:sz w:val="28"/>
          <w:szCs w:val="28"/>
        </w:rPr>
        <w:t xml:space="preserve">Given its scope, </w:t>
      </w:r>
      <w:r w:rsidRPr="00F3754C">
        <w:rPr>
          <w:rFonts w:asciiTheme="majorBidi" w:hAnsiTheme="majorBidi" w:cstheme="majorBidi"/>
          <w:i/>
          <w:iCs/>
          <w:sz w:val="28"/>
          <w:szCs w:val="28"/>
        </w:rPr>
        <w:t xml:space="preserve">The First Teaching </w:t>
      </w:r>
      <w:r w:rsidRPr="00F3754C">
        <w:rPr>
          <w:rFonts w:asciiTheme="majorBidi" w:hAnsiTheme="majorBidi" w:cstheme="majorBidi"/>
          <w:sz w:val="28"/>
          <w:szCs w:val="28"/>
        </w:rPr>
        <w:t>is attentively fixed on this second</w:t>
      </w:r>
      <w:r w:rsidR="000B09BE">
        <w:rPr>
          <w:rFonts w:asciiTheme="majorBidi" w:hAnsiTheme="majorBidi" w:cstheme="majorBidi"/>
          <w:sz w:val="28"/>
          <w:szCs w:val="28"/>
        </w:rPr>
        <w:t>, far-ranging,</w:t>
      </w:r>
      <w:r>
        <w:rPr>
          <w:rFonts w:asciiTheme="majorBidi" w:hAnsiTheme="majorBidi" w:cstheme="majorBidi"/>
          <w:sz w:val="28"/>
          <w:szCs w:val="28"/>
        </w:rPr>
        <w:t xml:space="preserve"> and</w:t>
      </w:r>
      <w:r w:rsidRPr="00F3754C">
        <w:rPr>
          <w:rFonts w:asciiTheme="majorBidi" w:hAnsiTheme="majorBidi" w:cstheme="majorBidi"/>
          <w:sz w:val="28"/>
          <w:szCs w:val="28"/>
        </w:rPr>
        <w:t xml:space="preserve"> all-inclusive perspective</w:t>
      </w:r>
      <w:r>
        <w:rPr>
          <w:rFonts w:asciiTheme="majorBidi" w:hAnsiTheme="majorBidi" w:cstheme="majorBidi"/>
          <w:sz w:val="28"/>
          <w:szCs w:val="28"/>
        </w:rPr>
        <w:t xml:space="preserve"> of Islamic belief</w:t>
      </w:r>
      <w:r w:rsidRPr="00F3754C">
        <w:rPr>
          <w:rFonts w:asciiTheme="majorBidi" w:hAnsiTheme="majorBidi" w:cstheme="majorBidi"/>
          <w:sz w:val="28"/>
          <w:szCs w:val="28"/>
        </w:rPr>
        <w:t>,</w:t>
      </w:r>
      <w:r>
        <w:rPr>
          <w:rFonts w:asciiTheme="majorBidi" w:hAnsiTheme="majorBidi" w:cstheme="majorBidi"/>
          <w:sz w:val="28"/>
          <w:szCs w:val="28"/>
        </w:rPr>
        <w:t xml:space="preserve"> and that focus</w:t>
      </w:r>
      <w:r w:rsidRPr="00F3754C">
        <w:rPr>
          <w:rFonts w:asciiTheme="majorBidi" w:hAnsiTheme="majorBidi" w:cstheme="majorBidi"/>
          <w:sz w:val="28"/>
          <w:szCs w:val="28"/>
        </w:rPr>
        <w:t xml:space="preserve"> accounts for </w:t>
      </w:r>
      <w:r>
        <w:rPr>
          <w:rFonts w:asciiTheme="majorBidi" w:hAnsiTheme="majorBidi" w:cstheme="majorBidi"/>
          <w:sz w:val="28"/>
          <w:szCs w:val="28"/>
        </w:rPr>
        <w:t>the compendium’s</w:t>
      </w:r>
      <w:r w:rsidRPr="00D74E23">
        <w:rPr>
          <w:rFonts w:asciiTheme="majorBidi" w:hAnsiTheme="majorBidi" w:cstheme="majorBidi"/>
          <w:sz w:val="28"/>
          <w:szCs w:val="28"/>
        </w:rPr>
        <w:t xml:space="preserve"> </w:t>
      </w:r>
      <w:r w:rsidR="000B09BE">
        <w:rPr>
          <w:rFonts w:asciiTheme="majorBidi" w:hAnsiTheme="majorBidi" w:cstheme="majorBidi"/>
          <w:sz w:val="28"/>
          <w:szCs w:val="28"/>
        </w:rPr>
        <w:t xml:space="preserve">great </w:t>
      </w:r>
      <w:r w:rsidRPr="00F3754C">
        <w:rPr>
          <w:rFonts w:asciiTheme="majorBidi" w:hAnsiTheme="majorBidi" w:cstheme="majorBidi"/>
          <w:sz w:val="28"/>
          <w:szCs w:val="28"/>
        </w:rPr>
        <w:t>detail</w:t>
      </w:r>
      <w:r>
        <w:rPr>
          <w:rFonts w:asciiTheme="majorBidi" w:hAnsiTheme="majorBidi" w:cstheme="majorBidi"/>
          <w:sz w:val="28"/>
          <w:szCs w:val="28"/>
        </w:rPr>
        <w:t xml:space="preserve"> and </w:t>
      </w:r>
      <w:r w:rsidR="00425127">
        <w:rPr>
          <w:rFonts w:asciiTheme="majorBidi" w:hAnsiTheme="majorBidi" w:cstheme="majorBidi"/>
          <w:sz w:val="28"/>
          <w:szCs w:val="28"/>
        </w:rPr>
        <w:t xml:space="preserve">substantial </w:t>
      </w:r>
      <w:r>
        <w:rPr>
          <w:rFonts w:asciiTheme="majorBidi" w:hAnsiTheme="majorBidi" w:cstheme="majorBidi"/>
          <w:sz w:val="28"/>
          <w:szCs w:val="28"/>
        </w:rPr>
        <w:t xml:space="preserve">length, which go far beyond Islam’s basic </w:t>
      </w:r>
      <w:commentRangeStart w:id="242"/>
      <w:r>
        <w:rPr>
          <w:rFonts w:asciiTheme="majorBidi" w:hAnsiTheme="majorBidi" w:cstheme="majorBidi"/>
          <w:sz w:val="28"/>
          <w:szCs w:val="28"/>
        </w:rPr>
        <w:t xml:space="preserve">Creedal and Doctrinal </w:t>
      </w:r>
      <w:commentRangeEnd w:id="242"/>
      <w:r>
        <w:rPr>
          <w:rStyle w:val="CommentReference"/>
          <w:rFonts w:ascii="SabondiacriticRoman" w:hAnsi="SabondiacriticRoman"/>
        </w:rPr>
        <w:commentReference w:id="242"/>
      </w:r>
      <w:r>
        <w:rPr>
          <w:rFonts w:asciiTheme="majorBidi" w:hAnsiTheme="majorBidi" w:cstheme="majorBidi"/>
          <w:sz w:val="28"/>
          <w:szCs w:val="28"/>
        </w:rPr>
        <w:t>demands</w:t>
      </w:r>
      <w:r w:rsidRPr="00F3754C">
        <w:rPr>
          <w:rFonts w:asciiTheme="majorBidi" w:hAnsiTheme="majorBidi" w:cstheme="majorBidi"/>
          <w:sz w:val="28"/>
          <w:szCs w:val="28"/>
        </w:rPr>
        <w:t>.</w:t>
      </w:r>
      <w:r>
        <w:rPr>
          <w:rFonts w:asciiTheme="majorBidi" w:hAnsiTheme="majorBidi" w:cstheme="majorBidi"/>
          <w:sz w:val="28"/>
          <w:szCs w:val="28"/>
        </w:rPr>
        <w:t xml:space="preserve"> Thus, the majority of what is written in this book falls under the broad heading of such overreaching needs and interests</w:t>
      </w:r>
      <w:r w:rsidR="00425127">
        <w:rPr>
          <w:rFonts w:asciiTheme="majorBidi" w:hAnsiTheme="majorBidi" w:cstheme="majorBidi"/>
          <w:sz w:val="28"/>
          <w:szCs w:val="28"/>
        </w:rPr>
        <w:t xml:space="preserve"> that are essential to a</w:t>
      </w:r>
      <w:r>
        <w:rPr>
          <w:rFonts w:asciiTheme="majorBidi" w:hAnsiTheme="majorBidi" w:cstheme="majorBidi"/>
          <w:sz w:val="28"/>
          <w:szCs w:val="28"/>
        </w:rPr>
        <w:t xml:space="preserve">ny healthy contemporary society, culture, and </w:t>
      </w:r>
      <w:commentRangeStart w:id="243"/>
      <w:r w:rsidRPr="007F5D61">
        <w:rPr>
          <w:rFonts w:asciiTheme="majorBidi" w:hAnsiTheme="majorBidi" w:cstheme="majorBidi"/>
          <w:b/>
          <w:bCs/>
          <w:sz w:val="28"/>
          <w:szCs w:val="28"/>
          <w:u w:val="single"/>
        </w:rPr>
        <w:t xml:space="preserve">Civilization </w:t>
      </w:r>
      <w:r w:rsidRPr="007F5D61">
        <w:rPr>
          <w:rFonts w:asciiTheme="majorBidi" w:hAnsiTheme="majorBidi" w:cstheme="majorBidi"/>
          <w:sz w:val="28"/>
          <w:szCs w:val="28"/>
          <w:u w:val="single"/>
        </w:rPr>
        <w:t>(</w:t>
      </w:r>
      <w:r w:rsidRPr="007F5D61">
        <w:rPr>
          <w:rFonts w:asciiTheme="majorBidi" w:hAnsiTheme="majorBidi" w:cstheme="majorBidi"/>
          <w:b/>
          <w:bCs/>
          <w:i/>
          <w:iCs/>
          <w:sz w:val="28"/>
          <w:szCs w:val="28"/>
          <w:u w:val="single"/>
        </w:rPr>
        <w:t>al-‘Umrān</w:t>
      </w:r>
      <w:r w:rsidRPr="007F5D61">
        <w:rPr>
          <w:rFonts w:asciiTheme="majorBidi" w:hAnsiTheme="majorBidi" w:cstheme="majorBidi"/>
          <w:sz w:val="28"/>
          <w:szCs w:val="28"/>
          <w:u w:val="single"/>
        </w:rPr>
        <w:t>)</w:t>
      </w:r>
      <w:commentRangeEnd w:id="243"/>
      <w:r w:rsidR="006E4A89">
        <w:rPr>
          <w:rStyle w:val="CommentReference"/>
          <w:rFonts w:ascii="SabondiacriticRoman" w:hAnsi="SabondiacriticRoman"/>
        </w:rPr>
        <w:commentReference w:id="243"/>
      </w:r>
      <w:r>
        <w:rPr>
          <w:rFonts w:asciiTheme="majorBidi" w:hAnsiTheme="majorBidi" w:cstheme="majorBidi"/>
          <w:sz w:val="28"/>
          <w:szCs w:val="28"/>
        </w:rPr>
        <w:t>.</w:t>
      </w:r>
      <w:r>
        <w:rPr>
          <w:rStyle w:val="FootnoteReference"/>
          <w:sz w:val="28"/>
          <w:szCs w:val="28"/>
        </w:rPr>
        <w:footnoteReference w:id="62"/>
      </w:r>
      <w:r>
        <w:rPr>
          <w:rFonts w:asciiTheme="majorBidi" w:hAnsiTheme="majorBidi" w:cstheme="majorBidi"/>
          <w:sz w:val="28"/>
          <w:szCs w:val="28"/>
        </w:rPr>
        <w:t xml:space="preserve"> </w:t>
      </w:r>
      <w:r w:rsidR="00064456">
        <w:rPr>
          <w:rFonts w:asciiTheme="majorBidi" w:hAnsiTheme="majorBidi" w:cstheme="majorBidi"/>
          <w:sz w:val="28"/>
          <w:szCs w:val="28"/>
        </w:rPr>
        <w:t>As a rule,</w:t>
      </w:r>
      <w:r w:rsidR="002B0FCA">
        <w:rPr>
          <w:rFonts w:asciiTheme="majorBidi" w:hAnsiTheme="majorBidi" w:cstheme="majorBidi"/>
          <w:sz w:val="28"/>
          <w:szCs w:val="28"/>
        </w:rPr>
        <w:t xml:space="preserve"> </w:t>
      </w:r>
      <w:r w:rsidR="002B0FCA">
        <w:rPr>
          <w:rFonts w:asciiTheme="majorBidi" w:hAnsiTheme="majorBidi" w:cstheme="majorBidi"/>
          <w:sz w:val="28"/>
          <w:szCs w:val="28"/>
        </w:rPr>
        <w:lastRenderedPageBreak/>
        <w:t>however,</w:t>
      </w:r>
      <w:r w:rsidR="00064456">
        <w:rPr>
          <w:rFonts w:asciiTheme="majorBidi" w:hAnsiTheme="majorBidi" w:cstheme="majorBidi"/>
          <w:sz w:val="28"/>
          <w:szCs w:val="28"/>
        </w:rPr>
        <w:t xml:space="preserve"> </w:t>
      </w:r>
      <w:r w:rsidR="00064456" w:rsidRPr="009467BD">
        <w:rPr>
          <w:rFonts w:asciiTheme="majorBidi" w:hAnsiTheme="majorBidi" w:cstheme="majorBidi"/>
          <w:sz w:val="28"/>
          <w:szCs w:val="28"/>
          <w:u w:val="single"/>
        </w:rPr>
        <w:t xml:space="preserve">all matters of </w:t>
      </w:r>
      <w:r w:rsidR="00064456">
        <w:rPr>
          <w:rFonts w:asciiTheme="majorBidi" w:hAnsiTheme="majorBidi" w:cstheme="majorBidi"/>
          <w:sz w:val="28"/>
          <w:szCs w:val="28"/>
          <w:u w:val="single"/>
        </w:rPr>
        <w:t xml:space="preserve">personal </w:t>
      </w:r>
      <w:r w:rsidR="00064456" w:rsidRPr="009467BD">
        <w:rPr>
          <w:rFonts w:asciiTheme="majorBidi" w:hAnsiTheme="majorBidi" w:cstheme="majorBidi"/>
          <w:sz w:val="28"/>
          <w:szCs w:val="28"/>
          <w:u w:val="single"/>
        </w:rPr>
        <w:t xml:space="preserve">Creedal </w:t>
      </w:r>
      <w:r w:rsidR="00064456">
        <w:rPr>
          <w:rFonts w:asciiTheme="majorBidi" w:hAnsiTheme="majorBidi" w:cstheme="majorBidi"/>
          <w:sz w:val="28"/>
          <w:szCs w:val="28"/>
          <w:u w:val="single"/>
        </w:rPr>
        <w:t xml:space="preserve">and Doctrinal </w:t>
      </w:r>
      <w:r w:rsidR="00064456" w:rsidRPr="009467BD">
        <w:rPr>
          <w:rFonts w:asciiTheme="majorBidi" w:hAnsiTheme="majorBidi" w:cstheme="majorBidi"/>
          <w:sz w:val="28"/>
          <w:szCs w:val="28"/>
          <w:u w:val="single"/>
        </w:rPr>
        <w:t>obligation are explicitly indicated as such throughout the work</w:t>
      </w:r>
      <w:r w:rsidR="00064456">
        <w:rPr>
          <w:rFonts w:asciiTheme="majorBidi" w:hAnsiTheme="majorBidi" w:cstheme="majorBidi"/>
          <w:sz w:val="28"/>
          <w:szCs w:val="28"/>
        </w:rPr>
        <w:t xml:space="preserve">. Thus, by default, any matter that is not </w:t>
      </w:r>
      <w:r w:rsidR="00064456" w:rsidRPr="00F3754C">
        <w:rPr>
          <w:sz w:val="28"/>
          <w:szCs w:val="28"/>
        </w:rPr>
        <w:t>specifically identified</w:t>
      </w:r>
      <w:r w:rsidR="00064456">
        <w:rPr>
          <w:rFonts w:asciiTheme="majorBidi" w:hAnsiTheme="majorBidi" w:cstheme="majorBidi"/>
          <w:sz w:val="28"/>
          <w:szCs w:val="28"/>
        </w:rPr>
        <w:t xml:space="preserve"> as a Creedal requirement may be assumed to fall within the much broader domain of non-Creedal beliefs and speculations. </w:t>
      </w:r>
    </w:p>
    <w:p w14:paraId="2C098614" w14:textId="024AFA50" w:rsidR="00831929" w:rsidRDefault="00831929" w:rsidP="00D53D2F">
      <w:pPr>
        <w:rPr>
          <w:rFonts w:asciiTheme="majorBidi" w:hAnsiTheme="majorBidi" w:cstheme="majorBidi"/>
          <w:sz w:val="28"/>
          <w:szCs w:val="28"/>
        </w:rPr>
      </w:pPr>
    </w:p>
    <w:p w14:paraId="3F2E02E6" w14:textId="77777777" w:rsidR="001A61BA" w:rsidRDefault="001A61BA" w:rsidP="00D53D2F">
      <w:pPr>
        <w:rPr>
          <w:rFonts w:asciiTheme="majorBidi" w:hAnsiTheme="majorBidi" w:cstheme="majorBidi"/>
          <w:sz w:val="28"/>
          <w:szCs w:val="28"/>
        </w:rPr>
      </w:pPr>
    </w:p>
    <w:p w14:paraId="114AFA9C" w14:textId="77777777" w:rsidR="001A61BA" w:rsidRDefault="001A61BA" w:rsidP="00D53D2F">
      <w:pPr>
        <w:rPr>
          <w:rFonts w:asciiTheme="majorBidi" w:hAnsiTheme="majorBidi" w:cstheme="majorBidi"/>
          <w:sz w:val="28"/>
          <w:szCs w:val="28"/>
        </w:rPr>
      </w:pPr>
    </w:p>
    <w:p w14:paraId="1B265558" w14:textId="55A1B17D" w:rsidR="00831929" w:rsidRDefault="00831929" w:rsidP="00831929">
      <w:pPr>
        <w:rPr>
          <w:sz w:val="20"/>
          <w:szCs w:val="20"/>
        </w:rPr>
      </w:pPr>
      <w:r>
        <w:rPr>
          <w:sz w:val="20"/>
          <w:szCs w:val="20"/>
        </w:rPr>
        <w:t xml:space="preserve">                       </w:t>
      </w:r>
      <w:r w:rsidR="00321BC1">
        <w:rPr>
          <w:sz w:val="20"/>
          <w:szCs w:val="20"/>
        </w:rPr>
        <w:t xml:space="preserve">    </w:t>
      </w:r>
      <w:r>
        <w:rPr>
          <w:sz w:val="20"/>
          <w:szCs w:val="20"/>
        </w:rPr>
        <w:t xml:space="preserve">Image </w:t>
      </w:r>
      <w:r w:rsidR="0095163E">
        <w:rPr>
          <w:sz w:val="20"/>
          <w:szCs w:val="20"/>
        </w:rPr>
        <w:t>7</w:t>
      </w:r>
      <w:r>
        <w:rPr>
          <w:sz w:val="20"/>
          <w:szCs w:val="20"/>
        </w:rPr>
        <w:t>:</w:t>
      </w:r>
    </w:p>
    <w:p w14:paraId="28A4C0DA" w14:textId="77777777" w:rsidR="00831929" w:rsidRDefault="00831929" w:rsidP="00831929">
      <w:pPr>
        <w:rPr>
          <w:i/>
          <w:iCs/>
          <w:sz w:val="20"/>
          <w:szCs w:val="20"/>
        </w:rPr>
      </w:pPr>
      <w:r>
        <w:rPr>
          <w:i/>
          <w:iCs/>
          <w:sz w:val="20"/>
          <w:szCs w:val="20"/>
        </w:rPr>
        <w:t xml:space="preserve">          </w:t>
      </w:r>
    </w:p>
    <w:p w14:paraId="5387214B" w14:textId="77777777" w:rsidR="00831929" w:rsidRDefault="00831929" w:rsidP="00831929">
      <w:pPr>
        <w:rPr>
          <w:i/>
          <w:iCs/>
          <w:sz w:val="20"/>
          <w:szCs w:val="20"/>
        </w:rPr>
      </w:pPr>
    </w:p>
    <w:p w14:paraId="021519A2" w14:textId="77777777" w:rsidR="00831929" w:rsidRDefault="00831929" w:rsidP="00831929">
      <w:pPr>
        <w:rPr>
          <w:i/>
          <w:iCs/>
          <w:sz w:val="20"/>
          <w:szCs w:val="20"/>
        </w:rPr>
      </w:pPr>
    </w:p>
    <w:p w14:paraId="18954342" w14:textId="77777777" w:rsidR="000B09BE" w:rsidRDefault="000B09BE" w:rsidP="00831929">
      <w:pPr>
        <w:rPr>
          <w:i/>
          <w:iCs/>
          <w:sz w:val="20"/>
          <w:szCs w:val="20"/>
        </w:rPr>
      </w:pPr>
    </w:p>
    <w:p w14:paraId="4971294B" w14:textId="77777777" w:rsidR="000B09BE" w:rsidRDefault="000B09BE" w:rsidP="00831929">
      <w:pPr>
        <w:rPr>
          <w:i/>
          <w:iCs/>
          <w:sz w:val="20"/>
          <w:szCs w:val="20"/>
        </w:rPr>
      </w:pPr>
    </w:p>
    <w:p w14:paraId="469BD138" w14:textId="77777777" w:rsidR="001A61BA" w:rsidRDefault="001A61BA" w:rsidP="00831929">
      <w:pPr>
        <w:rPr>
          <w:i/>
          <w:iCs/>
          <w:sz w:val="20"/>
          <w:szCs w:val="20"/>
        </w:rPr>
      </w:pPr>
    </w:p>
    <w:p w14:paraId="00560AC1" w14:textId="77777777" w:rsidR="001A61BA" w:rsidRDefault="001A61BA" w:rsidP="00831929">
      <w:pPr>
        <w:rPr>
          <w:i/>
          <w:iCs/>
          <w:sz w:val="20"/>
          <w:szCs w:val="20"/>
        </w:rPr>
      </w:pPr>
    </w:p>
    <w:p w14:paraId="558EC4AD" w14:textId="77777777" w:rsidR="000B09BE" w:rsidRDefault="000B09BE" w:rsidP="00831929">
      <w:pPr>
        <w:rPr>
          <w:i/>
          <w:iCs/>
          <w:sz w:val="20"/>
          <w:szCs w:val="20"/>
        </w:rPr>
      </w:pPr>
    </w:p>
    <w:p w14:paraId="7E851817" w14:textId="77777777" w:rsidR="00831929" w:rsidRDefault="00831929" w:rsidP="00831929">
      <w:pPr>
        <w:rPr>
          <w:i/>
          <w:iCs/>
          <w:sz w:val="20"/>
          <w:szCs w:val="20"/>
        </w:rPr>
      </w:pPr>
    </w:p>
    <w:p w14:paraId="52FA2C0F" w14:textId="0ACF178E" w:rsidR="00831929" w:rsidRPr="003B0E52" w:rsidRDefault="00831929" w:rsidP="00831929">
      <w:pPr>
        <w:jc w:val="center"/>
        <w:rPr>
          <w:sz w:val="20"/>
          <w:szCs w:val="20"/>
        </w:rPr>
      </w:pPr>
      <w:r>
        <w:rPr>
          <w:i/>
          <w:iCs/>
          <w:sz w:val="20"/>
          <w:szCs w:val="20"/>
        </w:rPr>
        <w:t>Al-‘Umr</w:t>
      </w:r>
      <w:r w:rsidRPr="00EB5491">
        <w:rPr>
          <w:rFonts w:asciiTheme="majorBidi" w:hAnsiTheme="majorBidi" w:cstheme="majorBidi"/>
          <w:i/>
          <w:iCs/>
          <w:sz w:val="20"/>
          <w:szCs w:val="20"/>
        </w:rPr>
        <w:t>ā</w:t>
      </w:r>
      <w:r>
        <w:rPr>
          <w:i/>
          <w:iCs/>
          <w:sz w:val="20"/>
          <w:szCs w:val="20"/>
        </w:rPr>
        <w:t>n</w:t>
      </w:r>
      <w:r>
        <w:rPr>
          <w:sz w:val="20"/>
          <w:szCs w:val="20"/>
        </w:rPr>
        <w:t>—true Civilization—suits the Environment and brings it back to life.</w:t>
      </w:r>
    </w:p>
    <w:p w14:paraId="047F1A73" w14:textId="77777777" w:rsidR="00831929" w:rsidRDefault="00831929" w:rsidP="00D53D2F">
      <w:pPr>
        <w:rPr>
          <w:rFonts w:asciiTheme="majorBidi" w:hAnsiTheme="majorBidi" w:cstheme="majorBidi"/>
          <w:sz w:val="28"/>
          <w:szCs w:val="28"/>
        </w:rPr>
      </w:pPr>
    </w:p>
    <w:p w14:paraId="6F1B98B6" w14:textId="4CE4187B" w:rsidR="00FB4182" w:rsidRDefault="00FB4182" w:rsidP="003B2810">
      <w:pPr>
        <w:rPr>
          <w:rFonts w:asciiTheme="majorBidi" w:hAnsiTheme="majorBidi" w:cstheme="majorBidi"/>
          <w:sz w:val="28"/>
          <w:szCs w:val="28"/>
        </w:rPr>
      </w:pPr>
    </w:p>
    <w:p w14:paraId="6DB4C7B0" w14:textId="5EABD225" w:rsidR="0060273E" w:rsidRDefault="005B14DD" w:rsidP="0060273E">
      <w:pPr>
        <w:rPr>
          <w:rFonts w:asciiTheme="majorBidi" w:hAnsiTheme="majorBidi" w:cstheme="majorBidi"/>
          <w:sz w:val="28"/>
          <w:szCs w:val="28"/>
        </w:rPr>
      </w:pPr>
      <w:r>
        <w:rPr>
          <w:rFonts w:asciiTheme="majorBidi" w:hAnsiTheme="majorBidi" w:cstheme="majorBidi"/>
          <w:sz w:val="28"/>
          <w:szCs w:val="28"/>
        </w:rPr>
        <w:t>I</w:t>
      </w:r>
      <w:r w:rsidRPr="00B331C5">
        <w:rPr>
          <w:rFonts w:asciiTheme="majorBidi" w:hAnsiTheme="majorBidi" w:cstheme="majorBidi"/>
          <w:sz w:val="28"/>
          <w:szCs w:val="28"/>
        </w:rPr>
        <w:t>n Volume Six</w:t>
      </w:r>
      <w:r>
        <w:rPr>
          <w:rFonts w:asciiTheme="majorBidi" w:hAnsiTheme="majorBidi" w:cstheme="majorBidi"/>
          <w:sz w:val="28"/>
          <w:szCs w:val="28"/>
        </w:rPr>
        <w:t>,</w:t>
      </w:r>
      <w:r w:rsidRPr="00B331C5">
        <w:rPr>
          <w:rFonts w:asciiTheme="majorBidi" w:hAnsiTheme="majorBidi" w:cstheme="majorBidi"/>
          <w:sz w:val="28"/>
          <w:szCs w:val="28"/>
        </w:rPr>
        <w:t xml:space="preserve"> </w:t>
      </w:r>
      <w:r>
        <w:rPr>
          <w:rFonts w:asciiTheme="majorBidi" w:hAnsiTheme="majorBidi" w:cstheme="majorBidi"/>
          <w:sz w:val="28"/>
          <w:szCs w:val="28"/>
        </w:rPr>
        <w:t>w</w:t>
      </w:r>
      <w:r w:rsidR="002B0FCA" w:rsidRPr="00B331C5">
        <w:rPr>
          <w:rFonts w:asciiTheme="majorBidi" w:hAnsiTheme="majorBidi" w:cstheme="majorBidi"/>
          <w:sz w:val="28"/>
          <w:szCs w:val="28"/>
        </w:rPr>
        <w:t>e will discuss the Islamic principle of Moral Agency (</w:t>
      </w:r>
      <w:r w:rsidR="002B0FCA" w:rsidRPr="00B331C5">
        <w:rPr>
          <w:rFonts w:asciiTheme="majorBidi" w:hAnsiTheme="majorBidi" w:cstheme="majorBidi"/>
          <w:i/>
          <w:iCs/>
          <w:sz w:val="28"/>
          <w:szCs w:val="28"/>
        </w:rPr>
        <w:t>al-Takl</w:t>
      </w:r>
      <w:r w:rsidR="00C265FC" w:rsidRPr="00B331C5">
        <w:rPr>
          <w:rFonts w:asciiTheme="majorBidi" w:hAnsiTheme="majorBidi" w:cstheme="majorBidi"/>
          <w:i/>
          <w:iCs/>
          <w:sz w:val="28"/>
          <w:szCs w:val="28"/>
        </w:rPr>
        <w:t>ī</w:t>
      </w:r>
      <w:r w:rsidR="002B0FCA" w:rsidRPr="00B331C5">
        <w:rPr>
          <w:rFonts w:asciiTheme="majorBidi" w:hAnsiTheme="majorBidi" w:cstheme="majorBidi"/>
          <w:i/>
          <w:iCs/>
          <w:sz w:val="28"/>
          <w:szCs w:val="28"/>
        </w:rPr>
        <w:t>f</w:t>
      </w:r>
      <w:r w:rsidR="002B0FCA" w:rsidRPr="00B331C5">
        <w:rPr>
          <w:rFonts w:asciiTheme="majorBidi" w:hAnsiTheme="majorBidi" w:cstheme="majorBidi"/>
          <w:sz w:val="28"/>
          <w:szCs w:val="28"/>
        </w:rPr>
        <w:t>)</w:t>
      </w:r>
      <w:r w:rsidR="00E20352">
        <w:rPr>
          <w:rFonts w:asciiTheme="majorBidi" w:hAnsiTheme="majorBidi" w:cstheme="majorBidi"/>
          <w:sz w:val="28"/>
          <w:szCs w:val="28"/>
        </w:rPr>
        <w:t xml:space="preserve"> as set forth in the</w:t>
      </w:r>
      <w:r w:rsidR="00F344F0">
        <w:rPr>
          <w:rFonts w:asciiTheme="majorBidi" w:hAnsiTheme="majorBidi" w:cstheme="majorBidi"/>
          <w:sz w:val="28"/>
          <w:szCs w:val="28"/>
        </w:rPr>
        <w:t xml:space="preserve"> </w:t>
      </w:r>
      <w:r w:rsidR="00E20352" w:rsidRPr="1639DB5C">
        <w:rPr>
          <w:rFonts w:asciiTheme="majorBidi" w:hAnsiTheme="majorBidi" w:cstheme="majorBidi"/>
          <w:b/>
          <w:bCs/>
          <w:i/>
          <w:iCs/>
          <w:sz w:val="28"/>
          <w:szCs w:val="28"/>
        </w:rPr>
        <w:t>Sharī‘a</w:t>
      </w:r>
      <w:r w:rsidR="00CA1C32" w:rsidRPr="00CA1C32">
        <w:rPr>
          <w:rFonts w:asciiTheme="majorBidi" w:hAnsiTheme="majorBidi" w:cstheme="majorBidi"/>
          <w:sz w:val="28"/>
          <w:szCs w:val="28"/>
        </w:rPr>
        <w:t>,</w:t>
      </w:r>
      <w:r w:rsidR="00E20352" w:rsidRPr="1639DB5C">
        <w:rPr>
          <w:rStyle w:val="FootnoteReference"/>
          <w:rFonts w:asciiTheme="majorBidi" w:hAnsiTheme="majorBidi" w:cstheme="majorBidi"/>
          <w:color w:val="000000"/>
          <w:sz w:val="28"/>
          <w:szCs w:val="28"/>
        </w:rPr>
        <w:footnoteReference w:id="63"/>
      </w:r>
      <w:r w:rsidR="00E20352">
        <w:rPr>
          <w:rFonts w:asciiTheme="majorBidi" w:hAnsiTheme="majorBidi" w:cstheme="majorBidi"/>
          <w:b/>
          <w:bCs/>
          <w:sz w:val="28"/>
          <w:szCs w:val="28"/>
        </w:rPr>
        <w:t xml:space="preserve"> </w:t>
      </w:r>
      <w:r w:rsidR="0060273E">
        <w:rPr>
          <w:rFonts w:asciiTheme="majorBidi" w:hAnsiTheme="majorBidi" w:cstheme="majorBidi"/>
          <w:sz w:val="28"/>
          <w:szCs w:val="28"/>
          <w:u w:val="single"/>
        </w:rPr>
        <w:t>t</w:t>
      </w:r>
      <w:r w:rsidR="0060273E" w:rsidRPr="0060273E">
        <w:rPr>
          <w:rFonts w:asciiTheme="majorBidi" w:hAnsiTheme="majorBidi" w:cstheme="majorBidi"/>
          <w:sz w:val="28"/>
          <w:szCs w:val="28"/>
          <w:u w:val="single"/>
        </w:rPr>
        <w:t xml:space="preserve">he Prophetic Dispensation and Code </w:t>
      </w:r>
      <w:r w:rsidR="0060273E" w:rsidRPr="0060273E">
        <w:rPr>
          <w:rFonts w:asciiTheme="majorBidi" w:hAnsiTheme="majorBidi" w:cstheme="majorBidi"/>
          <w:sz w:val="28"/>
          <w:szCs w:val="28"/>
          <w:u w:val="single"/>
        </w:rPr>
        <w:lastRenderedPageBreak/>
        <w:t>of Life</w:t>
      </w:r>
      <w:r w:rsidR="0060273E" w:rsidRPr="000B09BE">
        <w:rPr>
          <w:rFonts w:asciiTheme="majorBidi" w:hAnsiTheme="majorBidi" w:cstheme="majorBidi"/>
          <w:sz w:val="28"/>
          <w:szCs w:val="28"/>
        </w:rPr>
        <w:t>.</w:t>
      </w:r>
      <w:r w:rsidR="0060273E" w:rsidRPr="000B09BE">
        <w:rPr>
          <w:rFonts w:asciiTheme="majorBidi" w:hAnsiTheme="majorBidi" w:cstheme="majorBidi"/>
          <w:sz w:val="20"/>
          <w:szCs w:val="20"/>
        </w:rPr>
        <w:t xml:space="preserve"> </w:t>
      </w:r>
      <w:r w:rsidR="00B573E2">
        <w:rPr>
          <w:rFonts w:asciiTheme="majorBidi" w:hAnsiTheme="majorBidi" w:cstheme="majorBidi"/>
          <w:sz w:val="20"/>
          <w:szCs w:val="20"/>
          <w:u w:val="single"/>
        </w:rPr>
        <w:t xml:space="preserve"> </w:t>
      </w:r>
      <w:r w:rsidR="00B01BD8" w:rsidRPr="00B331C5">
        <w:rPr>
          <w:rFonts w:asciiTheme="majorBidi" w:hAnsiTheme="majorBidi" w:cstheme="majorBidi"/>
          <w:sz w:val="28"/>
          <w:szCs w:val="28"/>
        </w:rPr>
        <w:t xml:space="preserve">As will be noted in that </w:t>
      </w:r>
      <w:r w:rsidR="00AD3663">
        <w:rPr>
          <w:rFonts w:asciiTheme="majorBidi" w:hAnsiTheme="majorBidi" w:cstheme="majorBidi"/>
          <w:sz w:val="28"/>
          <w:szCs w:val="28"/>
        </w:rPr>
        <w:t>treatment</w:t>
      </w:r>
      <w:r w:rsidR="00B01BD8" w:rsidRPr="00B331C5">
        <w:rPr>
          <w:rFonts w:asciiTheme="majorBidi" w:hAnsiTheme="majorBidi" w:cstheme="majorBidi"/>
          <w:sz w:val="28"/>
          <w:szCs w:val="28"/>
        </w:rPr>
        <w:t xml:space="preserve">, </w:t>
      </w:r>
      <w:r w:rsidR="00D43D2F" w:rsidRPr="00B331C5">
        <w:rPr>
          <w:rFonts w:asciiTheme="majorBidi" w:hAnsiTheme="majorBidi" w:cstheme="majorBidi"/>
          <w:sz w:val="28"/>
          <w:szCs w:val="28"/>
        </w:rPr>
        <w:t xml:space="preserve">religious </w:t>
      </w:r>
      <w:r w:rsidR="00126CBC" w:rsidRPr="00B331C5">
        <w:rPr>
          <w:rFonts w:asciiTheme="majorBidi" w:hAnsiTheme="majorBidi" w:cstheme="majorBidi"/>
          <w:sz w:val="28"/>
          <w:szCs w:val="28"/>
        </w:rPr>
        <w:t>duties</w:t>
      </w:r>
      <w:r w:rsidR="00D43D2F" w:rsidRPr="00B331C5">
        <w:rPr>
          <w:rFonts w:asciiTheme="majorBidi" w:hAnsiTheme="majorBidi" w:cstheme="majorBidi"/>
          <w:sz w:val="28"/>
          <w:szCs w:val="28"/>
        </w:rPr>
        <w:t xml:space="preserve"> in Islam are </w:t>
      </w:r>
      <w:r w:rsidR="00CA1C32">
        <w:rPr>
          <w:rFonts w:asciiTheme="majorBidi" w:hAnsiTheme="majorBidi" w:cstheme="majorBidi"/>
          <w:sz w:val="28"/>
          <w:szCs w:val="28"/>
        </w:rPr>
        <w:t>fall</w:t>
      </w:r>
      <w:r w:rsidR="00D43D2F" w:rsidRPr="00B331C5">
        <w:rPr>
          <w:rFonts w:asciiTheme="majorBidi" w:hAnsiTheme="majorBidi" w:cstheme="majorBidi"/>
          <w:sz w:val="28"/>
          <w:szCs w:val="28"/>
        </w:rPr>
        <w:t xml:space="preserve"> into two </w:t>
      </w:r>
      <w:r>
        <w:rPr>
          <w:rFonts w:asciiTheme="majorBidi" w:hAnsiTheme="majorBidi" w:cstheme="majorBidi"/>
          <w:sz w:val="28"/>
          <w:szCs w:val="28"/>
        </w:rPr>
        <w:t xml:space="preserve">major </w:t>
      </w:r>
      <w:r w:rsidR="00D43D2F" w:rsidRPr="00B331C5">
        <w:rPr>
          <w:rFonts w:asciiTheme="majorBidi" w:hAnsiTheme="majorBidi" w:cstheme="majorBidi"/>
          <w:sz w:val="28"/>
          <w:szCs w:val="28"/>
        </w:rPr>
        <w:t xml:space="preserve">categories: </w:t>
      </w:r>
      <w:r w:rsidR="00126CBC" w:rsidRPr="00B331C5">
        <w:rPr>
          <w:rFonts w:asciiTheme="majorBidi" w:hAnsiTheme="majorBidi" w:cstheme="majorBidi"/>
          <w:sz w:val="28"/>
          <w:szCs w:val="28"/>
        </w:rPr>
        <w:t xml:space="preserve">1. </w:t>
      </w:r>
      <w:r w:rsidR="00126CBC" w:rsidRPr="00D26621">
        <w:rPr>
          <w:rFonts w:asciiTheme="majorBidi" w:hAnsiTheme="majorBidi" w:cstheme="majorBidi"/>
          <w:b/>
          <w:bCs/>
          <w:sz w:val="28"/>
          <w:szCs w:val="28"/>
        </w:rPr>
        <w:t xml:space="preserve">Individual </w:t>
      </w:r>
      <w:r w:rsidR="00AD3663" w:rsidRPr="00D26621">
        <w:rPr>
          <w:rFonts w:asciiTheme="majorBidi" w:hAnsiTheme="majorBidi" w:cstheme="majorBidi"/>
          <w:b/>
          <w:bCs/>
          <w:sz w:val="28"/>
          <w:szCs w:val="28"/>
        </w:rPr>
        <w:t>O</w:t>
      </w:r>
      <w:r w:rsidR="00126CBC" w:rsidRPr="00D26621">
        <w:rPr>
          <w:rFonts w:asciiTheme="majorBidi" w:hAnsiTheme="majorBidi" w:cstheme="majorBidi"/>
          <w:b/>
          <w:bCs/>
          <w:sz w:val="28"/>
          <w:szCs w:val="28"/>
        </w:rPr>
        <w:t>bligations</w:t>
      </w:r>
      <w:r w:rsidR="00126CBC" w:rsidRPr="00B331C5">
        <w:rPr>
          <w:rFonts w:asciiTheme="majorBidi" w:hAnsiTheme="majorBidi" w:cstheme="majorBidi"/>
          <w:sz w:val="28"/>
          <w:szCs w:val="28"/>
        </w:rPr>
        <w:t xml:space="preserve"> (</w:t>
      </w:r>
      <w:r w:rsidR="00AD3663">
        <w:rPr>
          <w:rFonts w:asciiTheme="majorBidi" w:hAnsiTheme="majorBidi" w:cstheme="majorBidi"/>
          <w:b/>
          <w:bCs/>
          <w:i/>
          <w:iCs/>
          <w:sz w:val="28"/>
          <w:szCs w:val="28"/>
        </w:rPr>
        <w:t>F</w:t>
      </w:r>
      <w:r w:rsidR="00126CBC" w:rsidRPr="00B331C5">
        <w:rPr>
          <w:rFonts w:asciiTheme="majorBidi" w:hAnsiTheme="majorBidi" w:cstheme="majorBidi"/>
          <w:b/>
          <w:bCs/>
          <w:i/>
          <w:iCs/>
          <w:sz w:val="28"/>
          <w:szCs w:val="28"/>
        </w:rPr>
        <w:t>ur</w:t>
      </w:r>
      <w:r w:rsidR="00DE4732" w:rsidRPr="00B331C5">
        <w:rPr>
          <w:rFonts w:asciiTheme="majorBidi" w:hAnsiTheme="majorBidi" w:cstheme="majorBidi"/>
          <w:b/>
          <w:bCs/>
          <w:i/>
          <w:iCs/>
          <w:sz w:val="28"/>
          <w:szCs w:val="28"/>
        </w:rPr>
        <w:t>ū</w:t>
      </w:r>
      <w:r w:rsidR="00126CBC" w:rsidRPr="00B331C5">
        <w:rPr>
          <w:rFonts w:asciiTheme="majorBidi" w:hAnsiTheme="majorBidi" w:cstheme="majorBidi"/>
          <w:b/>
          <w:bCs/>
          <w:i/>
          <w:iCs/>
          <w:sz w:val="28"/>
          <w:szCs w:val="28"/>
        </w:rPr>
        <w:t>ḍ al-‘</w:t>
      </w:r>
      <w:r w:rsidR="00AD3663">
        <w:rPr>
          <w:rFonts w:asciiTheme="majorBidi" w:hAnsiTheme="majorBidi" w:cstheme="majorBidi"/>
          <w:b/>
          <w:bCs/>
          <w:i/>
          <w:iCs/>
          <w:sz w:val="28"/>
          <w:szCs w:val="28"/>
        </w:rPr>
        <w:t>A</w:t>
      </w:r>
      <w:r w:rsidR="00126CBC" w:rsidRPr="00B331C5">
        <w:rPr>
          <w:rFonts w:asciiTheme="majorBidi" w:hAnsiTheme="majorBidi" w:cstheme="majorBidi"/>
          <w:b/>
          <w:bCs/>
          <w:i/>
          <w:iCs/>
          <w:sz w:val="28"/>
          <w:szCs w:val="28"/>
        </w:rPr>
        <w:t>yn</w:t>
      </w:r>
      <w:r w:rsidR="00126CBC" w:rsidRPr="00B331C5">
        <w:rPr>
          <w:rFonts w:asciiTheme="majorBidi" w:hAnsiTheme="majorBidi" w:cstheme="majorBidi"/>
          <w:sz w:val="28"/>
          <w:szCs w:val="28"/>
        </w:rPr>
        <w:t>)</w:t>
      </w:r>
      <w:r w:rsidR="00126CBC" w:rsidRPr="00B331C5">
        <w:rPr>
          <w:rStyle w:val="FootnoteReference"/>
          <w:rFonts w:asciiTheme="majorBidi" w:hAnsiTheme="majorBidi" w:cstheme="majorBidi"/>
          <w:sz w:val="28"/>
          <w:szCs w:val="28"/>
        </w:rPr>
        <w:footnoteReference w:id="64"/>
      </w:r>
      <w:r w:rsidR="00DE4732" w:rsidRPr="00B331C5">
        <w:rPr>
          <w:rFonts w:asciiTheme="majorBidi" w:hAnsiTheme="majorBidi" w:cstheme="majorBidi"/>
          <w:sz w:val="28"/>
          <w:szCs w:val="28"/>
        </w:rPr>
        <w:t xml:space="preserve"> and 2. </w:t>
      </w:r>
      <w:r w:rsidR="00DE4732" w:rsidRPr="00D26621">
        <w:rPr>
          <w:rFonts w:asciiTheme="majorBidi" w:hAnsiTheme="majorBidi" w:cstheme="majorBidi"/>
          <w:b/>
          <w:bCs/>
          <w:sz w:val="28"/>
          <w:szCs w:val="28"/>
        </w:rPr>
        <w:t xml:space="preserve">Societal </w:t>
      </w:r>
      <w:r w:rsidR="00AD3663" w:rsidRPr="00D26621">
        <w:rPr>
          <w:rFonts w:asciiTheme="majorBidi" w:hAnsiTheme="majorBidi" w:cstheme="majorBidi"/>
          <w:b/>
          <w:bCs/>
          <w:sz w:val="28"/>
          <w:szCs w:val="28"/>
        </w:rPr>
        <w:t>O</w:t>
      </w:r>
      <w:r w:rsidR="00DE4732" w:rsidRPr="00D26621">
        <w:rPr>
          <w:rFonts w:asciiTheme="majorBidi" w:hAnsiTheme="majorBidi" w:cstheme="majorBidi"/>
          <w:b/>
          <w:bCs/>
          <w:sz w:val="28"/>
          <w:szCs w:val="28"/>
        </w:rPr>
        <w:t>bligations</w:t>
      </w:r>
      <w:r w:rsidR="00DE4732" w:rsidRPr="00B331C5">
        <w:rPr>
          <w:rFonts w:asciiTheme="majorBidi" w:hAnsiTheme="majorBidi" w:cstheme="majorBidi"/>
          <w:sz w:val="28"/>
          <w:szCs w:val="28"/>
        </w:rPr>
        <w:t xml:space="preserve"> (</w:t>
      </w:r>
      <w:r w:rsidR="00AD3663">
        <w:rPr>
          <w:rFonts w:asciiTheme="majorBidi" w:hAnsiTheme="majorBidi" w:cstheme="majorBidi"/>
          <w:b/>
          <w:bCs/>
          <w:i/>
          <w:iCs/>
          <w:sz w:val="28"/>
          <w:szCs w:val="28"/>
        </w:rPr>
        <w:t>F</w:t>
      </w:r>
      <w:r w:rsidR="00DE4732" w:rsidRPr="00B331C5">
        <w:rPr>
          <w:rFonts w:asciiTheme="majorBidi" w:hAnsiTheme="majorBidi" w:cstheme="majorBidi"/>
          <w:b/>
          <w:bCs/>
          <w:i/>
          <w:iCs/>
          <w:sz w:val="28"/>
          <w:szCs w:val="28"/>
        </w:rPr>
        <w:t>urūḍ al-</w:t>
      </w:r>
      <w:r w:rsidR="00790B7D">
        <w:rPr>
          <w:rFonts w:asciiTheme="majorBidi" w:hAnsiTheme="majorBidi" w:cstheme="majorBidi"/>
          <w:b/>
          <w:bCs/>
          <w:i/>
          <w:iCs/>
          <w:sz w:val="28"/>
          <w:szCs w:val="28"/>
        </w:rPr>
        <w:t>K</w:t>
      </w:r>
      <w:r w:rsidR="00DE4732" w:rsidRPr="00B331C5">
        <w:rPr>
          <w:rFonts w:asciiTheme="majorBidi" w:hAnsiTheme="majorBidi" w:cstheme="majorBidi"/>
          <w:b/>
          <w:bCs/>
          <w:i/>
          <w:iCs/>
          <w:sz w:val="28"/>
          <w:szCs w:val="28"/>
        </w:rPr>
        <w:t>ifāya</w:t>
      </w:r>
      <w:r w:rsidR="00DE4732" w:rsidRPr="00B331C5">
        <w:rPr>
          <w:rFonts w:asciiTheme="majorBidi" w:hAnsiTheme="majorBidi" w:cstheme="majorBidi"/>
          <w:sz w:val="28"/>
          <w:szCs w:val="28"/>
        </w:rPr>
        <w:t>).</w:t>
      </w:r>
      <w:r w:rsidR="00DE4732" w:rsidRPr="00B331C5">
        <w:rPr>
          <w:rStyle w:val="FootnoteReference"/>
          <w:rFonts w:asciiTheme="majorBidi" w:hAnsiTheme="majorBidi" w:cstheme="majorBidi"/>
          <w:sz w:val="28"/>
          <w:szCs w:val="28"/>
        </w:rPr>
        <w:footnoteReference w:id="65"/>
      </w:r>
      <w:r w:rsidR="0092406B" w:rsidRPr="00B331C5">
        <w:rPr>
          <w:rFonts w:asciiTheme="majorBidi" w:hAnsiTheme="majorBidi" w:cstheme="majorBidi"/>
          <w:sz w:val="28"/>
          <w:szCs w:val="28"/>
        </w:rPr>
        <w:t xml:space="preserve"> </w:t>
      </w:r>
      <w:r w:rsidR="003E155C" w:rsidRPr="00B331C5">
        <w:rPr>
          <w:rFonts w:asciiTheme="majorBidi" w:hAnsiTheme="majorBidi" w:cstheme="majorBidi"/>
          <w:sz w:val="28"/>
          <w:szCs w:val="28"/>
        </w:rPr>
        <w:t xml:space="preserve">Learning and </w:t>
      </w:r>
      <w:r w:rsidR="003E155C" w:rsidRPr="00B331C5">
        <w:rPr>
          <w:rFonts w:asciiTheme="majorBidi" w:hAnsiTheme="majorBidi" w:cstheme="majorBidi"/>
          <w:sz w:val="28"/>
          <w:szCs w:val="28"/>
        </w:rPr>
        <w:lastRenderedPageBreak/>
        <w:t xml:space="preserve">adequately mastering the Creedal </w:t>
      </w:r>
      <w:r>
        <w:rPr>
          <w:rFonts w:asciiTheme="majorBidi" w:hAnsiTheme="majorBidi" w:cstheme="majorBidi"/>
          <w:sz w:val="28"/>
          <w:szCs w:val="28"/>
        </w:rPr>
        <w:t>requirements</w:t>
      </w:r>
      <w:r w:rsidR="003E155C" w:rsidRPr="00B331C5">
        <w:rPr>
          <w:rFonts w:asciiTheme="majorBidi" w:hAnsiTheme="majorBidi" w:cstheme="majorBidi"/>
          <w:sz w:val="28"/>
          <w:szCs w:val="28"/>
        </w:rPr>
        <w:t xml:space="preserve"> of Islam </w:t>
      </w:r>
      <w:r>
        <w:rPr>
          <w:rFonts w:asciiTheme="majorBidi" w:hAnsiTheme="majorBidi" w:cstheme="majorBidi"/>
          <w:sz w:val="28"/>
          <w:szCs w:val="28"/>
        </w:rPr>
        <w:t>as well as</w:t>
      </w:r>
      <w:r w:rsidR="003E155C" w:rsidRPr="00B331C5">
        <w:rPr>
          <w:rFonts w:asciiTheme="majorBidi" w:hAnsiTheme="majorBidi" w:cstheme="majorBidi"/>
          <w:sz w:val="28"/>
          <w:szCs w:val="28"/>
        </w:rPr>
        <w:t xml:space="preserve"> its fundamental practices</w:t>
      </w:r>
      <w:r w:rsidR="00CA19CE" w:rsidRPr="00B331C5">
        <w:rPr>
          <w:rFonts w:asciiTheme="majorBidi" w:hAnsiTheme="majorBidi" w:cstheme="majorBidi"/>
          <w:sz w:val="28"/>
          <w:szCs w:val="28"/>
        </w:rPr>
        <w:t xml:space="preserve"> </w:t>
      </w:r>
      <w:r w:rsidR="0058588F">
        <w:rPr>
          <w:rFonts w:asciiTheme="majorBidi" w:hAnsiTheme="majorBidi" w:cstheme="majorBidi"/>
          <w:sz w:val="28"/>
          <w:szCs w:val="28"/>
        </w:rPr>
        <w:t>constitute</w:t>
      </w:r>
      <w:r w:rsidR="00CA19CE" w:rsidRPr="00B331C5">
        <w:rPr>
          <w:rFonts w:asciiTheme="majorBidi" w:hAnsiTheme="majorBidi" w:cstheme="majorBidi"/>
          <w:sz w:val="28"/>
          <w:szCs w:val="28"/>
        </w:rPr>
        <w:t xml:space="preserve"> an </w:t>
      </w:r>
      <w:r w:rsidR="00790B7D">
        <w:rPr>
          <w:rFonts w:asciiTheme="majorBidi" w:hAnsiTheme="majorBidi" w:cstheme="majorBidi"/>
          <w:sz w:val="28"/>
          <w:szCs w:val="28"/>
        </w:rPr>
        <w:t>I</w:t>
      </w:r>
      <w:r w:rsidR="00CA19CE" w:rsidRPr="00B331C5">
        <w:rPr>
          <w:rFonts w:asciiTheme="majorBidi" w:hAnsiTheme="majorBidi" w:cstheme="majorBidi"/>
          <w:sz w:val="28"/>
          <w:szCs w:val="28"/>
        </w:rPr>
        <w:t xml:space="preserve">ndividual </w:t>
      </w:r>
      <w:r w:rsidR="00790B7D">
        <w:rPr>
          <w:rFonts w:asciiTheme="majorBidi" w:hAnsiTheme="majorBidi" w:cstheme="majorBidi"/>
          <w:sz w:val="28"/>
          <w:szCs w:val="28"/>
        </w:rPr>
        <w:t>O</w:t>
      </w:r>
      <w:r w:rsidR="00CA19CE" w:rsidRPr="00B331C5">
        <w:rPr>
          <w:rFonts w:asciiTheme="majorBidi" w:hAnsiTheme="majorBidi" w:cstheme="majorBidi"/>
          <w:sz w:val="28"/>
          <w:szCs w:val="28"/>
        </w:rPr>
        <w:t xml:space="preserve">bligation of the first order, binding upon every Muslim man and woman of sound mind and body. </w:t>
      </w:r>
      <w:r w:rsidR="00835E70">
        <w:rPr>
          <w:rFonts w:asciiTheme="majorBidi" w:hAnsiTheme="majorBidi" w:cstheme="majorBidi"/>
          <w:sz w:val="28"/>
          <w:szCs w:val="28"/>
        </w:rPr>
        <w:t>To e</w:t>
      </w:r>
      <w:r w:rsidR="00790B7D">
        <w:rPr>
          <w:rFonts w:asciiTheme="majorBidi" w:hAnsiTheme="majorBidi" w:cstheme="majorBidi"/>
          <w:sz w:val="28"/>
          <w:szCs w:val="28"/>
        </w:rPr>
        <w:t>labora</w:t>
      </w:r>
      <w:r w:rsidR="00835E70">
        <w:rPr>
          <w:rFonts w:asciiTheme="majorBidi" w:hAnsiTheme="majorBidi" w:cstheme="majorBidi"/>
          <w:sz w:val="28"/>
          <w:szCs w:val="28"/>
        </w:rPr>
        <w:t>te</w:t>
      </w:r>
      <w:r w:rsidR="00790B7D">
        <w:rPr>
          <w:rFonts w:asciiTheme="majorBidi" w:hAnsiTheme="majorBidi" w:cstheme="majorBidi"/>
          <w:sz w:val="28"/>
          <w:szCs w:val="28"/>
        </w:rPr>
        <w:t xml:space="preserve"> and t</w:t>
      </w:r>
      <w:r w:rsidR="00FB0891" w:rsidRPr="00B331C5">
        <w:rPr>
          <w:rFonts w:asciiTheme="majorBidi" w:hAnsiTheme="majorBidi" w:cstheme="majorBidi"/>
          <w:sz w:val="28"/>
          <w:szCs w:val="28"/>
        </w:rPr>
        <w:t>each the Creed is, however, a Societal Obligation</w:t>
      </w:r>
      <w:r w:rsidR="00835E70">
        <w:rPr>
          <w:rFonts w:asciiTheme="majorBidi" w:hAnsiTheme="majorBidi" w:cstheme="majorBidi"/>
          <w:sz w:val="28"/>
          <w:szCs w:val="28"/>
        </w:rPr>
        <w:t>,</w:t>
      </w:r>
      <w:r w:rsidR="00FB0891" w:rsidRPr="00B331C5">
        <w:rPr>
          <w:rFonts w:asciiTheme="majorBidi" w:hAnsiTheme="majorBidi" w:cstheme="majorBidi"/>
          <w:sz w:val="28"/>
          <w:szCs w:val="28"/>
        </w:rPr>
        <w:t xml:space="preserve"> and </w:t>
      </w:r>
      <w:r w:rsidR="00835E70">
        <w:rPr>
          <w:rFonts w:asciiTheme="majorBidi" w:hAnsiTheme="majorBidi" w:cstheme="majorBidi"/>
          <w:sz w:val="28"/>
          <w:szCs w:val="28"/>
        </w:rPr>
        <w:t>it is something</w:t>
      </w:r>
      <w:r w:rsidR="00FB0891" w:rsidRPr="00B331C5">
        <w:rPr>
          <w:rFonts w:asciiTheme="majorBidi" w:hAnsiTheme="majorBidi" w:cstheme="majorBidi"/>
          <w:sz w:val="28"/>
          <w:szCs w:val="28"/>
        </w:rPr>
        <w:t xml:space="preserve"> that the Muslim Community generally succeed</w:t>
      </w:r>
      <w:r w:rsidR="00835E70">
        <w:rPr>
          <w:rFonts w:asciiTheme="majorBidi" w:hAnsiTheme="majorBidi" w:cstheme="majorBidi"/>
          <w:sz w:val="28"/>
          <w:szCs w:val="28"/>
        </w:rPr>
        <w:t>s</w:t>
      </w:r>
      <w:r w:rsidR="00FB0891" w:rsidRPr="00B331C5">
        <w:rPr>
          <w:rFonts w:asciiTheme="majorBidi" w:hAnsiTheme="majorBidi" w:cstheme="majorBidi"/>
          <w:sz w:val="28"/>
          <w:szCs w:val="28"/>
        </w:rPr>
        <w:t xml:space="preserve"> in</w:t>
      </w:r>
      <w:r w:rsidR="00835E70">
        <w:rPr>
          <w:rFonts w:asciiTheme="majorBidi" w:hAnsiTheme="majorBidi" w:cstheme="majorBidi"/>
          <w:sz w:val="28"/>
          <w:szCs w:val="28"/>
        </w:rPr>
        <w:t xml:space="preserve"> </w:t>
      </w:r>
      <w:r w:rsidR="00AB0D04" w:rsidRPr="00B331C5">
        <w:rPr>
          <w:rFonts w:asciiTheme="majorBidi" w:hAnsiTheme="majorBidi" w:cstheme="majorBidi"/>
          <w:sz w:val="28"/>
          <w:szCs w:val="28"/>
        </w:rPr>
        <w:t>fulfilling</w:t>
      </w:r>
      <w:r w:rsidR="00C11BA6" w:rsidRPr="00B331C5">
        <w:rPr>
          <w:rFonts w:asciiTheme="majorBidi" w:hAnsiTheme="majorBidi" w:cstheme="majorBidi"/>
          <w:sz w:val="28"/>
          <w:szCs w:val="28"/>
        </w:rPr>
        <w:t xml:space="preserve"> </w:t>
      </w:r>
      <w:r w:rsidR="00C11BA6">
        <w:rPr>
          <w:rFonts w:asciiTheme="majorBidi" w:hAnsiTheme="majorBidi" w:cstheme="majorBidi"/>
          <w:sz w:val="28"/>
          <w:szCs w:val="28"/>
        </w:rPr>
        <w:t>adequately well</w:t>
      </w:r>
      <w:r w:rsidR="00AB0D04" w:rsidRPr="00B331C5">
        <w:rPr>
          <w:rFonts w:asciiTheme="majorBidi" w:hAnsiTheme="majorBidi" w:cstheme="majorBidi"/>
          <w:sz w:val="28"/>
          <w:szCs w:val="28"/>
        </w:rPr>
        <w:t>. As regards answering the much broader questions of faith that go beyond Creedal matters—the</w:t>
      </w:r>
      <w:r w:rsidR="00835E70">
        <w:rPr>
          <w:rFonts w:asciiTheme="majorBidi" w:hAnsiTheme="majorBidi" w:cstheme="majorBidi"/>
          <w:sz w:val="28"/>
          <w:szCs w:val="28"/>
        </w:rPr>
        <w:t>se</w:t>
      </w:r>
      <w:r w:rsidR="00B573E2">
        <w:rPr>
          <w:rFonts w:asciiTheme="majorBidi" w:hAnsiTheme="majorBidi" w:cstheme="majorBidi"/>
          <w:sz w:val="28"/>
          <w:szCs w:val="28"/>
        </w:rPr>
        <w:t xml:space="preserve"> so-called</w:t>
      </w:r>
      <w:r w:rsidR="00AB0D04" w:rsidRPr="00B331C5">
        <w:rPr>
          <w:rFonts w:asciiTheme="majorBidi" w:hAnsiTheme="majorBidi" w:cstheme="majorBidi"/>
          <w:sz w:val="28"/>
          <w:szCs w:val="28"/>
        </w:rPr>
        <w:t xml:space="preserve"> “burning questions of our time,” as stated above—this is a Societal Obligation </w:t>
      </w:r>
      <w:r w:rsidR="00164D10">
        <w:rPr>
          <w:rFonts w:asciiTheme="majorBidi" w:hAnsiTheme="majorBidi" w:cstheme="majorBidi"/>
          <w:sz w:val="28"/>
          <w:szCs w:val="28"/>
        </w:rPr>
        <w:t xml:space="preserve">required </w:t>
      </w:r>
      <w:r w:rsidR="00AB0D04" w:rsidRPr="00B331C5">
        <w:rPr>
          <w:rFonts w:asciiTheme="majorBidi" w:hAnsiTheme="majorBidi" w:cstheme="majorBidi"/>
          <w:sz w:val="28"/>
          <w:szCs w:val="28"/>
        </w:rPr>
        <w:t xml:space="preserve">of the Muslim Community </w:t>
      </w:r>
      <w:r w:rsidR="00AB0D04" w:rsidRPr="00164D10">
        <w:rPr>
          <w:rFonts w:asciiTheme="majorBidi" w:hAnsiTheme="majorBidi" w:cstheme="majorBidi"/>
          <w:i/>
          <w:iCs/>
          <w:sz w:val="28"/>
          <w:szCs w:val="28"/>
        </w:rPr>
        <w:t>as a whole</w:t>
      </w:r>
      <w:r w:rsidR="00061E42" w:rsidRPr="00B331C5">
        <w:rPr>
          <w:rFonts w:asciiTheme="majorBidi" w:hAnsiTheme="majorBidi" w:cstheme="majorBidi"/>
          <w:sz w:val="28"/>
          <w:szCs w:val="28"/>
        </w:rPr>
        <w:t xml:space="preserve"> and</w:t>
      </w:r>
      <w:r w:rsidR="00835E70">
        <w:rPr>
          <w:rFonts w:asciiTheme="majorBidi" w:hAnsiTheme="majorBidi" w:cstheme="majorBidi"/>
          <w:sz w:val="28"/>
          <w:szCs w:val="28"/>
        </w:rPr>
        <w:t xml:space="preserve"> fall</w:t>
      </w:r>
      <w:r w:rsidR="00164D10">
        <w:rPr>
          <w:rFonts w:asciiTheme="majorBidi" w:hAnsiTheme="majorBidi" w:cstheme="majorBidi"/>
          <w:sz w:val="28"/>
          <w:szCs w:val="28"/>
        </w:rPr>
        <w:t>ing squarely</w:t>
      </w:r>
      <w:r w:rsidR="00835E70">
        <w:rPr>
          <w:rFonts w:asciiTheme="majorBidi" w:hAnsiTheme="majorBidi" w:cstheme="majorBidi"/>
          <w:sz w:val="28"/>
          <w:szCs w:val="28"/>
        </w:rPr>
        <w:t xml:space="preserve"> upon the shoulders of</w:t>
      </w:r>
      <w:r w:rsidR="00061E42" w:rsidRPr="00B331C5">
        <w:rPr>
          <w:rFonts w:asciiTheme="majorBidi" w:hAnsiTheme="majorBidi" w:cstheme="majorBidi"/>
          <w:sz w:val="28"/>
          <w:szCs w:val="28"/>
        </w:rPr>
        <w:t xml:space="preserve"> the entire </w:t>
      </w:r>
      <w:r w:rsidR="00061E42" w:rsidRPr="00E5025A">
        <w:rPr>
          <w:rFonts w:asciiTheme="majorBidi" w:hAnsiTheme="majorBidi" w:cstheme="majorBidi"/>
          <w:sz w:val="28"/>
          <w:szCs w:val="28"/>
        </w:rPr>
        <w:t>World Community of Islam (</w:t>
      </w:r>
      <w:r w:rsidR="00061E42" w:rsidRPr="00E5025A">
        <w:rPr>
          <w:rFonts w:asciiTheme="majorBidi" w:hAnsiTheme="majorBidi" w:cstheme="majorBidi"/>
          <w:i/>
          <w:iCs/>
          <w:sz w:val="28"/>
          <w:szCs w:val="28"/>
        </w:rPr>
        <w:t>al-Umma</w:t>
      </w:r>
      <w:r w:rsidR="00061E42" w:rsidRPr="00E5025A">
        <w:rPr>
          <w:rFonts w:asciiTheme="majorBidi" w:hAnsiTheme="majorBidi" w:cstheme="majorBidi"/>
          <w:sz w:val="28"/>
          <w:szCs w:val="28"/>
        </w:rPr>
        <w:t>).</w:t>
      </w:r>
      <w:r w:rsidR="00061E42" w:rsidRPr="00B331C5">
        <w:rPr>
          <w:rFonts w:asciiTheme="majorBidi" w:hAnsiTheme="majorBidi" w:cstheme="majorBidi"/>
          <w:sz w:val="28"/>
          <w:szCs w:val="28"/>
        </w:rPr>
        <w:t xml:space="preserve"> T</w:t>
      </w:r>
      <w:r w:rsidR="007B09B1" w:rsidRPr="00B331C5">
        <w:rPr>
          <w:rFonts w:asciiTheme="majorBidi" w:hAnsiTheme="majorBidi" w:cstheme="majorBidi"/>
          <w:sz w:val="28"/>
          <w:szCs w:val="28"/>
        </w:rPr>
        <w:t xml:space="preserve">he </w:t>
      </w:r>
      <w:r w:rsidR="00E6049E">
        <w:rPr>
          <w:rFonts w:asciiTheme="majorBidi" w:hAnsiTheme="majorBidi" w:cstheme="majorBidi"/>
          <w:sz w:val="28"/>
          <w:szCs w:val="28"/>
        </w:rPr>
        <w:t>onus</w:t>
      </w:r>
      <w:r w:rsidR="007B09B1" w:rsidRPr="00B331C5">
        <w:rPr>
          <w:rFonts w:asciiTheme="majorBidi" w:hAnsiTheme="majorBidi" w:cstheme="majorBidi"/>
          <w:sz w:val="28"/>
          <w:szCs w:val="28"/>
        </w:rPr>
        <w:t xml:space="preserve"> for</w:t>
      </w:r>
      <w:r w:rsidR="00061E42" w:rsidRPr="00B331C5">
        <w:rPr>
          <w:rFonts w:asciiTheme="majorBidi" w:hAnsiTheme="majorBidi" w:cstheme="majorBidi"/>
          <w:sz w:val="28"/>
          <w:szCs w:val="28"/>
        </w:rPr>
        <w:t xml:space="preserve"> meeting this </w:t>
      </w:r>
      <w:r w:rsidR="00B54DDA">
        <w:rPr>
          <w:rFonts w:asciiTheme="majorBidi" w:hAnsiTheme="majorBidi" w:cstheme="majorBidi"/>
          <w:sz w:val="28"/>
          <w:szCs w:val="28"/>
        </w:rPr>
        <w:t>formidable</w:t>
      </w:r>
      <w:r w:rsidR="00E35A3D">
        <w:rPr>
          <w:rFonts w:asciiTheme="majorBidi" w:hAnsiTheme="majorBidi" w:cstheme="majorBidi"/>
          <w:sz w:val="28"/>
          <w:szCs w:val="28"/>
        </w:rPr>
        <w:t xml:space="preserve"> and on-going</w:t>
      </w:r>
      <w:r w:rsidR="00061E42" w:rsidRPr="00B331C5">
        <w:rPr>
          <w:rFonts w:asciiTheme="majorBidi" w:hAnsiTheme="majorBidi" w:cstheme="majorBidi"/>
          <w:sz w:val="28"/>
          <w:szCs w:val="28"/>
        </w:rPr>
        <w:t xml:space="preserve"> Intellectual challenge</w:t>
      </w:r>
      <w:r w:rsidR="007B09B1" w:rsidRPr="00B331C5">
        <w:rPr>
          <w:rFonts w:asciiTheme="majorBidi" w:hAnsiTheme="majorBidi" w:cstheme="majorBidi"/>
          <w:sz w:val="28"/>
          <w:szCs w:val="28"/>
        </w:rPr>
        <w:t xml:space="preserve"> </w:t>
      </w:r>
      <w:r w:rsidR="005358DC">
        <w:rPr>
          <w:rFonts w:asciiTheme="majorBidi" w:hAnsiTheme="majorBidi" w:cstheme="majorBidi"/>
          <w:sz w:val="28"/>
          <w:szCs w:val="28"/>
        </w:rPr>
        <w:t>must be borne by</w:t>
      </w:r>
      <w:r w:rsidR="0049655D" w:rsidRPr="00B331C5">
        <w:rPr>
          <w:rFonts w:asciiTheme="majorBidi" w:hAnsiTheme="majorBidi" w:cstheme="majorBidi"/>
          <w:sz w:val="28"/>
          <w:szCs w:val="28"/>
        </w:rPr>
        <w:t xml:space="preserve"> an adequate number of qualified Muslims </w:t>
      </w:r>
      <w:r w:rsidR="0049655D" w:rsidRPr="00B331C5">
        <w:rPr>
          <w:rFonts w:asciiTheme="majorBidi" w:hAnsiTheme="majorBidi" w:cstheme="majorBidi"/>
          <w:sz w:val="28"/>
          <w:szCs w:val="28"/>
        </w:rPr>
        <w:lastRenderedPageBreak/>
        <w:t>Scholars—who must correctly answer the relevant faith-related questions of any</w:t>
      </w:r>
      <w:r w:rsidR="007B09B1" w:rsidRPr="00B331C5">
        <w:rPr>
          <w:rFonts w:asciiTheme="majorBidi" w:hAnsiTheme="majorBidi" w:cstheme="majorBidi"/>
          <w:sz w:val="28"/>
          <w:szCs w:val="28"/>
        </w:rPr>
        <w:t xml:space="preserve"> given</w:t>
      </w:r>
      <w:r w:rsidR="0049655D" w:rsidRPr="00B331C5">
        <w:rPr>
          <w:rFonts w:asciiTheme="majorBidi" w:hAnsiTheme="majorBidi" w:cstheme="majorBidi"/>
          <w:sz w:val="28"/>
          <w:szCs w:val="28"/>
        </w:rPr>
        <w:t xml:space="preserve"> generation. </w:t>
      </w:r>
      <w:r w:rsidR="007B09B1" w:rsidRPr="00B331C5">
        <w:rPr>
          <w:rFonts w:asciiTheme="majorBidi" w:hAnsiTheme="majorBidi" w:cstheme="majorBidi"/>
          <w:sz w:val="28"/>
          <w:szCs w:val="28"/>
        </w:rPr>
        <w:t xml:space="preserve">It is the </w:t>
      </w:r>
      <w:r w:rsidR="00F4610C" w:rsidRPr="00B331C5">
        <w:rPr>
          <w:rFonts w:asciiTheme="majorBidi" w:hAnsiTheme="majorBidi" w:cstheme="majorBidi"/>
          <w:sz w:val="28"/>
          <w:szCs w:val="28"/>
        </w:rPr>
        <w:t xml:space="preserve">desire of </w:t>
      </w:r>
      <w:r w:rsidR="00F4610C" w:rsidRPr="00B331C5">
        <w:rPr>
          <w:rFonts w:asciiTheme="majorBidi" w:hAnsiTheme="majorBidi" w:cstheme="majorBidi"/>
          <w:i/>
          <w:iCs/>
          <w:sz w:val="28"/>
          <w:szCs w:val="28"/>
        </w:rPr>
        <w:t xml:space="preserve">The First Teaching </w:t>
      </w:r>
      <w:r w:rsidR="00F4610C" w:rsidRPr="00B331C5">
        <w:rPr>
          <w:rFonts w:asciiTheme="majorBidi" w:hAnsiTheme="majorBidi" w:cstheme="majorBidi"/>
          <w:sz w:val="28"/>
          <w:szCs w:val="28"/>
        </w:rPr>
        <w:t xml:space="preserve">to join hands with other Muslim Scholars in our time in </w:t>
      </w:r>
      <w:r w:rsidR="00A3321F">
        <w:rPr>
          <w:rFonts w:asciiTheme="majorBidi" w:hAnsiTheme="majorBidi" w:cstheme="majorBidi"/>
          <w:sz w:val="28"/>
          <w:szCs w:val="28"/>
        </w:rPr>
        <w:t xml:space="preserve">seeking to </w:t>
      </w:r>
      <w:r w:rsidR="00F4610C" w:rsidRPr="00B331C5">
        <w:rPr>
          <w:rFonts w:asciiTheme="majorBidi" w:hAnsiTheme="majorBidi" w:cstheme="majorBidi"/>
          <w:sz w:val="28"/>
          <w:szCs w:val="28"/>
        </w:rPr>
        <w:t>answer</w:t>
      </w:r>
      <w:r w:rsidR="00A3321F">
        <w:rPr>
          <w:rFonts w:asciiTheme="majorBidi" w:hAnsiTheme="majorBidi" w:cstheme="majorBidi"/>
          <w:sz w:val="28"/>
          <w:szCs w:val="28"/>
        </w:rPr>
        <w:t xml:space="preserve"> cogently</w:t>
      </w:r>
      <w:r w:rsidR="00F4610C" w:rsidRPr="00B331C5">
        <w:rPr>
          <w:rFonts w:asciiTheme="majorBidi" w:hAnsiTheme="majorBidi" w:cstheme="majorBidi"/>
          <w:sz w:val="28"/>
          <w:szCs w:val="28"/>
        </w:rPr>
        <w:t xml:space="preserve"> these broad questions</w:t>
      </w:r>
      <w:r w:rsidR="000911A5" w:rsidRPr="00B331C5">
        <w:rPr>
          <w:rFonts w:asciiTheme="majorBidi" w:hAnsiTheme="majorBidi" w:cstheme="majorBidi"/>
          <w:sz w:val="28"/>
          <w:szCs w:val="28"/>
        </w:rPr>
        <w:t xml:space="preserve"> and helping to recover sound Metaphysical understanding </w:t>
      </w:r>
      <w:r w:rsidR="00D157F3" w:rsidRPr="00B331C5">
        <w:rPr>
          <w:rFonts w:asciiTheme="majorBidi" w:hAnsiTheme="majorBidi" w:cstheme="majorBidi"/>
          <w:sz w:val="28"/>
          <w:szCs w:val="28"/>
        </w:rPr>
        <w:t xml:space="preserve">and </w:t>
      </w:r>
      <w:r w:rsidR="000911A5" w:rsidRPr="00B331C5">
        <w:rPr>
          <w:rFonts w:asciiTheme="majorBidi" w:hAnsiTheme="majorBidi" w:cstheme="majorBidi"/>
          <w:sz w:val="28"/>
          <w:szCs w:val="28"/>
        </w:rPr>
        <w:t>Intellectual integrity in our time.</w:t>
      </w:r>
    </w:p>
    <w:p w14:paraId="4FB15C77" w14:textId="77777777" w:rsidR="00816678" w:rsidRDefault="00816678" w:rsidP="0060273E">
      <w:pPr>
        <w:rPr>
          <w:rFonts w:asciiTheme="majorBidi" w:hAnsiTheme="majorBidi" w:cstheme="majorBidi"/>
          <w:sz w:val="28"/>
          <w:szCs w:val="28"/>
        </w:rPr>
      </w:pPr>
    </w:p>
    <w:p w14:paraId="268ED6C5" w14:textId="75CB145F" w:rsidR="00816678" w:rsidRDefault="00816678" w:rsidP="00820BF8">
      <w:pPr>
        <w:ind w:right="450"/>
        <w:rPr>
          <w:color w:val="000000"/>
          <w:sz w:val="20"/>
          <w:szCs w:val="20"/>
        </w:rPr>
      </w:pPr>
      <w:r>
        <w:rPr>
          <w:color w:val="000000"/>
          <w:sz w:val="20"/>
          <w:szCs w:val="20"/>
        </w:rPr>
        <w:t xml:space="preserve">                         Image </w:t>
      </w:r>
      <w:r w:rsidR="0095163E">
        <w:rPr>
          <w:sz w:val="20"/>
          <w:szCs w:val="20"/>
        </w:rPr>
        <w:t>8</w:t>
      </w:r>
      <w:r>
        <w:rPr>
          <w:color w:val="000000"/>
          <w:sz w:val="20"/>
          <w:szCs w:val="20"/>
        </w:rPr>
        <w:t>:</w:t>
      </w:r>
    </w:p>
    <w:p w14:paraId="50D21098" w14:textId="77777777" w:rsidR="00816678" w:rsidRDefault="00816678" w:rsidP="00820BF8">
      <w:pPr>
        <w:ind w:right="450"/>
        <w:rPr>
          <w:sz w:val="20"/>
          <w:szCs w:val="20"/>
        </w:rPr>
      </w:pPr>
    </w:p>
    <w:p w14:paraId="25D36692" w14:textId="77777777" w:rsidR="00816678" w:rsidRDefault="00816678" w:rsidP="00820BF8">
      <w:pPr>
        <w:ind w:right="450"/>
        <w:rPr>
          <w:sz w:val="20"/>
          <w:szCs w:val="20"/>
        </w:rPr>
      </w:pPr>
    </w:p>
    <w:p w14:paraId="3A12B03A" w14:textId="77777777" w:rsidR="00816678" w:rsidRDefault="00816678" w:rsidP="00820BF8">
      <w:pPr>
        <w:ind w:right="450"/>
        <w:rPr>
          <w:sz w:val="20"/>
          <w:szCs w:val="20"/>
        </w:rPr>
      </w:pPr>
    </w:p>
    <w:p w14:paraId="79FF7BF5" w14:textId="77777777" w:rsidR="00816678" w:rsidRDefault="00816678" w:rsidP="00820BF8">
      <w:pPr>
        <w:ind w:right="450"/>
        <w:rPr>
          <w:sz w:val="20"/>
          <w:szCs w:val="20"/>
        </w:rPr>
      </w:pPr>
    </w:p>
    <w:p w14:paraId="74DEDE74" w14:textId="77777777" w:rsidR="00F51B5A" w:rsidRDefault="00F51B5A" w:rsidP="00820BF8">
      <w:pPr>
        <w:ind w:right="450"/>
        <w:rPr>
          <w:sz w:val="20"/>
          <w:szCs w:val="20"/>
        </w:rPr>
      </w:pPr>
    </w:p>
    <w:p w14:paraId="047C098B" w14:textId="77777777" w:rsidR="001A61BA" w:rsidRDefault="001A61BA" w:rsidP="00820BF8">
      <w:pPr>
        <w:ind w:right="450"/>
        <w:rPr>
          <w:sz w:val="20"/>
          <w:szCs w:val="20"/>
        </w:rPr>
      </w:pPr>
    </w:p>
    <w:p w14:paraId="3ED7051D" w14:textId="77777777" w:rsidR="001A61BA" w:rsidRDefault="001A61BA" w:rsidP="00820BF8">
      <w:pPr>
        <w:ind w:right="450"/>
        <w:rPr>
          <w:sz w:val="20"/>
          <w:szCs w:val="20"/>
        </w:rPr>
      </w:pPr>
    </w:p>
    <w:p w14:paraId="59434C81" w14:textId="77777777" w:rsidR="00816678" w:rsidRDefault="00816678" w:rsidP="00820BF8">
      <w:pPr>
        <w:ind w:right="450"/>
        <w:rPr>
          <w:sz w:val="20"/>
          <w:szCs w:val="20"/>
        </w:rPr>
      </w:pPr>
    </w:p>
    <w:p w14:paraId="05DADD4A" w14:textId="77777777" w:rsidR="00816678" w:rsidRDefault="00816678" w:rsidP="00820BF8">
      <w:pPr>
        <w:ind w:right="450"/>
        <w:rPr>
          <w:sz w:val="20"/>
          <w:szCs w:val="20"/>
        </w:rPr>
      </w:pPr>
    </w:p>
    <w:p w14:paraId="38680CFE" w14:textId="77777777" w:rsidR="00816678" w:rsidRDefault="00816678" w:rsidP="00820BF8">
      <w:pPr>
        <w:ind w:right="450"/>
        <w:rPr>
          <w:sz w:val="20"/>
          <w:szCs w:val="20"/>
        </w:rPr>
      </w:pPr>
    </w:p>
    <w:p w14:paraId="0FFBF957" w14:textId="58F46F38" w:rsidR="0060273E" w:rsidRPr="00820BF8" w:rsidRDefault="00816678" w:rsidP="00820BF8">
      <w:pPr>
        <w:ind w:right="450"/>
        <w:rPr>
          <w:color w:val="000000"/>
          <w:sz w:val="20"/>
          <w:szCs w:val="20"/>
        </w:rPr>
      </w:pPr>
      <w:r>
        <w:rPr>
          <w:sz w:val="20"/>
          <w:szCs w:val="20"/>
        </w:rPr>
        <w:t xml:space="preserve">                       </w:t>
      </w:r>
      <w:r w:rsidR="00FF66CC">
        <w:rPr>
          <w:sz w:val="20"/>
          <w:szCs w:val="20"/>
        </w:rPr>
        <w:t xml:space="preserve">  </w:t>
      </w:r>
      <w:r>
        <w:rPr>
          <w:sz w:val="20"/>
          <w:szCs w:val="20"/>
        </w:rPr>
        <w:t>The</w:t>
      </w:r>
      <w:r>
        <w:rPr>
          <w:i/>
          <w:sz w:val="20"/>
          <w:szCs w:val="20"/>
        </w:rPr>
        <w:t xml:space="preserve"> Sharī‘a</w:t>
      </w:r>
      <w:r>
        <w:rPr>
          <w:sz w:val="20"/>
          <w:szCs w:val="20"/>
        </w:rPr>
        <w:t xml:space="preserve"> is</w:t>
      </w:r>
      <w:r>
        <w:rPr>
          <w:i/>
          <w:sz w:val="20"/>
          <w:szCs w:val="20"/>
        </w:rPr>
        <w:t xml:space="preserve"> </w:t>
      </w:r>
      <w:r>
        <w:rPr>
          <w:color w:val="000000"/>
          <w:sz w:val="20"/>
          <w:szCs w:val="20"/>
        </w:rPr>
        <w:t xml:space="preserve">a Divine Pathway &amp; Prophetic Code of Life </w:t>
      </w:r>
      <w:r w:rsidR="00820BF8">
        <w:rPr>
          <w:color w:val="000000"/>
          <w:sz w:val="20"/>
          <w:szCs w:val="20"/>
        </w:rPr>
        <w:t>L</w:t>
      </w:r>
      <w:r>
        <w:rPr>
          <w:color w:val="000000"/>
          <w:sz w:val="20"/>
          <w:szCs w:val="20"/>
        </w:rPr>
        <w:t xml:space="preserve">eading to </w:t>
      </w:r>
      <w:r w:rsidR="00820BF8">
        <w:rPr>
          <w:color w:val="000000"/>
          <w:sz w:val="20"/>
          <w:szCs w:val="20"/>
        </w:rPr>
        <w:t>L</w:t>
      </w:r>
      <w:r>
        <w:rPr>
          <w:color w:val="000000"/>
          <w:sz w:val="20"/>
          <w:szCs w:val="20"/>
        </w:rPr>
        <w:t>ife-</w:t>
      </w:r>
      <w:r w:rsidR="00820BF8">
        <w:rPr>
          <w:color w:val="000000"/>
          <w:sz w:val="20"/>
          <w:szCs w:val="20"/>
        </w:rPr>
        <w:t>G</w:t>
      </w:r>
      <w:r>
        <w:rPr>
          <w:color w:val="000000"/>
          <w:sz w:val="20"/>
          <w:szCs w:val="20"/>
        </w:rPr>
        <w:t xml:space="preserve">iving </w:t>
      </w:r>
      <w:r w:rsidR="00820BF8">
        <w:rPr>
          <w:color w:val="000000"/>
          <w:sz w:val="20"/>
          <w:szCs w:val="20"/>
        </w:rPr>
        <w:t>W</w:t>
      </w:r>
      <w:r>
        <w:rPr>
          <w:color w:val="000000"/>
          <w:sz w:val="20"/>
          <w:szCs w:val="20"/>
        </w:rPr>
        <w:t>ater</w:t>
      </w:r>
      <w:r w:rsidR="00820BF8">
        <w:rPr>
          <w:color w:val="000000"/>
          <w:sz w:val="20"/>
          <w:szCs w:val="20"/>
        </w:rPr>
        <w:t>s</w:t>
      </w:r>
    </w:p>
    <w:p w14:paraId="623C441A" w14:textId="77777777" w:rsidR="0060273E" w:rsidRPr="0060273E" w:rsidRDefault="0060273E" w:rsidP="0060273E">
      <w:pPr>
        <w:rPr>
          <w:rFonts w:asciiTheme="majorBidi" w:hAnsiTheme="majorBidi" w:cstheme="majorBidi"/>
          <w:sz w:val="20"/>
          <w:szCs w:val="20"/>
          <w:u w:val="single"/>
        </w:rPr>
      </w:pPr>
    </w:p>
    <w:p w14:paraId="5AF3D47A" w14:textId="2FB17624" w:rsidR="00E86172" w:rsidRPr="00831929" w:rsidRDefault="00E86172" w:rsidP="00831929">
      <w:pPr>
        <w:rPr>
          <w:sz w:val="20"/>
          <w:szCs w:val="20"/>
        </w:rPr>
      </w:pPr>
      <w:bookmarkStart w:id="246" w:name="_Toc169109330"/>
    </w:p>
    <w:bookmarkEnd w:id="246"/>
    <w:p w14:paraId="326B1164" w14:textId="585074DE" w:rsidR="00644D8B" w:rsidRDefault="004D7250" w:rsidP="009F0322">
      <w:pPr>
        <w:rPr>
          <w:sz w:val="28"/>
          <w:szCs w:val="28"/>
        </w:rPr>
      </w:pPr>
      <w:r>
        <w:rPr>
          <w:sz w:val="28"/>
          <w:szCs w:val="28"/>
        </w:rPr>
        <w:t xml:space="preserve">Although </w:t>
      </w:r>
      <w:r w:rsidR="00E86172">
        <w:rPr>
          <w:sz w:val="28"/>
          <w:szCs w:val="28"/>
        </w:rPr>
        <w:t>Islam’s six Pillars are</w:t>
      </w:r>
      <w:r>
        <w:rPr>
          <w:sz w:val="28"/>
          <w:szCs w:val="28"/>
        </w:rPr>
        <w:t xml:space="preserve"> the principal focus of th</w:t>
      </w:r>
      <w:r w:rsidR="009B5746">
        <w:rPr>
          <w:sz w:val="28"/>
          <w:szCs w:val="28"/>
        </w:rPr>
        <w:t>is compendium</w:t>
      </w:r>
      <w:r>
        <w:rPr>
          <w:sz w:val="28"/>
          <w:szCs w:val="28"/>
        </w:rPr>
        <w:t>, they are</w:t>
      </w:r>
      <w:r w:rsidR="00E35A3D">
        <w:rPr>
          <w:sz w:val="28"/>
          <w:szCs w:val="28"/>
        </w:rPr>
        <w:t xml:space="preserve"> actually</w:t>
      </w:r>
      <w:r>
        <w:rPr>
          <w:sz w:val="28"/>
          <w:szCs w:val="28"/>
        </w:rPr>
        <w:t xml:space="preserve"> not fully presented until much later in V</w:t>
      </w:r>
      <w:r w:rsidR="00E86172">
        <w:rPr>
          <w:sz w:val="28"/>
          <w:szCs w:val="28"/>
        </w:rPr>
        <w:t>olumes</w:t>
      </w:r>
      <w:r w:rsidR="00F94AA3">
        <w:rPr>
          <w:sz w:val="28"/>
          <w:szCs w:val="28"/>
        </w:rPr>
        <w:t xml:space="preserve"> Eleven</w:t>
      </w:r>
      <w:r w:rsidR="00677722">
        <w:rPr>
          <w:sz w:val="28"/>
          <w:szCs w:val="28"/>
        </w:rPr>
        <w:t xml:space="preserve"> through Sixteen and finally Volume Eighteen. T</w:t>
      </w:r>
      <w:r w:rsidR="00B9063A">
        <w:rPr>
          <w:sz w:val="28"/>
          <w:szCs w:val="28"/>
        </w:rPr>
        <w:t>hey are preceded</w:t>
      </w:r>
      <w:r w:rsidR="00572297">
        <w:rPr>
          <w:sz w:val="28"/>
          <w:szCs w:val="28"/>
        </w:rPr>
        <w:t xml:space="preserve"> in the earlier volumes</w:t>
      </w:r>
      <w:r w:rsidR="00677722">
        <w:rPr>
          <w:sz w:val="28"/>
          <w:szCs w:val="28"/>
        </w:rPr>
        <w:t xml:space="preserve"> and</w:t>
      </w:r>
      <w:r w:rsidR="00BD4675">
        <w:rPr>
          <w:sz w:val="28"/>
          <w:szCs w:val="28"/>
        </w:rPr>
        <w:t xml:space="preserve"> interlinked in Volume Seventeen</w:t>
      </w:r>
      <w:r w:rsidR="00B9063A">
        <w:rPr>
          <w:sz w:val="28"/>
          <w:szCs w:val="28"/>
        </w:rPr>
        <w:t xml:space="preserve"> by </w:t>
      </w:r>
      <w:r w:rsidR="00F72C2A">
        <w:rPr>
          <w:sz w:val="28"/>
          <w:szCs w:val="28"/>
        </w:rPr>
        <w:t xml:space="preserve">other </w:t>
      </w:r>
      <w:r w:rsidR="00BD4675">
        <w:rPr>
          <w:sz w:val="28"/>
          <w:szCs w:val="28"/>
        </w:rPr>
        <w:t>discussions</w:t>
      </w:r>
      <w:r w:rsidR="00F72C2A">
        <w:rPr>
          <w:sz w:val="28"/>
          <w:szCs w:val="28"/>
        </w:rPr>
        <w:t>—historical, Epistemological, Philosophical</w:t>
      </w:r>
      <w:r w:rsidR="00EB7363">
        <w:rPr>
          <w:sz w:val="28"/>
          <w:szCs w:val="28"/>
        </w:rPr>
        <w:t>,</w:t>
      </w:r>
      <w:r w:rsidR="00992588">
        <w:rPr>
          <w:sz w:val="28"/>
          <w:szCs w:val="28"/>
        </w:rPr>
        <w:t xml:space="preserve"> Eschatological,</w:t>
      </w:r>
      <w:r w:rsidR="00EB7363">
        <w:rPr>
          <w:sz w:val="28"/>
          <w:szCs w:val="28"/>
        </w:rPr>
        <w:t xml:space="preserve"> and otherwise</w:t>
      </w:r>
      <w:r w:rsidR="00F72C2A">
        <w:rPr>
          <w:sz w:val="28"/>
          <w:szCs w:val="28"/>
        </w:rPr>
        <w:t xml:space="preserve">—that </w:t>
      </w:r>
      <w:r w:rsidR="00702F0C">
        <w:rPr>
          <w:sz w:val="28"/>
          <w:szCs w:val="28"/>
        </w:rPr>
        <w:t>cultivate</w:t>
      </w:r>
      <w:r w:rsidR="00B9063A">
        <w:rPr>
          <w:sz w:val="28"/>
          <w:szCs w:val="28"/>
        </w:rPr>
        <w:t xml:space="preserve"> the ground for effective discussion of the </w:t>
      </w:r>
      <w:r w:rsidR="00EB7363">
        <w:rPr>
          <w:sz w:val="28"/>
          <w:szCs w:val="28"/>
        </w:rPr>
        <w:t>P</w:t>
      </w:r>
      <w:r w:rsidR="00B9063A">
        <w:rPr>
          <w:sz w:val="28"/>
          <w:szCs w:val="28"/>
        </w:rPr>
        <w:t>illars</w:t>
      </w:r>
      <w:r w:rsidR="00162CA9">
        <w:rPr>
          <w:sz w:val="28"/>
          <w:szCs w:val="28"/>
        </w:rPr>
        <w:t>, while</w:t>
      </w:r>
      <w:r w:rsidR="00F72C2A">
        <w:rPr>
          <w:sz w:val="28"/>
          <w:szCs w:val="28"/>
        </w:rPr>
        <w:t xml:space="preserve"> also</w:t>
      </w:r>
      <w:r w:rsidR="00BD4675">
        <w:rPr>
          <w:sz w:val="28"/>
          <w:szCs w:val="28"/>
        </w:rPr>
        <w:t xml:space="preserve"> </w:t>
      </w:r>
      <w:r w:rsidR="00A20366">
        <w:rPr>
          <w:sz w:val="28"/>
          <w:szCs w:val="28"/>
        </w:rPr>
        <w:t>rounding</w:t>
      </w:r>
      <w:r w:rsidR="00BD4675">
        <w:rPr>
          <w:sz w:val="28"/>
          <w:szCs w:val="28"/>
        </w:rPr>
        <w:t xml:space="preserve"> them </w:t>
      </w:r>
      <w:r w:rsidR="00A20366">
        <w:rPr>
          <w:sz w:val="28"/>
          <w:szCs w:val="28"/>
        </w:rPr>
        <w:t xml:space="preserve">off </w:t>
      </w:r>
      <w:r w:rsidR="00162CA9">
        <w:rPr>
          <w:sz w:val="28"/>
          <w:szCs w:val="28"/>
        </w:rPr>
        <w:t xml:space="preserve">in Volume Seventeen </w:t>
      </w:r>
      <w:r w:rsidR="00BD4675">
        <w:rPr>
          <w:sz w:val="28"/>
          <w:szCs w:val="28"/>
        </w:rPr>
        <w:t>with other essential Prophetic teachings—such as Sainthood</w:t>
      </w:r>
      <w:r w:rsidR="00992588">
        <w:rPr>
          <w:sz w:val="28"/>
          <w:szCs w:val="28"/>
        </w:rPr>
        <w:t>, Sufism,</w:t>
      </w:r>
      <w:r w:rsidR="00BD4675">
        <w:rPr>
          <w:sz w:val="28"/>
          <w:szCs w:val="28"/>
        </w:rPr>
        <w:t xml:space="preserve"> and the Signs of the End of Time</w:t>
      </w:r>
      <w:r w:rsidR="00B9063A">
        <w:rPr>
          <w:sz w:val="28"/>
          <w:szCs w:val="28"/>
        </w:rPr>
        <w:t xml:space="preserve">. </w:t>
      </w:r>
      <w:r w:rsidR="008F2CB1">
        <w:rPr>
          <w:sz w:val="28"/>
          <w:szCs w:val="28"/>
        </w:rPr>
        <w:t xml:space="preserve">All </w:t>
      </w:r>
      <w:r w:rsidR="009F6832">
        <w:rPr>
          <w:sz w:val="28"/>
          <w:szCs w:val="28"/>
        </w:rPr>
        <w:t>volumes</w:t>
      </w:r>
      <w:r w:rsidR="008F2CB1">
        <w:rPr>
          <w:sz w:val="28"/>
          <w:szCs w:val="28"/>
        </w:rPr>
        <w:t xml:space="preserve"> of </w:t>
      </w:r>
      <w:r w:rsidR="008F2CB1">
        <w:rPr>
          <w:i/>
          <w:iCs/>
          <w:sz w:val="28"/>
          <w:szCs w:val="28"/>
        </w:rPr>
        <w:t>The First Teaching</w:t>
      </w:r>
      <w:r w:rsidR="008F2CB1">
        <w:rPr>
          <w:sz w:val="28"/>
          <w:szCs w:val="28"/>
        </w:rPr>
        <w:t xml:space="preserve"> and the</w:t>
      </w:r>
      <w:r w:rsidR="008E36D3">
        <w:rPr>
          <w:sz w:val="28"/>
          <w:szCs w:val="28"/>
        </w:rPr>
        <w:t xml:space="preserve"> important facts</w:t>
      </w:r>
      <w:r w:rsidR="00BF2EF9">
        <w:rPr>
          <w:sz w:val="28"/>
          <w:szCs w:val="28"/>
        </w:rPr>
        <w:t xml:space="preserve"> </w:t>
      </w:r>
      <w:r w:rsidR="003F3AAC">
        <w:rPr>
          <w:sz w:val="28"/>
          <w:szCs w:val="28"/>
        </w:rPr>
        <w:t>presented in</w:t>
      </w:r>
      <w:r w:rsidR="00BF2EF9">
        <w:rPr>
          <w:sz w:val="28"/>
          <w:szCs w:val="28"/>
        </w:rPr>
        <w:t xml:space="preserve"> the work</w:t>
      </w:r>
      <w:r w:rsidR="008E36D3">
        <w:rPr>
          <w:sz w:val="28"/>
          <w:szCs w:val="28"/>
        </w:rPr>
        <w:t xml:space="preserve"> as well as its</w:t>
      </w:r>
      <w:r w:rsidR="008F2CB1">
        <w:rPr>
          <w:sz w:val="28"/>
          <w:szCs w:val="28"/>
        </w:rPr>
        <w:t xml:space="preserve"> dominant Paradigms</w:t>
      </w:r>
      <w:r w:rsidR="00E80432">
        <w:rPr>
          <w:sz w:val="28"/>
          <w:szCs w:val="28"/>
        </w:rPr>
        <w:t xml:space="preserve"> and Cognitive Frames</w:t>
      </w:r>
      <w:r w:rsidR="008F2CB1">
        <w:rPr>
          <w:sz w:val="28"/>
          <w:szCs w:val="28"/>
        </w:rPr>
        <w:t xml:space="preserve"> are </w:t>
      </w:r>
      <w:r w:rsidR="00BF2EF9">
        <w:rPr>
          <w:sz w:val="28"/>
          <w:szCs w:val="28"/>
        </w:rPr>
        <w:t>summarized</w:t>
      </w:r>
      <w:r w:rsidR="008F2CB1">
        <w:rPr>
          <w:sz w:val="28"/>
          <w:szCs w:val="28"/>
        </w:rPr>
        <w:t xml:space="preserve"> in the </w:t>
      </w:r>
      <w:r w:rsidR="004C0871" w:rsidRPr="00004E3A">
        <w:rPr>
          <w:b/>
          <w:bCs/>
          <w:i/>
          <w:iCs/>
          <w:sz w:val="28"/>
          <w:szCs w:val="28"/>
        </w:rPr>
        <w:t>Syntopicon</w:t>
      </w:r>
      <w:r w:rsidR="00004E3A">
        <w:rPr>
          <w:rStyle w:val="FootnoteReference"/>
          <w:rFonts w:asciiTheme="majorBidi" w:hAnsiTheme="majorBidi" w:cstheme="majorBidi"/>
          <w:sz w:val="28"/>
          <w:szCs w:val="28"/>
        </w:rPr>
        <w:footnoteReference w:id="66"/>
      </w:r>
      <w:r w:rsidR="004C0871">
        <w:rPr>
          <w:sz w:val="28"/>
          <w:szCs w:val="28"/>
        </w:rPr>
        <w:t xml:space="preserve"> </w:t>
      </w:r>
      <w:r w:rsidR="00B07212">
        <w:rPr>
          <w:sz w:val="28"/>
          <w:szCs w:val="28"/>
        </w:rPr>
        <w:t xml:space="preserve">and </w:t>
      </w:r>
      <w:r w:rsidR="00904A67">
        <w:rPr>
          <w:b/>
          <w:bCs/>
          <w:i/>
          <w:iCs/>
          <w:sz w:val="28"/>
          <w:szCs w:val="28"/>
        </w:rPr>
        <w:t>Teaching</w:t>
      </w:r>
      <w:r w:rsidR="00B07212" w:rsidRPr="00004E3A">
        <w:rPr>
          <w:b/>
          <w:bCs/>
          <w:i/>
          <w:iCs/>
          <w:sz w:val="28"/>
          <w:szCs w:val="28"/>
        </w:rPr>
        <w:t xml:space="preserve"> Gloss</w:t>
      </w:r>
      <w:r w:rsidR="00B07212" w:rsidRPr="00B07212">
        <w:rPr>
          <w:b/>
          <w:bCs/>
          <w:sz w:val="28"/>
          <w:szCs w:val="28"/>
        </w:rPr>
        <w:t xml:space="preserve"> </w:t>
      </w:r>
      <w:r w:rsidR="004C0871">
        <w:rPr>
          <w:sz w:val="28"/>
          <w:szCs w:val="28"/>
        </w:rPr>
        <w:t>at the end of this volume</w:t>
      </w:r>
      <w:r w:rsidR="00BF2EF9">
        <w:rPr>
          <w:sz w:val="28"/>
          <w:szCs w:val="28"/>
        </w:rPr>
        <w:t>. Thus, there</w:t>
      </w:r>
      <w:r w:rsidR="003D3BB5">
        <w:rPr>
          <w:sz w:val="28"/>
          <w:szCs w:val="28"/>
        </w:rPr>
        <w:t xml:space="preserve"> is no need</w:t>
      </w:r>
      <w:r w:rsidR="00B07212">
        <w:rPr>
          <w:sz w:val="28"/>
          <w:szCs w:val="28"/>
        </w:rPr>
        <w:t xml:space="preserve"> to discuss</w:t>
      </w:r>
      <w:r w:rsidR="00FE30E4" w:rsidRPr="00FE30E4">
        <w:rPr>
          <w:sz w:val="28"/>
          <w:szCs w:val="28"/>
        </w:rPr>
        <w:t xml:space="preserve"> </w:t>
      </w:r>
      <w:r w:rsidR="00FE30E4">
        <w:rPr>
          <w:sz w:val="28"/>
          <w:szCs w:val="28"/>
        </w:rPr>
        <w:t>in detail</w:t>
      </w:r>
      <w:r w:rsidR="00B07212">
        <w:rPr>
          <w:sz w:val="28"/>
          <w:szCs w:val="28"/>
        </w:rPr>
        <w:t xml:space="preserve"> </w:t>
      </w:r>
      <w:r w:rsidR="00FE30E4">
        <w:rPr>
          <w:sz w:val="28"/>
          <w:szCs w:val="28"/>
        </w:rPr>
        <w:t>the book’s extensive chapter content</w:t>
      </w:r>
      <w:r w:rsidR="00B07212">
        <w:rPr>
          <w:sz w:val="28"/>
          <w:szCs w:val="28"/>
        </w:rPr>
        <w:t xml:space="preserve"> </w:t>
      </w:r>
      <w:r w:rsidR="003D3BB5">
        <w:rPr>
          <w:sz w:val="28"/>
          <w:szCs w:val="28"/>
        </w:rPr>
        <w:t>at</w:t>
      </w:r>
      <w:r w:rsidR="00BF2EF9">
        <w:rPr>
          <w:sz w:val="28"/>
          <w:szCs w:val="28"/>
        </w:rPr>
        <w:t xml:space="preserve"> this point</w:t>
      </w:r>
      <w:r w:rsidR="003D3BB5">
        <w:rPr>
          <w:sz w:val="28"/>
          <w:szCs w:val="28"/>
        </w:rPr>
        <w:t xml:space="preserve">. </w:t>
      </w:r>
    </w:p>
    <w:p w14:paraId="31AEED09" w14:textId="77777777" w:rsidR="008B3A6B" w:rsidRDefault="008B3A6B" w:rsidP="009F0322">
      <w:pPr>
        <w:rPr>
          <w:sz w:val="28"/>
          <w:szCs w:val="28"/>
        </w:rPr>
      </w:pPr>
    </w:p>
    <w:p w14:paraId="57F77D3A" w14:textId="063F010A" w:rsidR="008B3A6B" w:rsidRPr="008B3A6B" w:rsidRDefault="008B3A6B" w:rsidP="003359CF">
      <w:pPr>
        <w:ind w:left="1260"/>
        <w:rPr>
          <w:sz w:val="20"/>
          <w:szCs w:val="20"/>
        </w:rPr>
      </w:pPr>
      <w:r w:rsidRPr="008B3A6B">
        <w:rPr>
          <w:sz w:val="20"/>
          <w:szCs w:val="20"/>
        </w:rPr>
        <w:t xml:space="preserve">Image </w:t>
      </w:r>
      <w:r w:rsidR="0095163E">
        <w:rPr>
          <w:sz w:val="20"/>
          <w:szCs w:val="20"/>
        </w:rPr>
        <w:t>9</w:t>
      </w:r>
      <w:r w:rsidRPr="008B3A6B">
        <w:rPr>
          <w:sz w:val="20"/>
          <w:szCs w:val="20"/>
        </w:rPr>
        <w:t>:</w:t>
      </w:r>
    </w:p>
    <w:p w14:paraId="4C8BF616" w14:textId="77777777" w:rsidR="008B3A6B" w:rsidRDefault="008B3A6B" w:rsidP="003359CF">
      <w:pPr>
        <w:ind w:left="1260"/>
        <w:rPr>
          <w:sz w:val="28"/>
          <w:szCs w:val="28"/>
        </w:rPr>
      </w:pPr>
    </w:p>
    <w:p w14:paraId="306C7692" w14:textId="77777777" w:rsidR="008B3A6B" w:rsidRDefault="008B3A6B" w:rsidP="003359CF">
      <w:pPr>
        <w:ind w:left="1260"/>
        <w:rPr>
          <w:sz w:val="28"/>
          <w:szCs w:val="28"/>
        </w:rPr>
      </w:pPr>
    </w:p>
    <w:p w14:paraId="461E7C87" w14:textId="77777777" w:rsidR="00362707" w:rsidRDefault="00362707" w:rsidP="003359CF">
      <w:pPr>
        <w:ind w:left="1260"/>
        <w:rPr>
          <w:sz w:val="28"/>
          <w:szCs w:val="28"/>
        </w:rPr>
      </w:pPr>
    </w:p>
    <w:p w14:paraId="088F2E5C" w14:textId="77777777" w:rsidR="00F51B5A" w:rsidRDefault="00F51B5A" w:rsidP="003359CF">
      <w:pPr>
        <w:ind w:left="1260"/>
        <w:rPr>
          <w:sz w:val="28"/>
          <w:szCs w:val="28"/>
        </w:rPr>
      </w:pPr>
    </w:p>
    <w:p w14:paraId="21219888" w14:textId="77777777" w:rsidR="00F51B5A" w:rsidRDefault="00F51B5A" w:rsidP="003359CF">
      <w:pPr>
        <w:ind w:left="1260"/>
        <w:rPr>
          <w:sz w:val="28"/>
          <w:szCs w:val="28"/>
        </w:rPr>
      </w:pPr>
    </w:p>
    <w:p w14:paraId="72E2AD0E" w14:textId="77777777" w:rsidR="00362707" w:rsidRDefault="00362707" w:rsidP="003359CF">
      <w:pPr>
        <w:ind w:left="1260"/>
        <w:rPr>
          <w:sz w:val="28"/>
          <w:szCs w:val="28"/>
        </w:rPr>
      </w:pPr>
    </w:p>
    <w:p w14:paraId="33AC1B5D" w14:textId="77777777" w:rsidR="00D07019" w:rsidRDefault="00D07019" w:rsidP="003359CF">
      <w:pPr>
        <w:ind w:left="1260"/>
        <w:rPr>
          <w:sz w:val="28"/>
          <w:szCs w:val="28"/>
        </w:rPr>
      </w:pPr>
    </w:p>
    <w:p w14:paraId="4C730446" w14:textId="77777777" w:rsidR="00362707" w:rsidRDefault="00362707" w:rsidP="003359CF">
      <w:pPr>
        <w:ind w:left="1260"/>
        <w:rPr>
          <w:sz w:val="28"/>
          <w:szCs w:val="28"/>
        </w:rPr>
      </w:pPr>
    </w:p>
    <w:p w14:paraId="4C0D8AF1" w14:textId="22175879" w:rsidR="008B3A6B" w:rsidRPr="008B3A6B" w:rsidRDefault="003359CF" w:rsidP="003359CF">
      <w:pPr>
        <w:ind w:left="1260"/>
        <w:rPr>
          <w:sz w:val="20"/>
          <w:szCs w:val="20"/>
        </w:rPr>
      </w:pPr>
      <w:r>
        <w:rPr>
          <w:sz w:val="20"/>
          <w:szCs w:val="20"/>
        </w:rPr>
        <w:t>D</w:t>
      </w:r>
      <w:r w:rsidR="008B3A6B" w:rsidRPr="008B3A6B">
        <w:rPr>
          <w:sz w:val="20"/>
          <w:szCs w:val="20"/>
        </w:rPr>
        <w:t>iligence</w:t>
      </w:r>
      <w:r>
        <w:rPr>
          <w:sz w:val="20"/>
          <w:szCs w:val="20"/>
        </w:rPr>
        <w:t xml:space="preserve"> Is Richly Supplied.</w:t>
      </w:r>
      <w:r>
        <w:rPr>
          <w:rStyle w:val="FootnoteReference"/>
          <w:sz w:val="20"/>
          <w:szCs w:val="20"/>
        </w:rPr>
        <w:footnoteReference w:id="67"/>
      </w:r>
      <w:r w:rsidR="008B3A6B" w:rsidRPr="008B3A6B">
        <w:rPr>
          <w:sz w:val="20"/>
          <w:szCs w:val="20"/>
        </w:rPr>
        <w:t xml:space="preserve"> </w:t>
      </w:r>
    </w:p>
    <w:p w14:paraId="66E6B5C9" w14:textId="77777777" w:rsidR="00F51B5A" w:rsidRDefault="00F51B5A" w:rsidP="009F0322">
      <w:pPr>
        <w:rPr>
          <w:sz w:val="28"/>
          <w:szCs w:val="28"/>
        </w:rPr>
      </w:pPr>
    </w:p>
    <w:p w14:paraId="73399DE9" w14:textId="77F3115C" w:rsidR="00E86172" w:rsidRPr="003359CF" w:rsidRDefault="00E86172" w:rsidP="003359CF">
      <w:pPr>
        <w:rPr>
          <w:sz w:val="20"/>
          <w:szCs w:val="20"/>
        </w:rPr>
      </w:pPr>
      <w:r>
        <w:rPr>
          <w:sz w:val="20"/>
          <w:szCs w:val="20"/>
        </w:rPr>
        <w:t xml:space="preserve"> </w:t>
      </w:r>
      <w:r>
        <w:rPr>
          <w:rFonts w:asciiTheme="majorBidi" w:hAnsiTheme="majorBidi" w:cstheme="majorBidi"/>
          <w:color w:val="000000"/>
          <w:sz w:val="20"/>
          <w:szCs w:val="20"/>
        </w:rPr>
        <w:t xml:space="preserve">            </w:t>
      </w:r>
    </w:p>
    <w:p w14:paraId="046BE278" w14:textId="77777777" w:rsidR="00E86172" w:rsidRPr="008C69C5" w:rsidRDefault="00E86172" w:rsidP="009F0322">
      <w:pPr>
        <w:pStyle w:val="Heading4"/>
        <w:spacing w:before="0" w:after="0"/>
        <w:rPr>
          <w:rFonts w:asciiTheme="majorBidi" w:hAnsiTheme="majorBidi" w:cstheme="majorBidi"/>
          <w:b/>
          <w:bCs/>
          <w:sz w:val="28"/>
          <w:szCs w:val="28"/>
        </w:rPr>
      </w:pPr>
      <w:bookmarkStart w:id="247" w:name="_Toc118796517"/>
      <w:bookmarkStart w:id="248" w:name="_Toc152136617"/>
      <w:bookmarkStart w:id="249" w:name="_Toc169109331"/>
      <w:bookmarkStart w:id="250" w:name="_Toc188509240"/>
      <w:r w:rsidRPr="008C69C5">
        <w:rPr>
          <w:rFonts w:asciiTheme="majorBidi" w:hAnsiTheme="majorBidi" w:cstheme="majorBidi"/>
          <w:b/>
          <w:bCs/>
          <w:sz w:val="28"/>
          <w:szCs w:val="28"/>
        </w:rPr>
        <w:t>Book Title</w:t>
      </w:r>
      <w:bookmarkEnd w:id="247"/>
      <w:r w:rsidRPr="008C69C5">
        <w:rPr>
          <w:rFonts w:asciiTheme="majorBidi" w:hAnsiTheme="majorBidi" w:cstheme="majorBidi"/>
          <w:b/>
          <w:bCs/>
          <w:sz w:val="28"/>
          <w:szCs w:val="28"/>
        </w:rPr>
        <w:t xml:space="preserve"> in Perspective</w:t>
      </w:r>
      <w:bookmarkEnd w:id="248"/>
      <w:bookmarkEnd w:id="249"/>
      <w:bookmarkEnd w:id="250"/>
    </w:p>
    <w:p w14:paraId="39DBBB95" w14:textId="3308576B" w:rsidR="00E86172" w:rsidRDefault="00E86172" w:rsidP="00E86172">
      <w:pPr>
        <w:rPr>
          <w:rFonts w:asciiTheme="majorBidi" w:hAnsiTheme="majorBidi" w:cstheme="majorBidi"/>
          <w:sz w:val="28"/>
          <w:szCs w:val="28"/>
        </w:rPr>
      </w:pPr>
      <w:r w:rsidRPr="00E40E1B">
        <w:rPr>
          <w:rFonts w:asciiTheme="majorBidi" w:hAnsiTheme="majorBidi" w:cstheme="majorBidi"/>
          <w:sz w:val="28"/>
          <w:szCs w:val="28"/>
        </w:rPr>
        <w:t xml:space="preserve">I called this book </w:t>
      </w:r>
      <w:r w:rsidRPr="00E40E1B">
        <w:rPr>
          <w:rFonts w:asciiTheme="majorBidi" w:hAnsiTheme="majorBidi" w:cstheme="majorBidi"/>
          <w:i/>
          <w:iCs/>
          <w:sz w:val="28"/>
          <w:szCs w:val="28"/>
        </w:rPr>
        <w:t xml:space="preserve">First Teaching of the Last </w:t>
      </w:r>
      <w:r>
        <w:rPr>
          <w:rFonts w:asciiTheme="majorBidi" w:hAnsiTheme="majorBidi" w:cstheme="majorBidi"/>
          <w:i/>
          <w:iCs/>
          <w:sz w:val="28"/>
          <w:szCs w:val="28"/>
        </w:rPr>
        <w:t>Message</w:t>
      </w:r>
      <w:r>
        <w:rPr>
          <w:rFonts w:asciiTheme="majorBidi" w:hAnsiTheme="majorBidi" w:cstheme="majorBidi"/>
          <w:sz w:val="28"/>
          <w:szCs w:val="28"/>
        </w:rPr>
        <w:t xml:space="preserve"> </w:t>
      </w:r>
      <w:r w:rsidRPr="00E40E1B">
        <w:rPr>
          <w:rFonts w:asciiTheme="majorBidi" w:hAnsiTheme="majorBidi" w:cstheme="majorBidi"/>
          <w:sz w:val="28"/>
          <w:szCs w:val="28"/>
        </w:rPr>
        <w:t xml:space="preserve">to reflect the fact that, in Islam, seeking sound Creedal </w:t>
      </w:r>
      <w:r>
        <w:rPr>
          <w:rFonts w:asciiTheme="majorBidi" w:hAnsiTheme="majorBidi" w:cstheme="majorBidi"/>
          <w:sz w:val="28"/>
          <w:szCs w:val="28"/>
        </w:rPr>
        <w:t xml:space="preserve">and Doctrinal </w:t>
      </w:r>
      <w:r w:rsidRPr="00E40E1B">
        <w:rPr>
          <w:rFonts w:asciiTheme="majorBidi" w:hAnsiTheme="majorBidi" w:cstheme="majorBidi"/>
          <w:sz w:val="28"/>
          <w:szCs w:val="28"/>
        </w:rPr>
        <w:t>foundations and getting reliable</w:t>
      </w:r>
      <w:r w:rsidR="00FE30E4" w:rsidRPr="00FE30E4">
        <w:rPr>
          <w:rFonts w:asciiTheme="majorBidi" w:hAnsiTheme="majorBidi" w:cstheme="majorBidi"/>
          <w:sz w:val="28"/>
          <w:szCs w:val="28"/>
        </w:rPr>
        <w:t xml:space="preserve"> </w:t>
      </w:r>
      <w:r w:rsidR="00FE30E4" w:rsidRPr="00E40E1B">
        <w:rPr>
          <w:rFonts w:asciiTheme="majorBidi" w:hAnsiTheme="majorBidi" w:cstheme="majorBidi"/>
          <w:sz w:val="28"/>
          <w:szCs w:val="28"/>
        </w:rPr>
        <w:t>anchorage</w:t>
      </w:r>
      <w:r w:rsidR="00FE30E4">
        <w:rPr>
          <w:rFonts w:asciiTheme="majorBidi" w:hAnsiTheme="majorBidi" w:cstheme="majorBidi"/>
          <w:sz w:val="28"/>
          <w:szCs w:val="28"/>
        </w:rPr>
        <w:t xml:space="preserve"> in</w:t>
      </w:r>
      <w:r w:rsidRPr="00E40E1B">
        <w:rPr>
          <w:rFonts w:asciiTheme="majorBidi" w:hAnsiTheme="majorBidi" w:cstheme="majorBidi"/>
          <w:sz w:val="28"/>
          <w:szCs w:val="28"/>
        </w:rPr>
        <w:t xml:space="preserve"> </w:t>
      </w:r>
      <w:r>
        <w:rPr>
          <w:rFonts w:asciiTheme="majorBidi" w:hAnsiTheme="majorBidi" w:cstheme="majorBidi"/>
          <w:sz w:val="28"/>
          <w:szCs w:val="28"/>
        </w:rPr>
        <w:t>E</w:t>
      </w:r>
      <w:r w:rsidRPr="00E40E1B">
        <w:rPr>
          <w:rFonts w:asciiTheme="majorBidi" w:hAnsiTheme="majorBidi" w:cstheme="majorBidi"/>
          <w:sz w:val="28"/>
          <w:szCs w:val="28"/>
        </w:rPr>
        <w:t>pistemolog</w:t>
      </w:r>
      <w:r w:rsidR="00FE30E4">
        <w:rPr>
          <w:rFonts w:asciiTheme="majorBidi" w:hAnsiTheme="majorBidi" w:cstheme="majorBidi"/>
          <w:sz w:val="28"/>
          <w:szCs w:val="28"/>
        </w:rPr>
        <w:t>y</w:t>
      </w:r>
      <w:r w:rsidRPr="00E40E1B">
        <w:rPr>
          <w:rFonts w:asciiTheme="majorBidi" w:hAnsiTheme="majorBidi" w:cstheme="majorBidi"/>
          <w:sz w:val="28"/>
          <w:szCs w:val="28"/>
        </w:rPr>
        <w:t xml:space="preserve"> and </w:t>
      </w:r>
      <w:r w:rsidR="00FE30E4">
        <w:rPr>
          <w:rFonts w:asciiTheme="majorBidi" w:hAnsiTheme="majorBidi" w:cstheme="majorBidi"/>
          <w:sz w:val="28"/>
          <w:szCs w:val="28"/>
        </w:rPr>
        <w:t>Divinity</w:t>
      </w:r>
      <w:r w:rsidRPr="00E40E1B">
        <w:rPr>
          <w:rFonts w:asciiTheme="majorBidi" w:hAnsiTheme="majorBidi" w:cstheme="majorBidi"/>
          <w:sz w:val="28"/>
          <w:szCs w:val="28"/>
        </w:rPr>
        <w:t xml:space="preserve"> constitute </w:t>
      </w:r>
      <w:r w:rsidRPr="00787C81">
        <w:rPr>
          <w:rFonts w:asciiTheme="majorBidi" w:hAnsiTheme="majorBidi" w:cstheme="majorBidi"/>
          <w:sz w:val="28"/>
          <w:szCs w:val="28"/>
          <w:u w:val="single"/>
        </w:rPr>
        <w:t xml:space="preserve">the first and foremost religious </w:t>
      </w:r>
      <w:r w:rsidR="00FE30E4">
        <w:rPr>
          <w:rFonts w:asciiTheme="majorBidi" w:hAnsiTheme="majorBidi" w:cstheme="majorBidi"/>
          <w:sz w:val="28"/>
          <w:szCs w:val="28"/>
          <w:u w:val="single"/>
        </w:rPr>
        <w:t>Individual O</w:t>
      </w:r>
      <w:r w:rsidRPr="00787C81">
        <w:rPr>
          <w:rFonts w:asciiTheme="majorBidi" w:hAnsiTheme="majorBidi" w:cstheme="majorBidi"/>
          <w:sz w:val="28"/>
          <w:szCs w:val="28"/>
          <w:u w:val="single"/>
        </w:rPr>
        <w:t>bligation (</w:t>
      </w:r>
      <w:r w:rsidR="00FE30E4">
        <w:rPr>
          <w:rFonts w:asciiTheme="majorBidi" w:hAnsiTheme="majorBidi" w:cstheme="majorBidi"/>
          <w:i/>
          <w:iCs/>
          <w:sz w:val="28"/>
          <w:szCs w:val="28"/>
          <w:u w:val="single"/>
        </w:rPr>
        <w:t>F</w:t>
      </w:r>
      <w:r w:rsidRPr="00787C81">
        <w:rPr>
          <w:rFonts w:asciiTheme="majorBidi" w:hAnsiTheme="majorBidi" w:cstheme="majorBidi"/>
          <w:i/>
          <w:iCs/>
          <w:sz w:val="28"/>
          <w:szCs w:val="28"/>
          <w:u w:val="single"/>
        </w:rPr>
        <w:t>arḍ ‘</w:t>
      </w:r>
      <w:r w:rsidR="00FE30E4">
        <w:rPr>
          <w:rFonts w:asciiTheme="majorBidi" w:hAnsiTheme="majorBidi" w:cstheme="majorBidi"/>
          <w:i/>
          <w:iCs/>
          <w:sz w:val="28"/>
          <w:szCs w:val="28"/>
          <w:u w:val="single"/>
        </w:rPr>
        <w:t>A</w:t>
      </w:r>
      <w:r w:rsidRPr="00787C81">
        <w:rPr>
          <w:rFonts w:asciiTheme="majorBidi" w:hAnsiTheme="majorBidi" w:cstheme="majorBidi"/>
          <w:i/>
          <w:iCs/>
          <w:sz w:val="28"/>
          <w:szCs w:val="28"/>
          <w:u w:val="single"/>
        </w:rPr>
        <w:t>yn</w:t>
      </w:r>
      <w:r w:rsidRPr="00787C81">
        <w:rPr>
          <w:rFonts w:asciiTheme="majorBidi" w:hAnsiTheme="majorBidi" w:cstheme="majorBidi"/>
          <w:sz w:val="28"/>
          <w:szCs w:val="28"/>
          <w:u w:val="single"/>
        </w:rPr>
        <w:t xml:space="preserve">) for every Muslim of legal age and </w:t>
      </w:r>
      <w:r w:rsidR="00FE30E4">
        <w:rPr>
          <w:rFonts w:asciiTheme="majorBidi" w:hAnsiTheme="majorBidi" w:cstheme="majorBidi"/>
          <w:sz w:val="28"/>
          <w:szCs w:val="28"/>
          <w:u w:val="single"/>
        </w:rPr>
        <w:t xml:space="preserve">having </w:t>
      </w:r>
      <w:r w:rsidRPr="00787C81">
        <w:rPr>
          <w:rFonts w:asciiTheme="majorBidi" w:hAnsiTheme="majorBidi" w:cstheme="majorBidi"/>
          <w:sz w:val="28"/>
          <w:szCs w:val="28"/>
          <w:u w:val="single"/>
        </w:rPr>
        <w:t>basic moral competence (</w:t>
      </w:r>
      <w:r w:rsidR="00FE30E4">
        <w:rPr>
          <w:rFonts w:asciiTheme="majorBidi" w:hAnsiTheme="majorBidi" w:cstheme="majorBidi"/>
          <w:sz w:val="28"/>
          <w:szCs w:val="28"/>
          <w:u w:val="single"/>
        </w:rPr>
        <w:t>being “</w:t>
      </w:r>
      <w:r w:rsidRPr="00787C81">
        <w:rPr>
          <w:rFonts w:asciiTheme="majorBidi" w:hAnsiTheme="majorBidi" w:cstheme="majorBidi"/>
          <w:i/>
          <w:iCs/>
          <w:sz w:val="28"/>
          <w:szCs w:val="28"/>
          <w:u w:val="single"/>
        </w:rPr>
        <w:t>mukallaf</w:t>
      </w:r>
      <w:r w:rsidR="00FE30E4">
        <w:rPr>
          <w:rFonts w:asciiTheme="majorBidi" w:hAnsiTheme="majorBidi" w:cstheme="majorBidi"/>
          <w:sz w:val="28"/>
          <w:szCs w:val="28"/>
          <w:u w:val="single"/>
        </w:rPr>
        <w:t>”</w:t>
      </w:r>
      <w:r w:rsidRPr="00787C81">
        <w:rPr>
          <w:rFonts w:asciiTheme="majorBidi" w:hAnsiTheme="majorBidi" w:cstheme="majorBidi"/>
          <w:sz w:val="28"/>
          <w:szCs w:val="28"/>
          <w:u w:val="single"/>
        </w:rPr>
        <w:t>)</w:t>
      </w:r>
      <w:r w:rsidRPr="00787C81">
        <w:rPr>
          <w:rFonts w:asciiTheme="majorBidi" w:hAnsiTheme="majorBidi" w:cstheme="majorBidi"/>
          <w:sz w:val="28"/>
          <w:szCs w:val="28"/>
        </w:rPr>
        <w:t>.</w:t>
      </w:r>
      <w:r>
        <w:rPr>
          <w:rFonts w:asciiTheme="majorBidi" w:hAnsiTheme="majorBidi" w:cstheme="majorBidi"/>
          <w:sz w:val="28"/>
          <w:szCs w:val="28"/>
        </w:rPr>
        <w:t xml:space="preserve"> </w:t>
      </w:r>
      <w:r w:rsidR="006E6A82">
        <w:rPr>
          <w:rFonts w:asciiTheme="majorBidi" w:hAnsiTheme="majorBidi" w:cstheme="majorBidi"/>
          <w:sz w:val="28"/>
          <w:szCs w:val="28"/>
        </w:rPr>
        <w:t xml:space="preserve">Thus, such matters rightfully constitute “a first teaching” in terms of their </w:t>
      </w:r>
      <w:r w:rsidR="00FE30E4">
        <w:rPr>
          <w:rFonts w:asciiTheme="majorBidi" w:hAnsiTheme="majorBidi" w:cstheme="majorBidi"/>
          <w:sz w:val="28"/>
          <w:szCs w:val="28"/>
        </w:rPr>
        <w:t xml:space="preserve">pedagogical </w:t>
      </w:r>
      <w:r w:rsidR="006E6A82">
        <w:rPr>
          <w:rFonts w:asciiTheme="majorBidi" w:hAnsiTheme="majorBidi" w:cstheme="majorBidi"/>
          <w:sz w:val="28"/>
          <w:szCs w:val="28"/>
        </w:rPr>
        <w:t xml:space="preserve">priority. </w:t>
      </w:r>
      <w:r>
        <w:rPr>
          <w:rFonts w:asciiTheme="majorBidi" w:hAnsiTheme="majorBidi" w:cstheme="majorBidi"/>
          <w:sz w:val="28"/>
          <w:szCs w:val="28"/>
        </w:rPr>
        <w:t xml:space="preserve">But, as noted earlier, this individual duty is complemented and, in many ways, vastly superseded by the immense </w:t>
      </w:r>
      <w:r w:rsidR="00FE30E4">
        <w:rPr>
          <w:rFonts w:asciiTheme="majorBidi" w:hAnsiTheme="majorBidi" w:cstheme="majorBidi"/>
          <w:sz w:val="28"/>
          <w:szCs w:val="28"/>
        </w:rPr>
        <w:t>C</w:t>
      </w:r>
      <w:r>
        <w:rPr>
          <w:rFonts w:asciiTheme="majorBidi" w:hAnsiTheme="majorBidi" w:cstheme="majorBidi"/>
          <w:sz w:val="28"/>
          <w:szCs w:val="28"/>
        </w:rPr>
        <w:t xml:space="preserve">ommunal </w:t>
      </w:r>
      <w:r w:rsidR="00FE30E4">
        <w:rPr>
          <w:rFonts w:asciiTheme="majorBidi" w:hAnsiTheme="majorBidi" w:cstheme="majorBidi"/>
          <w:sz w:val="28"/>
          <w:szCs w:val="28"/>
        </w:rPr>
        <w:t>O</w:t>
      </w:r>
      <w:r>
        <w:rPr>
          <w:rFonts w:asciiTheme="majorBidi" w:hAnsiTheme="majorBidi" w:cstheme="majorBidi"/>
          <w:sz w:val="28"/>
          <w:szCs w:val="28"/>
        </w:rPr>
        <w:t>bligation (</w:t>
      </w:r>
      <w:r w:rsidR="00FE30E4">
        <w:rPr>
          <w:rFonts w:asciiTheme="majorBidi" w:hAnsiTheme="majorBidi" w:cstheme="majorBidi"/>
          <w:i/>
          <w:iCs/>
          <w:sz w:val="28"/>
          <w:szCs w:val="28"/>
        </w:rPr>
        <w:t>F</w:t>
      </w:r>
      <w:r>
        <w:rPr>
          <w:rFonts w:asciiTheme="majorBidi" w:hAnsiTheme="majorBidi" w:cstheme="majorBidi"/>
          <w:i/>
          <w:iCs/>
          <w:sz w:val="28"/>
          <w:szCs w:val="28"/>
        </w:rPr>
        <w:t>ar</w:t>
      </w:r>
      <w:r w:rsidRPr="00EB5491">
        <w:rPr>
          <w:rFonts w:asciiTheme="majorBidi" w:hAnsiTheme="majorBidi" w:cstheme="majorBidi"/>
          <w:i/>
          <w:iCs/>
          <w:sz w:val="28"/>
          <w:szCs w:val="28"/>
        </w:rPr>
        <w:t>ḍ</w:t>
      </w:r>
      <w:r>
        <w:rPr>
          <w:rFonts w:asciiTheme="majorBidi" w:hAnsiTheme="majorBidi" w:cstheme="majorBidi"/>
          <w:i/>
          <w:iCs/>
          <w:sz w:val="28"/>
          <w:szCs w:val="28"/>
        </w:rPr>
        <w:t xml:space="preserve"> </w:t>
      </w:r>
      <w:r w:rsidR="00FE30E4">
        <w:rPr>
          <w:rFonts w:asciiTheme="majorBidi" w:hAnsiTheme="majorBidi" w:cstheme="majorBidi"/>
          <w:i/>
          <w:iCs/>
          <w:sz w:val="28"/>
          <w:szCs w:val="28"/>
        </w:rPr>
        <w:t>K</w:t>
      </w:r>
      <w:r>
        <w:rPr>
          <w:rFonts w:asciiTheme="majorBidi" w:hAnsiTheme="majorBidi" w:cstheme="majorBidi"/>
          <w:i/>
          <w:iCs/>
          <w:sz w:val="28"/>
          <w:szCs w:val="28"/>
        </w:rPr>
        <w:t>if</w:t>
      </w:r>
      <w:r w:rsidRPr="0098412E">
        <w:rPr>
          <w:rFonts w:asciiTheme="majorBidi" w:hAnsiTheme="majorBidi" w:cstheme="majorBidi"/>
          <w:i/>
          <w:iCs/>
          <w:sz w:val="28"/>
          <w:szCs w:val="28"/>
        </w:rPr>
        <w:t>ā</w:t>
      </w:r>
      <w:r>
        <w:rPr>
          <w:rFonts w:asciiTheme="majorBidi" w:hAnsiTheme="majorBidi" w:cstheme="majorBidi"/>
          <w:i/>
          <w:iCs/>
          <w:sz w:val="28"/>
          <w:szCs w:val="28"/>
        </w:rPr>
        <w:t>ya</w:t>
      </w:r>
      <w:r>
        <w:rPr>
          <w:rFonts w:asciiTheme="majorBidi" w:hAnsiTheme="majorBidi" w:cstheme="majorBidi"/>
          <w:sz w:val="28"/>
          <w:szCs w:val="28"/>
        </w:rPr>
        <w:t xml:space="preserve">) that Muslims bear as a World Community to galvanize their system of Islamic belief in its fullest sense so that it may correctly and effectively </w:t>
      </w:r>
      <w:r w:rsidR="00CC6953">
        <w:rPr>
          <w:rFonts w:asciiTheme="majorBidi" w:hAnsiTheme="majorBidi" w:cstheme="majorBidi"/>
          <w:sz w:val="28"/>
          <w:szCs w:val="28"/>
        </w:rPr>
        <w:t>address</w:t>
      </w:r>
      <w:r>
        <w:rPr>
          <w:rFonts w:asciiTheme="majorBidi" w:hAnsiTheme="majorBidi" w:cstheme="majorBidi"/>
          <w:sz w:val="28"/>
          <w:szCs w:val="28"/>
        </w:rPr>
        <w:t xml:space="preserve"> all of the </w:t>
      </w:r>
      <w:r w:rsidR="00CC6953">
        <w:rPr>
          <w:rFonts w:asciiTheme="majorBidi" w:hAnsiTheme="majorBidi" w:cstheme="majorBidi"/>
          <w:sz w:val="28"/>
          <w:szCs w:val="28"/>
        </w:rPr>
        <w:t xml:space="preserve">critical </w:t>
      </w:r>
      <w:r>
        <w:rPr>
          <w:rFonts w:asciiTheme="majorBidi" w:hAnsiTheme="majorBidi" w:cstheme="majorBidi"/>
          <w:sz w:val="28"/>
          <w:szCs w:val="28"/>
        </w:rPr>
        <w:t xml:space="preserve">questions of our time. Although not an </w:t>
      </w:r>
      <w:r w:rsidR="00FE30E4">
        <w:rPr>
          <w:rFonts w:asciiTheme="majorBidi" w:hAnsiTheme="majorBidi" w:cstheme="majorBidi"/>
          <w:sz w:val="28"/>
          <w:szCs w:val="28"/>
        </w:rPr>
        <w:t>I</w:t>
      </w:r>
      <w:r>
        <w:rPr>
          <w:rFonts w:asciiTheme="majorBidi" w:hAnsiTheme="majorBidi" w:cstheme="majorBidi"/>
          <w:sz w:val="28"/>
          <w:szCs w:val="28"/>
        </w:rPr>
        <w:t xml:space="preserve">ndividual </w:t>
      </w:r>
      <w:r w:rsidR="00FE30E4">
        <w:rPr>
          <w:rFonts w:asciiTheme="majorBidi" w:hAnsiTheme="majorBidi" w:cstheme="majorBidi"/>
          <w:sz w:val="28"/>
          <w:szCs w:val="28"/>
        </w:rPr>
        <w:t>O</w:t>
      </w:r>
      <w:r>
        <w:rPr>
          <w:rFonts w:asciiTheme="majorBidi" w:hAnsiTheme="majorBidi" w:cstheme="majorBidi"/>
          <w:sz w:val="28"/>
          <w:szCs w:val="28"/>
        </w:rPr>
        <w:t>bligation in itself, this broader dimension</w:t>
      </w:r>
      <w:r w:rsidR="00CC6953">
        <w:rPr>
          <w:rFonts w:asciiTheme="majorBidi" w:hAnsiTheme="majorBidi" w:cstheme="majorBidi"/>
          <w:sz w:val="28"/>
          <w:szCs w:val="28"/>
        </w:rPr>
        <w:t xml:space="preserve"> of the Divine Science</w:t>
      </w:r>
      <w:r>
        <w:rPr>
          <w:rFonts w:asciiTheme="majorBidi" w:hAnsiTheme="majorBidi" w:cstheme="majorBidi"/>
          <w:sz w:val="28"/>
          <w:szCs w:val="28"/>
        </w:rPr>
        <w:t xml:space="preserve"> is clearly a </w:t>
      </w:r>
      <w:r w:rsidR="00CC6953">
        <w:rPr>
          <w:rFonts w:asciiTheme="majorBidi" w:hAnsiTheme="majorBidi" w:cstheme="majorBidi"/>
          <w:sz w:val="28"/>
          <w:szCs w:val="28"/>
        </w:rPr>
        <w:t>C</w:t>
      </w:r>
      <w:r>
        <w:rPr>
          <w:rFonts w:asciiTheme="majorBidi" w:hAnsiTheme="majorBidi" w:cstheme="majorBidi"/>
          <w:sz w:val="28"/>
          <w:szCs w:val="28"/>
        </w:rPr>
        <w:t xml:space="preserve">ommunal Muslim duty of the first order. </w:t>
      </w:r>
      <w:r w:rsidRPr="00E40E1B">
        <w:rPr>
          <w:rFonts w:asciiTheme="majorBidi" w:hAnsiTheme="majorBidi" w:cstheme="majorBidi"/>
          <w:sz w:val="28"/>
          <w:szCs w:val="28"/>
        </w:rPr>
        <w:t>Thus, the subject matter of th</w:t>
      </w:r>
      <w:r>
        <w:rPr>
          <w:rFonts w:asciiTheme="majorBidi" w:hAnsiTheme="majorBidi" w:cstheme="majorBidi"/>
          <w:sz w:val="28"/>
          <w:szCs w:val="28"/>
        </w:rPr>
        <w:t>e</w:t>
      </w:r>
      <w:r w:rsidRPr="00E40E1B">
        <w:rPr>
          <w:rFonts w:asciiTheme="majorBidi" w:hAnsiTheme="majorBidi" w:cstheme="majorBidi"/>
          <w:sz w:val="28"/>
          <w:szCs w:val="28"/>
        </w:rPr>
        <w:t xml:space="preserve"> book</w:t>
      </w:r>
      <w:r>
        <w:rPr>
          <w:rFonts w:asciiTheme="majorBidi" w:hAnsiTheme="majorBidi" w:cstheme="majorBidi"/>
          <w:sz w:val="28"/>
          <w:szCs w:val="28"/>
        </w:rPr>
        <w:t xml:space="preserve"> as a </w:t>
      </w:r>
      <w:r>
        <w:rPr>
          <w:rFonts w:asciiTheme="majorBidi" w:hAnsiTheme="majorBidi" w:cstheme="majorBidi"/>
          <w:i/>
          <w:iCs/>
          <w:sz w:val="28"/>
          <w:szCs w:val="28"/>
        </w:rPr>
        <w:t>First Teaching</w:t>
      </w:r>
      <w:r>
        <w:rPr>
          <w:rFonts w:asciiTheme="majorBidi" w:hAnsiTheme="majorBidi" w:cstheme="majorBidi"/>
          <w:sz w:val="28"/>
          <w:szCs w:val="28"/>
        </w:rPr>
        <w:t xml:space="preserve"> seeks to</w:t>
      </w:r>
      <w:r w:rsidRPr="00E40E1B">
        <w:rPr>
          <w:rFonts w:asciiTheme="majorBidi" w:hAnsiTheme="majorBidi" w:cstheme="majorBidi"/>
          <w:sz w:val="28"/>
          <w:szCs w:val="28"/>
        </w:rPr>
        <w:t xml:space="preserve"> </w:t>
      </w:r>
      <w:r>
        <w:rPr>
          <w:rFonts w:asciiTheme="majorBidi" w:hAnsiTheme="majorBidi" w:cstheme="majorBidi"/>
          <w:sz w:val="28"/>
          <w:szCs w:val="28"/>
        </w:rPr>
        <w:t xml:space="preserve">deal with these first most </w:t>
      </w:r>
      <w:r w:rsidRPr="00E40E1B">
        <w:rPr>
          <w:rFonts w:asciiTheme="majorBidi" w:hAnsiTheme="majorBidi" w:cstheme="majorBidi"/>
          <w:sz w:val="28"/>
          <w:szCs w:val="28"/>
        </w:rPr>
        <w:t>fundamental priorit</w:t>
      </w:r>
      <w:r>
        <w:rPr>
          <w:rFonts w:asciiTheme="majorBidi" w:hAnsiTheme="majorBidi" w:cstheme="majorBidi"/>
          <w:sz w:val="28"/>
          <w:szCs w:val="28"/>
        </w:rPr>
        <w:t>ies</w:t>
      </w:r>
      <w:r w:rsidRPr="00E40E1B">
        <w:rPr>
          <w:rFonts w:asciiTheme="majorBidi" w:hAnsiTheme="majorBidi" w:cstheme="majorBidi"/>
          <w:sz w:val="28"/>
          <w:szCs w:val="28"/>
        </w:rPr>
        <w:t xml:space="preserve"> of Islam</w:t>
      </w:r>
      <w:r w:rsidR="00BE1469">
        <w:rPr>
          <w:rFonts w:asciiTheme="majorBidi" w:hAnsiTheme="majorBidi" w:cstheme="majorBidi"/>
          <w:sz w:val="28"/>
          <w:szCs w:val="28"/>
        </w:rPr>
        <w:t xml:space="preserve"> and their</w:t>
      </w:r>
      <w:r w:rsidR="00BA428E">
        <w:rPr>
          <w:rFonts w:asciiTheme="majorBidi" w:hAnsiTheme="majorBidi" w:cstheme="majorBidi"/>
          <w:sz w:val="28"/>
          <w:szCs w:val="28"/>
        </w:rPr>
        <w:t xml:space="preserve"> cultural</w:t>
      </w:r>
      <w:r w:rsidR="00BE1469">
        <w:rPr>
          <w:rFonts w:asciiTheme="majorBidi" w:hAnsiTheme="majorBidi" w:cstheme="majorBidi"/>
          <w:sz w:val="28"/>
          <w:szCs w:val="28"/>
        </w:rPr>
        <w:t xml:space="preserve"> amplifications</w:t>
      </w:r>
      <w:r>
        <w:rPr>
          <w:rFonts w:asciiTheme="majorBidi" w:hAnsiTheme="majorBidi" w:cstheme="majorBidi"/>
          <w:sz w:val="28"/>
          <w:szCs w:val="28"/>
        </w:rPr>
        <w:t xml:space="preserve"> at both the</w:t>
      </w:r>
      <w:r w:rsidR="00FE30E4" w:rsidRPr="00FE30E4">
        <w:rPr>
          <w:rFonts w:asciiTheme="majorBidi" w:hAnsiTheme="majorBidi" w:cstheme="majorBidi"/>
          <w:sz w:val="28"/>
          <w:szCs w:val="28"/>
        </w:rPr>
        <w:t xml:space="preserve"> </w:t>
      </w:r>
      <w:r w:rsidR="00FE30E4">
        <w:rPr>
          <w:rFonts w:asciiTheme="majorBidi" w:hAnsiTheme="majorBidi" w:cstheme="majorBidi"/>
          <w:sz w:val="28"/>
          <w:szCs w:val="28"/>
        </w:rPr>
        <w:t>levels</w:t>
      </w:r>
      <w:r>
        <w:rPr>
          <w:rFonts w:asciiTheme="majorBidi" w:hAnsiTheme="majorBidi" w:cstheme="majorBidi"/>
          <w:sz w:val="28"/>
          <w:szCs w:val="28"/>
        </w:rPr>
        <w:t xml:space="preserve"> </w:t>
      </w:r>
      <w:r w:rsidR="00FE30E4">
        <w:rPr>
          <w:rFonts w:asciiTheme="majorBidi" w:hAnsiTheme="majorBidi" w:cstheme="majorBidi"/>
          <w:sz w:val="28"/>
          <w:szCs w:val="28"/>
        </w:rPr>
        <w:t>of I</w:t>
      </w:r>
      <w:r>
        <w:rPr>
          <w:rFonts w:asciiTheme="majorBidi" w:hAnsiTheme="majorBidi" w:cstheme="majorBidi"/>
          <w:sz w:val="28"/>
          <w:szCs w:val="28"/>
        </w:rPr>
        <w:t>ndividual and</w:t>
      </w:r>
      <w:r w:rsidR="00FE30E4">
        <w:rPr>
          <w:rFonts w:asciiTheme="majorBidi" w:hAnsiTheme="majorBidi" w:cstheme="majorBidi"/>
          <w:sz w:val="28"/>
          <w:szCs w:val="28"/>
        </w:rPr>
        <w:t xml:space="preserve"> </w:t>
      </w:r>
      <w:r w:rsidR="00BE1469">
        <w:rPr>
          <w:rFonts w:asciiTheme="majorBidi" w:hAnsiTheme="majorBidi" w:cstheme="majorBidi"/>
          <w:sz w:val="28"/>
          <w:szCs w:val="28"/>
        </w:rPr>
        <w:t>S</w:t>
      </w:r>
      <w:r>
        <w:rPr>
          <w:rFonts w:asciiTheme="majorBidi" w:hAnsiTheme="majorBidi" w:cstheme="majorBidi"/>
          <w:sz w:val="28"/>
          <w:szCs w:val="28"/>
        </w:rPr>
        <w:t>ocietal</w:t>
      </w:r>
      <w:r w:rsidR="00FE30E4">
        <w:rPr>
          <w:rFonts w:asciiTheme="majorBidi" w:hAnsiTheme="majorBidi" w:cstheme="majorBidi"/>
          <w:sz w:val="28"/>
          <w:szCs w:val="28"/>
        </w:rPr>
        <w:t xml:space="preserve"> Obligations</w:t>
      </w:r>
      <w:r>
        <w:rPr>
          <w:rFonts w:asciiTheme="majorBidi" w:hAnsiTheme="majorBidi" w:cstheme="majorBidi"/>
          <w:sz w:val="28"/>
          <w:szCs w:val="28"/>
        </w:rPr>
        <w:t>.</w:t>
      </w:r>
      <w:r w:rsidRPr="00E40E1B">
        <w:rPr>
          <w:rFonts w:asciiTheme="majorBidi" w:hAnsiTheme="majorBidi" w:cstheme="majorBidi"/>
          <w:sz w:val="28"/>
          <w:szCs w:val="28"/>
        </w:rPr>
        <w:t xml:space="preserve"> </w:t>
      </w:r>
    </w:p>
    <w:p w14:paraId="3DB8207D" w14:textId="77777777" w:rsidR="00E86172" w:rsidRDefault="00E86172" w:rsidP="00E86172">
      <w:pPr>
        <w:rPr>
          <w:rFonts w:asciiTheme="majorBidi" w:hAnsiTheme="majorBidi" w:cstheme="majorBidi"/>
          <w:sz w:val="28"/>
          <w:szCs w:val="28"/>
        </w:rPr>
      </w:pPr>
    </w:p>
    <w:p w14:paraId="5BC341B0" w14:textId="07CC46B3" w:rsidR="00E86172" w:rsidRDefault="00E86172" w:rsidP="00E86172">
      <w:pPr>
        <w:rPr>
          <w:rFonts w:asciiTheme="majorBidi" w:hAnsiTheme="majorBidi" w:cstheme="majorBidi"/>
          <w:sz w:val="28"/>
          <w:szCs w:val="28"/>
        </w:rPr>
      </w:pPr>
      <w:r w:rsidRPr="00E40E1B">
        <w:rPr>
          <w:rFonts w:asciiTheme="majorBidi" w:hAnsiTheme="majorBidi" w:cstheme="majorBidi"/>
          <w:sz w:val="28"/>
          <w:szCs w:val="28"/>
        </w:rPr>
        <w:t xml:space="preserve">As </w:t>
      </w:r>
      <w:r>
        <w:rPr>
          <w:rFonts w:asciiTheme="majorBidi" w:hAnsiTheme="majorBidi" w:cstheme="majorBidi"/>
          <w:sz w:val="28"/>
          <w:szCs w:val="28"/>
        </w:rPr>
        <w:t xml:space="preserve">such </w:t>
      </w:r>
      <w:r w:rsidRPr="00E40E1B">
        <w:rPr>
          <w:rFonts w:asciiTheme="majorBidi" w:hAnsiTheme="majorBidi" w:cstheme="majorBidi"/>
          <w:sz w:val="28"/>
          <w:szCs w:val="28"/>
        </w:rPr>
        <w:t>an initial teaching</w:t>
      </w:r>
      <w:r w:rsidR="00BA428E">
        <w:rPr>
          <w:rFonts w:asciiTheme="majorBidi" w:hAnsiTheme="majorBidi" w:cstheme="majorBidi"/>
          <w:sz w:val="28"/>
          <w:szCs w:val="28"/>
        </w:rPr>
        <w:t>,</w:t>
      </w:r>
      <w:r>
        <w:rPr>
          <w:rFonts w:asciiTheme="majorBidi" w:hAnsiTheme="majorBidi" w:cstheme="majorBidi"/>
          <w:sz w:val="28"/>
          <w:szCs w:val="28"/>
        </w:rPr>
        <w:t xml:space="preserve"> </w:t>
      </w:r>
      <w:r w:rsidRPr="00E40E1B">
        <w:rPr>
          <w:rFonts w:asciiTheme="majorBidi" w:hAnsiTheme="majorBidi" w:cstheme="majorBidi"/>
          <w:sz w:val="28"/>
          <w:szCs w:val="28"/>
        </w:rPr>
        <w:t xml:space="preserve">the </w:t>
      </w:r>
      <w:r w:rsidR="00BA428E">
        <w:rPr>
          <w:rFonts w:asciiTheme="majorBidi" w:hAnsiTheme="majorBidi" w:cstheme="majorBidi"/>
          <w:sz w:val="28"/>
          <w:szCs w:val="28"/>
        </w:rPr>
        <w:t xml:space="preserve">book’s </w:t>
      </w:r>
      <w:r w:rsidRPr="00E40E1B">
        <w:rPr>
          <w:rFonts w:asciiTheme="majorBidi" w:hAnsiTheme="majorBidi" w:cstheme="majorBidi"/>
          <w:sz w:val="28"/>
          <w:szCs w:val="28"/>
        </w:rPr>
        <w:t xml:space="preserve">title </w:t>
      </w:r>
      <w:r>
        <w:rPr>
          <w:rFonts w:asciiTheme="majorBidi" w:hAnsiTheme="majorBidi" w:cstheme="majorBidi"/>
          <w:sz w:val="28"/>
          <w:szCs w:val="28"/>
        </w:rPr>
        <w:t xml:space="preserve">also </w:t>
      </w:r>
      <w:r w:rsidRPr="00E40E1B">
        <w:rPr>
          <w:rFonts w:asciiTheme="majorBidi" w:hAnsiTheme="majorBidi" w:cstheme="majorBidi"/>
          <w:sz w:val="28"/>
          <w:szCs w:val="28"/>
        </w:rPr>
        <w:t>impl</w:t>
      </w:r>
      <w:r>
        <w:rPr>
          <w:rFonts w:asciiTheme="majorBidi" w:hAnsiTheme="majorBidi" w:cstheme="majorBidi"/>
          <w:sz w:val="28"/>
          <w:szCs w:val="28"/>
        </w:rPr>
        <w:t>ies</w:t>
      </w:r>
      <w:r w:rsidRPr="00E40E1B">
        <w:rPr>
          <w:rFonts w:asciiTheme="majorBidi" w:hAnsiTheme="majorBidi" w:cstheme="majorBidi"/>
          <w:sz w:val="28"/>
          <w:szCs w:val="28"/>
        </w:rPr>
        <w:t xml:space="preserve"> that appropriate second, third, fourth, and other </w:t>
      </w:r>
      <w:r>
        <w:rPr>
          <w:rFonts w:asciiTheme="majorBidi" w:hAnsiTheme="majorBidi" w:cstheme="majorBidi"/>
          <w:sz w:val="28"/>
          <w:szCs w:val="28"/>
        </w:rPr>
        <w:t xml:space="preserve">ordinal </w:t>
      </w:r>
      <w:r w:rsidRPr="00E40E1B">
        <w:rPr>
          <w:rFonts w:asciiTheme="majorBidi" w:hAnsiTheme="majorBidi" w:cstheme="majorBidi"/>
          <w:sz w:val="28"/>
          <w:szCs w:val="28"/>
        </w:rPr>
        <w:t xml:space="preserve">studies </w:t>
      </w:r>
      <w:r w:rsidR="00BE1469">
        <w:rPr>
          <w:rFonts w:asciiTheme="majorBidi" w:hAnsiTheme="majorBidi" w:cstheme="majorBidi"/>
          <w:sz w:val="28"/>
          <w:szCs w:val="28"/>
        </w:rPr>
        <w:t>should</w:t>
      </w:r>
      <w:r w:rsidRPr="00E40E1B">
        <w:rPr>
          <w:rFonts w:asciiTheme="majorBidi" w:hAnsiTheme="majorBidi" w:cstheme="majorBidi"/>
          <w:sz w:val="28"/>
          <w:szCs w:val="28"/>
        </w:rPr>
        <w:t xml:space="preserve"> follow. A</w:t>
      </w:r>
      <w:r>
        <w:rPr>
          <w:rFonts w:asciiTheme="majorBidi" w:hAnsiTheme="majorBidi" w:cstheme="majorBidi"/>
          <w:sz w:val="28"/>
          <w:szCs w:val="28"/>
        </w:rPr>
        <w:t>ccording to the dictates of Islamic pedagogy, a</w:t>
      </w:r>
      <w:r w:rsidRPr="00E40E1B">
        <w:rPr>
          <w:rFonts w:asciiTheme="majorBidi" w:hAnsiTheme="majorBidi" w:cstheme="majorBidi"/>
          <w:i/>
          <w:iCs/>
          <w:sz w:val="28"/>
          <w:szCs w:val="28"/>
        </w:rPr>
        <w:t xml:space="preserve"> Second Teaching</w:t>
      </w:r>
      <w:r>
        <w:rPr>
          <w:rFonts w:asciiTheme="majorBidi" w:hAnsiTheme="majorBidi" w:cstheme="majorBidi"/>
          <w:sz w:val="28"/>
          <w:szCs w:val="28"/>
        </w:rPr>
        <w:t>,</w:t>
      </w:r>
      <w:r w:rsidRPr="00B51EED">
        <w:rPr>
          <w:rFonts w:asciiTheme="majorBidi" w:hAnsiTheme="majorBidi" w:cstheme="majorBidi"/>
          <w:sz w:val="28"/>
          <w:szCs w:val="28"/>
        </w:rPr>
        <w:t xml:space="preserve"> </w:t>
      </w:r>
      <w:r w:rsidRPr="00E40E1B">
        <w:rPr>
          <w:rFonts w:asciiTheme="majorBidi" w:hAnsiTheme="majorBidi" w:cstheme="majorBidi"/>
          <w:sz w:val="28"/>
          <w:szCs w:val="28"/>
        </w:rPr>
        <w:t>for example,</w:t>
      </w:r>
      <w:r>
        <w:rPr>
          <w:rFonts w:asciiTheme="majorBidi" w:hAnsiTheme="majorBidi" w:cstheme="majorBidi"/>
          <w:sz w:val="28"/>
          <w:szCs w:val="28"/>
        </w:rPr>
        <w:t xml:space="preserve"> </w:t>
      </w:r>
      <w:r w:rsidRPr="00E40E1B">
        <w:rPr>
          <w:rFonts w:asciiTheme="majorBidi" w:hAnsiTheme="majorBidi" w:cstheme="majorBidi"/>
          <w:sz w:val="28"/>
          <w:szCs w:val="28"/>
        </w:rPr>
        <w:t>would</w:t>
      </w:r>
      <w:r>
        <w:rPr>
          <w:rFonts w:asciiTheme="majorBidi" w:hAnsiTheme="majorBidi" w:cstheme="majorBidi"/>
          <w:sz w:val="28"/>
          <w:szCs w:val="28"/>
        </w:rPr>
        <w:t xml:space="preserve"> </w:t>
      </w:r>
      <w:r w:rsidRPr="00E40E1B">
        <w:rPr>
          <w:rFonts w:asciiTheme="majorBidi" w:hAnsiTheme="majorBidi" w:cstheme="majorBidi"/>
          <w:sz w:val="28"/>
          <w:szCs w:val="28"/>
        </w:rPr>
        <w:t xml:space="preserve">focus </w:t>
      </w:r>
      <w:r w:rsidR="0058658A">
        <w:rPr>
          <w:rFonts w:asciiTheme="majorBidi" w:hAnsiTheme="majorBidi" w:cstheme="majorBidi"/>
          <w:sz w:val="28"/>
          <w:szCs w:val="28"/>
        </w:rPr>
        <w:t>up</w:t>
      </w:r>
      <w:r w:rsidRPr="00E40E1B">
        <w:rPr>
          <w:rFonts w:asciiTheme="majorBidi" w:hAnsiTheme="majorBidi" w:cstheme="majorBidi"/>
          <w:sz w:val="28"/>
          <w:szCs w:val="28"/>
        </w:rPr>
        <w:t xml:space="preserve">on the Prophetic </w:t>
      </w:r>
      <w:r>
        <w:rPr>
          <w:rFonts w:asciiTheme="majorBidi" w:hAnsiTheme="majorBidi" w:cstheme="majorBidi"/>
          <w:sz w:val="28"/>
          <w:szCs w:val="28"/>
        </w:rPr>
        <w:t>Way of Life</w:t>
      </w:r>
      <w:r w:rsidRPr="00E40E1B">
        <w:rPr>
          <w:rFonts w:asciiTheme="majorBidi" w:hAnsiTheme="majorBidi" w:cstheme="majorBidi"/>
          <w:sz w:val="28"/>
          <w:szCs w:val="28"/>
        </w:rPr>
        <w:t xml:space="preserve"> (</w:t>
      </w:r>
      <w:r w:rsidRPr="00E40E1B">
        <w:rPr>
          <w:rFonts w:asciiTheme="majorBidi" w:hAnsiTheme="majorBidi" w:cstheme="majorBidi"/>
          <w:i/>
          <w:iCs/>
          <w:sz w:val="28"/>
          <w:szCs w:val="28"/>
        </w:rPr>
        <w:t>al-Sharī‘a</w:t>
      </w:r>
      <w:r w:rsidRPr="00E40E1B">
        <w:rPr>
          <w:rFonts w:asciiTheme="majorBidi" w:hAnsiTheme="majorBidi" w:cstheme="majorBidi"/>
          <w:sz w:val="28"/>
          <w:szCs w:val="28"/>
        </w:rPr>
        <w:t>)</w:t>
      </w:r>
      <w:r>
        <w:rPr>
          <w:rFonts w:asciiTheme="majorBidi" w:hAnsiTheme="majorBidi" w:cstheme="majorBidi"/>
          <w:sz w:val="28"/>
          <w:szCs w:val="28"/>
        </w:rPr>
        <w:t xml:space="preserve">, </w:t>
      </w:r>
      <w:r w:rsidR="0058658A">
        <w:rPr>
          <w:rFonts w:asciiTheme="majorBidi" w:hAnsiTheme="majorBidi" w:cstheme="majorBidi"/>
          <w:sz w:val="28"/>
          <w:szCs w:val="28"/>
        </w:rPr>
        <w:t>concentrating</w:t>
      </w:r>
      <w:r>
        <w:rPr>
          <w:rFonts w:asciiTheme="majorBidi" w:hAnsiTheme="majorBidi" w:cstheme="majorBidi"/>
          <w:sz w:val="28"/>
          <w:szCs w:val="28"/>
        </w:rPr>
        <w:t xml:space="preserve"> on</w:t>
      </w:r>
      <w:r w:rsidRPr="00E40E1B">
        <w:rPr>
          <w:rFonts w:asciiTheme="majorBidi" w:hAnsiTheme="majorBidi" w:cstheme="majorBidi"/>
          <w:sz w:val="28"/>
          <w:szCs w:val="28"/>
        </w:rPr>
        <w:t xml:space="preserve"> </w:t>
      </w:r>
      <w:r w:rsidR="00F80246">
        <w:rPr>
          <w:rFonts w:asciiTheme="majorBidi" w:hAnsiTheme="majorBidi" w:cstheme="majorBidi"/>
          <w:sz w:val="28"/>
          <w:szCs w:val="28"/>
        </w:rPr>
        <w:t>I</w:t>
      </w:r>
      <w:r w:rsidRPr="00E40E1B">
        <w:rPr>
          <w:rFonts w:asciiTheme="majorBidi" w:hAnsiTheme="majorBidi" w:cstheme="majorBidi"/>
          <w:sz w:val="28"/>
          <w:szCs w:val="28"/>
        </w:rPr>
        <w:t xml:space="preserve">ndividual </w:t>
      </w:r>
      <w:r w:rsidR="00F80246">
        <w:rPr>
          <w:rFonts w:asciiTheme="majorBidi" w:hAnsiTheme="majorBidi" w:cstheme="majorBidi"/>
          <w:sz w:val="28"/>
          <w:szCs w:val="28"/>
        </w:rPr>
        <w:t>O</w:t>
      </w:r>
      <w:r w:rsidRPr="00E40E1B">
        <w:rPr>
          <w:rFonts w:asciiTheme="majorBidi" w:hAnsiTheme="majorBidi" w:cstheme="majorBidi"/>
          <w:sz w:val="28"/>
          <w:szCs w:val="28"/>
        </w:rPr>
        <w:t>bligations (</w:t>
      </w:r>
      <w:r w:rsidR="00F80246">
        <w:rPr>
          <w:rFonts w:asciiTheme="majorBidi" w:hAnsiTheme="majorBidi" w:cstheme="majorBidi"/>
          <w:i/>
          <w:iCs/>
          <w:sz w:val="28"/>
          <w:szCs w:val="28"/>
        </w:rPr>
        <w:t>F</w:t>
      </w:r>
      <w:r w:rsidRPr="00E40E1B">
        <w:rPr>
          <w:rFonts w:asciiTheme="majorBidi" w:hAnsiTheme="majorBidi" w:cstheme="majorBidi"/>
          <w:i/>
          <w:iCs/>
          <w:sz w:val="28"/>
          <w:szCs w:val="28"/>
        </w:rPr>
        <w:t>ur</w:t>
      </w:r>
      <w:r w:rsidRPr="00E40E1B">
        <w:rPr>
          <w:rFonts w:asciiTheme="majorBidi" w:eastAsia="Calibri" w:hAnsiTheme="majorBidi" w:cstheme="majorBidi"/>
          <w:i/>
          <w:iCs/>
          <w:sz w:val="28"/>
          <w:szCs w:val="28"/>
        </w:rPr>
        <w:t>ūḍ</w:t>
      </w:r>
      <w:r w:rsidRPr="00E40E1B">
        <w:rPr>
          <w:rFonts w:asciiTheme="majorBidi" w:hAnsiTheme="majorBidi" w:cstheme="majorBidi"/>
          <w:i/>
          <w:iCs/>
          <w:sz w:val="28"/>
          <w:szCs w:val="28"/>
        </w:rPr>
        <w:t xml:space="preserve"> al-‘</w:t>
      </w:r>
      <w:r w:rsidR="00F80246">
        <w:rPr>
          <w:rFonts w:asciiTheme="majorBidi" w:hAnsiTheme="majorBidi" w:cstheme="majorBidi"/>
          <w:i/>
          <w:iCs/>
          <w:sz w:val="28"/>
          <w:szCs w:val="28"/>
        </w:rPr>
        <w:t>A</w:t>
      </w:r>
      <w:r w:rsidRPr="00E40E1B">
        <w:rPr>
          <w:rFonts w:asciiTheme="majorBidi" w:hAnsiTheme="majorBidi" w:cstheme="majorBidi"/>
          <w:i/>
          <w:iCs/>
          <w:sz w:val="28"/>
          <w:szCs w:val="28"/>
        </w:rPr>
        <w:t>yn</w:t>
      </w:r>
      <w:r w:rsidRPr="00E40E1B">
        <w:rPr>
          <w:rFonts w:asciiTheme="majorBidi" w:hAnsiTheme="majorBidi" w:cstheme="majorBidi"/>
          <w:sz w:val="28"/>
          <w:szCs w:val="28"/>
        </w:rPr>
        <w:t>)</w:t>
      </w:r>
      <w:r w:rsidR="00F80246">
        <w:rPr>
          <w:rFonts w:asciiTheme="majorBidi" w:hAnsiTheme="majorBidi" w:cstheme="majorBidi"/>
          <w:sz w:val="28"/>
          <w:szCs w:val="28"/>
        </w:rPr>
        <w:t xml:space="preserve"> primarily</w:t>
      </w:r>
      <w:r>
        <w:rPr>
          <w:rFonts w:asciiTheme="majorBidi" w:hAnsiTheme="majorBidi" w:cstheme="majorBidi"/>
          <w:sz w:val="28"/>
          <w:szCs w:val="28"/>
        </w:rPr>
        <w:t xml:space="preserve">, while </w:t>
      </w:r>
      <w:r w:rsidR="00A977E0">
        <w:rPr>
          <w:rFonts w:asciiTheme="majorBidi" w:hAnsiTheme="majorBidi" w:cstheme="majorBidi"/>
          <w:sz w:val="28"/>
          <w:szCs w:val="28"/>
        </w:rPr>
        <w:t xml:space="preserve">introducing and </w:t>
      </w:r>
      <w:r>
        <w:rPr>
          <w:rFonts w:asciiTheme="majorBidi" w:hAnsiTheme="majorBidi" w:cstheme="majorBidi"/>
          <w:sz w:val="28"/>
          <w:szCs w:val="28"/>
        </w:rPr>
        <w:t>bringing to light</w:t>
      </w:r>
      <w:r w:rsidRPr="00E40E1B">
        <w:rPr>
          <w:rFonts w:asciiTheme="majorBidi" w:hAnsiTheme="majorBidi" w:cstheme="majorBidi"/>
          <w:sz w:val="28"/>
          <w:szCs w:val="28"/>
        </w:rPr>
        <w:t xml:space="preserve"> </w:t>
      </w:r>
      <w:r>
        <w:rPr>
          <w:rFonts w:asciiTheme="majorBidi" w:hAnsiTheme="majorBidi" w:cstheme="majorBidi"/>
          <w:sz w:val="28"/>
          <w:szCs w:val="28"/>
        </w:rPr>
        <w:t xml:space="preserve">all fundamental and secondary </w:t>
      </w:r>
      <w:r w:rsidR="00F80246">
        <w:rPr>
          <w:rFonts w:asciiTheme="majorBidi" w:hAnsiTheme="majorBidi" w:cstheme="majorBidi"/>
          <w:sz w:val="28"/>
          <w:szCs w:val="28"/>
        </w:rPr>
        <w:t>C</w:t>
      </w:r>
      <w:r>
        <w:rPr>
          <w:rFonts w:asciiTheme="majorBidi" w:hAnsiTheme="majorBidi" w:cstheme="majorBidi"/>
          <w:sz w:val="28"/>
          <w:szCs w:val="28"/>
        </w:rPr>
        <w:t xml:space="preserve">ommunal </w:t>
      </w:r>
      <w:r w:rsidR="00F80246">
        <w:rPr>
          <w:rFonts w:asciiTheme="majorBidi" w:hAnsiTheme="majorBidi" w:cstheme="majorBidi"/>
          <w:sz w:val="28"/>
          <w:szCs w:val="28"/>
        </w:rPr>
        <w:t>O</w:t>
      </w:r>
      <w:r>
        <w:rPr>
          <w:rFonts w:asciiTheme="majorBidi" w:hAnsiTheme="majorBidi" w:cstheme="majorBidi"/>
          <w:sz w:val="28"/>
          <w:szCs w:val="28"/>
        </w:rPr>
        <w:t>bligations (</w:t>
      </w:r>
      <w:r w:rsidR="00F80246">
        <w:rPr>
          <w:rFonts w:asciiTheme="majorBidi" w:hAnsiTheme="majorBidi" w:cstheme="majorBidi"/>
          <w:i/>
          <w:iCs/>
          <w:sz w:val="28"/>
          <w:szCs w:val="28"/>
        </w:rPr>
        <w:t>F</w:t>
      </w:r>
      <w:r>
        <w:rPr>
          <w:rFonts w:asciiTheme="majorBidi" w:hAnsiTheme="majorBidi" w:cstheme="majorBidi"/>
          <w:i/>
          <w:iCs/>
          <w:sz w:val="28"/>
          <w:szCs w:val="28"/>
        </w:rPr>
        <w:t>ur</w:t>
      </w:r>
      <w:r w:rsidRPr="00E40E1B">
        <w:rPr>
          <w:rFonts w:asciiTheme="majorBidi" w:eastAsia="Calibri" w:hAnsiTheme="majorBidi" w:cstheme="majorBidi"/>
          <w:i/>
          <w:iCs/>
          <w:sz w:val="28"/>
          <w:szCs w:val="28"/>
        </w:rPr>
        <w:t>ū</w:t>
      </w:r>
      <w:r w:rsidRPr="00EB5491">
        <w:rPr>
          <w:rFonts w:asciiTheme="majorBidi" w:hAnsiTheme="majorBidi" w:cstheme="majorBidi"/>
          <w:i/>
          <w:iCs/>
          <w:sz w:val="28"/>
          <w:szCs w:val="28"/>
        </w:rPr>
        <w:t>ḍ</w:t>
      </w:r>
      <w:r>
        <w:rPr>
          <w:rFonts w:asciiTheme="majorBidi" w:hAnsiTheme="majorBidi" w:cstheme="majorBidi"/>
          <w:i/>
          <w:iCs/>
          <w:sz w:val="28"/>
          <w:szCs w:val="28"/>
        </w:rPr>
        <w:t xml:space="preserve"> </w:t>
      </w:r>
      <w:r w:rsidR="00F80246">
        <w:rPr>
          <w:rFonts w:asciiTheme="majorBidi" w:hAnsiTheme="majorBidi" w:cstheme="majorBidi"/>
          <w:i/>
          <w:iCs/>
          <w:sz w:val="28"/>
          <w:szCs w:val="28"/>
        </w:rPr>
        <w:t>K</w:t>
      </w:r>
      <w:r>
        <w:rPr>
          <w:rFonts w:asciiTheme="majorBidi" w:hAnsiTheme="majorBidi" w:cstheme="majorBidi"/>
          <w:i/>
          <w:iCs/>
          <w:sz w:val="28"/>
          <w:szCs w:val="28"/>
        </w:rPr>
        <w:t>if</w:t>
      </w:r>
      <w:r w:rsidRPr="0098412E">
        <w:rPr>
          <w:rFonts w:asciiTheme="majorBidi" w:hAnsiTheme="majorBidi" w:cstheme="majorBidi"/>
          <w:i/>
          <w:iCs/>
          <w:sz w:val="28"/>
          <w:szCs w:val="28"/>
        </w:rPr>
        <w:t>ā</w:t>
      </w:r>
      <w:r>
        <w:rPr>
          <w:rFonts w:asciiTheme="majorBidi" w:hAnsiTheme="majorBidi" w:cstheme="majorBidi"/>
          <w:i/>
          <w:iCs/>
          <w:sz w:val="28"/>
          <w:szCs w:val="28"/>
        </w:rPr>
        <w:t>ya</w:t>
      </w:r>
      <w:r>
        <w:rPr>
          <w:rFonts w:asciiTheme="majorBidi" w:hAnsiTheme="majorBidi" w:cstheme="majorBidi"/>
          <w:sz w:val="28"/>
          <w:szCs w:val="28"/>
        </w:rPr>
        <w:t xml:space="preserve">) </w:t>
      </w:r>
      <w:r w:rsidRPr="00E40E1B">
        <w:rPr>
          <w:rFonts w:asciiTheme="majorBidi" w:hAnsiTheme="majorBidi" w:cstheme="majorBidi"/>
          <w:sz w:val="28"/>
          <w:szCs w:val="28"/>
        </w:rPr>
        <w:t xml:space="preserve">that </w:t>
      </w:r>
      <w:r>
        <w:rPr>
          <w:rFonts w:asciiTheme="majorBidi" w:hAnsiTheme="majorBidi" w:cstheme="majorBidi"/>
          <w:sz w:val="28"/>
          <w:szCs w:val="28"/>
        </w:rPr>
        <w:t>are</w:t>
      </w:r>
      <w:r w:rsidRPr="00E40E1B">
        <w:rPr>
          <w:rFonts w:asciiTheme="majorBidi" w:hAnsiTheme="majorBidi" w:cstheme="majorBidi"/>
          <w:sz w:val="28"/>
          <w:szCs w:val="28"/>
        </w:rPr>
        <w:t xml:space="preserve"> require</w:t>
      </w:r>
      <w:r>
        <w:rPr>
          <w:rFonts w:asciiTheme="majorBidi" w:hAnsiTheme="majorBidi" w:cstheme="majorBidi"/>
          <w:sz w:val="28"/>
          <w:szCs w:val="28"/>
        </w:rPr>
        <w:t>d</w:t>
      </w:r>
      <w:r w:rsidR="00F80246">
        <w:rPr>
          <w:rFonts w:asciiTheme="majorBidi" w:hAnsiTheme="majorBidi" w:cstheme="majorBidi"/>
          <w:sz w:val="28"/>
          <w:szCs w:val="28"/>
        </w:rPr>
        <w:t>—</w:t>
      </w:r>
      <w:r>
        <w:rPr>
          <w:rFonts w:asciiTheme="majorBidi" w:hAnsiTheme="majorBidi" w:cstheme="majorBidi"/>
          <w:sz w:val="28"/>
          <w:szCs w:val="28"/>
        </w:rPr>
        <w:t>not</w:t>
      </w:r>
      <w:r w:rsidRPr="00E40E1B">
        <w:rPr>
          <w:rFonts w:asciiTheme="majorBidi" w:hAnsiTheme="majorBidi" w:cstheme="majorBidi"/>
          <w:sz w:val="28"/>
          <w:szCs w:val="28"/>
        </w:rPr>
        <w:t xml:space="preserve"> of</w:t>
      </w:r>
      <w:r>
        <w:rPr>
          <w:rFonts w:asciiTheme="majorBidi" w:hAnsiTheme="majorBidi" w:cstheme="majorBidi"/>
          <w:sz w:val="28"/>
          <w:szCs w:val="28"/>
        </w:rPr>
        <w:t xml:space="preserve"> each individual</w:t>
      </w:r>
      <w:r w:rsidRPr="00E40E1B">
        <w:rPr>
          <w:rFonts w:asciiTheme="majorBidi" w:hAnsiTheme="majorBidi" w:cstheme="majorBidi"/>
          <w:sz w:val="28"/>
          <w:szCs w:val="28"/>
        </w:rPr>
        <w:t xml:space="preserve"> </w:t>
      </w:r>
      <w:r w:rsidRPr="00E40E1B">
        <w:rPr>
          <w:rFonts w:asciiTheme="majorBidi" w:hAnsiTheme="majorBidi" w:cstheme="majorBidi"/>
          <w:sz w:val="28"/>
          <w:szCs w:val="28"/>
        </w:rPr>
        <w:lastRenderedPageBreak/>
        <w:t>Muslim</w:t>
      </w:r>
      <w:r w:rsidR="00F80246">
        <w:rPr>
          <w:rFonts w:asciiTheme="majorBidi" w:hAnsiTheme="majorBidi" w:cstheme="majorBidi"/>
          <w:sz w:val="28"/>
          <w:szCs w:val="28"/>
        </w:rPr>
        <w:t>—</w:t>
      </w:r>
      <w:r>
        <w:rPr>
          <w:rFonts w:asciiTheme="majorBidi" w:hAnsiTheme="majorBidi" w:cstheme="majorBidi"/>
          <w:sz w:val="28"/>
          <w:szCs w:val="28"/>
        </w:rPr>
        <w:t>but of the Islamic World Community as a whole.</w:t>
      </w:r>
      <w:r w:rsidRPr="00E40E1B">
        <w:rPr>
          <w:rFonts w:asciiTheme="majorBidi" w:hAnsiTheme="majorBidi" w:cstheme="majorBidi"/>
          <w:sz w:val="28"/>
          <w:szCs w:val="28"/>
        </w:rPr>
        <w:t xml:space="preserve"> </w:t>
      </w:r>
      <w:r>
        <w:rPr>
          <w:rFonts w:asciiTheme="majorBidi" w:hAnsiTheme="majorBidi" w:cstheme="majorBidi"/>
          <w:sz w:val="28"/>
          <w:szCs w:val="28"/>
        </w:rPr>
        <w:t xml:space="preserve">While </w:t>
      </w:r>
      <w:r>
        <w:rPr>
          <w:rFonts w:asciiTheme="majorBidi" w:hAnsiTheme="majorBidi" w:cstheme="majorBidi"/>
          <w:i/>
          <w:iCs/>
          <w:sz w:val="28"/>
          <w:szCs w:val="28"/>
        </w:rPr>
        <w:t>The</w:t>
      </w:r>
      <w:r>
        <w:rPr>
          <w:rFonts w:asciiTheme="majorBidi" w:hAnsiTheme="majorBidi" w:cstheme="majorBidi"/>
          <w:sz w:val="28"/>
          <w:szCs w:val="28"/>
        </w:rPr>
        <w:t xml:space="preserve"> </w:t>
      </w:r>
      <w:r>
        <w:rPr>
          <w:rFonts w:asciiTheme="majorBidi" w:hAnsiTheme="majorBidi" w:cstheme="majorBidi"/>
          <w:i/>
          <w:iCs/>
          <w:sz w:val="28"/>
          <w:szCs w:val="28"/>
        </w:rPr>
        <w:t xml:space="preserve">First Teaching </w:t>
      </w:r>
      <w:r>
        <w:rPr>
          <w:rFonts w:asciiTheme="majorBidi" w:hAnsiTheme="majorBidi" w:cstheme="majorBidi"/>
          <w:sz w:val="28"/>
          <w:szCs w:val="28"/>
        </w:rPr>
        <w:t xml:space="preserve">seeks to set forth the </w:t>
      </w:r>
      <w:r w:rsidR="00A977E0">
        <w:rPr>
          <w:rFonts w:asciiTheme="majorBidi" w:hAnsiTheme="majorBidi" w:cstheme="majorBidi"/>
          <w:sz w:val="28"/>
          <w:szCs w:val="28"/>
        </w:rPr>
        <w:t xml:space="preserve">primary </w:t>
      </w:r>
      <w:r>
        <w:rPr>
          <w:rFonts w:asciiTheme="majorBidi" w:hAnsiTheme="majorBidi" w:cstheme="majorBidi"/>
          <w:sz w:val="28"/>
          <w:szCs w:val="28"/>
        </w:rPr>
        <w:t>obligations of Muslims</w:t>
      </w:r>
      <w:r w:rsidR="00F80246">
        <w:rPr>
          <w:rFonts w:asciiTheme="majorBidi" w:hAnsiTheme="majorBidi" w:cstheme="majorBidi"/>
          <w:sz w:val="28"/>
          <w:szCs w:val="28"/>
        </w:rPr>
        <w:t xml:space="preserve"> regarding Divinity and the fullest definition of reality as it truly is</w:t>
      </w:r>
      <w:r>
        <w:rPr>
          <w:rFonts w:asciiTheme="majorBidi" w:hAnsiTheme="majorBidi" w:cstheme="majorBidi"/>
          <w:sz w:val="28"/>
          <w:szCs w:val="28"/>
        </w:rPr>
        <w:t xml:space="preserve">, </w:t>
      </w:r>
      <w:r>
        <w:rPr>
          <w:rFonts w:asciiTheme="majorBidi" w:hAnsiTheme="majorBidi" w:cstheme="majorBidi"/>
          <w:i/>
          <w:iCs/>
          <w:sz w:val="28"/>
          <w:szCs w:val="28"/>
        </w:rPr>
        <w:t>The Second Teaching</w:t>
      </w:r>
      <w:r>
        <w:rPr>
          <w:rFonts w:asciiTheme="majorBidi" w:hAnsiTheme="majorBidi" w:cstheme="majorBidi"/>
          <w:sz w:val="28"/>
          <w:szCs w:val="28"/>
        </w:rPr>
        <w:t xml:space="preserve"> would seek to develop</w:t>
      </w:r>
      <w:r w:rsidRPr="00E40E1B">
        <w:rPr>
          <w:rFonts w:asciiTheme="majorBidi" w:hAnsiTheme="majorBidi" w:cstheme="majorBidi"/>
          <w:sz w:val="28"/>
          <w:szCs w:val="28"/>
        </w:rPr>
        <w:t xml:space="preserve"> competence in </w:t>
      </w:r>
      <w:r>
        <w:rPr>
          <w:rFonts w:asciiTheme="majorBidi" w:hAnsiTheme="majorBidi" w:cstheme="majorBidi"/>
          <w:sz w:val="28"/>
          <w:szCs w:val="28"/>
        </w:rPr>
        <w:t>such</w:t>
      </w:r>
      <w:r w:rsidRPr="00E40E1B">
        <w:rPr>
          <w:rFonts w:asciiTheme="majorBidi" w:hAnsiTheme="majorBidi" w:cstheme="majorBidi"/>
          <w:sz w:val="28"/>
          <w:szCs w:val="28"/>
        </w:rPr>
        <w:t xml:space="preserve"> basic personal responsibilities</w:t>
      </w:r>
      <w:r>
        <w:rPr>
          <w:rFonts w:asciiTheme="majorBidi" w:hAnsiTheme="majorBidi" w:cstheme="majorBidi"/>
          <w:sz w:val="28"/>
          <w:szCs w:val="28"/>
        </w:rPr>
        <w:t xml:space="preserve"> and understandings</w:t>
      </w:r>
      <w:r w:rsidRPr="00E40E1B">
        <w:rPr>
          <w:rFonts w:asciiTheme="majorBidi" w:hAnsiTheme="majorBidi" w:cstheme="majorBidi"/>
          <w:sz w:val="28"/>
          <w:szCs w:val="28"/>
        </w:rPr>
        <w:t xml:space="preserve"> </w:t>
      </w:r>
      <w:r>
        <w:rPr>
          <w:rFonts w:asciiTheme="majorBidi" w:hAnsiTheme="majorBidi" w:cstheme="majorBidi"/>
          <w:sz w:val="28"/>
          <w:szCs w:val="28"/>
        </w:rPr>
        <w:t xml:space="preserve">that </w:t>
      </w:r>
      <w:r w:rsidRPr="00E40E1B">
        <w:rPr>
          <w:rFonts w:asciiTheme="majorBidi" w:hAnsiTheme="majorBidi" w:cstheme="majorBidi"/>
          <w:sz w:val="28"/>
          <w:szCs w:val="28"/>
        </w:rPr>
        <w:t>make up</w:t>
      </w:r>
      <w:r>
        <w:rPr>
          <w:rFonts w:asciiTheme="majorBidi" w:hAnsiTheme="majorBidi" w:cstheme="majorBidi"/>
          <w:sz w:val="28"/>
          <w:szCs w:val="28"/>
        </w:rPr>
        <w:t xml:space="preserve"> the way</w:t>
      </w:r>
      <w:r w:rsidR="001B1F69">
        <w:rPr>
          <w:rFonts w:asciiTheme="majorBidi" w:hAnsiTheme="majorBidi" w:cstheme="majorBidi"/>
          <w:sz w:val="28"/>
          <w:szCs w:val="28"/>
        </w:rPr>
        <w:t>s</w:t>
      </w:r>
      <w:r>
        <w:rPr>
          <w:rFonts w:asciiTheme="majorBidi" w:hAnsiTheme="majorBidi" w:cstheme="majorBidi"/>
          <w:sz w:val="28"/>
          <w:szCs w:val="28"/>
        </w:rPr>
        <w:t xml:space="preserve"> of </w:t>
      </w:r>
      <w:r w:rsidR="001B1F69">
        <w:rPr>
          <w:rFonts w:asciiTheme="majorBidi" w:hAnsiTheme="majorBidi" w:cstheme="majorBidi"/>
          <w:sz w:val="28"/>
          <w:szCs w:val="28"/>
        </w:rPr>
        <w:t xml:space="preserve">a </w:t>
      </w:r>
      <w:r w:rsidR="00A977E0">
        <w:rPr>
          <w:rFonts w:asciiTheme="majorBidi" w:hAnsiTheme="majorBidi" w:cstheme="majorBidi"/>
          <w:sz w:val="28"/>
          <w:szCs w:val="28"/>
        </w:rPr>
        <w:t xml:space="preserve">righteous </w:t>
      </w:r>
      <w:r>
        <w:rPr>
          <w:rFonts w:asciiTheme="majorBidi" w:hAnsiTheme="majorBidi" w:cstheme="majorBidi"/>
          <w:sz w:val="28"/>
          <w:szCs w:val="28"/>
        </w:rPr>
        <w:t xml:space="preserve">life that </w:t>
      </w:r>
      <w:r w:rsidR="001B1F69">
        <w:rPr>
          <w:rFonts w:asciiTheme="majorBidi" w:hAnsiTheme="majorBidi" w:cstheme="majorBidi"/>
          <w:sz w:val="28"/>
          <w:szCs w:val="28"/>
        </w:rPr>
        <w:t>B</w:t>
      </w:r>
      <w:r>
        <w:rPr>
          <w:rFonts w:asciiTheme="majorBidi" w:hAnsiTheme="majorBidi" w:cstheme="majorBidi"/>
          <w:sz w:val="28"/>
          <w:szCs w:val="28"/>
        </w:rPr>
        <w:t xml:space="preserve">elievers </w:t>
      </w:r>
      <w:r w:rsidR="001B1F69">
        <w:rPr>
          <w:rFonts w:asciiTheme="majorBidi" w:hAnsiTheme="majorBidi" w:cstheme="majorBidi"/>
          <w:sz w:val="28"/>
          <w:szCs w:val="28"/>
        </w:rPr>
        <w:t xml:space="preserve">seek to </w:t>
      </w:r>
      <w:r>
        <w:rPr>
          <w:rFonts w:asciiTheme="majorBidi" w:hAnsiTheme="majorBidi" w:cstheme="majorBidi"/>
          <w:sz w:val="28"/>
          <w:szCs w:val="28"/>
        </w:rPr>
        <w:t xml:space="preserve">live </w:t>
      </w:r>
      <w:r w:rsidR="001B1F69">
        <w:rPr>
          <w:rFonts w:asciiTheme="majorBidi" w:hAnsiTheme="majorBidi" w:cstheme="majorBidi"/>
          <w:sz w:val="28"/>
          <w:szCs w:val="28"/>
        </w:rPr>
        <w:t xml:space="preserve">both </w:t>
      </w:r>
      <w:r>
        <w:rPr>
          <w:rFonts w:asciiTheme="majorBidi" w:hAnsiTheme="majorBidi" w:cstheme="majorBidi"/>
          <w:sz w:val="28"/>
          <w:szCs w:val="28"/>
        </w:rPr>
        <w:t xml:space="preserve">as individuals and </w:t>
      </w:r>
      <w:r w:rsidR="00F80246">
        <w:rPr>
          <w:rFonts w:asciiTheme="majorBidi" w:hAnsiTheme="majorBidi" w:cstheme="majorBidi"/>
          <w:sz w:val="28"/>
          <w:szCs w:val="28"/>
        </w:rPr>
        <w:t>C</w:t>
      </w:r>
      <w:r>
        <w:rPr>
          <w:rFonts w:asciiTheme="majorBidi" w:hAnsiTheme="majorBidi" w:cstheme="majorBidi"/>
          <w:sz w:val="28"/>
          <w:szCs w:val="28"/>
        </w:rPr>
        <w:t xml:space="preserve">ommunities. </w:t>
      </w:r>
      <w:r w:rsidRPr="00E40E1B">
        <w:rPr>
          <w:rFonts w:asciiTheme="majorBidi" w:hAnsiTheme="majorBidi" w:cstheme="majorBidi"/>
          <w:sz w:val="28"/>
          <w:szCs w:val="28"/>
        </w:rPr>
        <w:t>Further</w:t>
      </w:r>
      <w:r>
        <w:rPr>
          <w:rFonts w:asciiTheme="majorBidi" w:hAnsiTheme="majorBidi" w:cstheme="majorBidi"/>
          <w:sz w:val="28"/>
          <w:szCs w:val="28"/>
        </w:rPr>
        <w:t xml:space="preserve"> third, fourth, and other</w:t>
      </w:r>
      <w:r w:rsidRPr="00E40E1B">
        <w:rPr>
          <w:rFonts w:asciiTheme="majorBidi" w:hAnsiTheme="majorBidi" w:cstheme="majorBidi"/>
          <w:sz w:val="28"/>
          <w:szCs w:val="28"/>
        </w:rPr>
        <w:t xml:space="preserve"> teachings would include topics </w:t>
      </w:r>
      <w:r>
        <w:rPr>
          <w:rFonts w:asciiTheme="majorBidi" w:hAnsiTheme="majorBidi" w:cstheme="majorBidi"/>
          <w:sz w:val="28"/>
          <w:szCs w:val="28"/>
        </w:rPr>
        <w:t>such as</w:t>
      </w:r>
      <w:r w:rsidRPr="00EA0A17">
        <w:rPr>
          <w:rFonts w:asciiTheme="majorBidi" w:hAnsiTheme="majorBidi" w:cstheme="majorBidi"/>
          <w:sz w:val="28"/>
          <w:szCs w:val="28"/>
        </w:rPr>
        <w:t xml:space="preserve"> </w:t>
      </w:r>
      <w:r w:rsidRPr="00E40E1B">
        <w:rPr>
          <w:rFonts w:asciiTheme="majorBidi" w:hAnsiTheme="majorBidi" w:cstheme="majorBidi"/>
          <w:sz w:val="28"/>
          <w:szCs w:val="28"/>
        </w:rPr>
        <w:t>the principles of</w:t>
      </w:r>
      <w:r w:rsidR="00C560B6" w:rsidRPr="00C560B6">
        <w:rPr>
          <w:rFonts w:asciiTheme="majorBidi" w:hAnsiTheme="majorBidi" w:cstheme="majorBidi"/>
          <w:b/>
          <w:bCs/>
          <w:sz w:val="28"/>
          <w:szCs w:val="28"/>
        </w:rPr>
        <w:t xml:space="preserve"> </w:t>
      </w:r>
      <w:r w:rsidR="00C560B6" w:rsidRPr="008264DD">
        <w:rPr>
          <w:rFonts w:asciiTheme="majorBidi" w:hAnsiTheme="majorBidi" w:cstheme="majorBidi"/>
          <w:b/>
          <w:bCs/>
          <w:sz w:val="28"/>
          <w:szCs w:val="28"/>
        </w:rPr>
        <w:t>Morality</w:t>
      </w:r>
      <w:r w:rsidR="00C560B6" w:rsidRPr="00D61DF3">
        <w:rPr>
          <w:rStyle w:val="FootnoteReference"/>
          <w:rFonts w:asciiTheme="majorBidi" w:hAnsiTheme="majorBidi" w:cstheme="majorBidi"/>
          <w:sz w:val="28"/>
          <w:szCs w:val="28"/>
        </w:rPr>
        <w:footnoteReference w:id="68"/>
      </w:r>
      <w:r w:rsidR="00C560B6">
        <w:rPr>
          <w:rFonts w:asciiTheme="majorBidi" w:hAnsiTheme="majorBidi" w:cstheme="majorBidi"/>
          <w:sz w:val="28"/>
          <w:szCs w:val="28"/>
        </w:rPr>
        <w:t xml:space="preserve"> and </w:t>
      </w:r>
      <w:r w:rsidR="00C560B6" w:rsidRPr="008264DD">
        <w:rPr>
          <w:rFonts w:asciiTheme="majorBidi" w:hAnsiTheme="majorBidi" w:cstheme="majorBidi"/>
          <w:b/>
          <w:bCs/>
          <w:sz w:val="28"/>
          <w:szCs w:val="28"/>
        </w:rPr>
        <w:t>Ethics</w:t>
      </w:r>
      <w:r w:rsidR="00C560B6">
        <w:rPr>
          <w:rFonts w:asciiTheme="majorBidi" w:hAnsiTheme="majorBidi" w:cstheme="majorBidi"/>
          <w:sz w:val="28"/>
          <w:szCs w:val="28"/>
        </w:rPr>
        <w:t>,</w:t>
      </w:r>
      <w:r w:rsidR="00C560B6" w:rsidRPr="00D61DF3">
        <w:rPr>
          <w:rStyle w:val="FootnoteReference"/>
          <w:rFonts w:asciiTheme="majorBidi" w:hAnsiTheme="majorBidi" w:cstheme="majorBidi"/>
          <w:sz w:val="28"/>
          <w:szCs w:val="28"/>
        </w:rPr>
        <w:footnoteReference w:id="69"/>
      </w:r>
      <w:r>
        <w:rPr>
          <w:rFonts w:asciiTheme="majorBidi" w:hAnsiTheme="majorBidi" w:cstheme="majorBidi"/>
          <w:sz w:val="28"/>
          <w:szCs w:val="28"/>
        </w:rPr>
        <w:t xml:space="preserve"> </w:t>
      </w:r>
      <w:r w:rsidRPr="00E40E1B">
        <w:rPr>
          <w:rFonts w:asciiTheme="majorBidi" w:hAnsiTheme="majorBidi" w:cstheme="majorBidi"/>
          <w:sz w:val="28"/>
          <w:szCs w:val="28"/>
        </w:rPr>
        <w:t xml:space="preserve">good character, the </w:t>
      </w:r>
      <w:r w:rsidR="00C560B6">
        <w:rPr>
          <w:rFonts w:asciiTheme="majorBidi" w:hAnsiTheme="majorBidi" w:cstheme="majorBidi"/>
          <w:sz w:val="28"/>
          <w:szCs w:val="28"/>
        </w:rPr>
        <w:t>S</w:t>
      </w:r>
      <w:r w:rsidRPr="00E40E1B">
        <w:rPr>
          <w:rFonts w:asciiTheme="majorBidi" w:hAnsiTheme="majorBidi" w:cstheme="majorBidi"/>
          <w:sz w:val="28"/>
          <w:szCs w:val="28"/>
        </w:rPr>
        <w:t xml:space="preserve">cience of the purification of the heart, the elucidation of the </w:t>
      </w:r>
      <w:r w:rsidR="00F80246">
        <w:rPr>
          <w:rFonts w:asciiTheme="majorBidi" w:hAnsiTheme="majorBidi" w:cstheme="majorBidi"/>
          <w:sz w:val="28"/>
          <w:szCs w:val="28"/>
        </w:rPr>
        <w:t>S</w:t>
      </w:r>
      <w:r w:rsidRPr="00E40E1B">
        <w:rPr>
          <w:rFonts w:asciiTheme="majorBidi" w:hAnsiTheme="majorBidi" w:cstheme="majorBidi"/>
          <w:sz w:val="28"/>
          <w:szCs w:val="28"/>
        </w:rPr>
        <w:t>piritual Path, Prophetic biography, the lives of the Companions, Islamic and world history,</w:t>
      </w:r>
      <w:r>
        <w:rPr>
          <w:rFonts w:asciiTheme="majorBidi" w:hAnsiTheme="majorBidi" w:cstheme="majorBidi"/>
          <w:sz w:val="28"/>
          <w:szCs w:val="28"/>
        </w:rPr>
        <w:t xml:space="preserve"> as well as much broader and more detailed empirical treatment</w:t>
      </w:r>
      <w:r w:rsidR="00604DAF">
        <w:rPr>
          <w:rFonts w:asciiTheme="majorBidi" w:hAnsiTheme="majorBidi" w:cstheme="majorBidi"/>
          <w:sz w:val="28"/>
          <w:szCs w:val="28"/>
        </w:rPr>
        <w:t>s</w:t>
      </w:r>
      <w:r>
        <w:rPr>
          <w:rFonts w:asciiTheme="majorBidi" w:hAnsiTheme="majorBidi" w:cstheme="majorBidi"/>
          <w:sz w:val="28"/>
          <w:szCs w:val="28"/>
        </w:rPr>
        <w:t xml:space="preserve"> of Occidentalism</w:t>
      </w:r>
      <w:r w:rsidRPr="00E40E1B">
        <w:rPr>
          <w:rFonts w:asciiTheme="majorBidi" w:hAnsiTheme="majorBidi" w:cstheme="majorBidi"/>
          <w:sz w:val="28"/>
          <w:szCs w:val="28"/>
        </w:rPr>
        <w:t>.</w:t>
      </w:r>
    </w:p>
    <w:p w14:paraId="6CBBD474" w14:textId="77777777" w:rsidR="00E86172" w:rsidRDefault="00E86172" w:rsidP="00E86172">
      <w:pPr>
        <w:rPr>
          <w:rFonts w:asciiTheme="majorBidi" w:hAnsiTheme="majorBidi" w:cstheme="majorBidi"/>
          <w:sz w:val="28"/>
          <w:szCs w:val="28"/>
        </w:rPr>
      </w:pPr>
    </w:p>
    <w:p w14:paraId="7CD245F8" w14:textId="7CFD3932" w:rsidR="00E86172" w:rsidRDefault="00E86172" w:rsidP="00E86172">
      <w:pPr>
        <w:rPr>
          <w:rFonts w:asciiTheme="majorBidi" w:hAnsiTheme="majorBidi" w:cstheme="majorBidi"/>
          <w:sz w:val="28"/>
          <w:szCs w:val="28"/>
        </w:rPr>
      </w:pPr>
      <w:r w:rsidRPr="00E40E1B">
        <w:rPr>
          <w:rFonts w:asciiTheme="majorBidi" w:hAnsiTheme="majorBidi" w:cstheme="majorBidi"/>
          <w:sz w:val="28"/>
          <w:szCs w:val="28"/>
        </w:rPr>
        <w:t>In Islam</w:t>
      </w:r>
      <w:r>
        <w:rPr>
          <w:rFonts w:asciiTheme="majorBidi" w:hAnsiTheme="majorBidi" w:cstheme="majorBidi"/>
          <w:sz w:val="28"/>
          <w:szCs w:val="28"/>
        </w:rPr>
        <w:t xml:space="preserve">—which is </w:t>
      </w:r>
      <w:r w:rsidRPr="00E40E1B">
        <w:rPr>
          <w:rFonts w:asciiTheme="majorBidi" w:hAnsiTheme="majorBidi" w:cstheme="majorBidi"/>
          <w:sz w:val="28"/>
          <w:szCs w:val="28"/>
        </w:rPr>
        <w:t>the Prophetic</w:t>
      </w:r>
      <w:r>
        <w:rPr>
          <w:rFonts w:asciiTheme="majorBidi" w:hAnsiTheme="majorBidi" w:cstheme="majorBidi"/>
          <w:sz w:val="28"/>
          <w:szCs w:val="28"/>
        </w:rPr>
        <w:t xml:space="preserve"> Path—</w:t>
      </w:r>
      <w:r w:rsidRPr="00E40E1B">
        <w:rPr>
          <w:rFonts w:asciiTheme="majorBidi" w:hAnsiTheme="majorBidi" w:cstheme="majorBidi"/>
          <w:sz w:val="28"/>
          <w:szCs w:val="28"/>
        </w:rPr>
        <w:t xml:space="preserve">mastering the </w:t>
      </w:r>
      <w:r w:rsidR="00D52E2E">
        <w:rPr>
          <w:rFonts w:asciiTheme="majorBidi" w:hAnsiTheme="majorBidi" w:cstheme="majorBidi"/>
          <w:sz w:val="28"/>
          <w:szCs w:val="28"/>
        </w:rPr>
        <w:t xml:space="preserve">basic </w:t>
      </w:r>
      <w:r w:rsidRPr="00E40E1B">
        <w:rPr>
          <w:rFonts w:asciiTheme="majorBidi" w:hAnsiTheme="majorBidi" w:cstheme="majorBidi"/>
          <w:sz w:val="28"/>
          <w:szCs w:val="28"/>
        </w:rPr>
        <w:t xml:space="preserve">fundamentals of </w:t>
      </w:r>
      <w:r>
        <w:rPr>
          <w:rFonts w:asciiTheme="majorBidi" w:hAnsiTheme="majorBidi" w:cstheme="majorBidi"/>
          <w:sz w:val="28"/>
          <w:szCs w:val="28"/>
        </w:rPr>
        <w:t>the Divine Science (</w:t>
      </w:r>
      <w:r>
        <w:rPr>
          <w:rFonts w:asciiTheme="majorBidi" w:hAnsiTheme="majorBidi" w:cstheme="majorBidi"/>
          <w:i/>
          <w:iCs/>
          <w:sz w:val="28"/>
          <w:szCs w:val="28"/>
        </w:rPr>
        <w:t>al-‘Ilm al-Il</w:t>
      </w:r>
      <w:r w:rsidRPr="0098412E">
        <w:rPr>
          <w:rFonts w:asciiTheme="majorBidi" w:hAnsiTheme="majorBidi" w:cstheme="majorBidi"/>
          <w:i/>
          <w:iCs/>
          <w:sz w:val="28"/>
          <w:szCs w:val="28"/>
        </w:rPr>
        <w:t>ā</w:t>
      </w:r>
      <w:r>
        <w:rPr>
          <w:rFonts w:asciiTheme="majorBidi" w:hAnsiTheme="majorBidi" w:cstheme="majorBidi"/>
          <w:i/>
          <w:iCs/>
          <w:sz w:val="28"/>
          <w:szCs w:val="28"/>
        </w:rPr>
        <w:t>h</w:t>
      </w:r>
      <w:r w:rsidRPr="00E40E1B">
        <w:rPr>
          <w:rFonts w:asciiTheme="majorBidi" w:hAnsiTheme="majorBidi" w:cstheme="majorBidi"/>
          <w:i/>
          <w:iCs/>
          <w:sz w:val="28"/>
          <w:szCs w:val="28"/>
        </w:rPr>
        <w:t>ī</w:t>
      </w:r>
      <w:r>
        <w:rPr>
          <w:rFonts w:asciiTheme="majorBidi" w:hAnsiTheme="majorBidi" w:cstheme="majorBidi"/>
          <w:sz w:val="28"/>
          <w:szCs w:val="28"/>
        </w:rPr>
        <w:t xml:space="preserve">) </w:t>
      </w:r>
      <w:r w:rsidRPr="00E40E1B">
        <w:rPr>
          <w:rFonts w:asciiTheme="majorBidi" w:hAnsiTheme="majorBidi" w:cstheme="majorBidi"/>
          <w:sz w:val="28"/>
          <w:szCs w:val="28"/>
        </w:rPr>
        <w:t xml:space="preserve">and then the personal parameters of the Law are not only first and second-order imperatives, </w:t>
      </w:r>
      <w:r w:rsidRPr="00604DAF">
        <w:rPr>
          <w:rFonts w:asciiTheme="majorBidi" w:hAnsiTheme="majorBidi" w:cstheme="majorBidi"/>
          <w:sz w:val="28"/>
          <w:szCs w:val="28"/>
          <w:u w:val="single"/>
        </w:rPr>
        <w:t xml:space="preserve">they are also the essential first two steps for Islamic </w:t>
      </w:r>
      <w:r w:rsidR="00604DAF">
        <w:rPr>
          <w:rFonts w:asciiTheme="majorBidi" w:hAnsiTheme="majorBidi" w:cstheme="majorBidi"/>
          <w:sz w:val="28"/>
          <w:szCs w:val="28"/>
          <w:u w:val="single"/>
        </w:rPr>
        <w:t>S</w:t>
      </w:r>
      <w:r w:rsidRPr="00604DAF">
        <w:rPr>
          <w:rFonts w:asciiTheme="majorBidi" w:hAnsiTheme="majorBidi" w:cstheme="majorBidi"/>
          <w:sz w:val="28"/>
          <w:szCs w:val="28"/>
          <w:u w:val="single"/>
        </w:rPr>
        <w:t>pirituality</w:t>
      </w:r>
      <w:r>
        <w:rPr>
          <w:rFonts w:asciiTheme="majorBidi" w:hAnsiTheme="majorBidi" w:cstheme="majorBidi"/>
          <w:sz w:val="28"/>
          <w:szCs w:val="28"/>
        </w:rPr>
        <w:t>. Thus, any attempts to follow an</w:t>
      </w:r>
      <w:r w:rsidRPr="00E40E1B">
        <w:rPr>
          <w:rFonts w:asciiTheme="majorBidi" w:hAnsiTheme="majorBidi" w:cstheme="majorBidi"/>
          <w:sz w:val="28"/>
          <w:szCs w:val="28"/>
        </w:rPr>
        <w:t xml:space="preserve"> authentic and ultimately successful Path towards </w:t>
      </w:r>
      <w:r>
        <w:rPr>
          <w:rFonts w:asciiTheme="majorBidi" w:hAnsiTheme="majorBidi" w:cstheme="majorBidi"/>
          <w:sz w:val="28"/>
          <w:szCs w:val="28"/>
        </w:rPr>
        <w:t>authentic</w:t>
      </w:r>
      <w:r w:rsidRPr="00E40E1B">
        <w:rPr>
          <w:rFonts w:asciiTheme="majorBidi" w:hAnsiTheme="majorBidi" w:cstheme="majorBidi"/>
          <w:sz w:val="28"/>
          <w:szCs w:val="28"/>
        </w:rPr>
        <w:t xml:space="preserve"> </w:t>
      </w:r>
      <w:r w:rsidRPr="00E40E1B">
        <w:rPr>
          <w:rFonts w:asciiTheme="majorBidi" w:hAnsiTheme="majorBidi" w:cstheme="majorBidi"/>
          <w:sz w:val="28"/>
          <w:szCs w:val="28"/>
        </w:rPr>
        <w:lastRenderedPageBreak/>
        <w:t xml:space="preserve">experiential </w:t>
      </w:r>
      <w:r w:rsidR="00604DAF">
        <w:rPr>
          <w:rFonts w:asciiTheme="majorBidi" w:hAnsiTheme="majorBidi" w:cstheme="majorBidi"/>
          <w:sz w:val="28"/>
          <w:szCs w:val="28"/>
        </w:rPr>
        <w:t>K</w:t>
      </w:r>
      <w:r w:rsidRPr="00E40E1B">
        <w:rPr>
          <w:rFonts w:asciiTheme="majorBidi" w:hAnsiTheme="majorBidi" w:cstheme="majorBidi"/>
          <w:sz w:val="28"/>
          <w:szCs w:val="28"/>
        </w:rPr>
        <w:t>nowledge of God (</w:t>
      </w:r>
      <w:r w:rsidRPr="00E40E1B">
        <w:rPr>
          <w:rFonts w:asciiTheme="majorBidi" w:hAnsiTheme="majorBidi" w:cstheme="majorBidi"/>
          <w:i/>
          <w:iCs/>
          <w:sz w:val="28"/>
          <w:szCs w:val="28"/>
        </w:rPr>
        <w:t>al-Ma‘rifa</w:t>
      </w:r>
      <w:r w:rsidRPr="00E40E1B">
        <w:rPr>
          <w:rFonts w:asciiTheme="majorBidi" w:hAnsiTheme="majorBidi" w:cstheme="majorBidi"/>
          <w:sz w:val="28"/>
          <w:szCs w:val="28"/>
        </w:rPr>
        <w:t>)</w:t>
      </w:r>
      <w:r>
        <w:rPr>
          <w:rFonts w:asciiTheme="majorBidi" w:hAnsiTheme="majorBidi" w:cstheme="majorBidi"/>
          <w:sz w:val="28"/>
          <w:szCs w:val="28"/>
        </w:rPr>
        <w:t xml:space="preserve"> cannot happen w</w:t>
      </w:r>
      <w:r w:rsidRPr="00E40E1B">
        <w:rPr>
          <w:rFonts w:asciiTheme="majorBidi" w:hAnsiTheme="majorBidi" w:cstheme="majorBidi"/>
          <w:sz w:val="28"/>
          <w:szCs w:val="28"/>
        </w:rPr>
        <w:t>ithout sound Creedal foundations and adequate grounding in the Prophetic</w:t>
      </w:r>
      <w:r w:rsidR="00453F1F">
        <w:rPr>
          <w:rFonts w:asciiTheme="majorBidi" w:hAnsiTheme="majorBidi" w:cstheme="majorBidi"/>
          <w:sz w:val="28"/>
          <w:szCs w:val="28"/>
        </w:rPr>
        <w:t xml:space="preserve"> Code</w:t>
      </w:r>
      <w:r>
        <w:rPr>
          <w:rFonts w:asciiTheme="majorBidi" w:hAnsiTheme="majorBidi" w:cstheme="majorBidi"/>
          <w:sz w:val="28"/>
          <w:szCs w:val="28"/>
        </w:rPr>
        <w:t>. Without them,</w:t>
      </w:r>
      <w:r w:rsidRPr="00E40E1B">
        <w:rPr>
          <w:rFonts w:asciiTheme="majorBidi" w:hAnsiTheme="majorBidi" w:cstheme="majorBidi"/>
          <w:sz w:val="28"/>
          <w:szCs w:val="28"/>
        </w:rPr>
        <w:t xml:space="preserve"> no authentic inward journey is possible, even if</w:t>
      </w:r>
      <w:r>
        <w:rPr>
          <w:rFonts w:asciiTheme="majorBidi" w:hAnsiTheme="majorBidi" w:cstheme="majorBidi"/>
          <w:sz w:val="28"/>
          <w:szCs w:val="28"/>
        </w:rPr>
        <w:t>—f</w:t>
      </w:r>
      <w:r w:rsidRPr="00E40E1B">
        <w:rPr>
          <w:rFonts w:asciiTheme="majorBidi" w:hAnsiTheme="majorBidi" w:cstheme="majorBidi"/>
          <w:sz w:val="28"/>
          <w:szCs w:val="28"/>
        </w:rPr>
        <w:t>or an entire lifetime</w:t>
      </w:r>
      <w:r>
        <w:rPr>
          <w:rFonts w:asciiTheme="majorBidi" w:hAnsiTheme="majorBidi" w:cstheme="majorBidi"/>
          <w:sz w:val="28"/>
          <w:szCs w:val="28"/>
        </w:rPr>
        <w:t xml:space="preserve">—the </w:t>
      </w:r>
      <w:r w:rsidR="00453F1F">
        <w:rPr>
          <w:rFonts w:asciiTheme="majorBidi" w:hAnsiTheme="majorBidi" w:cstheme="majorBidi"/>
          <w:sz w:val="28"/>
          <w:szCs w:val="28"/>
        </w:rPr>
        <w:t>B</w:t>
      </w:r>
      <w:r>
        <w:rPr>
          <w:rFonts w:asciiTheme="majorBidi" w:hAnsiTheme="majorBidi" w:cstheme="majorBidi"/>
          <w:sz w:val="28"/>
          <w:szCs w:val="28"/>
        </w:rPr>
        <w:t>eliever</w:t>
      </w:r>
      <w:r w:rsidRPr="00E40E1B">
        <w:rPr>
          <w:rFonts w:asciiTheme="majorBidi" w:hAnsiTheme="majorBidi" w:cstheme="majorBidi"/>
          <w:sz w:val="28"/>
          <w:szCs w:val="28"/>
        </w:rPr>
        <w:t xml:space="preserve"> has the best intentions, worships intensely, and seeks earnestly to discover </w:t>
      </w:r>
      <w:r>
        <w:rPr>
          <w:rFonts w:asciiTheme="majorBidi" w:hAnsiTheme="majorBidi" w:cstheme="majorBidi"/>
          <w:sz w:val="28"/>
          <w:szCs w:val="28"/>
        </w:rPr>
        <w:t>himself</w:t>
      </w:r>
      <w:r w:rsidRPr="00E40E1B">
        <w:rPr>
          <w:rFonts w:asciiTheme="majorBidi" w:hAnsiTheme="majorBidi" w:cstheme="majorBidi"/>
          <w:sz w:val="28"/>
          <w:szCs w:val="28"/>
        </w:rPr>
        <w:t xml:space="preserve"> and the secrets of sincere </w:t>
      </w:r>
      <w:r w:rsidR="00453F1F">
        <w:rPr>
          <w:rFonts w:asciiTheme="majorBidi" w:hAnsiTheme="majorBidi" w:cstheme="majorBidi"/>
          <w:sz w:val="28"/>
          <w:szCs w:val="28"/>
        </w:rPr>
        <w:t>S</w:t>
      </w:r>
      <w:r w:rsidRPr="00E40E1B">
        <w:rPr>
          <w:rFonts w:asciiTheme="majorBidi" w:hAnsiTheme="majorBidi" w:cstheme="majorBidi"/>
          <w:sz w:val="28"/>
          <w:szCs w:val="28"/>
        </w:rPr>
        <w:t>pirituality.</w:t>
      </w:r>
    </w:p>
    <w:p w14:paraId="02B69E48" w14:textId="77777777" w:rsidR="006C5E6C" w:rsidRDefault="006C5E6C" w:rsidP="00E86172">
      <w:pPr>
        <w:rPr>
          <w:rFonts w:asciiTheme="majorBidi" w:hAnsiTheme="majorBidi" w:cstheme="majorBidi"/>
          <w:sz w:val="28"/>
          <w:szCs w:val="28"/>
        </w:rPr>
      </w:pPr>
    </w:p>
    <w:p w14:paraId="6373577A" w14:textId="37815701" w:rsidR="006C5E6C" w:rsidRPr="006C5E6C" w:rsidRDefault="006C5E6C" w:rsidP="00D25103">
      <w:pPr>
        <w:ind w:left="990" w:right="1350"/>
        <w:rPr>
          <w:rFonts w:asciiTheme="majorBidi" w:eastAsia="Cambria" w:hAnsiTheme="majorBidi" w:cstheme="majorBidi"/>
          <w:sz w:val="20"/>
          <w:szCs w:val="20"/>
        </w:rPr>
      </w:pPr>
      <w:r w:rsidRPr="006C5E6C">
        <w:rPr>
          <w:rFonts w:asciiTheme="majorBidi" w:eastAsia="Cambria" w:hAnsiTheme="majorBidi" w:cstheme="majorBidi"/>
          <w:sz w:val="20"/>
          <w:szCs w:val="20"/>
        </w:rPr>
        <w:t>Image 1</w:t>
      </w:r>
      <w:r w:rsidR="0095163E">
        <w:rPr>
          <w:rFonts w:asciiTheme="majorBidi" w:eastAsia="Cambria" w:hAnsiTheme="majorBidi" w:cstheme="majorBidi"/>
          <w:sz w:val="20"/>
          <w:szCs w:val="20"/>
        </w:rPr>
        <w:t>0</w:t>
      </w:r>
      <w:r w:rsidRPr="006C5E6C">
        <w:rPr>
          <w:rFonts w:asciiTheme="majorBidi" w:eastAsia="Cambria" w:hAnsiTheme="majorBidi" w:cstheme="majorBidi"/>
          <w:sz w:val="20"/>
          <w:szCs w:val="20"/>
        </w:rPr>
        <w:t xml:space="preserve">: </w:t>
      </w:r>
    </w:p>
    <w:p w14:paraId="5AEFDE93" w14:textId="77777777" w:rsidR="006C5E6C" w:rsidRPr="006C5E6C" w:rsidRDefault="006C5E6C" w:rsidP="00D25103">
      <w:pPr>
        <w:ind w:left="990" w:right="1350"/>
        <w:rPr>
          <w:rFonts w:asciiTheme="majorBidi" w:eastAsia="Cambria" w:hAnsiTheme="majorBidi" w:cstheme="majorBidi"/>
          <w:sz w:val="20"/>
          <w:szCs w:val="20"/>
        </w:rPr>
      </w:pPr>
    </w:p>
    <w:p w14:paraId="6BF7E402" w14:textId="77777777" w:rsidR="006C5E6C" w:rsidRDefault="006C5E6C" w:rsidP="00D25103">
      <w:pPr>
        <w:ind w:left="990" w:right="1350"/>
        <w:rPr>
          <w:rFonts w:asciiTheme="majorBidi" w:eastAsia="Cambria" w:hAnsiTheme="majorBidi" w:cstheme="majorBidi"/>
          <w:sz w:val="20"/>
          <w:szCs w:val="20"/>
        </w:rPr>
      </w:pPr>
    </w:p>
    <w:p w14:paraId="7FFA2B5F" w14:textId="77777777" w:rsidR="00F51B5A" w:rsidRDefault="00F51B5A" w:rsidP="00D25103">
      <w:pPr>
        <w:ind w:left="990" w:right="1350"/>
        <w:rPr>
          <w:rFonts w:asciiTheme="majorBidi" w:eastAsia="Cambria" w:hAnsiTheme="majorBidi" w:cstheme="majorBidi"/>
          <w:sz w:val="20"/>
          <w:szCs w:val="20"/>
        </w:rPr>
      </w:pPr>
    </w:p>
    <w:p w14:paraId="3FC9BC8B" w14:textId="6CA29EFE" w:rsidR="00F51B5A" w:rsidRDefault="00D07019" w:rsidP="00D07019">
      <w:pPr>
        <w:tabs>
          <w:tab w:val="left" w:pos="1890"/>
        </w:tabs>
        <w:ind w:left="990" w:right="1350"/>
        <w:rPr>
          <w:rFonts w:asciiTheme="majorBidi" w:eastAsia="Cambria" w:hAnsiTheme="majorBidi" w:cstheme="majorBidi"/>
          <w:sz w:val="20"/>
          <w:szCs w:val="20"/>
        </w:rPr>
      </w:pPr>
      <w:r>
        <w:rPr>
          <w:rFonts w:asciiTheme="majorBidi" w:eastAsia="Cambria" w:hAnsiTheme="majorBidi" w:cstheme="majorBidi"/>
          <w:sz w:val="20"/>
          <w:szCs w:val="20"/>
        </w:rPr>
        <w:tab/>
      </w:r>
    </w:p>
    <w:p w14:paraId="48EDAB48" w14:textId="77777777" w:rsidR="00D07019" w:rsidRDefault="00D07019" w:rsidP="00D07019">
      <w:pPr>
        <w:tabs>
          <w:tab w:val="left" w:pos="1890"/>
        </w:tabs>
        <w:ind w:left="990" w:right="1350"/>
        <w:rPr>
          <w:rFonts w:asciiTheme="majorBidi" w:eastAsia="Cambria" w:hAnsiTheme="majorBidi" w:cstheme="majorBidi"/>
          <w:sz w:val="20"/>
          <w:szCs w:val="20"/>
        </w:rPr>
      </w:pPr>
    </w:p>
    <w:p w14:paraId="42293594" w14:textId="77777777" w:rsidR="00D07019" w:rsidRPr="006C5E6C" w:rsidRDefault="00D07019" w:rsidP="00D07019">
      <w:pPr>
        <w:tabs>
          <w:tab w:val="left" w:pos="1890"/>
        </w:tabs>
        <w:ind w:left="990" w:right="1350"/>
        <w:rPr>
          <w:rFonts w:asciiTheme="majorBidi" w:eastAsia="Cambria" w:hAnsiTheme="majorBidi" w:cstheme="majorBidi"/>
          <w:sz w:val="20"/>
          <w:szCs w:val="20"/>
        </w:rPr>
      </w:pPr>
    </w:p>
    <w:p w14:paraId="4D45FC01" w14:textId="77777777" w:rsidR="006C5E6C" w:rsidRPr="006C5E6C" w:rsidRDefault="006C5E6C" w:rsidP="00D25103">
      <w:pPr>
        <w:ind w:left="990" w:right="1350"/>
        <w:rPr>
          <w:rFonts w:asciiTheme="majorBidi" w:eastAsia="Cambria" w:hAnsiTheme="majorBidi" w:cstheme="majorBidi"/>
          <w:sz w:val="20"/>
          <w:szCs w:val="20"/>
        </w:rPr>
      </w:pPr>
    </w:p>
    <w:p w14:paraId="371D2074" w14:textId="77777777" w:rsidR="006C5E6C" w:rsidRPr="006C5E6C" w:rsidRDefault="006C5E6C" w:rsidP="00D25103">
      <w:pPr>
        <w:ind w:left="990" w:right="1350"/>
        <w:rPr>
          <w:rFonts w:asciiTheme="majorBidi" w:eastAsia="Cambria" w:hAnsiTheme="majorBidi" w:cstheme="majorBidi"/>
          <w:sz w:val="20"/>
          <w:szCs w:val="20"/>
        </w:rPr>
      </w:pPr>
    </w:p>
    <w:p w14:paraId="3F3AA5E3" w14:textId="34A28022" w:rsidR="006C5E6C" w:rsidRPr="006C5E6C" w:rsidRDefault="006C5E6C" w:rsidP="00D25103">
      <w:pPr>
        <w:ind w:left="990" w:right="1350"/>
        <w:rPr>
          <w:rFonts w:asciiTheme="majorBidi" w:hAnsiTheme="majorBidi" w:cstheme="majorBidi"/>
          <w:sz w:val="20"/>
          <w:szCs w:val="20"/>
        </w:rPr>
      </w:pPr>
      <w:r>
        <w:rPr>
          <w:rFonts w:asciiTheme="majorBidi" w:eastAsia="Cambria" w:hAnsiTheme="majorBidi" w:cstheme="majorBidi"/>
          <w:sz w:val="20"/>
          <w:szCs w:val="20"/>
        </w:rPr>
        <w:t>“</w:t>
      </w:r>
      <w:r w:rsidRPr="006C5E6C">
        <w:rPr>
          <w:rFonts w:asciiTheme="majorBidi" w:eastAsia="Cambria" w:hAnsiTheme="majorBidi" w:cstheme="majorBidi"/>
          <w:sz w:val="20"/>
          <w:szCs w:val="20"/>
        </w:rPr>
        <w:t>No mention shall be made of coral or of pearls. For the price of wisdom is above rubies.</w:t>
      </w:r>
      <w:r w:rsidR="00D25103">
        <w:rPr>
          <w:rFonts w:asciiTheme="majorBidi" w:eastAsia="Cambria" w:hAnsiTheme="majorBidi" w:cstheme="majorBidi"/>
          <w:sz w:val="20"/>
          <w:szCs w:val="20"/>
        </w:rPr>
        <w:t>”</w:t>
      </w:r>
      <w:r w:rsidR="00D25103">
        <w:rPr>
          <w:rStyle w:val="FootnoteReference"/>
          <w:rFonts w:asciiTheme="majorBidi" w:eastAsia="Cambria" w:hAnsiTheme="majorBidi" w:cstheme="majorBidi"/>
          <w:sz w:val="20"/>
          <w:szCs w:val="20"/>
        </w:rPr>
        <w:footnoteReference w:id="70"/>
      </w:r>
      <w:r w:rsidRPr="006C5E6C">
        <w:rPr>
          <w:rFonts w:asciiTheme="majorBidi" w:eastAsia="Cambria" w:hAnsiTheme="majorBidi" w:cstheme="majorBidi"/>
          <w:sz w:val="20"/>
          <w:szCs w:val="20"/>
        </w:rPr>
        <w:t xml:space="preserve"> </w:t>
      </w:r>
    </w:p>
    <w:p w14:paraId="45BC4A18" w14:textId="77777777" w:rsidR="006C5E6C" w:rsidRPr="008C7ED4" w:rsidRDefault="006C5E6C" w:rsidP="00E86172">
      <w:pPr>
        <w:rPr>
          <w:rFonts w:asciiTheme="majorBidi" w:hAnsiTheme="majorBidi" w:cstheme="majorBidi"/>
          <w:sz w:val="28"/>
          <w:szCs w:val="28"/>
        </w:rPr>
      </w:pPr>
    </w:p>
    <w:p w14:paraId="296E0F26" w14:textId="7F2FFC15" w:rsidR="00E86172" w:rsidRDefault="00E86172" w:rsidP="00E86172">
      <w:pPr>
        <w:rPr>
          <w:rFonts w:asciiTheme="majorBidi" w:hAnsiTheme="majorBidi" w:cstheme="majorBidi"/>
          <w:sz w:val="28"/>
          <w:szCs w:val="28"/>
        </w:rPr>
      </w:pPr>
      <w:r w:rsidRPr="00E40E1B">
        <w:rPr>
          <w:rFonts w:asciiTheme="majorBidi" w:hAnsiTheme="majorBidi" w:cstheme="majorBidi"/>
          <w:sz w:val="28"/>
          <w:szCs w:val="28"/>
        </w:rPr>
        <w:t>The title’s reference to “</w:t>
      </w:r>
      <w:r w:rsidRPr="00E40E1B">
        <w:rPr>
          <w:rFonts w:asciiTheme="majorBidi" w:hAnsiTheme="majorBidi" w:cstheme="majorBidi"/>
          <w:i/>
          <w:iCs/>
          <w:sz w:val="28"/>
          <w:szCs w:val="28"/>
        </w:rPr>
        <w:t xml:space="preserve">the Last </w:t>
      </w:r>
      <w:r>
        <w:rPr>
          <w:rFonts w:asciiTheme="majorBidi" w:hAnsiTheme="majorBidi" w:cstheme="majorBidi"/>
          <w:i/>
          <w:iCs/>
          <w:sz w:val="28"/>
          <w:szCs w:val="28"/>
        </w:rPr>
        <w:t>Message</w:t>
      </w:r>
      <w:r w:rsidRPr="00E40E1B">
        <w:rPr>
          <w:rFonts w:asciiTheme="majorBidi" w:hAnsiTheme="majorBidi" w:cstheme="majorBidi"/>
          <w:sz w:val="28"/>
          <w:szCs w:val="28"/>
        </w:rPr>
        <w:t>” reflects</w:t>
      </w:r>
      <w:r>
        <w:rPr>
          <w:rFonts w:asciiTheme="majorBidi" w:hAnsiTheme="majorBidi" w:cstheme="majorBidi"/>
          <w:sz w:val="28"/>
          <w:szCs w:val="28"/>
        </w:rPr>
        <w:t xml:space="preserve"> the Islamic belief</w:t>
      </w:r>
      <w:r w:rsidR="00130DF1">
        <w:rPr>
          <w:rFonts w:asciiTheme="majorBidi" w:hAnsiTheme="majorBidi" w:cstheme="majorBidi"/>
          <w:sz w:val="28"/>
          <w:szCs w:val="28"/>
        </w:rPr>
        <w:t xml:space="preserve"> in the finality of the Prophecy of the Prophet </w:t>
      </w:r>
      <w:r w:rsidR="00130DF1" w:rsidRPr="00092E0C">
        <w:rPr>
          <w:rFonts w:asciiTheme="majorBidi" w:hAnsiTheme="majorBidi" w:cstheme="majorBidi"/>
          <w:sz w:val="28"/>
          <w:szCs w:val="28"/>
        </w:rPr>
        <w:t>Muḥammad</w:t>
      </w:r>
      <w:r w:rsidR="00130DF1">
        <w:rPr>
          <w:rFonts w:asciiTheme="majorBidi" w:hAnsiTheme="majorBidi" w:cstheme="majorBidi"/>
          <w:sz w:val="28"/>
          <w:szCs w:val="28"/>
        </w:rPr>
        <w:t xml:space="preserve"> and</w:t>
      </w:r>
      <w:r w:rsidR="008E38F4">
        <w:rPr>
          <w:rFonts w:asciiTheme="majorBidi" w:hAnsiTheme="majorBidi" w:cstheme="majorBidi"/>
          <w:sz w:val="28"/>
          <w:szCs w:val="28"/>
        </w:rPr>
        <w:t xml:space="preserve"> the conviction</w:t>
      </w:r>
      <w:r>
        <w:rPr>
          <w:rFonts w:asciiTheme="majorBidi" w:hAnsiTheme="majorBidi" w:cstheme="majorBidi"/>
          <w:sz w:val="28"/>
          <w:szCs w:val="28"/>
        </w:rPr>
        <w:t xml:space="preserve"> that no Divine Messenger will come after</w:t>
      </w:r>
      <w:r w:rsidR="00130DF1">
        <w:rPr>
          <w:rFonts w:asciiTheme="majorBidi" w:hAnsiTheme="majorBidi" w:cstheme="majorBidi"/>
          <w:sz w:val="28"/>
          <w:szCs w:val="28"/>
        </w:rPr>
        <w:t xml:space="preserve"> him</w:t>
      </w:r>
      <w:r>
        <w:rPr>
          <w:rFonts w:asciiTheme="majorBidi" w:hAnsiTheme="majorBidi" w:cstheme="majorBidi"/>
          <w:sz w:val="28"/>
          <w:szCs w:val="28"/>
        </w:rPr>
        <w:t>. This Doctrine is</w:t>
      </w:r>
      <w:r w:rsidRPr="00092E0C">
        <w:rPr>
          <w:rFonts w:asciiTheme="majorBidi" w:hAnsiTheme="majorBidi" w:cstheme="majorBidi"/>
          <w:sz w:val="28"/>
          <w:szCs w:val="28"/>
        </w:rPr>
        <w:t xml:space="preserve"> an essential part of the content of the Islamic Creed, which</w:t>
      </w:r>
      <w:r>
        <w:rPr>
          <w:rFonts w:asciiTheme="majorBidi" w:hAnsiTheme="majorBidi" w:cstheme="majorBidi"/>
          <w:sz w:val="28"/>
          <w:szCs w:val="28"/>
        </w:rPr>
        <w:t xml:space="preserve"> i</w:t>
      </w:r>
      <w:r w:rsidR="008E38F4">
        <w:rPr>
          <w:rFonts w:asciiTheme="majorBidi" w:hAnsiTheme="majorBidi" w:cstheme="majorBidi"/>
          <w:sz w:val="28"/>
          <w:szCs w:val="28"/>
        </w:rPr>
        <w:t xml:space="preserve">s </w:t>
      </w:r>
      <w:r w:rsidRPr="00092E0C">
        <w:rPr>
          <w:rFonts w:asciiTheme="majorBidi" w:hAnsiTheme="majorBidi" w:cstheme="majorBidi"/>
          <w:sz w:val="28"/>
          <w:szCs w:val="28"/>
        </w:rPr>
        <w:t>affirm</w:t>
      </w:r>
      <w:r w:rsidR="008E38F4">
        <w:rPr>
          <w:rFonts w:asciiTheme="majorBidi" w:hAnsiTheme="majorBidi" w:cstheme="majorBidi"/>
          <w:sz w:val="28"/>
          <w:szCs w:val="28"/>
        </w:rPr>
        <w:t>ed</w:t>
      </w:r>
      <w:r w:rsidRPr="002C75B2">
        <w:rPr>
          <w:rFonts w:asciiTheme="majorBidi" w:hAnsiTheme="majorBidi" w:cstheme="majorBidi"/>
          <w:sz w:val="28"/>
          <w:szCs w:val="28"/>
        </w:rPr>
        <w:t xml:space="preserve"> </w:t>
      </w:r>
      <w:r>
        <w:rPr>
          <w:rFonts w:asciiTheme="majorBidi" w:hAnsiTheme="majorBidi" w:cstheme="majorBidi"/>
          <w:sz w:val="28"/>
          <w:szCs w:val="28"/>
        </w:rPr>
        <w:t xml:space="preserve">by </w:t>
      </w:r>
      <w:r w:rsidRPr="003240AB">
        <w:rPr>
          <w:rFonts w:asciiTheme="majorBidi" w:hAnsiTheme="majorBidi" w:cstheme="majorBidi"/>
          <w:sz w:val="28"/>
          <w:szCs w:val="28"/>
        </w:rPr>
        <w:t>the</w:t>
      </w:r>
      <w:r>
        <w:rPr>
          <w:rFonts w:asciiTheme="majorBidi" w:hAnsiTheme="majorBidi" w:cstheme="majorBidi"/>
          <w:sz w:val="28"/>
          <w:szCs w:val="28"/>
        </w:rPr>
        <w:t xml:space="preserve"> Qur’an, </w:t>
      </w:r>
      <w:r>
        <w:rPr>
          <w:rFonts w:asciiTheme="majorBidi" w:hAnsiTheme="majorBidi" w:cstheme="majorBidi"/>
          <w:i/>
          <w:iCs/>
          <w:sz w:val="28"/>
          <w:szCs w:val="28"/>
        </w:rPr>
        <w:t>Sunna</w:t>
      </w:r>
      <w:r>
        <w:rPr>
          <w:rFonts w:asciiTheme="majorBidi" w:hAnsiTheme="majorBidi" w:cstheme="majorBidi"/>
          <w:sz w:val="28"/>
          <w:szCs w:val="28"/>
        </w:rPr>
        <w:t>, and the</w:t>
      </w:r>
      <w:r w:rsidRPr="003240AB">
        <w:rPr>
          <w:rFonts w:asciiTheme="majorBidi" w:hAnsiTheme="majorBidi" w:cstheme="majorBidi"/>
          <w:sz w:val="28"/>
          <w:szCs w:val="28"/>
        </w:rPr>
        <w:t xml:space="preserve"> </w:t>
      </w:r>
      <w:r>
        <w:rPr>
          <w:rFonts w:asciiTheme="majorBidi" w:hAnsiTheme="majorBidi" w:cstheme="majorBidi"/>
          <w:sz w:val="28"/>
          <w:szCs w:val="28"/>
        </w:rPr>
        <w:t>S</w:t>
      </w:r>
      <w:r w:rsidRPr="003240AB">
        <w:rPr>
          <w:rFonts w:asciiTheme="majorBidi" w:hAnsiTheme="majorBidi" w:cstheme="majorBidi"/>
          <w:sz w:val="28"/>
          <w:szCs w:val="28"/>
        </w:rPr>
        <w:t xml:space="preserve">cholarly </w:t>
      </w:r>
      <w:r w:rsidRPr="00045E1A">
        <w:rPr>
          <w:rFonts w:asciiTheme="majorBidi" w:hAnsiTheme="majorBidi" w:cstheme="majorBidi"/>
          <w:sz w:val="28"/>
          <w:szCs w:val="28"/>
        </w:rPr>
        <w:t>Consensus (</w:t>
      </w:r>
      <w:r w:rsidRPr="00045E1A">
        <w:rPr>
          <w:rFonts w:asciiTheme="majorBidi" w:hAnsiTheme="majorBidi" w:cstheme="majorBidi"/>
          <w:i/>
          <w:iCs/>
          <w:sz w:val="28"/>
          <w:szCs w:val="28"/>
        </w:rPr>
        <w:t>al-Ijmā‘</w:t>
      </w:r>
      <w:r w:rsidRPr="00045E1A">
        <w:rPr>
          <w:rFonts w:asciiTheme="majorBidi" w:hAnsiTheme="majorBidi" w:cstheme="majorBidi"/>
          <w:sz w:val="28"/>
          <w:szCs w:val="28"/>
        </w:rPr>
        <w:t xml:space="preserve">) </w:t>
      </w:r>
      <w:r w:rsidRPr="003240AB">
        <w:rPr>
          <w:rFonts w:asciiTheme="majorBidi" w:hAnsiTheme="majorBidi" w:cstheme="majorBidi"/>
          <w:sz w:val="28"/>
          <w:szCs w:val="28"/>
        </w:rPr>
        <w:t>of the Community.</w:t>
      </w:r>
      <w:r>
        <w:rPr>
          <w:rFonts w:asciiTheme="majorBidi" w:hAnsiTheme="majorBidi" w:cstheme="majorBidi"/>
          <w:sz w:val="28"/>
          <w:szCs w:val="28"/>
        </w:rPr>
        <w:t xml:space="preserve"> In Islamic belief, t</w:t>
      </w:r>
      <w:r w:rsidRPr="00092E0C">
        <w:rPr>
          <w:rFonts w:asciiTheme="majorBidi" w:hAnsiTheme="majorBidi" w:cstheme="majorBidi"/>
          <w:sz w:val="28"/>
          <w:szCs w:val="28"/>
        </w:rPr>
        <w:t>he P</w:t>
      </w:r>
      <w:r w:rsidRPr="00E40E1B">
        <w:rPr>
          <w:rFonts w:asciiTheme="majorBidi" w:hAnsiTheme="majorBidi" w:cstheme="majorBidi"/>
          <w:sz w:val="28"/>
          <w:szCs w:val="28"/>
        </w:rPr>
        <w:t>rophet</w:t>
      </w:r>
      <w:r>
        <w:rPr>
          <w:rFonts w:asciiTheme="majorBidi" w:hAnsiTheme="majorBidi" w:cstheme="majorBidi"/>
          <w:sz w:val="28"/>
          <w:szCs w:val="28"/>
        </w:rPr>
        <w:t xml:space="preserve"> </w:t>
      </w:r>
      <w:r w:rsidRPr="00092E0C">
        <w:rPr>
          <w:rFonts w:asciiTheme="majorBidi" w:hAnsiTheme="majorBidi" w:cstheme="majorBidi"/>
          <w:sz w:val="28"/>
          <w:szCs w:val="28"/>
        </w:rPr>
        <w:t>Muḥammad</w:t>
      </w:r>
      <w:r>
        <w:rPr>
          <w:rFonts w:asciiTheme="majorBidi" w:hAnsiTheme="majorBidi" w:cstheme="majorBidi"/>
          <w:sz w:val="28"/>
          <w:szCs w:val="28"/>
        </w:rPr>
        <w:t xml:space="preserve"> was the Prophet</w:t>
      </w:r>
      <w:r w:rsidRPr="00E40E1B">
        <w:rPr>
          <w:rFonts w:asciiTheme="majorBidi" w:hAnsiTheme="majorBidi" w:cstheme="majorBidi"/>
          <w:sz w:val="28"/>
          <w:szCs w:val="28"/>
        </w:rPr>
        <w:t xml:space="preserve"> of the End of Days</w:t>
      </w:r>
      <w:r>
        <w:rPr>
          <w:rFonts w:asciiTheme="majorBidi" w:hAnsiTheme="majorBidi" w:cstheme="majorBidi"/>
          <w:sz w:val="28"/>
          <w:szCs w:val="28"/>
        </w:rPr>
        <w:t xml:space="preserve"> and </w:t>
      </w:r>
      <w:r w:rsidRPr="00E40E1B">
        <w:rPr>
          <w:rFonts w:asciiTheme="majorBidi" w:hAnsiTheme="majorBidi" w:cstheme="majorBidi"/>
          <w:sz w:val="28"/>
          <w:szCs w:val="28"/>
        </w:rPr>
        <w:t xml:space="preserve">the Seal of all God’s tens of thousands of Prophets and Messengers </w:t>
      </w:r>
      <w:r>
        <w:rPr>
          <w:rFonts w:asciiTheme="majorBidi" w:hAnsiTheme="majorBidi" w:cstheme="majorBidi"/>
          <w:sz w:val="28"/>
          <w:szCs w:val="28"/>
        </w:rPr>
        <w:t xml:space="preserve">who came to </w:t>
      </w:r>
      <w:r w:rsidR="008E38F4">
        <w:rPr>
          <w:rFonts w:asciiTheme="majorBidi" w:hAnsiTheme="majorBidi" w:cstheme="majorBidi"/>
          <w:sz w:val="28"/>
          <w:szCs w:val="28"/>
        </w:rPr>
        <w:t>H</w:t>
      </w:r>
      <w:r>
        <w:rPr>
          <w:rFonts w:asciiTheme="majorBidi" w:hAnsiTheme="majorBidi" w:cstheme="majorBidi"/>
          <w:sz w:val="28"/>
          <w:szCs w:val="28"/>
        </w:rPr>
        <w:t xml:space="preserve">umanity during the millennia </w:t>
      </w:r>
      <w:r w:rsidRPr="00E40E1B">
        <w:rPr>
          <w:rFonts w:asciiTheme="majorBidi" w:hAnsiTheme="majorBidi" w:cstheme="majorBidi"/>
          <w:sz w:val="28"/>
          <w:szCs w:val="28"/>
        </w:rPr>
        <w:t xml:space="preserve">before </w:t>
      </w:r>
      <w:r>
        <w:rPr>
          <w:rFonts w:asciiTheme="majorBidi" w:hAnsiTheme="majorBidi" w:cstheme="majorBidi"/>
          <w:sz w:val="28"/>
          <w:szCs w:val="28"/>
        </w:rPr>
        <w:t>him and prior to the</w:t>
      </w:r>
      <w:r w:rsidRPr="00E40E1B">
        <w:rPr>
          <w:rFonts w:asciiTheme="majorBidi" w:hAnsiTheme="majorBidi" w:cstheme="majorBidi"/>
          <w:sz w:val="28"/>
          <w:szCs w:val="28"/>
        </w:rPr>
        <w:t xml:space="preserve"> return of Jesus Christ at the end of the world. The</w:t>
      </w:r>
      <w:r>
        <w:rPr>
          <w:rFonts w:asciiTheme="majorBidi" w:hAnsiTheme="majorBidi" w:cstheme="majorBidi"/>
          <w:sz w:val="28"/>
          <w:szCs w:val="28"/>
        </w:rPr>
        <w:t xml:space="preserve"> finality of the Prophet’s Messengerhood does not conflict with the</w:t>
      </w:r>
      <w:r w:rsidRPr="00E40E1B">
        <w:rPr>
          <w:rFonts w:asciiTheme="majorBidi" w:hAnsiTheme="majorBidi" w:cstheme="majorBidi"/>
          <w:sz w:val="28"/>
          <w:szCs w:val="28"/>
        </w:rPr>
        <w:t xml:space="preserve"> Second Coming of the Messiah Jesus Son of the Virgin Mary</w:t>
      </w:r>
      <w:r>
        <w:rPr>
          <w:rFonts w:asciiTheme="majorBidi" w:hAnsiTheme="majorBidi" w:cstheme="majorBidi"/>
          <w:sz w:val="28"/>
          <w:szCs w:val="28"/>
        </w:rPr>
        <w:t>—</w:t>
      </w:r>
      <w:r w:rsidRPr="00E40E1B">
        <w:rPr>
          <w:rFonts w:asciiTheme="majorBidi" w:hAnsiTheme="majorBidi" w:cstheme="majorBidi"/>
          <w:sz w:val="28"/>
          <w:szCs w:val="28"/>
        </w:rPr>
        <w:t xml:space="preserve">which is also an obligatory Islamic </w:t>
      </w:r>
      <w:r>
        <w:rPr>
          <w:rFonts w:asciiTheme="majorBidi" w:hAnsiTheme="majorBidi" w:cstheme="majorBidi"/>
          <w:sz w:val="28"/>
          <w:szCs w:val="28"/>
        </w:rPr>
        <w:t xml:space="preserve">Creedal </w:t>
      </w:r>
      <w:r w:rsidRPr="00E40E1B">
        <w:rPr>
          <w:rFonts w:asciiTheme="majorBidi" w:hAnsiTheme="majorBidi" w:cstheme="majorBidi"/>
          <w:sz w:val="28"/>
          <w:szCs w:val="28"/>
        </w:rPr>
        <w:t>belief and is examined</w:t>
      </w:r>
      <w:r>
        <w:rPr>
          <w:rFonts w:asciiTheme="majorBidi" w:hAnsiTheme="majorBidi" w:cstheme="majorBidi"/>
          <w:sz w:val="28"/>
          <w:szCs w:val="28"/>
        </w:rPr>
        <w:t xml:space="preserve"> more fully</w:t>
      </w:r>
      <w:r w:rsidRPr="00E40E1B">
        <w:rPr>
          <w:rFonts w:asciiTheme="majorBidi" w:hAnsiTheme="majorBidi" w:cstheme="majorBidi"/>
          <w:sz w:val="28"/>
          <w:szCs w:val="28"/>
        </w:rPr>
        <w:t xml:space="preserve"> </w:t>
      </w:r>
      <w:r w:rsidR="002754FD">
        <w:rPr>
          <w:rFonts w:asciiTheme="majorBidi" w:hAnsiTheme="majorBidi" w:cstheme="majorBidi"/>
          <w:sz w:val="28"/>
          <w:szCs w:val="28"/>
        </w:rPr>
        <w:t xml:space="preserve">in Volumes Two and </w:t>
      </w:r>
      <w:r w:rsidR="004F0D80">
        <w:rPr>
          <w:rFonts w:asciiTheme="majorBidi" w:hAnsiTheme="majorBidi" w:cstheme="majorBidi"/>
          <w:sz w:val="28"/>
          <w:szCs w:val="28"/>
        </w:rPr>
        <w:t>Fifteen</w:t>
      </w:r>
      <w:r>
        <w:rPr>
          <w:rFonts w:asciiTheme="majorBidi" w:hAnsiTheme="majorBidi" w:cstheme="majorBidi"/>
          <w:sz w:val="28"/>
          <w:szCs w:val="28"/>
        </w:rPr>
        <w:t xml:space="preserve">. </w:t>
      </w:r>
      <w:r w:rsidR="00CA79A2">
        <w:rPr>
          <w:rFonts w:asciiTheme="majorBidi" w:hAnsiTheme="majorBidi" w:cstheme="majorBidi"/>
          <w:sz w:val="28"/>
          <w:szCs w:val="28"/>
        </w:rPr>
        <w:t>For t</w:t>
      </w:r>
      <w:r>
        <w:rPr>
          <w:rFonts w:asciiTheme="majorBidi" w:hAnsiTheme="majorBidi" w:cstheme="majorBidi"/>
          <w:sz w:val="28"/>
          <w:szCs w:val="28"/>
        </w:rPr>
        <w:t xml:space="preserve">he Second Coming </w:t>
      </w:r>
      <w:r w:rsidRPr="00E40E1B">
        <w:rPr>
          <w:rFonts w:asciiTheme="majorBidi" w:hAnsiTheme="majorBidi" w:cstheme="majorBidi"/>
          <w:sz w:val="28"/>
          <w:szCs w:val="28"/>
        </w:rPr>
        <w:t>constitutes the return of a former Prophet-Messenger,</w:t>
      </w:r>
      <w:r>
        <w:rPr>
          <w:rFonts w:asciiTheme="majorBidi" w:hAnsiTheme="majorBidi" w:cstheme="majorBidi"/>
          <w:sz w:val="28"/>
          <w:szCs w:val="28"/>
        </w:rPr>
        <w:t xml:space="preserve"> Jesus Christ,</w:t>
      </w:r>
      <w:r w:rsidRPr="00E40E1B">
        <w:rPr>
          <w:rFonts w:asciiTheme="majorBidi" w:hAnsiTheme="majorBidi" w:cstheme="majorBidi"/>
          <w:sz w:val="28"/>
          <w:szCs w:val="28"/>
        </w:rPr>
        <w:t xml:space="preserve"> not the sending of a new one.</w:t>
      </w:r>
      <w:r>
        <w:rPr>
          <w:rFonts w:asciiTheme="majorBidi" w:hAnsiTheme="majorBidi" w:cstheme="majorBidi"/>
          <w:sz w:val="28"/>
          <w:szCs w:val="28"/>
        </w:rPr>
        <w:t xml:space="preserve"> </w:t>
      </w:r>
      <w:r w:rsidRPr="00E40E1B">
        <w:rPr>
          <w:rFonts w:asciiTheme="majorBidi" w:hAnsiTheme="majorBidi" w:cstheme="majorBidi"/>
          <w:sz w:val="28"/>
          <w:szCs w:val="28"/>
        </w:rPr>
        <w:t>This fact is indicated by the adjective “second,” since Jesus</w:t>
      </w:r>
      <w:r>
        <w:rPr>
          <w:rFonts w:asciiTheme="majorBidi" w:hAnsiTheme="majorBidi" w:cstheme="majorBidi"/>
          <w:sz w:val="28"/>
          <w:szCs w:val="28"/>
        </w:rPr>
        <w:t>—as is well known and universally acknowledged by those who believe in him—</w:t>
      </w:r>
      <w:r w:rsidRPr="00E40E1B">
        <w:rPr>
          <w:rFonts w:asciiTheme="majorBidi" w:hAnsiTheme="majorBidi" w:cstheme="majorBidi"/>
          <w:sz w:val="28"/>
          <w:szCs w:val="28"/>
        </w:rPr>
        <w:t>came a first and initial time over two thousand years ago. In Islamic belief, the Messiah Jesus</w:t>
      </w:r>
      <w:r w:rsidR="00257A7E">
        <w:rPr>
          <w:rFonts w:asciiTheme="majorBidi" w:hAnsiTheme="majorBidi" w:cstheme="majorBidi"/>
          <w:sz w:val="28"/>
          <w:szCs w:val="28"/>
        </w:rPr>
        <w:t xml:space="preserve"> Son of Mary</w:t>
      </w:r>
      <w:r w:rsidRPr="00E40E1B">
        <w:rPr>
          <w:rFonts w:asciiTheme="majorBidi" w:hAnsiTheme="majorBidi" w:cstheme="majorBidi"/>
          <w:sz w:val="28"/>
          <w:szCs w:val="28"/>
        </w:rPr>
        <w:t xml:space="preserve"> will return at the end of the present world-</w:t>
      </w:r>
      <w:r>
        <w:rPr>
          <w:rFonts w:asciiTheme="majorBidi" w:hAnsiTheme="majorBidi" w:cstheme="majorBidi"/>
          <w:sz w:val="28"/>
          <w:szCs w:val="28"/>
        </w:rPr>
        <w:t>order—</w:t>
      </w:r>
      <w:r w:rsidRPr="00E40E1B">
        <w:rPr>
          <w:rFonts w:asciiTheme="majorBidi" w:hAnsiTheme="majorBidi" w:cstheme="majorBidi"/>
          <w:sz w:val="28"/>
          <w:szCs w:val="28"/>
        </w:rPr>
        <w:t xml:space="preserve">not </w:t>
      </w:r>
      <w:r>
        <w:rPr>
          <w:rFonts w:asciiTheme="majorBidi" w:hAnsiTheme="majorBidi" w:cstheme="majorBidi"/>
          <w:sz w:val="28"/>
          <w:szCs w:val="28"/>
        </w:rPr>
        <w:t xml:space="preserve">as a new Prophet or </w:t>
      </w:r>
      <w:r w:rsidRPr="00E40E1B">
        <w:rPr>
          <w:rFonts w:asciiTheme="majorBidi" w:hAnsiTheme="majorBidi" w:cstheme="majorBidi"/>
          <w:sz w:val="28"/>
          <w:szCs w:val="28"/>
        </w:rPr>
        <w:t>to establish a</w:t>
      </w:r>
      <w:r>
        <w:rPr>
          <w:rFonts w:asciiTheme="majorBidi" w:hAnsiTheme="majorBidi" w:cstheme="majorBidi"/>
          <w:sz w:val="28"/>
          <w:szCs w:val="28"/>
        </w:rPr>
        <w:t>n</w:t>
      </w:r>
      <w:r w:rsidRPr="00E40E1B">
        <w:rPr>
          <w:rFonts w:asciiTheme="majorBidi" w:hAnsiTheme="majorBidi" w:cstheme="majorBidi"/>
          <w:sz w:val="28"/>
          <w:szCs w:val="28"/>
        </w:rPr>
        <w:t xml:space="preserve"> </w:t>
      </w:r>
      <w:r>
        <w:rPr>
          <w:rFonts w:asciiTheme="majorBidi" w:hAnsiTheme="majorBidi" w:cstheme="majorBidi"/>
          <w:sz w:val="28"/>
          <w:szCs w:val="28"/>
        </w:rPr>
        <w:t>alternative</w:t>
      </w:r>
      <w:r w:rsidRPr="00E40E1B">
        <w:rPr>
          <w:rFonts w:asciiTheme="majorBidi" w:hAnsiTheme="majorBidi" w:cstheme="majorBidi"/>
          <w:sz w:val="28"/>
          <w:szCs w:val="28"/>
        </w:rPr>
        <w:t xml:space="preserve"> religious </w:t>
      </w:r>
      <w:r w:rsidR="00CA79A2">
        <w:rPr>
          <w:rFonts w:asciiTheme="majorBidi" w:hAnsiTheme="majorBidi" w:cstheme="majorBidi"/>
          <w:sz w:val="28"/>
          <w:szCs w:val="28"/>
        </w:rPr>
        <w:t>D</w:t>
      </w:r>
      <w:r w:rsidRPr="00E40E1B">
        <w:rPr>
          <w:rFonts w:asciiTheme="majorBidi" w:hAnsiTheme="majorBidi" w:cstheme="majorBidi"/>
          <w:sz w:val="28"/>
          <w:szCs w:val="28"/>
        </w:rPr>
        <w:t>ispensation</w:t>
      </w:r>
      <w:r>
        <w:rPr>
          <w:rFonts w:asciiTheme="majorBidi" w:hAnsiTheme="majorBidi" w:cstheme="majorBidi"/>
          <w:sz w:val="28"/>
          <w:szCs w:val="28"/>
        </w:rPr>
        <w:t xml:space="preserve">, </w:t>
      </w:r>
      <w:r w:rsidRPr="00E40E1B">
        <w:rPr>
          <w:rFonts w:asciiTheme="majorBidi" w:hAnsiTheme="majorBidi" w:cstheme="majorBidi"/>
          <w:sz w:val="28"/>
          <w:szCs w:val="28"/>
        </w:rPr>
        <w:t>but to</w:t>
      </w:r>
      <w:r>
        <w:rPr>
          <w:rFonts w:asciiTheme="majorBidi" w:hAnsiTheme="majorBidi" w:cstheme="majorBidi"/>
          <w:sz w:val="28"/>
          <w:szCs w:val="28"/>
        </w:rPr>
        <w:t xml:space="preserve"> correct the errors of the historical Church and Rabbinic Judaism, while</w:t>
      </w:r>
      <w:r w:rsidRPr="00E40E1B">
        <w:rPr>
          <w:rFonts w:asciiTheme="majorBidi" w:hAnsiTheme="majorBidi" w:cstheme="majorBidi"/>
          <w:sz w:val="28"/>
          <w:szCs w:val="28"/>
        </w:rPr>
        <w:t xml:space="preserve"> vindicat</w:t>
      </w:r>
      <w:r>
        <w:rPr>
          <w:rFonts w:asciiTheme="majorBidi" w:hAnsiTheme="majorBidi" w:cstheme="majorBidi"/>
          <w:sz w:val="28"/>
          <w:szCs w:val="28"/>
        </w:rPr>
        <w:t>ing</w:t>
      </w:r>
      <w:r w:rsidRPr="00E40E1B">
        <w:rPr>
          <w:rFonts w:asciiTheme="majorBidi" w:hAnsiTheme="majorBidi" w:cstheme="majorBidi"/>
          <w:sz w:val="28"/>
          <w:szCs w:val="28"/>
        </w:rPr>
        <w:t xml:space="preserve"> the </w:t>
      </w:r>
      <w:r>
        <w:rPr>
          <w:rFonts w:asciiTheme="majorBidi" w:hAnsiTheme="majorBidi" w:cstheme="majorBidi"/>
          <w:sz w:val="28"/>
          <w:szCs w:val="28"/>
        </w:rPr>
        <w:t>teaching</w:t>
      </w:r>
      <w:r w:rsidRPr="00E40E1B">
        <w:rPr>
          <w:rFonts w:asciiTheme="majorBidi" w:hAnsiTheme="majorBidi" w:cstheme="majorBidi"/>
          <w:sz w:val="28"/>
          <w:szCs w:val="28"/>
        </w:rPr>
        <w:t xml:space="preserve"> of his Brother </w:t>
      </w:r>
      <w:r>
        <w:rPr>
          <w:rFonts w:asciiTheme="majorBidi" w:hAnsiTheme="majorBidi" w:cstheme="majorBidi"/>
          <w:sz w:val="28"/>
          <w:szCs w:val="28"/>
        </w:rPr>
        <w:t xml:space="preserve">and </w:t>
      </w:r>
      <w:r w:rsidRPr="00E40E1B">
        <w:rPr>
          <w:rFonts w:asciiTheme="majorBidi" w:hAnsiTheme="majorBidi" w:cstheme="majorBidi"/>
          <w:sz w:val="28"/>
          <w:szCs w:val="28"/>
        </w:rPr>
        <w:t xml:space="preserve">Advocate, the Prophet </w:t>
      </w:r>
      <w:r w:rsidRPr="00E40E1B">
        <w:rPr>
          <w:rFonts w:asciiTheme="majorBidi" w:hAnsiTheme="majorBidi" w:cstheme="majorBidi"/>
          <w:sz w:val="28"/>
          <w:szCs w:val="28"/>
        </w:rPr>
        <w:lastRenderedPageBreak/>
        <w:t xml:space="preserve">Muḥammad, </w:t>
      </w:r>
      <w:r w:rsidRPr="000F17EF">
        <w:rPr>
          <w:rFonts w:asciiTheme="majorBidi" w:hAnsiTheme="majorBidi" w:cstheme="majorBidi"/>
          <w:sz w:val="28"/>
          <w:szCs w:val="28"/>
        </w:rPr>
        <w:t>God’s</w:t>
      </w:r>
      <w:r w:rsidRPr="00D03EDE">
        <w:rPr>
          <w:rFonts w:asciiTheme="majorBidi" w:hAnsiTheme="majorBidi" w:cstheme="majorBidi"/>
          <w:b/>
          <w:bCs/>
          <w:sz w:val="28"/>
          <w:szCs w:val="28"/>
        </w:rPr>
        <w:t xml:space="preserve"> Paraclete</w:t>
      </w:r>
      <w:r w:rsidRPr="00E40E1B">
        <w:rPr>
          <w:rFonts w:asciiTheme="majorBidi" w:hAnsiTheme="majorBidi" w:cstheme="majorBidi"/>
          <w:sz w:val="28"/>
          <w:szCs w:val="28"/>
        </w:rPr>
        <w:t>,</w:t>
      </w:r>
      <w:r w:rsidRPr="00E40E1B">
        <w:rPr>
          <w:rStyle w:val="FootnoteReference"/>
          <w:rFonts w:asciiTheme="majorBidi" w:hAnsiTheme="majorBidi" w:cstheme="majorBidi"/>
          <w:sz w:val="28"/>
          <w:szCs w:val="28"/>
        </w:rPr>
        <w:footnoteReference w:id="71"/>
      </w:r>
      <w:r w:rsidRPr="00E40E1B">
        <w:rPr>
          <w:rFonts w:asciiTheme="majorBidi" w:hAnsiTheme="majorBidi" w:cstheme="majorBidi"/>
          <w:sz w:val="28"/>
          <w:szCs w:val="28"/>
        </w:rPr>
        <w:t xml:space="preserve"> </w:t>
      </w:r>
      <w:r>
        <w:rPr>
          <w:rFonts w:asciiTheme="majorBidi" w:hAnsiTheme="majorBidi" w:cstheme="majorBidi"/>
          <w:sz w:val="28"/>
          <w:szCs w:val="28"/>
        </w:rPr>
        <w:t>whose teaching</w:t>
      </w:r>
      <w:r w:rsidRPr="00E40E1B">
        <w:rPr>
          <w:rFonts w:asciiTheme="majorBidi" w:hAnsiTheme="majorBidi" w:cstheme="majorBidi"/>
          <w:sz w:val="28"/>
          <w:szCs w:val="28"/>
        </w:rPr>
        <w:t xml:space="preserve"> authentically represent</w:t>
      </w:r>
      <w:r w:rsidR="00CA79A2">
        <w:rPr>
          <w:rFonts w:asciiTheme="majorBidi" w:hAnsiTheme="majorBidi" w:cstheme="majorBidi"/>
          <w:sz w:val="28"/>
          <w:szCs w:val="28"/>
        </w:rPr>
        <w:t>s</w:t>
      </w:r>
      <w:r w:rsidRPr="00E40E1B">
        <w:rPr>
          <w:rFonts w:asciiTheme="majorBidi" w:hAnsiTheme="majorBidi" w:cstheme="majorBidi"/>
          <w:sz w:val="28"/>
          <w:szCs w:val="28"/>
        </w:rPr>
        <w:t xml:space="preserve"> and effectively defend</w:t>
      </w:r>
      <w:r w:rsidR="00CA79A2">
        <w:rPr>
          <w:rFonts w:asciiTheme="majorBidi" w:hAnsiTheme="majorBidi" w:cstheme="majorBidi"/>
          <w:sz w:val="28"/>
          <w:szCs w:val="28"/>
        </w:rPr>
        <w:t>s</w:t>
      </w:r>
      <w:r w:rsidRPr="00E40E1B">
        <w:rPr>
          <w:rFonts w:asciiTheme="majorBidi" w:hAnsiTheme="majorBidi" w:cstheme="majorBidi"/>
          <w:sz w:val="28"/>
          <w:szCs w:val="28"/>
        </w:rPr>
        <w:t xml:space="preserve"> the Messiah’s own original </w:t>
      </w:r>
      <w:r>
        <w:rPr>
          <w:rFonts w:asciiTheme="majorBidi" w:hAnsiTheme="majorBidi" w:cstheme="majorBidi"/>
          <w:sz w:val="28"/>
          <w:szCs w:val="28"/>
        </w:rPr>
        <w:t xml:space="preserve">Message prior to its </w:t>
      </w:r>
      <w:r>
        <w:rPr>
          <w:rFonts w:asciiTheme="majorBidi" w:hAnsiTheme="majorBidi" w:cstheme="majorBidi"/>
          <w:sz w:val="28"/>
          <w:szCs w:val="28"/>
        </w:rPr>
        <w:lastRenderedPageBreak/>
        <w:t>historical distortion in later centuries</w:t>
      </w:r>
      <w:r w:rsidRPr="00E40E1B">
        <w:rPr>
          <w:rFonts w:asciiTheme="majorBidi" w:hAnsiTheme="majorBidi" w:cstheme="majorBidi"/>
          <w:sz w:val="28"/>
          <w:szCs w:val="28"/>
        </w:rPr>
        <w:t xml:space="preserve">. Upon his return, </w:t>
      </w:r>
      <w:r w:rsidR="004F3AF5">
        <w:rPr>
          <w:rFonts w:asciiTheme="majorBidi" w:hAnsiTheme="majorBidi" w:cstheme="majorBidi"/>
          <w:sz w:val="28"/>
          <w:szCs w:val="28"/>
        </w:rPr>
        <w:t>Jesus, the Messiah,</w:t>
      </w:r>
      <w:r w:rsidRPr="00E40E1B">
        <w:rPr>
          <w:rFonts w:asciiTheme="majorBidi" w:hAnsiTheme="majorBidi" w:cstheme="majorBidi"/>
          <w:sz w:val="28"/>
          <w:szCs w:val="28"/>
        </w:rPr>
        <w:t xml:space="preserve"> will successfully champion the upright Muslims of that final generation in </w:t>
      </w:r>
      <w:r w:rsidR="004F3AF5">
        <w:rPr>
          <w:rFonts w:asciiTheme="majorBidi" w:hAnsiTheme="majorBidi" w:cstheme="majorBidi"/>
          <w:sz w:val="28"/>
          <w:szCs w:val="28"/>
        </w:rPr>
        <w:t>H</w:t>
      </w:r>
      <w:r w:rsidRPr="00E40E1B">
        <w:rPr>
          <w:rFonts w:asciiTheme="majorBidi" w:hAnsiTheme="majorBidi" w:cstheme="majorBidi"/>
          <w:sz w:val="28"/>
          <w:szCs w:val="28"/>
        </w:rPr>
        <w:t xml:space="preserve">umanity’s ultimate, victorious struggle against </w:t>
      </w:r>
      <w:r w:rsidRPr="00D03EDE">
        <w:rPr>
          <w:rFonts w:asciiTheme="majorBidi" w:hAnsiTheme="majorBidi" w:cstheme="majorBidi"/>
          <w:b/>
          <w:bCs/>
          <w:sz w:val="28"/>
          <w:szCs w:val="28"/>
        </w:rPr>
        <w:t>the Antichrist (</w:t>
      </w:r>
      <w:r w:rsidRPr="00D03EDE">
        <w:rPr>
          <w:rFonts w:asciiTheme="majorBidi" w:hAnsiTheme="majorBidi" w:cstheme="majorBidi"/>
          <w:b/>
          <w:bCs/>
          <w:i/>
          <w:iCs/>
          <w:sz w:val="28"/>
          <w:szCs w:val="28"/>
        </w:rPr>
        <w:t>al-Dajjāl</w:t>
      </w:r>
      <w:r w:rsidRPr="00D03EDE">
        <w:rPr>
          <w:rFonts w:asciiTheme="majorBidi" w:hAnsiTheme="majorBidi" w:cstheme="majorBidi"/>
          <w:b/>
          <w:bCs/>
          <w:sz w:val="28"/>
          <w:szCs w:val="28"/>
        </w:rPr>
        <w:t>)</w:t>
      </w:r>
      <w:r>
        <w:rPr>
          <w:rFonts w:asciiTheme="majorBidi" w:hAnsiTheme="majorBidi" w:cstheme="majorBidi"/>
          <w:sz w:val="28"/>
          <w:szCs w:val="28"/>
        </w:rPr>
        <w:t>.</w:t>
      </w:r>
      <w:r w:rsidRPr="00E40E1B">
        <w:rPr>
          <w:rStyle w:val="FootnoteReference"/>
          <w:rFonts w:asciiTheme="majorBidi" w:hAnsiTheme="majorBidi" w:cstheme="majorBidi"/>
          <w:sz w:val="28"/>
          <w:szCs w:val="28"/>
        </w:rPr>
        <w:footnoteReference w:id="72"/>
      </w:r>
      <w:r w:rsidRPr="00E40E1B">
        <w:rPr>
          <w:rFonts w:asciiTheme="majorBidi" w:hAnsiTheme="majorBidi" w:cstheme="majorBidi"/>
          <w:sz w:val="28"/>
          <w:szCs w:val="28"/>
        </w:rPr>
        <w:t xml:space="preserve"> </w:t>
      </w:r>
      <w:r>
        <w:rPr>
          <w:rFonts w:asciiTheme="majorBidi" w:hAnsiTheme="majorBidi" w:cstheme="majorBidi"/>
          <w:sz w:val="28"/>
          <w:szCs w:val="28"/>
        </w:rPr>
        <w:t>All of these beliefs</w:t>
      </w:r>
      <w:r w:rsidRPr="00E40E1B">
        <w:rPr>
          <w:rFonts w:asciiTheme="majorBidi" w:hAnsiTheme="majorBidi" w:cstheme="majorBidi"/>
          <w:sz w:val="28"/>
          <w:szCs w:val="28"/>
        </w:rPr>
        <w:t xml:space="preserve"> are fundamental </w:t>
      </w:r>
      <w:r>
        <w:rPr>
          <w:rFonts w:asciiTheme="majorBidi" w:hAnsiTheme="majorBidi" w:cstheme="majorBidi"/>
          <w:sz w:val="28"/>
          <w:szCs w:val="28"/>
        </w:rPr>
        <w:t>E</w:t>
      </w:r>
      <w:r w:rsidRPr="00E40E1B">
        <w:rPr>
          <w:rFonts w:asciiTheme="majorBidi" w:hAnsiTheme="majorBidi" w:cstheme="majorBidi"/>
          <w:sz w:val="28"/>
          <w:szCs w:val="28"/>
        </w:rPr>
        <w:t>schat</w:t>
      </w:r>
      <w:r>
        <w:rPr>
          <w:rFonts w:asciiTheme="majorBidi" w:hAnsiTheme="majorBidi" w:cstheme="majorBidi"/>
          <w:sz w:val="28"/>
          <w:szCs w:val="28"/>
        </w:rPr>
        <w:t>o</w:t>
      </w:r>
      <w:r w:rsidRPr="00E40E1B">
        <w:rPr>
          <w:rFonts w:asciiTheme="majorBidi" w:hAnsiTheme="majorBidi" w:cstheme="majorBidi"/>
          <w:sz w:val="28"/>
          <w:szCs w:val="28"/>
        </w:rPr>
        <w:t xml:space="preserve">logical </w:t>
      </w:r>
      <w:r>
        <w:rPr>
          <w:rFonts w:asciiTheme="majorBidi" w:hAnsiTheme="majorBidi" w:cstheme="majorBidi"/>
          <w:sz w:val="28"/>
          <w:szCs w:val="28"/>
        </w:rPr>
        <w:t>teachings</w:t>
      </w:r>
      <w:r w:rsidR="00253F85">
        <w:rPr>
          <w:rFonts w:asciiTheme="majorBidi" w:hAnsiTheme="majorBidi" w:cstheme="majorBidi"/>
          <w:sz w:val="28"/>
          <w:szCs w:val="28"/>
        </w:rPr>
        <w:t xml:space="preserve">. </w:t>
      </w:r>
      <w:r w:rsidR="00253F85">
        <w:rPr>
          <w:rFonts w:asciiTheme="majorBidi" w:hAnsiTheme="majorBidi" w:cstheme="majorBidi"/>
          <w:sz w:val="28"/>
          <w:szCs w:val="28"/>
        </w:rPr>
        <w:lastRenderedPageBreak/>
        <w:t xml:space="preserve">They are </w:t>
      </w:r>
      <w:r w:rsidR="00152E79">
        <w:rPr>
          <w:rFonts w:asciiTheme="majorBidi" w:hAnsiTheme="majorBidi" w:cstheme="majorBidi"/>
          <w:sz w:val="28"/>
          <w:szCs w:val="28"/>
        </w:rPr>
        <w:t xml:space="preserve">more </w:t>
      </w:r>
      <w:r w:rsidR="00253F85">
        <w:rPr>
          <w:rFonts w:asciiTheme="majorBidi" w:hAnsiTheme="majorBidi" w:cstheme="majorBidi"/>
          <w:sz w:val="28"/>
          <w:szCs w:val="28"/>
        </w:rPr>
        <w:t>fully discussed</w:t>
      </w:r>
      <w:r w:rsidR="00152E79">
        <w:rPr>
          <w:rFonts w:asciiTheme="majorBidi" w:hAnsiTheme="majorBidi" w:cstheme="majorBidi"/>
          <w:sz w:val="28"/>
          <w:szCs w:val="28"/>
        </w:rPr>
        <w:t xml:space="preserve"> in Volume Seventeen</w:t>
      </w:r>
      <w:r>
        <w:rPr>
          <w:rFonts w:asciiTheme="majorBidi" w:hAnsiTheme="majorBidi" w:cstheme="majorBidi"/>
          <w:sz w:val="28"/>
          <w:szCs w:val="28"/>
        </w:rPr>
        <w:t xml:space="preserve"> and </w:t>
      </w:r>
      <w:r w:rsidR="00152E79">
        <w:rPr>
          <w:rFonts w:asciiTheme="majorBidi" w:hAnsiTheme="majorBidi" w:cstheme="majorBidi"/>
          <w:sz w:val="28"/>
          <w:szCs w:val="28"/>
        </w:rPr>
        <w:t>constitute</w:t>
      </w:r>
      <w:r>
        <w:rPr>
          <w:rFonts w:asciiTheme="majorBidi" w:hAnsiTheme="majorBidi" w:cstheme="majorBidi"/>
          <w:sz w:val="28"/>
          <w:szCs w:val="28"/>
        </w:rPr>
        <w:t xml:space="preserve"> obligatory articles of Islamic Creed and Doctrine</w:t>
      </w:r>
      <w:r w:rsidRPr="00E40E1B">
        <w:rPr>
          <w:rFonts w:asciiTheme="majorBidi" w:hAnsiTheme="majorBidi" w:cstheme="majorBidi"/>
          <w:sz w:val="28"/>
          <w:szCs w:val="28"/>
        </w:rPr>
        <w:t>.</w:t>
      </w:r>
    </w:p>
    <w:p w14:paraId="7E47ED7B" w14:textId="77777777" w:rsidR="00E86172" w:rsidRDefault="00E86172" w:rsidP="00E86172">
      <w:pPr>
        <w:rPr>
          <w:rFonts w:asciiTheme="majorBidi" w:hAnsiTheme="majorBidi" w:cstheme="majorBidi"/>
          <w:sz w:val="20"/>
          <w:szCs w:val="20"/>
        </w:rPr>
      </w:pPr>
    </w:p>
    <w:p w14:paraId="286E8F3B" w14:textId="57C6C95D" w:rsidR="00E86172" w:rsidRPr="00B16600" w:rsidRDefault="00E86172" w:rsidP="00075010">
      <w:pPr>
        <w:ind w:right="1260"/>
        <w:rPr>
          <w:rFonts w:asciiTheme="majorBidi" w:hAnsiTheme="majorBidi" w:cstheme="majorBidi"/>
          <w:sz w:val="20"/>
          <w:szCs w:val="20"/>
        </w:rPr>
      </w:pPr>
      <w:r>
        <w:rPr>
          <w:rFonts w:asciiTheme="majorBidi" w:hAnsiTheme="majorBidi" w:cstheme="majorBidi"/>
          <w:sz w:val="20"/>
          <w:szCs w:val="20"/>
        </w:rPr>
        <w:t xml:space="preserve">                           </w:t>
      </w:r>
      <w:r w:rsidRPr="00B16600">
        <w:rPr>
          <w:rFonts w:asciiTheme="majorBidi" w:hAnsiTheme="majorBidi" w:cstheme="majorBidi"/>
          <w:sz w:val="20"/>
          <w:szCs w:val="20"/>
        </w:rPr>
        <w:t xml:space="preserve">Image </w:t>
      </w:r>
      <w:r w:rsidR="00075010">
        <w:rPr>
          <w:rFonts w:asciiTheme="majorBidi" w:hAnsiTheme="majorBidi" w:cstheme="majorBidi"/>
          <w:sz w:val="20"/>
          <w:szCs w:val="20"/>
        </w:rPr>
        <w:t>1</w:t>
      </w:r>
      <w:r w:rsidR="0095163E">
        <w:rPr>
          <w:rFonts w:asciiTheme="majorBidi" w:hAnsiTheme="majorBidi" w:cstheme="majorBidi"/>
          <w:sz w:val="20"/>
          <w:szCs w:val="20"/>
        </w:rPr>
        <w:t>1</w:t>
      </w:r>
      <w:r w:rsidRPr="00B16600">
        <w:rPr>
          <w:rFonts w:asciiTheme="majorBidi" w:hAnsiTheme="majorBidi" w:cstheme="majorBidi"/>
          <w:sz w:val="20"/>
          <w:szCs w:val="20"/>
        </w:rPr>
        <w:t>:</w:t>
      </w:r>
    </w:p>
    <w:p w14:paraId="3479948A" w14:textId="77777777" w:rsidR="00E86172" w:rsidRDefault="00E86172" w:rsidP="00075010">
      <w:pPr>
        <w:ind w:right="1260"/>
        <w:rPr>
          <w:rFonts w:asciiTheme="majorBidi" w:hAnsiTheme="majorBidi" w:cstheme="majorBidi"/>
          <w:sz w:val="20"/>
          <w:szCs w:val="20"/>
        </w:rPr>
      </w:pPr>
    </w:p>
    <w:p w14:paraId="67911FCD" w14:textId="77777777" w:rsidR="00B65327" w:rsidRDefault="00B65327" w:rsidP="00075010">
      <w:pPr>
        <w:ind w:right="1260"/>
        <w:rPr>
          <w:rFonts w:asciiTheme="majorBidi" w:hAnsiTheme="majorBidi" w:cstheme="majorBidi"/>
          <w:sz w:val="20"/>
          <w:szCs w:val="20"/>
        </w:rPr>
      </w:pPr>
    </w:p>
    <w:p w14:paraId="5611FD8F" w14:textId="77777777" w:rsidR="00204FA0" w:rsidRDefault="00204FA0" w:rsidP="00075010">
      <w:pPr>
        <w:ind w:right="1260"/>
        <w:rPr>
          <w:rFonts w:asciiTheme="majorBidi" w:hAnsiTheme="majorBidi" w:cstheme="majorBidi"/>
          <w:sz w:val="20"/>
          <w:szCs w:val="20"/>
        </w:rPr>
      </w:pPr>
    </w:p>
    <w:p w14:paraId="135A945F" w14:textId="77777777" w:rsidR="00D07019" w:rsidRDefault="00D07019" w:rsidP="00075010">
      <w:pPr>
        <w:ind w:right="1260"/>
        <w:rPr>
          <w:rFonts w:asciiTheme="majorBidi" w:hAnsiTheme="majorBidi" w:cstheme="majorBidi"/>
          <w:sz w:val="20"/>
          <w:szCs w:val="20"/>
        </w:rPr>
      </w:pPr>
    </w:p>
    <w:p w14:paraId="72A0CE04" w14:textId="77777777" w:rsidR="00D07019" w:rsidRDefault="00D07019" w:rsidP="00075010">
      <w:pPr>
        <w:ind w:right="1260"/>
        <w:rPr>
          <w:rFonts w:asciiTheme="majorBidi" w:hAnsiTheme="majorBidi" w:cstheme="majorBidi"/>
          <w:sz w:val="20"/>
          <w:szCs w:val="20"/>
        </w:rPr>
      </w:pPr>
    </w:p>
    <w:p w14:paraId="5D9D37C8" w14:textId="77777777" w:rsidR="00D07019" w:rsidRDefault="00D07019" w:rsidP="00075010">
      <w:pPr>
        <w:ind w:right="1260"/>
        <w:rPr>
          <w:rFonts w:asciiTheme="majorBidi" w:hAnsiTheme="majorBidi" w:cstheme="majorBidi"/>
          <w:sz w:val="20"/>
          <w:szCs w:val="20"/>
        </w:rPr>
      </w:pPr>
    </w:p>
    <w:p w14:paraId="701BF059" w14:textId="77777777" w:rsidR="00D07019" w:rsidRDefault="00D07019" w:rsidP="00075010">
      <w:pPr>
        <w:ind w:right="1260"/>
        <w:rPr>
          <w:rFonts w:asciiTheme="majorBidi" w:hAnsiTheme="majorBidi" w:cstheme="majorBidi"/>
          <w:sz w:val="20"/>
          <w:szCs w:val="20"/>
        </w:rPr>
      </w:pPr>
    </w:p>
    <w:p w14:paraId="124B4AE2" w14:textId="77777777" w:rsidR="00D07019" w:rsidRDefault="00D07019" w:rsidP="00075010">
      <w:pPr>
        <w:ind w:right="1260"/>
        <w:rPr>
          <w:rFonts w:asciiTheme="majorBidi" w:hAnsiTheme="majorBidi" w:cstheme="majorBidi"/>
          <w:sz w:val="20"/>
          <w:szCs w:val="20"/>
        </w:rPr>
      </w:pPr>
    </w:p>
    <w:p w14:paraId="0D1F08C5" w14:textId="77777777" w:rsidR="00D07019" w:rsidRDefault="00D07019" w:rsidP="00075010">
      <w:pPr>
        <w:ind w:right="1260"/>
        <w:rPr>
          <w:rFonts w:asciiTheme="majorBidi" w:hAnsiTheme="majorBidi" w:cstheme="majorBidi"/>
          <w:sz w:val="20"/>
          <w:szCs w:val="20"/>
        </w:rPr>
      </w:pPr>
    </w:p>
    <w:p w14:paraId="6BAD79D7" w14:textId="77777777" w:rsidR="00D07019" w:rsidRDefault="00D07019" w:rsidP="00075010">
      <w:pPr>
        <w:ind w:right="1260"/>
        <w:rPr>
          <w:rFonts w:asciiTheme="majorBidi" w:hAnsiTheme="majorBidi" w:cstheme="majorBidi"/>
          <w:sz w:val="20"/>
          <w:szCs w:val="20"/>
        </w:rPr>
      </w:pPr>
    </w:p>
    <w:p w14:paraId="2BBB4AF0" w14:textId="77777777" w:rsidR="00204FA0" w:rsidRDefault="00204FA0" w:rsidP="00075010">
      <w:pPr>
        <w:ind w:right="1260"/>
        <w:rPr>
          <w:rFonts w:asciiTheme="majorBidi" w:hAnsiTheme="majorBidi" w:cstheme="majorBidi"/>
          <w:sz w:val="20"/>
          <w:szCs w:val="20"/>
        </w:rPr>
      </w:pPr>
    </w:p>
    <w:p w14:paraId="37443E43" w14:textId="77777777" w:rsidR="00E86172" w:rsidRDefault="00E86172" w:rsidP="00075010">
      <w:pPr>
        <w:ind w:right="1260"/>
        <w:rPr>
          <w:rFonts w:asciiTheme="majorBidi" w:hAnsiTheme="majorBidi" w:cstheme="majorBidi"/>
          <w:sz w:val="20"/>
          <w:szCs w:val="20"/>
        </w:rPr>
      </w:pPr>
    </w:p>
    <w:p w14:paraId="348AEA5C" w14:textId="0A5E79CE" w:rsidR="00E86172" w:rsidRPr="002459D1" w:rsidRDefault="00E86172" w:rsidP="00075010">
      <w:pPr>
        <w:ind w:right="1260"/>
        <w:rPr>
          <w:rFonts w:asciiTheme="majorBidi" w:hAnsiTheme="majorBidi" w:cstheme="majorBidi"/>
          <w:sz w:val="20"/>
          <w:szCs w:val="20"/>
        </w:rPr>
      </w:pPr>
      <w:r>
        <w:rPr>
          <w:rFonts w:asciiTheme="majorBidi" w:hAnsiTheme="majorBidi" w:cstheme="majorBidi"/>
          <w:sz w:val="20"/>
          <w:szCs w:val="20"/>
        </w:rPr>
        <w:t xml:space="preserve">                           </w:t>
      </w:r>
      <w:r w:rsidR="00075010">
        <w:rPr>
          <w:rFonts w:asciiTheme="majorBidi" w:hAnsiTheme="majorBidi" w:cstheme="majorBidi"/>
          <w:sz w:val="20"/>
          <w:szCs w:val="20"/>
        </w:rPr>
        <w:t xml:space="preserve">The Humble Modern-Day Village of </w:t>
      </w:r>
      <w:r w:rsidRPr="00B16600">
        <w:rPr>
          <w:rFonts w:asciiTheme="majorBidi" w:hAnsiTheme="majorBidi" w:cstheme="majorBidi"/>
          <w:sz w:val="20"/>
          <w:szCs w:val="20"/>
        </w:rPr>
        <w:t xml:space="preserve">Lod, </w:t>
      </w:r>
      <w:r w:rsidR="00075010">
        <w:rPr>
          <w:rFonts w:asciiTheme="majorBidi" w:hAnsiTheme="majorBidi" w:cstheme="majorBidi"/>
          <w:sz w:val="20"/>
          <w:szCs w:val="20"/>
        </w:rPr>
        <w:t>W</w:t>
      </w:r>
      <w:r w:rsidRPr="00B16600">
        <w:rPr>
          <w:rFonts w:asciiTheme="majorBidi" w:hAnsiTheme="majorBidi" w:cstheme="majorBidi"/>
          <w:sz w:val="20"/>
          <w:szCs w:val="20"/>
        </w:rPr>
        <w:t xml:space="preserve">here the Antichrist </w:t>
      </w:r>
      <w:r w:rsidR="00075010">
        <w:rPr>
          <w:rFonts w:asciiTheme="majorBidi" w:hAnsiTheme="majorBidi" w:cstheme="majorBidi"/>
          <w:sz w:val="20"/>
          <w:szCs w:val="20"/>
        </w:rPr>
        <w:t>M</w:t>
      </w:r>
      <w:r w:rsidRPr="00B16600">
        <w:rPr>
          <w:rFonts w:asciiTheme="majorBidi" w:hAnsiTheme="majorBidi" w:cstheme="majorBidi"/>
          <w:sz w:val="20"/>
          <w:szCs w:val="20"/>
        </w:rPr>
        <w:t xml:space="preserve">eets </w:t>
      </w:r>
      <w:r w:rsidR="00075010">
        <w:rPr>
          <w:rFonts w:asciiTheme="majorBidi" w:hAnsiTheme="majorBidi" w:cstheme="majorBidi"/>
          <w:sz w:val="20"/>
          <w:szCs w:val="20"/>
        </w:rPr>
        <w:t>H</w:t>
      </w:r>
      <w:r w:rsidRPr="00B16600">
        <w:rPr>
          <w:rFonts w:asciiTheme="majorBidi" w:hAnsiTheme="majorBidi" w:cstheme="majorBidi"/>
          <w:sz w:val="20"/>
          <w:szCs w:val="20"/>
        </w:rPr>
        <w:t xml:space="preserve">is </w:t>
      </w:r>
      <w:r w:rsidR="00075010">
        <w:rPr>
          <w:rFonts w:asciiTheme="majorBidi" w:hAnsiTheme="majorBidi" w:cstheme="majorBidi"/>
          <w:sz w:val="20"/>
          <w:szCs w:val="20"/>
        </w:rPr>
        <w:t>E</w:t>
      </w:r>
      <w:r w:rsidRPr="00B16600">
        <w:rPr>
          <w:rFonts w:asciiTheme="majorBidi" w:hAnsiTheme="majorBidi" w:cstheme="majorBidi"/>
          <w:sz w:val="20"/>
          <w:szCs w:val="20"/>
        </w:rPr>
        <w:t>nd.</w:t>
      </w:r>
      <w:r w:rsidRPr="00B16600">
        <w:rPr>
          <w:rStyle w:val="FootnoteReference"/>
          <w:rFonts w:asciiTheme="majorBidi" w:hAnsiTheme="majorBidi" w:cstheme="majorBidi"/>
          <w:sz w:val="20"/>
          <w:szCs w:val="20"/>
        </w:rPr>
        <w:footnoteReference w:id="73"/>
      </w:r>
    </w:p>
    <w:p w14:paraId="7898F839" w14:textId="77777777" w:rsidR="001568D7" w:rsidRDefault="001568D7" w:rsidP="001568D7">
      <w:bookmarkStart w:id="251" w:name="_Toc152136618"/>
      <w:bookmarkStart w:id="252" w:name="_Toc169109332"/>
      <w:bookmarkStart w:id="253" w:name="_Toc188509241"/>
      <w:bookmarkStart w:id="254" w:name="_Toc192407480"/>
    </w:p>
    <w:p w14:paraId="4670CB33" w14:textId="597ED4E3" w:rsidR="001568D7" w:rsidRDefault="001568D7" w:rsidP="001568D7">
      <w:pPr>
        <w:pStyle w:val="Heading4"/>
        <w:spacing w:before="0" w:after="0"/>
        <w:rPr>
          <w:rFonts w:asciiTheme="majorBidi" w:hAnsiTheme="majorBidi"/>
          <w:b/>
          <w:bCs/>
          <w:color w:val="C00000"/>
          <w:sz w:val="28"/>
          <w:szCs w:val="28"/>
        </w:rPr>
      </w:pPr>
      <w:bookmarkStart w:id="255" w:name="_Toc188509246"/>
      <w:r>
        <w:rPr>
          <w:rFonts w:asciiTheme="majorBidi" w:hAnsiTheme="majorBidi"/>
          <w:b/>
          <w:bCs/>
          <w:color w:val="C00000"/>
          <w:sz w:val="28"/>
          <w:szCs w:val="28"/>
        </w:rPr>
        <w:t>Regarding Sources of Truth &amp; Cognition</w:t>
      </w:r>
      <w:bookmarkEnd w:id="255"/>
    </w:p>
    <w:p w14:paraId="7E6E243F" w14:textId="77777777" w:rsidR="00252593" w:rsidRDefault="001568D7" w:rsidP="001568D7">
      <w:pPr>
        <w:rPr>
          <w:sz w:val="28"/>
          <w:szCs w:val="28"/>
        </w:rPr>
      </w:pPr>
      <w:r>
        <w:rPr>
          <w:i/>
          <w:iCs/>
          <w:sz w:val="28"/>
          <w:szCs w:val="28"/>
        </w:rPr>
        <w:t xml:space="preserve">The First Teaching </w:t>
      </w:r>
      <w:r>
        <w:rPr>
          <w:sz w:val="28"/>
          <w:szCs w:val="28"/>
        </w:rPr>
        <w:t xml:space="preserve">is fundamentally concerned with Truth, although it seeks to speak it consistently with love, as we will </w:t>
      </w:r>
      <w:r w:rsidR="00E62E56">
        <w:rPr>
          <w:sz w:val="28"/>
          <w:szCs w:val="28"/>
        </w:rPr>
        <w:t>propose in what follows</w:t>
      </w:r>
      <w:r>
        <w:rPr>
          <w:sz w:val="28"/>
          <w:szCs w:val="28"/>
        </w:rPr>
        <w:t>. I</w:t>
      </w:r>
      <w:r w:rsidRPr="005A08FD">
        <w:rPr>
          <w:rFonts w:asciiTheme="majorBidi" w:hAnsiTheme="majorBidi" w:cstheme="majorBidi"/>
          <w:color w:val="000000"/>
          <w:sz w:val="28"/>
          <w:szCs w:val="28"/>
        </w:rPr>
        <w:t>n this context</w:t>
      </w:r>
      <w:r>
        <w:rPr>
          <w:rFonts w:asciiTheme="majorBidi" w:hAnsiTheme="majorBidi" w:cstheme="majorBidi"/>
          <w:color w:val="000000"/>
          <w:sz w:val="28"/>
          <w:szCs w:val="28"/>
        </w:rPr>
        <w:t>, it is useful</w:t>
      </w:r>
      <w:r w:rsidRPr="005A08FD">
        <w:rPr>
          <w:rFonts w:asciiTheme="majorBidi" w:hAnsiTheme="majorBidi" w:cstheme="majorBidi"/>
          <w:color w:val="000000"/>
          <w:sz w:val="28"/>
          <w:szCs w:val="28"/>
        </w:rPr>
        <w:t xml:space="preserve"> to </w:t>
      </w:r>
      <w:r>
        <w:rPr>
          <w:rFonts w:asciiTheme="majorBidi" w:hAnsiTheme="majorBidi" w:cstheme="majorBidi"/>
          <w:color w:val="000000"/>
          <w:sz w:val="28"/>
          <w:szCs w:val="28"/>
        </w:rPr>
        <w:t>introduce</w:t>
      </w:r>
      <w:r w:rsidRPr="005A08FD">
        <w:rPr>
          <w:rFonts w:asciiTheme="majorBidi" w:hAnsiTheme="majorBidi" w:cstheme="majorBidi"/>
          <w:color w:val="000000"/>
          <w:sz w:val="28"/>
          <w:szCs w:val="28"/>
        </w:rPr>
        <w:t xml:space="preserve"> how the Islamic Scholarly Tradition looked upon the</w:t>
      </w:r>
      <w:r w:rsidR="00E62E56">
        <w:rPr>
          <w:rFonts w:asciiTheme="majorBidi" w:hAnsiTheme="majorBidi" w:cstheme="majorBidi"/>
          <w:color w:val="000000"/>
          <w:sz w:val="28"/>
          <w:szCs w:val="28"/>
        </w:rPr>
        <w:t xml:space="preserve"> sources of Truth and cognition</w:t>
      </w:r>
      <w:r w:rsidR="00252593">
        <w:rPr>
          <w:rFonts w:asciiTheme="majorBidi" w:hAnsiTheme="majorBidi" w:cstheme="majorBidi"/>
          <w:color w:val="000000"/>
          <w:sz w:val="28"/>
          <w:szCs w:val="28"/>
        </w:rPr>
        <w:t xml:space="preserve"> as well as the</w:t>
      </w:r>
      <w:r w:rsidRPr="005A08FD">
        <w:rPr>
          <w:rFonts w:asciiTheme="majorBidi" w:hAnsiTheme="majorBidi" w:cstheme="majorBidi"/>
          <w:color w:val="000000"/>
          <w:sz w:val="28"/>
          <w:szCs w:val="28"/>
        </w:rPr>
        <w:t xml:space="preserve"> acquisition, cultivation, and application of knowledge</w:t>
      </w:r>
      <w:r>
        <w:rPr>
          <w:rFonts w:asciiTheme="majorBidi" w:hAnsiTheme="majorBidi" w:cstheme="majorBidi"/>
          <w:color w:val="000000"/>
          <w:sz w:val="28"/>
          <w:szCs w:val="28"/>
        </w:rPr>
        <w:t xml:space="preserve">, especially since </w:t>
      </w:r>
      <w:r>
        <w:rPr>
          <w:rFonts w:asciiTheme="majorBidi" w:hAnsiTheme="majorBidi" w:cstheme="majorBidi"/>
          <w:i/>
          <w:iCs/>
          <w:color w:val="000000"/>
          <w:sz w:val="28"/>
          <w:szCs w:val="28"/>
        </w:rPr>
        <w:t xml:space="preserve">The First Teaching </w:t>
      </w:r>
      <w:r>
        <w:rPr>
          <w:rFonts w:asciiTheme="majorBidi" w:hAnsiTheme="majorBidi" w:cstheme="majorBidi"/>
          <w:color w:val="000000"/>
          <w:sz w:val="28"/>
          <w:szCs w:val="28"/>
        </w:rPr>
        <w:t>aspires to be a meaningful adjunct to that Tradition</w:t>
      </w:r>
      <w:r w:rsidRPr="005A08FD">
        <w:rPr>
          <w:rFonts w:asciiTheme="majorBidi" w:hAnsiTheme="majorBidi" w:cstheme="majorBidi"/>
          <w:color w:val="000000"/>
          <w:sz w:val="28"/>
          <w:szCs w:val="28"/>
        </w:rPr>
        <w:t>.</w:t>
      </w:r>
    </w:p>
    <w:p w14:paraId="3972E4DD" w14:textId="77777777" w:rsidR="00252593" w:rsidRDefault="00252593" w:rsidP="001568D7">
      <w:pPr>
        <w:rPr>
          <w:sz w:val="28"/>
          <w:szCs w:val="28"/>
        </w:rPr>
      </w:pPr>
    </w:p>
    <w:p w14:paraId="0428226A" w14:textId="10BA291D" w:rsidR="001568D7" w:rsidRDefault="001568D7" w:rsidP="00D07019">
      <w:pPr>
        <w:rPr>
          <w:rFonts w:asciiTheme="majorBidi" w:hAnsiTheme="majorBidi" w:cstheme="majorBidi"/>
          <w:color w:val="000000"/>
          <w:sz w:val="28"/>
          <w:szCs w:val="28"/>
        </w:rPr>
      </w:pPr>
      <w:r w:rsidRPr="005A08FD">
        <w:rPr>
          <w:rFonts w:asciiTheme="majorBidi" w:hAnsiTheme="majorBidi" w:cstheme="majorBidi"/>
          <w:color w:val="000000"/>
          <w:sz w:val="28"/>
          <w:szCs w:val="28"/>
        </w:rPr>
        <w:t>First</w:t>
      </w:r>
      <w:r>
        <w:rPr>
          <w:rFonts w:asciiTheme="majorBidi" w:hAnsiTheme="majorBidi" w:cstheme="majorBidi"/>
          <w:color w:val="000000"/>
          <w:sz w:val="28"/>
          <w:szCs w:val="28"/>
        </w:rPr>
        <w:t xml:space="preserve"> and above all</w:t>
      </w:r>
      <w:r w:rsidRPr="005A08FD">
        <w:rPr>
          <w:rFonts w:asciiTheme="majorBidi" w:hAnsiTheme="majorBidi" w:cstheme="majorBidi"/>
          <w:color w:val="000000"/>
          <w:sz w:val="28"/>
          <w:szCs w:val="28"/>
        </w:rPr>
        <w:t xml:space="preserve">, </w:t>
      </w:r>
      <w:r w:rsidR="006E4A89">
        <w:rPr>
          <w:rFonts w:asciiTheme="majorBidi" w:hAnsiTheme="majorBidi" w:cstheme="majorBidi"/>
          <w:color w:val="000000"/>
          <w:sz w:val="28"/>
          <w:szCs w:val="28"/>
        </w:rPr>
        <w:t>H</w:t>
      </w:r>
      <w:r>
        <w:rPr>
          <w:rFonts w:asciiTheme="majorBidi" w:hAnsiTheme="majorBidi" w:cstheme="majorBidi"/>
          <w:color w:val="000000"/>
          <w:sz w:val="28"/>
          <w:szCs w:val="28"/>
        </w:rPr>
        <w:t xml:space="preserve">uman </w:t>
      </w:r>
      <w:r w:rsidRPr="005A08FD">
        <w:rPr>
          <w:rFonts w:asciiTheme="majorBidi" w:hAnsiTheme="majorBidi" w:cstheme="majorBidi"/>
          <w:color w:val="000000"/>
          <w:sz w:val="28"/>
          <w:szCs w:val="28"/>
        </w:rPr>
        <w:t>knowledge belongs supremely and exclusively to God alone, and—as it is said—there is no</w:t>
      </w:r>
      <w:r w:rsidRPr="009024CE">
        <w:rPr>
          <w:rFonts w:asciiTheme="majorBidi" w:hAnsiTheme="majorBidi" w:cstheme="majorBidi"/>
          <w:color w:val="000000" w:themeColor="text1"/>
          <w:sz w:val="28"/>
          <w:szCs w:val="28"/>
        </w:rPr>
        <w:t xml:space="preserve"> patent on the sun or the moon.</w:t>
      </w:r>
      <w:r w:rsidRPr="009024CE">
        <w:rPr>
          <w:sz w:val="28"/>
          <w:szCs w:val="28"/>
        </w:rPr>
        <w:t xml:space="preserve"> </w:t>
      </w:r>
      <w:r>
        <w:rPr>
          <w:sz w:val="28"/>
          <w:szCs w:val="28"/>
        </w:rPr>
        <w:t>Just as God fashioned the sun, the moon, and the entire universe, i</w:t>
      </w:r>
      <w:r w:rsidRPr="005A08FD">
        <w:rPr>
          <w:rFonts w:asciiTheme="majorBidi" w:hAnsiTheme="majorBidi" w:cstheme="majorBidi"/>
          <w:color w:val="000000"/>
          <w:sz w:val="28"/>
          <w:szCs w:val="28"/>
        </w:rPr>
        <w:t>t is</w:t>
      </w:r>
      <w:r>
        <w:rPr>
          <w:rFonts w:asciiTheme="majorBidi" w:hAnsiTheme="majorBidi" w:cstheme="majorBidi"/>
          <w:color w:val="000000"/>
          <w:sz w:val="28"/>
          <w:szCs w:val="28"/>
        </w:rPr>
        <w:t xml:space="preserve"> He alone</w:t>
      </w:r>
      <w:r w:rsidRPr="005A08FD">
        <w:rPr>
          <w:rFonts w:asciiTheme="majorBidi" w:hAnsiTheme="majorBidi" w:cstheme="majorBidi"/>
          <w:color w:val="000000"/>
          <w:sz w:val="28"/>
          <w:szCs w:val="28"/>
        </w:rPr>
        <w:t xml:space="preserve"> who creates and owns </w:t>
      </w:r>
      <w:r w:rsidR="00B050B8">
        <w:rPr>
          <w:rFonts w:asciiTheme="majorBidi" w:hAnsiTheme="majorBidi" w:cstheme="majorBidi"/>
          <w:color w:val="000000"/>
          <w:sz w:val="28"/>
          <w:szCs w:val="28"/>
        </w:rPr>
        <w:t xml:space="preserve">the </w:t>
      </w:r>
      <w:r w:rsidRPr="005A08FD">
        <w:rPr>
          <w:rFonts w:asciiTheme="majorBidi" w:hAnsiTheme="majorBidi" w:cstheme="majorBidi"/>
          <w:color w:val="000000"/>
          <w:sz w:val="28"/>
          <w:szCs w:val="28"/>
        </w:rPr>
        <w:t>ideas</w:t>
      </w:r>
      <w:r>
        <w:rPr>
          <w:rFonts w:asciiTheme="majorBidi" w:hAnsiTheme="majorBidi" w:cstheme="majorBidi"/>
          <w:color w:val="000000"/>
          <w:sz w:val="28"/>
          <w:szCs w:val="28"/>
        </w:rPr>
        <w:t xml:space="preserve"> of Human Beings—and people</w:t>
      </w:r>
      <w:r w:rsidR="00B050B8">
        <w:rPr>
          <w:rFonts w:asciiTheme="majorBidi" w:hAnsiTheme="majorBidi" w:cstheme="majorBidi"/>
          <w:color w:val="000000"/>
          <w:sz w:val="28"/>
          <w:szCs w:val="28"/>
        </w:rPr>
        <w:t xml:space="preserve"> “receive” and </w:t>
      </w:r>
      <w:r w:rsidRPr="00EB2D54">
        <w:rPr>
          <w:rFonts w:asciiTheme="majorBidi" w:hAnsiTheme="majorBidi" w:cstheme="majorBidi"/>
          <w:color w:val="000000"/>
          <w:sz w:val="28"/>
          <w:szCs w:val="28"/>
        </w:rPr>
        <w:t>“acquire” them</w:t>
      </w:r>
      <w:r>
        <w:rPr>
          <w:rFonts w:asciiTheme="majorBidi" w:hAnsiTheme="majorBidi" w:cstheme="majorBidi"/>
          <w:color w:val="000000"/>
          <w:sz w:val="28"/>
          <w:szCs w:val="28"/>
        </w:rPr>
        <w:t xml:space="preserve"> from Hi</w:t>
      </w:r>
      <w:r w:rsidR="00D07019">
        <w:rPr>
          <w:rFonts w:asciiTheme="majorBidi" w:hAnsiTheme="majorBidi" w:cstheme="majorBidi"/>
          <w:color w:val="000000"/>
          <w:sz w:val="28"/>
          <w:szCs w:val="28"/>
        </w:rPr>
        <w:t>m.</w:t>
      </w:r>
    </w:p>
    <w:p w14:paraId="12BCE08D" w14:textId="534BA420" w:rsidR="001568D7" w:rsidRPr="00514508" w:rsidRDefault="001568D7" w:rsidP="001568D7">
      <w:pPr>
        <w:ind w:left="1440"/>
        <w:rPr>
          <w:rFonts w:asciiTheme="majorBidi" w:hAnsiTheme="majorBidi" w:cstheme="majorBidi"/>
          <w:color w:val="000000"/>
          <w:sz w:val="20"/>
          <w:szCs w:val="20"/>
        </w:rPr>
      </w:pPr>
      <w:r w:rsidRPr="00514508">
        <w:rPr>
          <w:rFonts w:asciiTheme="majorBidi" w:hAnsiTheme="majorBidi" w:cstheme="majorBidi"/>
          <w:color w:val="000000"/>
          <w:sz w:val="20"/>
          <w:szCs w:val="20"/>
        </w:rPr>
        <w:t xml:space="preserve">Image </w:t>
      </w:r>
      <w:r w:rsidR="0095163E">
        <w:rPr>
          <w:rFonts w:asciiTheme="majorBidi" w:hAnsiTheme="majorBidi" w:cstheme="majorBidi"/>
          <w:color w:val="000000"/>
          <w:sz w:val="20"/>
          <w:szCs w:val="20"/>
        </w:rPr>
        <w:t>12</w:t>
      </w:r>
      <w:r w:rsidRPr="00514508">
        <w:rPr>
          <w:rFonts w:asciiTheme="majorBidi" w:hAnsiTheme="majorBidi" w:cstheme="majorBidi"/>
          <w:color w:val="000000"/>
          <w:sz w:val="20"/>
          <w:szCs w:val="20"/>
        </w:rPr>
        <w:t>:</w:t>
      </w:r>
    </w:p>
    <w:p w14:paraId="72FF42DB" w14:textId="77777777" w:rsidR="001568D7" w:rsidRPr="00514508" w:rsidRDefault="001568D7" w:rsidP="001568D7">
      <w:pPr>
        <w:ind w:left="1440"/>
        <w:rPr>
          <w:rFonts w:asciiTheme="majorBidi" w:hAnsiTheme="majorBidi" w:cstheme="majorBidi"/>
          <w:color w:val="000000"/>
          <w:sz w:val="20"/>
          <w:szCs w:val="20"/>
        </w:rPr>
      </w:pPr>
    </w:p>
    <w:p w14:paraId="45B4D042" w14:textId="77777777" w:rsidR="001568D7" w:rsidRPr="00514508" w:rsidRDefault="001568D7" w:rsidP="001568D7">
      <w:pPr>
        <w:ind w:left="1440"/>
        <w:rPr>
          <w:rFonts w:asciiTheme="majorBidi" w:hAnsiTheme="majorBidi" w:cstheme="majorBidi"/>
          <w:color w:val="000000"/>
          <w:sz w:val="20"/>
          <w:szCs w:val="20"/>
        </w:rPr>
      </w:pPr>
    </w:p>
    <w:p w14:paraId="44A641D4" w14:textId="77777777" w:rsidR="001568D7" w:rsidRDefault="001568D7" w:rsidP="001568D7">
      <w:pPr>
        <w:ind w:left="1440"/>
        <w:rPr>
          <w:rFonts w:asciiTheme="majorBidi" w:hAnsiTheme="majorBidi" w:cstheme="majorBidi"/>
          <w:color w:val="000000"/>
          <w:sz w:val="20"/>
          <w:szCs w:val="20"/>
        </w:rPr>
      </w:pPr>
    </w:p>
    <w:p w14:paraId="5496F665" w14:textId="77777777" w:rsidR="00252593" w:rsidRDefault="00252593" w:rsidP="001568D7">
      <w:pPr>
        <w:ind w:left="1440"/>
        <w:rPr>
          <w:rFonts w:asciiTheme="majorBidi" w:hAnsiTheme="majorBidi" w:cstheme="majorBidi"/>
          <w:color w:val="000000"/>
          <w:sz w:val="20"/>
          <w:szCs w:val="20"/>
        </w:rPr>
      </w:pPr>
    </w:p>
    <w:p w14:paraId="04C1BA9B" w14:textId="77777777" w:rsidR="00252593" w:rsidRDefault="00252593" w:rsidP="001568D7">
      <w:pPr>
        <w:ind w:left="1440"/>
        <w:rPr>
          <w:rFonts w:asciiTheme="majorBidi" w:hAnsiTheme="majorBidi" w:cstheme="majorBidi"/>
          <w:color w:val="000000"/>
          <w:sz w:val="20"/>
          <w:szCs w:val="20"/>
        </w:rPr>
      </w:pPr>
    </w:p>
    <w:p w14:paraId="5679A0AE" w14:textId="77777777" w:rsidR="00252593" w:rsidRDefault="00252593" w:rsidP="001568D7">
      <w:pPr>
        <w:ind w:left="1440"/>
        <w:rPr>
          <w:rFonts w:asciiTheme="majorBidi" w:hAnsiTheme="majorBidi" w:cstheme="majorBidi"/>
          <w:color w:val="000000"/>
          <w:sz w:val="20"/>
          <w:szCs w:val="20"/>
        </w:rPr>
      </w:pPr>
    </w:p>
    <w:p w14:paraId="3938314A" w14:textId="77777777" w:rsidR="001568D7" w:rsidRDefault="001568D7" w:rsidP="001568D7">
      <w:pPr>
        <w:ind w:left="1440"/>
        <w:rPr>
          <w:rFonts w:asciiTheme="majorBidi" w:hAnsiTheme="majorBidi" w:cstheme="majorBidi"/>
          <w:color w:val="000000"/>
          <w:sz w:val="20"/>
          <w:szCs w:val="20"/>
        </w:rPr>
      </w:pPr>
    </w:p>
    <w:p w14:paraId="79C8E83D" w14:textId="77777777" w:rsidR="001568D7" w:rsidRPr="00514508" w:rsidRDefault="001568D7" w:rsidP="00D07019">
      <w:pPr>
        <w:rPr>
          <w:rFonts w:asciiTheme="majorBidi" w:hAnsiTheme="majorBidi" w:cstheme="majorBidi"/>
          <w:color w:val="000000"/>
          <w:sz w:val="20"/>
          <w:szCs w:val="20"/>
        </w:rPr>
      </w:pPr>
    </w:p>
    <w:p w14:paraId="2B82524A" w14:textId="77777777" w:rsidR="001568D7" w:rsidRPr="00514508" w:rsidRDefault="001568D7" w:rsidP="001568D7">
      <w:pPr>
        <w:ind w:left="1440"/>
        <w:rPr>
          <w:rFonts w:asciiTheme="majorBidi" w:hAnsiTheme="majorBidi" w:cstheme="majorBidi"/>
          <w:color w:val="000000"/>
          <w:sz w:val="20"/>
          <w:szCs w:val="20"/>
        </w:rPr>
      </w:pPr>
    </w:p>
    <w:p w14:paraId="419BAA8A" w14:textId="77777777" w:rsidR="001568D7" w:rsidRPr="00514508" w:rsidRDefault="001568D7" w:rsidP="001568D7">
      <w:pPr>
        <w:ind w:left="1440"/>
        <w:rPr>
          <w:rFonts w:asciiTheme="majorBidi" w:hAnsiTheme="majorBidi" w:cstheme="majorBidi"/>
          <w:color w:val="000000"/>
          <w:sz w:val="20"/>
          <w:szCs w:val="20"/>
        </w:rPr>
      </w:pPr>
      <w:r w:rsidRPr="00514508">
        <w:rPr>
          <w:rFonts w:asciiTheme="majorBidi" w:hAnsiTheme="majorBidi" w:cstheme="majorBidi"/>
          <w:color w:val="000000"/>
          <w:sz w:val="20"/>
          <w:szCs w:val="20"/>
        </w:rPr>
        <w:t>Who can patent the sun and the moon?</w:t>
      </w:r>
    </w:p>
    <w:p w14:paraId="339264BF" w14:textId="77777777" w:rsidR="001568D7" w:rsidRDefault="001568D7" w:rsidP="001568D7">
      <w:pPr>
        <w:rPr>
          <w:rFonts w:asciiTheme="majorBidi" w:hAnsiTheme="majorBidi" w:cstheme="majorBidi"/>
          <w:color w:val="000000"/>
          <w:sz w:val="28"/>
          <w:szCs w:val="28"/>
        </w:rPr>
      </w:pPr>
    </w:p>
    <w:p w14:paraId="1BDA2A34" w14:textId="77777777" w:rsidR="004335F1" w:rsidRDefault="001568D7" w:rsidP="001568D7">
      <w:pPr>
        <w:rPr>
          <w:rFonts w:asciiTheme="majorBidi" w:hAnsiTheme="majorBidi" w:cstheme="majorBidi"/>
          <w:color w:val="000000"/>
          <w:sz w:val="28"/>
          <w:szCs w:val="28"/>
        </w:rPr>
      </w:pPr>
      <w:r w:rsidRPr="00EB2D54">
        <w:rPr>
          <w:rFonts w:asciiTheme="majorBidi" w:hAnsiTheme="majorBidi" w:cstheme="majorBidi"/>
          <w:color w:val="000000"/>
          <w:sz w:val="28"/>
          <w:szCs w:val="28"/>
        </w:rPr>
        <w:t xml:space="preserve">In this process, God imparts knowledge and understanding to whomever He wills, and only He </w:t>
      </w:r>
      <w:r w:rsidR="003D7DEB">
        <w:rPr>
          <w:rFonts w:asciiTheme="majorBidi" w:hAnsiTheme="majorBidi" w:cstheme="majorBidi"/>
          <w:color w:val="000000"/>
          <w:sz w:val="28"/>
          <w:szCs w:val="28"/>
        </w:rPr>
        <w:t xml:space="preserve">wills to </w:t>
      </w:r>
      <w:r w:rsidRPr="00EB2D54">
        <w:rPr>
          <w:rFonts w:asciiTheme="majorBidi" w:hAnsiTheme="majorBidi" w:cstheme="majorBidi"/>
          <w:color w:val="000000"/>
          <w:sz w:val="28"/>
          <w:szCs w:val="28"/>
        </w:rPr>
        <w:t xml:space="preserve">allow thinkers to gather that knowledge together, synthesize, and comprehend it. God says in the </w:t>
      </w:r>
      <w:r w:rsidRPr="00EB2D54">
        <w:rPr>
          <w:rFonts w:asciiTheme="majorBidi" w:hAnsiTheme="majorBidi" w:cstheme="majorBidi"/>
          <w:sz w:val="28"/>
          <w:szCs w:val="28"/>
        </w:rPr>
        <w:t>Qur’ān:</w:t>
      </w:r>
      <w:r w:rsidRPr="00EB2D54">
        <w:rPr>
          <w:rFonts w:asciiTheme="majorBidi" w:hAnsiTheme="majorBidi" w:cstheme="majorBidi"/>
          <w:color w:val="000000"/>
          <w:sz w:val="28"/>
          <w:szCs w:val="28"/>
        </w:rPr>
        <w:t xml:space="preserve"> “And they encompass nothing of His knowledge but as He wills.” (</w:t>
      </w:r>
      <w:r w:rsidRPr="00EB2D54">
        <w:rPr>
          <w:rFonts w:asciiTheme="majorBidi" w:hAnsiTheme="majorBidi" w:cstheme="majorBidi"/>
          <w:sz w:val="28"/>
          <w:szCs w:val="28"/>
        </w:rPr>
        <w:t>The Cow, 2:255)</w:t>
      </w:r>
      <w:r w:rsidRPr="00EB2D54">
        <w:rPr>
          <w:rFonts w:asciiTheme="majorBidi" w:hAnsiTheme="majorBidi" w:cstheme="majorBidi"/>
          <w:color w:val="000000"/>
          <w:sz w:val="28"/>
          <w:szCs w:val="28"/>
        </w:rPr>
        <w:t xml:space="preserve">. </w:t>
      </w:r>
    </w:p>
    <w:p w14:paraId="4439C90A" w14:textId="77777777" w:rsidR="004335F1" w:rsidRDefault="004335F1" w:rsidP="001568D7">
      <w:pPr>
        <w:rPr>
          <w:rFonts w:asciiTheme="majorBidi" w:hAnsiTheme="majorBidi" w:cstheme="majorBidi"/>
          <w:color w:val="000000"/>
          <w:sz w:val="28"/>
          <w:szCs w:val="28"/>
        </w:rPr>
      </w:pPr>
    </w:p>
    <w:p w14:paraId="122FBD6B" w14:textId="29A8EC43" w:rsidR="001568D7" w:rsidRPr="009024CE" w:rsidRDefault="001568D7" w:rsidP="001568D7">
      <w:r w:rsidRPr="00EB2D54">
        <w:rPr>
          <w:rFonts w:asciiTheme="majorBidi" w:hAnsiTheme="majorBidi" w:cstheme="majorBidi"/>
          <w:color w:val="000000"/>
          <w:sz w:val="28"/>
          <w:szCs w:val="28"/>
        </w:rPr>
        <w:t xml:space="preserve">Thus, knowledge is always </w:t>
      </w:r>
      <w:r w:rsidR="004335F1">
        <w:rPr>
          <w:rFonts w:asciiTheme="majorBidi" w:hAnsiTheme="majorBidi" w:cstheme="majorBidi"/>
          <w:color w:val="000000"/>
          <w:sz w:val="28"/>
          <w:szCs w:val="28"/>
        </w:rPr>
        <w:t>“D</w:t>
      </w:r>
      <w:commentRangeStart w:id="256"/>
      <w:r w:rsidRPr="00EB2D54">
        <w:rPr>
          <w:rFonts w:asciiTheme="majorBidi" w:hAnsiTheme="majorBidi" w:cstheme="majorBidi"/>
          <w:color w:val="000000"/>
          <w:sz w:val="28"/>
          <w:szCs w:val="28"/>
        </w:rPr>
        <w:t>ivinely created” and “</w:t>
      </w:r>
      <w:r w:rsidR="004335F1">
        <w:rPr>
          <w:rFonts w:asciiTheme="majorBidi" w:hAnsiTheme="majorBidi" w:cstheme="majorBidi"/>
          <w:color w:val="000000"/>
          <w:sz w:val="28"/>
          <w:szCs w:val="28"/>
        </w:rPr>
        <w:t>D</w:t>
      </w:r>
      <w:r w:rsidRPr="00EB2D54">
        <w:rPr>
          <w:rFonts w:asciiTheme="majorBidi" w:hAnsiTheme="majorBidi" w:cstheme="majorBidi"/>
          <w:color w:val="000000"/>
          <w:sz w:val="28"/>
          <w:szCs w:val="28"/>
        </w:rPr>
        <w:t>ivinely given</w:t>
      </w:r>
      <w:commentRangeEnd w:id="256"/>
      <w:r w:rsidRPr="00EB2D54">
        <w:rPr>
          <w:rFonts w:ascii="SabondiacriticRoman" w:hAnsi="SabondiacriticRoman"/>
          <w:sz w:val="16"/>
          <w:szCs w:val="16"/>
        </w:rPr>
        <w:commentReference w:id="256"/>
      </w:r>
      <w:r w:rsidRPr="00EB2D54">
        <w:rPr>
          <w:rFonts w:asciiTheme="majorBidi" w:hAnsiTheme="majorBidi" w:cstheme="majorBidi"/>
          <w:color w:val="000000"/>
          <w:sz w:val="28"/>
          <w:szCs w:val="28"/>
        </w:rPr>
        <w:t>,” which—</w:t>
      </w:r>
      <w:r w:rsidRPr="00EB2D54">
        <w:rPr>
          <w:sz w:val="28"/>
          <w:szCs w:val="28"/>
        </w:rPr>
        <w:t xml:space="preserve">as we will see in our discussion of </w:t>
      </w:r>
      <w:r w:rsidR="00D04C02">
        <w:rPr>
          <w:sz w:val="28"/>
          <w:szCs w:val="28"/>
        </w:rPr>
        <w:t xml:space="preserve">causation, </w:t>
      </w:r>
      <w:r w:rsidRPr="00EB2D54">
        <w:rPr>
          <w:sz w:val="28"/>
          <w:szCs w:val="28"/>
        </w:rPr>
        <w:t>Foreordination</w:t>
      </w:r>
      <w:r w:rsidR="00D04C02">
        <w:rPr>
          <w:sz w:val="28"/>
          <w:szCs w:val="28"/>
        </w:rPr>
        <w:t>,</w:t>
      </w:r>
      <w:r>
        <w:rPr>
          <w:sz w:val="28"/>
          <w:szCs w:val="28"/>
        </w:rPr>
        <w:t xml:space="preserve"> and Free Will</w:t>
      </w:r>
      <w:r w:rsidR="00D04C02">
        <w:rPr>
          <w:sz w:val="28"/>
          <w:szCs w:val="28"/>
        </w:rPr>
        <w:t xml:space="preserve"> in Volume Eleven</w:t>
      </w:r>
      <w:r w:rsidRPr="00EB2D54">
        <w:rPr>
          <w:sz w:val="28"/>
          <w:szCs w:val="28"/>
        </w:rPr>
        <w:t xml:space="preserve">—is only “acquired” by </w:t>
      </w:r>
      <w:r w:rsidR="004335F1">
        <w:rPr>
          <w:sz w:val="28"/>
          <w:szCs w:val="28"/>
        </w:rPr>
        <w:t>H</w:t>
      </w:r>
      <w:r w:rsidRPr="00EB2D54">
        <w:rPr>
          <w:sz w:val="28"/>
          <w:szCs w:val="28"/>
        </w:rPr>
        <w:t>uman beings</w:t>
      </w:r>
      <w:r>
        <w:rPr>
          <w:sz w:val="28"/>
          <w:szCs w:val="28"/>
        </w:rPr>
        <w:t xml:space="preserve"> under the auspices of their individual freedom to act</w:t>
      </w:r>
      <w:r w:rsidRPr="00EB2D54">
        <w:rPr>
          <w:sz w:val="28"/>
          <w:szCs w:val="28"/>
        </w:rPr>
        <w:t>.</w:t>
      </w:r>
      <w:r w:rsidRPr="00EB2D54">
        <w:rPr>
          <w:rFonts w:asciiTheme="majorBidi" w:hAnsiTheme="majorBidi" w:cstheme="majorBidi"/>
          <w:color w:val="000000"/>
          <w:sz w:val="28"/>
          <w:szCs w:val="28"/>
        </w:rPr>
        <w:t xml:space="preserve"> Thus, strictly speaking, </w:t>
      </w:r>
      <w:r w:rsidR="004335F1">
        <w:rPr>
          <w:rFonts w:asciiTheme="majorBidi" w:hAnsiTheme="majorBidi" w:cstheme="majorBidi"/>
          <w:b/>
          <w:bCs/>
          <w:color w:val="000000"/>
          <w:sz w:val="28"/>
          <w:szCs w:val="28"/>
          <w:u w:val="single"/>
        </w:rPr>
        <w:t>H</w:t>
      </w:r>
      <w:r w:rsidRPr="00EB2D54">
        <w:rPr>
          <w:rFonts w:asciiTheme="majorBidi" w:hAnsiTheme="majorBidi" w:cstheme="majorBidi"/>
          <w:b/>
          <w:bCs/>
          <w:color w:val="000000"/>
          <w:sz w:val="28"/>
          <w:szCs w:val="28"/>
          <w:u w:val="single"/>
        </w:rPr>
        <w:t xml:space="preserve">uman knowledge </w:t>
      </w:r>
      <w:r w:rsidR="0010400C">
        <w:rPr>
          <w:rFonts w:asciiTheme="majorBidi" w:hAnsiTheme="majorBidi" w:cstheme="majorBidi"/>
          <w:b/>
          <w:bCs/>
          <w:color w:val="000000"/>
          <w:sz w:val="28"/>
          <w:szCs w:val="28"/>
          <w:u w:val="single"/>
        </w:rPr>
        <w:t>i</w:t>
      </w:r>
      <w:r w:rsidR="00D04C02">
        <w:rPr>
          <w:rFonts w:asciiTheme="majorBidi" w:hAnsiTheme="majorBidi" w:cstheme="majorBidi"/>
          <w:b/>
          <w:bCs/>
          <w:color w:val="000000"/>
          <w:sz w:val="28"/>
          <w:szCs w:val="28"/>
          <w:u w:val="single"/>
        </w:rPr>
        <w:t>s</w:t>
      </w:r>
      <w:r w:rsidR="0010400C">
        <w:rPr>
          <w:rFonts w:asciiTheme="majorBidi" w:hAnsiTheme="majorBidi" w:cstheme="majorBidi"/>
          <w:b/>
          <w:bCs/>
          <w:color w:val="000000"/>
          <w:sz w:val="28"/>
          <w:szCs w:val="28"/>
          <w:u w:val="single"/>
        </w:rPr>
        <w:t xml:space="preserve"> always</w:t>
      </w:r>
      <w:r w:rsidRPr="00EB2D54">
        <w:rPr>
          <w:rFonts w:asciiTheme="majorBidi" w:hAnsiTheme="majorBidi" w:cstheme="majorBidi"/>
          <w:b/>
          <w:bCs/>
          <w:color w:val="000000"/>
          <w:sz w:val="28"/>
          <w:szCs w:val="28"/>
          <w:u w:val="single"/>
        </w:rPr>
        <w:t xml:space="preserve"> a Divine Creation</w:t>
      </w:r>
      <w:r w:rsidR="00D04C02">
        <w:rPr>
          <w:rFonts w:asciiTheme="majorBidi" w:hAnsiTheme="majorBidi" w:cstheme="majorBidi"/>
          <w:b/>
          <w:bCs/>
          <w:color w:val="000000"/>
          <w:sz w:val="28"/>
          <w:szCs w:val="28"/>
          <w:u w:val="single"/>
        </w:rPr>
        <w:t xml:space="preserve"> is never </w:t>
      </w:r>
      <w:r w:rsidRPr="00EB2D54">
        <w:rPr>
          <w:rFonts w:asciiTheme="majorBidi" w:hAnsiTheme="majorBidi" w:cstheme="majorBidi"/>
          <w:b/>
          <w:bCs/>
          <w:color w:val="000000"/>
          <w:sz w:val="28"/>
          <w:szCs w:val="28"/>
          <w:u w:val="single"/>
        </w:rPr>
        <w:t xml:space="preserve">a </w:t>
      </w:r>
      <w:r>
        <w:rPr>
          <w:rFonts w:asciiTheme="majorBidi" w:hAnsiTheme="majorBidi" w:cstheme="majorBidi"/>
          <w:b/>
          <w:bCs/>
          <w:color w:val="000000"/>
          <w:sz w:val="28"/>
          <w:szCs w:val="28"/>
          <w:u w:val="single"/>
        </w:rPr>
        <w:t xml:space="preserve">personal or social </w:t>
      </w:r>
      <w:r w:rsidRPr="00EB2D54">
        <w:rPr>
          <w:rFonts w:asciiTheme="majorBidi" w:hAnsiTheme="majorBidi" w:cstheme="majorBidi"/>
          <w:b/>
          <w:bCs/>
          <w:color w:val="000000"/>
          <w:sz w:val="28"/>
          <w:szCs w:val="28"/>
          <w:u w:val="single"/>
        </w:rPr>
        <w:t>cognitive construct</w:t>
      </w:r>
      <w:r w:rsidRPr="00EB2D54">
        <w:rPr>
          <w:rFonts w:asciiTheme="majorBidi" w:hAnsiTheme="majorBidi" w:cstheme="majorBidi"/>
          <w:color w:val="000000"/>
          <w:sz w:val="28"/>
          <w:szCs w:val="28"/>
        </w:rPr>
        <w:t xml:space="preserve">. </w:t>
      </w:r>
      <w:r w:rsidR="0010400C">
        <w:rPr>
          <w:rFonts w:asciiTheme="majorBidi" w:hAnsiTheme="majorBidi" w:cstheme="majorBidi"/>
          <w:color w:val="000000"/>
          <w:sz w:val="28"/>
          <w:szCs w:val="28"/>
        </w:rPr>
        <w:t xml:space="preserve">We are “given” what we know—however unique or great—and we do not “create” it. </w:t>
      </w:r>
      <w:r w:rsidRPr="00EB2D54">
        <w:rPr>
          <w:rFonts w:asciiTheme="majorBidi" w:hAnsiTheme="majorBidi" w:cstheme="majorBidi"/>
          <w:color w:val="000000"/>
          <w:sz w:val="28"/>
          <w:szCs w:val="28"/>
        </w:rPr>
        <w:t xml:space="preserve">It begins and ends with God, not with </w:t>
      </w:r>
      <w:r>
        <w:rPr>
          <w:rFonts w:asciiTheme="majorBidi" w:hAnsiTheme="majorBidi" w:cstheme="majorBidi"/>
          <w:color w:val="000000"/>
          <w:sz w:val="28"/>
          <w:szCs w:val="28"/>
        </w:rPr>
        <w:t xml:space="preserve">the </w:t>
      </w:r>
      <w:r w:rsidRPr="00EB2D54">
        <w:rPr>
          <w:rFonts w:asciiTheme="majorBidi" w:hAnsiTheme="majorBidi" w:cstheme="majorBidi"/>
          <w:color w:val="000000"/>
          <w:sz w:val="28"/>
          <w:szCs w:val="28"/>
        </w:rPr>
        <w:t xml:space="preserve">subjective human consciousness. At the same time, however, </w:t>
      </w:r>
      <w:r w:rsidRPr="00EB2D54">
        <w:rPr>
          <w:sz w:val="28"/>
          <w:szCs w:val="28"/>
        </w:rPr>
        <w:t>errors may be rightly attributed to individuals, although, th</w:t>
      </w:r>
      <w:r w:rsidR="00166BB9">
        <w:rPr>
          <w:sz w:val="28"/>
          <w:szCs w:val="28"/>
        </w:rPr>
        <w:t>ose shortcomings and faults</w:t>
      </w:r>
      <w:r w:rsidRPr="00EB2D54">
        <w:rPr>
          <w:sz w:val="28"/>
          <w:szCs w:val="28"/>
        </w:rPr>
        <w:t xml:space="preserve"> too are created by God and then “acquired” by </w:t>
      </w:r>
      <w:r w:rsidR="00FC65A9">
        <w:rPr>
          <w:sz w:val="28"/>
          <w:szCs w:val="28"/>
        </w:rPr>
        <w:t xml:space="preserve">the agency </w:t>
      </w:r>
      <w:r w:rsidRPr="00EB2D54">
        <w:rPr>
          <w:sz w:val="28"/>
          <w:szCs w:val="28"/>
        </w:rPr>
        <w:t xml:space="preserve">those </w:t>
      </w:r>
      <w:r>
        <w:rPr>
          <w:sz w:val="28"/>
          <w:szCs w:val="28"/>
        </w:rPr>
        <w:t>very same H</w:t>
      </w:r>
      <w:r w:rsidRPr="00EB2D54">
        <w:rPr>
          <w:sz w:val="28"/>
          <w:szCs w:val="28"/>
        </w:rPr>
        <w:t xml:space="preserve">uman </w:t>
      </w:r>
      <w:r>
        <w:rPr>
          <w:sz w:val="28"/>
          <w:szCs w:val="28"/>
        </w:rPr>
        <w:t>B</w:t>
      </w:r>
      <w:r w:rsidRPr="00EB2D54">
        <w:rPr>
          <w:sz w:val="28"/>
          <w:szCs w:val="28"/>
        </w:rPr>
        <w:t>eings</w:t>
      </w:r>
      <w:r w:rsidR="00FC65A9">
        <w:rPr>
          <w:sz w:val="28"/>
          <w:szCs w:val="28"/>
        </w:rPr>
        <w:t xml:space="preserve"> who make them</w:t>
      </w:r>
      <w:r w:rsidRPr="00EB2D54">
        <w:rPr>
          <w:sz w:val="28"/>
          <w:szCs w:val="28"/>
        </w:rPr>
        <w:t xml:space="preserve">. </w:t>
      </w:r>
      <w:r>
        <w:rPr>
          <w:sz w:val="28"/>
          <w:szCs w:val="28"/>
        </w:rPr>
        <w:t>G</w:t>
      </w:r>
      <w:r w:rsidRPr="00EB2D54">
        <w:rPr>
          <w:sz w:val="28"/>
          <w:szCs w:val="28"/>
        </w:rPr>
        <w:t>reat thinkers</w:t>
      </w:r>
      <w:r>
        <w:rPr>
          <w:sz w:val="28"/>
          <w:szCs w:val="28"/>
        </w:rPr>
        <w:t>, however,</w:t>
      </w:r>
      <w:r w:rsidRPr="00EB2D54">
        <w:rPr>
          <w:sz w:val="28"/>
          <w:szCs w:val="28"/>
        </w:rPr>
        <w:t xml:space="preserve"> are receptors of God-given ideas, not </w:t>
      </w:r>
      <w:r>
        <w:rPr>
          <w:sz w:val="28"/>
          <w:szCs w:val="28"/>
        </w:rPr>
        <w:t xml:space="preserve">the </w:t>
      </w:r>
      <w:r w:rsidRPr="00EB2D54">
        <w:rPr>
          <w:sz w:val="28"/>
          <w:szCs w:val="28"/>
        </w:rPr>
        <w:t>inventors of them.</w:t>
      </w:r>
    </w:p>
    <w:p w14:paraId="4C827708" w14:textId="77777777" w:rsidR="001568D7" w:rsidRPr="00EB2D54" w:rsidRDefault="001568D7" w:rsidP="001568D7">
      <w:pPr>
        <w:rPr>
          <w:rFonts w:asciiTheme="majorBidi" w:hAnsiTheme="majorBidi" w:cstheme="majorBidi"/>
          <w:color w:val="000000"/>
          <w:sz w:val="28"/>
          <w:szCs w:val="28"/>
        </w:rPr>
      </w:pPr>
    </w:p>
    <w:p w14:paraId="305972F3" w14:textId="2567B250" w:rsidR="001568D7" w:rsidRDefault="001568D7" w:rsidP="00BE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sz w:val="28"/>
          <w:szCs w:val="28"/>
        </w:rPr>
      </w:pPr>
      <w:r w:rsidRPr="00EB2D54">
        <w:rPr>
          <w:rFonts w:asciiTheme="majorBidi" w:hAnsiTheme="majorBidi" w:cstheme="majorBidi"/>
          <w:color w:val="000000"/>
          <w:sz w:val="28"/>
          <w:szCs w:val="28"/>
        </w:rPr>
        <w:t>Moreover, Traditionally in the Islamic world, Muslims were grateful to</w:t>
      </w:r>
      <w:r>
        <w:rPr>
          <w:rFonts w:asciiTheme="majorBidi" w:hAnsiTheme="majorBidi" w:cstheme="majorBidi"/>
          <w:color w:val="000000"/>
          <w:sz w:val="28"/>
          <w:szCs w:val="28"/>
        </w:rPr>
        <w:t xml:space="preserve"> Scholars</w:t>
      </w:r>
      <w:r w:rsidRPr="00EB2D54">
        <w:rPr>
          <w:rFonts w:asciiTheme="majorBidi" w:hAnsiTheme="majorBidi" w:cstheme="majorBidi"/>
          <w:color w:val="000000"/>
          <w:sz w:val="28"/>
          <w:szCs w:val="28"/>
        </w:rPr>
        <w:t xml:space="preserve"> who synthesized and expressed the </w:t>
      </w:r>
      <w:r>
        <w:rPr>
          <w:rFonts w:asciiTheme="majorBidi" w:hAnsiTheme="majorBidi" w:cstheme="majorBidi"/>
          <w:color w:val="000000"/>
          <w:sz w:val="28"/>
          <w:szCs w:val="28"/>
        </w:rPr>
        <w:t>T</w:t>
      </w:r>
      <w:r w:rsidRPr="00EB2D54">
        <w:rPr>
          <w:rFonts w:asciiTheme="majorBidi" w:hAnsiTheme="majorBidi" w:cstheme="majorBidi"/>
          <w:color w:val="000000"/>
          <w:sz w:val="28"/>
          <w:szCs w:val="28"/>
        </w:rPr>
        <w:t>ruth for them cogently, even when th</w:t>
      </w:r>
      <w:r>
        <w:rPr>
          <w:rFonts w:asciiTheme="majorBidi" w:hAnsiTheme="majorBidi" w:cstheme="majorBidi"/>
          <w:color w:val="000000"/>
          <w:sz w:val="28"/>
          <w:szCs w:val="28"/>
        </w:rPr>
        <w:t xml:space="preserve">ose learned authorities </w:t>
      </w:r>
      <w:r w:rsidRPr="00EB2D54">
        <w:rPr>
          <w:rFonts w:asciiTheme="majorBidi" w:hAnsiTheme="majorBidi" w:cstheme="majorBidi"/>
          <w:color w:val="000000"/>
          <w:sz w:val="28"/>
          <w:szCs w:val="28"/>
        </w:rPr>
        <w:t>presented their material without citing th</w:t>
      </w:r>
      <w:r>
        <w:rPr>
          <w:rFonts w:asciiTheme="majorBidi" w:hAnsiTheme="majorBidi" w:cstheme="majorBidi"/>
          <w:color w:val="000000"/>
          <w:sz w:val="28"/>
          <w:szCs w:val="28"/>
        </w:rPr>
        <w:t>eir sources</w:t>
      </w:r>
      <w:r w:rsidRPr="00EB2D54">
        <w:rPr>
          <w:rFonts w:asciiTheme="majorBidi" w:hAnsiTheme="majorBidi" w:cstheme="majorBidi"/>
          <w:color w:val="000000"/>
          <w:sz w:val="28"/>
          <w:szCs w:val="28"/>
        </w:rPr>
        <w:t xml:space="preserve">, which was a common custom in the Traditional Islamic World. </w:t>
      </w:r>
      <w:r w:rsidR="00FC65A9">
        <w:rPr>
          <w:rFonts w:asciiTheme="majorBidi" w:hAnsiTheme="majorBidi" w:cstheme="majorBidi"/>
          <w:color w:val="000000"/>
          <w:sz w:val="28"/>
          <w:szCs w:val="28"/>
        </w:rPr>
        <w:t>For, i</w:t>
      </w:r>
      <w:r w:rsidRPr="00EB2D54">
        <w:rPr>
          <w:rFonts w:asciiTheme="majorBidi" w:hAnsiTheme="majorBidi" w:cstheme="majorBidi"/>
          <w:color w:val="000000"/>
          <w:sz w:val="28"/>
          <w:szCs w:val="28"/>
        </w:rPr>
        <w:t xml:space="preserve">n the </w:t>
      </w:r>
      <w:r w:rsidR="00FC65A9">
        <w:rPr>
          <w:rFonts w:asciiTheme="majorBidi" w:hAnsiTheme="majorBidi" w:cstheme="majorBidi"/>
          <w:color w:val="000000"/>
          <w:sz w:val="28"/>
          <w:szCs w:val="28"/>
        </w:rPr>
        <w:t xml:space="preserve">pre-Modern </w:t>
      </w:r>
      <w:r w:rsidRPr="00EB2D54">
        <w:rPr>
          <w:rFonts w:asciiTheme="majorBidi" w:hAnsiTheme="majorBidi" w:cstheme="majorBidi"/>
          <w:color w:val="000000"/>
          <w:sz w:val="28"/>
          <w:szCs w:val="28"/>
        </w:rPr>
        <w:t xml:space="preserve">past, Muslims did not entertain the illusion that any </w:t>
      </w:r>
      <w:r w:rsidR="00FC65A9">
        <w:rPr>
          <w:rFonts w:asciiTheme="majorBidi" w:hAnsiTheme="majorBidi" w:cstheme="majorBidi"/>
          <w:color w:val="000000"/>
          <w:sz w:val="28"/>
          <w:szCs w:val="28"/>
        </w:rPr>
        <w:t>H</w:t>
      </w:r>
      <w:r w:rsidRPr="00EB2D54">
        <w:rPr>
          <w:rFonts w:asciiTheme="majorBidi" w:hAnsiTheme="majorBidi" w:cstheme="majorBidi"/>
          <w:color w:val="000000"/>
          <w:sz w:val="28"/>
          <w:szCs w:val="28"/>
        </w:rPr>
        <w:t>uman author</w:t>
      </w:r>
      <w:r w:rsidR="00FC65A9">
        <w:rPr>
          <w:rFonts w:asciiTheme="majorBidi" w:hAnsiTheme="majorBidi" w:cstheme="majorBidi"/>
          <w:color w:val="000000"/>
          <w:sz w:val="28"/>
          <w:szCs w:val="28"/>
        </w:rPr>
        <w:t>s</w:t>
      </w:r>
      <w:r w:rsidRPr="00EB2D54">
        <w:rPr>
          <w:rFonts w:asciiTheme="majorBidi" w:hAnsiTheme="majorBidi" w:cstheme="majorBidi"/>
          <w:color w:val="000000"/>
          <w:sz w:val="28"/>
          <w:szCs w:val="28"/>
        </w:rPr>
        <w:t xml:space="preserve"> had actually “created” the knowledge </w:t>
      </w:r>
      <w:r w:rsidR="00FC65A9">
        <w:rPr>
          <w:rFonts w:asciiTheme="majorBidi" w:hAnsiTheme="majorBidi" w:cstheme="majorBidi"/>
          <w:color w:val="000000"/>
          <w:sz w:val="28"/>
          <w:szCs w:val="28"/>
        </w:rPr>
        <w:t>they</w:t>
      </w:r>
      <w:r w:rsidRPr="00EB2D54">
        <w:rPr>
          <w:rFonts w:asciiTheme="majorBidi" w:hAnsiTheme="majorBidi" w:cstheme="majorBidi"/>
          <w:color w:val="000000"/>
          <w:sz w:val="28"/>
          <w:szCs w:val="28"/>
        </w:rPr>
        <w:t xml:space="preserve"> presented, much less that they “owned” it or, in </w:t>
      </w:r>
      <w:r w:rsidR="00FC65A9">
        <w:rPr>
          <w:rFonts w:asciiTheme="majorBidi" w:hAnsiTheme="majorBidi" w:cstheme="majorBidi"/>
          <w:color w:val="000000"/>
          <w:sz w:val="28"/>
          <w:szCs w:val="28"/>
        </w:rPr>
        <w:t>M</w:t>
      </w:r>
      <w:r w:rsidRPr="00EB2D54">
        <w:rPr>
          <w:rFonts w:asciiTheme="majorBidi" w:hAnsiTheme="majorBidi" w:cstheme="majorBidi"/>
          <w:color w:val="000000"/>
          <w:sz w:val="28"/>
          <w:szCs w:val="28"/>
        </w:rPr>
        <w:t xml:space="preserve">odern </w:t>
      </w:r>
      <w:r w:rsidR="00FC65A9">
        <w:rPr>
          <w:rFonts w:asciiTheme="majorBidi" w:hAnsiTheme="majorBidi" w:cstheme="majorBidi"/>
          <w:color w:val="000000"/>
          <w:sz w:val="28"/>
          <w:szCs w:val="28"/>
        </w:rPr>
        <w:t>parlance</w:t>
      </w:r>
      <w:r w:rsidRPr="00EB2D54">
        <w:rPr>
          <w:rFonts w:asciiTheme="majorBidi" w:hAnsiTheme="majorBidi" w:cstheme="majorBidi"/>
          <w:color w:val="000000"/>
          <w:sz w:val="28"/>
          <w:szCs w:val="28"/>
        </w:rPr>
        <w:t xml:space="preserve">, </w:t>
      </w:r>
      <w:r w:rsidR="00FC65A9">
        <w:rPr>
          <w:rFonts w:asciiTheme="majorBidi" w:hAnsiTheme="majorBidi" w:cstheme="majorBidi"/>
          <w:color w:val="000000"/>
          <w:sz w:val="28"/>
          <w:szCs w:val="28"/>
        </w:rPr>
        <w:t xml:space="preserve">were justified in </w:t>
      </w:r>
      <w:r w:rsidRPr="00EB2D54">
        <w:rPr>
          <w:rFonts w:asciiTheme="majorBidi" w:hAnsiTheme="majorBidi" w:cstheme="majorBidi"/>
          <w:color w:val="000000"/>
          <w:sz w:val="28"/>
          <w:szCs w:val="28"/>
        </w:rPr>
        <w:t>“copyright</w:t>
      </w:r>
      <w:r w:rsidR="00FC65A9">
        <w:rPr>
          <w:rFonts w:asciiTheme="majorBidi" w:hAnsiTheme="majorBidi" w:cstheme="majorBidi"/>
          <w:color w:val="000000"/>
          <w:sz w:val="28"/>
          <w:szCs w:val="28"/>
        </w:rPr>
        <w:t>ing</w:t>
      </w:r>
      <w:r w:rsidRPr="00EB2D54">
        <w:rPr>
          <w:rFonts w:asciiTheme="majorBidi" w:hAnsiTheme="majorBidi" w:cstheme="majorBidi"/>
          <w:color w:val="000000"/>
          <w:sz w:val="28"/>
          <w:szCs w:val="28"/>
        </w:rPr>
        <w:t xml:space="preserve">” it. </w:t>
      </w:r>
      <w:r w:rsidR="00BE222F">
        <w:rPr>
          <w:rFonts w:asciiTheme="majorBidi" w:hAnsiTheme="majorBidi" w:cstheme="majorBidi"/>
          <w:color w:val="000000"/>
          <w:sz w:val="28"/>
          <w:szCs w:val="28"/>
        </w:rPr>
        <w:t>Again</w:t>
      </w:r>
      <w:r w:rsidRPr="00EB2D54">
        <w:rPr>
          <w:rFonts w:asciiTheme="majorBidi" w:hAnsiTheme="majorBidi" w:cstheme="majorBidi"/>
          <w:color w:val="000000"/>
          <w:sz w:val="28"/>
          <w:szCs w:val="28"/>
        </w:rPr>
        <w:t xml:space="preserve">, knowledge was seen as a </w:t>
      </w:r>
      <w:r>
        <w:rPr>
          <w:rFonts w:asciiTheme="majorBidi" w:hAnsiTheme="majorBidi" w:cstheme="majorBidi"/>
          <w:color w:val="000000"/>
          <w:sz w:val="28"/>
          <w:szCs w:val="28"/>
        </w:rPr>
        <w:t>D</w:t>
      </w:r>
      <w:commentRangeStart w:id="257"/>
      <w:r w:rsidRPr="00EB2D54">
        <w:rPr>
          <w:rFonts w:asciiTheme="majorBidi" w:hAnsiTheme="majorBidi" w:cstheme="majorBidi"/>
          <w:color w:val="000000"/>
          <w:sz w:val="28"/>
          <w:szCs w:val="28"/>
        </w:rPr>
        <w:t xml:space="preserve">ivine </w:t>
      </w:r>
      <w:commentRangeEnd w:id="257"/>
      <w:r w:rsidRPr="00EB2D54">
        <w:rPr>
          <w:rFonts w:ascii="SabondiacriticRoman" w:hAnsi="SabondiacriticRoman"/>
          <w:sz w:val="16"/>
          <w:szCs w:val="16"/>
        </w:rPr>
        <w:commentReference w:id="257"/>
      </w:r>
      <w:r>
        <w:rPr>
          <w:rFonts w:asciiTheme="majorBidi" w:hAnsiTheme="majorBidi" w:cstheme="majorBidi"/>
          <w:color w:val="000000"/>
          <w:sz w:val="28"/>
          <w:szCs w:val="28"/>
        </w:rPr>
        <w:t>L</w:t>
      </w:r>
      <w:r w:rsidRPr="00EB2D54">
        <w:rPr>
          <w:rFonts w:asciiTheme="majorBidi" w:hAnsiTheme="majorBidi" w:cstheme="majorBidi"/>
          <w:color w:val="000000"/>
          <w:sz w:val="28"/>
          <w:szCs w:val="28"/>
        </w:rPr>
        <w:t xml:space="preserve">ight that is uncovered in the human heart as a gift directly from God to those who have the receptivity to learn and communicate it. </w:t>
      </w:r>
    </w:p>
    <w:p w14:paraId="729BAE30" w14:textId="77777777" w:rsidR="001568D7" w:rsidRDefault="001568D7" w:rsidP="001568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sz w:val="28"/>
          <w:szCs w:val="28"/>
        </w:rPr>
      </w:pPr>
    </w:p>
    <w:p w14:paraId="59766671" w14:textId="0EE8A321" w:rsidR="001568D7" w:rsidRPr="00B16600" w:rsidRDefault="001568D7" w:rsidP="001568D7">
      <w:pPr>
        <w:rPr>
          <w:sz w:val="20"/>
          <w:szCs w:val="20"/>
        </w:rPr>
      </w:pPr>
      <w:r>
        <w:rPr>
          <w:sz w:val="20"/>
          <w:szCs w:val="20"/>
        </w:rPr>
        <w:t xml:space="preserve">                                </w:t>
      </w:r>
      <w:r w:rsidRPr="00B16600">
        <w:rPr>
          <w:sz w:val="20"/>
          <w:szCs w:val="20"/>
        </w:rPr>
        <w:t>Image</w:t>
      </w:r>
      <w:r>
        <w:rPr>
          <w:sz w:val="20"/>
          <w:szCs w:val="20"/>
        </w:rPr>
        <w:t xml:space="preserve"> </w:t>
      </w:r>
      <w:r w:rsidR="0095163E">
        <w:rPr>
          <w:sz w:val="20"/>
          <w:szCs w:val="20"/>
        </w:rPr>
        <w:t>13</w:t>
      </w:r>
      <w:r w:rsidRPr="00B16600">
        <w:rPr>
          <w:sz w:val="20"/>
          <w:szCs w:val="20"/>
        </w:rPr>
        <w:t xml:space="preserve">: </w:t>
      </w:r>
    </w:p>
    <w:p w14:paraId="2E44D265" w14:textId="77777777" w:rsidR="001568D7" w:rsidRDefault="001568D7" w:rsidP="001568D7">
      <w:pPr>
        <w:rPr>
          <w:sz w:val="20"/>
          <w:szCs w:val="20"/>
        </w:rPr>
      </w:pPr>
    </w:p>
    <w:p w14:paraId="21484243" w14:textId="77777777" w:rsidR="001568D7" w:rsidRDefault="001568D7" w:rsidP="001568D7">
      <w:pPr>
        <w:rPr>
          <w:sz w:val="20"/>
          <w:szCs w:val="20"/>
        </w:rPr>
      </w:pPr>
    </w:p>
    <w:p w14:paraId="6C22C873" w14:textId="77777777" w:rsidR="001568D7" w:rsidRDefault="001568D7" w:rsidP="001568D7">
      <w:pPr>
        <w:rPr>
          <w:sz w:val="20"/>
          <w:szCs w:val="20"/>
        </w:rPr>
      </w:pPr>
    </w:p>
    <w:p w14:paraId="0D70C1E4" w14:textId="77777777" w:rsidR="001568D7" w:rsidRDefault="001568D7" w:rsidP="001568D7">
      <w:pPr>
        <w:rPr>
          <w:sz w:val="20"/>
          <w:szCs w:val="20"/>
        </w:rPr>
      </w:pPr>
    </w:p>
    <w:p w14:paraId="24D0C1FF" w14:textId="77777777" w:rsidR="008E0BF8" w:rsidRDefault="008E0BF8" w:rsidP="001568D7">
      <w:pPr>
        <w:rPr>
          <w:sz w:val="20"/>
          <w:szCs w:val="20"/>
        </w:rPr>
      </w:pPr>
    </w:p>
    <w:p w14:paraId="11856BA4" w14:textId="77777777" w:rsidR="008E0BF8" w:rsidRDefault="008E0BF8" w:rsidP="008E0BF8">
      <w:pPr>
        <w:rPr>
          <w:sz w:val="20"/>
          <w:szCs w:val="20"/>
        </w:rPr>
      </w:pPr>
    </w:p>
    <w:p w14:paraId="39CB00B3" w14:textId="77777777" w:rsidR="001568D7" w:rsidRDefault="001568D7" w:rsidP="001568D7">
      <w:pPr>
        <w:rPr>
          <w:sz w:val="20"/>
          <w:szCs w:val="20"/>
        </w:rPr>
      </w:pPr>
    </w:p>
    <w:p w14:paraId="58329AE0" w14:textId="77777777" w:rsidR="00BE222F" w:rsidRDefault="00BE222F" w:rsidP="001568D7">
      <w:pPr>
        <w:rPr>
          <w:sz w:val="20"/>
          <w:szCs w:val="20"/>
        </w:rPr>
      </w:pPr>
    </w:p>
    <w:p w14:paraId="624C011D" w14:textId="77777777" w:rsidR="00BE222F" w:rsidRDefault="00BE222F" w:rsidP="001568D7">
      <w:pPr>
        <w:rPr>
          <w:sz w:val="20"/>
          <w:szCs w:val="20"/>
        </w:rPr>
      </w:pPr>
    </w:p>
    <w:p w14:paraId="09B40A95" w14:textId="77777777" w:rsidR="00BE222F" w:rsidRPr="00B16600" w:rsidRDefault="00BE222F" w:rsidP="001568D7">
      <w:pPr>
        <w:rPr>
          <w:sz w:val="20"/>
          <w:szCs w:val="20"/>
        </w:rPr>
      </w:pPr>
    </w:p>
    <w:p w14:paraId="3BE6A7B2" w14:textId="77777777" w:rsidR="001568D7" w:rsidRPr="00B16600" w:rsidRDefault="001568D7" w:rsidP="001568D7">
      <w:pPr>
        <w:rPr>
          <w:sz w:val="20"/>
          <w:szCs w:val="20"/>
        </w:rPr>
      </w:pPr>
    </w:p>
    <w:p w14:paraId="1ABC3B3F" w14:textId="77777777" w:rsidR="001568D7" w:rsidRDefault="001568D7" w:rsidP="001568D7">
      <w:pPr>
        <w:rPr>
          <w:sz w:val="20"/>
          <w:szCs w:val="20"/>
        </w:rPr>
      </w:pPr>
      <w:r>
        <w:rPr>
          <w:sz w:val="20"/>
          <w:szCs w:val="20"/>
        </w:rPr>
        <w:t xml:space="preserve">                               </w:t>
      </w:r>
      <w:r w:rsidRPr="00B16600">
        <w:rPr>
          <w:sz w:val="20"/>
          <w:szCs w:val="20"/>
        </w:rPr>
        <w:t>“Let there be light.”</w:t>
      </w:r>
      <w:r w:rsidRPr="00B16600">
        <w:rPr>
          <w:rStyle w:val="FootnoteReference"/>
          <w:sz w:val="20"/>
          <w:szCs w:val="20"/>
        </w:rPr>
        <w:footnoteReference w:id="74"/>
      </w:r>
    </w:p>
    <w:p w14:paraId="4D157B2B" w14:textId="5E464DF2" w:rsidR="00D01E99" w:rsidRDefault="00D01E99" w:rsidP="001568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sz w:val="28"/>
          <w:szCs w:val="28"/>
        </w:rPr>
      </w:pPr>
    </w:p>
    <w:p w14:paraId="1796585C" w14:textId="6812BE21" w:rsidR="001568D7" w:rsidRDefault="001568D7" w:rsidP="00F51F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sz w:val="28"/>
          <w:szCs w:val="28"/>
        </w:rPr>
      </w:pPr>
      <w:r w:rsidRPr="00EB2D54">
        <w:rPr>
          <w:rFonts w:asciiTheme="majorBidi" w:hAnsiTheme="majorBidi" w:cstheme="majorBidi"/>
          <w:color w:val="000000"/>
          <w:sz w:val="28"/>
          <w:szCs w:val="28"/>
        </w:rPr>
        <w:t>In the process of learning, writing, and teaching, new and distinct worlds present themselves to us, and there is an intrinsic</w:t>
      </w:r>
      <w:r>
        <w:rPr>
          <w:rFonts w:asciiTheme="majorBidi" w:hAnsiTheme="majorBidi" w:cstheme="majorBidi"/>
          <w:color w:val="000000"/>
          <w:sz w:val="28"/>
          <w:szCs w:val="28"/>
        </w:rPr>
        <w:t>ally</w:t>
      </w:r>
      <w:r w:rsidRPr="00EB2D54">
        <w:rPr>
          <w:rFonts w:asciiTheme="majorBidi" w:hAnsiTheme="majorBidi" w:cstheme="majorBidi"/>
          <w:color w:val="000000"/>
          <w:sz w:val="28"/>
          <w:szCs w:val="28"/>
        </w:rPr>
        <w:t xml:space="preserve"> </w:t>
      </w:r>
      <w:r w:rsidRPr="009024CE">
        <w:rPr>
          <w:rFonts w:asciiTheme="majorBidi" w:hAnsiTheme="majorBidi" w:cstheme="majorBidi"/>
          <w:b/>
          <w:bCs/>
          <w:color w:val="000000"/>
          <w:sz w:val="28"/>
          <w:szCs w:val="28"/>
        </w:rPr>
        <w:t>isomorphic relation</w:t>
      </w:r>
      <w:r>
        <w:rPr>
          <w:rStyle w:val="FootnoteReference"/>
          <w:rFonts w:eastAsiaTheme="minorEastAsia"/>
          <w:color w:val="000000"/>
          <w:sz w:val="28"/>
          <w:szCs w:val="28"/>
        </w:rPr>
        <w:footnoteReference w:id="75"/>
      </w:r>
      <w:r>
        <w:rPr>
          <w:rFonts w:eastAsiaTheme="minorEastAsia"/>
          <w:color w:val="000000"/>
          <w:sz w:val="28"/>
          <w:szCs w:val="28"/>
        </w:rPr>
        <w:t xml:space="preserve"> </w:t>
      </w:r>
      <w:r w:rsidRPr="00EB2D54">
        <w:rPr>
          <w:rFonts w:asciiTheme="majorBidi" w:hAnsiTheme="majorBidi" w:cstheme="majorBidi"/>
          <w:color w:val="000000"/>
          <w:sz w:val="28"/>
          <w:szCs w:val="28"/>
        </w:rPr>
        <w:t xml:space="preserve">between the cognitive apparatus God has given us as individuals and the universe of </w:t>
      </w:r>
      <w:r w:rsidR="008D20C4">
        <w:rPr>
          <w:rFonts w:asciiTheme="majorBidi" w:hAnsiTheme="majorBidi" w:cstheme="majorBidi"/>
          <w:color w:val="000000"/>
          <w:sz w:val="28"/>
          <w:szCs w:val="28"/>
        </w:rPr>
        <w:t>thoughts, concepts,</w:t>
      </w:r>
      <w:r>
        <w:rPr>
          <w:rFonts w:asciiTheme="majorBidi" w:hAnsiTheme="majorBidi" w:cstheme="majorBidi"/>
          <w:color w:val="000000"/>
          <w:sz w:val="28"/>
          <w:szCs w:val="28"/>
        </w:rPr>
        <w:t xml:space="preserve"> and </w:t>
      </w:r>
      <w:r w:rsidRPr="00EB2D54">
        <w:rPr>
          <w:rFonts w:asciiTheme="majorBidi" w:hAnsiTheme="majorBidi" w:cstheme="majorBidi"/>
          <w:color w:val="000000"/>
          <w:sz w:val="28"/>
          <w:szCs w:val="28"/>
        </w:rPr>
        <w:t xml:space="preserve">knowledge that they disclose. Thus, knowledge by its nature is highly reactive, interactive, and affective </w:t>
      </w:r>
      <w:commentRangeStart w:id="258"/>
      <w:r w:rsidRPr="00EB2D54">
        <w:rPr>
          <w:rFonts w:asciiTheme="majorBidi" w:hAnsiTheme="majorBidi" w:cstheme="majorBidi"/>
          <w:color w:val="000000"/>
          <w:sz w:val="28"/>
          <w:szCs w:val="28"/>
        </w:rPr>
        <w:t>(</w:t>
      </w:r>
      <w:r w:rsidRPr="00EB2D54">
        <w:rPr>
          <w:rFonts w:asciiTheme="majorBidi" w:hAnsiTheme="majorBidi" w:cstheme="majorBidi"/>
          <w:i/>
          <w:iCs/>
          <w:color w:val="000000"/>
          <w:sz w:val="28"/>
          <w:szCs w:val="28"/>
        </w:rPr>
        <w:t>infi’</w:t>
      </w:r>
      <w:r w:rsidRPr="00EB2D54">
        <w:rPr>
          <w:rFonts w:asciiTheme="majorBidi" w:hAnsiTheme="majorBidi" w:cstheme="majorBidi"/>
          <w:i/>
          <w:iCs/>
          <w:sz w:val="28"/>
          <w:szCs w:val="28"/>
        </w:rPr>
        <w:t>ā</w:t>
      </w:r>
      <w:r w:rsidRPr="00EB2D54">
        <w:rPr>
          <w:rFonts w:asciiTheme="majorBidi" w:hAnsiTheme="majorBidi" w:cstheme="majorBidi"/>
          <w:i/>
          <w:iCs/>
          <w:color w:val="000000"/>
          <w:sz w:val="28"/>
          <w:szCs w:val="28"/>
        </w:rPr>
        <w:t>l</w:t>
      </w:r>
      <w:r w:rsidRPr="00EB2D54">
        <w:rPr>
          <w:rFonts w:asciiTheme="majorBidi" w:hAnsiTheme="majorBidi" w:cstheme="majorBidi"/>
          <w:i/>
          <w:iCs/>
          <w:sz w:val="28"/>
          <w:szCs w:val="28"/>
        </w:rPr>
        <w:t>ī</w:t>
      </w:r>
      <w:r w:rsidRPr="00EB2D54">
        <w:rPr>
          <w:rFonts w:asciiTheme="majorBidi" w:hAnsiTheme="majorBidi" w:cstheme="majorBidi"/>
          <w:color w:val="000000"/>
          <w:sz w:val="28"/>
          <w:szCs w:val="28"/>
        </w:rPr>
        <w:t>)</w:t>
      </w:r>
      <w:commentRangeEnd w:id="258"/>
      <w:r>
        <w:rPr>
          <w:rStyle w:val="CommentReference"/>
          <w:rFonts w:ascii="SabondiacriticRoman" w:hAnsi="SabondiacriticRoman"/>
        </w:rPr>
        <w:commentReference w:id="258"/>
      </w:r>
      <w:r w:rsidRPr="00EB2D54">
        <w:rPr>
          <w:rFonts w:asciiTheme="majorBidi" w:hAnsiTheme="majorBidi" w:cstheme="majorBidi"/>
          <w:color w:val="000000"/>
          <w:sz w:val="28"/>
          <w:szCs w:val="28"/>
        </w:rPr>
        <w:t xml:space="preserve">, corresponding to the inner geography of each person’s heart and their </w:t>
      </w:r>
      <w:r w:rsidR="000B661F">
        <w:rPr>
          <w:rFonts w:asciiTheme="majorBidi" w:hAnsiTheme="majorBidi" w:cstheme="majorBidi"/>
          <w:color w:val="000000"/>
          <w:sz w:val="28"/>
          <w:szCs w:val="28"/>
        </w:rPr>
        <w:t>I</w:t>
      </w:r>
      <w:r w:rsidRPr="00EB2D54">
        <w:rPr>
          <w:rFonts w:asciiTheme="majorBidi" w:hAnsiTheme="majorBidi" w:cstheme="majorBidi"/>
          <w:color w:val="000000"/>
          <w:sz w:val="28"/>
          <w:szCs w:val="28"/>
        </w:rPr>
        <w:t xml:space="preserve">ntellectual and Spiritual life. </w:t>
      </w:r>
      <w:r>
        <w:rPr>
          <w:rFonts w:asciiTheme="majorBidi" w:hAnsiTheme="majorBidi" w:cstheme="majorBidi"/>
          <w:color w:val="000000"/>
          <w:sz w:val="28"/>
          <w:szCs w:val="28"/>
        </w:rPr>
        <w:t>As a consequence</w:t>
      </w:r>
      <w:r w:rsidRPr="00EB2D54">
        <w:rPr>
          <w:rFonts w:asciiTheme="majorBidi" w:hAnsiTheme="majorBidi" w:cstheme="majorBidi"/>
          <w:color w:val="000000"/>
          <w:sz w:val="28"/>
          <w:szCs w:val="28"/>
        </w:rPr>
        <w:t>, the reception and transmission of knowledge and wisdom are always a process o</w:t>
      </w:r>
      <w:r>
        <w:rPr>
          <w:rFonts w:asciiTheme="majorBidi" w:hAnsiTheme="majorBidi" w:cstheme="majorBidi"/>
          <w:color w:val="000000"/>
          <w:sz w:val="28"/>
          <w:szCs w:val="28"/>
        </w:rPr>
        <w:t xml:space="preserve">f personal </w:t>
      </w:r>
      <w:r w:rsidRPr="00EB2D54">
        <w:rPr>
          <w:rFonts w:asciiTheme="majorBidi" w:hAnsiTheme="majorBidi" w:cstheme="majorBidi"/>
          <w:color w:val="000000"/>
          <w:sz w:val="28"/>
          <w:szCs w:val="28"/>
        </w:rPr>
        <w:t xml:space="preserve">illumination </w:t>
      </w:r>
      <w:r>
        <w:rPr>
          <w:rFonts w:asciiTheme="majorBidi" w:hAnsiTheme="majorBidi" w:cstheme="majorBidi"/>
          <w:color w:val="000000"/>
          <w:sz w:val="28"/>
          <w:szCs w:val="28"/>
        </w:rPr>
        <w:t>in the</w:t>
      </w:r>
      <w:r w:rsidRPr="00EB2D54">
        <w:rPr>
          <w:rFonts w:asciiTheme="majorBidi" w:hAnsiTheme="majorBidi" w:cstheme="majorBidi"/>
          <w:color w:val="000000"/>
          <w:sz w:val="28"/>
          <w:szCs w:val="28"/>
        </w:rPr>
        <w:t xml:space="preserve"> attempt to</w:t>
      </w:r>
      <w:r>
        <w:rPr>
          <w:rFonts w:asciiTheme="majorBidi" w:hAnsiTheme="majorBidi" w:cstheme="majorBidi"/>
          <w:color w:val="000000"/>
          <w:sz w:val="28"/>
          <w:szCs w:val="28"/>
        </w:rPr>
        <w:t xml:space="preserve"> bring light to</w:t>
      </w:r>
      <w:r w:rsidRPr="00EB2D54">
        <w:rPr>
          <w:rFonts w:asciiTheme="majorBidi" w:hAnsiTheme="majorBidi" w:cstheme="majorBidi"/>
          <w:color w:val="000000"/>
          <w:sz w:val="28"/>
          <w:szCs w:val="28"/>
        </w:rPr>
        <w:t xml:space="preserve"> others as well. </w:t>
      </w:r>
    </w:p>
    <w:p w14:paraId="663AE73C" w14:textId="77777777" w:rsidR="00F51F68" w:rsidRDefault="00F51F68" w:rsidP="00F51F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p>
    <w:p w14:paraId="7DC88EBF" w14:textId="5548D9A4" w:rsidR="001568D7" w:rsidRPr="00755703" w:rsidRDefault="001568D7" w:rsidP="005E5960">
      <w:pPr>
        <w:rPr>
          <w:rFonts w:asciiTheme="majorBidi" w:hAnsiTheme="majorBidi" w:cstheme="majorBidi"/>
          <w:sz w:val="28"/>
          <w:szCs w:val="28"/>
        </w:rPr>
      </w:pPr>
      <w:commentRangeStart w:id="259"/>
      <w:r w:rsidRPr="00F55B39">
        <w:rPr>
          <w:sz w:val="28"/>
          <w:szCs w:val="28"/>
        </w:rPr>
        <w:lastRenderedPageBreak/>
        <w:t xml:space="preserve">Speaking of Truth and its sources, in all previous works, I provided </w:t>
      </w:r>
      <w:r w:rsidR="005F7D84" w:rsidRPr="00F55B39">
        <w:rPr>
          <w:sz w:val="28"/>
          <w:szCs w:val="28"/>
        </w:rPr>
        <w:t xml:space="preserve">meticulously </w:t>
      </w:r>
      <w:r w:rsidRPr="00F55B39">
        <w:rPr>
          <w:sz w:val="28"/>
          <w:szCs w:val="28"/>
        </w:rPr>
        <w:t xml:space="preserve">thorough footnotes for </w:t>
      </w:r>
      <w:r w:rsidR="00F52F32">
        <w:rPr>
          <w:sz w:val="28"/>
          <w:szCs w:val="28"/>
        </w:rPr>
        <w:t xml:space="preserve">all </w:t>
      </w:r>
      <w:r w:rsidRPr="00F55B39">
        <w:rPr>
          <w:sz w:val="28"/>
          <w:szCs w:val="28"/>
        </w:rPr>
        <w:t>my primary and secondary sources. At the beginning, I</w:t>
      </w:r>
      <w:r w:rsidRPr="00EB2D54">
        <w:rPr>
          <w:sz w:val="28"/>
          <w:szCs w:val="28"/>
        </w:rPr>
        <w:t xml:space="preserve"> follow</w:t>
      </w:r>
      <w:r>
        <w:rPr>
          <w:sz w:val="28"/>
          <w:szCs w:val="28"/>
        </w:rPr>
        <w:t>ed</w:t>
      </w:r>
      <w:r w:rsidRPr="00EB2D54">
        <w:rPr>
          <w:sz w:val="28"/>
          <w:szCs w:val="28"/>
        </w:rPr>
        <w:t xml:space="preserve"> the same approach in </w:t>
      </w:r>
      <w:r w:rsidRPr="00EB2D54">
        <w:rPr>
          <w:i/>
          <w:iCs/>
          <w:sz w:val="28"/>
          <w:szCs w:val="28"/>
        </w:rPr>
        <w:t>The First Teaching</w:t>
      </w:r>
      <w:r w:rsidRPr="00EB2D54">
        <w:rPr>
          <w:sz w:val="28"/>
          <w:szCs w:val="28"/>
        </w:rPr>
        <w:t xml:space="preserve"> but finally decided it</w:t>
      </w:r>
      <w:r>
        <w:rPr>
          <w:sz w:val="28"/>
          <w:szCs w:val="28"/>
        </w:rPr>
        <w:t xml:space="preserve"> would defeat the work’s purpose by making its already exceedingly lengthy text unnecessarily erudite and immensely too long</w:t>
      </w:r>
      <w:r w:rsidRPr="00EB2D54">
        <w:rPr>
          <w:sz w:val="28"/>
          <w:szCs w:val="28"/>
        </w:rPr>
        <w:t>. As is</w:t>
      </w:r>
      <w:r>
        <w:rPr>
          <w:sz w:val="28"/>
          <w:szCs w:val="28"/>
        </w:rPr>
        <w:t xml:space="preserve"> readily</w:t>
      </w:r>
      <w:r w:rsidRPr="00EB2D54">
        <w:rPr>
          <w:sz w:val="28"/>
          <w:szCs w:val="28"/>
        </w:rPr>
        <w:t xml:space="preserve"> clear</w:t>
      </w:r>
      <w:r>
        <w:rPr>
          <w:sz w:val="28"/>
          <w:szCs w:val="28"/>
        </w:rPr>
        <w:t xml:space="preserve"> from a brief survey of the text, however</w:t>
      </w:r>
      <w:r w:rsidRPr="00EB2D54">
        <w:rPr>
          <w:sz w:val="28"/>
          <w:szCs w:val="28"/>
        </w:rPr>
        <w:t xml:space="preserve">, </w:t>
      </w:r>
      <w:r w:rsidRPr="00EB2D54">
        <w:rPr>
          <w:i/>
          <w:iCs/>
          <w:sz w:val="28"/>
          <w:szCs w:val="28"/>
        </w:rPr>
        <w:t xml:space="preserve">The First Teaching </w:t>
      </w:r>
      <w:r>
        <w:rPr>
          <w:sz w:val="28"/>
          <w:szCs w:val="28"/>
        </w:rPr>
        <w:t xml:space="preserve">does </w:t>
      </w:r>
      <w:r w:rsidRPr="00EB2D54">
        <w:rPr>
          <w:sz w:val="28"/>
          <w:szCs w:val="28"/>
        </w:rPr>
        <w:t>contain copious</w:t>
      </w:r>
      <w:r>
        <w:rPr>
          <w:sz w:val="28"/>
          <w:szCs w:val="28"/>
        </w:rPr>
        <w:t xml:space="preserve"> and exhaustive</w:t>
      </w:r>
      <w:r w:rsidRPr="00EB2D54">
        <w:rPr>
          <w:sz w:val="28"/>
          <w:szCs w:val="28"/>
        </w:rPr>
        <w:t xml:space="preserve"> footnotes</w:t>
      </w:r>
      <w:r>
        <w:rPr>
          <w:sz w:val="28"/>
          <w:szCs w:val="28"/>
        </w:rPr>
        <w:t>, which are complemented by</w:t>
      </w:r>
      <w:r w:rsidRPr="00EB2D54">
        <w:rPr>
          <w:sz w:val="28"/>
          <w:szCs w:val="28"/>
        </w:rPr>
        <w:t xml:space="preserve"> </w:t>
      </w:r>
      <w:r>
        <w:rPr>
          <w:sz w:val="28"/>
          <w:szCs w:val="28"/>
        </w:rPr>
        <w:t>an extensive Bibliography in the last volume</w:t>
      </w:r>
      <w:r w:rsidR="005E5960">
        <w:rPr>
          <w:sz w:val="28"/>
          <w:szCs w:val="28"/>
        </w:rPr>
        <w:t>, which lists</w:t>
      </w:r>
      <w:r w:rsidR="00F14558">
        <w:rPr>
          <w:sz w:val="28"/>
          <w:szCs w:val="28"/>
        </w:rPr>
        <w:t xml:space="preserve"> </w:t>
      </w:r>
      <w:r w:rsidR="005E5960">
        <w:rPr>
          <w:rFonts w:asciiTheme="majorBidi" w:hAnsiTheme="majorBidi" w:cstheme="majorBidi"/>
          <w:sz w:val="28"/>
          <w:szCs w:val="28"/>
        </w:rPr>
        <w:t xml:space="preserve">the </w:t>
      </w:r>
      <w:r w:rsidR="00F14558" w:rsidRPr="00EB2D54">
        <w:rPr>
          <w:rFonts w:asciiTheme="majorBidi" w:hAnsiTheme="majorBidi" w:cstheme="majorBidi"/>
          <w:sz w:val="28"/>
          <w:szCs w:val="28"/>
        </w:rPr>
        <w:t xml:space="preserve">important references </w:t>
      </w:r>
      <w:r w:rsidR="00F14558">
        <w:rPr>
          <w:rFonts w:asciiTheme="majorBidi" w:hAnsiTheme="majorBidi" w:cstheme="majorBidi"/>
          <w:sz w:val="28"/>
          <w:szCs w:val="28"/>
        </w:rPr>
        <w:t xml:space="preserve">upon </w:t>
      </w:r>
      <w:r w:rsidR="00F14558" w:rsidRPr="00EB2D54">
        <w:rPr>
          <w:rFonts w:asciiTheme="majorBidi" w:hAnsiTheme="majorBidi" w:cstheme="majorBidi"/>
          <w:sz w:val="28"/>
          <w:szCs w:val="28"/>
        </w:rPr>
        <w:t xml:space="preserve">which I have </w:t>
      </w:r>
      <w:r w:rsidR="00F14558">
        <w:rPr>
          <w:rFonts w:asciiTheme="majorBidi" w:hAnsiTheme="majorBidi" w:cstheme="majorBidi"/>
          <w:sz w:val="28"/>
          <w:szCs w:val="28"/>
        </w:rPr>
        <w:t>relied in my research and writing.</w:t>
      </w:r>
      <w:r w:rsidR="005E5960">
        <w:rPr>
          <w:rFonts w:asciiTheme="majorBidi" w:hAnsiTheme="majorBidi" w:cstheme="majorBidi"/>
          <w:sz w:val="28"/>
          <w:szCs w:val="28"/>
        </w:rPr>
        <w:t xml:space="preserve"> </w:t>
      </w:r>
      <w:r w:rsidRPr="00EB2D54">
        <w:rPr>
          <w:sz w:val="28"/>
          <w:szCs w:val="28"/>
        </w:rPr>
        <w:t>As a rul</w:t>
      </w:r>
      <w:r>
        <w:rPr>
          <w:sz w:val="28"/>
          <w:szCs w:val="28"/>
        </w:rPr>
        <w:t>e</w:t>
      </w:r>
      <w:r w:rsidR="00F52F32">
        <w:rPr>
          <w:sz w:val="28"/>
          <w:szCs w:val="28"/>
        </w:rPr>
        <w:t xml:space="preserve">—as noted above—the </w:t>
      </w:r>
      <w:r>
        <w:rPr>
          <w:sz w:val="28"/>
          <w:szCs w:val="28"/>
        </w:rPr>
        <w:t>compendium’s footnotes</w:t>
      </w:r>
      <w:r w:rsidRPr="00F85122">
        <w:rPr>
          <w:rFonts w:asciiTheme="majorBidi" w:hAnsiTheme="majorBidi" w:cstheme="majorBidi"/>
          <w:sz w:val="28"/>
          <w:szCs w:val="28"/>
        </w:rPr>
        <w:t xml:space="preserve"> </w:t>
      </w:r>
      <w:r w:rsidRPr="00EB2D54">
        <w:rPr>
          <w:rFonts w:asciiTheme="majorBidi" w:hAnsiTheme="majorBidi" w:cstheme="majorBidi"/>
          <w:sz w:val="28"/>
          <w:szCs w:val="28"/>
        </w:rPr>
        <w:t>are designed</w:t>
      </w:r>
      <w:r w:rsidR="00F52F32">
        <w:rPr>
          <w:rFonts w:asciiTheme="majorBidi" w:hAnsiTheme="majorBidi" w:cstheme="majorBidi"/>
          <w:sz w:val="28"/>
          <w:szCs w:val="28"/>
        </w:rPr>
        <w:t xml:space="preserve"> </w:t>
      </w:r>
      <w:r w:rsidRPr="00EB2D54">
        <w:rPr>
          <w:rFonts w:asciiTheme="majorBidi" w:hAnsiTheme="majorBidi" w:cstheme="majorBidi"/>
          <w:sz w:val="28"/>
          <w:szCs w:val="28"/>
        </w:rPr>
        <w:t>to s</w:t>
      </w:r>
      <w:r>
        <w:rPr>
          <w:rFonts w:asciiTheme="majorBidi" w:hAnsiTheme="majorBidi" w:cstheme="majorBidi"/>
          <w:sz w:val="28"/>
          <w:szCs w:val="28"/>
        </w:rPr>
        <w:t>upport</w:t>
      </w:r>
      <w:r w:rsidRPr="00EB2D54">
        <w:rPr>
          <w:rFonts w:asciiTheme="majorBidi" w:hAnsiTheme="majorBidi" w:cstheme="majorBidi"/>
          <w:sz w:val="28"/>
          <w:szCs w:val="28"/>
        </w:rPr>
        <w:t xml:space="preserve"> the main text</w:t>
      </w:r>
      <w:r>
        <w:rPr>
          <w:rFonts w:asciiTheme="majorBidi" w:hAnsiTheme="majorBidi" w:cstheme="majorBidi"/>
          <w:sz w:val="28"/>
          <w:szCs w:val="28"/>
        </w:rPr>
        <w:t xml:space="preserve"> by providing a sort of running commentary with detailed additional information which the ordinary </w:t>
      </w:r>
      <w:r w:rsidRPr="00EB2D54">
        <w:rPr>
          <w:rFonts w:asciiTheme="majorBidi" w:hAnsiTheme="majorBidi" w:cstheme="majorBidi"/>
          <w:sz w:val="28"/>
          <w:szCs w:val="28"/>
        </w:rPr>
        <w:t xml:space="preserve">reader, listener, </w:t>
      </w:r>
      <w:r>
        <w:rPr>
          <w:rFonts w:asciiTheme="majorBidi" w:hAnsiTheme="majorBidi" w:cstheme="majorBidi"/>
          <w:sz w:val="28"/>
          <w:szCs w:val="28"/>
        </w:rPr>
        <w:t>or</w:t>
      </w:r>
      <w:r w:rsidRPr="00EB2D54">
        <w:rPr>
          <w:rFonts w:asciiTheme="majorBidi" w:hAnsiTheme="majorBidi" w:cstheme="majorBidi"/>
          <w:sz w:val="28"/>
          <w:szCs w:val="28"/>
        </w:rPr>
        <w:t xml:space="preserve"> </w:t>
      </w:r>
      <w:r>
        <w:rPr>
          <w:rFonts w:asciiTheme="majorBidi" w:hAnsiTheme="majorBidi" w:cstheme="majorBidi"/>
          <w:sz w:val="28"/>
          <w:szCs w:val="28"/>
        </w:rPr>
        <w:t>reader-</w:t>
      </w:r>
      <w:r w:rsidRPr="00EB2D54">
        <w:rPr>
          <w:rFonts w:asciiTheme="majorBidi" w:hAnsiTheme="majorBidi" w:cstheme="majorBidi"/>
          <w:sz w:val="28"/>
          <w:szCs w:val="28"/>
        </w:rPr>
        <w:t>listener</w:t>
      </w:r>
      <w:r>
        <w:rPr>
          <w:rFonts w:asciiTheme="majorBidi" w:hAnsiTheme="majorBidi" w:cstheme="majorBidi"/>
          <w:sz w:val="28"/>
          <w:szCs w:val="28"/>
        </w:rPr>
        <w:t xml:space="preserve"> may not be fully familiar with and </w:t>
      </w:r>
      <w:r w:rsidRPr="00EB2D54">
        <w:rPr>
          <w:rFonts w:asciiTheme="majorBidi" w:hAnsiTheme="majorBidi" w:cstheme="majorBidi"/>
          <w:sz w:val="28"/>
          <w:szCs w:val="28"/>
        </w:rPr>
        <w:t xml:space="preserve">without which </w:t>
      </w:r>
      <w:r>
        <w:rPr>
          <w:rFonts w:asciiTheme="majorBidi" w:hAnsiTheme="majorBidi" w:cstheme="majorBidi"/>
          <w:sz w:val="28"/>
          <w:szCs w:val="28"/>
        </w:rPr>
        <w:t>the book’s pedagogical purpose</w:t>
      </w:r>
      <w:r w:rsidRPr="00EB2D54">
        <w:rPr>
          <w:rFonts w:asciiTheme="majorBidi" w:hAnsiTheme="majorBidi" w:cstheme="majorBidi"/>
          <w:sz w:val="28"/>
          <w:szCs w:val="28"/>
        </w:rPr>
        <w:t xml:space="preserve"> would </w:t>
      </w:r>
      <w:r>
        <w:rPr>
          <w:rFonts w:asciiTheme="majorBidi" w:hAnsiTheme="majorBidi" w:cstheme="majorBidi"/>
          <w:sz w:val="28"/>
          <w:szCs w:val="28"/>
        </w:rPr>
        <w:t xml:space="preserve">not </w:t>
      </w:r>
      <w:r w:rsidRPr="00EB2D54">
        <w:rPr>
          <w:rFonts w:asciiTheme="majorBidi" w:hAnsiTheme="majorBidi" w:cstheme="majorBidi"/>
          <w:sz w:val="28"/>
          <w:szCs w:val="28"/>
        </w:rPr>
        <w:t xml:space="preserve">be </w:t>
      </w:r>
      <w:r>
        <w:rPr>
          <w:rFonts w:asciiTheme="majorBidi" w:hAnsiTheme="majorBidi" w:cstheme="majorBidi"/>
          <w:sz w:val="28"/>
          <w:szCs w:val="28"/>
        </w:rPr>
        <w:t xml:space="preserve">achieved. Although it is hardly elementary, </w:t>
      </w:r>
      <w:r w:rsidRPr="00EB2D54">
        <w:rPr>
          <w:rFonts w:asciiTheme="majorBidi" w:hAnsiTheme="majorBidi" w:cstheme="majorBidi"/>
          <w:i/>
          <w:iCs/>
          <w:sz w:val="28"/>
          <w:szCs w:val="28"/>
        </w:rPr>
        <w:t>The First Teaching</w:t>
      </w:r>
      <w:r w:rsidRPr="00EB2D54">
        <w:rPr>
          <w:rFonts w:asciiTheme="majorBidi" w:hAnsiTheme="majorBidi" w:cstheme="majorBidi"/>
          <w:sz w:val="28"/>
          <w:szCs w:val="28"/>
        </w:rPr>
        <w:t xml:space="preserve"> </w:t>
      </w:r>
      <w:r>
        <w:rPr>
          <w:rFonts w:asciiTheme="majorBidi" w:hAnsiTheme="majorBidi" w:cstheme="majorBidi"/>
          <w:sz w:val="28"/>
          <w:szCs w:val="28"/>
        </w:rPr>
        <w:t>is</w:t>
      </w:r>
      <w:r w:rsidRPr="00EB2D54">
        <w:rPr>
          <w:rFonts w:asciiTheme="majorBidi" w:hAnsiTheme="majorBidi" w:cstheme="majorBidi"/>
          <w:sz w:val="28"/>
          <w:szCs w:val="28"/>
        </w:rPr>
        <w:t xml:space="preserve"> not</w:t>
      </w:r>
      <w:r>
        <w:rPr>
          <w:rFonts w:asciiTheme="majorBidi" w:hAnsiTheme="majorBidi" w:cstheme="majorBidi"/>
          <w:sz w:val="28"/>
          <w:szCs w:val="28"/>
        </w:rPr>
        <w:t xml:space="preserve"> </w:t>
      </w:r>
      <w:r w:rsidRPr="00EB2D54">
        <w:rPr>
          <w:rFonts w:asciiTheme="majorBidi" w:hAnsiTheme="majorBidi" w:cstheme="majorBidi"/>
          <w:sz w:val="28"/>
          <w:szCs w:val="28"/>
        </w:rPr>
        <w:t xml:space="preserve">technically </w:t>
      </w:r>
      <w:r>
        <w:rPr>
          <w:rFonts w:asciiTheme="majorBidi" w:hAnsiTheme="majorBidi" w:cstheme="majorBidi"/>
          <w:sz w:val="28"/>
          <w:szCs w:val="28"/>
        </w:rPr>
        <w:t xml:space="preserve">an </w:t>
      </w:r>
      <w:r w:rsidRPr="00EB2D54">
        <w:rPr>
          <w:rFonts w:asciiTheme="majorBidi" w:hAnsiTheme="majorBidi" w:cstheme="majorBidi"/>
          <w:sz w:val="28"/>
          <w:szCs w:val="28"/>
        </w:rPr>
        <w:t>academic</w:t>
      </w:r>
      <w:r>
        <w:rPr>
          <w:rFonts w:asciiTheme="majorBidi" w:hAnsiTheme="majorBidi" w:cstheme="majorBidi"/>
          <w:sz w:val="28"/>
          <w:szCs w:val="28"/>
        </w:rPr>
        <w:t xml:space="preserve"> book</w:t>
      </w:r>
      <w:r w:rsidRPr="00EB2D54">
        <w:rPr>
          <w:rFonts w:asciiTheme="majorBidi" w:hAnsiTheme="majorBidi" w:cstheme="majorBidi"/>
          <w:sz w:val="28"/>
          <w:szCs w:val="28"/>
        </w:rPr>
        <w:t>. Rather, it was written as</w:t>
      </w:r>
      <w:r>
        <w:rPr>
          <w:rFonts w:asciiTheme="majorBidi" w:hAnsiTheme="majorBidi" w:cstheme="majorBidi"/>
          <w:sz w:val="28"/>
          <w:szCs w:val="28"/>
        </w:rPr>
        <w:t xml:space="preserve"> a detailed</w:t>
      </w:r>
      <w:r w:rsidRPr="00EB2D54">
        <w:rPr>
          <w:rFonts w:asciiTheme="majorBidi" w:hAnsiTheme="majorBidi" w:cstheme="majorBidi"/>
          <w:sz w:val="28"/>
          <w:szCs w:val="28"/>
        </w:rPr>
        <w:t xml:space="preserve"> teaching manual</w:t>
      </w:r>
      <w:r>
        <w:rPr>
          <w:rFonts w:asciiTheme="majorBidi" w:hAnsiTheme="majorBidi" w:cstheme="majorBidi"/>
          <w:sz w:val="28"/>
          <w:szCs w:val="28"/>
        </w:rPr>
        <w:t>, and it is an accepted norm today that</w:t>
      </w:r>
      <w:r w:rsidRPr="00EB2D54">
        <w:rPr>
          <w:rFonts w:asciiTheme="majorBidi" w:hAnsiTheme="majorBidi" w:cstheme="majorBidi"/>
          <w:sz w:val="28"/>
          <w:szCs w:val="28"/>
        </w:rPr>
        <w:t xml:space="preserve"> minimal citation of primary and secondary sources is</w:t>
      </w:r>
      <w:r w:rsidR="00585258">
        <w:rPr>
          <w:rFonts w:asciiTheme="majorBidi" w:hAnsiTheme="majorBidi" w:cstheme="majorBidi"/>
          <w:sz w:val="28"/>
          <w:szCs w:val="28"/>
        </w:rPr>
        <w:t xml:space="preserve"> both acceptable and</w:t>
      </w:r>
      <w:r w:rsidRPr="00EB2D54">
        <w:rPr>
          <w:rFonts w:asciiTheme="majorBidi" w:hAnsiTheme="majorBidi" w:cstheme="majorBidi"/>
          <w:sz w:val="28"/>
          <w:szCs w:val="28"/>
        </w:rPr>
        <w:t xml:space="preserve"> </w:t>
      </w:r>
      <w:r>
        <w:rPr>
          <w:rFonts w:asciiTheme="majorBidi" w:hAnsiTheme="majorBidi" w:cstheme="majorBidi"/>
          <w:sz w:val="28"/>
          <w:szCs w:val="28"/>
        </w:rPr>
        <w:t>appropriate</w:t>
      </w:r>
      <w:r w:rsidRPr="00EB2D54">
        <w:rPr>
          <w:rFonts w:asciiTheme="majorBidi" w:hAnsiTheme="majorBidi" w:cstheme="majorBidi"/>
          <w:sz w:val="28"/>
          <w:szCs w:val="28"/>
        </w:rPr>
        <w:t xml:space="preserve"> in such works</w:t>
      </w:r>
      <w:r w:rsidRPr="00EB2D54">
        <w:rPr>
          <w:rFonts w:asciiTheme="majorBidi" w:hAnsiTheme="majorBidi" w:cstheme="majorBidi"/>
          <w:i/>
          <w:iCs/>
          <w:sz w:val="28"/>
          <w:szCs w:val="28"/>
        </w:rPr>
        <w:t>.</w:t>
      </w:r>
    </w:p>
    <w:p w14:paraId="1219209D" w14:textId="77777777" w:rsidR="001568D7" w:rsidRPr="009024CE" w:rsidRDefault="001568D7" w:rsidP="001568D7"/>
    <w:p w14:paraId="6904D7D0" w14:textId="786E42AC" w:rsidR="001568D7" w:rsidRDefault="001568D7" w:rsidP="001568D7">
      <w:pPr>
        <w:rPr>
          <w:sz w:val="28"/>
          <w:szCs w:val="28"/>
        </w:rPr>
      </w:pPr>
      <w:r w:rsidRPr="00EB2D54">
        <w:rPr>
          <w:b/>
          <w:bCs/>
          <w:sz w:val="28"/>
          <w:szCs w:val="28"/>
        </w:rPr>
        <w:t>T. S. Eliot</w:t>
      </w:r>
      <w:r w:rsidRPr="00EB2D54">
        <w:rPr>
          <w:sz w:val="28"/>
          <w:szCs w:val="28"/>
          <w:vertAlign w:val="superscript"/>
        </w:rPr>
        <w:footnoteReference w:id="76"/>
      </w:r>
      <w:r w:rsidRPr="00EB2D54">
        <w:rPr>
          <w:sz w:val="28"/>
          <w:szCs w:val="28"/>
        </w:rPr>
        <w:t xml:space="preserve"> famously remarked: </w:t>
      </w:r>
      <w:r w:rsidRPr="00EB2D54">
        <w:rPr>
          <w:rFonts w:asciiTheme="majorBidi" w:hAnsiTheme="majorBidi" w:cstheme="majorBidi"/>
          <w:color w:val="000000"/>
          <w:sz w:val="28"/>
          <w:szCs w:val="28"/>
        </w:rPr>
        <w:t>“</w:t>
      </w:r>
      <w:r w:rsidRPr="00EB2D54">
        <w:rPr>
          <w:rFonts w:asciiTheme="majorBidi" w:hAnsiTheme="majorBidi" w:cstheme="majorBidi"/>
          <w:b/>
          <w:bCs/>
          <w:color w:val="000000"/>
          <w:sz w:val="28"/>
          <w:szCs w:val="28"/>
          <w:u w:val="single"/>
        </w:rPr>
        <w:t>Bad poets borrow; good poets steal</w:t>
      </w:r>
      <w:r w:rsidRPr="00EB2D54">
        <w:rPr>
          <w:rFonts w:asciiTheme="majorBidi" w:hAnsiTheme="majorBidi" w:cstheme="majorBidi"/>
          <w:color w:val="000000"/>
          <w:sz w:val="28"/>
          <w:szCs w:val="28"/>
        </w:rPr>
        <w:t>.</w:t>
      </w:r>
      <w:r w:rsidRPr="00EB2D54">
        <w:rPr>
          <w:sz w:val="28"/>
          <w:szCs w:val="28"/>
        </w:rPr>
        <w:t>”</w:t>
      </w:r>
      <w:r w:rsidR="001262AE" w:rsidRPr="001262AE">
        <w:rPr>
          <w:b/>
          <w:bCs/>
          <w:sz w:val="28"/>
          <w:szCs w:val="28"/>
        </w:rPr>
        <w:t>*</w:t>
      </w:r>
      <w:r w:rsidRPr="001262AE">
        <w:rPr>
          <w:b/>
          <w:bCs/>
          <w:sz w:val="28"/>
          <w:szCs w:val="28"/>
        </w:rPr>
        <w:t xml:space="preserve"> </w:t>
      </w:r>
      <w:r w:rsidRPr="009024CE">
        <w:rPr>
          <w:b/>
          <w:bCs/>
          <w:sz w:val="28"/>
          <w:szCs w:val="28"/>
        </w:rPr>
        <w:t>Anatole France</w:t>
      </w:r>
      <w:r>
        <w:rPr>
          <w:rStyle w:val="FootnoteReference"/>
          <w:sz w:val="28"/>
          <w:szCs w:val="28"/>
        </w:rPr>
        <w:footnoteReference w:id="77"/>
      </w:r>
      <w:r>
        <w:rPr>
          <w:sz w:val="28"/>
          <w:szCs w:val="28"/>
        </w:rPr>
        <w:t xml:space="preserve"> insisted: “When a thing is well-said, take it, copy it, and have no scruples.” Similarly, </w:t>
      </w:r>
      <w:r w:rsidRPr="00D961DB">
        <w:rPr>
          <w:rFonts w:asciiTheme="majorBidi" w:eastAsiaTheme="minorEastAsia" w:hAnsiTheme="majorBidi" w:cstheme="majorBidi"/>
          <w:b/>
          <w:bCs/>
          <w:color w:val="000000"/>
          <w:sz w:val="28"/>
          <w:szCs w:val="28"/>
        </w:rPr>
        <w:t>Voltaire</w:t>
      </w:r>
      <w:r>
        <w:rPr>
          <w:rStyle w:val="FootnoteReference"/>
          <w:rFonts w:asciiTheme="majorBidi" w:eastAsiaTheme="minorEastAsia" w:hAnsiTheme="majorBidi" w:cstheme="majorBidi"/>
          <w:color w:val="000000"/>
          <w:sz w:val="28"/>
          <w:szCs w:val="28"/>
        </w:rPr>
        <w:footnoteReference w:id="78"/>
      </w:r>
      <w:r>
        <w:rPr>
          <w:sz w:val="28"/>
          <w:szCs w:val="28"/>
        </w:rPr>
        <w:t xml:space="preserve"> unapologetically asserted: </w:t>
      </w:r>
    </w:p>
    <w:p w14:paraId="79D829EA" w14:textId="77777777" w:rsidR="001568D7" w:rsidRDefault="001568D7" w:rsidP="001568D7">
      <w:pPr>
        <w:rPr>
          <w:sz w:val="28"/>
          <w:szCs w:val="28"/>
        </w:rPr>
      </w:pPr>
    </w:p>
    <w:p w14:paraId="74CCF0AA" w14:textId="77777777" w:rsidR="001568D7" w:rsidRPr="009024CE" w:rsidRDefault="001568D7" w:rsidP="001568D7">
      <w:pPr>
        <w:ind w:left="630" w:right="900"/>
      </w:pPr>
      <w:r w:rsidRPr="009024CE">
        <w:t xml:space="preserve">Originality is nothing but judicious imitation. The most original writers borrowed one from another. The instruction we find in books is like </w:t>
      </w:r>
      <w:r>
        <w:t xml:space="preserve">the </w:t>
      </w:r>
      <w:r w:rsidRPr="009024CE">
        <w:t xml:space="preserve">fire [we cook with]. We fetch it from our neighbors, kindle it at home, </w:t>
      </w:r>
      <w:r>
        <w:t>share</w:t>
      </w:r>
      <w:r w:rsidRPr="009024CE">
        <w:t xml:space="preserve"> it with others, and it becomes the property of all.</w:t>
      </w:r>
      <w:r>
        <w:rPr>
          <w:rStyle w:val="FootnoteReference"/>
        </w:rPr>
        <w:footnoteReference w:id="79"/>
      </w:r>
      <w:commentRangeEnd w:id="259"/>
      <w:r w:rsidR="00526BF0">
        <w:rPr>
          <w:rStyle w:val="CommentReference"/>
          <w:rFonts w:ascii="SabondiacriticRoman" w:hAnsi="SabondiacriticRoman"/>
        </w:rPr>
        <w:commentReference w:id="259"/>
      </w:r>
    </w:p>
    <w:p w14:paraId="753990EE" w14:textId="77777777" w:rsidR="001568D7" w:rsidRDefault="001568D7" w:rsidP="001568D7">
      <w:pPr>
        <w:rPr>
          <w:sz w:val="28"/>
          <w:szCs w:val="28"/>
        </w:rPr>
      </w:pPr>
    </w:p>
    <w:p w14:paraId="3C79FF4F" w14:textId="57730FA2" w:rsidR="001568D7" w:rsidRDefault="001568D7" w:rsidP="001568D7">
      <w:pPr>
        <w:rPr>
          <w:sz w:val="28"/>
          <w:szCs w:val="28"/>
        </w:rPr>
      </w:pPr>
      <w:r>
        <w:rPr>
          <w:rFonts w:asciiTheme="majorBidi" w:hAnsiTheme="majorBidi" w:cstheme="majorBidi"/>
          <w:sz w:val="28"/>
          <w:szCs w:val="28"/>
        </w:rPr>
        <w:t xml:space="preserve">It is also said: “Never make a defense before you stand accused.” Yet, without seeking to vindicate the method I have chosen in this writing this book </w:t>
      </w:r>
      <w:r w:rsidR="001F731D">
        <w:rPr>
          <w:rFonts w:asciiTheme="majorBidi" w:hAnsiTheme="majorBidi" w:cstheme="majorBidi"/>
          <w:sz w:val="28"/>
          <w:szCs w:val="28"/>
        </w:rPr>
        <w:t>by</w:t>
      </w:r>
      <w:r>
        <w:rPr>
          <w:rFonts w:asciiTheme="majorBidi" w:hAnsiTheme="majorBidi" w:cstheme="majorBidi"/>
          <w:sz w:val="28"/>
          <w:szCs w:val="28"/>
        </w:rPr>
        <w:t xml:space="preserve"> relying upon minimal citation of sources, I would like to emphasize that </w:t>
      </w:r>
      <w:r w:rsidRPr="00EB2D54">
        <w:rPr>
          <w:sz w:val="28"/>
          <w:szCs w:val="28"/>
        </w:rPr>
        <w:t xml:space="preserve">I have been diligent in </w:t>
      </w:r>
      <w:r w:rsidRPr="00EB2D54">
        <w:rPr>
          <w:i/>
          <w:iCs/>
          <w:sz w:val="28"/>
          <w:szCs w:val="28"/>
        </w:rPr>
        <w:t xml:space="preserve">The First Teaching </w:t>
      </w:r>
      <w:r w:rsidRPr="00EB2D54">
        <w:rPr>
          <w:sz w:val="28"/>
          <w:szCs w:val="28"/>
        </w:rPr>
        <w:t>to avoid stealing,</w:t>
      </w:r>
      <w:r>
        <w:rPr>
          <w:sz w:val="28"/>
          <w:szCs w:val="28"/>
        </w:rPr>
        <w:t xml:space="preserve"> which my nature finds intensely repugnant.</w:t>
      </w:r>
      <w:r w:rsidRPr="00EB2D54">
        <w:rPr>
          <w:sz w:val="28"/>
          <w:szCs w:val="28"/>
        </w:rPr>
        <w:t xml:space="preserve"> </w:t>
      </w:r>
      <w:r>
        <w:rPr>
          <w:sz w:val="28"/>
          <w:szCs w:val="28"/>
        </w:rPr>
        <w:t>Yet, although my sources have generally been reworked over the years into my own style, wording, and thought, the</w:t>
      </w:r>
      <w:r w:rsidRPr="00EB2D54">
        <w:rPr>
          <w:sz w:val="28"/>
          <w:szCs w:val="28"/>
        </w:rPr>
        <w:t xml:space="preserve"> content</w:t>
      </w:r>
      <w:r>
        <w:rPr>
          <w:sz w:val="28"/>
          <w:szCs w:val="28"/>
        </w:rPr>
        <w:t xml:space="preserve"> of my writing sometimes consciously or unconsciously</w:t>
      </w:r>
      <w:r w:rsidRPr="00EB2D54">
        <w:rPr>
          <w:sz w:val="28"/>
          <w:szCs w:val="28"/>
        </w:rPr>
        <w:t xml:space="preserve"> </w:t>
      </w:r>
      <w:r>
        <w:rPr>
          <w:sz w:val="28"/>
          <w:szCs w:val="28"/>
        </w:rPr>
        <w:t xml:space="preserve">reflects </w:t>
      </w:r>
      <w:r w:rsidRPr="00EB2D54">
        <w:rPr>
          <w:sz w:val="28"/>
          <w:szCs w:val="28"/>
        </w:rPr>
        <w:t>parallels</w:t>
      </w:r>
      <w:r>
        <w:rPr>
          <w:sz w:val="28"/>
          <w:szCs w:val="28"/>
        </w:rPr>
        <w:t xml:space="preserve"> with</w:t>
      </w:r>
      <w:r w:rsidRPr="00EB2D54">
        <w:rPr>
          <w:sz w:val="28"/>
          <w:szCs w:val="28"/>
        </w:rPr>
        <w:t xml:space="preserve"> </w:t>
      </w:r>
      <w:r>
        <w:rPr>
          <w:sz w:val="28"/>
          <w:szCs w:val="28"/>
        </w:rPr>
        <w:t>my references</w:t>
      </w:r>
      <w:r w:rsidR="00BA07D6">
        <w:rPr>
          <w:sz w:val="28"/>
          <w:szCs w:val="28"/>
        </w:rPr>
        <w:t xml:space="preserve"> or other sources similar to them</w:t>
      </w:r>
      <w:r w:rsidRPr="00EB2D54">
        <w:rPr>
          <w:sz w:val="28"/>
          <w:szCs w:val="28"/>
        </w:rPr>
        <w:t>.</w:t>
      </w:r>
      <w:r>
        <w:rPr>
          <w:sz w:val="28"/>
          <w:szCs w:val="28"/>
        </w:rPr>
        <w:t xml:space="preserve"> In many ways, this is unsurprising and natural. Still: “Borrowed garments never fit well.” For this reason, it is my earnest aspiration and deep conviction that any “garments” displayed in </w:t>
      </w:r>
      <w:r>
        <w:rPr>
          <w:i/>
          <w:iCs/>
          <w:sz w:val="28"/>
          <w:szCs w:val="28"/>
        </w:rPr>
        <w:t>The First Teaching</w:t>
      </w:r>
      <w:r>
        <w:rPr>
          <w:sz w:val="28"/>
          <w:szCs w:val="28"/>
        </w:rPr>
        <w:t xml:space="preserve"> will be shown to fit well, since, in fact, they are not “borrowed” after all but have been properly tailored, appropriated, and adopted over a lifetime of study. Consequently, whatever their original sources, they have become incorporated into my own </w:t>
      </w:r>
      <w:r w:rsidR="00B7042E">
        <w:rPr>
          <w:sz w:val="28"/>
          <w:szCs w:val="28"/>
        </w:rPr>
        <w:t xml:space="preserve">memory and </w:t>
      </w:r>
      <w:r>
        <w:rPr>
          <w:sz w:val="28"/>
          <w:szCs w:val="28"/>
        </w:rPr>
        <w:t xml:space="preserve">consciousness </w:t>
      </w:r>
      <w:r w:rsidR="00B7042E">
        <w:rPr>
          <w:sz w:val="28"/>
          <w:szCs w:val="28"/>
        </w:rPr>
        <w:t>as well as</w:t>
      </w:r>
      <w:r>
        <w:rPr>
          <w:sz w:val="28"/>
          <w:szCs w:val="28"/>
        </w:rPr>
        <w:t xml:space="preserve"> the book’s distinctive cognitive universe, making them count in their own right as “original” and as the book’s proper internal embellishments, even when they may still dist</w:t>
      </w:r>
      <w:r w:rsidR="00B7042E">
        <w:rPr>
          <w:sz w:val="28"/>
          <w:szCs w:val="28"/>
        </w:rPr>
        <w:t>i</w:t>
      </w:r>
      <w:r>
        <w:rPr>
          <w:sz w:val="28"/>
          <w:szCs w:val="28"/>
        </w:rPr>
        <w:t>n</w:t>
      </w:r>
      <w:r w:rsidR="00B7042E">
        <w:rPr>
          <w:sz w:val="28"/>
          <w:szCs w:val="28"/>
        </w:rPr>
        <w:t>c</w:t>
      </w:r>
      <w:r>
        <w:rPr>
          <w:sz w:val="28"/>
          <w:szCs w:val="28"/>
        </w:rPr>
        <w:t>tly echo their sources.</w:t>
      </w:r>
    </w:p>
    <w:p w14:paraId="34FD1D29" w14:textId="77777777" w:rsidR="00B7042E" w:rsidRDefault="00B7042E" w:rsidP="001568D7">
      <w:pPr>
        <w:rPr>
          <w:sz w:val="28"/>
          <w:szCs w:val="28"/>
        </w:rPr>
      </w:pPr>
    </w:p>
    <w:p w14:paraId="2F44557D" w14:textId="77777777" w:rsidR="001568D7" w:rsidRDefault="001568D7" w:rsidP="001568D7">
      <w:pPr>
        <w:rPr>
          <w:sz w:val="28"/>
          <w:szCs w:val="28"/>
        </w:rPr>
      </w:pPr>
    </w:p>
    <w:p w14:paraId="6B906371" w14:textId="52F44A17" w:rsidR="001568D7" w:rsidRDefault="001568D7" w:rsidP="001568D7">
      <w:pPr>
        <w:ind w:left="1440"/>
        <w:rPr>
          <w:sz w:val="20"/>
          <w:szCs w:val="20"/>
        </w:rPr>
      </w:pPr>
      <w:r w:rsidRPr="00B16600">
        <w:rPr>
          <w:sz w:val="20"/>
          <w:szCs w:val="20"/>
        </w:rPr>
        <w:t>Image</w:t>
      </w:r>
      <w:r>
        <w:rPr>
          <w:sz w:val="20"/>
          <w:szCs w:val="20"/>
        </w:rPr>
        <w:t xml:space="preserve"> </w:t>
      </w:r>
      <w:r w:rsidR="0095163E">
        <w:rPr>
          <w:sz w:val="20"/>
          <w:szCs w:val="20"/>
        </w:rPr>
        <w:t>14</w:t>
      </w:r>
      <w:r w:rsidRPr="00B16600">
        <w:rPr>
          <w:sz w:val="20"/>
          <w:szCs w:val="20"/>
        </w:rPr>
        <w:t>:</w:t>
      </w:r>
    </w:p>
    <w:p w14:paraId="1D43C763" w14:textId="77777777" w:rsidR="001568D7" w:rsidRDefault="001568D7" w:rsidP="001568D7">
      <w:pPr>
        <w:rPr>
          <w:sz w:val="20"/>
          <w:szCs w:val="20"/>
        </w:rPr>
      </w:pPr>
    </w:p>
    <w:p w14:paraId="4C44D2A4" w14:textId="77777777" w:rsidR="001568D7" w:rsidRDefault="001568D7" w:rsidP="001568D7">
      <w:pPr>
        <w:rPr>
          <w:sz w:val="20"/>
          <w:szCs w:val="20"/>
        </w:rPr>
      </w:pPr>
    </w:p>
    <w:p w14:paraId="0751C7D5" w14:textId="77777777" w:rsidR="001568D7" w:rsidRDefault="001568D7" w:rsidP="001568D7">
      <w:pPr>
        <w:rPr>
          <w:sz w:val="20"/>
          <w:szCs w:val="20"/>
        </w:rPr>
      </w:pPr>
    </w:p>
    <w:p w14:paraId="676BD938" w14:textId="77777777" w:rsidR="001568D7" w:rsidRDefault="001568D7" w:rsidP="001568D7">
      <w:pPr>
        <w:rPr>
          <w:sz w:val="20"/>
          <w:szCs w:val="20"/>
        </w:rPr>
      </w:pPr>
    </w:p>
    <w:p w14:paraId="2F7924F1" w14:textId="77777777" w:rsidR="001568D7" w:rsidRDefault="001568D7" w:rsidP="001568D7">
      <w:pPr>
        <w:rPr>
          <w:sz w:val="20"/>
          <w:szCs w:val="20"/>
        </w:rPr>
      </w:pPr>
    </w:p>
    <w:p w14:paraId="558B0518" w14:textId="77777777" w:rsidR="001568D7" w:rsidRDefault="001568D7" w:rsidP="001568D7">
      <w:pPr>
        <w:rPr>
          <w:sz w:val="20"/>
          <w:szCs w:val="20"/>
        </w:rPr>
      </w:pPr>
    </w:p>
    <w:p w14:paraId="514F57DD" w14:textId="77777777" w:rsidR="001568D7" w:rsidRDefault="001568D7" w:rsidP="001568D7">
      <w:pPr>
        <w:rPr>
          <w:sz w:val="20"/>
          <w:szCs w:val="20"/>
        </w:rPr>
      </w:pPr>
    </w:p>
    <w:p w14:paraId="69917847" w14:textId="77777777" w:rsidR="001262AE" w:rsidRDefault="001262AE" w:rsidP="001568D7">
      <w:pPr>
        <w:rPr>
          <w:sz w:val="20"/>
          <w:szCs w:val="20"/>
        </w:rPr>
      </w:pPr>
    </w:p>
    <w:p w14:paraId="40A8D269" w14:textId="77777777" w:rsidR="001262AE" w:rsidRDefault="001262AE" w:rsidP="001568D7">
      <w:pPr>
        <w:rPr>
          <w:sz w:val="20"/>
          <w:szCs w:val="20"/>
        </w:rPr>
      </w:pPr>
    </w:p>
    <w:p w14:paraId="6BEA9392" w14:textId="77777777" w:rsidR="001568D7" w:rsidRDefault="001568D7" w:rsidP="001568D7">
      <w:pPr>
        <w:rPr>
          <w:sz w:val="28"/>
          <w:szCs w:val="28"/>
        </w:rPr>
      </w:pPr>
    </w:p>
    <w:p w14:paraId="212C4386" w14:textId="77777777" w:rsidR="001568D7" w:rsidRPr="008D0257" w:rsidRDefault="001568D7" w:rsidP="001568D7">
      <w:pPr>
        <w:jc w:val="center"/>
        <w:rPr>
          <w:rFonts w:asciiTheme="majorBidi" w:eastAsia="Arial" w:hAnsiTheme="majorBidi" w:cstheme="majorBidi"/>
          <w:color w:val="000000" w:themeColor="text1"/>
          <w:sz w:val="20"/>
          <w:szCs w:val="20"/>
        </w:rPr>
      </w:pPr>
      <w:r w:rsidRPr="008D0257">
        <w:rPr>
          <w:rFonts w:asciiTheme="majorBidi" w:eastAsia="Arial" w:hAnsiTheme="majorBidi" w:cstheme="majorBidi"/>
          <w:color w:val="000000" w:themeColor="text1"/>
          <w:sz w:val="20"/>
          <w:szCs w:val="20"/>
        </w:rPr>
        <w:lastRenderedPageBreak/>
        <w:t>To see the World in a grain of sand</w:t>
      </w:r>
    </w:p>
    <w:p w14:paraId="3A272C58" w14:textId="77777777" w:rsidR="001568D7" w:rsidRPr="008D0257" w:rsidRDefault="001568D7" w:rsidP="001568D7">
      <w:pPr>
        <w:rPr>
          <w:rFonts w:asciiTheme="majorBidi" w:eastAsia="Arial" w:hAnsiTheme="majorBidi" w:cstheme="majorBidi"/>
          <w:color w:val="000000" w:themeColor="text1"/>
          <w:sz w:val="20"/>
          <w:szCs w:val="20"/>
        </w:rPr>
      </w:pPr>
      <w:r w:rsidRPr="008D0257">
        <w:rPr>
          <w:rFonts w:asciiTheme="majorBidi" w:eastAsia="Arial" w:hAnsiTheme="majorBidi" w:cstheme="majorBidi"/>
          <w:color w:val="000000" w:themeColor="text1"/>
          <w:sz w:val="20"/>
          <w:szCs w:val="20"/>
        </w:rPr>
        <w:t xml:space="preserve">                                                        </w:t>
      </w:r>
      <w:r>
        <w:rPr>
          <w:rFonts w:asciiTheme="majorBidi" w:eastAsia="Arial" w:hAnsiTheme="majorBidi" w:cstheme="majorBidi"/>
          <w:color w:val="000000" w:themeColor="text1"/>
          <w:sz w:val="20"/>
          <w:szCs w:val="20"/>
        </w:rPr>
        <w:t xml:space="preserve">         </w:t>
      </w:r>
      <w:r w:rsidRPr="008D0257">
        <w:rPr>
          <w:rFonts w:asciiTheme="majorBidi" w:eastAsia="Arial" w:hAnsiTheme="majorBidi" w:cstheme="majorBidi"/>
          <w:color w:val="000000" w:themeColor="text1"/>
          <w:sz w:val="20"/>
          <w:szCs w:val="20"/>
        </w:rPr>
        <w:t>And a Heaven in a wild flower,</w:t>
      </w:r>
    </w:p>
    <w:p w14:paraId="0BDCFC72" w14:textId="77777777" w:rsidR="001568D7" w:rsidRPr="008D0257" w:rsidRDefault="001568D7" w:rsidP="001568D7">
      <w:pPr>
        <w:rPr>
          <w:rFonts w:asciiTheme="majorBidi" w:eastAsia="Arial" w:hAnsiTheme="majorBidi" w:cstheme="majorBidi"/>
          <w:color w:val="000000" w:themeColor="text1"/>
          <w:sz w:val="20"/>
          <w:szCs w:val="20"/>
        </w:rPr>
      </w:pPr>
      <w:r w:rsidRPr="008D0257">
        <w:rPr>
          <w:rFonts w:asciiTheme="majorBidi" w:eastAsia="Arial" w:hAnsiTheme="majorBidi" w:cstheme="majorBidi"/>
          <w:color w:val="000000" w:themeColor="text1"/>
          <w:sz w:val="20"/>
          <w:szCs w:val="20"/>
        </w:rPr>
        <w:t xml:space="preserve">                                                        </w:t>
      </w:r>
      <w:r>
        <w:rPr>
          <w:rFonts w:asciiTheme="majorBidi" w:eastAsia="Arial" w:hAnsiTheme="majorBidi" w:cstheme="majorBidi"/>
          <w:color w:val="000000" w:themeColor="text1"/>
          <w:sz w:val="20"/>
          <w:szCs w:val="20"/>
        </w:rPr>
        <w:t xml:space="preserve">         </w:t>
      </w:r>
      <w:r w:rsidRPr="008D0257">
        <w:rPr>
          <w:rFonts w:asciiTheme="majorBidi" w:eastAsia="Arial" w:hAnsiTheme="majorBidi" w:cstheme="majorBidi"/>
          <w:color w:val="000000" w:themeColor="text1"/>
          <w:sz w:val="20"/>
          <w:szCs w:val="20"/>
        </w:rPr>
        <w:t>Hold Infinity in the palm of your hand,</w:t>
      </w:r>
    </w:p>
    <w:p w14:paraId="37CD580A" w14:textId="77777777" w:rsidR="001568D7" w:rsidRPr="008D0257" w:rsidRDefault="001568D7" w:rsidP="001568D7">
      <w:pPr>
        <w:rPr>
          <w:rFonts w:asciiTheme="majorBidi" w:hAnsiTheme="majorBidi" w:cstheme="majorBidi"/>
          <w:color w:val="000000" w:themeColor="text1"/>
          <w:sz w:val="28"/>
          <w:szCs w:val="28"/>
        </w:rPr>
      </w:pPr>
      <w:r w:rsidRPr="008D0257">
        <w:rPr>
          <w:rFonts w:asciiTheme="majorBidi" w:eastAsia="Arial" w:hAnsiTheme="majorBidi" w:cstheme="majorBidi"/>
          <w:color w:val="000000" w:themeColor="text1"/>
          <w:sz w:val="20"/>
          <w:szCs w:val="20"/>
        </w:rPr>
        <w:t xml:space="preserve">                                                        </w:t>
      </w:r>
      <w:r>
        <w:rPr>
          <w:rFonts w:asciiTheme="majorBidi" w:eastAsia="Arial" w:hAnsiTheme="majorBidi" w:cstheme="majorBidi"/>
          <w:color w:val="000000" w:themeColor="text1"/>
          <w:sz w:val="20"/>
          <w:szCs w:val="20"/>
        </w:rPr>
        <w:t xml:space="preserve">         </w:t>
      </w:r>
      <w:r w:rsidRPr="008D0257">
        <w:rPr>
          <w:rFonts w:asciiTheme="majorBidi" w:eastAsia="Arial" w:hAnsiTheme="majorBidi" w:cstheme="majorBidi"/>
          <w:color w:val="000000" w:themeColor="text1"/>
          <w:sz w:val="20"/>
          <w:szCs w:val="20"/>
        </w:rPr>
        <w:t>And Eternity in an hour</w:t>
      </w:r>
      <w:r w:rsidRPr="008D0257">
        <w:rPr>
          <w:rStyle w:val="FootnoteReference"/>
          <w:rFonts w:asciiTheme="majorBidi" w:eastAsia="Arial" w:hAnsiTheme="majorBidi" w:cstheme="majorBidi"/>
          <w:color w:val="000000" w:themeColor="text1"/>
          <w:sz w:val="20"/>
          <w:szCs w:val="20"/>
        </w:rPr>
        <w:footnoteReference w:id="80"/>
      </w:r>
    </w:p>
    <w:p w14:paraId="5BB73B11" w14:textId="77777777" w:rsidR="001568D7" w:rsidRDefault="001568D7" w:rsidP="001568D7">
      <w:pPr>
        <w:rPr>
          <w:rFonts w:asciiTheme="majorBidi" w:hAnsiTheme="majorBidi" w:cstheme="majorBidi"/>
          <w:sz w:val="28"/>
          <w:szCs w:val="28"/>
        </w:rPr>
      </w:pPr>
    </w:p>
    <w:p w14:paraId="2B32A74F" w14:textId="6BE2AD67" w:rsidR="00C84632" w:rsidRPr="00EB2D54" w:rsidRDefault="00C84632" w:rsidP="00C846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sz w:val="28"/>
          <w:szCs w:val="28"/>
        </w:rPr>
      </w:pPr>
      <w:r w:rsidRPr="00EB2D54">
        <w:rPr>
          <w:rFonts w:asciiTheme="majorBidi" w:hAnsiTheme="majorBidi" w:cstheme="majorBidi"/>
          <w:color w:val="000000"/>
          <w:sz w:val="28"/>
          <w:szCs w:val="28"/>
        </w:rPr>
        <w:t>I</w:t>
      </w:r>
      <w:r>
        <w:rPr>
          <w:rFonts w:asciiTheme="majorBidi" w:hAnsiTheme="majorBidi" w:cstheme="majorBidi"/>
          <w:color w:val="000000"/>
          <w:sz w:val="28"/>
          <w:szCs w:val="28"/>
        </w:rPr>
        <w:t>t is my</w:t>
      </w:r>
      <w:r w:rsidRPr="00EB2D54">
        <w:rPr>
          <w:rFonts w:asciiTheme="majorBidi" w:hAnsiTheme="majorBidi" w:cstheme="majorBidi"/>
          <w:color w:val="000000"/>
          <w:sz w:val="28"/>
          <w:szCs w:val="28"/>
        </w:rPr>
        <w:t xml:space="preserve"> hope</w:t>
      </w:r>
      <w:r>
        <w:rPr>
          <w:rFonts w:asciiTheme="majorBidi" w:hAnsiTheme="majorBidi" w:cstheme="majorBidi"/>
          <w:color w:val="000000"/>
          <w:sz w:val="28"/>
          <w:szCs w:val="28"/>
        </w:rPr>
        <w:t xml:space="preserve"> that</w:t>
      </w:r>
      <w:r w:rsidRPr="00EB2D54">
        <w:rPr>
          <w:rFonts w:asciiTheme="majorBidi" w:hAnsiTheme="majorBidi" w:cstheme="majorBidi"/>
          <w:color w:val="000000"/>
          <w:sz w:val="28"/>
          <w:szCs w:val="28"/>
        </w:rPr>
        <w:t xml:space="preserve"> </w:t>
      </w:r>
      <w:r w:rsidRPr="00EB2D54">
        <w:rPr>
          <w:rFonts w:asciiTheme="majorBidi" w:hAnsiTheme="majorBidi" w:cstheme="majorBidi"/>
          <w:i/>
          <w:iCs/>
          <w:color w:val="000000"/>
          <w:sz w:val="28"/>
          <w:szCs w:val="28"/>
        </w:rPr>
        <w:t>The First Teaching</w:t>
      </w:r>
      <w:r>
        <w:rPr>
          <w:rFonts w:asciiTheme="majorBidi" w:hAnsiTheme="majorBidi" w:cstheme="majorBidi"/>
          <w:color w:val="000000"/>
          <w:sz w:val="28"/>
          <w:szCs w:val="28"/>
        </w:rPr>
        <w:t xml:space="preserve"> will bring such mutual illumination to the</w:t>
      </w:r>
      <w:r w:rsidR="008C54FB">
        <w:rPr>
          <w:rFonts w:asciiTheme="majorBidi" w:hAnsiTheme="majorBidi" w:cstheme="majorBidi"/>
          <w:color w:val="000000"/>
          <w:sz w:val="28"/>
          <w:szCs w:val="28"/>
        </w:rPr>
        <w:t xml:space="preserve"> </w:t>
      </w:r>
      <w:r>
        <w:rPr>
          <w:rFonts w:asciiTheme="majorBidi" w:hAnsiTheme="majorBidi" w:cstheme="majorBidi"/>
          <w:color w:val="000000"/>
          <w:sz w:val="28"/>
          <w:szCs w:val="28"/>
        </w:rPr>
        <w:t>reader-listener,</w:t>
      </w:r>
      <w:r w:rsidRPr="00EB2D54">
        <w:rPr>
          <w:rFonts w:asciiTheme="majorBidi" w:hAnsiTheme="majorBidi" w:cstheme="majorBidi"/>
          <w:color w:val="000000"/>
          <w:sz w:val="28"/>
          <w:szCs w:val="28"/>
        </w:rPr>
        <w:t xml:space="preserve"> and</w:t>
      </w:r>
      <w:r>
        <w:rPr>
          <w:rFonts w:asciiTheme="majorBidi" w:hAnsiTheme="majorBidi" w:cstheme="majorBidi"/>
          <w:color w:val="000000"/>
          <w:sz w:val="28"/>
          <w:szCs w:val="28"/>
        </w:rPr>
        <w:t>,</w:t>
      </w:r>
      <w:r w:rsidRPr="00EB2D54">
        <w:rPr>
          <w:rFonts w:asciiTheme="majorBidi" w:hAnsiTheme="majorBidi" w:cstheme="majorBidi"/>
          <w:color w:val="000000"/>
          <w:sz w:val="28"/>
          <w:szCs w:val="28"/>
        </w:rPr>
        <w:t xml:space="preserve"> as </w:t>
      </w:r>
      <w:r>
        <w:rPr>
          <w:rFonts w:asciiTheme="majorBidi" w:hAnsiTheme="majorBidi" w:cstheme="majorBidi"/>
          <w:color w:val="000000"/>
          <w:sz w:val="28"/>
          <w:szCs w:val="28"/>
        </w:rPr>
        <w:t xml:space="preserve">we </w:t>
      </w:r>
      <w:r w:rsidRPr="00EB2D54">
        <w:rPr>
          <w:rFonts w:asciiTheme="majorBidi" w:hAnsiTheme="majorBidi" w:cstheme="majorBidi"/>
          <w:sz w:val="28"/>
          <w:szCs w:val="28"/>
        </w:rPr>
        <w:t xml:space="preserve">set out together on this knowledge journey in the quest for </w:t>
      </w:r>
      <w:r>
        <w:rPr>
          <w:rFonts w:asciiTheme="majorBidi" w:hAnsiTheme="majorBidi" w:cstheme="majorBidi"/>
          <w:sz w:val="28"/>
          <w:szCs w:val="28"/>
        </w:rPr>
        <w:t>greater enlightenment</w:t>
      </w:r>
      <w:r w:rsidRPr="00EB2D54">
        <w:rPr>
          <w:rFonts w:asciiTheme="majorBidi" w:hAnsiTheme="majorBidi" w:cstheme="majorBidi"/>
          <w:sz w:val="28"/>
          <w:szCs w:val="28"/>
        </w:rPr>
        <w:t xml:space="preserve">, I invoke the words of the Prophet: </w:t>
      </w:r>
      <w:r w:rsidRPr="00EB2D54">
        <w:rPr>
          <w:rFonts w:asciiTheme="majorBidi" w:hAnsiTheme="majorBidi" w:cstheme="majorBidi"/>
          <w:color w:val="000000"/>
          <w:sz w:val="28"/>
          <w:szCs w:val="28"/>
        </w:rPr>
        <w:t>“Our Lord, show us the truth as truth and provide us the means to follow it, and show us falsehood as falsehood and provide us the means to put it aside.” As far as I am concerned, if only a single reader</w:t>
      </w:r>
      <w:r>
        <w:rPr>
          <w:rFonts w:asciiTheme="majorBidi" w:hAnsiTheme="majorBidi" w:cstheme="majorBidi"/>
          <w:color w:val="000000"/>
          <w:sz w:val="28"/>
          <w:szCs w:val="28"/>
        </w:rPr>
        <w:t>, listener, or reader-listener should</w:t>
      </w:r>
      <w:r w:rsidRPr="00EB2D54">
        <w:rPr>
          <w:rFonts w:asciiTheme="majorBidi" w:hAnsiTheme="majorBidi" w:cstheme="majorBidi"/>
          <w:color w:val="000000"/>
          <w:sz w:val="28"/>
          <w:szCs w:val="28"/>
        </w:rPr>
        <w:t xml:space="preserve"> benefit from this work</w:t>
      </w:r>
      <w:r>
        <w:rPr>
          <w:rFonts w:asciiTheme="majorBidi" w:hAnsiTheme="majorBidi" w:cstheme="majorBidi"/>
          <w:color w:val="000000"/>
          <w:sz w:val="28"/>
          <w:szCs w:val="28"/>
        </w:rPr>
        <w:t xml:space="preserve">, </w:t>
      </w:r>
      <w:r w:rsidRPr="00EB2D54">
        <w:rPr>
          <w:rFonts w:asciiTheme="majorBidi" w:hAnsiTheme="majorBidi" w:cstheme="majorBidi"/>
          <w:color w:val="000000"/>
          <w:sz w:val="28"/>
          <w:szCs w:val="28"/>
        </w:rPr>
        <w:t xml:space="preserve">it will be enough. The great </w:t>
      </w:r>
      <w:r w:rsidRPr="00EB2D54">
        <w:rPr>
          <w:rFonts w:asciiTheme="majorBidi" w:hAnsiTheme="majorBidi" w:cstheme="majorBidi"/>
          <w:sz w:val="28"/>
          <w:szCs w:val="28"/>
        </w:rPr>
        <w:t>Sunnī</w:t>
      </w:r>
      <w:r w:rsidRPr="00EB2D54">
        <w:rPr>
          <w:rFonts w:asciiTheme="majorBidi" w:hAnsiTheme="majorBidi" w:cstheme="majorBidi"/>
          <w:color w:val="000000"/>
          <w:sz w:val="28"/>
          <w:szCs w:val="28"/>
        </w:rPr>
        <w:t xml:space="preserve"> Muslim Persian poet </w:t>
      </w:r>
      <w:r w:rsidRPr="00EB2D54">
        <w:rPr>
          <w:rFonts w:asciiTheme="majorBidi" w:hAnsiTheme="majorBidi" w:cstheme="majorBidi"/>
          <w:b/>
          <w:bCs/>
          <w:color w:val="000000"/>
          <w:sz w:val="28"/>
          <w:szCs w:val="28"/>
        </w:rPr>
        <w:t>Far</w:t>
      </w:r>
      <w:r w:rsidRPr="00EB2D54">
        <w:rPr>
          <w:rFonts w:asciiTheme="majorBidi" w:hAnsiTheme="majorBidi" w:cstheme="majorBidi"/>
          <w:b/>
          <w:bCs/>
          <w:sz w:val="28"/>
          <w:szCs w:val="28"/>
        </w:rPr>
        <w:t>ī</w:t>
      </w:r>
      <w:r w:rsidRPr="00EB2D54">
        <w:rPr>
          <w:rFonts w:asciiTheme="majorBidi" w:hAnsiTheme="majorBidi" w:cstheme="majorBidi"/>
          <w:b/>
          <w:bCs/>
          <w:color w:val="000000"/>
          <w:sz w:val="28"/>
          <w:szCs w:val="28"/>
        </w:rPr>
        <w:t>d-al-D</w:t>
      </w:r>
      <w:r w:rsidRPr="00EB2D54">
        <w:rPr>
          <w:rFonts w:asciiTheme="majorBidi" w:hAnsiTheme="majorBidi" w:cstheme="majorBidi"/>
          <w:b/>
          <w:bCs/>
          <w:sz w:val="28"/>
          <w:szCs w:val="28"/>
        </w:rPr>
        <w:t>ī</w:t>
      </w:r>
      <w:r w:rsidRPr="00EB2D54">
        <w:rPr>
          <w:rFonts w:asciiTheme="majorBidi" w:hAnsiTheme="majorBidi" w:cstheme="majorBidi"/>
          <w:b/>
          <w:bCs/>
          <w:color w:val="000000"/>
          <w:sz w:val="28"/>
          <w:szCs w:val="28"/>
        </w:rPr>
        <w:t>n ‘A</w:t>
      </w:r>
      <w:r w:rsidRPr="00EB2D54">
        <w:rPr>
          <w:rFonts w:asciiTheme="majorBidi" w:hAnsiTheme="majorBidi" w:cstheme="majorBidi"/>
          <w:b/>
          <w:bCs/>
          <w:sz w:val="28"/>
          <w:szCs w:val="28"/>
        </w:rPr>
        <w:t>ṭṭā</w:t>
      </w:r>
      <w:r w:rsidRPr="00EB2D54">
        <w:rPr>
          <w:rFonts w:asciiTheme="majorBidi" w:hAnsiTheme="majorBidi" w:cstheme="majorBidi"/>
          <w:b/>
          <w:bCs/>
          <w:color w:val="000000"/>
          <w:sz w:val="28"/>
          <w:szCs w:val="28"/>
        </w:rPr>
        <w:t>r</w:t>
      </w:r>
      <w:r w:rsidRPr="00EB2D54">
        <w:rPr>
          <w:rFonts w:asciiTheme="majorBidi" w:hAnsiTheme="majorBidi" w:cstheme="majorBidi"/>
          <w:color w:val="000000"/>
          <w:sz w:val="28"/>
          <w:szCs w:val="28"/>
          <w:vertAlign w:val="superscript"/>
        </w:rPr>
        <w:footnoteReference w:id="81"/>
      </w:r>
      <w:r w:rsidRPr="00EB2D54">
        <w:rPr>
          <w:rFonts w:asciiTheme="majorBidi" w:hAnsiTheme="majorBidi" w:cstheme="majorBidi"/>
          <w:color w:val="000000"/>
          <w:sz w:val="28"/>
          <w:szCs w:val="28"/>
        </w:rPr>
        <w:t xml:space="preserve"> states: </w:t>
      </w:r>
    </w:p>
    <w:p w14:paraId="51495791" w14:textId="77777777" w:rsidR="00C84632" w:rsidRPr="00EB2D54" w:rsidRDefault="00C84632" w:rsidP="00C84632">
      <w:pPr>
        <w:autoSpaceDE w:val="0"/>
        <w:autoSpaceDN w:val="0"/>
        <w:adjustRightInd w:val="0"/>
        <w:rPr>
          <w:rFonts w:asciiTheme="majorBidi" w:hAnsiTheme="majorBidi" w:cstheme="majorBidi"/>
          <w:color w:val="000000"/>
          <w:sz w:val="28"/>
          <w:szCs w:val="28"/>
        </w:rPr>
      </w:pPr>
      <w:r w:rsidRPr="00EB2D54">
        <w:rPr>
          <w:rFonts w:ascii="MS Mincho" w:eastAsia="MS Mincho" w:hAnsi="MS Mincho" w:cs="MS Mincho" w:hint="eastAsia"/>
          <w:color w:val="000000"/>
          <w:sz w:val="28"/>
          <w:szCs w:val="28"/>
        </w:rPr>
        <w:t> </w:t>
      </w:r>
    </w:p>
    <w:p w14:paraId="05B135AA" w14:textId="77777777" w:rsidR="00C84632" w:rsidRPr="00EB2D54" w:rsidRDefault="00C84632" w:rsidP="00C84632">
      <w:pPr>
        <w:autoSpaceDE w:val="0"/>
        <w:autoSpaceDN w:val="0"/>
        <w:adjustRightInd w:val="0"/>
        <w:jc w:val="center"/>
        <w:rPr>
          <w:rFonts w:asciiTheme="majorBidi" w:hAnsiTheme="majorBidi" w:cstheme="majorBidi"/>
          <w:color w:val="000000"/>
          <w:sz w:val="28"/>
          <w:szCs w:val="28"/>
        </w:rPr>
      </w:pPr>
      <w:r w:rsidRPr="00EB2D54">
        <w:rPr>
          <w:rFonts w:asciiTheme="majorBidi" w:hAnsiTheme="majorBidi" w:cstheme="majorBidi"/>
          <w:color w:val="000000"/>
          <w:sz w:val="28"/>
          <w:szCs w:val="28"/>
        </w:rPr>
        <w:t>Know for certain that all these wonders were set forth [by God]</w:t>
      </w:r>
    </w:p>
    <w:p w14:paraId="7A646204" w14:textId="77777777" w:rsidR="00C84632" w:rsidRPr="00EB2D54" w:rsidRDefault="00C84632" w:rsidP="00C84632">
      <w:pPr>
        <w:jc w:val="center"/>
        <w:rPr>
          <w:rFonts w:asciiTheme="majorBidi" w:hAnsiTheme="majorBidi" w:cstheme="majorBidi"/>
          <w:color w:val="000000"/>
          <w:sz w:val="28"/>
          <w:szCs w:val="28"/>
        </w:rPr>
      </w:pPr>
      <w:r w:rsidRPr="00EB2D54">
        <w:rPr>
          <w:rFonts w:asciiTheme="majorBidi" w:hAnsiTheme="majorBidi" w:cstheme="majorBidi"/>
          <w:color w:val="000000"/>
          <w:sz w:val="28"/>
          <w:szCs w:val="28"/>
        </w:rPr>
        <w:t>Only for the sake of a single seeing heart.</w:t>
      </w:r>
    </w:p>
    <w:p w14:paraId="78113A8C" w14:textId="77777777" w:rsidR="00C84632" w:rsidRPr="00EB2D54" w:rsidRDefault="00C84632" w:rsidP="00C84632">
      <w:pPr>
        <w:jc w:val="center"/>
        <w:rPr>
          <w:rFonts w:asciiTheme="majorBidi" w:hAnsiTheme="majorBidi" w:cstheme="majorBidi"/>
          <w:i/>
          <w:iCs/>
          <w:color w:val="101010"/>
          <w:sz w:val="28"/>
          <w:szCs w:val="28"/>
        </w:rPr>
      </w:pPr>
      <w:r w:rsidRPr="00EB2D54">
        <w:rPr>
          <w:rFonts w:asciiTheme="majorBidi" w:hAnsiTheme="majorBidi" w:cstheme="majorBidi"/>
          <w:i/>
          <w:iCs/>
          <w:color w:val="101010"/>
          <w:sz w:val="28"/>
          <w:szCs w:val="28"/>
        </w:rPr>
        <w:t>Yaq</w:t>
      </w:r>
      <w:r w:rsidRPr="00EB2D54">
        <w:rPr>
          <w:rFonts w:asciiTheme="majorBidi" w:hAnsiTheme="majorBidi" w:cstheme="majorBidi"/>
          <w:i/>
          <w:iCs/>
          <w:sz w:val="28"/>
          <w:szCs w:val="28"/>
        </w:rPr>
        <w:t>ī</w:t>
      </w:r>
      <w:r w:rsidRPr="00EB2D54">
        <w:rPr>
          <w:rFonts w:asciiTheme="majorBidi" w:hAnsiTheme="majorBidi" w:cstheme="majorBidi"/>
          <w:i/>
          <w:iCs/>
          <w:color w:val="101010"/>
          <w:sz w:val="28"/>
          <w:szCs w:val="28"/>
        </w:rPr>
        <w:t>n meyd</w:t>
      </w:r>
      <w:r w:rsidRPr="00EB2D54">
        <w:rPr>
          <w:rFonts w:asciiTheme="majorBidi" w:hAnsiTheme="majorBidi" w:cstheme="majorBidi"/>
          <w:i/>
          <w:iCs/>
          <w:sz w:val="28"/>
          <w:szCs w:val="28"/>
        </w:rPr>
        <w:t>ā</w:t>
      </w:r>
      <w:r w:rsidRPr="00EB2D54">
        <w:rPr>
          <w:rFonts w:asciiTheme="majorBidi" w:hAnsiTheme="majorBidi" w:cstheme="majorBidi"/>
          <w:i/>
          <w:iCs/>
          <w:color w:val="101010"/>
          <w:sz w:val="28"/>
          <w:szCs w:val="28"/>
        </w:rPr>
        <w:t>n keh chand</w:t>
      </w:r>
      <w:r w:rsidRPr="00EB2D54">
        <w:rPr>
          <w:rFonts w:asciiTheme="majorBidi" w:hAnsiTheme="majorBidi" w:cstheme="majorBidi"/>
          <w:i/>
          <w:iCs/>
          <w:sz w:val="28"/>
          <w:szCs w:val="28"/>
        </w:rPr>
        <w:t>ī</w:t>
      </w:r>
      <w:r w:rsidRPr="00EB2D54">
        <w:rPr>
          <w:rFonts w:asciiTheme="majorBidi" w:hAnsiTheme="majorBidi" w:cstheme="majorBidi"/>
          <w:i/>
          <w:iCs/>
          <w:color w:val="101010"/>
          <w:sz w:val="28"/>
          <w:szCs w:val="28"/>
        </w:rPr>
        <w:t>n</w:t>
      </w:r>
      <w:r w:rsidRPr="00EB2D54">
        <w:rPr>
          <w:rFonts w:asciiTheme="majorBidi" w:hAnsiTheme="majorBidi" w:cstheme="majorBidi"/>
          <w:i/>
          <w:iCs/>
          <w:sz w:val="28"/>
          <w:szCs w:val="28"/>
        </w:rPr>
        <w:t>ī</w:t>
      </w:r>
      <w:r w:rsidRPr="00EB2D54">
        <w:rPr>
          <w:rFonts w:asciiTheme="majorBidi" w:hAnsiTheme="majorBidi" w:cstheme="majorBidi"/>
          <w:i/>
          <w:iCs/>
          <w:color w:val="101010"/>
          <w:sz w:val="28"/>
          <w:szCs w:val="28"/>
        </w:rPr>
        <w:t xml:space="preserve"> ‘aj</w:t>
      </w:r>
      <w:r w:rsidRPr="00EB2D54">
        <w:rPr>
          <w:rFonts w:asciiTheme="majorBidi" w:hAnsiTheme="majorBidi" w:cstheme="majorBidi"/>
          <w:i/>
          <w:iCs/>
          <w:sz w:val="28"/>
          <w:szCs w:val="28"/>
        </w:rPr>
        <w:t>ā</w:t>
      </w:r>
      <w:r w:rsidRPr="00EB2D54">
        <w:rPr>
          <w:rFonts w:asciiTheme="majorBidi" w:hAnsiTheme="majorBidi" w:cstheme="majorBidi"/>
          <w:i/>
          <w:iCs/>
          <w:color w:val="101010"/>
          <w:sz w:val="28"/>
          <w:szCs w:val="28"/>
        </w:rPr>
        <w:t>yeb</w:t>
      </w:r>
    </w:p>
    <w:p w14:paraId="47FFF9E1" w14:textId="77777777" w:rsidR="00C84632" w:rsidRPr="00EB2D54" w:rsidRDefault="00C84632" w:rsidP="00C84632">
      <w:pPr>
        <w:jc w:val="center"/>
        <w:rPr>
          <w:rFonts w:asciiTheme="majorBidi" w:hAnsiTheme="majorBidi" w:cstheme="majorBidi"/>
          <w:color w:val="101010"/>
          <w:sz w:val="28"/>
          <w:szCs w:val="28"/>
        </w:rPr>
      </w:pPr>
      <w:r w:rsidRPr="00EB2D54">
        <w:rPr>
          <w:rFonts w:asciiTheme="majorBidi" w:hAnsiTheme="majorBidi" w:cstheme="majorBidi"/>
          <w:i/>
          <w:iCs/>
          <w:color w:val="101010"/>
          <w:sz w:val="28"/>
          <w:szCs w:val="28"/>
        </w:rPr>
        <w:t>Bar</w:t>
      </w:r>
      <w:r w:rsidRPr="00EB2D54">
        <w:rPr>
          <w:rFonts w:asciiTheme="majorBidi" w:hAnsiTheme="majorBidi" w:cstheme="majorBidi"/>
          <w:i/>
          <w:iCs/>
          <w:sz w:val="28"/>
          <w:szCs w:val="28"/>
        </w:rPr>
        <w:t>ā</w:t>
      </w:r>
      <w:r w:rsidRPr="00EB2D54">
        <w:rPr>
          <w:rFonts w:asciiTheme="majorBidi" w:hAnsiTheme="majorBidi" w:cstheme="majorBidi"/>
          <w:i/>
          <w:iCs/>
          <w:color w:val="101010"/>
          <w:sz w:val="28"/>
          <w:szCs w:val="28"/>
        </w:rPr>
        <w:t>ye yak dil-e d</w:t>
      </w:r>
      <w:r w:rsidRPr="00EB2D54">
        <w:rPr>
          <w:rFonts w:asciiTheme="majorBidi" w:hAnsiTheme="majorBidi" w:cstheme="majorBidi"/>
          <w:i/>
          <w:iCs/>
          <w:sz w:val="28"/>
          <w:szCs w:val="28"/>
        </w:rPr>
        <w:t>ā</w:t>
      </w:r>
      <w:r w:rsidRPr="00EB2D54">
        <w:rPr>
          <w:rFonts w:asciiTheme="majorBidi" w:hAnsiTheme="majorBidi" w:cstheme="majorBidi"/>
          <w:i/>
          <w:iCs/>
          <w:color w:val="101010"/>
          <w:sz w:val="28"/>
          <w:szCs w:val="28"/>
        </w:rPr>
        <w:t>n</w:t>
      </w:r>
      <w:r w:rsidRPr="00EB2D54">
        <w:rPr>
          <w:rFonts w:asciiTheme="majorBidi" w:hAnsiTheme="majorBidi" w:cstheme="majorBidi"/>
          <w:i/>
          <w:iCs/>
          <w:sz w:val="28"/>
          <w:szCs w:val="28"/>
        </w:rPr>
        <w:t>ā nehādīm</w:t>
      </w:r>
      <w:r w:rsidRPr="00EB2D54">
        <w:rPr>
          <w:rFonts w:asciiTheme="majorBidi" w:hAnsiTheme="majorBidi" w:cstheme="majorBidi"/>
          <w:sz w:val="28"/>
          <w:szCs w:val="28"/>
        </w:rPr>
        <w:t>.</w:t>
      </w:r>
    </w:p>
    <w:p w14:paraId="422211AB" w14:textId="77777777" w:rsidR="00C84632" w:rsidRDefault="00C84632" w:rsidP="00C84632">
      <w:pPr>
        <w:rPr>
          <w:rFonts w:asciiTheme="majorBidi" w:hAnsiTheme="majorBidi" w:cstheme="majorBidi"/>
          <w:sz w:val="28"/>
          <w:szCs w:val="28"/>
        </w:rPr>
      </w:pPr>
    </w:p>
    <w:p w14:paraId="1F61E74D" w14:textId="77777777" w:rsidR="001568D7" w:rsidRPr="000118F2" w:rsidRDefault="001568D7" w:rsidP="001568D7">
      <w:pPr>
        <w:rPr>
          <w:rFonts w:asciiTheme="majorBidi" w:hAnsiTheme="majorBidi" w:cstheme="majorBidi"/>
          <w:sz w:val="28"/>
          <w:szCs w:val="28"/>
        </w:rPr>
      </w:pPr>
    </w:p>
    <w:p w14:paraId="6B480EE8" w14:textId="77777777" w:rsidR="001568D7" w:rsidRDefault="001568D7" w:rsidP="001568D7"/>
    <w:p w14:paraId="504D8F75" w14:textId="479B15FB" w:rsidR="00E86172" w:rsidRPr="008C69C5" w:rsidRDefault="00E86172" w:rsidP="00E86172">
      <w:pPr>
        <w:pStyle w:val="Heading3"/>
        <w:spacing w:before="0" w:after="0"/>
        <w:rPr>
          <w:rFonts w:asciiTheme="majorBidi" w:hAnsiTheme="majorBidi" w:cstheme="majorBidi"/>
          <w:b/>
          <w:bCs/>
          <w:i/>
          <w:iCs/>
        </w:rPr>
      </w:pPr>
      <w:r w:rsidRPr="008C69C5">
        <w:rPr>
          <w:rFonts w:asciiTheme="majorBidi" w:hAnsiTheme="majorBidi" w:cstheme="majorBidi"/>
          <w:b/>
          <w:bCs/>
          <w:i/>
          <w:iCs/>
        </w:rPr>
        <w:lastRenderedPageBreak/>
        <w:t>Speaking the Truth with Love</w:t>
      </w:r>
      <w:bookmarkEnd w:id="251"/>
      <w:bookmarkEnd w:id="252"/>
      <w:bookmarkEnd w:id="253"/>
      <w:bookmarkEnd w:id="254"/>
    </w:p>
    <w:p w14:paraId="4E3C0857" w14:textId="0E6BE63F" w:rsidR="00974993" w:rsidRDefault="00E86172" w:rsidP="00974993">
      <w:pPr>
        <w:autoSpaceDE w:val="0"/>
        <w:autoSpaceDN w:val="0"/>
        <w:adjustRightInd w:val="0"/>
        <w:rPr>
          <w:rFonts w:asciiTheme="majorBidi" w:hAnsiTheme="majorBidi" w:cstheme="majorBidi"/>
          <w:sz w:val="28"/>
          <w:szCs w:val="28"/>
        </w:rPr>
      </w:pPr>
      <w:r w:rsidRPr="00C75174">
        <w:rPr>
          <w:rFonts w:asciiTheme="majorBidi" w:hAnsiTheme="majorBidi" w:cstheme="majorBidi"/>
          <w:b/>
          <w:bCs/>
          <w:sz w:val="28"/>
          <w:szCs w:val="28"/>
        </w:rPr>
        <w:t>Socrates</w:t>
      </w:r>
      <w:commentRangeStart w:id="260"/>
      <w:r w:rsidRPr="00C75174">
        <w:rPr>
          <w:rStyle w:val="FootnoteReference"/>
          <w:rFonts w:asciiTheme="majorBidi" w:hAnsiTheme="majorBidi" w:cstheme="majorBidi"/>
          <w:sz w:val="28"/>
          <w:szCs w:val="28"/>
        </w:rPr>
        <w:footnoteReference w:id="82"/>
      </w:r>
      <w:r w:rsidRPr="00C75174">
        <w:rPr>
          <w:rFonts w:asciiTheme="majorBidi" w:hAnsiTheme="majorBidi" w:cstheme="majorBidi"/>
          <w:sz w:val="28"/>
          <w:szCs w:val="28"/>
        </w:rPr>
        <w:t xml:space="preserve"> </w:t>
      </w:r>
      <w:commentRangeEnd w:id="260"/>
      <w:r>
        <w:rPr>
          <w:rStyle w:val="CommentReference"/>
          <w:rFonts w:ascii="SabondiacriticRoman" w:hAnsi="SabondiacriticRoman"/>
        </w:rPr>
        <w:commentReference w:id="260"/>
      </w:r>
      <w:r w:rsidRPr="00C75174">
        <w:rPr>
          <w:rFonts w:asciiTheme="majorBidi" w:hAnsiTheme="majorBidi" w:cstheme="majorBidi"/>
          <w:sz w:val="28"/>
          <w:szCs w:val="28"/>
        </w:rPr>
        <w:t>said, “The unexamined life is not worth living.”</w:t>
      </w:r>
      <w:r w:rsidR="00CC202F">
        <w:rPr>
          <w:rStyle w:val="FootnoteReference"/>
          <w:rFonts w:asciiTheme="majorBidi" w:hAnsiTheme="majorBidi" w:cstheme="majorBidi"/>
          <w:sz w:val="28"/>
          <w:szCs w:val="28"/>
        </w:rPr>
        <w:footnoteReference w:id="83"/>
      </w:r>
      <w:r w:rsidRPr="00C75174">
        <w:rPr>
          <w:rFonts w:asciiTheme="majorBidi" w:hAnsiTheme="majorBidi" w:cstheme="majorBidi"/>
          <w:sz w:val="28"/>
          <w:szCs w:val="28"/>
        </w:rPr>
        <w:t xml:space="preserve"> It is the purpose of </w:t>
      </w:r>
      <w:r w:rsidR="008206A0">
        <w:rPr>
          <w:rFonts w:asciiTheme="majorBidi" w:hAnsiTheme="majorBidi" w:cstheme="majorBidi"/>
          <w:i/>
          <w:iCs/>
          <w:sz w:val="28"/>
          <w:szCs w:val="28"/>
        </w:rPr>
        <w:t>The First Teaching</w:t>
      </w:r>
      <w:r w:rsidRPr="00C75174">
        <w:rPr>
          <w:rFonts w:asciiTheme="majorBidi" w:hAnsiTheme="majorBidi" w:cstheme="majorBidi"/>
          <w:sz w:val="28"/>
          <w:szCs w:val="28"/>
        </w:rPr>
        <w:t xml:space="preserve"> to </w:t>
      </w:r>
      <w:r w:rsidR="00032F19">
        <w:rPr>
          <w:rFonts w:asciiTheme="majorBidi" w:hAnsiTheme="majorBidi" w:cstheme="majorBidi"/>
          <w:sz w:val="28"/>
          <w:szCs w:val="28"/>
        </w:rPr>
        <w:t>empower each reader, listener, and reader-listener</w:t>
      </w:r>
      <w:r w:rsidR="008206A0">
        <w:rPr>
          <w:rFonts w:asciiTheme="majorBidi" w:hAnsiTheme="majorBidi" w:cstheme="majorBidi"/>
          <w:sz w:val="28"/>
          <w:szCs w:val="28"/>
        </w:rPr>
        <w:t xml:space="preserve"> to</w:t>
      </w:r>
      <w:r w:rsidR="00032F19">
        <w:rPr>
          <w:rFonts w:asciiTheme="majorBidi" w:hAnsiTheme="majorBidi" w:cstheme="majorBidi"/>
          <w:sz w:val="28"/>
          <w:szCs w:val="28"/>
        </w:rPr>
        <w:t xml:space="preserve"> </w:t>
      </w:r>
      <w:r w:rsidRPr="00C75174">
        <w:rPr>
          <w:rFonts w:asciiTheme="majorBidi" w:hAnsiTheme="majorBidi" w:cstheme="majorBidi"/>
          <w:sz w:val="28"/>
          <w:szCs w:val="28"/>
        </w:rPr>
        <w:t xml:space="preserve">examine </w:t>
      </w:r>
      <w:r w:rsidR="008206A0">
        <w:rPr>
          <w:rFonts w:asciiTheme="majorBidi" w:hAnsiTheme="majorBidi" w:cstheme="majorBidi"/>
          <w:sz w:val="28"/>
          <w:szCs w:val="28"/>
        </w:rPr>
        <w:t xml:space="preserve">their </w:t>
      </w:r>
      <w:r w:rsidRPr="00C75174">
        <w:rPr>
          <w:rFonts w:asciiTheme="majorBidi" w:hAnsiTheme="majorBidi" w:cstheme="majorBidi"/>
          <w:sz w:val="28"/>
          <w:szCs w:val="28"/>
        </w:rPr>
        <w:t>li</w:t>
      </w:r>
      <w:r w:rsidR="008206A0">
        <w:rPr>
          <w:rFonts w:asciiTheme="majorBidi" w:hAnsiTheme="majorBidi" w:cstheme="majorBidi"/>
          <w:sz w:val="28"/>
          <w:szCs w:val="28"/>
        </w:rPr>
        <w:t>ves</w:t>
      </w:r>
      <w:r w:rsidR="005860C3">
        <w:rPr>
          <w:rFonts w:asciiTheme="majorBidi" w:hAnsiTheme="majorBidi" w:cstheme="majorBidi"/>
          <w:sz w:val="28"/>
          <w:szCs w:val="28"/>
        </w:rPr>
        <w:t xml:space="preserve"> realistically</w:t>
      </w:r>
      <w:r w:rsidRPr="00C75174">
        <w:rPr>
          <w:rFonts w:asciiTheme="majorBidi" w:hAnsiTheme="majorBidi" w:cstheme="majorBidi"/>
          <w:sz w:val="28"/>
          <w:szCs w:val="28"/>
        </w:rPr>
        <w:t xml:space="preserve"> and </w:t>
      </w:r>
      <w:r w:rsidR="00241C98">
        <w:rPr>
          <w:rFonts w:asciiTheme="majorBidi" w:hAnsiTheme="majorBidi" w:cstheme="majorBidi"/>
          <w:sz w:val="28"/>
          <w:szCs w:val="28"/>
        </w:rPr>
        <w:t>fill</w:t>
      </w:r>
      <w:r w:rsidRPr="00C75174">
        <w:rPr>
          <w:rFonts w:asciiTheme="majorBidi" w:hAnsiTheme="majorBidi" w:cstheme="majorBidi"/>
          <w:sz w:val="28"/>
          <w:szCs w:val="28"/>
        </w:rPr>
        <w:t xml:space="preserve"> </w:t>
      </w:r>
      <w:r w:rsidR="008206A0">
        <w:rPr>
          <w:rFonts w:asciiTheme="majorBidi" w:hAnsiTheme="majorBidi" w:cstheme="majorBidi"/>
          <w:sz w:val="28"/>
          <w:szCs w:val="28"/>
        </w:rPr>
        <w:t>them</w:t>
      </w:r>
      <w:r w:rsidRPr="00C75174">
        <w:rPr>
          <w:rFonts w:asciiTheme="majorBidi" w:hAnsiTheme="majorBidi" w:cstheme="majorBidi"/>
          <w:sz w:val="28"/>
          <w:szCs w:val="28"/>
        </w:rPr>
        <w:t xml:space="preserve"> </w:t>
      </w:r>
      <w:r w:rsidR="00241C98">
        <w:rPr>
          <w:rFonts w:asciiTheme="majorBidi" w:hAnsiTheme="majorBidi" w:cstheme="majorBidi"/>
          <w:sz w:val="28"/>
          <w:szCs w:val="28"/>
        </w:rPr>
        <w:t xml:space="preserve">with </w:t>
      </w:r>
      <w:r w:rsidRPr="00C75174">
        <w:rPr>
          <w:rFonts w:asciiTheme="majorBidi" w:hAnsiTheme="majorBidi" w:cstheme="majorBidi"/>
          <w:sz w:val="28"/>
          <w:szCs w:val="28"/>
        </w:rPr>
        <w:t>meaning</w:t>
      </w:r>
      <w:r w:rsidR="005860C3">
        <w:rPr>
          <w:rFonts w:asciiTheme="majorBidi" w:hAnsiTheme="majorBidi" w:cstheme="majorBidi"/>
          <w:sz w:val="28"/>
          <w:szCs w:val="28"/>
        </w:rPr>
        <w:t xml:space="preserve">: </w:t>
      </w:r>
      <w:r w:rsidR="005860C3" w:rsidRPr="00C75174">
        <w:rPr>
          <w:sz w:val="28"/>
          <w:szCs w:val="28"/>
        </w:rPr>
        <w:t>Why are we what we are</w:t>
      </w:r>
      <w:r w:rsidR="005860C3">
        <w:rPr>
          <w:sz w:val="28"/>
          <w:szCs w:val="28"/>
        </w:rPr>
        <w:t>?</w:t>
      </w:r>
      <w:r w:rsidR="005860C3" w:rsidRPr="00C75174">
        <w:rPr>
          <w:sz w:val="28"/>
          <w:szCs w:val="28"/>
        </w:rPr>
        <w:t xml:space="preserve"> </w:t>
      </w:r>
      <w:r w:rsidR="005860C3">
        <w:rPr>
          <w:sz w:val="28"/>
          <w:szCs w:val="28"/>
        </w:rPr>
        <w:t>W</w:t>
      </w:r>
      <w:r w:rsidR="005860C3" w:rsidRPr="00C75174">
        <w:rPr>
          <w:sz w:val="28"/>
          <w:szCs w:val="28"/>
        </w:rPr>
        <w:t xml:space="preserve">hat is our purpose in </w:t>
      </w:r>
      <w:r w:rsidR="005860C3">
        <w:rPr>
          <w:sz w:val="28"/>
          <w:szCs w:val="28"/>
        </w:rPr>
        <w:t>this life</w:t>
      </w:r>
      <w:r w:rsidR="005860C3" w:rsidRPr="00C75174">
        <w:rPr>
          <w:sz w:val="28"/>
          <w:szCs w:val="28"/>
        </w:rPr>
        <w:t xml:space="preserve">? </w:t>
      </w:r>
      <w:r w:rsidRPr="00C75174">
        <w:rPr>
          <w:sz w:val="28"/>
          <w:szCs w:val="28"/>
        </w:rPr>
        <w:t xml:space="preserve"> </w:t>
      </w:r>
      <w:r w:rsidR="00A62DAF" w:rsidRPr="00C75174">
        <w:rPr>
          <w:sz w:val="28"/>
          <w:szCs w:val="28"/>
        </w:rPr>
        <w:t xml:space="preserve">Why is anything what it is? </w:t>
      </w:r>
      <w:r w:rsidRPr="00C75174">
        <w:rPr>
          <w:sz w:val="28"/>
          <w:szCs w:val="28"/>
        </w:rPr>
        <w:t>Why are things</w:t>
      </w:r>
      <w:r w:rsidR="00623E19">
        <w:rPr>
          <w:sz w:val="28"/>
          <w:szCs w:val="28"/>
        </w:rPr>
        <w:t xml:space="preserve"> the way</w:t>
      </w:r>
      <w:r w:rsidRPr="00C75174">
        <w:rPr>
          <w:sz w:val="28"/>
          <w:szCs w:val="28"/>
        </w:rPr>
        <w:t xml:space="preserve"> they are? Why is there </w:t>
      </w:r>
      <w:r w:rsidR="00241C98">
        <w:rPr>
          <w:sz w:val="28"/>
          <w:szCs w:val="28"/>
        </w:rPr>
        <w:t>E</w:t>
      </w:r>
      <w:r w:rsidRPr="00C75174">
        <w:rPr>
          <w:sz w:val="28"/>
          <w:szCs w:val="28"/>
        </w:rPr>
        <w:t>vil</w:t>
      </w:r>
      <w:r w:rsidR="00A62DAF">
        <w:rPr>
          <w:sz w:val="28"/>
          <w:szCs w:val="28"/>
        </w:rPr>
        <w:t>?</w:t>
      </w:r>
      <w:r w:rsidRPr="00C75174">
        <w:rPr>
          <w:sz w:val="28"/>
          <w:szCs w:val="28"/>
        </w:rPr>
        <w:t xml:space="preserve"> </w:t>
      </w:r>
      <w:r w:rsidR="00A62DAF">
        <w:rPr>
          <w:sz w:val="28"/>
          <w:szCs w:val="28"/>
        </w:rPr>
        <w:t>A</w:t>
      </w:r>
      <w:r w:rsidRPr="00C75174">
        <w:rPr>
          <w:sz w:val="28"/>
          <w:szCs w:val="28"/>
        </w:rPr>
        <w:t xml:space="preserve">nd why is there </w:t>
      </w:r>
      <w:r w:rsidR="00241C98">
        <w:rPr>
          <w:sz w:val="28"/>
          <w:szCs w:val="28"/>
        </w:rPr>
        <w:t>G</w:t>
      </w:r>
      <w:r w:rsidRPr="00C75174">
        <w:rPr>
          <w:sz w:val="28"/>
          <w:szCs w:val="28"/>
        </w:rPr>
        <w:t>ood?</w:t>
      </w:r>
      <w:r w:rsidRPr="00C75174">
        <w:rPr>
          <w:rFonts w:asciiTheme="majorBidi" w:hAnsiTheme="majorBidi" w:cstheme="majorBidi"/>
          <w:sz w:val="28"/>
          <w:szCs w:val="28"/>
        </w:rPr>
        <w:t xml:space="preserve"> In the process of answering such fundamental existential questions, </w:t>
      </w:r>
      <w:r w:rsidRPr="00C75174">
        <w:rPr>
          <w:rFonts w:asciiTheme="majorBidi" w:hAnsiTheme="majorBidi" w:cstheme="majorBidi"/>
          <w:i/>
          <w:iCs/>
          <w:sz w:val="28"/>
          <w:szCs w:val="28"/>
        </w:rPr>
        <w:t>The First Teaching</w:t>
      </w:r>
      <w:r w:rsidRPr="00C75174">
        <w:rPr>
          <w:rFonts w:asciiTheme="majorBidi" w:hAnsiTheme="majorBidi" w:cstheme="majorBidi"/>
          <w:sz w:val="28"/>
          <w:szCs w:val="28"/>
        </w:rPr>
        <w:t xml:space="preserve"> seeks to disclose the roots of true “</w:t>
      </w:r>
      <w:r w:rsidR="00241C98" w:rsidRPr="00241C98">
        <w:rPr>
          <w:rFonts w:asciiTheme="majorBidi" w:hAnsiTheme="majorBidi" w:cstheme="majorBidi"/>
          <w:b/>
          <w:bCs/>
          <w:sz w:val="28"/>
          <w:szCs w:val="28"/>
        </w:rPr>
        <w:t>I</w:t>
      </w:r>
      <w:r w:rsidRPr="00241C98">
        <w:rPr>
          <w:rFonts w:asciiTheme="majorBidi" w:hAnsiTheme="majorBidi" w:cstheme="majorBidi"/>
          <w:b/>
          <w:bCs/>
          <w:sz w:val="28"/>
          <w:szCs w:val="28"/>
        </w:rPr>
        <w:t>dentity</w:t>
      </w:r>
      <w:r w:rsidRPr="00C75174">
        <w:rPr>
          <w:rFonts w:asciiTheme="majorBidi" w:hAnsiTheme="majorBidi" w:cstheme="majorBidi"/>
          <w:sz w:val="28"/>
          <w:szCs w:val="28"/>
        </w:rPr>
        <w:t>”</w:t>
      </w:r>
      <w:r w:rsidRPr="00C75174">
        <w:rPr>
          <w:rStyle w:val="FootnoteReference"/>
          <w:rFonts w:asciiTheme="majorBidi" w:hAnsiTheme="majorBidi" w:cstheme="majorBidi"/>
          <w:sz w:val="28"/>
          <w:szCs w:val="28"/>
        </w:rPr>
        <w:footnoteReference w:id="84"/>
      </w:r>
      <w:r w:rsidRPr="00C75174">
        <w:rPr>
          <w:rFonts w:asciiTheme="majorBidi" w:hAnsiTheme="majorBidi" w:cstheme="majorBidi"/>
          <w:sz w:val="28"/>
          <w:szCs w:val="28"/>
        </w:rPr>
        <w:t xml:space="preserve"> for a generation</w:t>
      </w:r>
      <w:r w:rsidR="00AE1F8A">
        <w:rPr>
          <w:rFonts w:asciiTheme="majorBidi" w:hAnsiTheme="majorBidi" w:cstheme="majorBidi"/>
          <w:sz w:val="28"/>
          <w:szCs w:val="28"/>
        </w:rPr>
        <w:t xml:space="preserve"> </w:t>
      </w:r>
      <w:r w:rsidR="00623E19">
        <w:rPr>
          <w:rFonts w:asciiTheme="majorBidi" w:hAnsiTheme="majorBidi" w:cstheme="majorBidi"/>
          <w:sz w:val="28"/>
          <w:szCs w:val="28"/>
        </w:rPr>
        <w:t xml:space="preserve">that </w:t>
      </w:r>
      <w:r w:rsidR="00AE1F8A">
        <w:rPr>
          <w:rFonts w:asciiTheme="majorBidi" w:hAnsiTheme="majorBidi" w:cstheme="majorBidi"/>
          <w:sz w:val="28"/>
          <w:szCs w:val="28"/>
        </w:rPr>
        <w:t>loves to invoke that term but</w:t>
      </w:r>
      <w:r w:rsidRPr="00C75174">
        <w:rPr>
          <w:rFonts w:asciiTheme="majorBidi" w:hAnsiTheme="majorBidi" w:cstheme="majorBidi"/>
          <w:sz w:val="28"/>
          <w:szCs w:val="28"/>
        </w:rPr>
        <w:t xml:space="preserve"> is often confused about</w:t>
      </w:r>
      <w:r w:rsidR="00A44F37">
        <w:rPr>
          <w:rFonts w:asciiTheme="majorBidi" w:hAnsiTheme="majorBidi" w:cstheme="majorBidi"/>
          <w:sz w:val="28"/>
          <w:szCs w:val="28"/>
        </w:rPr>
        <w:t xml:space="preserve"> what it means and</w:t>
      </w:r>
      <w:r w:rsidRPr="00C75174">
        <w:rPr>
          <w:rFonts w:asciiTheme="majorBidi" w:hAnsiTheme="majorBidi" w:cstheme="majorBidi"/>
          <w:sz w:val="28"/>
          <w:szCs w:val="28"/>
        </w:rPr>
        <w:t xml:space="preserve"> who and what they are as well as </w:t>
      </w:r>
      <w:r w:rsidR="00A44F37">
        <w:rPr>
          <w:rFonts w:asciiTheme="majorBidi" w:hAnsiTheme="majorBidi" w:cstheme="majorBidi"/>
          <w:sz w:val="28"/>
          <w:szCs w:val="28"/>
        </w:rPr>
        <w:t xml:space="preserve">what </w:t>
      </w:r>
      <w:r w:rsidRPr="00C75174">
        <w:rPr>
          <w:rFonts w:asciiTheme="majorBidi" w:hAnsiTheme="majorBidi" w:cstheme="majorBidi"/>
          <w:sz w:val="28"/>
          <w:szCs w:val="28"/>
        </w:rPr>
        <w:t xml:space="preserve">they and the world are </w:t>
      </w:r>
      <w:r w:rsidR="00AE1F8A">
        <w:rPr>
          <w:rFonts w:asciiTheme="majorBidi" w:hAnsiTheme="majorBidi" w:cstheme="majorBidi"/>
          <w:sz w:val="28"/>
          <w:szCs w:val="28"/>
        </w:rPr>
        <w:t>meant to be</w:t>
      </w:r>
      <w:r w:rsidRPr="00C75174">
        <w:rPr>
          <w:rFonts w:asciiTheme="majorBidi" w:hAnsiTheme="majorBidi" w:cstheme="majorBidi"/>
          <w:sz w:val="28"/>
          <w:szCs w:val="28"/>
        </w:rPr>
        <w:t>.</w:t>
      </w:r>
    </w:p>
    <w:p w14:paraId="409E74A7" w14:textId="77777777" w:rsidR="00E67043" w:rsidRDefault="00E67043" w:rsidP="00974993">
      <w:pPr>
        <w:autoSpaceDE w:val="0"/>
        <w:autoSpaceDN w:val="0"/>
        <w:adjustRightInd w:val="0"/>
        <w:rPr>
          <w:rFonts w:asciiTheme="majorBidi" w:hAnsiTheme="majorBidi" w:cstheme="majorBidi"/>
          <w:sz w:val="28"/>
          <w:szCs w:val="28"/>
        </w:rPr>
      </w:pPr>
    </w:p>
    <w:p w14:paraId="755C200E" w14:textId="0EE5D843" w:rsidR="00E67043" w:rsidRDefault="00E67043" w:rsidP="00E67043">
      <w:pPr>
        <w:ind w:left="720"/>
        <w:rPr>
          <w:sz w:val="20"/>
          <w:szCs w:val="20"/>
        </w:rPr>
      </w:pPr>
      <w:r>
        <w:rPr>
          <w:sz w:val="20"/>
          <w:szCs w:val="20"/>
        </w:rPr>
        <w:t xml:space="preserve">     Image 1</w:t>
      </w:r>
      <w:r w:rsidR="0095163E">
        <w:rPr>
          <w:sz w:val="20"/>
          <w:szCs w:val="20"/>
        </w:rPr>
        <w:t>5</w:t>
      </w:r>
      <w:r>
        <w:rPr>
          <w:sz w:val="20"/>
          <w:szCs w:val="20"/>
        </w:rPr>
        <w:t>:</w:t>
      </w:r>
    </w:p>
    <w:p w14:paraId="6A469EE9" w14:textId="77777777" w:rsidR="00E67043" w:rsidRDefault="00E67043" w:rsidP="00E67043">
      <w:pPr>
        <w:ind w:left="720"/>
        <w:rPr>
          <w:sz w:val="20"/>
          <w:szCs w:val="20"/>
        </w:rPr>
      </w:pPr>
    </w:p>
    <w:p w14:paraId="3F54280E" w14:textId="77777777" w:rsidR="001262AE" w:rsidRDefault="001262AE" w:rsidP="00256DE6">
      <w:pPr>
        <w:rPr>
          <w:sz w:val="20"/>
          <w:szCs w:val="20"/>
        </w:rPr>
      </w:pPr>
    </w:p>
    <w:p w14:paraId="5717CAF2" w14:textId="77777777" w:rsidR="001262AE" w:rsidRDefault="001262AE" w:rsidP="00E67043">
      <w:pPr>
        <w:ind w:left="720"/>
        <w:rPr>
          <w:sz w:val="20"/>
          <w:szCs w:val="20"/>
        </w:rPr>
      </w:pPr>
    </w:p>
    <w:p w14:paraId="79274FA6" w14:textId="77777777" w:rsidR="00E67043" w:rsidRDefault="00E67043" w:rsidP="00E67043">
      <w:pPr>
        <w:ind w:left="720"/>
        <w:rPr>
          <w:sz w:val="20"/>
          <w:szCs w:val="20"/>
        </w:rPr>
      </w:pPr>
    </w:p>
    <w:p w14:paraId="48BF72EB" w14:textId="77777777" w:rsidR="001262AE" w:rsidRDefault="001262AE" w:rsidP="00E67043">
      <w:pPr>
        <w:ind w:left="720"/>
        <w:rPr>
          <w:sz w:val="20"/>
          <w:szCs w:val="20"/>
        </w:rPr>
      </w:pPr>
    </w:p>
    <w:p w14:paraId="1F2753D6" w14:textId="77777777" w:rsidR="001262AE" w:rsidRDefault="001262AE" w:rsidP="00E67043">
      <w:pPr>
        <w:ind w:left="720"/>
        <w:rPr>
          <w:sz w:val="20"/>
          <w:szCs w:val="20"/>
        </w:rPr>
      </w:pPr>
    </w:p>
    <w:p w14:paraId="2CA91B88" w14:textId="77777777" w:rsidR="00E67043" w:rsidRDefault="00E67043" w:rsidP="00E67043">
      <w:pPr>
        <w:ind w:left="720"/>
        <w:rPr>
          <w:sz w:val="20"/>
          <w:szCs w:val="20"/>
        </w:rPr>
      </w:pPr>
    </w:p>
    <w:p w14:paraId="324B4B27" w14:textId="77777777" w:rsidR="00E67043" w:rsidRDefault="00E67043" w:rsidP="00E67043">
      <w:pPr>
        <w:ind w:left="720"/>
        <w:rPr>
          <w:rFonts w:ascii="Helvetica Neue" w:eastAsia="Helvetica Neue" w:hAnsi="Helvetica Neue" w:cs="Helvetica Neue"/>
          <w:sz w:val="20"/>
          <w:szCs w:val="20"/>
        </w:rPr>
      </w:pPr>
      <w:r>
        <w:rPr>
          <w:sz w:val="20"/>
          <w:szCs w:val="20"/>
        </w:rPr>
        <w:t xml:space="preserve">   “The unexamined life is not worth living.”</w:t>
      </w:r>
      <w:r>
        <w:rPr>
          <w:sz w:val="20"/>
          <w:szCs w:val="20"/>
          <w:vertAlign w:val="superscript"/>
        </w:rPr>
        <w:footnoteReference w:id="85"/>
      </w:r>
    </w:p>
    <w:p w14:paraId="5BE4D8C0" w14:textId="77777777" w:rsidR="00E67043" w:rsidRDefault="00E67043" w:rsidP="00974993">
      <w:pPr>
        <w:autoSpaceDE w:val="0"/>
        <w:autoSpaceDN w:val="0"/>
        <w:adjustRightInd w:val="0"/>
        <w:rPr>
          <w:rFonts w:asciiTheme="majorBidi" w:hAnsiTheme="majorBidi" w:cstheme="majorBidi"/>
          <w:sz w:val="28"/>
          <w:szCs w:val="28"/>
        </w:rPr>
      </w:pPr>
    </w:p>
    <w:p w14:paraId="0252E550" w14:textId="77777777" w:rsidR="00974993" w:rsidRDefault="00974993" w:rsidP="00974993">
      <w:pPr>
        <w:autoSpaceDE w:val="0"/>
        <w:autoSpaceDN w:val="0"/>
        <w:adjustRightInd w:val="0"/>
        <w:rPr>
          <w:rFonts w:asciiTheme="majorBidi" w:hAnsiTheme="majorBidi" w:cstheme="majorBidi"/>
          <w:sz w:val="28"/>
          <w:szCs w:val="28"/>
        </w:rPr>
      </w:pPr>
    </w:p>
    <w:p w14:paraId="4870F7B9" w14:textId="7056226F" w:rsidR="00E86172" w:rsidRPr="007D3E8F" w:rsidRDefault="00E86172" w:rsidP="007D3E8F">
      <w:pPr>
        <w:autoSpaceDE w:val="0"/>
        <w:autoSpaceDN w:val="0"/>
        <w:adjustRightInd w:val="0"/>
        <w:rPr>
          <w:rFonts w:asciiTheme="majorBidi" w:hAnsiTheme="majorBidi" w:cstheme="majorBidi"/>
          <w:sz w:val="28"/>
          <w:szCs w:val="28"/>
        </w:rPr>
      </w:pPr>
      <w:r w:rsidRPr="00C75174">
        <w:rPr>
          <w:rFonts w:asciiTheme="majorBidi" w:hAnsiTheme="majorBidi" w:cstheme="majorBidi"/>
          <w:sz w:val="28"/>
          <w:szCs w:val="28"/>
        </w:rPr>
        <w:lastRenderedPageBreak/>
        <w:t xml:space="preserve">As </w:t>
      </w:r>
      <w:r w:rsidR="00C22875">
        <w:rPr>
          <w:rFonts w:asciiTheme="majorBidi" w:hAnsiTheme="majorBidi" w:cstheme="majorBidi"/>
          <w:sz w:val="28"/>
          <w:szCs w:val="28"/>
        </w:rPr>
        <w:t>accountab</w:t>
      </w:r>
      <w:r w:rsidRPr="00C75174">
        <w:rPr>
          <w:rFonts w:asciiTheme="majorBidi" w:hAnsiTheme="majorBidi" w:cstheme="majorBidi"/>
          <w:sz w:val="28"/>
          <w:szCs w:val="28"/>
        </w:rPr>
        <w:t xml:space="preserve">le </w:t>
      </w:r>
      <w:r w:rsidR="00AE1F8A">
        <w:rPr>
          <w:rFonts w:asciiTheme="majorBidi" w:hAnsiTheme="majorBidi" w:cstheme="majorBidi"/>
          <w:sz w:val="28"/>
          <w:szCs w:val="28"/>
        </w:rPr>
        <w:t>H</w:t>
      </w:r>
      <w:r w:rsidRPr="00C75174">
        <w:rPr>
          <w:rFonts w:asciiTheme="majorBidi" w:hAnsiTheme="majorBidi" w:cstheme="majorBidi"/>
          <w:sz w:val="28"/>
          <w:szCs w:val="28"/>
        </w:rPr>
        <w:t xml:space="preserve">uman </w:t>
      </w:r>
      <w:r w:rsidR="00AE1F8A">
        <w:rPr>
          <w:rFonts w:asciiTheme="majorBidi" w:hAnsiTheme="majorBidi" w:cstheme="majorBidi"/>
          <w:sz w:val="28"/>
          <w:szCs w:val="28"/>
        </w:rPr>
        <w:t>B</w:t>
      </w:r>
      <w:r w:rsidRPr="00C75174">
        <w:rPr>
          <w:rFonts w:asciiTheme="majorBidi" w:hAnsiTheme="majorBidi" w:cstheme="majorBidi"/>
          <w:sz w:val="28"/>
          <w:szCs w:val="28"/>
        </w:rPr>
        <w:t>eings, it is our obligation to make ourselves and the world around us intelligible</w:t>
      </w:r>
      <w:r w:rsidR="00974993">
        <w:rPr>
          <w:rFonts w:asciiTheme="majorBidi" w:hAnsiTheme="majorBidi" w:cstheme="majorBidi"/>
          <w:sz w:val="28"/>
          <w:szCs w:val="28"/>
        </w:rPr>
        <w:t>. We must be able</w:t>
      </w:r>
      <w:r w:rsidRPr="00C75174">
        <w:rPr>
          <w:rFonts w:asciiTheme="majorBidi" w:hAnsiTheme="majorBidi" w:cstheme="majorBidi"/>
          <w:color w:val="000000"/>
          <w:sz w:val="28"/>
          <w:szCs w:val="28"/>
        </w:rPr>
        <w:t xml:space="preserve"> to explain who we are</w:t>
      </w:r>
      <w:r w:rsidR="00C22875">
        <w:rPr>
          <w:rFonts w:asciiTheme="majorBidi" w:hAnsiTheme="majorBidi" w:cstheme="majorBidi"/>
          <w:color w:val="000000"/>
          <w:sz w:val="28"/>
          <w:szCs w:val="28"/>
        </w:rPr>
        <w:t xml:space="preserve">, </w:t>
      </w:r>
      <w:r w:rsidRPr="00C75174">
        <w:rPr>
          <w:rFonts w:asciiTheme="majorBidi" w:hAnsiTheme="majorBidi" w:cstheme="majorBidi"/>
          <w:color w:val="000000"/>
          <w:sz w:val="28"/>
          <w:szCs w:val="28"/>
        </w:rPr>
        <w:t>why life is as it is</w:t>
      </w:r>
      <w:r w:rsidR="00C22875">
        <w:rPr>
          <w:rFonts w:asciiTheme="majorBidi" w:hAnsiTheme="majorBidi" w:cstheme="majorBidi"/>
          <w:color w:val="000000"/>
          <w:sz w:val="28"/>
          <w:szCs w:val="28"/>
        </w:rPr>
        <w:t>, and what the world is meant to be</w:t>
      </w:r>
      <w:r w:rsidRPr="00C75174">
        <w:rPr>
          <w:rFonts w:asciiTheme="majorBidi" w:hAnsiTheme="majorBidi" w:cstheme="majorBidi"/>
          <w:color w:val="000000"/>
          <w:sz w:val="28"/>
          <w:szCs w:val="28"/>
        </w:rPr>
        <w:t xml:space="preserve">. </w:t>
      </w:r>
      <w:r w:rsidRPr="00C75174">
        <w:rPr>
          <w:rFonts w:asciiTheme="majorBidi" w:hAnsiTheme="majorBidi" w:cstheme="majorBidi"/>
          <w:sz w:val="28"/>
          <w:szCs w:val="28"/>
        </w:rPr>
        <w:t>Paradoxically, we live in an age, which</w:t>
      </w:r>
      <w:r>
        <w:rPr>
          <w:rFonts w:asciiTheme="majorBidi" w:hAnsiTheme="majorBidi" w:cstheme="majorBidi"/>
          <w:sz w:val="20"/>
          <w:szCs w:val="20"/>
        </w:rPr>
        <w:t>—</w:t>
      </w:r>
      <w:r w:rsidRPr="00C75174">
        <w:rPr>
          <w:rFonts w:asciiTheme="majorBidi" w:hAnsiTheme="majorBidi" w:cstheme="majorBidi"/>
          <w:sz w:val="28"/>
          <w:szCs w:val="28"/>
        </w:rPr>
        <w:t>despite its remarkable material progress</w:t>
      </w:r>
      <w:r w:rsidR="00CD4258">
        <w:rPr>
          <w:rFonts w:asciiTheme="majorBidi" w:hAnsiTheme="majorBidi" w:cstheme="majorBidi"/>
          <w:sz w:val="28"/>
          <w:szCs w:val="28"/>
        </w:rPr>
        <w:t xml:space="preserve"> and </w:t>
      </w:r>
      <w:r w:rsidR="00974993">
        <w:rPr>
          <w:rFonts w:asciiTheme="majorBidi" w:hAnsiTheme="majorBidi" w:cstheme="majorBidi"/>
          <w:sz w:val="28"/>
          <w:szCs w:val="28"/>
        </w:rPr>
        <w:t xml:space="preserve">its </w:t>
      </w:r>
      <w:r w:rsidR="00CD4258">
        <w:rPr>
          <w:rFonts w:asciiTheme="majorBidi" w:hAnsiTheme="majorBidi" w:cstheme="majorBidi"/>
          <w:sz w:val="28"/>
          <w:szCs w:val="28"/>
        </w:rPr>
        <w:t>amalga</w:t>
      </w:r>
      <w:r w:rsidR="00CD4258" w:rsidRPr="007F33CF">
        <w:rPr>
          <w:rFonts w:asciiTheme="majorBidi" w:hAnsiTheme="majorBidi" w:cstheme="majorBidi"/>
          <w:sz w:val="28"/>
          <w:szCs w:val="28"/>
        </w:rPr>
        <w:t>mation</w:t>
      </w:r>
      <w:r w:rsidR="006902E3" w:rsidRPr="007F33CF">
        <w:rPr>
          <w:rFonts w:asciiTheme="majorBidi" w:hAnsiTheme="majorBidi" w:cstheme="majorBidi"/>
          <w:sz w:val="28"/>
          <w:szCs w:val="28"/>
        </w:rPr>
        <w:t xml:space="preserve"> of massive wealth for </w:t>
      </w:r>
      <w:r w:rsidR="00974993">
        <w:rPr>
          <w:rFonts w:asciiTheme="majorBidi" w:hAnsiTheme="majorBidi" w:cstheme="majorBidi"/>
          <w:sz w:val="28"/>
          <w:szCs w:val="28"/>
        </w:rPr>
        <w:t>a</w:t>
      </w:r>
      <w:r w:rsidR="006902E3" w:rsidRPr="007F33CF">
        <w:rPr>
          <w:rFonts w:asciiTheme="majorBidi" w:hAnsiTheme="majorBidi" w:cstheme="majorBidi"/>
          <w:sz w:val="28"/>
          <w:szCs w:val="28"/>
        </w:rPr>
        <w:t xml:space="preserve"> few</w:t>
      </w:r>
      <w:r w:rsidRPr="007F33CF">
        <w:rPr>
          <w:rFonts w:asciiTheme="majorBidi" w:hAnsiTheme="majorBidi" w:cstheme="majorBidi"/>
          <w:sz w:val="28"/>
          <w:szCs w:val="28"/>
        </w:rPr>
        <w:t xml:space="preserve">—has left aside and, in some cases, even abandoned all that is essential for </w:t>
      </w:r>
      <w:r w:rsidR="004F5A7D" w:rsidRPr="007F33CF">
        <w:rPr>
          <w:rFonts w:asciiTheme="majorBidi" w:hAnsiTheme="majorBidi" w:cstheme="majorBidi"/>
          <w:sz w:val="28"/>
          <w:szCs w:val="28"/>
        </w:rPr>
        <w:t>H</w:t>
      </w:r>
      <w:r w:rsidRPr="007F33CF">
        <w:rPr>
          <w:rFonts w:asciiTheme="majorBidi" w:hAnsiTheme="majorBidi" w:cstheme="majorBidi"/>
          <w:sz w:val="28"/>
          <w:szCs w:val="28"/>
        </w:rPr>
        <w:t xml:space="preserve">umanity to understand itself, </w:t>
      </w:r>
      <w:r w:rsidR="00FD4A55">
        <w:rPr>
          <w:rFonts w:asciiTheme="majorBidi" w:hAnsiTheme="majorBidi" w:cstheme="majorBidi"/>
          <w:sz w:val="28"/>
          <w:szCs w:val="28"/>
        </w:rPr>
        <w:t xml:space="preserve">comprehend </w:t>
      </w:r>
      <w:r w:rsidRPr="007F33CF">
        <w:rPr>
          <w:rFonts w:asciiTheme="majorBidi" w:hAnsiTheme="majorBidi" w:cstheme="majorBidi"/>
          <w:sz w:val="28"/>
          <w:szCs w:val="28"/>
        </w:rPr>
        <w:t>objective reality, or</w:t>
      </w:r>
      <w:r w:rsidR="00FD4A55">
        <w:rPr>
          <w:rFonts w:asciiTheme="majorBidi" w:hAnsiTheme="majorBidi" w:cstheme="majorBidi"/>
          <w:sz w:val="28"/>
          <w:szCs w:val="28"/>
        </w:rPr>
        <w:t xml:space="preserve"> discern</w:t>
      </w:r>
      <w:r w:rsidRPr="007F33CF">
        <w:rPr>
          <w:rFonts w:asciiTheme="majorBidi" w:hAnsiTheme="majorBidi" w:cstheme="majorBidi"/>
          <w:sz w:val="28"/>
          <w:szCs w:val="28"/>
        </w:rPr>
        <w:t xml:space="preserve"> anything that has a </w:t>
      </w:r>
      <w:r w:rsidR="00E40B60" w:rsidRPr="007F33CF">
        <w:rPr>
          <w:rFonts w:asciiTheme="majorBidi" w:hAnsiTheme="majorBidi" w:cstheme="majorBidi"/>
          <w:sz w:val="28"/>
          <w:szCs w:val="28"/>
        </w:rPr>
        <w:t>worthy</w:t>
      </w:r>
      <w:r w:rsidRPr="007F33CF">
        <w:rPr>
          <w:rFonts w:asciiTheme="majorBidi" w:hAnsiTheme="majorBidi" w:cstheme="majorBidi"/>
          <w:sz w:val="28"/>
          <w:szCs w:val="28"/>
        </w:rPr>
        <w:t xml:space="preserve"> purpose in life. </w:t>
      </w:r>
      <w:r w:rsidR="00742A36" w:rsidRPr="007F33CF">
        <w:rPr>
          <w:rFonts w:asciiTheme="majorBidi" w:hAnsiTheme="majorBidi" w:cstheme="majorBidi"/>
          <w:sz w:val="28"/>
          <w:szCs w:val="28"/>
        </w:rPr>
        <w:t xml:space="preserve">As the American ethnologist </w:t>
      </w:r>
      <w:r w:rsidR="00742A36" w:rsidRPr="007F33CF">
        <w:rPr>
          <w:rFonts w:asciiTheme="majorBidi" w:hAnsiTheme="majorBidi" w:cstheme="majorBidi"/>
          <w:b/>
          <w:bCs/>
          <w:sz w:val="28"/>
          <w:szCs w:val="28"/>
        </w:rPr>
        <w:t>William Churchill</w:t>
      </w:r>
      <w:r w:rsidR="00742A36" w:rsidRPr="007F33CF">
        <w:rPr>
          <w:rStyle w:val="FootnoteReference"/>
          <w:rFonts w:asciiTheme="majorBidi" w:hAnsiTheme="majorBidi" w:cstheme="majorBidi"/>
          <w:sz w:val="28"/>
          <w:szCs w:val="28"/>
        </w:rPr>
        <w:footnoteReference w:id="86"/>
      </w:r>
      <w:r w:rsidR="00742A36" w:rsidRPr="007F33CF">
        <w:rPr>
          <w:rFonts w:asciiTheme="majorBidi" w:hAnsiTheme="majorBidi" w:cstheme="majorBidi"/>
          <w:sz w:val="28"/>
          <w:szCs w:val="28"/>
        </w:rPr>
        <w:t xml:space="preserve"> </w:t>
      </w:r>
      <w:r w:rsidR="001857E5" w:rsidRPr="007F33CF">
        <w:rPr>
          <w:rFonts w:asciiTheme="majorBidi" w:hAnsiTheme="majorBidi" w:cstheme="majorBidi"/>
          <w:sz w:val="28"/>
          <w:szCs w:val="28"/>
        </w:rPr>
        <w:t xml:space="preserve">perceptively </w:t>
      </w:r>
      <w:r w:rsidR="00742A36" w:rsidRPr="007F33CF">
        <w:rPr>
          <w:rFonts w:asciiTheme="majorBidi" w:hAnsiTheme="majorBidi" w:cstheme="majorBidi"/>
          <w:sz w:val="28"/>
          <w:szCs w:val="28"/>
        </w:rPr>
        <w:t>declared</w:t>
      </w:r>
      <w:r w:rsidR="001857E5" w:rsidRPr="007F33CF">
        <w:rPr>
          <w:rFonts w:asciiTheme="majorBidi" w:hAnsiTheme="majorBidi" w:cstheme="majorBidi"/>
          <w:sz w:val="28"/>
          <w:szCs w:val="28"/>
        </w:rPr>
        <w:t xml:space="preserve"> </w:t>
      </w:r>
      <w:r w:rsidR="007F33CF" w:rsidRPr="007F33CF">
        <w:rPr>
          <w:rFonts w:asciiTheme="majorBidi" w:hAnsiTheme="majorBidi" w:cstheme="majorBidi"/>
          <w:sz w:val="28"/>
          <w:szCs w:val="28"/>
        </w:rPr>
        <w:t>in the early fourteenth/twentieth centu</w:t>
      </w:r>
      <w:r w:rsidR="007F33CF" w:rsidRPr="00974993">
        <w:rPr>
          <w:rFonts w:asciiTheme="majorBidi" w:hAnsiTheme="majorBidi" w:cstheme="majorBidi"/>
          <w:sz w:val="28"/>
          <w:szCs w:val="28"/>
        </w:rPr>
        <w:t>ry</w:t>
      </w:r>
      <w:r w:rsidR="00742A36" w:rsidRPr="00974993">
        <w:rPr>
          <w:rFonts w:asciiTheme="majorBidi" w:hAnsiTheme="majorBidi" w:cstheme="majorBidi"/>
          <w:sz w:val="28"/>
          <w:szCs w:val="28"/>
        </w:rPr>
        <w:t xml:space="preserve">: </w:t>
      </w:r>
      <w:r w:rsidR="00047544" w:rsidRPr="00974993">
        <w:rPr>
          <w:rFonts w:asciiTheme="majorBidi" w:hAnsiTheme="majorBidi" w:cstheme="majorBidi"/>
          <w:sz w:val="28"/>
          <w:szCs w:val="28"/>
        </w:rPr>
        <w:t>“</w:t>
      </w:r>
      <w:r w:rsidR="00817786" w:rsidRPr="00974993">
        <w:rPr>
          <w:rFonts w:asciiTheme="majorBidi" w:hAnsiTheme="majorBidi" w:cstheme="majorBidi"/>
          <w:color w:val="000000" w:themeColor="text1"/>
          <w:sz w:val="28"/>
          <w:szCs w:val="28"/>
        </w:rPr>
        <w:t>We are stripped bare by the curse of plenty.</w:t>
      </w:r>
      <w:r w:rsidR="00047544" w:rsidRPr="00974993">
        <w:rPr>
          <w:rFonts w:asciiTheme="majorBidi" w:hAnsiTheme="majorBidi" w:cstheme="majorBidi"/>
          <w:color w:val="000000" w:themeColor="text1"/>
          <w:sz w:val="28"/>
          <w:szCs w:val="28"/>
        </w:rPr>
        <w:t>”</w:t>
      </w:r>
      <w:r w:rsidR="003F3EBF" w:rsidRPr="00974993">
        <w:rPr>
          <w:rFonts w:asciiTheme="majorBidi" w:hAnsiTheme="majorBidi" w:cstheme="majorBidi"/>
          <w:sz w:val="28"/>
          <w:szCs w:val="28"/>
        </w:rPr>
        <w:t xml:space="preserve"> Moreover, d</w:t>
      </w:r>
      <w:r w:rsidRPr="00974993">
        <w:rPr>
          <w:rFonts w:asciiTheme="majorBidi" w:hAnsiTheme="majorBidi" w:cstheme="majorBidi"/>
          <w:sz w:val="28"/>
          <w:szCs w:val="28"/>
        </w:rPr>
        <w:t>espite our</w:t>
      </w:r>
      <w:r w:rsidR="001565B5">
        <w:rPr>
          <w:rFonts w:asciiTheme="majorBidi" w:hAnsiTheme="majorBidi" w:cstheme="majorBidi"/>
          <w:sz w:val="28"/>
          <w:szCs w:val="28"/>
        </w:rPr>
        <w:t xml:space="preserve"> ubiquitous</w:t>
      </w:r>
      <w:r w:rsidR="003F3EBF" w:rsidRPr="00974993">
        <w:rPr>
          <w:rFonts w:asciiTheme="majorBidi" w:hAnsiTheme="majorBidi" w:cstheme="majorBidi"/>
          <w:sz w:val="28"/>
          <w:szCs w:val="28"/>
        </w:rPr>
        <w:t xml:space="preserve"> </w:t>
      </w:r>
      <w:r w:rsidRPr="00974993">
        <w:rPr>
          <w:rFonts w:asciiTheme="majorBidi" w:hAnsiTheme="majorBidi" w:cstheme="majorBidi"/>
          <w:sz w:val="28"/>
          <w:szCs w:val="28"/>
        </w:rPr>
        <w:t xml:space="preserve">bastions of advanced learning and applied </w:t>
      </w:r>
      <w:r w:rsidR="00E40B60" w:rsidRPr="00974993">
        <w:rPr>
          <w:rFonts w:asciiTheme="majorBidi" w:hAnsiTheme="majorBidi" w:cstheme="majorBidi"/>
          <w:sz w:val="28"/>
          <w:szCs w:val="28"/>
        </w:rPr>
        <w:t>S</w:t>
      </w:r>
      <w:r w:rsidRPr="00974993">
        <w:rPr>
          <w:rFonts w:asciiTheme="majorBidi" w:hAnsiTheme="majorBidi" w:cstheme="majorBidi"/>
          <w:sz w:val="28"/>
          <w:szCs w:val="28"/>
        </w:rPr>
        <w:t xml:space="preserve">cience, we seem to have become utterly </w:t>
      </w:r>
      <w:r w:rsidR="003F3EBF" w:rsidRPr="00974993">
        <w:rPr>
          <w:rFonts w:asciiTheme="majorBidi" w:hAnsiTheme="majorBidi" w:cstheme="majorBidi"/>
          <w:sz w:val="28"/>
          <w:szCs w:val="28"/>
        </w:rPr>
        <w:t xml:space="preserve">oblivious </w:t>
      </w:r>
      <w:r w:rsidR="00974993" w:rsidRPr="00974993">
        <w:rPr>
          <w:rFonts w:asciiTheme="majorBidi" w:hAnsiTheme="majorBidi" w:cstheme="majorBidi"/>
          <w:sz w:val="28"/>
          <w:szCs w:val="28"/>
        </w:rPr>
        <w:t>to the need</w:t>
      </w:r>
      <w:r w:rsidRPr="00974993">
        <w:rPr>
          <w:rFonts w:asciiTheme="majorBidi" w:hAnsiTheme="majorBidi" w:cstheme="majorBidi"/>
          <w:sz w:val="28"/>
          <w:szCs w:val="28"/>
        </w:rPr>
        <w:t xml:space="preserve"> of furnishing sound explanation</w:t>
      </w:r>
      <w:r w:rsidR="00E40B60" w:rsidRPr="00974993">
        <w:rPr>
          <w:rFonts w:asciiTheme="majorBidi" w:hAnsiTheme="majorBidi" w:cstheme="majorBidi"/>
          <w:sz w:val="28"/>
          <w:szCs w:val="28"/>
        </w:rPr>
        <w:t>s</w:t>
      </w:r>
      <w:r w:rsidRPr="00974993">
        <w:rPr>
          <w:rFonts w:asciiTheme="majorBidi" w:hAnsiTheme="majorBidi" w:cstheme="majorBidi"/>
          <w:sz w:val="28"/>
          <w:szCs w:val="28"/>
        </w:rPr>
        <w:t xml:space="preserve"> for anything</w:t>
      </w:r>
      <w:r w:rsidR="00974993" w:rsidRPr="00974993">
        <w:rPr>
          <w:rFonts w:asciiTheme="majorBidi" w:hAnsiTheme="majorBidi" w:cstheme="majorBidi"/>
          <w:sz w:val="28"/>
          <w:szCs w:val="28"/>
        </w:rPr>
        <w:t xml:space="preserve">, while the </w:t>
      </w:r>
      <w:r w:rsidR="007369FF" w:rsidRPr="00974993">
        <w:rPr>
          <w:rFonts w:asciiTheme="majorBidi" w:hAnsiTheme="majorBidi" w:cstheme="majorBidi"/>
          <w:color w:val="000000" w:themeColor="text1"/>
          <w:sz w:val="28"/>
          <w:szCs w:val="28"/>
        </w:rPr>
        <w:t xml:space="preserve">supreme reality of our time </w:t>
      </w:r>
      <w:r w:rsidR="00974993" w:rsidRPr="00974993">
        <w:rPr>
          <w:rFonts w:asciiTheme="majorBidi" w:hAnsiTheme="majorBidi" w:cstheme="majorBidi"/>
          <w:color w:val="000000" w:themeColor="text1"/>
          <w:sz w:val="28"/>
          <w:szCs w:val="28"/>
        </w:rPr>
        <w:t>has become</w:t>
      </w:r>
      <w:r w:rsidR="007369FF" w:rsidRPr="00974993">
        <w:rPr>
          <w:rFonts w:asciiTheme="majorBidi" w:hAnsiTheme="majorBidi" w:cstheme="majorBidi"/>
          <w:color w:val="000000" w:themeColor="text1"/>
          <w:sz w:val="28"/>
          <w:szCs w:val="28"/>
        </w:rPr>
        <w:t xml:space="preserve"> the vulnerability of the planet</w:t>
      </w:r>
      <w:r w:rsidR="00974993">
        <w:rPr>
          <w:rFonts w:asciiTheme="majorBidi" w:hAnsiTheme="majorBidi" w:cstheme="majorBidi"/>
          <w:color w:val="000000" w:themeColor="text1"/>
          <w:sz w:val="28"/>
          <w:szCs w:val="28"/>
        </w:rPr>
        <w:t>, something unimaginable only a short time ago.</w:t>
      </w:r>
      <w:r w:rsidR="007D3E8F">
        <w:rPr>
          <w:rFonts w:asciiTheme="majorBidi" w:hAnsiTheme="majorBidi" w:cstheme="majorBidi"/>
          <w:sz w:val="28"/>
          <w:szCs w:val="28"/>
        </w:rPr>
        <w:t xml:space="preserve"> </w:t>
      </w:r>
      <w:r w:rsidR="00223658">
        <w:rPr>
          <w:sz w:val="28"/>
          <w:szCs w:val="28"/>
        </w:rPr>
        <w:t>Reliable</w:t>
      </w:r>
      <w:r w:rsidRPr="00477EBF">
        <w:rPr>
          <w:sz w:val="28"/>
          <w:szCs w:val="28"/>
        </w:rPr>
        <w:t xml:space="preserve"> knowledge</w:t>
      </w:r>
      <w:r>
        <w:rPr>
          <w:sz w:val="28"/>
          <w:szCs w:val="28"/>
        </w:rPr>
        <w:t xml:space="preserve">, on the other hand, makes sense of information. </w:t>
      </w:r>
      <w:r w:rsidR="0082248A">
        <w:rPr>
          <w:sz w:val="28"/>
          <w:szCs w:val="28"/>
        </w:rPr>
        <w:t xml:space="preserve">By establishing a foothold in reality, </w:t>
      </w:r>
      <w:r w:rsidR="0082248A">
        <w:rPr>
          <w:sz w:val="28"/>
          <w:szCs w:val="28"/>
          <w:u w:val="single"/>
        </w:rPr>
        <w:t>t</w:t>
      </w:r>
      <w:r w:rsidR="003D0769">
        <w:rPr>
          <w:sz w:val="28"/>
          <w:szCs w:val="28"/>
          <w:u w:val="single"/>
        </w:rPr>
        <w:t>rue knowledge</w:t>
      </w:r>
      <w:r w:rsidRPr="003D0769">
        <w:rPr>
          <w:sz w:val="28"/>
          <w:szCs w:val="28"/>
          <w:u w:val="single"/>
        </w:rPr>
        <w:t xml:space="preserve"> transforms the human soul and moves it to beneficial action</w:t>
      </w:r>
      <w:r>
        <w:rPr>
          <w:sz w:val="28"/>
          <w:szCs w:val="28"/>
        </w:rPr>
        <w:t xml:space="preserve">, making it fully </w:t>
      </w:r>
      <w:r w:rsidR="00223658">
        <w:rPr>
          <w:sz w:val="28"/>
          <w:szCs w:val="28"/>
        </w:rPr>
        <w:t>H</w:t>
      </w:r>
      <w:r>
        <w:rPr>
          <w:sz w:val="28"/>
          <w:szCs w:val="28"/>
        </w:rPr>
        <w:t>uman and</w:t>
      </w:r>
      <w:r w:rsidR="00DD54B2">
        <w:rPr>
          <w:sz w:val="28"/>
          <w:szCs w:val="28"/>
        </w:rPr>
        <w:t>, consequently,</w:t>
      </w:r>
      <w:r>
        <w:rPr>
          <w:sz w:val="28"/>
          <w:szCs w:val="28"/>
        </w:rPr>
        <w:t xml:space="preserve"> </w:t>
      </w:r>
      <w:r w:rsidR="00855B76">
        <w:rPr>
          <w:sz w:val="28"/>
          <w:szCs w:val="28"/>
        </w:rPr>
        <w:t>fully</w:t>
      </w:r>
      <w:r w:rsidR="00F0040E">
        <w:rPr>
          <w:sz w:val="28"/>
          <w:szCs w:val="28"/>
        </w:rPr>
        <w:t xml:space="preserve"> Humane and </w:t>
      </w:r>
      <w:r>
        <w:rPr>
          <w:sz w:val="28"/>
          <w:szCs w:val="28"/>
        </w:rPr>
        <w:t xml:space="preserve">beautifully </w:t>
      </w:r>
      <w:r w:rsidR="00DD54B2">
        <w:rPr>
          <w:sz w:val="28"/>
          <w:szCs w:val="28"/>
        </w:rPr>
        <w:t>beneficent</w:t>
      </w:r>
      <w:r w:rsidRPr="00477EBF">
        <w:rPr>
          <w:sz w:val="28"/>
          <w:szCs w:val="28"/>
        </w:rPr>
        <w:t xml:space="preserve">. </w:t>
      </w:r>
    </w:p>
    <w:p w14:paraId="6FC88AB0" w14:textId="77777777" w:rsidR="007C0128" w:rsidRPr="007C0128" w:rsidRDefault="007C0128" w:rsidP="007C0128">
      <w:pPr>
        <w:autoSpaceDE w:val="0"/>
        <w:autoSpaceDN w:val="0"/>
        <w:adjustRightInd w:val="0"/>
        <w:rPr>
          <w:rFonts w:asciiTheme="majorBidi" w:hAnsiTheme="majorBidi" w:cstheme="majorBidi"/>
          <w:sz w:val="28"/>
          <w:szCs w:val="28"/>
        </w:rPr>
      </w:pPr>
    </w:p>
    <w:p w14:paraId="2FE3F6E4" w14:textId="5E6F9CC4" w:rsidR="00E5182F" w:rsidRDefault="00E86172" w:rsidP="00137C47">
      <w:pPr>
        <w:autoSpaceDE w:val="0"/>
        <w:autoSpaceDN w:val="0"/>
        <w:adjustRightInd w:val="0"/>
        <w:rPr>
          <w:rFonts w:asciiTheme="majorBidi" w:eastAsiaTheme="minorEastAsia" w:hAnsiTheme="majorBidi" w:cstheme="majorBidi"/>
          <w:sz w:val="28"/>
          <w:szCs w:val="28"/>
        </w:rPr>
      </w:pPr>
      <w:r w:rsidRPr="00477EBF">
        <w:rPr>
          <w:sz w:val="28"/>
          <w:szCs w:val="28"/>
        </w:rPr>
        <w:t xml:space="preserve">In </w:t>
      </w:r>
      <w:r w:rsidR="007C0128">
        <w:rPr>
          <w:sz w:val="28"/>
          <w:szCs w:val="28"/>
        </w:rPr>
        <w:t>the</w:t>
      </w:r>
      <w:r w:rsidRPr="00477EBF">
        <w:rPr>
          <w:sz w:val="28"/>
          <w:szCs w:val="28"/>
        </w:rPr>
        <w:t xml:space="preserve"> quest for </w:t>
      </w:r>
      <w:r w:rsidR="009F42EA">
        <w:rPr>
          <w:sz w:val="28"/>
          <w:szCs w:val="28"/>
        </w:rPr>
        <w:t>trustworthy</w:t>
      </w:r>
      <w:r w:rsidRPr="00477EBF">
        <w:rPr>
          <w:sz w:val="28"/>
          <w:szCs w:val="28"/>
        </w:rPr>
        <w:t xml:space="preserve"> knowledge,</w:t>
      </w:r>
      <w:r w:rsidRPr="00477EBF">
        <w:rPr>
          <w:rFonts w:asciiTheme="majorBidi" w:hAnsiTheme="majorBidi" w:cstheme="majorBidi"/>
          <w:sz w:val="28"/>
          <w:szCs w:val="28"/>
        </w:rPr>
        <w:t xml:space="preserve"> </w:t>
      </w:r>
      <w:r w:rsidRPr="00477EBF">
        <w:rPr>
          <w:rFonts w:asciiTheme="majorBidi" w:hAnsiTheme="majorBidi" w:cstheme="majorBidi"/>
          <w:i/>
          <w:iCs/>
          <w:sz w:val="28"/>
          <w:szCs w:val="28"/>
        </w:rPr>
        <w:t>The First Teaching</w:t>
      </w:r>
      <w:r w:rsidRPr="00477EBF">
        <w:rPr>
          <w:rFonts w:asciiTheme="majorBidi" w:hAnsiTheme="majorBidi" w:cstheme="majorBidi"/>
          <w:sz w:val="28"/>
          <w:szCs w:val="28"/>
        </w:rPr>
        <w:t xml:space="preserve"> is dedicated</w:t>
      </w:r>
      <w:r w:rsidRPr="00477EBF">
        <w:rPr>
          <w:rFonts w:asciiTheme="majorBidi" w:hAnsiTheme="majorBidi" w:cstheme="majorBidi"/>
          <w:i/>
          <w:iCs/>
          <w:sz w:val="28"/>
          <w:szCs w:val="28"/>
        </w:rPr>
        <w:t xml:space="preserve"> </w:t>
      </w:r>
      <w:r w:rsidRPr="00477EBF">
        <w:rPr>
          <w:rFonts w:asciiTheme="majorBidi" w:hAnsiTheme="majorBidi" w:cstheme="majorBidi"/>
          <w:sz w:val="28"/>
          <w:szCs w:val="28"/>
        </w:rPr>
        <w:t xml:space="preserve">to speaking the truth </w:t>
      </w:r>
      <w:r>
        <w:rPr>
          <w:rFonts w:asciiTheme="majorBidi" w:hAnsiTheme="majorBidi" w:cstheme="majorBidi"/>
          <w:sz w:val="28"/>
          <w:szCs w:val="28"/>
        </w:rPr>
        <w:t xml:space="preserve">plainly and </w:t>
      </w:r>
      <w:r w:rsidRPr="00477EBF">
        <w:rPr>
          <w:rFonts w:asciiTheme="majorBidi" w:hAnsiTheme="majorBidi" w:cstheme="majorBidi"/>
          <w:sz w:val="28"/>
          <w:szCs w:val="28"/>
        </w:rPr>
        <w:t>unapologetically</w:t>
      </w:r>
      <w:r>
        <w:rPr>
          <w:rFonts w:asciiTheme="majorBidi" w:hAnsiTheme="majorBidi" w:cstheme="majorBidi"/>
          <w:sz w:val="28"/>
          <w:szCs w:val="28"/>
        </w:rPr>
        <w:t>, while</w:t>
      </w:r>
      <w:r w:rsidRPr="00477EBF">
        <w:rPr>
          <w:rFonts w:asciiTheme="majorBidi" w:hAnsiTheme="majorBidi" w:cstheme="majorBidi"/>
          <w:sz w:val="28"/>
          <w:szCs w:val="28"/>
        </w:rPr>
        <w:t xml:space="preserve"> setting forth the distincti</w:t>
      </w:r>
      <w:r>
        <w:rPr>
          <w:rFonts w:asciiTheme="majorBidi" w:hAnsiTheme="majorBidi" w:cstheme="majorBidi"/>
          <w:sz w:val="28"/>
          <w:szCs w:val="28"/>
        </w:rPr>
        <w:t>on between</w:t>
      </w:r>
      <w:r w:rsidRPr="00477EBF">
        <w:rPr>
          <w:rFonts w:asciiTheme="majorBidi" w:hAnsiTheme="majorBidi" w:cstheme="majorBidi"/>
          <w:sz w:val="28"/>
          <w:szCs w:val="28"/>
        </w:rPr>
        <w:t xml:space="preserve"> what is </w:t>
      </w:r>
      <w:r>
        <w:rPr>
          <w:rFonts w:asciiTheme="majorBidi" w:hAnsiTheme="majorBidi" w:cstheme="majorBidi"/>
          <w:sz w:val="28"/>
          <w:szCs w:val="28"/>
        </w:rPr>
        <w:t xml:space="preserve">real and </w:t>
      </w:r>
      <w:r w:rsidRPr="00477EBF">
        <w:rPr>
          <w:rFonts w:asciiTheme="majorBidi" w:hAnsiTheme="majorBidi" w:cstheme="majorBidi"/>
          <w:sz w:val="28"/>
          <w:szCs w:val="28"/>
        </w:rPr>
        <w:t xml:space="preserve">meaningful </w:t>
      </w:r>
      <w:r>
        <w:rPr>
          <w:rFonts w:asciiTheme="majorBidi" w:hAnsiTheme="majorBidi" w:cstheme="majorBidi"/>
          <w:sz w:val="28"/>
          <w:szCs w:val="28"/>
        </w:rPr>
        <w:t>and what is not. But, in this pursuit</w:t>
      </w:r>
      <w:r w:rsidRPr="00477EBF">
        <w:rPr>
          <w:rFonts w:asciiTheme="majorBidi" w:hAnsiTheme="majorBidi" w:cstheme="majorBidi"/>
          <w:sz w:val="28"/>
          <w:szCs w:val="28"/>
        </w:rPr>
        <w:t xml:space="preserve"> for</w:t>
      </w:r>
      <w:r>
        <w:rPr>
          <w:rFonts w:asciiTheme="majorBidi" w:hAnsiTheme="majorBidi" w:cstheme="majorBidi"/>
          <w:sz w:val="28"/>
          <w:szCs w:val="28"/>
        </w:rPr>
        <w:t xml:space="preserve"> clarity and meaning,</w:t>
      </w:r>
      <w:r w:rsidRPr="00477EBF">
        <w:rPr>
          <w:rFonts w:asciiTheme="majorBidi" w:hAnsiTheme="majorBidi" w:cstheme="majorBidi"/>
          <w:sz w:val="28"/>
          <w:szCs w:val="28"/>
        </w:rPr>
        <w:t xml:space="preserve"> t</w:t>
      </w:r>
      <w:r w:rsidRPr="004D6052">
        <w:rPr>
          <w:rFonts w:asciiTheme="majorBidi" w:hAnsiTheme="majorBidi" w:cstheme="majorBidi"/>
          <w:sz w:val="28"/>
          <w:szCs w:val="28"/>
        </w:rPr>
        <w:t>he</w:t>
      </w:r>
      <w:r>
        <w:rPr>
          <w:rFonts w:asciiTheme="majorBidi" w:hAnsiTheme="majorBidi" w:cstheme="majorBidi"/>
          <w:sz w:val="28"/>
          <w:szCs w:val="28"/>
        </w:rPr>
        <w:t xml:space="preserve"> book seeks to abide by</w:t>
      </w:r>
      <w:r w:rsidR="00602EA4">
        <w:rPr>
          <w:rFonts w:asciiTheme="majorBidi" w:hAnsiTheme="majorBidi" w:cstheme="majorBidi"/>
          <w:sz w:val="28"/>
          <w:szCs w:val="28"/>
        </w:rPr>
        <w:t xml:space="preserve"> </w:t>
      </w:r>
      <w:r>
        <w:rPr>
          <w:rFonts w:asciiTheme="majorBidi" w:hAnsiTheme="majorBidi" w:cstheme="majorBidi"/>
          <w:sz w:val="28"/>
          <w:szCs w:val="28"/>
        </w:rPr>
        <w:t>the</w:t>
      </w:r>
      <w:r w:rsidRPr="004D6052">
        <w:rPr>
          <w:rFonts w:asciiTheme="majorBidi" w:hAnsiTheme="majorBidi" w:cstheme="majorBidi"/>
          <w:sz w:val="28"/>
          <w:szCs w:val="28"/>
        </w:rPr>
        <w:t xml:space="preserve"> New Testament</w:t>
      </w:r>
      <w:r w:rsidR="00602EA4">
        <w:rPr>
          <w:rFonts w:asciiTheme="majorBidi" w:hAnsiTheme="majorBidi" w:cstheme="majorBidi"/>
          <w:sz w:val="28"/>
          <w:szCs w:val="28"/>
        </w:rPr>
        <w:t xml:space="preserve"> wisdom</w:t>
      </w:r>
      <w:r w:rsidRPr="004D6052">
        <w:rPr>
          <w:rFonts w:asciiTheme="majorBidi" w:hAnsiTheme="majorBidi" w:cstheme="majorBidi"/>
          <w:sz w:val="28"/>
          <w:szCs w:val="28"/>
        </w:rPr>
        <w:t xml:space="preserve">: “Speak the truth with love” </w:t>
      </w:r>
      <w:r>
        <w:rPr>
          <w:rFonts w:asciiTheme="majorBidi" w:hAnsiTheme="majorBidi" w:cstheme="majorBidi"/>
          <w:sz w:val="28"/>
          <w:szCs w:val="28"/>
        </w:rPr>
        <w:t>(</w:t>
      </w:r>
      <w:r w:rsidRPr="004D6052">
        <w:rPr>
          <w:rFonts w:asciiTheme="majorBidi" w:hAnsiTheme="majorBidi" w:cstheme="majorBidi"/>
          <w:i/>
          <w:iCs/>
          <w:sz w:val="28"/>
          <w:szCs w:val="28"/>
        </w:rPr>
        <w:t>ál</w:t>
      </w:r>
      <w:r w:rsidRPr="0069607A">
        <w:rPr>
          <w:rFonts w:asciiTheme="majorBidi" w:hAnsiTheme="majorBidi" w:cstheme="majorBidi"/>
          <w:i/>
          <w:iCs/>
          <w:color w:val="000000" w:themeColor="text1"/>
          <w:sz w:val="28"/>
          <w:szCs w:val="28"/>
        </w:rPr>
        <w:t>ē</w:t>
      </w:r>
      <w:r w:rsidRPr="004D6052">
        <w:rPr>
          <w:rFonts w:asciiTheme="majorBidi" w:hAnsiTheme="majorBidi" w:cstheme="majorBidi"/>
          <w:i/>
          <w:iCs/>
          <w:sz w:val="28"/>
          <w:szCs w:val="28"/>
        </w:rPr>
        <w:t>theúein én ágáp</w:t>
      </w:r>
      <w:r w:rsidRPr="0069607A">
        <w:rPr>
          <w:rFonts w:asciiTheme="majorBidi" w:hAnsiTheme="majorBidi" w:cstheme="majorBidi"/>
          <w:i/>
          <w:iCs/>
          <w:color w:val="000000" w:themeColor="text1"/>
          <w:sz w:val="28"/>
          <w:szCs w:val="28"/>
        </w:rPr>
        <w:t>ē</w:t>
      </w:r>
      <w:r w:rsidRPr="004D6052">
        <w:rPr>
          <w:rFonts w:asciiTheme="majorBidi" w:hAnsiTheme="majorBidi" w:cstheme="majorBidi"/>
          <w:sz w:val="28"/>
          <w:szCs w:val="28"/>
        </w:rPr>
        <w:t xml:space="preserve">; </w:t>
      </w:r>
      <w:r w:rsidRPr="004D6052">
        <w:rPr>
          <w:rFonts w:asciiTheme="majorBidi" w:hAnsiTheme="majorBidi" w:cstheme="majorBidi"/>
          <w:i/>
          <w:iCs/>
          <w:sz w:val="28"/>
          <w:szCs w:val="28"/>
        </w:rPr>
        <w:t>άληθεύειν έν άγάπη</w:t>
      </w:r>
      <w:r w:rsidRPr="004D6052">
        <w:rPr>
          <w:rFonts w:asciiTheme="majorBidi" w:hAnsiTheme="majorBidi" w:cstheme="majorBidi"/>
          <w:sz w:val="28"/>
          <w:szCs w:val="28"/>
        </w:rPr>
        <w:t xml:space="preserve">) (Ephesians, 4:15). </w:t>
      </w:r>
      <w:r w:rsidR="00353698">
        <w:rPr>
          <w:rFonts w:asciiTheme="majorBidi" w:hAnsiTheme="majorBidi" w:cstheme="majorBidi"/>
          <w:sz w:val="28"/>
          <w:szCs w:val="28"/>
        </w:rPr>
        <w:t>Still, i</w:t>
      </w:r>
      <w:r>
        <w:rPr>
          <w:rFonts w:asciiTheme="majorBidi" w:hAnsiTheme="majorBidi" w:cstheme="majorBidi"/>
          <w:sz w:val="28"/>
          <w:szCs w:val="28"/>
        </w:rPr>
        <w:t xml:space="preserve">n </w:t>
      </w:r>
      <w:r w:rsidR="001650D3">
        <w:rPr>
          <w:rFonts w:asciiTheme="majorBidi" w:hAnsiTheme="majorBidi" w:cstheme="majorBidi"/>
          <w:sz w:val="28"/>
          <w:szCs w:val="28"/>
        </w:rPr>
        <w:t xml:space="preserve">seeking to </w:t>
      </w:r>
      <w:r>
        <w:rPr>
          <w:rFonts w:asciiTheme="majorBidi" w:hAnsiTheme="majorBidi" w:cstheme="majorBidi"/>
          <w:sz w:val="28"/>
          <w:szCs w:val="28"/>
        </w:rPr>
        <w:t xml:space="preserve">speak the truth with love, this </w:t>
      </w:r>
      <w:r w:rsidR="00FA4B30">
        <w:rPr>
          <w:rFonts w:asciiTheme="majorBidi" w:hAnsiTheme="majorBidi" w:cstheme="majorBidi"/>
          <w:sz w:val="28"/>
          <w:szCs w:val="28"/>
        </w:rPr>
        <w:t>work</w:t>
      </w:r>
      <w:r>
        <w:rPr>
          <w:rFonts w:asciiTheme="majorBidi" w:hAnsiTheme="majorBidi" w:cstheme="majorBidi"/>
          <w:sz w:val="28"/>
          <w:szCs w:val="28"/>
        </w:rPr>
        <w:t xml:space="preserve"> </w:t>
      </w:r>
      <w:r w:rsidR="00FA4B30">
        <w:rPr>
          <w:rFonts w:asciiTheme="majorBidi" w:hAnsiTheme="majorBidi" w:cstheme="majorBidi"/>
          <w:sz w:val="28"/>
          <w:szCs w:val="28"/>
          <w:u w:val="single"/>
        </w:rPr>
        <w:t>will</w:t>
      </w:r>
      <w:r w:rsidR="001650D3">
        <w:rPr>
          <w:rFonts w:asciiTheme="majorBidi" w:hAnsiTheme="majorBidi" w:cstheme="majorBidi"/>
          <w:sz w:val="28"/>
          <w:szCs w:val="28"/>
          <w:u w:val="single"/>
        </w:rPr>
        <w:t xml:space="preserve"> likely </w:t>
      </w:r>
      <w:r w:rsidRPr="00B43BF4">
        <w:rPr>
          <w:rFonts w:asciiTheme="majorBidi" w:hAnsiTheme="majorBidi" w:cstheme="majorBidi"/>
          <w:sz w:val="28"/>
          <w:szCs w:val="28"/>
          <w:u w:val="single"/>
        </w:rPr>
        <w:t xml:space="preserve">offend </w:t>
      </w:r>
      <w:r>
        <w:rPr>
          <w:rFonts w:asciiTheme="majorBidi" w:hAnsiTheme="majorBidi" w:cstheme="majorBidi"/>
          <w:sz w:val="28"/>
          <w:szCs w:val="28"/>
          <w:u w:val="single"/>
        </w:rPr>
        <w:t>some</w:t>
      </w:r>
      <w:r w:rsidRPr="00B43BF4">
        <w:rPr>
          <w:rFonts w:asciiTheme="majorBidi" w:hAnsiTheme="majorBidi" w:cstheme="majorBidi"/>
          <w:sz w:val="28"/>
          <w:szCs w:val="28"/>
          <w:u w:val="single"/>
        </w:rPr>
        <w:t xml:space="preserve"> reader</w:t>
      </w:r>
      <w:r w:rsidR="00783966">
        <w:rPr>
          <w:rFonts w:asciiTheme="majorBidi" w:hAnsiTheme="majorBidi" w:cstheme="majorBidi"/>
          <w:sz w:val="28"/>
          <w:szCs w:val="28"/>
          <w:u w:val="single"/>
        </w:rPr>
        <w:t>-listener</w:t>
      </w:r>
      <w:r w:rsidRPr="00B43BF4">
        <w:rPr>
          <w:rFonts w:asciiTheme="majorBidi" w:hAnsiTheme="majorBidi" w:cstheme="majorBidi"/>
          <w:sz w:val="28"/>
          <w:szCs w:val="28"/>
          <w:u w:val="single"/>
        </w:rPr>
        <w:t>s—Muslims, Jews, Christians, and others</w:t>
      </w:r>
      <w:r>
        <w:rPr>
          <w:rFonts w:asciiTheme="majorBidi" w:hAnsiTheme="majorBidi" w:cstheme="majorBidi"/>
          <w:sz w:val="28"/>
          <w:szCs w:val="28"/>
        </w:rPr>
        <w:t>. But hopefully all such matters</w:t>
      </w:r>
      <w:r w:rsidR="00603FA2">
        <w:rPr>
          <w:rFonts w:asciiTheme="majorBidi" w:hAnsiTheme="majorBidi" w:cstheme="majorBidi"/>
          <w:sz w:val="28"/>
          <w:szCs w:val="28"/>
        </w:rPr>
        <w:t xml:space="preserve"> of</w:t>
      </w:r>
      <w:r w:rsidR="003F1C46">
        <w:rPr>
          <w:rFonts w:asciiTheme="majorBidi" w:hAnsiTheme="majorBidi" w:cstheme="majorBidi"/>
          <w:sz w:val="28"/>
          <w:szCs w:val="28"/>
        </w:rPr>
        <w:t xml:space="preserve"> ill-feeling and</w:t>
      </w:r>
      <w:r w:rsidR="00603FA2">
        <w:rPr>
          <w:rFonts w:asciiTheme="majorBidi" w:hAnsiTheme="majorBidi" w:cstheme="majorBidi"/>
          <w:sz w:val="28"/>
          <w:szCs w:val="28"/>
        </w:rPr>
        <w:t xml:space="preserve"> cont</w:t>
      </w:r>
      <w:r w:rsidR="00F33A28">
        <w:rPr>
          <w:rFonts w:asciiTheme="majorBidi" w:hAnsiTheme="majorBidi" w:cstheme="majorBidi"/>
          <w:sz w:val="28"/>
          <w:szCs w:val="28"/>
        </w:rPr>
        <w:t>ention</w:t>
      </w:r>
      <w:r w:rsidR="00603FA2">
        <w:rPr>
          <w:rFonts w:asciiTheme="majorBidi" w:hAnsiTheme="majorBidi" w:cstheme="majorBidi"/>
          <w:sz w:val="28"/>
          <w:szCs w:val="28"/>
        </w:rPr>
        <w:t xml:space="preserve"> will prove to be</w:t>
      </w:r>
      <w:r>
        <w:rPr>
          <w:rFonts w:asciiTheme="majorBidi" w:hAnsiTheme="majorBidi" w:cstheme="majorBidi"/>
          <w:sz w:val="28"/>
          <w:szCs w:val="28"/>
        </w:rPr>
        <w:t xml:space="preserve"> issues of profound and lasting relevance for all</w:t>
      </w:r>
      <w:r w:rsidR="00CE75CD">
        <w:rPr>
          <w:rFonts w:asciiTheme="majorBidi" w:hAnsiTheme="majorBidi" w:cstheme="majorBidi"/>
          <w:sz w:val="28"/>
          <w:szCs w:val="28"/>
        </w:rPr>
        <w:t>, such</w:t>
      </w:r>
      <w:r w:rsidR="0008149B">
        <w:rPr>
          <w:rFonts w:asciiTheme="majorBidi" w:hAnsiTheme="majorBidi" w:cstheme="majorBidi"/>
          <w:sz w:val="28"/>
          <w:szCs w:val="28"/>
        </w:rPr>
        <w:t xml:space="preserve"> that they simply </w:t>
      </w:r>
      <w:r w:rsidR="00603FA2">
        <w:rPr>
          <w:rFonts w:asciiTheme="majorBidi" w:hAnsiTheme="majorBidi" w:cstheme="majorBidi"/>
          <w:sz w:val="28"/>
          <w:szCs w:val="28"/>
        </w:rPr>
        <w:t>c</w:t>
      </w:r>
      <w:r w:rsidR="00CE75CD">
        <w:rPr>
          <w:rFonts w:asciiTheme="majorBidi" w:hAnsiTheme="majorBidi" w:cstheme="majorBidi"/>
          <w:sz w:val="28"/>
          <w:szCs w:val="28"/>
        </w:rPr>
        <w:t>annot</w:t>
      </w:r>
      <w:r w:rsidR="00603FA2">
        <w:rPr>
          <w:rFonts w:asciiTheme="majorBidi" w:hAnsiTheme="majorBidi" w:cstheme="majorBidi"/>
          <w:sz w:val="28"/>
          <w:szCs w:val="28"/>
        </w:rPr>
        <w:t xml:space="preserve"> be </w:t>
      </w:r>
      <w:r w:rsidR="003E76FC">
        <w:rPr>
          <w:rFonts w:asciiTheme="majorBidi" w:hAnsiTheme="majorBidi" w:cstheme="majorBidi"/>
          <w:sz w:val="28"/>
          <w:szCs w:val="28"/>
        </w:rPr>
        <w:t xml:space="preserve">sidestepped and </w:t>
      </w:r>
      <w:r>
        <w:rPr>
          <w:rFonts w:asciiTheme="majorBidi" w:hAnsiTheme="majorBidi" w:cstheme="majorBidi"/>
          <w:sz w:val="28"/>
          <w:szCs w:val="28"/>
        </w:rPr>
        <w:t>need to be</w:t>
      </w:r>
      <w:r w:rsidR="00886939">
        <w:rPr>
          <w:rFonts w:asciiTheme="majorBidi" w:hAnsiTheme="majorBidi" w:cstheme="majorBidi"/>
          <w:sz w:val="28"/>
          <w:szCs w:val="28"/>
        </w:rPr>
        <w:t xml:space="preserve"> set forth in</w:t>
      </w:r>
      <w:r>
        <w:rPr>
          <w:rFonts w:asciiTheme="majorBidi" w:hAnsiTheme="majorBidi" w:cstheme="majorBidi"/>
          <w:sz w:val="28"/>
          <w:szCs w:val="28"/>
        </w:rPr>
        <w:t xml:space="preserve"> open a</w:t>
      </w:r>
      <w:r w:rsidRPr="0013678D">
        <w:rPr>
          <w:rFonts w:asciiTheme="majorBidi" w:hAnsiTheme="majorBidi" w:cstheme="majorBidi"/>
          <w:sz w:val="28"/>
          <w:szCs w:val="28"/>
        </w:rPr>
        <w:t xml:space="preserve">nd </w:t>
      </w:r>
      <w:r w:rsidR="008768B8">
        <w:rPr>
          <w:rFonts w:asciiTheme="majorBidi" w:hAnsiTheme="majorBidi" w:cstheme="majorBidi"/>
          <w:sz w:val="28"/>
          <w:szCs w:val="28"/>
        </w:rPr>
        <w:t xml:space="preserve">made the object of </w:t>
      </w:r>
      <w:r w:rsidRPr="0013678D">
        <w:rPr>
          <w:rFonts w:asciiTheme="majorBidi" w:hAnsiTheme="majorBidi" w:cstheme="majorBidi"/>
          <w:sz w:val="28"/>
          <w:szCs w:val="28"/>
        </w:rPr>
        <w:t>honest</w:t>
      </w:r>
      <w:r w:rsidR="00886939">
        <w:rPr>
          <w:rFonts w:asciiTheme="majorBidi" w:hAnsiTheme="majorBidi" w:cstheme="majorBidi"/>
          <w:sz w:val="28"/>
          <w:szCs w:val="28"/>
        </w:rPr>
        <w:t xml:space="preserve"> dialogue</w:t>
      </w:r>
      <w:r w:rsidRPr="0013678D">
        <w:rPr>
          <w:rFonts w:asciiTheme="majorBidi" w:hAnsiTheme="majorBidi" w:cstheme="majorBidi"/>
          <w:sz w:val="28"/>
          <w:szCs w:val="28"/>
        </w:rPr>
        <w:t>.</w:t>
      </w:r>
      <w:r w:rsidR="009647FC">
        <w:rPr>
          <w:rFonts w:asciiTheme="majorBidi" w:hAnsiTheme="majorBidi" w:cstheme="majorBidi"/>
          <w:sz w:val="28"/>
          <w:szCs w:val="28"/>
        </w:rPr>
        <w:t xml:space="preserve"> </w:t>
      </w:r>
      <w:r w:rsidR="00C97172">
        <w:rPr>
          <w:rFonts w:asciiTheme="majorBidi" w:hAnsiTheme="majorBidi" w:cstheme="majorBidi"/>
          <w:sz w:val="28"/>
          <w:szCs w:val="28"/>
        </w:rPr>
        <w:t xml:space="preserve">As the Latin proverb states: </w:t>
      </w:r>
      <w:r w:rsidR="009647FC">
        <w:rPr>
          <w:rFonts w:asciiTheme="majorBidi" w:eastAsiaTheme="minorEastAsia" w:hAnsiTheme="majorBidi" w:cstheme="majorBidi"/>
          <w:sz w:val="28"/>
          <w:szCs w:val="28"/>
        </w:rPr>
        <w:t>“</w:t>
      </w:r>
      <w:r w:rsidR="009647FC">
        <w:rPr>
          <w:rFonts w:asciiTheme="majorBidi" w:eastAsiaTheme="minorEastAsia" w:hAnsiTheme="majorBidi" w:cstheme="majorBidi"/>
          <w:i/>
          <w:iCs/>
          <w:sz w:val="28"/>
          <w:szCs w:val="28"/>
        </w:rPr>
        <w:t>Ad astra per aspera</w:t>
      </w:r>
      <w:r w:rsidR="009647FC">
        <w:rPr>
          <w:rFonts w:asciiTheme="majorBidi" w:eastAsiaTheme="minorEastAsia" w:hAnsiTheme="majorBidi" w:cstheme="majorBidi"/>
          <w:sz w:val="28"/>
          <w:szCs w:val="28"/>
        </w:rPr>
        <w:t>” (Through adversity, [we will] reach the stars).</w:t>
      </w:r>
    </w:p>
    <w:p w14:paraId="3955F563" w14:textId="77777777" w:rsidR="000458CA" w:rsidRDefault="000458CA" w:rsidP="009647FC">
      <w:pPr>
        <w:autoSpaceDE w:val="0"/>
        <w:autoSpaceDN w:val="0"/>
        <w:adjustRightInd w:val="0"/>
        <w:rPr>
          <w:rFonts w:asciiTheme="majorBidi" w:eastAsiaTheme="minorEastAsia" w:hAnsiTheme="majorBidi" w:cstheme="majorBidi"/>
          <w:sz w:val="28"/>
          <w:szCs w:val="28"/>
        </w:rPr>
      </w:pPr>
    </w:p>
    <w:p w14:paraId="2C18FDE7" w14:textId="5BBF235E" w:rsidR="000458CA" w:rsidRPr="00C4601F" w:rsidRDefault="000458CA" w:rsidP="000458CA">
      <w:pPr>
        <w:ind w:left="810" w:right="1800"/>
        <w:rPr>
          <w:sz w:val="20"/>
          <w:szCs w:val="20"/>
        </w:rPr>
      </w:pPr>
      <w:r w:rsidRPr="00C4601F">
        <w:rPr>
          <w:sz w:val="20"/>
          <w:szCs w:val="20"/>
        </w:rPr>
        <w:lastRenderedPageBreak/>
        <w:t>Image 1</w:t>
      </w:r>
      <w:r w:rsidR="0095163E">
        <w:rPr>
          <w:sz w:val="20"/>
          <w:szCs w:val="20"/>
        </w:rPr>
        <w:t>6</w:t>
      </w:r>
      <w:r w:rsidRPr="00C4601F">
        <w:rPr>
          <w:sz w:val="20"/>
          <w:szCs w:val="20"/>
        </w:rPr>
        <w:t xml:space="preserve">: </w:t>
      </w:r>
    </w:p>
    <w:p w14:paraId="55D1537E" w14:textId="77777777" w:rsidR="000458CA" w:rsidRPr="00C4601F" w:rsidRDefault="000458CA" w:rsidP="000458CA">
      <w:pPr>
        <w:ind w:left="810" w:right="1800"/>
        <w:rPr>
          <w:sz w:val="20"/>
          <w:szCs w:val="20"/>
        </w:rPr>
      </w:pPr>
    </w:p>
    <w:p w14:paraId="6DE306D6" w14:textId="77777777" w:rsidR="000458CA" w:rsidRPr="00C4601F" w:rsidRDefault="000458CA" w:rsidP="000458CA">
      <w:pPr>
        <w:ind w:left="810" w:right="1800"/>
        <w:rPr>
          <w:sz w:val="20"/>
          <w:szCs w:val="20"/>
        </w:rPr>
      </w:pPr>
    </w:p>
    <w:p w14:paraId="030CBA5F" w14:textId="77777777" w:rsidR="000458CA" w:rsidRPr="00C4601F" w:rsidRDefault="000458CA" w:rsidP="000458CA">
      <w:pPr>
        <w:ind w:left="810" w:right="1800"/>
        <w:rPr>
          <w:sz w:val="20"/>
          <w:szCs w:val="20"/>
        </w:rPr>
      </w:pPr>
    </w:p>
    <w:p w14:paraId="032D3F71" w14:textId="77777777" w:rsidR="000458CA" w:rsidRDefault="000458CA" w:rsidP="000458CA">
      <w:pPr>
        <w:ind w:left="810" w:right="1800"/>
        <w:rPr>
          <w:sz w:val="20"/>
          <w:szCs w:val="20"/>
        </w:rPr>
      </w:pPr>
    </w:p>
    <w:p w14:paraId="60107793" w14:textId="77777777" w:rsidR="00137C47" w:rsidRDefault="00137C47" w:rsidP="000458CA">
      <w:pPr>
        <w:ind w:left="810" w:right="1800"/>
        <w:rPr>
          <w:sz w:val="20"/>
          <w:szCs w:val="20"/>
        </w:rPr>
      </w:pPr>
    </w:p>
    <w:p w14:paraId="066294FC" w14:textId="77777777" w:rsidR="00137C47" w:rsidRDefault="00137C47" w:rsidP="000458CA">
      <w:pPr>
        <w:ind w:left="810" w:right="1800"/>
        <w:rPr>
          <w:sz w:val="20"/>
          <w:szCs w:val="20"/>
        </w:rPr>
      </w:pPr>
    </w:p>
    <w:p w14:paraId="334C491C" w14:textId="77777777" w:rsidR="00137C47" w:rsidRPr="00C4601F" w:rsidRDefault="00137C47" w:rsidP="000458CA">
      <w:pPr>
        <w:ind w:left="810" w:right="1800"/>
        <w:rPr>
          <w:sz w:val="20"/>
          <w:szCs w:val="20"/>
        </w:rPr>
      </w:pPr>
    </w:p>
    <w:p w14:paraId="43984B18" w14:textId="77777777" w:rsidR="000458CA" w:rsidRPr="00C4601F" w:rsidRDefault="000458CA" w:rsidP="000458CA">
      <w:pPr>
        <w:ind w:left="810" w:right="1800"/>
        <w:rPr>
          <w:sz w:val="20"/>
          <w:szCs w:val="20"/>
        </w:rPr>
      </w:pPr>
    </w:p>
    <w:p w14:paraId="58A604DC" w14:textId="77777777" w:rsidR="000458CA" w:rsidRPr="00C4601F" w:rsidRDefault="000458CA" w:rsidP="000458CA">
      <w:pPr>
        <w:ind w:left="810" w:right="1800"/>
        <w:rPr>
          <w:sz w:val="20"/>
          <w:szCs w:val="20"/>
        </w:rPr>
      </w:pPr>
    </w:p>
    <w:p w14:paraId="5A7CFB0A" w14:textId="743B27E3" w:rsidR="000458CA" w:rsidRPr="00C4601F" w:rsidRDefault="000458CA" w:rsidP="000458CA">
      <w:pPr>
        <w:ind w:left="810" w:right="1800"/>
        <w:rPr>
          <w:sz w:val="20"/>
          <w:szCs w:val="20"/>
        </w:rPr>
      </w:pPr>
      <w:r w:rsidRPr="00C4601F">
        <w:rPr>
          <w:sz w:val="20"/>
          <w:szCs w:val="20"/>
        </w:rPr>
        <w:t>“A good book is the purest essence of a human soul.”</w:t>
      </w:r>
      <w:r w:rsidRPr="00C4601F">
        <w:rPr>
          <w:rStyle w:val="FootnoteReference"/>
          <w:sz w:val="20"/>
          <w:szCs w:val="20"/>
        </w:rPr>
        <w:footnoteReference w:id="87"/>
      </w:r>
    </w:p>
    <w:p w14:paraId="60BD5BEC" w14:textId="77777777" w:rsidR="009647FC" w:rsidRDefault="009647FC" w:rsidP="009647FC">
      <w:pPr>
        <w:autoSpaceDE w:val="0"/>
        <w:autoSpaceDN w:val="0"/>
        <w:adjustRightInd w:val="0"/>
        <w:rPr>
          <w:rFonts w:asciiTheme="majorBidi" w:hAnsiTheme="majorBidi" w:cstheme="majorBidi"/>
          <w:sz w:val="28"/>
          <w:szCs w:val="28"/>
        </w:rPr>
      </w:pPr>
    </w:p>
    <w:p w14:paraId="7722280E" w14:textId="3FC0157B" w:rsidR="009E5D0E" w:rsidRDefault="008F6ADA" w:rsidP="009B10EB">
      <w:pPr>
        <w:rPr>
          <w:sz w:val="28"/>
          <w:szCs w:val="28"/>
          <w:highlight w:val="yellow"/>
        </w:rPr>
      </w:pPr>
      <w:r w:rsidRPr="00577354">
        <w:rPr>
          <w:rFonts w:asciiTheme="majorBidi" w:hAnsiTheme="majorBidi" w:cstheme="majorBidi"/>
          <w:sz w:val="28"/>
          <w:szCs w:val="28"/>
        </w:rPr>
        <w:t xml:space="preserve">New Testament </w:t>
      </w:r>
      <w:r w:rsidR="0064202C" w:rsidRPr="00577354">
        <w:rPr>
          <w:rFonts w:asciiTheme="majorBidi" w:hAnsiTheme="majorBidi" w:cstheme="majorBidi"/>
          <w:sz w:val="28"/>
          <w:szCs w:val="28"/>
        </w:rPr>
        <w:t xml:space="preserve">wisdom counsels: </w:t>
      </w:r>
      <w:r w:rsidR="009647FC" w:rsidRPr="00577354">
        <w:rPr>
          <w:rFonts w:asciiTheme="majorBidi" w:hAnsiTheme="majorBidi" w:cstheme="majorBidi"/>
          <w:sz w:val="28"/>
          <w:szCs w:val="28"/>
        </w:rPr>
        <w:t>“</w:t>
      </w:r>
      <w:r w:rsidR="00FA79CB" w:rsidRPr="00577354">
        <w:rPr>
          <w:sz w:val="28"/>
          <w:szCs w:val="28"/>
        </w:rPr>
        <w:t>Let your speech be always with grace, seasoned with salt, so that you may know how you ought to answer every man” (Colossians, 4:6).</w:t>
      </w:r>
      <w:r w:rsidR="004948E4" w:rsidRPr="00577354">
        <w:rPr>
          <w:sz w:val="28"/>
          <w:szCs w:val="28"/>
        </w:rPr>
        <w:t xml:space="preserve"> </w:t>
      </w:r>
      <w:r w:rsidRPr="00577354">
        <w:rPr>
          <w:sz w:val="28"/>
          <w:szCs w:val="28"/>
        </w:rPr>
        <w:t>I</w:t>
      </w:r>
      <w:r w:rsidR="004948E4" w:rsidRPr="00577354">
        <w:rPr>
          <w:sz w:val="28"/>
          <w:szCs w:val="28"/>
        </w:rPr>
        <w:t xml:space="preserve">t also advises: </w:t>
      </w:r>
      <w:r w:rsidR="0064202C" w:rsidRPr="00577354">
        <w:rPr>
          <w:rFonts w:asciiTheme="majorBidi" w:hAnsiTheme="majorBidi" w:cstheme="majorBidi"/>
          <w:sz w:val="28"/>
          <w:szCs w:val="28"/>
        </w:rPr>
        <w:t>“</w:t>
      </w:r>
      <w:r w:rsidR="0064202C" w:rsidRPr="00577354">
        <w:rPr>
          <w:sz w:val="28"/>
          <w:szCs w:val="28"/>
        </w:rPr>
        <w:t>Let all things be done in a fitting way and good order” (1 Corinthians, 14:40), which pertains to writing as much as anything else.</w:t>
      </w:r>
      <w:r w:rsidR="004948E4" w:rsidRPr="00577354">
        <w:rPr>
          <w:sz w:val="28"/>
          <w:szCs w:val="28"/>
        </w:rPr>
        <w:t xml:space="preserve"> </w:t>
      </w:r>
      <w:r w:rsidR="00264841" w:rsidRPr="00577354">
        <w:rPr>
          <w:sz w:val="28"/>
          <w:szCs w:val="28"/>
        </w:rPr>
        <w:t>H</w:t>
      </w:r>
      <w:r w:rsidR="004948E4" w:rsidRPr="00577354">
        <w:rPr>
          <w:sz w:val="28"/>
          <w:szCs w:val="28"/>
        </w:rPr>
        <w:t>onest d</w:t>
      </w:r>
      <w:r w:rsidR="00E86172" w:rsidRPr="00577354">
        <w:rPr>
          <w:rFonts w:asciiTheme="majorBidi" w:hAnsiTheme="majorBidi" w:cstheme="majorBidi"/>
          <w:sz w:val="28"/>
          <w:szCs w:val="28"/>
        </w:rPr>
        <w:t>iscourse is essential to</w:t>
      </w:r>
      <w:r w:rsidR="0008149B" w:rsidRPr="00577354">
        <w:rPr>
          <w:rFonts w:asciiTheme="majorBidi" w:hAnsiTheme="majorBidi" w:cstheme="majorBidi"/>
          <w:sz w:val="28"/>
          <w:szCs w:val="28"/>
        </w:rPr>
        <w:t xml:space="preserve"> Civilization and</w:t>
      </w:r>
      <w:r w:rsidR="00E86172" w:rsidRPr="00577354">
        <w:rPr>
          <w:rFonts w:asciiTheme="majorBidi" w:hAnsiTheme="majorBidi" w:cstheme="majorBidi"/>
          <w:sz w:val="28"/>
          <w:szCs w:val="28"/>
        </w:rPr>
        <w:t xml:space="preserve"> our</w:t>
      </w:r>
      <w:r w:rsidR="0008149B" w:rsidRPr="00577354">
        <w:rPr>
          <w:rFonts w:asciiTheme="majorBidi" w:hAnsiTheme="majorBidi" w:cstheme="majorBidi"/>
          <w:sz w:val="28"/>
          <w:szCs w:val="28"/>
        </w:rPr>
        <w:t xml:space="preserve"> shared</w:t>
      </w:r>
      <w:r w:rsidR="00E86172" w:rsidRPr="00577354">
        <w:rPr>
          <w:rFonts w:asciiTheme="majorBidi" w:hAnsiTheme="majorBidi" w:cstheme="majorBidi"/>
          <w:sz w:val="28"/>
          <w:szCs w:val="28"/>
        </w:rPr>
        <w:t xml:space="preserve"> </w:t>
      </w:r>
      <w:r w:rsidR="00886939" w:rsidRPr="00577354">
        <w:rPr>
          <w:rFonts w:asciiTheme="majorBidi" w:hAnsiTheme="majorBidi" w:cstheme="majorBidi"/>
          <w:sz w:val="28"/>
          <w:szCs w:val="28"/>
        </w:rPr>
        <w:t>H</w:t>
      </w:r>
      <w:r w:rsidR="00E86172" w:rsidRPr="00577354">
        <w:rPr>
          <w:rFonts w:asciiTheme="majorBidi" w:hAnsiTheme="majorBidi" w:cstheme="majorBidi"/>
          <w:sz w:val="28"/>
          <w:szCs w:val="28"/>
        </w:rPr>
        <w:t>umanity, and we must</w:t>
      </w:r>
      <w:r w:rsidR="0008149B" w:rsidRPr="00577354">
        <w:rPr>
          <w:rFonts w:asciiTheme="majorBidi" w:hAnsiTheme="majorBidi" w:cstheme="majorBidi"/>
          <w:sz w:val="28"/>
          <w:szCs w:val="28"/>
        </w:rPr>
        <w:t xml:space="preserve"> </w:t>
      </w:r>
      <w:r w:rsidR="004948E4" w:rsidRPr="00577354">
        <w:rPr>
          <w:rFonts w:asciiTheme="majorBidi" w:hAnsiTheme="majorBidi" w:cstheme="majorBidi"/>
          <w:sz w:val="28"/>
          <w:szCs w:val="28"/>
        </w:rPr>
        <w:t xml:space="preserve">always </w:t>
      </w:r>
      <w:r w:rsidR="0008149B" w:rsidRPr="00577354">
        <w:rPr>
          <w:rFonts w:asciiTheme="majorBidi" w:hAnsiTheme="majorBidi" w:cstheme="majorBidi"/>
          <w:sz w:val="28"/>
          <w:szCs w:val="28"/>
        </w:rPr>
        <w:t>strive to</w:t>
      </w:r>
      <w:r w:rsidR="00E86172" w:rsidRPr="00577354">
        <w:rPr>
          <w:rFonts w:asciiTheme="majorBidi" w:hAnsiTheme="majorBidi" w:cstheme="majorBidi"/>
          <w:sz w:val="28"/>
          <w:szCs w:val="28"/>
        </w:rPr>
        <w:t xml:space="preserve"> </w:t>
      </w:r>
      <w:r w:rsidR="003057C3" w:rsidRPr="00577354">
        <w:rPr>
          <w:rFonts w:asciiTheme="majorBidi" w:hAnsiTheme="majorBidi" w:cstheme="majorBidi"/>
          <w:sz w:val="28"/>
          <w:szCs w:val="28"/>
        </w:rPr>
        <w:t xml:space="preserve">build bridges and </w:t>
      </w:r>
      <w:r w:rsidR="00E86172" w:rsidRPr="00577354">
        <w:rPr>
          <w:rFonts w:asciiTheme="majorBidi" w:hAnsiTheme="majorBidi" w:cstheme="majorBidi"/>
          <w:sz w:val="28"/>
          <w:szCs w:val="28"/>
        </w:rPr>
        <w:t xml:space="preserve">speak with each other </w:t>
      </w:r>
      <w:r w:rsidR="003057C3" w:rsidRPr="00577354">
        <w:rPr>
          <w:rFonts w:asciiTheme="majorBidi" w:hAnsiTheme="majorBidi" w:cstheme="majorBidi"/>
          <w:sz w:val="28"/>
          <w:szCs w:val="28"/>
        </w:rPr>
        <w:t xml:space="preserve">empathetically, </w:t>
      </w:r>
      <w:r w:rsidR="00411FE8" w:rsidRPr="00577354">
        <w:rPr>
          <w:rFonts w:asciiTheme="majorBidi" w:hAnsiTheme="majorBidi" w:cstheme="majorBidi"/>
          <w:sz w:val="28"/>
          <w:szCs w:val="28"/>
        </w:rPr>
        <w:t>rationally</w:t>
      </w:r>
      <w:r w:rsidR="003057C3" w:rsidRPr="00577354">
        <w:rPr>
          <w:rFonts w:asciiTheme="majorBidi" w:hAnsiTheme="majorBidi" w:cstheme="majorBidi"/>
          <w:sz w:val="28"/>
          <w:szCs w:val="28"/>
        </w:rPr>
        <w:t>,</w:t>
      </w:r>
      <w:r w:rsidR="00411FE8" w:rsidRPr="00577354">
        <w:rPr>
          <w:rFonts w:asciiTheme="majorBidi" w:hAnsiTheme="majorBidi" w:cstheme="majorBidi"/>
          <w:sz w:val="28"/>
          <w:szCs w:val="28"/>
        </w:rPr>
        <w:t xml:space="preserve"> </w:t>
      </w:r>
      <w:r w:rsidR="00E86172" w:rsidRPr="00577354">
        <w:rPr>
          <w:rFonts w:asciiTheme="majorBidi" w:hAnsiTheme="majorBidi" w:cstheme="majorBidi"/>
          <w:sz w:val="28"/>
          <w:szCs w:val="28"/>
        </w:rPr>
        <w:t xml:space="preserve">and </w:t>
      </w:r>
      <w:r w:rsidR="003057C3" w:rsidRPr="00577354">
        <w:rPr>
          <w:rFonts w:asciiTheme="majorBidi" w:hAnsiTheme="majorBidi" w:cstheme="majorBidi"/>
          <w:sz w:val="28"/>
          <w:szCs w:val="28"/>
        </w:rPr>
        <w:t xml:space="preserve">in a spirit of </w:t>
      </w:r>
      <w:r w:rsidR="00411FE8" w:rsidRPr="00577354">
        <w:rPr>
          <w:rFonts w:asciiTheme="majorBidi" w:hAnsiTheme="majorBidi" w:cstheme="majorBidi"/>
          <w:sz w:val="28"/>
          <w:szCs w:val="28"/>
        </w:rPr>
        <w:t>forgiv</w:t>
      </w:r>
      <w:r w:rsidR="003057C3" w:rsidRPr="00577354">
        <w:rPr>
          <w:rFonts w:asciiTheme="majorBidi" w:hAnsiTheme="majorBidi" w:cstheme="majorBidi"/>
          <w:sz w:val="28"/>
          <w:szCs w:val="28"/>
        </w:rPr>
        <w:t>eness</w:t>
      </w:r>
      <w:r w:rsidR="00E86172" w:rsidRPr="00577354">
        <w:rPr>
          <w:rFonts w:asciiTheme="majorBidi" w:hAnsiTheme="majorBidi" w:cstheme="majorBidi"/>
          <w:sz w:val="28"/>
          <w:szCs w:val="28"/>
        </w:rPr>
        <w:t>—Muslim, Jew, Christian, and others—</w:t>
      </w:r>
      <w:r w:rsidR="00411FE8" w:rsidRPr="00577354">
        <w:rPr>
          <w:rFonts w:asciiTheme="majorBidi" w:hAnsiTheme="majorBidi" w:cstheme="majorBidi"/>
          <w:sz w:val="28"/>
          <w:szCs w:val="28"/>
        </w:rPr>
        <w:t>as if we were one family.</w:t>
      </w:r>
      <w:r w:rsidR="009F1006" w:rsidRPr="00577354">
        <w:rPr>
          <w:rFonts w:asciiTheme="majorBidi" w:hAnsiTheme="majorBidi" w:cstheme="majorBidi"/>
          <w:sz w:val="28"/>
          <w:szCs w:val="28"/>
        </w:rPr>
        <w:t xml:space="preserve"> Still, as the proverb </w:t>
      </w:r>
      <w:r w:rsidR="00C7124E" w:rsidRPr="00577354">
        <w:rPr>
          <w:rFonts w:asciiTheme="majorBidi" w:hAnsiTheme="majorBidi" w:cstheme="majorBidi"/>
          <w:sz w:val="28"/>
          <w:szCs w:val="28"/>
        </w:rPr>
        <w:t>asserts</w:t>
      </w:r>
      <w:r w:rsidR="009F1006" w:rsidRPr="00577354">
        <w:rPr>
          <w:rFonts w:asciiTheme="majorBidi" w:hAnsiTheme="majorBidi" w:cstheme="majorBidi"/>
          <w:sz w:val="28"/>
          <w:szCs w:val="28"/>
        </w:rPr>
        <w:t xml:space="preserve">: “Truth fears no trial.” </w:t>
      </w:r>
      <w:r w:rsidR="003F63A5" w:rsidRPr="00577354">
        <w:rPr>
          <w:rFonts w:asciiTheme="majorBidi" w:hAnsiTheme="majorBidi" w:cstheme="majorBidi"/>
          <w:sz w:val="28"/>
          <w:szCs w:val="28"/>
        </w:rPr>
        <w:t xml:space="preserve">And as Chief Justice </w:t>
      </w:r>
      <w:r w:rsidR="003F63A5" w:rsidRPr="00577354">
        <w:rPr>
          <w:rFonts w:asciiTheme="majorBidi" w:hAnsiTheme="majorBidi" w:cstheme="majorBidi"/>
          <w:b/>
          <w:bCs/>
          <w:sz w:val="28"/>
          <w:szCs w:val="28"/>
        </w:rPr>
        <w:t>Charles Evan Hughes</w:t>
      </w:r>
      <w:r w:rsidR="003F63A5">
        <w:rPr>
          <w:rStyle w:val="FootnoteReference"/>
          <w:rFonts w:asciiTheme="majorBidi" w:hAnsiTheme="majorBidi" w:cstheme="majorBidi"/>
          <w:sz w:val="28"/>
          <w:szCs w:val="28"/>
        </w:rPr>
        <w:footnoteReference w:id="88"/>
      </w:r>
      <w:r w:rsidR="003F63A5" w:rsidRPr="00577354">
        <w:rPr>
          <w:rFonts w:asciiTheme="majorBidi" w:hAnsiTheme="majorBidi" w:cstheme="majorBidi"/>
          <w:sz w:val="28"/>
          <w:szCs w:val="28"/>
        </w:rPr>
        <w:t xml:space="preserve"> </w:t>
      </w:r>
      <w:r w:rsidR="00A6621C" w:rsidRPr="00577354">
        <w:rPr>
          <w:rFonts w:asciiTheme="majorBidi" w:hAnsiTheme="majorBidi" w:cstheme="majorBidi"/>
          <w:sz w:val="28"/>
          <w:szCs w:val="28"/>
        </w:rPr>
        <w:t>contended</w:t>
      </w:r>
      <w:r w:rsidR="003F63A5" w:rsidRPr="00577354">
        <w:rPr>
          <w:rFonts w:asciiTheme="majorBidi" w:hAnsiTheme="majorBidi" w:cstheme="majorBidi"/>
          <w:sz w:val="28"/>
          <w:szCs w:val="28"/>
        </w:rPr>
        <w:t>:</w:t>
      </w:r>
      <w:r w:rsidR="001E1F11" w:rsidRPr="00577354">
        <w:rPr>
          <w:rFonts w:asciiTheme="majorBidi" w:hAnsiTheme="majorBidi" w:cstheme="majorBidi"/>
          <w:sz w:val="28"/>
          <w:szCs w:val="28"/>
        </w:rPr>
        <w:t xml:space="preserve"> “When we lose the right to be different, we lose the privilege to be free</w:t>
      </w:r>
      <w:r w:rsidR="005F6E0D">
        <w:rPr>
          <w:rFonts w:asciiTheme="majorBidi" w:hAnsiTheme="majorBidi" w:cstheme="majorBidi"/>
          <w:sz w:val="28"/>
          <w:szCs w:val="28"/>
        </w:rPr>
        <w:t>.</w:t>
      </w:r>
      <w:r w:rsidR="001E1F11" w:rsidRPr="00577354">
        <w:rPr>
          <w:rFonts w:asciiTheme="majorBidi" w:hAnsiTheme="majorBidi" w:cstheme="majorBidi"/>
          <w:sz w:val="28"/>
          <w:szCs w:val="28"/>
        </w:rPr>
        <w:t xml:space="preserve">” </w:t>
      </w:r>
      <w:r w:rsidR="005F6E0D">
        <w:rPr>
          <w:rFonts w:asciiTheme="majorBidi" w:hAnsiTheme="majorBidi" w:cstheme="majorBidi"/>
          <w:sz w:val="28"/>
          <w:szCs w:val="28"/>
        </w:rPr>
        <w:t>H</w:t>
      </w:r>
      <w:r w:rsidR="009E5D0E" w:rsidRPr="00577354">
        <w:rPr>
          <w:rFonts w:asciiTheme="majorBidi" w:hAnsiTheme="majorBidi" w:cstheme="majorBidi"/>
          <w:sz w:val="28"/>
          <w:szCs w:val="28"/>
        </w:rPr>
        <w:t xml:space="preserve">is words </w:t>
      </w:r>
      <w:r w:rsidR="005F6E0D">
        <w:rPr>
          <w:rFonts w:asciiTheme="majorBidi" w:hAnsiTheme="majorBidi" w:cstheme="majorBidi"/>
          <w:sz w:val="28"/>
          <w:szCs w:val="28"/>
        </w:rPr>
        <w:t xml:space="preserve">clearly </w:t>
      </w:r>
      <w:r w:rsidR="009E5D0E" w:rsidRPr="00577354">
        <w:rPr>
          <w:rFonts w:asciiTheme="majorBidi" w:hAnsiTheme="majorBidi" w:cstheme="majorBidi"/>
          <w:sz w:val="28"/>
          <w:szCs w:val="28"/>
        </w:rPr>
        <w:t xml:space="preserve">echo </w:t>
      </w:r>
      <w:r w:rsidR="009E5D0E" w:rsidRPr="00577354">
        <w:rPr>
          <w:rFonts w:asciiTheme="majorBidi" w:hAnsiTheme="majorBidi" w:cstheme="majorBidi"/>
          <w:b/>
          <w:bCs/>
          <w:sz w:val="28"/>
          <w:szCs w:val="28"/>
        </w:rPr>
        <w:t>Euripedes</w:t>
      </w:r>
      <w:r w:rsidR="009E5D0E" w:rsidRPr="00577354">
        <w:rPr>
          <w:rFonts w:asciiTheme="majorBidi" w:hAnsiTheme="majorBidi" w:cstheme="majorBidi"/>
          <w:sz w:val="28"/>
          <w:szCs w:val="28"/>
        </w:rPr>
        <w:t>,</w:t>
      </w:r>
      <w:r w:rsidR="009E5D0E">
        <w:rPr>
          <w:rStyle w:val="FootnoteReference"/>
          <w:rFonts w:asciiTheme="majorBidi" w:hAnsiTheme="majorBidi" w:cstheme="majorBidi"/>
          <w:sz w:val="28"/>
          <w:szCs w:val="28"/>
        </w:rPr>
        <w:footnoteReference w:id="89"/>
      </w:r>
      <w:r w:rsidR="009E5D0E" w:rsidRPr="00577354">
        <w:rPr>
          <w:rFonts w:asciiTheme="majorBidi" w:hAnsiTheme="majorBidi" w:cstheme="majorBidi"/>
          <w:sz w:val="28"/>
          <w:szCs w:val="28"/>
        </w:rPr>
        <w:t xml:space="preserve"> who said: “Not to speak one’s thoughts is slavery.” </w:t>
      </w:r>
    </w:p>
    <w:p w14:paraId="53681662" w14:textId="77777777" w:rsidR="00577354" w:rsidRPr="00577354" w:rsidRDefault="00577354" w:rsidP="00577354">
      <w:pPr>
        <w:rPr>
          <w:sz w:val="28"/>
          <w:szCs w:val="28"/>
          <w:highlight w:val="yellow"/>
        </w:rPr>
      </w:pPr>
    </w:p>
    <w:p w14:paraId="5815D031" w14:textId="71ED6279" w:rsidR="00FD7F29" w:rsidRPr="004948E4" w:rsidRDefault="00577354" w:rsidP="009647FC">
      <w:r>
        <w:rPr>
          <w:rFonts w:asciiTheme="majorBidi" w:hAnsiTheme="majorBidi" w:cstheme="majorBidi"/>
          <w:sz w:val="28"/>
          <w:szCs w:val="28"/>
        </w:rPr>
        <w:t>Thus, f</w:t>
      </w:r>
      <w:r w:rsidR="001E1F11">
        <w:rPr>
          <w:rFonts w:asciiTheme="majorBidi" w:hAnsiTheme="majorBidi" w:cstheme="majorBidi"/>
          <w:sz w:val="28"/>
          <w:szCs w:val="28"/>
        </w:rPr>
        <w:t xml:space="preserve">reedom </w:t>
      </w:r>
      <w:r>
        <w:rPr>
          <w:rFonts w:asciiTheme="majorBidi" w:hAnsiTheme="majorBidi" w:cstheme="majorBidi"/>
          <w:sz w:val="28"/>
          <w:szCs w:val="28"/>
        </w:rPr>
        <w:t>comes with</w:t>
      </w:r>
      <w:r w:rsidR="001E1F11">
        <w:rPr>
          <w:rFonts w:asciiTheme="majorBidi" w:hAnsiTheme="majorBidi" w:cstheme="majorBidi"/>
          <w:sz w:val="28"/>
          <w:szCs w:val="28"/>
        </w:rPr>
        <w:t xml:space="preserve"> responsibility, including the prerogative of being different and expressing controversial opinions</w:t>
      </w:r>
      <w:r w:rsidR="00A6621C">
        <w:rPr>
          <w:rFonts w:asciiTheme="majorBidi" w:hAnsiTheme="majorBidi" w:cstheme="majorBidi"/>
          <w:sz w:val="28"/>
          <w:szCs w:val="28"/>
        </w:rPr>
        <w:t>—</w:t>
      </w:r>
      <w:r w:rsidR="004148CA">
        <w:rPr>
          <w:rFonts w:asciiTheme="majorBidi" w:hAnsiTheme="majorBidi" w:cstheme="majorBidi"/>
          <w:sz w:val="28"/>
          <w:szCs w:val="28"/>
        </w:rPr>
        <w:t>with or without love</w:t>
      </w:r>
      <w:r w:rsidR="001E1F11">
        <w:rPr>
          <w:rFonts w:asciiTheme="majorBidi" w:hAnsiTheme="majorBidi" w:cstheme="majorBidi"/>
          <w:sz w:val="28"/>
          <w:szCs w:val="28"/>
        </w:rPr>
        <w:t xml:space="preserve">. </w:t>
      </w:r>
      <w:r w:rsidR="00FD7F29">
        <w:rPr>
          <w:rFonts w:asciiTheme="majorBidi" w:hAnsiTheme="majorBidi" w:cstheme="majorBidi"/>
          <w:sz w:val="28"/>
          <w:szCs w:val="28"/>
        </w:rPr>
        <w:t>It is only in the context of such freedom</w:t>
      </w:r>
      <w:r w:rsidR="002A4D28">
        <w:rPr>
          <w:rFonts w:asciiTheme="majorBidi" w:hAnsiTheme="majorBidi" w:cstheme="majorBidi"/>
          <w:sz w:val="28"/>
          <w:szCs w:val="28"/>
        </w:rPr>
        <w:t xml:space="preserve"> of expression and open discourse</w:t>
      </w:r>
      <w:r w:rsidR="005B1FF7">
        <w:rPr>
          <w:rFonts w:asciiTheme="majorBidi" w:hAnsiTheme="majorBidi" w:cstheme="majorBidi"/>
          <w:sz w:val="28"/>
          <w:szCs w:val="28"/>
        </w:rPr>
        <w:t xml:space="preserve"> </w:t>
      </w:r>
      <w:r w:rsidR="00FD7F29">
        <w:rPr>
          <w:rFonts w:asciiTheme="majorBidi" w:hAnsiTheme="majorBidi" w:cstheme="majorBidi"/>
          <w:sz w:val="28"/>
          <w:szCs w:val="28"/>
        </w:rPr>
        <w:t xml:space="preserve">that we can </w:t>
      </w:r>
      <w:r w:rsidR="002A4D28">
        <w:rPr>
          <w:rFonts w:asciiTheme="majorBidi" w:hAnsiTheme="majorBidi" w:cstheme="majorBidi"/>
          <w:sz w:val="28"/>
          <w:szCs w:val="28"/>
        </w:rPr>
        <w:t xml:space="preserve">hope to </w:t>
      </w:r>
      <w:r w:rsidR="00FD7F29">
        <w:rPr>
          <w:rFonts w:asciiTheme="majorBidi" w:hAnsiTheme="majorBidi" w:cstheme="majorBidi"/>
          <w:sz w:val="28"/>
          <w:szCs w:val="28"/>
        </w:rPr>
        <w:t xml:space="preserve">discover each other, </w:t>
      </w:r>
      <w:r w:rsidR="004148CA">
        <w:rPr>
          <w:rFonts w:asciiTheme="majorBidi" w:hAnsiTheme="majorBidi" w:cstheme="majorBidi"/>
          <w:sz w:val="28"/>
          <w:szCs w:val="28"/>
        </w:rPr>
        <w:t>confront</w:t>
      </w:r>
      <w:r w:rsidR="00FD7F29">
        <w:rPr>
          <w:rFonts w:asciiTheme="majorBidi" w:hAnsiTheme="majorBidi" w:cstheme="majorBidi"/>
          <w:sz w:val="28"/>
          <w:szCs w:val="28"/>
        </w:rPr>
        <w:t xml:space="preserve"> our problems</w:t>
      </w:r>
      <w:r w:rsidR="004148CA" w:rsidRPr="004148CA">
        <w:rPr>
          <w:rFonts w:asciiTheme="majorBidi" w:hAnsiTheme="majorBidi" w:cstheme="majorBidi"/>
          <w:sz w:val="28"/>
          <w:szCs w:val="28"/>
        </w:rPr>
        <w:t xml:space="preserve"> </w:t>
      </w:r>
      <w:r w:rsidR="004148CA">
        <w:rPr>
          <w:rFonts w:asciiTheme="majorBidi" w:hAnsiTheme="majorBidi" w:cstheme="majorBidi"/>
          <w:sz w:val="28"/>
          <w:szCs w:val="28"/>
        </w:rPr>
        <w:t>honestly</w:t>
      </w:r>
      <w:r w:rsidR="00FD7F29">
        <w:rPr>
          <w:rFonts w:asciiTheme="majorBidi" w:hAnsiTheme="majorBidi" w:cstheme="majorBidi"/>
          <w:sz w:val="28"/>
          <w:szCs w:val="28"/>
        </w:rPr>
        <w:t>, and gain the understanding necessary to live peacefully in today’s world</w:t>
      </w:r>
      <w:r w:rsidR="005B1FF7">
        <w:rPr>
          <w:rFonts w:asciiTheme="majorBidi" w:hAnsiTheme="majorBidi" w:cstheme="majorBidi"/>
          <w:sz w:val="28"/>
          <w:szCs w:val="28"/>
        </w:rPr>
        <w:t>, while</w:t>
      </w:r>
      <w:r w:rsidR="00FD7F29">
        <w:rPr>
          <w:rFonts w:asciiTheme="majorBidi" w:hAnsiTheme="majorBidi" w:cstheme="majorBidi"/>
          <w:sz w:val="28"/>
          <w:szCs w:val="28"/>
        </w:rPr>
        <w:t xml:space="preserve"> deal</w:t>
      </w:r>
      <w:r w:rsidR="005B1FF7">
        <w:rPr>
          <w:rFonts w:asciiTheme="majorBidi" w:hAnsiTheme="majorBidi" w:cstheme="majorBidi"/>
          <w:sz w:val="28"/>
          <w:szCs w:val="28"/>
        </w:rPr>
        <w:t>ing</w:t>
      </w:r>
      <w:r w:rsidR="00FD7F29">
        <w:rPr>
          <w:rFonts w:asciiTheme="majorBidi" w:hAnsiTheme="majorBidi" w:cstheme="majorBidi"/>
          <w:sz w:val="28"/>
          <w:szCs w:val="28"/>
        </w:rPr>
        <w:t xml:space="preserve"> effectively with its</w:t>
      </w:r>
      <w:r w:rsidR="005B1FF7">
        <w:rPr>
          <w:rFonts w:asciiTheme="majorBidi" w:hAnsiTheme="majorBidi" w:cstheme="majorBidi"/>
          <w:sz w:val="28"/>
          <w:szCs w:val="28"/>
        </w:rPr>
        <w:t xml:space="preserve"> </w:t>
      </w:r>
      <w:r w:rsidR="00FD7F29">
        <w:rPr>
          <w:rFonts w:asciiTheme="majorBidi" w:hAnsiTheme="majorBidi" w:cstheme="majorBidi"/>
          <w:sz w:val="28"/>
          <w:szCs w:val="28"/>
        </w:rPr>
        <w:t>challenges.</w:t>
      </w:r>
    </w:p>
    <w:p w14:paraId="3F3F55C3" w14:textId="5A8A9D3B" w:rsidR="007B019F" w:rsidRDefault="007B019F" w:rsidP="00DB61E4">
      <w:pPr>
        <w:rPr>
          <w:rFonts w:asciiTheme="majorBidi" w:hAnsiTheme="majorBidi" w:cstheme="majorBidi"/>
          <w:sz w:val="28"/>
          <w:szCs w:val="28"/>
        </w:rPr>
      </w:pPr>
    </w:p>
    <w:p w14:paraId="07A714E4" w14:textId="32DEAA85" w:rsidR="007B0423" w:rsidRDefault="007B0423" w:rsidP="00BE0FE3">
      <w:pPr>
        <w:ind w:left="1440" w:right="1980"/>
        <w:rPr>
          <w:sz w:val="20"/>
          <w:szCs w:val="20"/>
        </w:rPr>
      </w:pPr>
      <w:r>
        <w:rPr>
          <w:sz w:val="20"/>
          <w:szCs w:val="20"/>
        </w:rPr>
        <w:t>Image 1</w:t>
      </w:r>
      <w:r w:rsidR="0095163E">
        <w:rPr>
          <w:sz w:val="20"/>
          <w:szCs w:val="20"/>
        </w:rPr>
        <w:t>7</w:t>
      </w:r>
      <w:r>
        <w:rPr>
          <w:sz w:val="20"/>
          <w:szCs w:val="20"/>
        </w:rPr>
        <w:t>:</w:t>
      </w:r>
    </w:p>
    <w:p w14:paraId="2FD915CB" w14:textId="77777777" w:rsidR="007B0423" w:rsidRDefault="007B0423" w:rsidP="00BE0FE3">
      <w:pPr>
        <w:ind w:left="1440" w:right="1980"/>
        <w:rPr>
          <w:sz w:val="20"/>
          <w:szCs w:val="20"/>
        </w:rPr>
      </w:pPr>
    </w:p>
    <w:p w14:paraId="3625D19B" w14:textId="77777777" w:rsidR="007B0423" w:rsidRDefault="007B0423" w:rsidP="00BE0FE3">
      <w:pPr>
        <w:ind w:left="1440" w:right="1980"/>
        <w:rPr>
          <w:sz w:val="20"/>
          <w:szCs w:val="20"/>
        </w:rPr>
      </w:pPr>
    </w:p>
    <w:p w14:paraId="0A85F764" w14:textId="77777777" w:rsidR="007B0423" w:rsidRDefault="007B0423" w:rsidP="00BE0FE3">
      <w:pPr>
        <w:ind w:left="1440" w:right="1980"/>
        <w:rPr>
          <w:sz w:val="20"/>
          <w:szCs w:val="20"/>
        </w:rPr>
      </w:pPr>
    </w:p>
    <w:p w14:paraId="021D6544" w14:textId="77777777" w:rsidR="007B0423" w:rsidRDefault="007B0423" w:rsidP="00BE0FE3">
      <w:pPr>
        <w:ind w:left="1440" w:right="1980"/>
        <w:rPr>
          <w:sz w:val="20"/>
          <w:szCs w:val="20"/>
        </w:rPr>
      </w:pPr>
    </w:p>
    <w:p w14:paraId="354886CE" w14:textId="77777777" w:rsidR="00055B63" w:rsidRDefault="00055B63" w:rsidP="00BE0FE3">
      <w:pPr>
        <w:ind w:left="1440" w:right="1980"/>
        <w:rPr>
          <w:sz w:val="20"/>
          <w:szCs w:val="20"/>
        </w:rPr>
      </w:pPr>
    </w:p>
    <w:p w14:paraId="524BEB9D" w14:textId="77777777" w:rsidR="00055B63" w:rsidRDefault="00055B63" w:rsidP="00BE0FE3">
      <w:pPr>
        <w:ind w:left="1440" w:right="1980"/>
        <w:rPr>
          <w:sz w:val="20"/>
          <w:szCs w:val="20"/>
        </w:rPr>
      </w:pPr>
    </w:p>
    <w:p w14:paraId="22B908C4" w14:textId="77777777" w:rsidR="005F6E0D" w:rsidRDefault="005F6E0D" w:rsidP="00BE0FE3">
      <w:pPr>
        <w:ind w:left="1440" w:right="1980"/>
        <w:rPr>
          <w:sz w:val="20"/>
          <w:szCs w:val="20"/>
        </w:rPr>
      </w:pPr>
    </w:p>
    <w:p w14:paraId="131EBF47" w14:textId="77777777" w:rsidR="005F6E0D" w:rsidRDefault="005F6E0D" w:rsidP="00BE0FE3">
      <w:pPr>
        <w:ind w:left="1440" w:right="1980"/>
        <w:rPr>
          <w:sz w:val="20"/>
          <w:szCs w:val="20"/>
        </w:rPr>
      </w:pPr>
    </w:p>
    <w:p w14:paraId="1F77C831" w14:textId="77777777" w:rsidR="005F6E0D" w:rsidRDefault="005F6E0D" w:rsidP="00BE0FE3">
      <w:pPr>
        <w:ind w:left="1440" w:right="1980"/>
        <w:rPr>
          <w:sz w:val="20"/>
          <w:szCs w:val="20"/>
        </w:rPr>
      </w:pPr>
    </w:p>
    <w:p w14:paraId="4B68B094" w14:textId="77777777" w:rsidR="007B0423" w:rsidRDefault="007B0423" w:rsidP="00BE0FE3">
      <w:pPr>
        <w:ind w:right="1980"/>
        <w:rPr>
          <w:sz w:val="20"/>
          <w:szCs w:val="20"/>
        </w:rPr>
      </w:pPr>
    </w:p>
    <w:p w14:paraId="2357CA2B" w14:textId="4C29ACA2" w:rsidR="00A46B61" w:rsidRPr="005F6E0D" w:rsidRDefault="007B0423" w:rsidP="005F6E0D">
      <w:pPr>
        <w:ind w:left="1440" w:right="1980"/>
        <w:rPr>
          <w:sz w:val="28"/>
          <w:szCs w:val="28"/>
        </w:rPr>
      </w:pPr>
      <w:r>
        <w:rPr>
          <w:sz w:val="20"/>
          <w:szCs w:val="20"/>
        </w:rPr>
        <w:t xml:space="preserve">Diversity is a </w:t>
      </w:r>
      <w:r w:rsidR="00B635F1">
        <w:rPr>
          <w:sz w:val="20"/>
          <w:szCs w:val="20"/>
        </w:rPr>
        <w:t xml:space="preserve">beautiful </w:t>
      </w:r>
      <w:r>
        <w:rPr>
          <w:sz w:val="20"/>
          <w:szCs w:val="20"/>
        </w:rPr>
        <w:t xml:space="preserve">flower that blooms with greater </w:t>
      </w:r>
      <w:r w:rsidR="00B635F1">
        <w:rPr>
          <w:sz w:val="20"/>
          <w:szCs w:val="20"/>
        </w:rPr>
        <w:t xml:space="preserve">brightness </w:t>
      </w:r>
      <w:r>
        <w:rPr>
          <w:sz w:val="20"/>
          <w:szCs w:val="20"/>
        </w:rPr>
        <w:t xml:space="preserve">each time </w:t>
      </w:r>
      <w:r w:rsidR="00BE0FE3">
        <w:rPr>
          <w:sz w:val="20"/>
          <w:szCs w:val="20"/>
        </w:rPr>
        <w:t xml:space="preserve">it </w:t>
      </w:r>
      <w:r>
        <w:rPr>
          <w:sz w:val="20"/>
          <w:szCs w:val="20"/>
        </w:rPr>
        <w:t xml:space="preserve">is </w:t>
      </w:r>
      <w:r w:rsidR="00BE0FE3">
        <w:rPr>
          <w:sz w:val="20"/>
          <w:szCs w:val="20"/>
        </w:rPr>
        <w:t xml:space="preserve">freshly </w:t>
      </w:r>
      <w:r>
        <w:rPr>
          <w:sz w:val="20"/>
          <w:szCs w:val="20"/>
        </w:rPr>
        <w:t>pollinated</w:t>
      </w:r>
      <w:r w:rsidR="00BE0FE3">
        <w:rPr>
          <w:sz w:val="20"/>
          <w:szCs w:val="20"/>
        </w:rPr>
        <w:t>.</w:t>
      </w:r>
      <w:r>
        <w:rPr>
          <w:sz w:val="20"/>
          <w:szCs w:val="20"/>
        </w:rPr>
        <w:t xml:space="preserve"> </w:t>
      </w:r>
    </w:p>
    <w:p w14:paraId="06BC7B45" w14:textId="1B056A31" w:rsidR="00E86172" w:rsidRDefault="00E86172" w:rsidP="00E86172">
      <w:pPr>
        <w:autoSpaceDE w:val="0"/>
        <w:autoSpaceDN w:val="0"/>
        <w:adjustRightInd w:val="0"/>
        <w:rPr>
          <w:rFonts w:asciiTheme="majorBidi" w:hAnsiTheme="majorBidi" w:cstheme="majorBidi"/>
          <w:sz w:val="28"/>
          <w:szCs w:val="28"/>
        </w:rPr>
      </w:pPr>
    </w:p>
    <w:p w14:paraId="07D1BBDE" w14:textId="6CF1BEB4" w:rsidR="00E86172" w:rsidRDefault="004148CA" w:rsidP="00E86172">
      <w:pPr>
        <w:autoSpaceDE w:val="0"/>
        <w:autoSpaceDN w:val="0"/>
        <w:adjustRightInd w:val="0"/>
        <w:rPr>
          <w:rFonts w:asciiTheme="majorBidi" w:hAnsiTheme="majorBidi" w:cstheme="majorBidi"/>
          <w:sz w:val="28"/>
          <w:szCs w:val="28"/>
        </w:rPr>
      </w:pPr>
      <w:r>
        <w:rPr>
          <w:rFonts w:asciiTheme="majorBidi" w:hAnsiTheme="majorBidi" w:cstheme="majorBidi"/>
          <w:sz w:val="28"/>
          <w:szCs w:val="28"/>
        </w:rPr>
        <w:t xml:space="preserve">As just emphasized, </w:t>
      </w:r>
      <w:r w:rsidR="00A07660">
        <w:rPr>
          <w:rFonts w:asciiTheme="majorBidi" w:hAnsiTheme="majorBidi" w:cstheme="majorBidi"/>
          <w:sz w:val="28"/>
          <w:szCs w:val="28"/>
        </w:rPr>
        <w:t>speaking</w:t>
      </w:r>
      <w:r w:rsidR="00E86172" w:rsidRPr="004D6052">
        <w:rPr>
          <w:rFonts w:asciiTheme="majorBidi" w:hAnsiTheme="majorBidi" w:cstheme="majorBidi"/>
          <w:sz w:val="28"/>
          <w:szCs w:val="28"/>
        </w:rPr>
        <w:t xml:space="preserve"> the </w:t>
      </w:r>
      <w:r>
        <w:rPr>
          <w:rFonts w:asciiTheme="majorBidi" w:hAnsiTheme="majorBidi" w:cstheme="majorBidi"/>
          <w:sz w:val="28"/>
          <w:szCs w:val="28"/>
        </w:rPr>
        <w:t>T</w:t>
      </w:r>
      <w:r w:rsidR="00E86172" w:rsidRPr="004D6052">
        <w:rPr>
          <w:rFonts w:asciiTheme="majorBidi" w:hAnsiTheme="majorBidi" w:cstheme="majorBidi"/>
          <w:sz w:val="28"/>
          <w:szCs w:val="28"/>
        </w:rPr>
        <w:t>ruth</w:t>
      </w:r>
      <w:r w:rsidR="00DB61E4">
        <w:rPr>
          <w:rFonts w:asciiTheme="majorBidi" w:hAnsiTheme="majorBidi" w:cstheme="majorBidi"/>
          <w:sz w:val="28"/>
          <w:szCs w:val="28"/>
        </w:rPr>
        <w:t xml:space="preserve"> </w:t>
      </w:r>
      <w:r>
        <w:rPr>
          <w:rFonts w:asciiTheme="majorBidi" w:hAnsiTheme="majorBidi" w:cstheme="majorBidi"/>
          <w:sz w:val="28"/>
          <w:szCs w:val="28"/>
        </w:rPr>
        <w:t>i</w:t>
      </w:r>
      <w:r w:rsidR="00DB61E4">
        <w:rPr>
          <w:rFonts w:asciiTheme="majorBidi" w:hAnsiTheme="majorBidi" w:cstheme="majorBidi"/>
          <w:sz w:val="28"/>
          <w:szCs w:val="28"/>
        </w:rPr>
        <w:t>s an act of liber</w:t>
      </w:r>
      <w:r w:rsidR="00A07660">
        <w:rPr>
          <w:rFonts w:asciiTheme="majorBidi" w:hAnsiTheme="majorBidi" w:cstheme="majorBidi"/>
          <w:sz w:val="28"/>
          <w:szCs w:val="28"/>
        </w:rPr>
        <w:t>ation</w:t>
      </w:r>
      <w:r w:rsidR="00AF3774">
        <w:rPr>
          <w:rFonts w:asciiTheme="majorBidi" w:hAnsiTheme="majorBidi" w:cstheme="majorBidi"/>
          <w:sz w:val="28"/>
          <w:szCs w:val="28"/>
        </w:rPr>
        <w:t>. A</w:t>
      </w:r>
      <w:r w:rsidR="00A17404">
        <w:rPr>
          <w:rFonts w:asciiTheme="majorBidi" w:hAnsiTheme="majorBidi" w:cstheme="majorBidi"/>
          <w:sz w:val="28"/>
          <w:szCs w:val="28"/>
        </w:rPr>
        <w:t>gain, s</w:t>
      </w:r>
      <w:r w:rsidR="00AF3774">
        <w:rPr>
          <w:rFonts w:asciiTheme="majorBidi" w:hAnsiTheme="majorBidi" w:cstheme="majorBidi"/>
          <w:sz w:val="28"/>
          <w:szCs w:val="28"/>
        </w:rPr>
        <w:t xml:space="preserve">uch </w:t>
      </w:r>
      <w:r w:rsidR="00A17404">
        <w:rPr>
          <w:rFonts w:asciiTheme="majorBidi" w:hAnsiTheme="majorBidi" w:cstheme="majorBidi"/>
          <w:sz w:val="28"/>
          <w:szCs w:val="28"/>
        </w:rPr>
        <w:t>honesty should be</w:t>
      </w:r>
      <w:r w:rsidR="00E86172" w:rsidRPr="004D6052">
        <w:rPr>
          <w:rFonts w:asciiTheme="majorBidi" w:hAnsiTheme="majorBidi" w:cstheme="majorBidi"/>
          <w:sz w:val="28"/>
          <w:szCs w:val="28"/>
        </w:rPr>
        <w:t xml:space="preserve"> clear</w:t>
      </w:r>
      <w:r w:rsidR="00E86172">
        <w:rPr>
          <w:rFonts w:asciiTheme="majorBidi" w:hAnsiTheme="majorBidi" w:cstheme="majorBidi"/>
          <w:sz w:val="28"/>
          <w:szCs w:val="28"/>
        </w:rPr>
        <w:t xml:space="preserve"> and unapologetic</w:t>
      </w:r>
      <w:r w:rsidR="007D712C">
        <w:rPr>
          <w:rFonts w:asciiTheme="majorBidi" w:hAnsiTheme="majorBidi" w:cstheme="majorBidi"/>
          <w:sz w:val="28"/>
          <w:szCs w:val="28"/>
        </w:rPr>
        <w:t xml:space="preserve"> but, hopefully,</w:t>
      </w:r>
      <w:r w:rsidR="00E86172" w:rsidRPr="004D6052">
        <w:rPr>
          <w:rFonts w:asciiTheme="majorBidi" w:hAnsiTheme="majorBidi" w:cstheme="majorBidi"/>
          <w:sz w:val="28"/>
          <w:szCs w:val="28"/>
        </w:rPr>
        <w:t xml:space="preserve"> </w:t>
      </w:r>
      <w:r w:rsidR="008D683D">
        <w:rPr>
          <w:rFonts w:asciiTheme="majorBidi" w:hAnsiTheme="majorBidi" w:cstheme="majorBidi"/>
          <w:sz w:val="28"/>
          <w:szCs w:val="28"/>
        </w:rPr>
        <w:t xml:space="preserve">done </w:t>
      </w:r>
      <w:r w:rsidR="00E86172" w:rsidRPr="004D6052">
        <w:rPr>
          <w:rFonts w:asciiTheme="majorBidi" w:hAnsiTheme="majorBidi" w:cstheme="majorBidi"/>
          <w:sz w:val="28"/>
          <w:szCs w:val="28"/>
        </w:rPr>
        <w:t>in the spirit of</w:t>
      </w:r>
      <w:r w:rsidR="00E86172">
        <w:rPr>
          <w:rFonts w:asciiTheme="majorBidi" w:hAnsiTheme="majorBidi" w:cstheme="majorBidi"/>
          <w:sz w:val="28"/>
          <w:szCs w:val="28"/>
        </w:rPr>
        <w:t xml:space="preserve"> </w:t>
      </w:r>
      <w:r w:rsidR="00DB61E4">
        <w:rPr>
          <w:rFonts w:asciiTheme="majorBidi" w:hAnsiTheme="majorBidi" w:cstheme="majorBidi"/>
          <w:sz w:val="28"/>
          <w:szCs w:val="28"/>
        </w:rPr>
        <w:t xml:space="preserve">warmth, love, and </w:t>
      </w:r>
      <w:r w:rsidR="00E86172">
        <w:rPr>
          <w:rFonts w:asciiTheme="majorBidi" w:hAnsiTheme="majorBidi" w:cstheme="majorBidi"/>
          <w:sz w:val="28"/>
          <w:szCs w:val="28"/>
        </w:rPr>
        <w:t>empathy</w:t>
      </w:r>
      <w:r w:rsidR="00DB61E4">
        <w:rPr>
          <w:rFonts w:asciiTheme="majorBidi" w:hAnsiTheme="majorBidi" w:cstheme="majorBidi"/>
          <w:sz w:val="28"/>
          <w:szCs w:val="28"/>
        </w:rPr>
        <w:t xml:space="preserve">, </w:t>
      </w:r>
      <w:r w:rsidR="007D712C">
        <w:rPr>
          <w:rFonts w:asciiTheme="majorBidi" w:hAnsiTheme="majorBidi" w:cstheme="majorBidi"/>
          <w:sz w:val="28"/>
          <w:szCs w:val="28"/>
        </w:rPr>
        <w:t xml:space="preserve">which is </w:t>
      </w:r>
      <w:r w:rsidR="00E86172" w:rsidRPr="004D6052">
        <w:rPr>
          <w:rFonts w:asciiTheme="majorBidi" w:hAnsiTheme="majorBidi" w:cstheme="majorBidi"/>
          <w:sz w:val="28"/>
          <w:szCs w:val="28"/>
        </w:rPr>
        <w:t>one of the</w:t>
      </w:r>
      <w:r w:rsidR="00E86172">
        <w:rPr>
          <w:rFonts w:asciiTheme="majorBidi" w:hAnsiTheme="majorBidi" w:cstheme="majorBidi"/>
          <w:sz w:val="28"/>
          <w:szCs w:val="28"/>
        </w:rPr>
        <w:t xml:space="preserve"> book’s</w:t>
      </w:r>
      <w:r w:rsidR="00E86172" w:rsidRPr="004D6052">
        <w:rPr>
          <w:rFonts w:asciiTheme="majorBidi" w:hAnsiTheme="majorBidi" w:cstheme="majorBidi"/>
          <w:sz w:val="28"/>
          <w:szCs w:val="28"/>
        </w:rPr>
        <w:t xml:space="preserve"> </w:t>
      </w:r>
      <w:r w:rsidR="00514038">
        <w:rPr>
          <w:rFonts w:asciiTheme="majorBidi" w:hAnsiTheme="majorBidi" w:cstheme="majorBidi"/>
          <w:sz w:val="28"/>
          <w:szCs w:val="28"/>
        </w:rPr>
        <w:t>main benchmarks</w:t>
      </w:r>
      <w:r w:rsidR="00E86172" w:rsidRPr="004D6052">
        <w:rPr>
          <w:rFonts w:asciiTheme="majorBidi" w:hAnsiTheme="majorBidi" w:cstheme="majorBidi"/>
          <w:color w:val="000000"/>
          <w:sz w:val="28"/>
          <w:szCs w:val="28"/>
        </w:rPr>
        <w:t>.</w:t>
      </w:r>
      <w:r w:rsidR="00E86172">
        <w:rPr>
          <w:rFonts w:asciiTheme="majorBidi" w:hAnsiTheme="majorBidi" w:cstheme="majorBidi"/>
          <w:sz w:val="28"/>
          <w:szCs w:val="28"/>
        </w:rPr>
        <w:t xml:space="preserve"> </w:t>
      </w:r>
      <w:r w:rsidR="00514038">
        <w:rPr>
          <w:rFonts w:asciiTheme="majorBidi" w:hAnsiTheme="majorBidi" w:cstheme="majorBidi"/>
          <w:sz w:val="28"/>
          <w:szCs w:val="28"/>
        </w:rPr>
        <w:t xml:space="preserve">In this vein, </w:t>
      </w:r>
      <w:r w:rsidR="00514038">
        <w:rPr>
          <w:rFonts w:asciiTheme="majorBidi" w:hAnsiTheme="majorBidi" w:cstheme="majorBidi"/>
          <w:b/>
          <w:bCs/>
          <w:sz w:val="28"/>
          <w:szCs w:val="28"/>
        </w:rPr>
        <w:t>a</w:t>
      </w:r>
      <w:r w:rsidR="00E86172" w:rsidRPr="007D0ECA">
        <w:rPr>
          <w:rFonts w:asciiTheme="majorBidi" w:hAnsiTheme="majorBidi" w:cstheme="majorBidi"/>
          <w:b/>
          <w:bCs/>
          <w:sz w:val="28"/>
          <w:szCs w:val="28"/>
        </w:rPr>
        <w:t>l-Shaykh ‘Alī al-Yashruṭī</w:t>
      </w:r>
      <w:r w:rsidR="00E86172">
        <w:rPr>
          <w:rStyle w:val="FootnoteReference"/>
          <w:rFonts w:asciiTheme="majorBidi" w:hAnsiTheme="majorBidi" w:cstheme="majorBidi"/>
          <w:sz w:val="28"/>
          <w:szCs w:val="28"/>
        </w:rPr>
        <w:footnoteReference w:id="90"/>
      </w:r>
      <w:r w:rsidR="00E86172">
        <w:rPr>
          <w:rFonts w:asciiTheme="majorBidi" w:hAnsiTheme="majorBidi" w:cstheme="majorBidi"/>
          <w:sz w:val="28"/>
          <w:szCs w:val="28"/>
        </w:rPr>
        <w:t xml:space="preserve"> taught that</w:t>
      </w:r>
      <w:r w:rsidR="00E86172" w:rsidRPr="008D683D">
        <w:rPr>
          <w:rFonts w:asciiTheme="majorBidi" w:hAnsiTheme="majorBidi" w:cstheme="majorBidi"/>
          <w:i/>
          <w:iCs/>
          <w:sz w:val="28"/>
          <w:szCs w:val="28"/>
          <w:u w:val="single"/>
        </w:rPr>
        <w:t xml:space="preserve"> empathy </w:t>
      </w:r>
      <w:r w:rsidR="00DB61E4" w:rsidRPr="008D683D">
        <w:rPr>
          <w:rFonts w:asciiTheme="majorBidi" w:hAnsiTheme="majorBidi" w:cstheme="majorBidi"/>
          <w:i/>
          <w:iCs/>
          <w:sz w:val="28"/>
          <w:szCs w:val="28"/>
          <w:u w:val="single"/>
        </w:rPr>
        <w:t xml:space="preserve">is </w:t>
      </w:r>
      <w:r w:rsidR="00E86172" w:rsidRPr="008D683D">
        <w:rPr>
          <w:rFonts w:asciiTheme="majorBidi" w:hAnsiTheme="majorBidi" w:cstheme="majorBidi"/>
          <w:i/>
          <w:iCs/>
          <w:sz w:val="28"/>
          <w:szCs w:val="28"/>
          <w:u w:val="single"/>
        </w:rPr>
        <w:t>a type of cognition</w:t>
      </w:r>
      <w:r w:rsidR="00E86172">
        <w:rPr>
          <w:rFonts w:asciiTheme="majorBidi" w:hAnsiTheme="majorBidi" w:cstheme="majorBidi"/>
          <w:sz w:val="28"/>
          <w:szCs w:val="28"/>
        </w:rPr>
        <w:t>, produc</w:t>
      </w:r>
      <w:r w:rsidR="00DB61E4">
        <w:rPr>
          <w:rFonts w:asciiTheme="majorBidi" w:hAnsiTheme="majorBidi" w:cstheme="majorBidi"/>
          <w:sz w:val="28"/>
          <w:szCs w:val="28"/>
        </w:rPr>
        <w:t>ing</w:t>
      </w:r>
      <w:r w:rsidR="00E86172">
        <w:rPr>
          <w:rFonts w:asciiTheme="majorBidi" w:hAnsiTheme="majorBidi" w:cstheme="majorBidi"/>
          <w:sz w:val="28"/>
          <w:szCs w:val="28"/>
        </w:rPr>
        <w:t xml:space="preserve"> its own special types of knowledge.</w:t>
      </w:r>
      <w:r w:rsidR="00DB61E4">
        <w:rPr>
          <w:rStyle w:val="FootnoteReference"/>
          <w:rFonts w:asciiTheme="majorBidi" w:hAnsiTheme="majorBidi" w:cstheme="majorBidi"/>
          <w:sz w:val="28"/>
          <w:szCs w:val="28"/>
        </w:rPr>
        <w:footnoteReference w:id="91"/>
      </w:r>
      <w:r w:rsidR="00E86172">
        <w:rPr>
          <w:rFonts w:asciiTheme="majorBidi" w:hAnsiTheme="majorBidi" w:cstheme="majorBidi"/>
          <w:sz w:val="28"/>
          <w:szCs w:val="28"/>
        </w:rPr>
        <w:t xml:space="preserve"> Such empathy-based knowledge, he taught, is </w:t>
      </w:r>
      <w:r w:rsidR="009E1040">
        <w:rPr>
          <w:rFonts w:asciiTheme="majorBidi" w:hAnsiTheme="majorBidi" w:cstheme="majorBidi"/>
          <w:sz w:val="28"/>
          <w:szCs w:val="28"/>
        </w:rPr>
        <w:t>implanted</w:t>
      </w:r>
      <w:r w:rsidR="00E86172">
        <w:rPr>
          <w:rFonts w:asciiTheme="majorBidi" w:hAnsiTheme="majorBidi" w:cstheme="majorBidi"/>
          <w:sz w:val="28"/>
          <w:szCs w:val="28"/>
        </w:rPr>
        <w:t xml:space="preserve"> in the service of the Other (</w:t>
      </w:r>
      <w:r w:rsidR="00E86172">
        <w:rPr>
          <w:rFonts w:asciiTheme="majorBidi" w:hAnsiTheme="majorBidi" w:cstheme="majorBidi"/>
          <w:i/>
          <w:iCs/>
          <w:sz w:val="28"/>
          <w:szCs w:val="28"/>
        </w:rPr>
        <w:t>al-khidma</w:t>
      </w:r>
      <w:r w:rsidR="00E86172">
        <w:rPr>
          <w:rFonts w:asciiTheme="majorBidi" w:hAnsiTheme="majorBidi" w:cstheme="majorBidi"/>
          <w:sz w:val="28"/>
          <w:szCs w:val="28"/>
        </w:rPr>
        <w:t>)</w:t>
      </w:r>
      <w:r w:rsidR="002C32A2">
        <w:rPr>
          <w:rFonts w:asciiTheme="majorBidi" w:hAnsiTheme="majorBidi" w:cstheme="majorBidi"/>
          <w:sz w:val="28"/>
          <w:szCs w:val="28"/>
        </w:rPr>
        <w:t xml:space="preserve">, </w:t>
      </w:r>
      <w:r w:rsidR="00E86172">
        <w:rPr>
          <w:rFonts w:asciiTheme="majorBidi" w:hAnsiTheme="majorBidi" w:cstheme="majorBidi"/>
          <w:sz w:val="28"/>
          <w:szCs w:val="28"/>
        </w:rPr>
        <w:t xml:space="preserve">which </w:t>
      </w:r>
      <w:r w:rsidR="002C32A2">
        <w:rPr>
          <w:rFonts w:asciiTheme="majorBidi" w:hAnsiTheme="majorBidi" w:cstheme="majorBidi"/>
          <w:sz w:val="28"/>
          <w:szCs w:val="28"/>
        </w:rPr>
        <w:t xml:space="preserve">must be </w:t>
      </w:r>
      <w:r w:rsidR="009E1040">
        <w:rPr>
          <w:rFonts w:asciiTheme="majorBidi" w:hAnsiTheme="majorBidi" w:cstheme="majorBidi"/>
          <w:sz w:val="28"/>
          <w:szCs w:val="28"/>
        </w:rPr>
        <w:t xml:space="preserve">rooted </w:t>
      </w:r>
      <w:r w:rsidR="00E86172">
        <w:rPr>
          <w:rFonts w:asciiTheme="majorBidi" w:hAnsiTheme="majorBidi" w:cstheme="majorBidi"/>
          <w:sz w:val="28"/>
          <w:szCs w:val="28"/>
        </w:rPr>
        <w:t>in love (</w:t>
      </w:r>
      <w:r w:rsidR="00E86172">
        <w:rPr>
          <w:rFonts w:asciiTheme="majorBidi" w:hAnsiTheme="majorBidi" w:cstheme="majorBidi"/>
          <w:i/>
          <w:iCs/>
          <w:sz w:val="28"/>
          <w:szCs w:val="28"/>
        </w:rPr>
        <w:t>al-ma</w:t>
      </w:r>
      <w:r w:rsidR="00E86172" w:rsidRPr="00EB5491">
        <w:rPr>
          <w:rFonts w:asciiTheme="majorBidi" w:hAnsiTheme="majorBidi" w:cstheme="majorBidi"/>
          <w:i/>
          <w:iCs/>
          <w:sz w:val="28"/>
          <w:szCs w:val="28"/>
        </w:rPr>
        <w:t>ḥ</w:t>
      </w:r>
      <w:r w:rsidR="00E86172">
        <w:rPr>
          <w:rFonts w:asciiTheme="majorBidi" w:hAnsiTheme="majorBidi" w:cstheme="majorBidi"/>
          <w:i/>
          <w:iCs/>
          <w:sz w:val="28"/>
          <w:szCs w:val="28"/>
        </w:rPr>
        <w:t>abba</w:t>
      </w:r>
      <w:r w:rsidR="00E86172">
        <w:rPr>
          <w:rFonts w:asciiTheme="majorBidi" w:hAnsiTheme="majorBidi" w:cstheme="majorBidi"/>
          <w:sz w:val="28"/>
          <w:szCs w:val="28"/>
        </w:rPr>
        <w:t>)</w:t>
      </w:r>
      <w:r w:rsidR="002C32A2">
        <w:rPr>
          <w:rFonts w:asciiTheme="majorBidi" w:hAnsiTheme="majorBidi" w:cstheme="majorBidi"/>
          <w:sz w:val="28"/>
          <w:szCs w:val="28"/>
        </w:rPr>
        <w:t xml:space="preserve"> </w:t>
      </w:r>
      <w:r w:rsidR="00E86172">
        <w:rPr>
          <w:rFonts w:asciiTheme="majorBidi" w:hAnsiTheme="majorBidi" w:cstheme="majorBidi"/>
          <w:sz w:val="28"/>
          <w:szCs w:val="28"/>
        </w:rPr>
        <w:t>and spiritual discipline (</w:t>
      </w:r>
      <w:r w:rsidR="00E86172">
        <w:rPr>
          <w:rFonts w:asciiTheme="majorBidi" w:hAnsiTheme="majorBidi" w:cstheme="majorBidi"/>
          <w:i/>
          <w:iCs/>
          <w:sz w:val="28"/>
          <w:szCs w:val="28"/>
        </w:rPr>
        <w:t>ta’d</w:t>
      </w:r>
      <w:r w:rsidR="00E86172" w:rsidRPr="00EB5491">
        <w:rPr>
          <w:rFonts w:asciiTheme="majorBidi" w:hAnsiTheme="majorBidi" w:cstheme="majorBidi"/>
          <w:i/>
          <w:iCs/>
          <w:sz w:val="28"/>
          <w:szCs w:val="28"/>
        </w:rPr>
        <w:t>ī</w:t>
      </w:r>
      <w:r w:rsidR="00E86172">
        <w:rPr>
          <w:rFonts w:asciiTheme="majorBidi" w:hAnsiTheme="majorBidi" w:cstheme="majorBidi"/>
          <w:i/>
          <w:iCs/>
          <w:sz w:val="28"/>
          <w:szCs w:val="28"/>
        </w:rPr>
        <w:t>b</w:t>
      </w:r>
      <w:r w:rsidR="00E86172">
        <w:rPr>
          <w:rFonts w:asciiTheme="majorBidi" w:hAnsiTheme="majorBidi" w:cstheme="majorBidi"/>
          <w:sz w:val="28"/>
          <w:szCs w:val="28"/>
        </w:rPr>
        <w:t xml:space="preserve">). </w:t>
      </w:r>
      <w:r w:rsidR="00E86172">
        <w:rPr>
          <w:rFonts w:asciiTheme="majorBidi" w:hAnsiTheme="majorBidi" w:cstheme="majorBidi"/>
          <w:i/>
          <w:iCs/>
          <w:sz w:val="28"/>
          <w:szCs w:val="28"/>
        </w:rPr>
        <w:t>The First Teaching</w:t>
      </w:r>
      <w:r w:rsidR="009E1040" w:rsidRPr="009E1040">
        <w:rPr>
          <w:rFonts w:asciiTheme="majorBidi" w:hAnsiTheme="majorBidi" w:cstheme="majorBidi"/>
          <w:sz w:val="28"/>
          <w:szCs w:val="28"/>
        </w:rPr>
        <w:t xml:space="preserve"> </w:t>
      </w:r>
      <w:r w:rsidR="009E1040">
        <w:rPr>
          <w:rFonts w:asciiTheme="majorBidi" w:hAnsiTheme="majorBidi" w:cstheme="majorBidi"/>
          <w:sz w:val="28"/>
          <w:szCs w:val="28"/>
        </w:rPr>
        <w:t>firmly and fully</w:t>
      </w:r>
      <w:r w:rsidR="00E86172">
        <w:rPr>
          <w:rFonts w:asciiTheme="majorBidi" w:hAnsiTheme="majorBidi" w:cstheme="majorBidi"/>
          <w:i/>
          <w:iCs/>
          <w:sz w:val="28"/>
          <w:szCs w:val="28"/>
        </w:rPr>
        <w:t xml:space="preserve"> </w:t>
      </w:r>
      <w:r w:rsidR="00E86172">
        <w:rPr>
          <w:rFonts w:asciiTheme="majorBidi" w:hAnsiTheme="majorBidi" w:cstheme="majorBidi"/>
          <w:sz w:val="28"/>
          <w:szCs w:val="28"/>
        </w:rPr>
        <w:t xml:space="preserve">endorses </w:t>
      </w:r>
      <w:r w:rsidR="00E86172" w:rsidRPr="004D6052">
        <w:rPr>
          <w:rFonts w:asciiTheme="majorBidi" w:hAnsiTheme="majorBidi" w:cstheme="majorBidi"/>
          <w:sz w:val="28"/>
          <w:szCs w:val="28"/>
        </w:rPr>
        <w:t xml:space="preserve">the imperative of </w:t>
      </w:r>
      <w:r w:rsidR="00E86172">
        <w:rPr>
          <w:rFonts w:asciiTheme="majorBidi" w:hAnsiTheme="majorBidi" w:cstheme="majorBidi"/>
          <w:sz w:val="28"/>
          <w:szCs w:val="28"/>
        </w:rPr>
        <w:t>empathy, hold</w:t>
      </w:r>
      <w:r w:rsidR="009E1040">
        <w:rPr>
          <w:rFonts w:asciiTheme="majorBidi" w:hAnsiTheme="majorBidi" w:cstheme="majorBidi"/>
          <w:sz w:val="28"/>
          <w:szCs w:val="28"/>
        </w:rPr>
        <w:t>ing</w:t>
      </w:r>
      <w:r w:rsidR="00E86172">
        <w:rPr>
          <w:rFonts w:asciiTheme="majorBidi" w:hAnsiTheme="majorBidi" w:cstheme="majorBidi"/>
          <w:sz w:val="28"/>
          <w:szCs w:val="28"/>
        </w:rPr>
        <w:t xml:space="preserve"> that one of the many blessings of empathy is</w:t>
      </w:r>
      <w:r w:rsidR="009E1040">
        <w:rPr>
          <w:rFonts w:asciiTheme="majorBidi" w:hAnsiTheme="majorBidi" w:cstheme="majorBidi"/>
          <w:sz w:val="28"/>
          <w:szCs w:val="28"/>
        </w:rPr>
        <w:t xml:space="preserve"> to l</w:t>
      </w:r>
      <w:r w:rsidR="00606DC6">
        <w:rPr>
          <w:rFonts w:asciiTheme="majorBidi" w:hAnsiTheme="majorBidi" w:cstheme="majorBidi"/>
          <w:sz w:val="28"/>
          <w:szCs w:val="28"/>
        </w:rPr>
        <w:t xml:space="preserve">ighten the burden of </w:t>
      </w:r>
      <w:r w:rsidR="00E86172">
        <w:rPr>
          <w:rFonts w:asciiTheme="majorBidi" w:hAnsiTheme="majorBidi" w:cstheme="majorBidi"/>
          <w:sz w:val="28"/>
          <w:szCs w:val="28"/>
        </w:rPr>
        <w:t>speak</w:t>
      </w:r>
      <w:r w:rsidR="00606DC6">
        <w:rPr>
          <w:rFonts w:asciiTheme="majorBidi" w:hAnsiTheme="majorBidi" w:cstheme="majorBidi"/>
          <w:sz w:val="28"/>
          <w:szCs w:val="28"/>
        </w:rPr>
        <w:t>ing</w:t>
      </w:r>
      <w:r w:rsidR="00E86172">
        <w:rPr>
          <w:rFonts w:asciiTheme="majorBidi" w:hAnsiTheme="majorBidi" w:cstheme="majorBidi"/>
          <w:sz w:val="28"/>
          <w:szCs w:val="28"/>
        </w:rPr>
        <w:t xml:space="preserve"> the truth with love,</w:t>
      </w:r>
      <w:r w:rsidR="00606DC6">
        <w:rPr>
          <w:rFonts w:asciiTheme="majorBidi" w:hAnsiTheme="majorBidi" w:cstheme="majorBidi"/>
          <w:sz w:val="28"/>
          <w:szCs w:val="28"/>
        </w:rPr>
        <w:t xml:space="preserve"> by opening up the channels of </w:t>
      </w:r>
      <w:r w:rsidR="00E86172" w:rsidRPr="004D6052">
        <w:rPr>
          <w:rFonts w:asciiTheme="majorBidi" w:hAnsiTheme="majorBidi" w:cstheme="majorBidi"/>
          <w:sz w:val="28"/>
          <w:szCs w:val="28"/>
        </w:rPr>
        <w:t xml:space="preserve">honest, calm, and </w:t>
      </w:r>
      <w:r w:rsidR="00606DC6">
        <w:rPr>
          <w:rFonts w:asciiTheme="majorBidi" w:hAnsiTheme="majorBidi" w:cstheme="majorBidi"/>
          <w:sz w:val="28"/>
          <w:szCs w:val="28"/>
        </w:rPr>
        <w:t>Humane</w:t>
      </w:r>
      <w:r w:rsidR="00E86172" w:rsidRPr="004D6052">
        <w:rPr>
          <w:rFonts w:asciiTheme="majorBidi" w:hAnsiTheme="majorBidi" w:cstheme="majorBidi"/>
          <w:sz w:val="28"/>
          <w:szCs w:val="28"/>
        </w:rPr>
        <w:t xml:space="preserve"> dialogue </w:t>
      </w:r>
      <w:r w:rsidR="00E86172">
        <w:rPr>
          <w:rFonts w:asciiTheme="majorBidi" w:hAnsiTheme="majorBidi" w:cstheme="majorBidi"/>
          <w:sz w:val="28"/>
          <w:szCs w:val="28"/>
        </w:rPr>
        <w:t>among</w:t>
      </w:r>
      <w:r w:rsidR="00E86172" w:rsidRPr="004D6052">
        <w:rPr>
          <w:rFonts w:asciiTheme="majorBidi" w:hAnsiTheme="majorBidi" w:cstheme="majorBidi"/>
          <w:sz w:val="28"/>
          <w:szCs w:val="28"/>
        </w:rPr>
        <w:t xml:space="preserve"> people </w:t>
      </w:r>
      <w:r w:rsidR="00E86172">
        <w:rPr>
          <w:rFonts w:asciiTheme="majorBidi" w:hAnsiTheme="majorBidi" w:cstheme="majorBidi"/>
          <w:sz w:val="28"/>
          <w:szCs w:val="28"/>
        </w:rPr>
        <w:t>on the basis of mutual</w:t>
      </w:r>
      <w:r w:rsidR="00E86172" w:rsidRPr="004D6052">
        <w:rPr>
          <w:rFonts w:asciiTheme="majorBidi" w:hAnsiTheme="majorBidi" w:cstheme="majorBidi"/>
          <w:sz w:val="28"/>
          <w:szCs w:val="28"/>
        </w:rPr>
        <w:t xml:space="preserve"> respect</w:t>
      </w:r>
      <w:r w:rsidR="00E86172">
        <w:rPr>
          <w:rFonts w:asciiTheme="majorBidi" w:hAnsiTheme="majorBidi" w:cstheme="majorBidi"/>
          <w:sz w:val="28"/>
          <w:szCs w:val="28"/>
        </w:rPr>
        <w:t>—</w:t>
      </w:r>
      <w:r w:rsidR="00E86172" w:rsidRPr="004D6052">
        <w:rPr>
          <w:rFonts w:asciiTheme="majorBidi" w:hAnsiTheme="majorBidi" w:cstheme="majorBidi"/>
          <w:sz w:val="28"/>
          <w:szCs w:val="28"/>
        </w:rPr>
        <w:t>despite diverse backgrounds</w:t>
      </w:r>
      <w:r w:rsidR="00E86172">
        <w:rPr>
          <w:rFonts w:asciiTheme="majorBidi" w:hAnsiTheme="majorBidi" w:cstheme="majorBidi"/>
          <w:sz w:val="28"/>
          <w:szCs w:val="28"/>
        </w:rPr>
        <w:t>,</w:t>
      </w:r>
      <w:r w:rsidR="00E86172" w:rsidRPr="004D6052">
        <w:rPr>
          <w:rFonts w:asciiTheme="majorBidi" w:hAnsiTheme="majorBidi" w:cstheme="majorBidi"/>
          <w:sz w:val="28"/>
          <w:szCs w:val="28"/>
        </w:rPr>
        <w:t xml:space="preserve"> outlooks</w:t>
      </w:r>
      <w:r w:rsidR="00E86172">
        <w:rPr>
          <w:rFonts w:asciiTheme="majorBidi" w:hAnsiTheme="majorBidi" w:cstheme="majorBidi"/>
          <w:sz w:val="28"/>
          <w:szCs w:val="28"/>
        </w:rPr>
        <w:t>, and purposes</w:t>
      </w:r>
      <w:r w:rsidR="00E86172" w:rsidRPr="004D6052">
        <w:rPr>
          <w:rFonts w:asciiTheme="majorBidi" w:hAnsiTheme="majorBidi" w:cstheme="majorBidi"/>
          <w:sz w:val="28"/>
          <w:szCs w:val="28"/>
        </w:rPr>
        <w:t xml:space="preserve">. </w:t>
      </w:r>
      <w:r w:rsidR="00E86172">
        <w:rPr>
          <w:rFonts w:asciiTheme="majorBidi" w:hAnsiTheme="majorBidi" w:cstheme="majorBidi"/>
          <w:sz w:val="28"/>
          <w:szCs w:val="28"/>
        </w:rPr>
        <w:t xml:space="preserve">Thus, </w:t>
      </w:r>
      <w:r w:rsidR="00E86172">
        <w:rPr>
          <w:rFonts w:asciiTheme="majorBidi" w:eastAsiaTheme="minorEastAsia" w:hAnsiTheme="majorBidi" w:cstheme="majorBidi"/>
          <w:i/>
          <w:iCs/>
          <w:color w:val="000000"/>
          <w:sz w:val="28"/>
          <w:szCs w:val="28"/>
        </w:rPr>
        <w:t xml:space="preserve">The First Teaching </w:t>
      </w:r>
      <w:r w:rsidR="00E86172">
        <w:rPr>
          <w:rFonts w:asciiTheme="majorBidi" w:eastAsiaTheme="minorEastAsia" w:hAnsiTheme="majorBidi" w:cstheme="majorBidi"/>
          <w:color w:val="000000"/>
          <w:sz w:val="28"/>
          <w:szCs w:val="28"/>
        </w:rPr>
        <w:t>advocates</w:t>
      </w:r>
      <w:r w:rsidR="00E86172" w:rsidRPr="00A53387">
        <w:rPr>
          <w:rFonts w:asciiTheme="majorBidi" w:eastAsiaTheme="minorEastAsia" w:hAnsiTheme="majorBidi" w:cstheme="majorBidi"/>
          <w:color w:val="000000"/>
          <w:sz w:val="28"/>
          <w:szCs w:val="28"/>
        </w:rPr>
        <w:t xml:space="preserve"> </w:t>
      </w:r>
      <w:r w:rsidR="00E86172">
        <w:rPr>
          <w:rFonts w:asciiTheme="majorBidi" w:eastAsiaTheme="minorEastAsia" w:hAnsiTheme="majorBidi" w:cstheme="majorBidi"/>
          <w:color w:val="000000"/>
          <w:sz w:val="28"/>
          <w:szCs w:val="28"/>
        </w:rPr>
        <w:t xml:space="preserve">a process of self-discovery and positive interchange with the Other based on </w:t>
      </w:r>
      <w:r w:rsidR="00426F07">
        <w:rPr>
          <w:rFonts w:asciiTheme="majorBidi" w:eastAsiaTheme="minorEastAsia" w:hAnsiTheme="majorBidi" w:cstheme="majorBidi"/>
          <w:color w:val="000000"/>
          <w:sz w:val="28"/>
          <w:szCs w:val="28"/>
        </w:rPr>
        <w:t xml:space="preserve">empathy and </w:t>
      </w:r>
      <w:r w:rsidR="00E86172">
        <w:rPr>
          <w:rFonts w:asciiTheme="majorBidi" w:eastAsiaTheme="minorEastAsia" w:hAnsiTheme="majorBidi" w:cstheme="majorBidi"/>
          <w:color w:val="000000"/>
          <w:sz w:val="28"/>
          <w:szCs w:val="28"/>
        </w:rPr>
        <w:t>love, which</w:t>
      </w:r>
      <w:r w:rsidR="00E86172" w:rsidRPr="00E405A5">
        <w:rPr>
          <w:rFonts w:asciiTheme="majorBidi" w:eastAsiaTheme="minorEastAsia" w:hAnsiTheme="majorBidi" w:cstheme="majorBidi"/>
          <w:color w:val="000000"/>
          <w:sz w:val="28"/>
          <w:szCs w:val="28"/>
        </w:rPr>
        <w:t xml:space="preserve"> </w:t>
      </w:r>
      <w:r w:rsidR="00E86172">
        <w:rPr>
          <w:rFonts w:asciiTheme="majorBidi" w:eastAsiaTheme="minorEastAsia" w:hAnsiTheme="majorBidi" w:cstheme="majorBidi"/>
          <w:color w:val="000000"/>
          <w:sz w:val="28"/>
          <w:szCs w:val="28"/>
        </w:rPr>
        <w:t>does not stop short with</w:t>
      </w:r>
      <w:r w:rsidR="00E86172" w:rsidRPr="001830A7">
        <w:rPr>
          <w:rFonts w:asciiTheme="majorBidi" w:eastAsiaTheme="minorEastAsia" w:hAnsiTheme="majorBidi" w:cstheme="majorBidi"/>
          <w:color w:val="000000"/>
          <w:sz w:val="28"/>
          <w:szCs w:val="28"/>
        </w:rPr>
        <w:t xml:space="preserve"> </w:t>
      </w:r>
      <w:r w:rsidR="00E86172">
        <w:rPr>
          <w:rFonts w:asciiTheme="majorBidi" w:eastAsiaTheme="minorEastAsia" w:hAnsiTheme="majorBidi" w:cstheme="majorBidi"/>
          <w:color w:val="000000"/>
          <w:sz w:val="28"/>
          <w:szCs w:val="28"/>
        </w:rPr>
        <w:t>authentic documentation and demonstrative proof</w:t>
      </w:r>
      <w:r w:rsidR="00E86172" w:rsidRPr="00E405A5">
        <w:rPr>
          <w:rFonts w:asciiTheme="majorBidi" w:eastAsiaTheme="minorEastAsia" w:hAnsiTheme="majorBidi" w:cstheme="majorBidi"/>
          <w:color w:val="000000"/>
          <w:sz w:val="28"/>
          <w:szCs w:val="28"/>
        </w:rPr>
        <w:t xml:space="preserve"> </w:t>
      </w:r>
      <w:r w:rsidR="00E86172">
        <w:rPr>
          <w:rFonts w:asciiTheme="majorBidi" w:eastAsiaTheme="minorEastAsia" w:hAnsiTheme="majorBidi" w:cstheme="majorBidi"/>
          <w:color w:val="000000"/>
          <w:sz w:val="28"/>
          <w:szCs w:val="28"/>
        </w:rPr>
        <w:t xml:space="preserve">alone—as sound and necessary as they may be. For without warm-heartedness, mere </w:t>
      </w:r>
      <w:r w:rsidR="00E86172" w:rsidRPr="00E405A5">
        <w:rPr>
          <w:rFonts w:asciiTheme="majorBidi" w:eastAsiaTheme="minorEastAsia" w:hAnsiTheme="majorBidi" w:cstheme="majorBidi"/>
          <w:color w:val="000000"/>
          <w:sz w:val="28"/>
          <w:szCs w:val="28"/>
        </w:rPr>
        <w:t>information</w:t>
      </w:r>
      <w:r w:rsidR="00E86172">
        <w:rPr>
          <w:rFonts w:asciiTheme="majorBidi" w:eastAsiaTheme="minorEastAsia" w:hAnsiTheme="majorBidi" w:cstheme="majorBidi"/>
          <w:color w:val="000000"/>
          <w:sz w:val="28"/>
          <w:szCs w:val="28"/>
        </w:rPr>
        <w:t xml:space="preserve"> and reasoning—even when free of </w:t>
      </w:r>
      <w:r w:rsidR="00E86172" w:rsidRPr="004D6052">
        <w:rPr>
          <w:rFonts w:asciiTheme="majorBidi" w:hAnsiTheme="majorBidi" w:cstheme="majorBidi"/>
          <w:sz w:val="28"/>
          <w:szCs w:val="28"/>
        </w:rPr>
        <w:t>disinformation</w:t>
      </w:r>
      <w:r w:rsidR="00E86172">
        <w:rPr>
          <w:rFonts w:asciiTheme="majorBidi" w:hAnsiTheme="majorBidi" w:cstheme="majorBidi"/>
          <w:sz w:val="28"/>
          <w:szCs w:val="28"/>
        </w:rPr>
        <w:t xml:space="preserve"> and schemes of</w:t>
      </w:r>
      <w:r w:rsidR="00E86172" w:rsidRPr="004D6052">
        <w:rPr>
          <w:rFonts w:asciiTheme="majorBidi" w:hAnsiTheme="majorBidi" w:cstheme="majorBidi"/>
          <w:sz w:val="28"/>
          <w:szCs w:val="28"/>
        </w:rPr>
        <w:t xml:space="preserve"> manipulation</w:t>
      </w:r>
      <w:r w:rsidR="00E86172">
        <w:rPr>
          <w:rFonts w:asciiTheme="majorBidi" w:eastAsiaTheme="minorEastAsia" w:hAnsiTheme="majorBidi" w:cstheme="majorBidi"/>
          <w:color w:val="000000"/>
          <w:sz w:val="28"/>
          <w:szCs w:val="28"/>
        </w:rPr>
        <w:t>—cannot lead to true</w:t>
      </w:r>
      <w:r w:rsidR="00E86172" w:rsidRPr="00E405A5">
        <w:rPr>
          <w:rFonts w:asciiTheme="majorBidi" w:eastAsiaTheme="minorEastAsia" w:hAnsiTheme="majorBidi" w:cstheme="majorBidi"/>
          <w:color w:val="000000"/>
          <w:sz w:val="28"/>
          <w:szCs w:val="28"/>
        </w:rPr>
        <w:t xml:space="preserve"> understanding</w:t>
      </w:r>
      <w:r w:rsidR="00E86172">
        <w:rPr>
          <w:rFonts w:asciiTheme="majorBidi" w:eastAsiaTheme="minorEastAsia" w:hAnsiTheme="majorBidi" w:cstheme="majorBidi"/>
          <w:color w:val="000000"/>
          <w:sz w:val="28"/>
          <w:szCs w:val="28"/>
        </w:rPr>
        <w:t xml:space="preserve"> and</w:t>
      </w:r>
      <w:r w:rsidR="00E86172" w:rsidRPr="00E405A5">
        <w:rPr>
          <w:rFonts w:asciiTheme="majorBidi" w:eastAsiaTheme="minorEastAsia" w:hAnsiTheme="majorBidi" w:cstheme="majorBidi"/>
          <w:color w:val="000000"/>
          <w:sz w:val="28"/>
          <w:szCs w:val="28"/>
        </w:rPr>
        <w:t xml:space="preserve"> </w:t>
      </w:r>
      <w:r w:rsidR="008F70E2">
        <w:rPr>
          <w:rFonts w:asciiTheme="majorBidi" w:eastAsiaTheme="minorEastAsia" w:hAnsiTheme="majorBidi" w:cstheme="majorBidi"/>
          <w:color w:val="000000"/>
          <w:sz w:val="28"/>
          <w:szCs w:val="28"/>
        </w:rPr>
        <w:t xml:space="preserve">is unlikely ever to </w:t>
      </w:r>
      <w:r w:rsidR="00E86172" w:rsidRPr="00E405A5">
        <w:rPr>
          <w:rFonts w:asciiTheme="majorBidi" w:eastAsiaTheme="minorEastAsia" w:hAnsiTheme="majorBidi" w:cstheme="majorBidi"/>
          <w:color w:val="000000"/>
          <w:sz w:val="28"/>
          <w:szCs w:val="28"/>
        </w:rPr>
        <w:t>be</w:t>
      </w:r>
      <w:r w:rsidR="00E86172">
        <w:rPr>
          <w:rFonts w:asciiTheme="majorBidi" w:eastAsiaTheme="minorEastAsia" w:hAnsiTheme="majorBidi" w:cstheme="majorBidi"/>
          <w:color w:val="000000"/>
          <w:sz w:val="28"/>
          <w:szCs w:val="28"/>
        </w:rPr>
        <w:t xml:space="preserve"> anything more than short-lived and</w:t>
      </w:r>
      <w:r w:rsidR="00E86172" w:rsidRPr="00E405A5">
        <w:rPr>
          <w:rFonts w:asciiTheme="majorBidi" w:eastAsiaTheme="minorEastAsia" w:hAnsiTheme="majorBidi" w:cstheme="majorBidi"/>
          <w:color w:val="000000"/>
          <w:sz w:val="28"/>
          <w:szCs w:val="28"/>
        </w:rPr>
        <w:t xml:space="preserve"> superficial.</w:t>
      </w:r>
      <w:r w:rsidR="00E86172">
        <w:rPr>
          <w:rFonts w:asciiTheme="majorBidi" w:hAnsiTheme="majorBidi" w:cstheme="majorBidi"/>
          <w:sz w:val="28"/>
          <w:szCs w:val="28"/>
        </w:rPr>
        <w:t xml:space="preserve"> </w:t>
      </w:r>
    </w:p>
    <w:p w14:paraId="1420F729" w14:textId="14D5F6F9" w:rsidR="00E86172" w:rsidRDefault="00E86172" w:rsidP="00E86172">
      <w:pPr>
        <w:autoSpaceDE w:val="0"/>
        <w:autoSpaceDN w:val="0"/>
        <w:adjustRightInd w:val="0"/>
        <w:rPr>
          <w:rFonts w:asciiTheme="majorBidi" w:eastAsiaTheme="minorEastAsia" w:hAnsiTheme="majorBidi" w:cstheme="majorBidi"/>
          <w:color w:val="000000"/>
          <w:sz w:val="28"/>
          <w:szCs w:val="28"/>
        </w:rPr>
      </w:pPr>
    </w:p>
    <w:p w14:paraId="4FB6AC9F" w14:textId="4D7C342F" w:rsidR="00E86172" w:rsidRPr="00E405A5" w:rsidRDefault="003730E5" w:rsidP="00E86172">
      <w:pPr>
        <w:autoSpaceDE w:val="0"/>
        <w:autoSpaceDN w:val="0"/>
        <w:adjustRightInd w:val="0"/>
        <w:rPr>
          <w:rFonts w:asciiTheme="majorBidi" w:eastAsiaTheme="minorEastAsia" w:hAnsiTheme="majorBidi" w:cstheme="majorBidi"/>
          <w:color w:val="000000"/>
          <w:sz w:val="28"/>
          <w:szCs w:val="28"/>
        </w:rPr>
      </w:pPr>
      <w:r>
        <w:rPr>
          <w:rFonts w:asciiTheme="majorBidi" w:eastAsiaTheme="minorEastAsia" w:hAnsiTheme="majorBidi" w:cstheme="majorBidi"/>
          <w:color w:val="000000"/>
          <w:sz w:val="28"/>
          <w:szCs w:val="28"/>
        </w:rPr>
        <w:t>Mutual estrangement and a</w:t>
      </w:r>
      <w:r w:rsidR="00E86172" w:rsidRPr="00E405A5">
        <w:rPr>
          <w:rFonts w:asciiTheme="majorBidi" w:eastAsiaTheme="minorEastAsia" w:hAnsiTheme="majorBidi" w:cstheme="majorBidi"/>
          <w:color w:val="000000"/>
          <w:sz w:val="28"/>
          <w:szCs w:val="28"/>
        </w:rPr>
        <w:t>lienation</w:t>
      </w:r>
      <w:r w:rsidR="00E86172">
        <w:rPr>
          <w:rFonts w:asciiTheme="majorBidi" w:eastAsiaTheme="minorEastAsia" w:hAnsiTheme="majorBidi" w:cstheme="majorBidi"/>
          <w:color w:val="000000"/>
          <w:sz w:val="28"/>
          <w:szCs w:val="28"/>
        </w:rPr>
        <w:t xml:space="preserve"> among </w:t>
      </w:r>
      <w:r>
        <w:rPr>
          <w:rFonts w:asciiTheme="majorBidi" w:eastAsiaTheme="minorEastAsia" w:hAnsiTheme="majorBidi" w:cstheme="majorBidi"/>
          <w:color w:val="000000"/>
          <w:sz w:val="28"/>
          <w:szCs w:val="28"/>
        </w:rPr>
        <w:t>H</w:t>
      </w:r>
      <w:r w:rsidR="00E86172">
        <w:rPr>
          <w:rFonts w:asciiTheme="majorBidi" w:eastAsiaTheme="minorEastAsia" w:hAnsiTheme="majorBidi" w:cstheme="majorBidi"/>
          <w:color w:val="000000"/>
          <w:sz w:val="28"/>
          <w:szCs w:val="28"/>
        </w:rPr>
        <w:t xml:space="preserve">uman </w:t>
      </w:r>
      <w:r>
        <w:rPr>
          <w:rFonts w:asciiTheme="majorBidi" w:eastAsiaTheme="minorEastAsia" w:hAnsiTheme="majorBidi" w:cstheme="majorBidi"/>
          <w:color w:val="000000"/>
          <w:sz w:val="28"/>
          <w:szCs w:val="28"/>
        </w:rPr>
        <w:t>B</w:t>
      </w:r>
      <w:r w:rsidR="00E86172">
        <w:rPr>
          <w:rFonts w:asciiTheme="majorBidi" w:eastAsiaTheme="minorEastAsia" w:hAnsiTheme="majorBidi" w:cstheme="majorBidi"/>
          <w:color w:val="000000"/>
          <w:sz w:val="28"/>
          <w:szCs w:val="28"/>
        </w:rPr>
        <w:t>eings</w:t>
      </w:r>
      <w:r w:rsidR="00E86172" w:rsidRPr="00E405A5">
        <w:rPr>
          <w:rFonts w:asciiTheme="majorBidi" w:eastAsiaTheme="minorEastAsia" w:hAnsiTheme="majorBidi" w:cstheme="majorBidi"/>
          <w:color w:val="000000"/>
          <w:sz w:val="28"/>
          <w:szCs w:val="28"/>
        </w:rPr>
        <w:t xml:space="preserve"> blinds us </w:t>
      </w:r>
      <w:r w:rsidR="005C411A">
        <w:rPr>
          <w:rFonts w:asciiTheme="majorBidi" w:eastAsiaTheme="minorEastAsia" w:hAnsiTheme="majorBidi" w:cstheme="majorBidi"/>
          <w:color w:val="000000"/>
          <w:sz w:val="28"/>
          <w:szCs w:val="28"/>
        </w:rPr>
        <w:t>to</w:t>
      </w:r>
      <w:r w:rsidR="00E86172" w:rsidRPr="00E405A5">
        <w:rPr>
          <w:rFonts w:asciiTheme="majorBidi" w:eastAsiaTheme="minorEastAsia" w:hAnsiTheme="majorBidi" w:cstheme="majorBidi"/>
          <w:color w:val="000000"/>
          <w:sz w:val="28"/>
          <w:szCs w:val="28"/>
        </w:rPr>
        <w:t xml:space="preserve"> the good of </w:t>
      </w:r>
      <w:r w:rsidR="00E86172">
        <w:rPr>
          <w:rFonts w:asciiTheme="majorBidi" w:eastAsiaTheme="minorEastAsia" w:hAnsiTheme="majorBidi" w:cstheme="majorBidi"/>
          <w:color w:val="000000"/>
          <w:sz w:val="28"/>
          <w:szCs w:val="28"/>
        </w:rPr>
        <w:t xml:space="preserve">the </w:t>
      </w:r>
      <w:r w:rsidR="00E86172" w:rsidRPr="00E405A5">
        <w:rPr>
          <w:rFonts w:asciiTheme="majorBidi" w:eastAsiaTheme="minorEastAsia" w:hAnsiTheme="majorBidi" w:cstheme="majorBidi"/>
          <w:color w:val="000000"/>
          <w:sz w:val="28"/>
          <w:szCs w:val="28"/>
        </w:rPr>
        <w:t>Other, but</w:t>
      </w:r>
      <w:r w:rsidR="005C411A">
        <w:rPr>
          <w:rFonts w:asciiTheme="majorBidi" w:eastAsiaTheme="minorEastAsia" w:hAnsiTheme="majorBidi" w:cstheme="majorBidi"/>
          <w:color w:val="000000"/>
          <w:sz w:val="28"/>
          <w:szCs w:val="28"/>
        </w:rPr>
        <w:t xml:space="preserve"> it must be emphatically added that</w:t>
      </w:r>
      <w:r w:rsidR="00E86172">
        <w:rPr>
          <w:rFonts w:asciiTheme="majorBidi" w:eastAsiaTheme="minorEastAsia" w:hAnsiTheme="majorBidi" w:cstheme="majorBidi"/>
          <w:color w:val="000000"/>
          <w:sz w:val="28"/>
          <w:szCs w:val="28"/>
        </w:rPr>
        <w:t xml:space="preserve"> such incomprehension of the Other is</w:t>
      </w:r>
      <w:r w:rsidR="008F70E2">
        <w:rPr>
          <w:rFonts w:asciiTheme="majorBidi" w:eastAsiaTheme="minorEastAsia" w:hAnsiTheme="majorBidi" w:cstheme="majorBidi"/>
          <w:color w:val="000000"/>
          <w:sz w:val="28"/>
          <w:szCs w:val="28"/>
        </w:rPr>
        <w:t xml:space="preserve"> also</w:t>
      </w:r>
      <w:r w:rsidR="00E86172">
        <w:rPr>
          <w:rFonts w:asciiTheme="majorBidi" w:eastAsiaTheme="minorEastAsia" w:hAnsiTheme="majorBidi" w:cstheme="majorBidi"/>
          <w:color w:val="000000"/>
          <w:sz w:val="28"/>
          <w:szCs w:val="28"/>
        </w:rPr>
        <w:t xml:space="preserve"> unnatural. </w:t>
      </w:r>
      <w:r w:rsidR="00A63161">
        <w:rPr>
          <w:rFonts w:asciiTheme="majorBidi" w:eastAsiaTheme="minorEastAsia" w:hAnsiTheme="majorBidi" w:cstheme="majorBidi"/>
          <w:color w:val="000000"/>
          <w:sz w:val="28"/>
          <w:szCs w:val="28"/>
        </w:rPr>
        <w:t>W</w:t>
      </w:r>
      <w:r w:rsidR="00E86172" w:rsidRPr="00E405A5">
        <w:rPr>
          <w:rFonts w:asciiTheme="majorBidi" w:eastAsiaTheme="minorEastAsia" w:hAnsiTheme="majorBidi" w:cstheme="majorBidi"/>
          <w:color w:val="000000"/>
          <w:sz w:val="28"/>
          <w:szCs w:val="28"/>
        </w:rPr>
        <w:t>holesome people</w:t>
      </w:r>
      <w:r w:rsidR="00E86172">
        <w:rPr>
          <w:rFonts w:asciiTheme="majorBidi" w:eastAsiaTheme="minorEastAsia" w:hAnsiTheme="majorBidi" w:cstheme="majorBidi"/>
          <w:color w:val="000000"/>
          <w:sz w:val="28"/>
          <w:szCs w:val="28"/>
        </w:rPr>
        <w:t xml:space="preserve"> who are true to their natures</w:t>
      </w:r>
      <w:r w:rsidR="00E86172" w:rsidRPr="00E405A5">
        <w:rPr>
          <w:rFonts w:asciiTheme="majorBidi" w:eastAsiaTheme="minorEastAsia" w:hAnsiTheme="majorBidi" w:cstheme="majorBidi"/>
          <w:color w:val="000000"/>
          <w:sz w:val="28"/>
          <w:szCs w:val="28"/>
        </w:rPr>
        <w:t xml:space="preserve"> </w:t>
      </w:r>
      <w:r w:rsidR="00E86172">
        <w:rPr>
          <w:rFonts w:asciiTheme="majorBidi" w:eastAsiaTheme="minorEastAsia" w:hAnsiTheme="majorBidi" w:cstheme="majorBidi"/>
          <w:color w:val="000000"/>
          <w:sz w:val="28"/>
          <w:szCs w:val="28"/>
        </w:rPr>
        <w:t>innately seek</w:t>
      </w:r>
      <w:r w:rsidR="00E86172" w:rsidRPr="00E405A5">
        <w:rPr>
          <w:rFonts w:asciiTheme="majorBidi" w:eastAsiaTheme="minorEastAsia" w:hAnsiTheme="majorBidi" w:cstheme="majorBidi"/>
          <w:color w:val="000000"/>
          <w:sz w:val="28"/>
          <w:szCs w:val="28"/>
        </w:rPr>
        <w:t xml:space="preserve"> to overcome </w:t>
      </w:r>
      <w:r w:rsidR="00E86172">
        <w:rPr>
          <w:rFonts w:asciiTheme="majorBidi" w:eastAsiaTheme="minorEastAsia" w:hAnsiTheme="majorBidi" w:cstheme="majorBidi"/>
          <w:color w:val="000000"/>
          <w:sz w:val="28"/>
          <w:szCs w:val="28"/>
        </w:rPr>
        <w:t>barriers</w:t>
      </w:r>
      <w:r w:rsidR="00A63161">
        <w:rPr>
          <w:rFonts w:asciiTheme="majorBidi" w:eastAsiaTheme="minorEastAsia" w:hAnsiTheme="majorBidi" w:cstheme="majorBidi"/>
          <w:color w:val="000000"/>
          <w:sz w:val="28"/>
          <w:szCs w:val="28"/>
        </w:rPr>
        <w:t xml:space="preserve"> between </w:t>
      </w:r>
      <w:r w:rsidR="00A63161">
        <w:rPr>
          <w:rFonts w:asciiTheme="majorBidi" w:eastAsiaTheme="minorEastAsia" w:hAnsiTheme="majorBidi" w:cstheme="majorBidi"/>
          <w:color w:val="000000"/>
          <w:sz w:val="28"/>
          <w:szCs w:val="28"/>
        </w:rPr>
        <w:lastRenderedPageBreak/>
        <w:t>themselves and others</w:t>
      </w:r>
      <w:r w:rsidR="00E86172" w:rsidRPr="00E405A5">
        <w:rPr>
          <w:rFonts w:asciiTheme="majorBidi" w:eastAsiaTheme="minorEastAsia" w:hAnsiTheme="majorBidi" w:cstheme="majorBidi"/>
          <w:color w:val="000000"/>
          <w:sz w:val="28"/>
          <w:szCs w:val="28"/>
        </w:rPr>
        <w:t xml:space="preserve"> and discover</w:t>
      </w:r>
      <w:r w:rsidR="00E86172">
        <w:rPr>
          <w:rFonts w:asciiTheme="majorBidi" w:eastAsiaTheme="minorEastAsia" w:hAnsiTheme="majorBidi" w:cstheme="majorBidi"/>
          <w:color w:val="000000"/>
          <w:sz w:val="28"/>
          <w:szCs w:val="28"/>
        </w:rPr>
        <w:t xml:space="preserve"> their fellow </w:t>
      </w:r>
      <w:r w:rsidR="00A63161">
        <w:rPr>
          <w:rFonts w:asciiTheme="majorBidi" w:eastAsiaTheme="minorEastAsia" w:hAnsiTheme="majorBidi" w:cstheme="majorBidi"/>
          <w:color w:val="000000"/>
          <w:sz w:val="28"/>
          <w:szCs w:val="28"/>
        </w:rPr>
        <w:t>H</w:t>
      </w:r>
      <w:r w:rsidR="00E86172">
        <w:rPr>
          <w:rFonts w:asciiTheme="majorBidi" w:eastAsiaTheme="minorEastAsia" w:hAnsiTheme="majorBidi" w:cstheme="majorBidi"/>
          <w:color w:val="000000"/>
          <w:sz w:val="28"/>
          <w:szCs w:val="28"/>
        </w:rPr>
        <w:t xml:space="preserve">uman </w:t>
      </w:r>
      <w:r w:rsidR="00A63161">
        <w:rPr>
          <w:rFonts w:asciiTheme="majorBidi" w:eastAsiaTheme="minorEastAsia" w:hAnsiTheme="majorBidi" w:cstheme="majorBidi"/>
          <w:color w:val="000000"/>
          <w:sz w:val="28"/>
          <w:szCs w:val="28"/>
        </w:rPr>
        <w:t>B</w:t>
      </w:r>
      <w:r w:rsidR="00E86172">
        <w:rPr>
          <w:rFonts w:asciiTheme="majorBidi" w:eastAsiaTheme="minorEastAsia" w:hAnsiTheme="majorBidi" w:cstheme="majorBidi"/>
          <w:color w:val="000000"/>
          <w:sz w:val="28"/>
          <w:szCs w:val="28"/>
        </w:rPr>
        <w:t>eings</w:t>
      </w:r>
      <w:r w:rsidR="00E86172" w:rsidRPr="00E405A5">
        <w:rPr>
          <w:rFonts w:asciiTheme="majorBidi" w:eastAsiaTheme="minorEastAsia" w:hAnsiTheme="majorBidi" w:cstheme="majorBidi"/>
          <w:color w:val="000000"/>
          <w:sz w:val="28"/>
          <w:szCs w:val="28"/>
        </w:rPr>
        <w:t xml:space="preserve"> as they truly are. </w:t>
      </w:r>
      <w:r w:rsidR="00E86172">
        <w:rPr>
          <w:rFonts w:asciiTheme="majorBidi" w:eastAsiaTheme="minorEastAsia" w:hAnsiTheme="majorBidi" w:cstheme="majorBidi"/>
          <w:color w:val="000000"/>
          <w:sz w:val="28"/>
          <w:szCs w:val="28"/>
        </w:rPr>
        <w:t>We cannot hope to attain understanding of the Other or find s</w:t>
      </w:r>
      <w:r w:rsidR="00E86172" w:rsidRPr="00E405A5">
        <w:rPr>
          <w:rFonts w:asciiTheme="majorBidi" w:eastAsiaTheme="minorEastAsia" w:hAnsiTheme="majorBidi" w:cstheme="majorBidi"/>
          <w:color w:val="000000"/>
          <w:sz w:val="28"/>
          <w:szCs w:val="28"/>
        </w:rPr>
        <w:t xml:space="preserve">piritual </w:t>
      </w:r>
      <w:r w:rsidR="00E86172">
        <w:rPr>
          <w:rFonts w:asciiTheme="majorBidi" w:eastAsiaTheme="minorEastAsia" w:hAnsiTheme="majorBidi" w:cstheme="majorBidi"/>
          <w:color w:val="000000"/>
          <w:sz w:val="28"/>
          <w:szCs w:val="28"/>
        </w:rPr>
        <w:t>balance within ourselves unless we</w:t>
      </w:r>
      <w:r w:rsidR="00E86172" w:rsidRPr="00E405A5">
        <w:rPr>
          <w:rFonts w:asciiTheme="majorBidi" w:eastAsiaTheme="minorEastAsia" w:hAnsiTheme="majorBidi" w:cstheme="majorBidi"/>
          <w:color w:val="000000"/>
          <w:sz w:val="28"/>
          <w:szCs w:val="28"/>
        </w:rPr>
        <w:t xml:space="preserve"> give to </w:t>
      </w:r>
      <w:r w:rsidR="00E86172">
        <w:rPr>
          <w:rFonts w:asciiTheme="majorBidi" w:eastAsiaTheme="minorEastAsia" w:hAnsiTheme="majorBidi" w:cstheme="majorBidi"/>
          <w:color w:val="000000"/>
          <w:sz w:val="28"/>
          <w:szCs w:val="28"/>
        </w:rPr>
        <w:t>all groups</w:t>
      </w:r>
      <w:r w:rsidR="00E86172" w:rsidRPr="00E405A5">
        <w:rPr>
          <w:rFonts w:asciiTheme="majorBidi" w:eastAsiaTheme="minorEastAsia" w:hAnsiTheme="majorBidi" w:cstheme="majorBidi"/>
          <w:color w:val="000000"/>
          <w:sz w:val="28"/>
          <w:szCs w:val="28"/>
        </w:rPr>
        <w:t xml:space="preserve"> the same respect that we expect from them.</w:t>
      </w:r>
      <w:r w:rsidR="00E86172" w:rsidRPr="00FB3096">
        <w:rPr>
          <w:rFonts w:asciiTheme="majorBidi" w:eastAsiaTheme="minorEastAsia" w:hAnsiTheme="majorBidi" w:cstheme="majorBidi"/>
          <w:color w:val="000000"/>
          <w:sz w:val="28"/>
          <w:szCs w:val="28"/>
        </w:rPr>
        <w:t xml:space="preserve"> </w:t>
      </w:r>
      <w:r w:rsidR="00E86172" w:rsidRPr="00E405A5">
        <w:rPr>
          <w:rFonts w:asciiTheme="majorBidi" w:eastAsiaTheme="minorEastAsia" w:hAnsiTheme="majorBidi" w:cstheme="majorBidi"/>
          <w:color w:val="000000"/>
          <w:sz w:val="28"/>
          <w:szCs w:val="28"/>
        </w:rPr>
        <w:t>T</w:t>
      </w:r>
      <w:r w:rsidR="00E86172">
        <w:rPr>
          <w:rFonts w:asciiTheme="majorBidi" w:eastAsiaTheme="minorEastAsia" w:hAnsiTheme="majorBidi" w:cstheme="majorBidi"/>
          <w:color w:val="000000"/>
          <w:sz w:val="28"/>
          <w:szCs w:val="28"/>
        </w:rPr>
        <w:t>hroughout</w:t>
      </w:r>
      <w:r w:rsidR="00E86172" w:rsidRPr="00E405A5">
        <w:rPr>
          <w:rFonts w:asciiTheme="majorBidi" w:eastAsiaTheme="minorEastAsia" w:hAnsiTheme="majorBidi" w:cstheme="majorBidi"/>
          <w:color w:val="000000"/>
          <w:sz w:val="28"/>
          <w:szCs w:val="28"/>
        </w:rPr>
        <w:t xml:space="preserve"> histor</w:t>
      </w:r>
      <w:r w:rsidR="00E86172">
        <w:rPr>
          <w:rFonts w:asciiTheme="majorBidi" w:eastAsiaTheme="minorEastAsia" w:hAnsiTheme="majorBidi" w:cstheme="majorBidi"/>
          <w:color w:val="000000"/>
          <w:sz w:val="28"/>
          <w:szCs w:val="28"/>
        </w:rPr>
        <w:t xml:space="preserve">y, </w:t>
      </w:r>
      <w:r w:rsidR="00E86172" w:rsidRPr="00E405A5">
        <w:rPr>
          <w:rFonts w:asciiTheme="majorBidi" w:eastAsiaTheme="minorEastAsia" w:hAnsiTheme="majorBidi" w:cstheme="majorBidi"/>
          <w:color w:val="000000"/>
          <w:sz w:val="28"/>
          <w:szCs w:val="28"/>
        </w:rPr>
        <w:t>ignorance</w:t>
      </w:r>
      <w:r w:rsidR="00E86172">
        <w:rPr>
          <w:rFonts w:asciiTheme="majorBidi" w:eastAsiaTheme="minorEastAsia" w:hAnsiTheme="majorBidi" w:cstheme="majorBidi"/>
          <w:color w:val="000000"/>
          <w:sz w:val="28"/>
          <w:szCs w:val="28"/>
        </w:rPr>
        <w:t xml:space="preserve"> of the Other has</w:t>
      </w:r>
      <w:r w:rsidR="00E86172" w:rsidRPr="00E405A5">
        <w:rPr>
          <w:rFonts w:asciiTheme="majorBidi" w:eastAsiaTheme="minorEastAsia" w:hAnsiTheme="majorBidi" w:cstheme="majorBidi"/>
          <w:color w:val="000000"/>
          <w:sz w:val="28"/>
          <w:szCs w:val="28"/>
        </w:rPr>
        <w:t xml:space="preserve"> bred fear</w:t>
      </w:r>
      <w:r w:rsidR="0040481B">
        <w:rPr>
          <w:rFonts w:asciiTheme="majorBidi" w:eastAsiaTheme="minorEastAsia" w:hAnsiTheme="majorBidi" w:cstheme="majorBidi"/>
          <w:color w:val="000000"/>
          <w:sz w:val="28"/>
          <w:szCs w:val="28"/>
        </w:rPr>
        <w:t>,</w:t>
      </w:r>
      <w:r w:rsidR="00E86172" w:rsidRPr="00E405A5">
        <w:rPr>
          <w:rFonts w:asciiTheme="majorBidi" w:eastAsiaTheme="minorEastAsia" w:hAnsiTheme="majorBidi" w:cstheme="majorBidi"/>
          <w:color w:val="000000"/>
          <w:sz w:val="28"/>
          <w:szCs w:val="28"/>
        </w:rPr>
        <w:t xml:space="preserve"> hatred</w:t>
      </w:r>
      <w:r w:rsidR="0040481B">
        <w:rPr>
          <w:rFonts w:asciiTheme="majorBidi" w:eastAsiaTheme="minorEastAsia" w:hAnsiTheme="majorBidi" w:cstheme="majorBidi"/>
          <w:color w:val="000000"/>
          <w:sz w:val="28"/>
          <w:szCs w:val="28"/>
        </w:rPr>
        <w:t>, and belligerence</w:t>
      </w:r>
      <w:r w:rsidR="00E86172">
        <w:rPr>
          <w:rFonts w:asciiTheme="majorBidi" w:eastAsiaTheme="minorEastAsia" w:hAnsiTheme="majorBidi" w:cstheme="majorBidi"/>
          <w:color w:val="000000"/>
          <w:sz w:val="28"/>
          <w:szCs w:val="28"/>
        </w:rPr>
        <w:t xml:space="preserve">. It has </w:t>
      </w:r>
      <w:r w:rsidR="0040481B">
        <w:rPr>
          <w:rFonts w:asciiTheme="majorBidi" w:eastAsiaTheme="minorEastAsia" w:hAnsiTheme="majorBidi" w:cstheme="majorBidi"/>
          <w:color w:val="000000"/>
          <w:sz w:val="28"/>
          <w:szCs w:val="28"/>
        </w:rPr>
        <w:t xml:space="preserve">also </w:t>
      </w:r>
      <w:r w:rsidR="00E86172">
        <w:rPr>
          <w:rFonts w:asciiTheme="majorBidi" w:eastAsiaTheme="minorEastAsia" w:hAnsiTheme="majorBidi" w:cstheme="majorBidi"/>
          <w:color w:val="000000"/>
          <w:sz w:val="28"/>
          <w:szCs w:val="28"/>
        </w:rPr>
        <w:t>spawned hosts of</w:t>
      </w:r>
      <w:r w:rsidR="00E86172" w:rsidRPr="00E405A5">
        <w:rPr>
          <w:rFonts w:asciiTheme="majorBidi" w:eastAsiaTheme="minorEastAsia" w:hAnsiTheme="majorBidi" w:cstheme="majorBidi"/>
          <w:color w:val="000000"/>
          <w:sz w:val="28"/>
          <w:szCs w:val="28"/>
        </w:rPr>
        <w:t xml:space="preserve"> intellectual</w:t>
      </w:r>
      <w:r w:rsidR="00E86172">
        <w:rPr>
          <w:rFonts w:asciiTheme="majorBidi" w:eastAsiaTheme="minorEastAsia" w:hAnsiTheme="majorBidi" w:cstheme="majorBidi"/>
          <w:color w:val="000000"/>
          <w:sz w:val="28"/>
          <w:szCs w:val="28"/>
        </w:rPr>
        <w:t xml:space="preserve"> and cultural</w:t>
      </w:r>
      <w:r w:rsidR="00E86172" w:rsidRPr="00E405A5">
        <w:rPr>
          <w:rFonts w:asciiTheme="majorBidi" w:eastAsiaTheme="minorEastAsia" w:hAnsiTheme="majorBidi" w:cstheme="majorBidi"/>
          <w:color w:val="000000"/>
          <w:sz w:val="28"/>
          <w:szCs w:val="28"/>
        </w:rPr>
        <w:t xml:space="preserve"> </w:t>
      </w:r>
      <w:r w:rsidR="00E86172">
        <w:rPr>
          <w:rFonts w:asciiTheme="majorBidi" w:eastAsiaTheme="minorEastAsia" w:hAnsiTheme="majorBidi" w:cstheme="majorBidi"/>
          <w:color w:val="000000"/>
          <w:sz w:val="28"/>
          <w:szCs w:val="28"/>
        </w:rPr>
        <w:t>“</w:t>
      </w:r>
      <w:r w:rsidR="00E86172" w:rsidRPr="00E405A5">
        <w:rPr>
          <w:rFonts w:asciiTheme="majorBidi" w:eastAsiaTheme="minorEastAsia" w:hAnsiTheme="majorBidi" w:cstheme="majorBidi"/>
          <w:color w:val="000000"/>
          <w:sz w:val="28"/>
          <w:szCs w:val="28"/>
        </w:rPr>
        <w:t xml:space="preserve">allergies” </w:t>
      </w:r>
      <w:r w:rsidR="00E86172">
        <w:rPr>
          <w:rFonts w:asciiTheme="majorBidi" w:eastAsiaTheme="minorEastAsia" w:hAnsiTheme="majorBidi" w:cstheme="majorBidi"/>
          <w:color w:val="000000"/>
          <w:sz w:val="28"/>
          <w:szCs w:val="28"/>
        </w:rPr>
        <w:t xml:space="preserve">that instill within us </w:t>
      </w:r>
      <w:r w:rsidR="00E86172" w:rsidRPr="00E405A5">
        <w:rPr>
          <w:rFonts w:asciiTheme="majorBidi" w:eastAsiaTheme="minorEastAsia" w:hAnsiTheme="majorBidi" w:cstheme="majorBidi"/>
          <w:color w:val="000000"/>
          <w:sz w:val="28"/>
          <w:szCs w:val="28"/>
        </w:rPr>
        <w:t xml:space="preserve">false </w:t>
      </w:r>
      <w:r w:rsidR="00E86172">
        <w:rPr>
          <w:rFonts w:asciiTheme="majorBidi" w:eastAsiaTheme="minorEastAsia" w:hAnsiTheme="majorBidi" w:cstheme="majorBidi"/>
          <w:color w:val="000000"/>
          <w:sz w:val="28"/>
          <w:szCs w:val="28"/>
        </w:rPr>
        <w:t>impressions</w:t>
      </w:r>
      <w:r w:rsidR="00E86172" w:rsidRPr="00E405A5">
        <w:rPr>
          <w:rFonts w:asciiTheme="majorBidi" w:eastAsiaTheme="minorEastAsia" w:hAnsiTheme="majorBidi" w:cstheme="majorBidi"/>
          <w:color w:val="000000"/>
          <w:sz w:val="28"/>
          <w:szCs w:val="28"/>
        </w:rPr>
        <w:t xml:space="preserve"> of the </w:t>
      </w:r>
      <w:r w:rsidR="00E86172">
        <w:rPr>
          <w:rFonts w:asciiTheme="majorBidi" w:eastAsiaTheme="minorEastAsia" w:hAnsiTheme="majorBidi" w:cstheme="majorBidi"/>
          <w:color w:val="000000"/>
          <w:sz w:val="28"/>
          <w:szCs w:val="28"/>
        </w:rPr>
        <w:t>Other</w:t>
      </w:r>
      <w:r w:rsidR="0040481B">
        <w:rPr>
          <w:rFonts w:asciiTheme="majorBidi" w:eastAsiaTheme="minorEastAsia" w:hAnsiTheme="majorBidi" w:cstheme="majorBidi"/>
          <w:color w:val="000000"/>
          <w:sz w:val="28"/>
          <w:szCs w:val="28"/>
        </w:rPr>
        <w:t xml:space="preserve"> that</w:t>
      </w:r>
      <w:r w:rsidR="00E86172" w:rsidRPr="00E405A5">
        <w:rPr>
          <w:rFonts w:asciiTheme="majorBidi" w:eastAsiaTheme="minorEastAsia" w:hAnsiTheme="majorBidi" w:cstheme="majorBidi"/>
          <w:color w:val="000000"/>
          <w:sz w:val="28"/>
          <w:szCs w:val="28"/>
        </w:rPr>
        <w:t xml:space="preserve"> make it impossible for us to carry on meaningful exchanges</w:t>
      </w:r>
      <w:r w:rsidR="00E86172">
        <w:rPr>
          <w:rFonts w:asciiTheme="majorBidi" w:eastAsiaTheme="minorEastAsia" w:hAnsiTheme="majorBidi" w:cstheme="majorBidi"/>
          <w:color w:val="000000"/>
          <w:sz w:val="28"/>
          <w:szCs w:val="28"/>
        </w:rPr>
        <w:t>, much less live in peace and understanding</w:t>
      </w:r>
      <w:r w:rsidR="00E86172" w:rsidRPr="00E405A5">
        <w:rPr>
          <w:rFonts w:asciiTheme="majorBidi" w:eastAsiaTheme="minorEastAsia" w:hAnsiTheme="majorBidi" w:cstheme="majorBidi"/>
          <w:color w:val="000000"/>
          <w:sz w:val="28"/>
          <w:szCs w:val="28"/>
        </w:rPr>
        <w:t>.</w:t>
      </w:r>
      <w:r w:rsidR="00E86172">
        <w:rPr>
          <w:rFonts w:asciiTheme="majorBidi" w:eastAsiaTheme="minorEastAsia" w:hAnsiTheme="majorBidi" w:cstheme="majorBidi"/>
          <w:color w:val="000000"/>
          <w:sz w:val="28"/>
          <w:szCs w:val="28"/>
        </w:rPr>
        <w:t xml:space="preserve"> </w:t>
      </w:r>
      <w:r w:rsidR="00E86172" w:rsidRPr="00E405A5">
        <w:rPr>
          <w:rFonts w:asciiTheme="majorBidi" w:eastAsiaTheme="minorEastAsia" w:hAnsiTheme="majorBidi" w:cstheme="majorBidi"/>
          <w:color w:val="0F252D"/>
          <w:sz w:val="28"/>
          <w:szCs w:val="28"/>
        </w:rPr>
        <w:t>A well-known Islamic aphorism states: “We hate what we do not know” (</w:t>
      </w:r>
      <w:r w:rsidR="00E86172" w:rsidRPr="00E405A5">
        <w:rPr>
          <w:rFonts w:asciiTheme="majorBidi" w:eastAsiaTheme="minorEastAsia" w:hAnsiTheme="majorBidi" w:cstheme="majorBidi"/>
          <w:i/>
          <w:iCs/>
          <w:color w:val="0F252D"/>
          <w:sz w:val="28"/>
          <w:szCs w:val="28"/>
        </w:rPr>
        <w:t>man jahila shay’an ‘ad</w:t>
      </w:r>
      <w:r w:rsidR="00E86172" w:rsidRPr="00E405A5">
        <w:rPr>
          <w:rFonts w:asciiTheme="majorBidi" w:hAnsiTheme="majorBidi" w:cstheme="majorBidi"/>
          <w:i/>
          <w:iCs/>
          <w:sz w:val="28"/>
          <w:szCs w:val="28"/>
        </w:rPr>
        <w:t>ā</w:t>
      </w:r>
      <w:r w:rsidR="00E86172" w:rsidRPr="00E405A5">
        <w:rPr>
          <w:rFonts w:asciiTheme="majorBidi" w:eastAsiaTheme="minorEastAsia" w:hAnsiTheme="majorBidi" w:cstheme="majorBidi"/>
          <w:i/>
          <w:iCs/>
          <w:color w:val="0F252D"/>
          <w:sz w:val="28"/>
          <w:szCs w:val="28"/>
        </w:rPr>
        <w:t>hu</w:t>
      </w:r>
      <w:r w:rsidR="00E86172">
        <w:rPr>
          <w:rFonts w:asciiTheme="majorBidi" w:eastAsiaTheme="minorEastAsia" w:hAnsiTheme="majorBidi" w:cstheme="majorBidi"/>
          <w:color w:val="0F252D"/>
          <w:sz w:val="28"/>
          <w:szCs w:val="28"/>
        </w:rPr>
        <w:t>: literally, “whoever is ignorant of a thing becomes hostile toward it”</w:t>
      </w:r>
      <w:r w:rsidR="00E86172" w:rsidRPr="00E405A5">
        <w:rPr>
          <w:rFonts w:asciiTheme="majorBidi" w:eastAsiaTheme="minorEastAsia" w:hAnsiTheme="majorBidi" w:cstheme="majorBidi"/>
          <w:color w:val="0F252D"/>
          <w:sz w:val="28"/>
          <w:szCs w:val="28"/>
        </w:rPr>
        <w:t>).</w:t>
      </w:r>
      <w:r w:rsidR="00E86172" w:rsidRPr="00E405A5">
        <w:rPr>
          <w:rFonts w:asciiTheme="majorBidi" w:eastAsiaTheme="minorEastAsia" w:hAnsiTheme="majorBidi" w:cstheme="majorBidi"/>
          <w:color w:val="000000"/>
          <w:sz w:val="28"/>
          <w:szCs w:val="28"/>
        </w:rPr>
        <w:t xml:space="preserve"> </w:t>
      </w:r>
      <w:r w:rsidR="00E86172">
        <w:rPr>
          <w:rFonts w:asciiTheme="majorBidi" w:eastAsiaTheme="minorEastAsia" w:hAnsiTheme="majorBidi" w:cstheme="majorBidi"/>
          <w:color w:val="000000"/>
          <w:sz w:val="28"/>
          <w:szCs w:val="28"/>
        </w:rPr>
        <w:t xml:space="preserve">We must have the courage to replace such ignorance of the Other—whoever that Other </w:t>
      </w:r>
      <w:r w:rsidR="00C524C7">
        <w:rPr>
          <w:rFonts w:asciiTheme="majorBidi" w:eastAsiaTheme="minorEastAsia" w:hAnsiTheme="majorBidi" w:cstheme="majorBidi"/>
          <w:color w:val="000000"/>
          <w:sz w:val="28"/>
          <w:szCs w:val="28"/>
        </w:rPr>
        <w:t>may be</w:t>
      </w:r>
      <w:r w:rsidR="00E86172">
        <w:rPr>
          <w:rFonts w:asciiTheme="majorBidi" w:eastAsiaTheme="minorEastAsia" w:hAnsiTheme="majorBidi" w:cstheme="majorBidi"/>
          <w:color w:val="000000"/>
          <w:sz w:val="28"/>
          <w:szCs w:val="28"/>
        </w:rPr>
        <w:t xml:space="preserve">—with </w:t>
      </w:r>
      <w:r w:rsidR="00C524C7">
        <w:rPr>
          <w:rFonts w:asciiTheme="majorBidi" w:eastAsiaTheme="minorEastAsia" w:hAnsiTheme="majorBidi" w:cstheme="majorBidi"/>
          <w:color w:val="000000"/>
          <w:sz w:val="28"/>
          <w:szCs w:val="28"/>
        </w:rPr>
        <w:t xml:space="preserve">the earnest quest of </w:t>
      </w:r>
      <w:r w:rsidR="00E86172">
        <w:rPr>
          <w:rFonts w:asciiTheme="majorBidi" w:eastAsiaTheme="minorEastAsia" w:hAnsiTheme="majorBidi" w:cstheme="majorBidi"/>
          <w:color w:val="000000"/>
          <w:sz w:val="28"/>
          <w:szCs w:val="28"/>
        </w:rPr>
        <w:t>sound knowledge of them, which requires us</w:t>
      </w:r>
      <w:r w:rsidR="00E86172" w:rsidRPr="00E405A5">
        <w:rPr>
          <w:rFonts w:asciiTheme="majorBidi" w:eastAsiaTheme="minorEastAsia" w:hAnsiTheme="majorBidi" w:cstheme="majorBidi"/>
          <w:color w:val="000000"/>
          <w:sz w:val="28"/>
          <w:szCs w:val="28"/>
        </w:rPr>
        <w:t xml:space="preserve"> to look at</w:t>
      </w:r>
      <w:r w:rsidR="00E86172">
        <w:rPr>
          <w:rFonts w:asciiTheme="majorBidi" w:eastAsiaTheme="minorEastAsia" w:hAnsiTheme="majorBidi" w:cstheme="majorBidi"/>
          <w:color w:val="000000"/>
          <w:sz w:val="28"/>
          <w:szCs w:val="28"/>
        </w:rPr>
        <w:t xml:space="preserve"> ourselves and</w:t>
      </w:r>
      <w:r w:rsidR="00E86172" w:rsidRPr="00E405A5">
        <w:rPr>
          <w:rFonts w:asciiTheme="majorBidi" w:eastAsiaTheme="minorEastAsia" w:hAnsiTheme="majorBidi" w:cstheme="majorBidi"/>
          <w:color w:val="000000"/>
          <w:sz w:val="28"/>
          <w:szCs w:val="28"/>
        </w:rPr>
        <w:t xml:space="preserve"> the world</w:t>
      </w:r>
      <w:r w:rsidR="00E86172">
        <w:rPr>
          <w:rFonts w:asciiTheme="majorBidi" w:eastAsiaTheme="minorEastAsia" w:hAnsiTheme="majorBidi" w:cstheme="majorBidi"/>
          <w:color w:val="000000"/>
          <w:sz w:val="28"/>
          <w:szCs w:val="28"/>
        </w:rPr>
        <w:t xml:space="preserve"> around us</w:t>
      </w:r>
      <w:r w:rsidR="00E86172" w:rsidRPr="00E405A5">
        <w:rPr>
          <w:rFonts w:asciiTheme="majorBidi" w:eastAsiaTheme="minorEastAsia" w:hAnsiTheme="majorBidi" w:cstheme="majorBidi"/>
          <w:color w:val="000000"/>
          <w:sz w:val="28"/>
          <w:szCs w:val="28"/>
        </w:rPr>
        <w:t xml:space="preserve"> in novel ways</w:t>
      </w:r>
      <w:r w:rsidR="00E86172">
        <w:rPr>
          <w:rFonts w:asciiTheme="majorBidi" w:eastAsiaTheme="minorEastAsia" w:hAnsiTheme="majorBidi" w:cstheme="majorBidi"/>
          <w:color w:val="000000"/>
          <w:sz w:val="28"/>
          <w:szCs w:val="28"/>
        </w:rPr>
        <w:t>. For</w:t>
      </w:r>
      <w:r w:rsidR="00E86172" w:rsidRPr="00E405A5">
        <w:rPr>
          <w:rFonts w:asciiTheme="majorBidi" w:eastAsiaTheme="minorEastAsia" w:hAnsiTheme="majorBidi" w:cstheme="majorBidi"/>
          <w:color w:val="000000"/>
          <w:sz w:val="28"/>
          <w:szCs w:val="28"/>
        </w:rPr>
        <w:t xml:space="preserve"> we cannot do justice to </w:t>
      </w:r>
      <w:r w:rsidR="00C524C7">
        <w:rPr>
          <w:rFonts w:asciiTheme="majorBidi" w:eastAsiaTheme="minorEastAsia" w:hAnsiTheme="majorBidi" w:cstheme="majorBidi"/>
          <w:color w:val="000000"/>
          <w:sz w:val="28"/>
          <w:szCs w:val="28"/>
        </w:rPr>
        <w:t>H</w:t>
      </w:r>
      <w:r w:rsidR="00E86172" w:rsidRPr="00E405A5">
        <w:rPr>
          <w:rFonts w:asciiTheme="majorBidi" w:eastAsiaTheme="minorEastAsia" w:hAnsiTheme="majorBidi" w:cstheme="majorBidi"/>
          <w:color w:val="000000"/>
          <w:sz w:val="28"/>
          <w:szCs w:val="28"/>
        </w:rPr>
        <w:t xml:space="preserve">uman reality without being </w:t>
      </w:r>
      <w:r w:rsidR="00E86172">
        <w:rPr>
          <w:rFonts w:asciiTheme="majorBidi" w:eastAsiaTheme="minorEastAsia" w:hAnsiTheme="majorBidi" w:cstheme="majorBidi"/>
          <w:color w:val="000000"/>
          <w:sz w:val="28"/>
          <w:szCs w:val="28"/>
        </w:rPr>
        <w:t>able</w:t>
      </w:r>
      <w:r w:rsidR="00E86172" w:rsidRPr="00E405A5">
        <w:rPr>
          <w:rFonts w:asciiTheme="majorBidi" w:eastAsiaTheme="minorEastAsia" w:hAnsiTheme="majorBidi" w:cstheme="majorBidi"/>
          <w:color w:val="000000"/>
          <w:sz w:val="28"/>
          <w:szCs w:val="28"/>
        </w:rPr>
        <w:t xml:space="preserve"> to absorb as fully as possible </w:t>
      </w:r>
      <w:r w:rsidR="00E86172">
        <w:rPr>
          <w:rFonts w:asciiTheme="majorBidi" w:eastAsiaTheme="minorEastAsia" w:hAnsiTheme="majorBidi" w:cstheme="majorBidi"/>
          <w:color w:val="000000"/>
          <w:sz w:val="28"/>
          <w:szCs w:val="28"/>
        </w:rPr>
        <w:t xml:space="preserve">the </w:t>
      </w:r>
      <w:r w:rsidR="00E86172" w:rsidRPr="00E405A5">
        <w:rPr>
          <w:rFonts w:asciiTheme="majorBidi" w:eastAsiaTheme="minorEastAsia" w:hAnsiTheme="majorBidi" w:cstheme="majorBidi"/>
          <w:color w:val="000000"/>
          <w:sz w:val="28"/>
          <w:szCs w:val="28"/>
        </w:rPr>
        <w:t>entire range of new concepts that open us up to Other</w:t>
      </w:r>
      <w:r w:rsidR="00E86172">
        <w:rPr>
          <w:rFonts w:asciiTheme="majorBidi" w:eastAsiaTheme="minorEastAsia" w:hAnsiTheme="majorBidi" w:cstheme="majorBidi"/>
          <w:color w:val="000000"/>
          <w:sz w:val="28"/>
          <w:szCs w:val="28"/>
        </w:rPr>
        <w:t>s</w:t>
      </w:r>
      <w:r w:rsidR="00E86172" w:rsidRPr="00E405A5">
        <w:rPr>
          <w:rFonts w:asciiTheme="majorBidi" w:eastAsiaTheme="minorEastAsia" w:hAnsiTheme="majorBidi" w:cstheme="majorBidi"/>
          <w:color w:val="000000"/>
          <w:sz w:val="28"/>
          <w:szCs w:val="28"/>
        </w:rPr>
        <w:t xml:space="preserve"> as </w:t>
      </w:r>
      <w:r w:rsidR="00E86172">
        <w:rPr>
          <w:rFonts w:asciiTheme="majorBidi" w:eastAsiaTheme="minorEastAsia" w:hAnsiTheme="majorBidi" w:cstheme="majorBidi"/>
          <w:color w:val="000000"/>
          <w:sz w:val="28"/>
          <w:szCs w:val="28"/>
        </w:rPr>
        <w:t>they</w:t>
      </w:r>
      <w:r w:rsidR="00E86172" w:rsidRPr="00E405A5">
        <w:rPr>
          <w:rFonts w:asciiTheme="majorBidi" w:eastAsiaTheme="minorEastAsia" w:hAnsiTheme="majorBidi" w:cstheme="majorBidi"/>
          <w:color w:val="000000"/>
          <w:sz w:val="28"/>
          <w:szCs w:val="28"/>
        </w:rPr>
        <w:t xml:space="preserve"> truly </w:t>
      </w:r>
      <w:r w:rsidR="00E86172">
        <w:rPr>
          <w:rFonts w:asciiTheme="majorBidi" w:eastAsiaTheme="minorEastAsia" w:hAnsiTheme="majorBidi" w:cstheme="majorBidi"/>
          <w:color w:val="000000"/>
          <w:sz w:val="28"/>
          <w:szCs w:val="28"/>
        </w:rPr>
        <w:t>are</w:t>
      </w:r>
      <w:r w:rsidR="00E86172" w:rsidRPr="00E405A5">
        <w:rPr>
          <w:rFonts w:asciiTheme="majorBidi" w:eastAsiaTheme="minorEastAsia" w:hAnsiTheme="majorBidi" w:cstheme="majorBidi"/>
          <w:color w:val="000000"/>
          <w:sz w:val="28"/>
          <w:szCs w:val="28"/>
        </w:rPr>
        <w:t xml:space="preserve"> and as they see themselves.</w:t>
      </w:r>
      <w:r w:rsidR="00E86172">
        <w:rPr>
          <w:rFonts w:asciiTheme="majorBidi" w:eastAsiaTheme="minorEastAsia" w:hAnsiTheme="majorBidi" w:cstheme="majorBidi"/>
          <w:color w:val="000000"/>
          <w:sz w:val="28"/>
          <w:szCs w:val="28"/>
        </w:rPr>
        <w:t xml:space="preserve"> Moreover, </w:t>
      </w:r>
      <w:r w:rsidR="00E86172" w:rsidRPr="00E405A5">
        <w:rPr>
          <w:rFonts w:asciiTheme="majorBidi" w:eastAsiaTheme="minorEastAsia" w:hAnsiTheme="majorBidi" w:cstheme="majorBidi"/>
          <w:color w:val="000000"/>
          <w:sz w:val="28"/>
          <w:szCs w:val="28"/>
        </w:rPr>
        <w:t xml:space="preserve">as the Islamic Tradition emphasizes, </w:t>
      </w:r>
      <w:r w:rsidR="00E86172">
        <w:rPr>
          <w:rFonts w:asciiTheme="majorBidi" w:eastAsiaTheme="minorEastAsia" w:hAnsiTheme="majorBidi" w:cstheme="majorBidi"/>
          <w:color w:val="000000"/>
          <w:sz w:val="28"/>
          <w:szCs w:val="28"/>
        </w:rPr>
        <w:t>no</w:t>
      </w:r>
      <w:r w:rsidR="00E86172" w:rsidRPr="00E405A5">
        <w:rPr>
          <w:rFonts w:asciiTheme="majorBidi" w:eastAsiaTheme="minorEastAsia" w:hAnsiTheme="majorBidi" w:cstheme="majorBidi"/>
          <w:color w:val="000000"/>
          <w:sz w:val="28"/>
          <w:szCs w:val="28"/>
        </w:rPr>
        <w:t xml:space="preserve"> </w:t>
      </w:r>
      <w:r w:rsidR="0047538E">
        <w:rPr>
          <w:rFonts w:asciiTheme="majorBidi" w:eastAsiaTheme="minorEastAsia" w:hAnsiTheme="majorBidi" w:cstheme="majorBidi"/>
          <w:color w:val="000000"/>
          <w:sz w:val="28"/>
          <w:szCs w:val="28"/>
        </w:rPr>
        <w:t xml:space="preserve">Man </w:t>
      </w:r>
      <w:r w:rsidR="00E86172" w:rsidRPr="00E405A5">
        <w:rPr>
          <w:rFonts w:asciiTheme="majorBidi" w:eastAsiaTheme="minorEastAsia" w:hAnsiTheme="majorBidi" w:cstheme="majorBidi"/>
          <w:color w:val="000000"/>
          <w:sz w:val="28"/>
          <w:szCs w:val="28"/>
        </w:rPr>
        <w:t xml:space="preserve">of </w:t>
      </w:r>
      <w:r w:rsidR="00E86172" w:rsidRPr="00FD0B62">
        <w:rPr>
          <w:rFonts w:asciiTheme="majorBidi" w:eastAsiaTheme="minorEastAsia" w:hAnsiTheme="majorBidi" w:cstheme="majorBidi"/>
          <w:color w:val="000000"/>
          <w:sz w:val="28"/>
          <w:szCs w:val="28"/>
        </w:rPr>
        <w:t>Intellect</w:t>
      </w:r>
      <w:r w:rsidR="00E86172" w:rsidRPr="00E405A5">
        <w:rPr>
          <w:rFonts w:asciiTheme="majorBidi" w:eastAsiaTheme="minorEastAsia" w:hAnsiTheme="majorBidi" w:cstheme="majorBidi"/>
          <w:color w:val="000000"/>
          <w:sz w:val="28"/>
          <w:szCs w:val="28"/>
        </w:rPr>
        <w:t xml:space="preserve"> </w:t>
      </w:r>
      <w:r w:rsidR="00E86172">
        <w:rPr>
          <w:rFonts w:asciiTheme="majorBidi" w:eastAsiaTheme="minorEastAsia" w:hAnsiTheme="majorBidi" w:cstheme="majorBidi"/>
          <w:color w:val="000000"/>
          <w:sz w:val="28"/>
          <w:szCs w:val="28"/>
        </w:rPr>
        <w:t>is ever content</w:t>
      </w:r>
      <w:r w:rsidR="00E86172" w:rsidRPr="00E405A5">
        <w:rPr>
          <w:rFonts w:asciiTheme="majorBidi" w:eastAsiaTheme="minorEastAsia" w:hAnsiTheme="majorBidi" w:cstheme="majorBidi"/>
          <w:color w:val="000000"/>
          <w:sz w:val="28"/>
          <w:szCs w:val="28"/>
        </w:rPr>
        <w:t xml:space="preserve"> to have</w:t>
      </w:r>
      <w:r w:rsidR="00E86172">
        <w:rPr>
          <w:rFonts w:asciiTheme="majorBidi" w:eastAsiaTheme="minorEastAsia" w:hAnsiTheme="majorBidi" w:cstheme="majorBidi"/>
          <w:color w:val="000000"/>
          <w:sz w:val="28"/>
          <w:szCs w:val="28"/>
        </w:rPr>
        <w:t xml:space="preserve"> a single</w:t>
      </w:r>
      <w:r w:rsidR="00E86172" w:rsidRPr="00E405A5">
        <w:rPr>
          <w:rFonts w:asciiTheme="majorBidi" w:eastAsiaTheme="minorEastAsia" w:hAnsiTheme="majorBidi" w:cstheme="majorBidi"/>
          <w:color w:val="000000"/>
          <w:sz w:val="28"/>
          <w:szCs w:val="28"/>
        </w:rPr>
        <w:t xml:space="preserve"> enemy, and the</w:t>
      </w:r>
      <w:r w:rsidR="00E86172">
        <w:rPr>
          <w:rFonts w:asciiTheme="majorBidi" w:eastAsiaTheme="minorEastAsia" w:hAnsiTheme="majorBidi" w:cstheme="majorBidi"/>
          <w:color w:val="000000"/>
          <w:sz w:val="28"/>
          <w:szCs w:val="28"/>
        </w:rPr>
        <w:t xml:space="preserve"> restoration of </w:t>
      </w:r>
      <w:r w:rsidR="002928BB">
        <w:rPr>
          <w:rFonts w:asciiTheme="majorBidi" w:eastAsiaTheme="minorEastAsia" w:hAnsiTheme="majorBidi" w:cstheme="majorBidi"/>
          <w:color w:val="000000"/>
          <w:sz w:val="28"/>
          <w:szCs w:val="28"/>
        </w:rPr>
        <w:t>such sound</w:t>
      </w:r>
      <w:r w:rsidR="00E86172">
        <w:rPr>
          <w:rFonts w:asciiTheme="majorBidi" w:eastAsiaTheme="minorEastAsia" w:hAnsiTheme="majorBidi" w:cstheme="majorBidi"/>
          <w:color w:val="000000"/>
          <w:sz w:val="28"/>
          <w:szCs w:val="28"/>
        </w:rPr>
        <w:t xml:space="preserve"> Intellect and the</w:t>
      </w:r>
      <w:r w:rsidR="00E86172" w:rsidRPr="00E405A5">
        <w:rPr>
          <w:rFonts w:asciiTheme="majorBidi" w:eastAsiaTheme="minorEastAsia" w:hAnsiTheme="majorBidi" w:cstheme="majorBidi"/>
          <w:color w:val="000000"/>
          <w:sz w:val="28"/>
          <w:szCs w:val="28"/>
        </w:rPr>
        <w:t xml:space="preserve"> removal of enmit</w:t>
      </w:r>
      <w:r w:rsidR="002928BB">
        <w:rPr>
          <w:rFonts w:asciiTheme="majorBidi" w:eastAsiaTheme="minorEastAsia" w:hAnsiTheme="majorBidi" w:cstheme="majorBidi"/>
          <w:color w:val="000000"/>
          <w:sz w:val="28"/>
          <w:szCs w:val="28"/>
        </w:rPr>
        <w:t>ies</w:t>
      </w:r>
      <w:r w:rsidR="00E86172" w:rsidRPr="00E405A5">
        <w:rPr>
          <w:rFonts w:asciiTheme="majorBidi" w:eastAsiaTheme="minorEastAsia" w:hAnsiTheme="majorBidi" w:cstheme="majorBidi"/>
          <w:color w:val="000000"/>
          <w:sz w:val="28"/>
          <w:szCs w:val="28"/>
        </w:rPr>
        <w:t xml:space="preserve"> </w:t>
      </w:r>
      <w:r w:rsidR="00E86172">
        <w:rPr>
          <w:rFonts w:asciiTheme="majorBidi" w:eastAsiaTheme="minorEastAsia" w:hAnsiTheme="majorBidi" w:cstheme="majorBidi"/>
          <w:color w:val="000000"/>
          <w:sz w:val="28"/>
          <w:szCs w:val="28"/>
        </w:rPr>
        <w:t xml:space="preserve">must be counted among the highest </w:t>
      </w:r>
      <w:r w:rsidR="00E86172" w:rsidRPr="00E405A5">
        <w:rPr>
          <w:rFonts w:asciiTheme="majorBidi" w:eastAsiaTheme="minorEastAsia" w:hAnsiTheme="majorBidi" w:cstheme="majorBidi"/>
          <w:color w:val="000000"/>
          <w:sz w:val="28"/>
          <w:szCs w:val="28"/>
        </w:rPr>
        <w:t xml:space="preserve">purposes of </w:t>
      </w:r>
      <w:r w:rsidR="00E86172">
        <w:rPr>
          <w:rFonts w:asciiTheme="majorBidi" w:eastAsiaTheme="minorEastAsia" w:hAnsiTheme="majorBidi" w:cstheme="majorBidi"/>
          <w:color w:val="000000"/>
          <w:sz w:val="28"/>
          <w:szCs w:val="28"/>
        </w:rPr>
        <w:t>any time, especially our own</w:t>
      </w:r>
      <w:r w:rsidR="00E86172" w:rsidRPr="00E405A5">
        <w:rPr>
          <w:rFonts w:asciiTheme="majorBidi" w:eastAsiaTheme="minorEastAsia" w:hAnsiTheme="majorBidi" w:cstheme="majorBidi"/>
          <w:color w:val="000000"/>
          <w:sz w:val="28"/>
          <w:szCs w:val="28"/>
        </w:rPr>
        <w:t>.</w:t>
      </w:r>
    </w:p>
    <w:p w14:paraId="2E09299A" w14:textId="4D563DB8" w:rsidR="00E86172" w:rsidRPr="00E405A5" w:rsidRDefault="00E86172" w:rsidP="00E86172">
      <w:pPr>
        <w:autoSpaceDE w:val="0"/>
        <w:autoSpaceDN w:val="0"/>
        <w:adjustRightInd w:val="0"/>
        <w:rPr>
          <w:rFonts w:asciiTheme="majorBidi" w:eastAsiaTheme="minorEastAsia" w:hAnsiTheme="majorBidi" w:cstheme="majorBidi"/>
          <w:color w:val="000000"/>
          <w:sz w:val="28"/>
          <w:szCs w:val="28"/>
        </w:rPr>
      </w:pPr>
    </w:p>
    <w:p w14:paraId="308DCA9E" w14:textId="34D4A3B2" w:rsidR="00E86172" w:rsidRDefault="00E86172" w:rsidP="00E86172">
      <w:pPr>
        <w:autoSpaceDE w:val="0"/>
        <w:autoSpaceDN w:val="0"/>
        <w:adjustRightInd w:val="0"/>
        <w:rPr>
          <w:rFonts w:asciiTheme="majorBidi" w:eastAsiaTheme="minorEastAsia" w:hAnsiTheme="majorBidi" w:cstheme="majorBidi"/>
          <w:color w:val="000000"/>
          <w:sz w:val="28"/>
          <w:szCs w:val="28"/>
        </w:rPr>
      </w:pPr>
      <w:r>
        <w:rPr>
          <w:rFonts w:asciiTheme="majorBidi" w:eastAsiaTheme="minorEastAsia" w:hAnsiTheme="majorBidi" w:cstheme="majorBidi"/>
          <w:color w:val="000000"/>
          <w:sz w:val="28"/>
          <w:szCs w:val="28"/>
        </w:rPr>
        <w:t>Having</w:t>
      </w:r>
      <w:r w:rsidRPr="00E405A5">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color w:val="000000"/>
          <w:sz w:val="28"/>
          <w:szCs w:val="28"/>
        </w:rPr>
        <w:t>edification</w:t>
      </w:r>
      <w:r w:rsidRPr="00E405A5">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color w:val="000000"/>
          <w:sz w:val="28"/>
          <w:szCs w:val="28"/>
        </w:rPr>
        <w:t>as its aim</w:t>
      </w:r>
      <w:r w:rsidRPr="00E405A5">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i/>
          <w:iCs/>
          <w:color w:val="000000"/>
          <w:sz w:val="28"/>
          <w:szCs w:val="28"/>
        </w:rPr>
        <w:t>The First Teaching</w:t>
      </w:r>
      <w:r w:rsidRPr="00E405A5">
        <w:rPr>
          <w:rFonts w:asciiTheme="majorBidi" w:eastAsiaTheme="minorEastAsia" w:hAnsiTheme="majorBidi" w:cstheme="majorBidi"/>
          <w:color w:val="000000"/>
          <w:sz w:val="28"/>
          <w:szCs w:val="28"/>
        </w:rPr>
        <w:t xml:space="preserve"> seeks not </w:t>
      </w:r>
      <w:r>
        <w:rPr>
          <w:rFonts w:asciiTheme="majorBidi" w:eastAsiaTheme="minorEastAsia" w:hAnsiTheme="majorBidi" w:cstheme="majorBidi"/>
          <w:color w:val="000000"/>
          <w:sz w:val="28"/>
          <w:szCs w:val="28"/>
        </w:rPr>
        <w:t xml:space="preserve">to </w:t>
      </w:r>
      <w:r w:rsidRPr="00E405A5">
        <w:rPr>
          <w:rFonts w:asciiTheme="majorBidi" w:eastAsiaTheme="minorEastAsia" w:hAnsiTheme="majorBidi" w:cstheme="majorBidi"/>
          <w:color w:val="000000"/>
          <w:sz w:val="28"/>
          <w:szCs w:val="28"/>
        </w:rPr>
        <w:t>denounce</w:t>
      </w:r>
      <w:r>
        <w:rPr>
          <w:rFonts w:asciiTheme="majorBidi" w:eastAsiaTheme="minorEastAsia" w:hAnsiTheme="majorBidi" w:cstheme="majorBidi"/>
          <w:color w:val="000000"/>
          <w:sz w:val="28"/>
          <w:szCs w:val="28"/>
        </w:rPr>
        <w:t xml:space="preserve">, but </w:t>
      </w:r>
      <w:r w:rsidRPr="00E405A5">
        <w:rPr>
          <w:rFonts w:asciiTheme="majorBidi" w:eastAsiaTheme="minorEastAsia" w:hAnsiTheme="majorBidi" w:cstheme="majorBidi"/>
          <w:color w:val="000000"/>
          <w:sz w:val="28"/>
          <w:szCs w:val="28"/>
        </w:rPr>
        <w:t xml:space="preserve">to explain. For it is more useful to </w:t>
      </w:r>
      <w:r>
        <w:rPr>
          <w:rFonts w:asciiTheme="majorBidi" w:eastAsiaTheme="minorEastAsia" w:hAnsiTheme="majorBidi" w:cstheme="majorBidi"/>
          <w:color w:val="000000"/>
          <w:sz w:val="28"/>
          <w:szCs w:val="28"/>
        </w:rPr>
        <w:t>clarify</w:t>
      </w:r>
      <w:r w:rsidRPr="00E405A5">
        <w:rPr>
          <w:rFonts w:asciiTheme="majorBidi" w:eastAsiaTheme="minorEastAsia" w:hAnsiTheme="majorBidi" w:cstheme="majorBidi"/>
          <w:color w:val="000000"/>
          <w:sz w:val="28"/>
          <w:szCs w:val="28"/>
        </w:rPr>
        <w:t xml:space="preserve"> errors than to </w:t>
      </w:r>
      <w:r>
        <w:rPr>
          <w:rFonts w:asciiTheme="majorBidi" w:eastAsiaTheme="minorEastAsia" w:hAnsiTheme="majorBidi" w:cstheme="majorBidi"/>
          <w:color w:val="000000"/>
          <w:sz w:val="28"/>
          <w:szCs w:val="28"/>
        </w:rPr>
        <w:t>condemn</w:t>
      </w:r>
      <w:r w:rsidRPr="00E405A5">
        <w:rPr>
          <w:rFonts w:asciiTheme="majorBidi" w:eastAsiaTheme="minorEastAsia" w:hAnsiTheme="majorBidi" w:cstheme="majorBidi"/>
          <w:color w:val="000000"/>
          <w:sz w:val="28"/>
          <w:szCs w:val="28"/>
        </w:rPr>
        <w:t xml:space="preserve"> them. Thus, for example, although the book undertakes </w:t>
      </w:r>
      <w:r w:rsidR="006230AB">
        <w:rPr>
          <w:rFonts w:asciiTheme="majorBidi" w:eastAsiaTheme="minorEastAsia" w:hAnsiTheme="majorBidi" w:cstheme="majorBidi"/>
          <w:color w:val="000000"/>
          <w:sz w:val="28"/>
          <w:szCs w:val="28"/>
        </w:rPr>
        <w:t>various</w:t>
      </w:r>
      <w:r w:rsidRPr="00E405A5">
        <w:rPr>
          <w:rFonts w:asciiTheme="majorBidi" w:eastAsiaTheme="minorEastAsia" w:hAnsiTheme="majorBidi" w:cstheme="majorBidi"/>
          <w:color w:val="000000"/>
          <w:sz w:val="28"/>
          <w:szCs w:val="28"/>
        </w:rPr>
        <w:t xml:space="preserve"> critique</w:t>
      </w:r>
      <w:r w:rsidR="006230AB">
        <w:rPr>
          <w:rFonts w:asciiTheme="majorBidi" w:eastAsiaTheme="minorEastAsia" w:hAnsiTheme="majorBidi" w:cstheme="majorBidi"/>
          <w:color w:val="000000"/>
          <w:sz w:val="28"/>
          <w:szCs w:val="28"/>
        </w:rPr>
        <w:t>s</w:t>
      </w:r>
      <w:r w:rsidRPr="00E405A5">
        <w:rPr>
          <w:rFonts w:asciiTheme="majorBidi" w:eastAsiaTheme="minorEastAsia" w:hAnsiTheme="majorBidi" w:cstheme="majorBidi"/>
          <w:color w:val="000000"/>
          <w:sz w:val="28"/>
          <w:szCs w:val="28"/>
        </w:rPr>
        <w:t xml:space="preserve"> of </w:t>
      </w:r>
      <w:r w:rsidR="006230AB" w:rsidRPr="00B562D5">
        <w:rPr>
          <w:rFonts w:asciiTheme="majorBidi" w:eastAsiaTheme="minorEastAsia" w:hAnsiTheme="majorBidi" w:cstheme="majorBidi"/>
          <w:b/>
          <w:bCs/>
          <w:color w:val="000000"/>
          <w:sz w:val="28"/>
          <w:szCs w:val="28"/>
        </w:rPr>
        <w:t>Modernism</w:t>
      </w:r>
      <w:r w:rsidR="006230AB" w:rsidRPr="00EF4FCF">
        <w:rPr>
          <w:rStyle w:val="FootnoteReference"/>
          <w:rFonts w:asciiTheme="majorBidi" w:hAnsiTheme="majorBidi" w:cstheme="majorBidi"/>
          <w:sz w:val="28"/>
          <w:szCs w:val="28"/>
        </w:rPr>
        <w:footnoteReference w:id="92"/>
      </w:r>
      <w:r w:rsidR="006230AB">
        <w:rPr>
          <w:rFonts w:asciiTheme="majorBidi" w:eastAsiaTheme="minorEastAsia" w:hAnsiTheme="majorBidi" w:cstheme="majorBidi"/>
          <w:color w:val="000000"/>
          <w:sz w:val="28"/>
          <w:szCs w:val="28"/>
        </w:rPr>
        <w:t xml:space="preserve"> and its </w:t>
      </w:r>
      <w:r w:rsidRPr="00E405A5">
        <w:rPr>
          <w:rFonts w:asciiTheme="majorBidi" w:eastAsiaTheme="minorEastAsia" w:hAnsiTheme="majorBidi" w:cstheme="majorBidi"/>
          <w:color w:val="000000"/>
          <w:sz w:val="28"/>
          <w:szCs w:val="28"/>
        </w:rPr>
        <w:t xml:space="preserve">ideologies, </w:t>
      </w:r>
      <w:r w:rsidR="006230AB">
        <w:rPr>
          <w:rFonts w:asciiTheme="majorBidi" w:eastAsiaTheme="minorEastAsia" w:hAnsiTheme="majorBidi" w:cstheme="majorBidi"/>
          <w:color w:val="000000"/>
          <w:sz w:val="28"/>
          <w:szCs w:val="28"/>
        </w:rPr>
        <w:t>the work</w:t>
      </w:r>
      <w:r w:rsidRPr="00E405A5">
        <w:rPr>
          <w:rFonts w:asciiTheme="majorBidi" w:eastAsiaTheme="minorEastAsia" w:hAnsiTheme="majorBidi" w:cstheme="majorBidi"/>
          <w:color w:val="000000"/>
          <w:sz w:val="28"/>
          <w:szCs w:val="28"/>
        </w:rPr>
        <w:t xml:space="preserve"> does not </w:t>
      </w:r>
      <w:r w:rsidR="00FF1FF2">
        <w:rPr>
          <w:rFonts w:asciiTheme="majorBidi" w:eastAsiaTheme="minorEastAsia" w:hAnsiTheme="majorBidi" w:cstheme="majorBidi"/>
          <w:color w:val="000000"/>
          <w:sz w:val="28"/>
          <w:szCs w:val="28"/>
        </w:rPr>
        <w:t xml:space="preserve">seek to </w:t>
      </w:r>
      <w:r w:rsidR="00846800">
        <w:rPr>
          <w:rFonts w:asciiTheme="majorBidi" w:eastAsiaTheme="minorEastAsia" w:hAnsiTheme="majorBidi" w:cstheme="majorBidi"/>
          <w:color w:val="000000"/>
          <w:sz w:val="28"/>
          <w:szCs w:val="28"/>
        </w:rPr>
        <w:t xml:space="preserve">castigate or </w:t>
      </w:r>
      <w:r>
        <w:rPr>
          <w:rFonts w:asciiTheme="majorBidi" w:eastAsiaTheme="minorEastAsia" w:hAnsiTheme="majorBidi" w:cstheme="majorBidi"/>
          <w:color w:val="000000"/>
          <w:sz w:val="28"/>
          <w:szCs w:val="28"/>
        </w:rPr>
        <w:lastRenderedPageBreak/>
        <w:t>vilify them</w:t>
      </w:r>
      <w:r w:rsidR="00846800">
        <w:rPr>
          <w:rFonts w:asciiTheme="majorBidi" w:eastAsiaTheme="minorEastAsia" w:hAnsiTheme="majorBidi" w:cstheme="majorBidi"/>
          <w:color w:val="000000"/>
          <w:sz w:val="28"/>
          <w:szCs w:val="28"/>
        </w:rPr>
        <w:t>,</w:t>
      </w:r>
      <w:r>
        <w:rPr>
          <w:rFonts w:asciiTheme="majorBidi" w:eastAsiaTheme="minorEastAsia" w:hAnsiTheme="majorBidi" w:cstheme="majorBidi"/>
          <w:color w:val="000000"/>
          <w:sz w:val="28"/>
          <w:szCs w:val="28"/>
        </w:rPr>
        <w:t xml:space="preserve"> nor does it </w:t>
      </w:r>
      <w:r w:rsidRPr="00E405A5">
        <w:rPr>
          <w:rFonts w:asciiTheme="majorBidi" w:eastAsiaTheme="minorEastAsia" w:hAnsiTheme="majorBidi" w:cstheme="majorBidi"/>
          <w:color w:val="000000"/>
          <w:sz w:val="28"/>
          <w:szCs w:val="28"/>
        </w:rPr>
        <w:t xml:space="preserve">lament </w:t>
      </w:r>
      <w:r w:rsidR="00846800">
        <w:rPr>
          <w:rFonts w:asciiTheme="majorBidi" w:eastAsiaTheme="minorEastAsia" w:hAnsiTheme="majorBidi" w:cstheme="majorBidi"/>
          <w:color w:val="000000"/>
          <w:sz w:val="28"/>
          <w:szCs w:val="28"/>
        </w:rPr>
        <w:t>H</w:t>
      </w:r>
      <w:r>
        <w:rPr>
          <w:rFonts w:asciiTheme="majorBidi" w:eastAsiaTheme="minorEastAsia" w:hAnsiTheme="majorBidi" w:cstheme="majorBidi"/>
          <w:color w:val="000000"/>
          <w:sz w:val="28"/>
          <w:szCs w:val="28"/>
        </w:rPr>
        <w:t>umanity’s</w:t>
      </w:r>
      <w:r w:rsidRPr="00E405A5">
        <w:rPr>
          <w:rFonts w:asciiTheme="majorBidi" w:eastAsiaTheme="minorEastAsia" w:hAnsiTheme="majorBidi" w:cstheme="majorBidi"/>
          <w:color w:val="000000"/>
          <w:sz w:val="28"/>
          <w:szCs w:val="28"/>
        </w:rPr>
        <w:t xml:space="preserve"> present plight. Rather, it seeks to understand our present situation</w:t>
      </w:r>
      <w:r>
        <w:rPr>
          <w:rFonts w:asciiTheme="majorBidi" w:eastAsiaTheme="minorEastAsia" w:hAnsiTheme="majorBidi" w:cstheme="majorBidi"/>
          <w:color w:val="000000"/>
          <w:sz w:val="28"/>
          <w:szCs w:val="28"/>
        </w:rPr>
        <w:t>—</w:t>
      </w:r>
      <w:r w:rsidRPr="00E405A5">
        <w:rPr>
          <w:rFonts w:asciiTheme="majorBidi" w:eastAsiaTheme="minorEastAsia" w:hAnsiTheme="majorBidi" w:cstheme="majorBidi"/>
          <w:color w:val="000000"/>
          <w:sz w:val="28"/>
          <w:szCs w:val="28"/>
        </w:rPr>
        <w:t>for better and for worse</w:t>
      </w:r>
      <w:r>
        <w:rPr>
          <w:rFonts w:asciiTheme="majorBidi" w:eastAsiaTheme="minorEastAsia" w:hAnsiTheme="majorBidi" w:cstheme="majorBidi"/>
          <w:color w:val="000000"/>
          <w:sz w:val="28"/>
          <w:szCs w:val="28"/>
        </w:rPr>
        <w:t>—</w:t>
      </w:r>
      <w:r w:rsidRPr="00E405A5">
        <w:rPr>
          <w:rFonts w:asciiTheme="majorBidi" w:eastAsiaTheme="minorEastAsia" w:hAnsiTheme="majorBidi" w:cstheme="majorBidi"/>
          <w:color w:val="000000"/>
          <w:sz w:val="28"/>
          <w:szCs w:val="28"/>
        </w:rPr>
        <w:t>so that we may</w:t>
      </w:r>
      <w:r>
        <w:rPr>
          <w:rFonts w:asciiTheme="majorBidi" w:eastAsiaTheme="minorEastAsia" w:hAnsiTheme="majorBidi" w:cstheme="majorBidi"/>
          <w:color w:val="000000"/>
          <w:sz w:val="28"/>
          <w:szCs w:val="28"/>
        </w:rPr>
        <w:t xml:space="preserve"> find solutions,</w:t>
      </w:r>
      <w:r w:rsidRPr="00E405A5">
        <w:rPr>
          <w:rFonts w:asciiTheme="majorBidi" w:eastAsiaTheme="minorEastAsia" w:hAnsiTheme="majorBidi" w:cstheme="majorBidi"/>
          <w:color w:val="000000"/>
          <w:sz w:val="28"/>
          <w:szCs w:val="28"/>
        </w:rPr>
        <w:t xml:space="preserve"> go forward</w:t>
      </w:r>
      <w:r>
        <w:rPr>
          <w:rFonts w:asciiTheme="majorBidi" w:eastAsiaTheme="minorEastAsia" w:hAnsiTheme="majorBidi" w:cstheme="majorBidi"/>
          <w:color w:val="000000"/>
          <w:sz w:val="28"/>
          <w:szCs w:val="28"/>
        </w:rPr>
        <w:t>,</w:t>
      </w:r>
      <w:r w:rsidRPr="00E405A5">
        <w:rPr>
          <w:rFonts w:asciiTheme="majorBidi" w:eastAsiaTheme="minorEastAsia" w:hAnsiTheme="majorBidi" w:cstheme="majorBidi"/>
          <w:color w:val="000000"/>
          <w:sz w:val="28"/>
          <w:szCs w:val="28"/>
        </w:rPr>
        <w:t xml:space="preserve"> build a positive future</w:t>
      </w:r>
      <w:r>
        <w:rPr>
          <w:rFonts w:asciiTheme="majorBidi" w:eastAsiaTheme="minorEastAsia" w:hAnsiTheme="majorBidi" w:cstheme="majorBidi"/>
          <w:color w:val="000000"/>
          <w:sz w:val="28"/>
          <w:szCs w:val="28"/>
        </w:rPr>
        <w:t>, and—with God’s help—play a role, however</w:t>
      </w:r>
      <w:r w:rsidR="00FF1FF2">
        <w:rPr>
          <w:rFonts w:asciiTheme="majorBidi" w:eastAsiaTheme="minorEastAsia" w:hAnsiTheme="majorBidi" w:cstheme="majorBidi"/>
          <w:color w:val="000000"/>
          <w:sz w:val="28"/>
          <w:szCs w:val="28"/>
        </w:rPr>
        <w:t xml:space="preserve"> humble</w:t>
      </w:r>
      <w:r>
        <w:rPr>
          <w:rFonts w:asciiTheme="majorBidi" w:eastAsiaTheme="minorEastAsia" w:hAnsiTheme="majorBidi" w:cstheme="majorBidi"/>
          <w:color w:val="000000"/>
          <w:sz w:val="28"/>
          <w:szCs w:val="28"/>
        </w:rPr>
        <w:t>, in reviving the dying phenomenon of Civilization</w:t>
      </w:r>
      <w:r w:rsidRPr="00E405A5">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color w:val="000000"/>
          <w:sz w:val="28"/>
          <w:szCs w:val="28"/>
        </w:rPr>
        <w:t xml:space="preserve">In the same vein as regards the history of Muslims, </w:t>
      </w:r>
      <w:r>
        <w:rPr>
          <w:rFonts w:asciiTheme="majorBidi" w:eastAsiaTheme="minorEastAsia" w:hAnsiTheme="majorBidi" w:cstheme="majorBidi"/>
          <w:i/>
          <w:iCs/>
          <w:color w:val="000000"/>
          <w:sz w:val="28"/>
          <w:szCs w:val="28"/>
        </w:rPr>
        <w:t>The First Teaching</w:t>
      </w:r>
      <w:r w:rsidRPr="00E405A5">
        <w:rPr>
          <w:rFonts w:asciiTheme="majorBidi" w:eastAsiaTheme="minorEastAsia" w:hAnsiTheme="majorBidi" w:cstheme="majorBidi"/>
          <w:color w:val="000000"/>
          <w:sz w:val="28"/>
          <w:szCs w:val="28"/>
        </w:rPr>
        <w:t xml:space="preserve"> does not </w:t>
      </w:r>
      <w:r>
        <w:rPr>
          <w:rFonts w:asciiTheme="majorBidi" w:eastAsiaTheme="minorEastAsia" w:hAnsiTheme="majorBidi" w:cstheme="majorBidi"/>
          <w:color w:val="000000"/>
          <w:sz w:val="28"/>
          <w:szCs w:val="28"/>
        </w:rPr>
        <w:t>mourn</w:t>
      </w:r>
      <w:r w:rsidRPr="00E405A5">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color w:val="000000"/>
          <w:sz w:val="28"/>
          <w:szCs w:val="28"/>
        </w:rPr>
        <w:t xml:space="preserve">the loss of some </w:t>
      </w:r>
      <w:r w:rsidRPr="00E405A5">
        <w:rPr>
          <w:rFonts w:asciiTheme="majorBidi" w:eastAsiaTheme="minorEastAsia" w:hAnsiTheme="majorBidi" w:cstheme="majorBidi"/>
          <w:color w:val="000000"/>
          <w:sz w:val="28"/>
          <w:szCs w:val="28"/>
        </w:rPr>
        <w:t>mythical “</w:t>
      </w:r>
      <w:r w:rsidRPr="004A0824">
        <w:rPr>
          <w:rFonts w:asciiTheme="majorBidi" w:eastAsiaTheme="minorEastAsia" w:hAnsiTheme="majorBidi" w:cstheme="majorBidi"/>
          <w:b/>
          <w:bCs/>
          <w:color w:val="000000"/>
          <w:sz w:val="28"/>
          <w:szCs w:val="28"/>
        </w:rPr>
        <w:t>Islamic Golden Age</w:t>
      </w:r>
      <w:r>
        <w:rPr>
          <w:rFonts w:asciiTheme="majorBidi" w:eastAsiaTheme="minorEastAsia" w:hAnsiTheme="majorBidi" w:cstheme="majorBidi"/>
          <w:color w:val="000000"/>
          <w:sz w:val="28"/>
          <w:szCs w:val="28"/>
        </w:rPr>
        <w:t>.</w:t>
      </w:r>
      <w:r w:rsidRPr="00E405A5">
        <w:rPr>
          <w:rFonts w:asciiTheme="majorBidi" w:eastAsiaTheme="minorEastAsia" w:hAnsiTheme="majorBidi" w:cstheme="majorBidi"/>
          <w:color w:val="000000"/>
          <w:sz w:val="28"/>
          <w:szCs w:val="28"/>
        </w:rPr>
        <w:t>”</w:t>
      </w:r>
      <w:r>
        <w:rPr>
          <w:rStyle w:val="FootnoteReference"/>
          <w:rFonts w:asciiTheme="majorBidi" w:eastAsiaTheme="minorEastAsia" w:hAnsiTheme="majorBidi" w:cstheme="majorBidi"/>
          <w:color w:val="000000"/>
          <w:sz w:val="28"/>
          <w:szCs w:val="28"/>
        </w:rPr>
        <w:footnoteReference w:id="93"/>
      </w:r>
      <w:r w:rsidRPr="00E405A5">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color w:val="000000"/>
          <w:sz w:val="28"/>
          <w:szCs w:val="28"/>
        </w:rPr>
        <w:t>Rather, the work</w:t>
      </w:r>
      <w:r w:rsidRPr="00E405A5">
        <w:rPr>
          <w:rFonts w:asciiTheme="majorBidi" w:eastAsiaTheme="minorEastAsia" w:hAnsiTheme="majorBidi" w:cstheme="majorBidi"/>
          <w:color w:val="000000"/>
          <w:sz w:val="28"/>
          <w:szCs w:val="28"/>
        </w:rPr>
        <w:t xml:space="preserve"> seeks </w:t>
      </w:r>
      <w:r>
        <w:rPr>
          <w:rFonts w:asciiTheme="majorBidi" w:eastAsiaTheme="minorEastAsia" w:hAnsiTheme="majorBidi" w:cstheme="majorBidi"/>
          <w:color w:val="000000"/>
          <w:sz w:val="28"/>
          <w:szCs w:val="28"/>
        </w:rPr>
        <w:t xml:space="preserve">realistically </w:t>
      </w:r>
      <w:r w:rsidRPr="00E405A5">
        <w:rPr>
          <w:rFonts w:asciiTheme="majorBidi" w:eastAsiaTheme="minorEastAsia" w:hAnsiTheme="majorBidi" w:cstheme="majorBidi"/>
          <w:color w:val="000000"/>
          <w:sz w:val="28"/>
          <w:szCs w:val="28"/>
        </w:rPr>
        <w:t xml:space="preserve">to </w:t>
      </w:r>
      <w:r>
        <w:rPr>
          <w:rFonts w:asciiTheme="majorBidi" w:eastAsiaTheme="minorEastAsia" w:hAnsiTheme="majorBidi" w:cstheme="majorBidi"/>
          <w:color w:val="000000"/>
          <w:sz w:val="28"/>
          <w:szCs w:val="28"/>
        </w:rPr>
        <w:t>discover</w:t>
      </w:r>
      <w:r w:rsidRPr="00E405A5">
        <w:rPr>
          <w:rFonts w:asciiTheme="majorBidi" w:eastAsiaTheme="minorEastAsia" w:hAnsiTheme="majorBidi" w:cstheme="majorBidi"/>
          <w:color w:val="000000"/>
          <w:sz w:val="28"/>
          <w:szCs w:val="28"/>
        </w:rPr>
        <w:t xml:space="preserve"> a way forward to a </w:t>
      </w:r>
      <w:r w:rsidRPr="00E405A5">
        <w:rPr>
          <w:rFonts w:asciiTheme="majorBidi" w:eastAsiaTheme="minorEastAsia" w:hAnsiTheme="majorBidi" w:cstheme="majorBidi"/>
          <w:color w:val="000000"/>
          <w:sz w:val="28"/>
          <w:szCs w:val="28"/>
        </w:rPr>
        <w:lastRenderedPageBreak/>
        <w:t xml:space="preserve">brilliant future worthy of our </w:t>
      </w:r>
      <w:r>
        <w:rPr>
          <w:rFonts w:asciiTheme="majorBidi" w:eastAsiaTheme="minorEastAsia" w:hAnsiTheme="majorBidi" w:cstheme="majorBidi"/>
          <w:color w:val="000000"/>
          <w:sz w:val="28"/>
          <w:szCs w:val="28"/>
        </w:rPr>
        <w:t>authentic Tradition and</w:t>
      </w:r>
      <w:r w:rsidR="006A061C">
        <w:rPr>
          <w:rFonts w:asciiTheme="majorBidi" w:eastAsiaTheme="minorEastAsia" w:hAnsiTheme="majorBidi" w:cstheme="majorBidi"/>
          <w:color w:val="000000"/>
          <w:sz w:val="28"/>
          <w:szCs w:val="28"/>
        </w:rPr>
        <w:t xml:space="preserve"> its</w:t>
      </w:r>
      <w:r>
        <w:rPr>
          <w:rFonts w:asciiTheme="majorBidi" w:eastAsiaTheme="minorEastAsia" w:hAnsiTheme="majorBidi" w:cstheme="majorBidi"/>
          <w:color w:val="000000"/>
          <w:sz w:val="28"/>
          <w:szCs w:val="28"/>
        </w:rPr>
        <w:t xml:space="preserve"> rich</w:t>
      </w:r>
      <w:r w:rsidRPr="00E405A5">
        <w:rPr>
          <w:rFonts w:asciiTheme="majorBidi" w:eastAsiaTheme="minorEastAsia" w:hAnsiTheme="majorBidi" w:cstheme="majorBidi"/>
          <w:color w:val="000000"/>
          <w:sz w:val="28"/>
          <w:szCs w:val="28"/>
        </w:rPr>
        <w:t xml:space="preserve"> past</w:t>
      </w:r>
      <w:r>
        <w:rPr>
          <w:rFonts w:asciiTheme="majorBidi" w:eastAsiaTheme="minorEastAsia" w:hAnsiTheme="majorBidi" w:cstheme="majorBidi"/>
          <w:color w:val="000000"/>
          <w:sz w:val="28"/>
          <w:szCs w:val="28"/>
        </w:rPr>
        <w:t xml:space="preserve"> as well as the best accomplishments of </w:t>
      </w:r>
      <w:r w:rsidR="006A061C">
        <w:rPr>
          <w:rFonts w:asciiTheme="majorBidi" w:eastAsiaTheme="minorEastAsia" w:hAnsiTheme="majorBidi" w:cstheme="majorBidi"/>
          <w:color w:val="000000"/>
          <w:sz w:val="28"/>
          <w:szCs w:val="28"/>
        </w:rPr>
        <w:t>H</w:t>
      </w:r>
      <w:r>
        <w:rPr>
          <w:rFonts w:asciiTheme="majorBidi" w:eastAsiaTheme="minorEastAsia" w:hAnsiTheme="majorBidi" w:cstheme="majorBidi"/>
          <w:color w:val="000000"/>
          <w:sz w:val="28"/>
          <w:szCs w:val="28"/>
        </w:rPr>
        <w:t xml:space="preserve">uman </w:t>
      </w:r>
      <w:r w:rsidR="006A061C">
        <w:rPr>
          <w:rFonts w:asciiTheme="majorBidi" w:eastAsiaTheme="minorEastAsia" w:hAnsiTheme="majorBidi" w:cstheme="majorBidi"/>
          <w:color w:val="000000"/>
          <w:sz w:val="28"/>
          <w:szCs w:val="28"/>
        </w:rPr>
        <w:t>B</w:t>
      </w:r>
      <w:r>
        <w:rPr>
          <w:rFonts w:asciiTheme="majorBidi" w:eastAsiaTheme="minorEastAsia" w:hAnsiTheme="majorBidi" w:cstheme="majorBidi"/>
          <w:color w:val="000000"/>
          <w:sz w:val="28"/>
          <w:szCs w:val="28"/>
        </w:rPr>
        <w:t>eings everywhere</w:t>
      </w:r>
      <w:r w:rsidR="00BD6510">
        <w:rPr>
          <w:rFonts w:asciiTheme="majorBidi" w:eastAsiaTheme="minorEastAsia" w:hAnsiTheme="majorBidi" w:cstheme="majorBidi"/>
          <w:color w:val="000000"/>
          <w:sz w:val="28"/>
          <w:szCs w:val="28"/>
        </w:rPr>
        <w:t xml:space="preserve"> and in all times</w:t>
      </w:r>
      <w:r w:rsidRPr="00E405A5">
        <w:rPr>
          <w:rFonts w:asciiTheme="majorBidi" w:eastAsiaTheme="minorEastAsia" w:hAnsiTheme="majorBidi" w:cstheme="majorBidi"/>
          <w:color w:val="000000"/>
          <w:sz w:val="28"/>
          <w:szCs w:val="28"/>
        </w:rPr>
        <w:t xml:space="preserve">. In this process, there are </w:t>
      </w:r>
      <w:r>
        <w:rPr>
          <w:rFonts w:asciiTheme="majorBidi" w:eastAsiaTheme="minorEastAsia" w:hAnsiTheme="majorBidi" w:cstheme="majorBidi"/>
          <w:color w:val="000000"/>
          <w:sz w:val="28"/>
          <w:szCs w:val="28"/>
        </w:rPr>
        <w:t xml:space="preserve">certainly </w:t>
      </w:r>
      <w:r w:rsidRPr="00E405A5">
        <w:rPr>
          <w:rFonts w:asciiTheme="majorBidi" w:eastAsiaTheme="minorEastAsia" w:hAnsiTheme="majorBidi" w:cstheme="majorBidi"/>
          <w:color w:val="000000"/>
          <w:sz w:val="28"/>
          <w:szCs w:val="28"/>
        </w:rPr>
        <w:t xml:space="preserve">many </w:t>
      </w:r>
      <w:r>
        <w:rPr>
          <w:rFonts w:asciiTheme="majorBidi" w:eastAsiaTheme="minorEastAsia" w:hAnsiTheme="majorBidi" w:cstheme="majorBidi"/>
          <w:color w:val="000000"/>
          <w:sz w:val="28"/>
          <w:szCs w:val="28"/>
        </w:rPr>
        <w:t>impediments</w:t>
      </w:r>
      <w:r w:rsidRPr="00E405A5">
        <w:rPr>
          <w:rFonts w:asciiTheme="majorBidi" w:eastAsiaTheme="minorEastAsia" w:hAnsiTheme="majorBidi" w:cstheme="majorBidi"/>
          <w:color w:val="000000"/>
          <w:sz w:val="28"/>
          <w:szCs w:val="28"/>
        </w:rPr>
        <w:t xml:space="preserve"> that </w:t>
      </w:r>
      <w:r w:rsidR="00300327">
        <w:rPr>
          <w:rFonts w:asciiTheme="majorBidi" w:eastAsiaTheme="minorEastAsia" w:hAnsiTheme="majorBidi" w:cstheme="majorBidi"/>
          <w:color w:val="000000"/>
          <w:sz w:val="28"/>
          <w:szCs w:val="28"/>
        </w:rPr>
        <w:t xml:space="preserve">arise </w:t>
      </w:r>
      <w:r>
        <w:rPr>
          <w:rFonts w:asciiTheme="majorBidi" w:eastAsiaTheme="minorEastAsia" w:hAnsiTheme="majorBidi" w:cstheme="majorBidi"/>
          <w:color w:val="000000"/>
          <w:sz w:val="28"/>
          <w:szCs w:val="28"/>
        </w:rPr>
        <w:t xml:space="preserve">and </w:t>
      </w:r>
      <w:r w:rsidR="00300327">
        <w:rPr>
          <w:rFonts w:asciiTheme="majorBidi" w:eastAsiaTheme="minorEastAsia" w:hAnsiTheme="majorBidi" w:cstheme="majorBidi"/>
          <w:color w:val="000000"/>
          <w:sz w:val="28"/>
          <w:szCs w:val="28"/>
        </w:rPr>
        <w:t xml:space="preserve">threaten to </w:t>
      </w:r>
      <w:r>
        <w:rPr>
          <w:rFonts w:asciiTheme="majorBidi" w:eastAsiaTheme="minorEastAsia" w:hAnsiTheme="majorBidi" w:cstheme="majorBidi"/>
          <w:color w:val="000000"/>
          <w:sz w:val="28"/>
          <w:szCs w:val="28"/>
        </w:rPr>
        <w:t>veil</w:t>
      </w:r>
      <w:r w:rsidRPr="00E405A5">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color w:val="000000"/>
          <w:sz w:val="28"/>
          <w:szCs w:val="28"/>
        </w:rPr>
        <w:t xml:space="preserve">sound </w:t>
      </w:r>
      <w:r w:rsidRPr="00E405A5">
        <w:rPr>
          <w:rFonts w:asciiTheme="majorBidi" w:eastAsiaTheme="minorEastAsia" w:hAnsiTheme="majorBidi" w:cstheme="majorBidi"/>
          <w:color w:val="000000"/>
          <w:sz w:val="28"/>
          <w:szCs w:val="28"/>
        </w:rPr>
        <w:t>understandin</w:t>
      </w:r>
      <w:r>
        <w:rPr>
          <w:rFonts w:asciiTheme="majorBidi" w:eastAsiaTheme="minorEastAsia" w:hAnsiTheme="majorBidi" w:cstheme="majorBidi"/>
          <w:color w:val="000000"/>
          <w:sz w:val="28"/>
          <w:szCs w:val="28"/>
        </w:rPr>
        <w:t xml:space="preserve">g. But </w:t>
      </w:r>
      <w:r w:rsidRPr="00E405A5">
        <w:rPr>
          <w:rFonts w:asciiTheme="majorBidi" w:eastAsiaTheme="minorEastAsia" w:hAnsiTheme="majorBidi" w:cstheme="majorBidi"/>
          <w:color w:val="000000"/>
          <w:sz w:val="28"/>
          <w:szCs w:val="28"/>
        </w:rPr>
        <w:t xml:space="preserve">such veils can be removed by the </w:t>
      </w:r>
      <w:r>
        <w:rPr>
          <w:rFonts w:asciiTheme="majorBidi" w:eastAsiaTheme="minorEastAsia" w:hAnsiTheme="majorBidi" w:cstheme="majorBidi"/>
          <w:color w:val="000000"/>
          <w:sz w:val="28"/>
          <w:szCs w:val="28"/>
        </w:rPr>
        <w:t xml:space="preserve">gentle </w:t>
      </w:r>
      <w:r w:rsidRPr="00E405A5">
        <w:rPr>
          <w:rFonts w:asciiTheme="majorBidi" w:eastAsiaTheme="minorEastAsia" w:hAnsiTheme="majorBidi" w:cstheme="majorBidi"/>
          <w:color w:val="000000"/>
          <w:sz w:val="28"/>
          <w:szCs w:val="28"/>
        </w:rPr>
        <w:t>winds of personal</w:t>
      </w:r>
      <w:r>
        <w:rPr>
          <w:rFonts w:asciiTheme="majorBidi" w:eastAsiaTheme="minorEastAsia" w:hAnsiTheme="majorBidi" w:cstheme="majorBidi"/>
          <w:color w:val="000000"/>
          <w:sz w:val="28"/>
          <w:szCs w:val="28"/>
        </w:rPr>
        <w:t xml:space="preserve"> sincerity and</w:t>
      </w:r>
      <w:r w:rsidRPr="00E405A5">
        <w:rPr>
          <w:rFonts w:asciiTheme="majorBidi" w:eastAsiaTheme="minorEastAsia" w:hAnsiTheme="majorBidi" w:cstheme="majorBidi"/>
          <w:color w:val="000000"/>
          <w:sz w:val="28"/>
          <w:szCs w:val="28"/>
        </w:rPr>
        <w:t xml:space="preserve"> interest</w:t>
      </w:r>
      <w:r>
        <w:rPr>
          <w:rFonts w:asciiTheme="majorBidi" w:eastAsiaTheme="minorEastAsia" w:hAnsiTheme="majorBidi" w:cstheme="majorBidi"/>
          <w:color w:val="000000"/>
          <w:sz w:val="28"/>
          <w:szCs w:val="28"/>
        </w:rPr>
        <w:t>. When those gusts of truthfulness and good faith fill our sails, they</w:t>
      </w:r>
      <w:r w:rsidRPr="008B36F5">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color w:val="000000"/>
          <w:sz w:val="28"/>
          <w:szCs w:val="28"/>
        </w:rPr>
        <w:t>bequeath better</w:t>
      </w:r>
      <w:r w:rsidRPr="00E405A5">
        <w:rPr>
          <w:rFonts w:asciiTheme="majorBidi" w:eastAsiaTheme="minorEastAsia" w:hAnsiTheme="majorBidi" w:cstheme="majorBidi"/>
          <w:color w:val="000000"/>
          <w:sz w:val="28"/>
          <w:szCs w:val="28"/>
        </w:rPr>
        <w:t xml:space="preserve"> understanding</w:t>
      </w:r>
      <w:r>
        <w:rPr>
          <w:rFonts w:asciiTheme="majorBidi" w:eastAsiaTheme="minorEastAsia" w:hAnsiTheme="majorBidi" w:cstheme="majorBidi"/>
          <w:color w:val="000000"/>
          <w:sz w:val="28"/>
          <w:szCs w:val="28"/>
        </w:rPr>
        <w:t xml:space="preserve"> of ourselves as </w:t>
      </w:r>
      <w:r w:rsidR="009C612C">
        <w:rPr>
          <w:rFonts w:asciiTheme="majorBidi" w:eastAsiaTheme="minorEastAsia" w:hAnsiTheme="majorBidi" w:cstheme="majorBidi"/>
          <w:color w:val="000000"/>
          <w:sz w:val="28"/>
          <w:szCs w:val="28"/>
        </w:rPr>
        <w:t>H</w:t>
      </w:r>
      <w:r>
        <w:rPr>
          <w:rFonts w:asciiTheme="majorBidi" w:eastAsiaTheme="minorEastAsia" w:hAnsiTheme="majorBidi" w:cstheme="majorBidi"/>
          <w:color w:val="000000"/>
          <w:sz w:val="28"/>
          <w:szCs w:val="28"/>
        </w:rPr>
        <w:t xml:space="preserve">uman </w:t>
      </w:r>
      <w:r w:rsidR="009C612C">
        <w:rPr>
          <w:rFonts w:asciiTheme="majorBidi" w:eastAsiaTheme="minorEastAsia" w:hAnsiTheme="majorBidi" w:cstheme="majorBidi"/>
          <w:color w:val="000000"/>
          <w:sz w:val="28"/>
          <w:szCs w:val="28"/>
        </w:rPr>
        <w:t>B</w:t>
      </w:r>
      <w:r>
        <w:rPr>
          <w:rFonts w:asciiTheme="majorBidi" w:eastAsiaTheme="minorEastAsia" w:hAnsiTheme="majorBidi" w:cstheme="majorBidi"/>
          <w:color w:val="000000"/>
          <w:sz w:val="28"/>
          <w:szCs w:val="28"/>
        </w:rPr>
        <w:t>eings</w:t>
      </w:r>
      <w:r w:rsidRPr="00E405A5">
        <w:rPr>
          <w:rFonts w:asciiTheme="majorBidi" w:eastAsiaTheme="minorEastAsia" w:hAnsiTheme="majorBidi" w:cstheme="majorBidi"/>
          <w:color w:val="000000"/>
          <w:sz w:val="28"/>
          <w:szCs w:val="28"/>
        </w:rPr>
        <w:t xml:space="preserve"> at </w:t>
      </w:r>
      <w:r>
        <w:rPr>
          <w:rFonts w:asciiTheme="majorBidi" w:eastAsiaTheme="minorEastAsia" w:hAnsiTheme="majorBidi" w:cstheme="majorBidi"/>
          <w:color w:val="000000"/>
          <w:sz w:val="28"/>
          <w:szCs w:val="28"/>
        </w:rPr>
        <w:t>all</w:t>
      </w:r>
      <w:r w:rsidRPr="00E405A5">
        <w:rPr>
          <w:rFonts w:asciiTheme="majorBidi" w:eastAsiaTheme="minorEastAsia" w:hAnsiTheme="majorBidi" w:cstheme="majorBidi"/>
          <w:color w:val="000000"/>
          <w:sz w:val="28"/>
          <w:szCs w:val="28"/>
        </w:rPr>
        <w:t xml:space="preserve"> levels of </w:t>
      </w:r>
      <w:r>
        <w:rPr>
          <w:rFonts w:asciiTheme="majorBidi" w:eastAsiaTheme="minorEastAsia" w:hAnsiTheme="majorBidi" w:cstheme="majorBidi"/>
          <w:color w:val="000000"/>
          <w:sz w:val="28"/>
          <w:szCs w:val="28"/>
        </w:rPr>
        <w:t>society and ultimately</w:t>
      </w:r>
      <w:r w:rsidRPr="00E405A5">
        <w:rPr>
          <w:rFonts w:asciiTheme="majorBidi" w:eastAsiaTheme="minorEastAsia" w:hAnsiTheme="majorBidi" w:cstheme="majorBidi"/>
          <w:color w:val="000000"/>
          <w:sz w:val="28"/>
          <w:szCs w:val="28"/>
        </w:rPr>
        <w:t xml:space="preserve"> lead</w:t>
      </w:r>
      <w:r>
        <w:rPr>
          <w:rFonts w:asciiTheme="majorBidi" w:eastAsiaTheme="minorEastAsia" w:hAnsiTheme="majorBidi" w:cstheme="majorBidi"/>
          <w:color w:val="000000"/>
          <w:sz w:val="28"/>
          <w:szCs w:val="28"/>
        </w:rPr>
        <w:t xml:space="preserve"> </w:t>
      </w:r>
      <w:r w:rsidRPr="00E405A5">
        <w:rPr>
          <w:rFonts w:asciiTheme="majorBidi" w:eastAsiaTheme="minorEastAsia" w:hAnsiTheme="majorBidi" w:cstheme="majorBidi"/>
          <w:color w:val="000000"/>
          <w:sz w:val="28"/>
          <w:szCs w:val="28"/>
        </w:rPr>
        <w:t xml:space="preserve">to </w:t>
      </w:r>
      <w:r>
        <w:rPr>
          <w:rFonts w:asciiTheme="majorBidi" w:eastAsiaTheme="minorEastAsia" w:hAnsiTheme="majorBidi" w:cstheme="majorBidi"/>
          <w:color w:val="000000"/>
          <w:sz w:val="28"/>
          <w:szCs w:val="28"/>
        </w:rPr>
        <w:t xml:space="preserve">positive </w:t>
      </w:r>
      <w:r w:rsidRPr="00E405A5">
        <w:rPr>
          <w:rFonts w:asciiTheme="majorBidi" w:eastAsiaTheme="minorEastAsia" w:hAnsiTheme="majorBidi" w:cstheme="majorBidi"/>
          <w:color w:val="000000"/>
          <w:sz w:val="28"/>
          <w:szCs w:val="28"/>
        </w:rPr>
        <w:t>civil engagement</w:t>
      </w:r>
      <w:r>
        <w:rPr>
          <w:rFonts w:asciiTheme="majorBidi" w:eastAsiaTheme="minorEastAsia" w:hAnsiTheme="majorBidi" w:cstheme="majorBidi"/>
          <w:color w:val="000000"/>
          <w:sz w:val="28"/>
          <w:szCs w:val="28"/>
        </w:rPr>
        <w:t>. Such an understanding</w:t>
      </w:r>
      <w:r w:rsidRPr="00E405A5">
        <w:rPr>
          <w:rFonts w:asciiTheme="majorBidi" w:eastAsiaTheme="minorEastAsia" w:hAnsiTheme="majorBidi" w:cstheme="majorBidi"/>
          <w:color w:val="000000"/>
          <w:sz w:val="28"/>
          <w:szCs w:val="28"/>
        </w:rPr>
        <w:t xml:space="preserve"> is </w:t>
      </w:r>
      <w:r>
        <w:rPr>
          <w:rFonts w:asciiTheme="majorBidi" w:eastAsiaTheme="minorEastAsia" w:hAnsiTheme="majorBidi" w:cstheme="majorBidi"/>
          <w:color w:val="000000"/>
          <w:sz w:val="28"/>
          <w:szCs w:val="28"/>
        </w:rPr>
        <w:t>a</w:t>
      </w:r>
      <w:r w:rsidRPr="00E405A5">
        <w:rPr>
          <w:rFonts w:asciiTheme="majorBidi" w:eastAsiaTheme="minorEastAsia" w:hAnsiTheme="majorBidi" w:cstheme="majorBidi"/>
          <w:color w:val="000000"/>
          <w:sz w:val="28"/>
          <w:szCs w:val="28"/>
        </w:rPr>
        <w:t xml:space="preserve"> debt that we ow</w:t>
      </w:r>
      <w:r>
        <w:rPr>
          <w:rFonts w:asciiTheme="majorBidi" w:eastAsiaTheme="minorEastAsia" w:hAnsiTheme="majorBidi" w:cstheme="majorBidi"/>
          <w:color w:val="000000"/>
          <w:sz w:val="28"/>
          <w:szCs w:val="28"/>
        </w:rPr>
        <w:t>e</w:t>
      </w:r>
      <w:r w:rsidRPr="00E405A5">
        <w:rPr>
          <w:rFonts w:asciiTheme="majorBidi" w:eastAsiaTheme="minorEastAsia" w:hAnsiTheme="majorBidi" w:cstheme="majorBidi"/>
          <w:color w:val="000000"/>
          <w:sz w:val="28"/>
          <w:szCs w:val="28"/>
        </w:rPr>
        <w:t xml:space="preserve"> to </w:t>
      </w:r>
      <w:r w:rsidR="009C612C">
        <w:rPr>
          <w:rFonts w:asciiTheme="majorBidi" w:eastAsiaTheme="minorEastAsia" w:hAnsiTheme="majorBidi" w:cstheme="majorBidi"/>
          <w:color w:val="000000"/>
          <w:sz w:val="28"/>
          <w:szCs w:val="28"/>
        </w:rPr>
        <w:t>H</w:t>
      </w:r>
      <w:r>
        <w:rPr>
          <w:rFonts w:asciiTheme="majorBidi" w:eastAsiaTheme="minorEastAsia" w:hAnsiTheme="majorBidi" w:cstheme="majorBidi"/>
          <w:color w:val="000000"/>
          <w:sz w:val="28"/>
          <w:szCs w:val="28"/>
        </w:rPr>
        <w:t>umanity and</w:t>
      </w:r>
      <w:r w:rsidR="009C612C">
        <w:rPr>
          <w:rFonts w:asciiTheme="majorBidi" w:eastAsiaTheme="minorEastAsia" w:hAnsiTheme="majorBidi" w:cstheme="majorBidi"/>
          <w:color w:val="000000"/>
          <w:sz w:val="28"/>
          <w:szCs w:val="28"/>
        </w:rPr>
        <w:t xml:space="preserve"> one of the principal</w:t>
      </w:r>
      <w:r>
        <w:rPr>
          <w:rFonts w:asciiTheme="majorBidi" w:eastAsiaTheme="minorEastAsia" w:hAnsiTheme="majorBidi" w:cstheme="majorBidi"/>
          <w:color w:val="000000"/>
          <w:sz w:val="28"/>
          <w:szCs w:val="28"/>
        </w:rPr>
        <w:t xml:space="preserve"> demands of </w:t>
      </w:r>
      <w:r w:rsidRPr="00E405A5">
        <w:rPr>
          <w:rFonts w:asciiTheme="majorBidi" w:eastAsiaTheme="minorEastAsia" w:hAnsiTheme="majorBidi" w:cstheme="majorBidi"/>
          <w:color w:val="000000"/>
          <w:sz w:val="28"/>
          <w:szCs w:val="28"/>
        </w:rPr>
        <w:t>Civilization</w:t>
      </w:r>
      <w:r>
        <w:rPr>
          <w:rFonts w:asciiTheme="majorBidi" w:eastAsiaTheme="minorEastAsia" w:hAnsiTheme="majorBidi" w:cstheme="majorBidi"/>
          <w:color w:val="000000"/>
          <w:sz w:val="28"/>
          <w:szCs w:val="28"/>
        </w:rPr>
        <w:t>al renewal</w:t>
      </w:r>
      <w:r w:rsidRPr="00E405A5">
        <w:rPr>
          <w:rFonts w:asciiTheme="majorBidi" w:eastAsiaTheme="minorEastAsia" w:hAnsiTheme="majorBidi" w:cstheme="majorBidi"/>
          <w:color w:val="000000"/>
          <w:sz w:val="28"/>
          <w:szCs w:val="28"/>
        </w:rPr>
        <w:t xml:space="preserve"> in our time. </w:t>
      </w:r>
    </w:p>
    <w:p w14:paraId="476946CF" w14:textId="77777777" w:rsidR="0031225A" w:rsidRDefault="0031225A" w:rsidP="00E86172">
      <w:pPr>
        <w:autoSpaceDE w:val="0"/>
        <w:autoSpaceDN w:val="0"/>
        <w:adjustRightInd w:val="0"/>
        <w:rPr>
          <w:rFonts w:asciiTheme="majorBidi" w:hAnsiTheme="majorBidi" w:cstheme="majorBidi"/>
          <w:sz w:val="28"/>
          <w:szCs w:val="28"/>
        </w:rPr>
      </w:pPr>
    </w:p>
    <w:p w14:paraId="680A2DCC" w14:textId="77777777" w:rsidR="00DE5C20" w:rsidRDefault="00DE5C20" w:rsidP="00E86172">
      <w:pPr>
        <w:autoSpaceDE w:val="0"/>
        <w:autoSpaceDN w:val="0"/>
        <w:adjustRightInd w:val="0"/>
        <w:rPr>
          <w:rFonts w:asciiTheme="majorBidi" w:hAnsiTheme="majorBidi" w:cstheme="majorBidi"/>
          <w:sz w:val="28"/>
          <w:szCs w:val="28"/>
        </w:rPr>
      </w:pPr>
    </w:p>
    <w:p w14:paraId="0D3056D1" w14:textId="7DD01466" w:rsidR="0031225A" w:rsidRDefault="0031225A" w:rsidP="0031225A">
      <w:pPr>
        <w:ind w:left="1440"/>
        <w:rPr>
          <w:sz w:val="20"/>
          <w:szCs w:val="20"/>
        </w:rPr>
      </w:pPr>
      <w:r>
        <w:rPr>
          <w:sz w:val="20"/>
          <w:szCs w:val="20"/>
        </w:rPr>
        <w:t xml:space="preserve">Image </w:t>
      </w:r>
      <w:r w:rsidR="00094C53">
        <w:rPr>
          <w:sz w:val="20"/>
          <w:szCs w:val="20"/>
        </w:rPr>
        <w:t>1</w:t>
      </w:r>
      <w:r w:rsidR="0095163E">
        <w:rPr>
          <w:sz w:val="20"/>
          <w:szCs w:val="20"/>
        </w:rPr>
        <w:t>8</w:t>
      </w:r>
      <w:r>
        <w:rPr>
          <w:sz w:val="20"/>
          <w:szCs w:val="20"/>
        </w:rPr>
        <w:t xml:space="preserve">: </w:t>
      </w:r>
    </w:p>
    <w:p w14:paraId="7AA30F93" w14:textId="77777777" w:rsidR="00094C53" w:rsidRDefault="00094C53" w:rsidP="0031225A">
      <w:pPr>
        <w:ind w:left="1440"/>
        <w:rPr>
          <w:sz w:val="20"/>
          <w:szCs w:val="20"/>
        </w:rPr>
      </w:pPr>
    </w:p>
    <w:p w14:paraId="05C29974" w14:textId="77777777" w:rsidR="003825B6" w:rsidRDefault="003825B6" w:rsidP="0031225A">
      <w:pPr>
        <w:ind w:left="1440"/>
        <w:rPr>
          <w:sz w:val="20"/>
          <w:szCs w:val="20"/>
        </w:rPr>
      </w:pPr>
    </w:p>
    <w:p w14:paraId="751DB70E" w14:textId="77777777" w:rsidR="00055B63" w:rsidRDefault="00055B63" w:rsidP="0031225A">
      <w:pPr>
        <w:ind w:left="1440"/>
        <w:rPr>
          <w:sz w:val="20"/>
          <w:szCs w:val="20"/>
        </w:rPr>
      </w:pPr>
    </w:p>
    <w:p w14:paraId="1B40C67B" w14:textId="77777777" w:rsidR="00055B63" w:rsidRDefault="00055B63" w:rsidP="0031225A">
      <w:pPr>
        <w:ind w:left="1440"/>
        <w:rPr>
          <w:sz w:val="20"/>
          <w:szCs w:val="20"/>
        </w:rPr>
      </w:pPr>
    </w:p>
    <w:p w14:paraId="061EAA94" w14:textId="77777777" w:rsidR="00055B63" w:rsidRDefault="00055B63" w:rsidP="0031225A">
      <w:pPr>
        <w:ind w:left="1440"/>
        <w:rPr>
          <w:sz w:val="20"/>
          <w:szCs w:val="20"/>
        </w:rPr>
      </w:pPr>
    </w:p>
    <w:p w14:paraId="43BB9A66" w14:textId="77777777" w:rsidR="003825B6" w:rsidRDefault="003825B6" w:rsidP="0031225A">
      <w:pPr>
        <w:ind w:left="1440"/>
        <w:rPr>
          <w:sz w:val="20"/>
          <w:szCs w:val="20"/>
        </w:rPr>
      </w:pPr>
    </w:p>
    <w:p w14:paraId="337E20D3" w14:textId="77777777" w:rsidR="003825B6" w:rsidRDefault="003825B6" w:rsidP="0031225A">
      <w:pPr>
        <w:ind w:left="1440"/>
        <w:rPr>
          <w:sz w:val="20"/>
          <w:szCs w:val="20"/>
        </w:rPr>
      </w:pPr>
    </w:p>
    <w:p w14:paraId="7FE19C26" w14:textId="1FBB3E05" w:rsidR="0031225A" w:rsidRDefault="0031225A" w:rsidP="0031225A">
      <w:pPr>
        <w:ind w:left="1440"/>
        <w:rPr>
          <w:sz w:val="20"/>
          <w:szCs w:val="20"/>
        </w:rPr>
      </w:pPr>
      <w:r>
        <w:rPr>
          <w:sz w:val="20"/>
          <w:szCs w:val="20"/>
        </w:rPr>
        <w:t>“As idle as a painted ship/Upon a painted ocean.”</w:t>
      </w:r>
      <w:r w:rsidR="00E537AA">
        <w:rPr>
          <w:rStyle w:val="FootnoteReference"/>
          <w:sz w:val="20"/>
          <w:szCs w:val="20"/>
        </w:rPr>
        <w:footnoteReference w:id="94"/>
      </w:r>
    </w:p>
    <w:p w14:paraId="4CCBE382" w14:textId="77777777" w:rsidR="00055B63" w:rsidRDefault="00055B63" w:rsidP="00E11E6E">
      <w:pPr>
        <w:autoSpaceDE w:val="0"/>
        <w:autoSpaceDN w:val="0"/>
        <w:adjustRightInd w:val="0"/>
        <w:rPr>
          <w:rFonts w:asciiTheme="majorBidi" w:hAnsiTheme="majorBidi" w:cstheme="majorBidi"/>
          <w:sz w:val="28"/>
          <w:szCs w:val="28"/>
        </w:rPr>
      </w:pPr>
    </w:p>
    <w:p w14:paraId="054A7797" w14:textId="191318C7" w:rsidR="00E9768C" w:rsidRDefault="00E86172" w:rsidP="00C605EB">
      <w:pPr>
        <w:autoSpaceDE w:val="0"/>
        <w:autoSpaceDN w:val="0"/>
        <w:adjustRightInd w:val="0"/>
        <w:rPr>
          <w:sz w:val="28"/>
          <w:szCs w:val="28"/>
        </w:rPr>
      </w:pPr>
      <w:r w:rsidRPr="1639DB5C">
        <w:rPr>
          <w:rFonts w:asciiTheme="majorBidi" w:hAnsiTheme="majorBidi" w:cstheme="majorBidi"/>
          <w:sz w:val="28"/>
          <w:szCs w:val="28"/>
        </w:rPr>
        <w:t xml:space="preserve">Still, I </w:t>
      </w:r>
      <w:r w:rsidR="000E6E67">
        <w:rPr>
          <w:rFonts w:asciiTheme="majorBidi" w:hAnsiTheme="majorBidi" w:cstheme="majorBidi"/>
          <w:sz w:val="28"/>
          <w:szCs w:val="28"/>
        </w:rPr>
        <w:t>am fully conscious</w:t>
      </w:r>
      <w:r w:rsidRPr="1639DB5C">
        <w:rPr>
          <w:rFonts w:asciiTheme="majorBidi" w:hAnsiTheme="majorBidi" w:cstheme="majorBidi"/>
          <w:sz w:val="28"/>
          <w:szCs w:val="28"/>
        </w:rPr>
        <w:t xml:space="preserve"> that the approach of this </w:t>
      </w:r>
      <w:r w:rsidR="00EA0715">
        <w:rPr>
          <w:rFonts w:asciiTheme="majorBidi" w:hAnsiTheme="majorBidi" w:cstheme="majorBidi"/>
          <w:sz w:val="28"/>
          <w:szCs w:val="28"/>
        </w:rPr>
        <w:t xml:space="preserve">compendium </w:t>
      </w:r>
      <w:r w:rsidRPr="1639DB5C">
        <w:rPr>
          <w:rFonts w:asciiTheme="majorBidi" w:hAnsiTheme="majorBidi" w:cstheme="majorBidi"/>
          <w:sz w:val="28"/>
          <w:szCs w:val="28"/>
        </w:rPr>
        <w:t xml:space="preserve">and much of what it contains will be unfamiliar and difficult for many </w:t>
      </w:r>
      <w:r w:rsidR="00EA0715">
        <w:rPr>
          <w:rFonts w:asciiTheme="majorBidi" w:hAnsiTheme="majorBidi" w:cstheme="majorBidi"/>
          <w:sz w:val="28"/>
          <w:szCs w:val="28"/>
        </w:rPr>
        <w:t>reader-listeners</w:t>
      </w:r>
      <w:r w:rsidRPr="1639DB5C">
        <w:rPr>
          <w:rFonts w:asciiTheme="majorBidi" w:hAnsiTheme="majorBidi" w:cstheme="majorBidi"/>
          <w:sz w:val="28"/>
          <w:szCs w:val="28"/>
        </w:rPr>
        <w:t xml:space="preserve"> and certainly unwelcome to others, perhaps making </w:t>
      </w:r>
      <w:r w:rsidRPr="1639DB5C">
        <w:rPr>
          <w:rFonts w:asciiTheme="majorBidi" w:hAnsiTheme="majorBidi" w:cstheme="majorBidi"/>
          <w:i/>
          <w:iCs/>
          <w:sz w:val="28"/>
          <w:szCs w:val="28"/>
        </w:rPr>
        <w:t>The First Teaching</w:t>
      </w:r>
      <w:r w:rsidRPr="1639DB5C">
        <w:rPr>
          <w:rFonts w:asciiTheme="majorBidi" w:hAnsiTheme="majorBidi" w:cstheme="majorBidi"/>
          <w:sz w:val="28"/>
          <w:szCs w:val="28"/>
        </w:rPr>
        <w:t xml:space="preserve">—as it were—a modern </w:t>
      </w:r>
      <w:r w:rsidRPr="1639DB5C">
        <w:rPr>
          <w:rFonts w:asciiTheme="majorBidi" w:hAnsiTheme="majorBidi" w:cstheme="majorBidi"/>
          <w:i/>
          <w:iCs/>
          <w:sz w:val="28"/>
          <w:szCs w:val="28"/>
        </w:rPr>
        <w:t>Book of Strangers</w:t>
      </w:r>
      <w:r w:rsidRPr="1639DB5C">
        <w:rPr>
          <w:rFonts w:asciiTheme="majorBidi" w:hAnsiTheme="majorBidi" w:cstheme="majorBidi"/>
          <w:sz w:val="28"/>
          <w:szCs w:val="28"/>
        </w:rPr>
        <w:t xml:space="preserve">. But, as </w:t>
      </w:r>
      <w:r w:rsidRPr="1639DB5C">
        <w:rPr>
          <w:rFonts w:asciiTheme="majorBidi" w:eastAsiaTheme="minorEastAsia" w:hAnsiTheme="majorBidi" w:cstheme="majorBidi"/>
          <w:sz w:val="28"/>
          <w:szCs w:val="28"/>
        </w:rPr>
        <w:t>the Prophet</w:t>
      </w:r>
      <w:r w:rsidRPr="1639DB5C">
        <w:rPr>
          <w:rFonts w:asciiTheme="majorBidi" w:hAnsiTheme="majorBidi" w:cstheme="majorBidi"/>
          <w:sz w:val="28"/>
          <w:szCs w:val="28"/>
        </w:rPr>
        <w:t xml:space="preserve"> Muḥammad</w:t>
      </w:r>
      <w:r w:rsidRPr="1639DB5C">
        <w:rPr>
          <w:rFonts w:asciiTheme="majorBidi" w:eastAsiaTheme="minorEastAsia" w:hAnsiTheme="majorBidi" w:cstheme="majorBidi"/>
          <w:sz w:val="28"/>
          <w:szCs w:val="28"/>
        </w:rPr>
        <w:t xml:space="preserve"> said in a well-attested</w:t>
      </w:r>
      <w:r w:rsidRPr="1639DB5C">
        <w:rPr>
          <w:rFonts w:asciiTheme="majorBidi" w:hAnsiTheme="majorBidi" w:cstheme="majorBidi"/>
          <w:b/>
          <w:bCs/>
          <w:i/>
          <w:iCs/>
          <w:sz w:val="28"/>
          <w:szCs w:val="28"/>
        </w:rPr>
        <w:t xml:space="preserve"> Ḥadīth</w:t>
      </w:r>
      <w:r w:rsidRPr="1639DB5C">
        <w:rPr>
          <w:rFonts w:asciiTheme="majorBidi" w:hAnsiTheme="majorBidi" w:cstheme="majorBidi"/>
          <w:sz w:val="28"/>
          <w:szCs w:val="28"/>
        </w:rPr>
        <w:t>:</w:t>
      </w:r>
      <w:r w:rsidRPr="1639DB5C">
        <w:rPr>
          <w:rStyle w:val="FootnoteReference"/>
          <w:rFonts w:asciiTheme="majorBidi" w:hAnsiTheme="majorBidi" w:cstheme="majorBidi"/>
          <w:sz w:val="28"/>
          <w:szCs w:val="28"/>
        </w:rPr>
        <w:footnoteReference w:id="95"/>
      </w:r>
      <w:r w:rsidR="002D0CA6">
        <w:rPr>
          <w:rFonts w:asciiTheme="majorBidi" w:hAnsiTheme="majorBidi" w:cstheme="majorBidi"/>
          <w:sz w:val="28"/>
          <w:szCs w:val="28"/>
        </w:rPr>
        <w:t xml:space="preserve"> </w:t>
      </w:r>
      <w:r w:rsidRPr="1639DB5C">
        <w:rPr>
          <w:rFonts w:asciiTheme="majorBidi" w:hAnsiTheme="majorBidi" w:cstheme="majorBidi"/>
          <w:sz w:val="28"/>
          <w:szCs w:val="28"/>
        </w:rPr>
        <w:t xml:space="preserve">“Islam began as a stranger </w:t>
      </w:r>
      <w:r w:rsidRPr="1639DB5C">
        <w:rPr>
          <w:rFonts w:asciiTheme="majorBidi" w:hAnsiTheme="majorBidi" w:cstheme="majorBidi"/>
          <w:sz w:val="28"/>
          <w:szCs w:val="28"/>
        </w:rPr>
        <w:lastRenderedPageBreak/>
        <w:t>(</w:t>
      </w:r>
      <w:r w:rsidRPr="1639DB5C">
        <w:rPr>
          <w:rFonts w:asciiTheme="majorBidi" w:hAnsiTheme="majorBidi" w:cstheme="majorBidi"/>
          <w:i/>
          <w:iCs/>
          <w:sz w:val="28"/>
          <w:szCs w:val="28"/>
        </w:rPr>
        <w:t>gharīban</w:t>
      </w:r>
      <w:r w:rsidRPr="1639DB5C">
        <w:rPr>
          <w:rFonts w:asciiTheme="majorBidi" w:hAnsiTheme="majorBidi" w:cstheme="majorBidi"/>
          <w:sz w:val="28"/>
          <w:szCs w:val="28"/>
        </w:rPr>
        <w:t>), and it will surely return</w:t>
      </w:r>
      <w:r w:rsidR="00AF6E9C" w:rsidRPr="00AF6E9C">
        <w:rPr>
          <w:rFonts w:asciiTheme="majorBidi" w:hAnsiTheme="majorBidi" w:cstheme="majorBidi"/>
          <w:sz w:val="28"/>
          <w:szCs w:val="28"/>
        </w:rPr>
        <w:t xml:space="preserve"> </w:t>
      </w:r>
      <w:r w:rsidR="00AF6E9C" w:rsidRPr="1639DB5C">
        <w:rPr>
          <w:rFonts w:asciiTheme="majorBidi" w:hAnsiTheme="majorBidi" w:cstheme="majorBidi"/>
          <w:sz w:val="28"/>
          <w:szCs w:val="28"/>
        </w:rPr>
        <w:t>again</w:t>
      </w:r>
      <w:r w:rsidRPr="1639DB5C">
        <w:rPr>
          <w:rFonts w:asciiTheme="majorBidi" w:hAnsiTheme="majorBidi" w:cstheme="majorBidi"/>
          <w:sz w:val="28"/>
          <w:szCs w:val="28"/>
        </w:rPr>
        <w:t xml:space="preserve"> to be a stranger just as it began. So, good tidings (</w:t>
      </w:r>
      <w:r w:rsidRPr="1639DB5C">
        <w:rPr>
          <w:rFonts w:asciiTheme="majorBidi" w:hAnsiTheme="majorBidi" w:cstheme="majorBidi"/>
          <w:i/>
          <w:iCs/>
          <w:sz w:val="28"/>
          <w:szCs w:val="28"/>
        </w:rPr>
        <w:t>ṭūbā</w:t>
      </w:r>
      <w:r w:rsidRPr="1639DB5C">
        <w:rPr>
          <w:rFonts w:asciiTheme="majorBidi" w:hAnsiTheme="majorBidi" w:cstheme="majorBidi"/>
          <w:sz w:val="28"/>
          <w:szCs w:val="28"/>
        </w:rPr>
        <w:t>) to the Strangers.”</w:t>
      </w:r>
      <w:r w:rsidRPr="1639DB5C">
        <w:rPr>
          <w:rStyle w:val="FootnoteReference"/>
          <w:rFonts w:asciiTheme="majorBidi" w:hAnsiTheme="majorBidi" w:cstheme="majorBidi"/>
          <w:sz w:val="28"/>
          <w:szCs w:val="28"/>
        </w:rPr>
        <w:footnoteReference w:id="96"/>
      </w:r>
      <w:r w:rsidRPr="1639DB5C">
        <w:rPr>
          <w:rFonts w:asciiTheme="majorBidi" w:eastAsiaTheme="minorEastAsia" w:hAnsiTheme="majorBidi" w:cstheme="majorBidi"/>
          <w:color w:val="000000"/>
          <w:sz w:val="28"/>
          <w:szCs w:val="28"/>
        </w:rPr>
        <w:t xml:space="preserve"> </w:t>
      </w:r>
      <w:r w:rsidRPr="1639DB5C">
        <w:rPr>
          <w:rFonts w:asciiTheme="majorBidi" w:eastAsiaTheme="minorEastAsia" w:hAnsiTheme="majorBidi" w:cstheme="majorBidi"/>
          <w:color w:val="000000" w:themeColor="text1"/>
          <w:sz w:val="28"/>
          <w:szCs w:val="28"/>
        </w:rPr>
        <w:t>A</w:t>
      </w:r>
      <w:r w:rsidRPr="1639DB5C">
        <w:rPr>
          <w:rFonts w:asciiTheme="majorBidi" w:eastAsiaTheme="minorEastAsia" w:hAnsiTheme="majorBidi" w:cstheme="majorBidi"/>
          <w:color w:val="000000"/>
          <w:sz w:val="28"/>
          <w:szCs w:val="28"/>
        </w:rPr>
        <w:t xml:space="preserve"> relevant</w:t>
      </w:r>
      <w:r w:rsidRPr="1639DB5C">
        <w:rPr>
          <w:rFonts w:asciiTheme="majorBidi" w:hAnsiTheme="majorBidi" w:cstheme="majorBidi"/>
          <w:sz w:val="28"/>
          <w:szCs w:val="28"/>
        </w:rPr>
        <w:t xml:space="preserve"> Arab proverb observes: “Pleasing </w:t>
      </w:r>
      <w:r w:rsidR="00AF6E9C">
        <w:rPr>
          <w:rFonts w:asciiTheme="majorBidi" w:hAnsiTheme="majorBidi" w:cstheme="majorBidi"/>
          <w:sz w:val="28"/>
          <w:szCs w:val="28"/>
        </w:rPr>
        <w:t>[</w:t>
      </w:r>
      <w:r w:rsidRPr="1639DB5C">
        <w:rPr>
          <w:rFonts w:asciiTheme="majorBidi" w:hAnsiTheme="majorBidi" w:cstheme="majorBidi"/>
          <w:sz w:val="28"/>
          <w:szCs w:val="28"/>
        </w:rPr>
        <w:t>all</w:t>
      </w:r>
      <w:r w:rsidR="00AF6E9C">
        <w:rPr>
          <w:rFonts w:asciiTheme="majorBidi" w:hAnsiTheme="majorBidi" w:cstheme="majorBidi"/>
          <w:sz w:val="28"/>
          <w:szCs w:val="28"/>
        </w:rPr>
        <w:t>]</w:t>
      </w:r>
      <w:r w:rsidRPr="1639DB5C">
        <w:rPr>
          <w:rFonts w:asciiTheme="majorBidi" w:hAnsiTheme="majorBidi" w:cstheme="majorBidi"/>
          <w:sz w:val="28"/>
          <w:szCs w:val="28"/>
        </w:rPr>
        <w:t xml:space="preserve"> people is an objective that can never be </w:t>
      </w:r>
      <w:r w:rsidR="00AF6E9C">
        <w:rPr>
          <w:rFonts w:asciiTheme="majorBidi" w:hAnsiTheme="majorBidi" w:cstheme="majorBidi"/>
          <w:sz w:val="28"/>
          <w:szCs w:val="28"/>
        </w:rPr>
        <w:t>at</w:t>
      </w:r>
      <w:r w:rsidRPr="1639DB5C">
        <w:rPr>
          <w:rFonts w:asciiTheme="majorBidi" w:hAnsiTheme="majorBidi" w:cstheme="majorBidi"/>
          <w:sz w:val="28"/>
          <w:szCs w:val="28"/>
        </w:rPr>
        <w:t>tained” (</w:t>
      </w:r>
      <w:r w:rsidRPr="1639DB5C">
        <w:rPr>
          <w:rFonts w:asciiTheme="majorBidi" w:hAnsiTheme="majorBidi" w:cstheme="majorBidi"/>
          <w:i/>
          <w:iCs/>
          <w:sz w:val="28"/>
          <w:szCs w:val="28"/>
        </w:rPr>
        <w:t>riḍā’ al-nās ghāya lā tudrak</w:t>
      </w:r>
      <w:r w:rsidRPr="1639DB5C">
        <w:rPr>
          <w:rFonts w:asciiTheme="majorBidi" w:hAnsiTheme="majorBidi" w:cstheme="majorBidi"/>
          <w:sz w:val="28"/>
          <w:szCs w:val="28"/>
        </w:rPr>
        <w:t xml:space="preserve">). More emphatically, </w:t>
      </w:r>
      <w:r w:rsidRPr="1639DB5C">
        <w:rPr>
          <w:rFonts w:asciiTheme="majorBidi" w:hAnsiTheme="majorBidi" w:cstheme="majorBidi"/>
          <w:b/>
          <w:bCs/>
          <w:sz w:val="28"/>
          <w:szCs w:val="28"/>
        </w:rPr>
        <w:t>‘Umar ibn al-</w:t>
      </w:r>
      <w:r w:rsidRPr="1639DB5C">
        <w:rPr>
          <w:rFonts w:asciiTheme="majorBidi" w:hAnsiTheme="majorBidi" w:cstheme="majorBidi"/>
          <w:b/>
          <w:bCs/>
          <w:sz w:val="28"/>
          <w:szCs w:val="28"/>
        </w:rPr>
        <w:lastRenderedPageBreak/>
        <w:t>Khaṭṭāb</w:t>
      </w:r>
      <w:r w:rsidRPr="1639DB5C">
        <w:rPr>
          <w:rStyle w:val="FootnoteReference"/>
          <w:rFonts w:asciiTheme="majorBidi" w:hAnsiTheme="majorBidi" w:cstheme="majorBidi"/>
          <w:sz w:val="28"/>
          <w:szCs w:val="28"/>
        </w:rPr>
        <w:footnoteReference w:id="97"/>
      </w:r>
      <w:r w:rsidRPr="1639DB5C">
        <w:rPr>
          <w:rFonts w:asciiTheme="majorBidi" w:hAnsiTheme="majorBidi" w:cstheme="majorBidi"/>
          <w:sz w:val="28"/>
          <w:szCs w:val="28"/>
        </w:rPr>
        <w:t xml:space="preserve"> and </w:t>
      </w:r>
      <w:r w:rsidRPr="1639DB5C">
        <w:rPr>
          <w:rFonts w:asciiTheme="majorBidi" w:hAnsiTheme="majorBidi" w:cstheme="majorBidi"/>
          <w:b/>
          <w:bCs/>
          <w:sz w:val="28"/>
          <w:szCs w:val="28"/>
        </w:rPr>
        <w:t>‘Alī ibn Abī-Ṭālib</w:t>
      </w:r>
      <w:r w:rsidRPr="1639DB5C">
        <w:rPr>
          <w:rFonts w:asciiTheme="majorBidi" w:hAnsiTheme="majorBidi" w:cstheme="majorBidi"/>
          <w:sz w:val="28"/>
          <w:szCs w:val="28"/>
        </w:rPr>
        <w:t>,</w:t>
      </w:r>
      <w:r w:rsidRPr="1639DB5C">
        <w:rPr>
          <w:rStyle w:val="FootnoteReference"/>
          <w:rFonts w:asciiTheme="majorBidi" w:hAnsiTheme="majorBidi" w:cstheme="majorBidi"/>
          <w:sz w:val="28"/>
          <w:szCs w:val="28"/>
        </w:rPr>
        <w:footnoteReference w:id="98"/>
      </w:r>
      <w:r w:rsidRPr="1639DB5C">
        <w:rPr>
          <w:rFonts w:asciiTheme="majorBidi" w:hAnsiTheme="majorBidi" w:cstheme="majorBidi"/>
          <w:sz w:val="28"/>
          <w:szCs w:val="28"/>
        </w:rPr>
        <w:t xml:space="preserve"> the second and fourth Rightly Guided Caliphs of Islam, </w:t>
      </w:r>
      <w:r w:rsidR="00AF6E9C">
        <w:rPr>
          <w:rFonts w:asciiTheme="majorBidi" w:hAnsiTheme="majorBidi" w:cstheme="majorBidi"/>
          <w:sz w:val="28"/>
          <w:szCs w:val="28"/>
        </w:rPr>
        <w:t xml:space="preserve">both </w:t>
      </w:r>
      <w:r w:rsidRPr="1639DB5C">
        <w:rPr>
          <w:rFonts w:asciiTheme="majorBidi" w:hAnsiTheme="majorBidi" w:cstheme="majorBidi"/>
          <w:sz w:val="28"/>
          <w:szCs w:val="28"/>
        </w:rPr>
        <w:t xml:space="preserve">said: “Speaking the truth has not left me a </w:t>
      </w:r>
      <w:r w:rsidRPr="1639DB5C">
        <w:rPr>
          <w:rFonts w:asciiTheme="majorBidi" w:hAnsiTheme="majorBidi" w:cstheme="majorBidi"/>
          <w:sz w:val="28"/>
          <w:szCs w:val="28"/>
        </w:rPr>
        <w:lastRenderedPageBreak/>
        <w:t>[single] friend” (</w:t>
      </w:r>
      <w:r w:rsidRPr="1639DB5C">
        <w:rPr>
          <w:rFonts w:asciiTheme="majorBidi" w:hAnsiTheme="majorBidi" w:cstheme="majorBidi"/>
          <w:i/>
          <w:iCs/>
          <w:sz w:val="28"/>
          <w:szCs w:val="28"/>
        </w:rPr>
        <w:t>qawl al-ḥaqq lam yada‘ lī ṣadīqan</w:t>
      </w:r>
      <w:r w:rsidRPr="1639DB5C">
        <w:rPr>
          <w:rFonts w:asciiTheme="majorBidi" w:hAnsiTheme="majorBidi" w:cstheme="majorBidi"/>
          <w:sz w:val="28"/>
          <w:szCs w:val="28"/>
        </w:rPr>
        <w:t>).</w:t>
      </w:r>
      <w:r w:rsidRPr="1639DB5C">
        <w:rPr>
          <w:rStyle w:val="FootnoteReference"/>
          <w:rFonts w:asciiTheme="majorBidi" w:hAnsiTheme="majorBidi" w:cstheme="majorBidi"/>
          <w:sz w:val="28"/>
          <w:szCs w:val="28"/>
        </w:rPr>
        <w:footnoteReference w:id="99"/>
      </w:r>
      <w:r w:rsidRPr="1639DB5C">
        <w:rPr>
          <w:rFonts w:asciiTheme="majorBidi" w:hAnsiTheme="majorBidi" w:cstheme="majorBidi"/>
          <w:sz w:val="28"/>
          <w:szCs w:val="28"/>
        </w:rPr>
        <w:t xml:space="preserve"> Although such proverbial wisdom holds for all times and places, it is especially relevant as regards the self-expressive individualism of the </w:t>
      </w:r>
      <w:r w:rsidR="00C605EB">
        <w:rPr>
          <w:rFonts w:asciiTheme="majorBidi" w:hAnsiTheme="majorBidi" w:cstheme="majorBidi"/>
          <w:b/>
          <w:bCs/>
          <w:sz w:val="28"/>
          <w:szCs w:val="28"/>
          <w:u w:val="single"/>
        </w:rPr>
        <w:t>M</w:t>
      </w:r>
      <w:r w:rsidRPr="1639DB5C">
        <w:rPr>
          <w:rFonts w:asciiTheme="majorBidi" w:hAnsiTheme="majorBidi" w:cstheme="majorBidi"/>
          <w:b/>
          <w:bCs/>
          <w:sz w:val="28"/>
          <w:szCs w:val="28"/>
          <w:u w:val="single"/>
        </w:rPr>
        <w:t>odern Bonsai Ego</w:t>
      </w:r>
      <w:r w:rsidRPr="1639DB5C">
        <w:rPr>
          <w:rFonts w:asciiTheme="majorBidi" w:hAnsiTheme="majorBidi" w:cstheme="majorBidi"/>
          <w:sz w:val="28"/>
          <w:szCs w:val="28"/>
        </w:rPr>
        <w:t>,</w:t>
      </w:r>
      <w:r w:rsidRPr="1639DB5C">
        <w:rPr>
          <w:rStyle w:val="FootnoteReference"/>
          <w:rFonts w:asciiTheme="majorBidi" w:hAnsiTheme="majorBidi" w:cstheme="majorBidi"/>
          <w:sz w:val="28"/>
          <w:szCs w:val="28"/>
        </w:rPr>
        <w:footnoteReference w:id="100"/>
      </w:r>
      <w:r w:rsidR="00C605EB">
        <w:rPr>
          <w:rFonts w:asciiTheme="majorBidi" w:hAnsiTheme="majorBidi" w:cstheme="majorBidi"/>
          <w:sz w:val="28"/>
          <w:szCs w:val="28"/>
        </w:rPr>
        <w:t xml:space="preserve"> </w:t>
      </w:r>
      <w:r w:rsidRPr="1639DB5C">
        <w:rPr>
          <w:rFonts w:asciiTheme="majorBidi" w:hAnsiTheme="majorBidi" w:cstheme="majorBidi"/>
          <w:sz w:val="28"/>
          <w:szCs w:val="28"/>
        </w:rPr>
        <w:t xml:space="preserve">which in its more radical forms demands validation and not just acceptance. Thus, the mere act of expressing the truth—even with love and empathy—will displease some, no matter how magnanimous and understanding the attempt may be. </w:t>
      </w:r>
      <w:r w:rsidR="00E11E6E">
        <w:rPr>
          <w:rFonts w:asciiTheme="majorBidi" w:hAnsiTheme="majorBidi" w:cstheme="majorBidi"/>
          <w:sz w:val="28"/>
          <w:szCs w:val="28"/>
        </w:rPr>
        <w:t>But, as</w:t>
      </w:r>
      <w:r w:rsidR="00E11E6E" w:rsidRPr="00CB1C1D">
        <w:rPr>
          <w:rFonts w:asciiTheme="majorBidi" w:hAnsiTheme="majorBidi" w:cstheme="majorBidi"/>
          <w:b/>
          <w:bCs/>
          <w:sz w:val="28"/>
          <w:szCs w:val="28"/>
        </w:rPr>
        <w:t xml:space="preserve"> Edmund Burke</w:t>
      </w:r>
      <w:r w:rsidR="00E11E6E">
        <w:rPr>
          <w:rFonts w:asciiTheme="majorBidi" w:hAnsiTheme="majorBidi" w:cstheme="majorBidi"/>
          <w:sz w:val="28"/>
          <w:szCs w:val="28"/>
        </w:rPr>
        <w:t>,</w:t>
      </w:r>
      <w:r w:rsidR="00CB1C1D">
        <w:rPr>
          <w:rStyle w:val="FootnoteReference"/>
          <w:rFonts w:asciiTheme="majorBidi" w:hAnsiTheme="majorBidi" w:cstheme="majorBidi"/>
          <w:sz w:val="28"/>
          <w:szCs w:val="28"/>
        </w:rPr>
        <w:footnoteReference w:id="101"/>
      </w:r>
      <w:r w:rsidR="00E11E6E">
        <w:rPr>
          <w:rFonts w:asciiTheme="majorBidi" w:hAnsiTheme="majorBidi" w:cstheme="majorBidi"/>
          <w:sz w:val="28"/>
          <w:szCs w:val="28"/>
        </w:rPr>
        <w:t xml:space="preserve"> observed in the twelfth/eighteenth century: “</w:t>
      </w:r>
      <w:r>
        <w:rPr>
          <w:sz w:val="28"/>
          <w:szCs w:val="28"/>
        </w:rPr>
        <w:t>Among a people generally corrupt, liberty cannot long exist.</w:t>
      </w:r>
      <w:r w:rsidR="00E11E6E">
        <w:rPr>
          <w:sz w:val="28"/>
          <w:szCs w:val="28"/>
        </w:rPr>
        <w:t>”</w:t>
      </w:r>
      <w:r>
        <w:rPr>
          <w:sz w:val="28"/>
          <w:szCs w:val="28"/>
        </w:rPr>
        <w:t xml:space="preserve"> </w:t>
      </w:r>
      <w:r w:rsidR="00E11E6E">
        <w:rPr>
          <w:sz w:val="28"/>
          <w:szCs w:val="28"/>
        </w:rPr>
        <w:t xml:space="preserve">It is imperative today that we </w:t>
      </w:r>
      <w:r w:rsidR="00981639">
        <w:rPr>
          <w:sz w:val="28"/>
          <w:szCs w:val="28"/>
        </w:rPr>
        <w:t xml:space="preserve">root the Bonsai Ego in meaningful identity, </w:t>
      </w:r>
      <w:r w:rsidR="00E11E6E">
        <w:rPr>
          <w:sz w:val="28"/>
          <w:szCs w:val="28"/>
        </w:rPr>
        <w:t xml:space="preserve">strive to restore our collective Humanity, </w:t>
      </w:r>
      <w:r w:rsidR="00981639">
        <w:rPr>
          <w:sz w:val="28"/>
          <w:szCs w:val="28"/>
        </w:rPr>
        <w:t xml:space="preserve">and </w:t>
      </w:r>
      <w:r w:rsidR="00E11E6E">
        <w:rPr>
          <w:sz w:val="28"/>
          <w:szCs w:val="28"/>
        </w:rPr>
        <w:t>remove corruption, and</w:t>
      </w:r>
      <w:r w:rsidR="00CB1C1D">
        <w:rPr>
          <w:sz w:val="28"/>
          <w:szCs w:val="28"/>
        </w:rPr>
        <w:t>—by that—defend the foundations of freedom.</w:t>
      </w:r>
    </w:p>
    <w:p w14:paraId="2E67A611" w14:textId="25F6CAA1" w:rsidR="00E9768C" w:rsidRDefault="00E9768C" w:rsidP="00E9768C">
      <w:pPr>
        <w:autoSpaceDE w:val="0"/>
        <w:autoSpaceDN w:val="0"/>
        <w:adjustRightInd w:val="0"/>
        <w:ind w:left="1440" w:right="1440"/>
        <w:rPr>
          <w:rFonts w:asciiTheme="majorBidi" w:hAnsiTheme="majorBidi" w:cstheme="majorBidi"/>
          <w:noProof/>
          <w:sz w:val="20"/>
          <w:szCs w:val="20"/>
          <w14:ligatures w14:val="standardContextual"/>
        </w:rPr>
      </w:pPr>
      <w:r w:rsidRPr="00B16600">
        <w:rPr>
          <w:rFonts w:asciiTheme="majorBidi" w:hAnsiTheme="majorBidi" w:cstheme="majorBidi"/>
          <w:noProof/>
          <w:sz w:val="20"/>
          <w:szCs w:val="20"/>
          <w14:ligatures w14:val="standardContextual"/>
        </w:rPr>
        <w:t xml:space="preserve">Image </w:t>
      </w:r>
      <w:r w:rsidR="0095163E">
        <w:rPr>
          <w:rFonts w:asciiTheme="majorBidi" w:hAnsiTheme="majorBidi" w:cstheme="majorBidi"/>
          <w:noProof/>
          <w:sz w:val="20"/>
          <w:szCs w:val="20"/>
          <w14:ligatures w14:val="standardContextual"/>
        </w:rPr>
        <w:t>19</w:t>
      </w:r>
      <w:r w:rsidRPr="00B16600">
        <w:rPr>
          <w:rFonts w:asciiTheme="majorBidi" w:hAnsiTheme="majorBidi" w:cstheme="majorBidi"/>
          <w:noProof/>
          <w:sz w:val="20"/>
          <w:szCs w:val="20"/>
          <w14:ligatures w14:val="standardContextual"/>
        </w:rPr>
        <w:t>:</w:t>
      </w:r>
    </w:p>
    <w:p w14:paraId="595AA926" w14:textId="77777777" w:rsidR="00E9768C" w:rsidRDefault="00E9768C" w:rsidP="00E9768C">
      <w:pPr>
        <w:autoSpaceDE w:val="0"/>
        <w:autoSpaceDN w:val="0"/>
        <w:adjustRightInd w:val="0"/>
        <w:ind w:left="1440" w:right="1440"/>
        <w:rPr>
          <w:rFonts w:asciiTheme="majorBidi" w:hAnsiTheme="majorBidi" w:cstheme="majorBidi"/>
          <w:noProof/>
          <w:sz w:val="20"/>
          <w:szCs w:val="20"/>
          <w14:ligatures w14:val="standardContextual"/>
        </w:rPr>
      </w:pPr>
    </w:p>
    <w:p w14:paraId="48278911" w14:textId="77777777" w:rsidR="0013283E" w:rsidRDefault="0013283E" w:rsidP="00E9768C">
      <w:pPr>
        <w:autoSpaceDE w:val="0"/>
        <w:autoSpaceDN w:val="0"/>
        <w:adjustRightInd w:val="0"/>
        <w:ind w:left="1440" w:right="1440"/>
        <w:rPr>
          <w:rFonts w:asciiTheme="majorBidi" w:hAnsiTheme="majorBidi" w:cstheme="majorBidi"/>
          <w:noProof/>
          <w:sz w:val="20"/>
          <w:szCs w:val="20"/>
          <w14:ligatures w14:val="standardContextual"/>
        </w:rPr>
      </w:pPr>
    </w:p>
    <w:p w14:paraId="495A6EB5" w14:textId="77777777" w:rsidR="0013283E" w:rsidRDefault="0013283E" w:rsidP="00E9768C">
      <w:pPr>
        <w:autoSpaceDE w:val="0"/>
        <w:autoSpaceDN w:val="0"/>
        <w:adjustRightInd w:val="0"/>
        <w:ind w:left="1440" w:right="1440"/>
        <w:rPr>
          <w:rFonts w:asciiTheme="majorBidi" w:hAnsiTheme="majorBidi" w:cstheme="majorBidi"/>
          <w:noProof/>
          <w:sz w:val="20"/>
          <w:szCs w:val="20"/>
          <w14:ligatures w14:val="standardContextual"/>
        </w:rPr>
      </w:pPr>
    </w:p>
    <w:p w14:paraId="5C5ADA05" w14:textId="77777777" w:rsidR="00C605EB" w:rsidRDefault="00C605EB" w:rsidP="00E9768C">
      <w:pPr>
        <w:autoSpaceDE w:val="0"/>
        <w:autoSpaceDN w:val="0"/>
        <w:adjustRightInd w:val="0"/>
        <w:ind w:left="1440" w:right="1440"/>
        <w:rPr>
          <w:rFonts w:asciiTheme="majorBidi" w:hAnsiTheme="majorBidi" w:cstheme="majorBidi"/>
          <w:noProof/>
          <w:sz w:val="20"/>
          <w:szCs w:val="20"/>
          <w14:ligatures w14:val="standardContextual"/>
        </w:rPr>
      </w:pPr>
    </w:p>
    <w:p w14:paraId="328F0120" w14:textId="77777777" w:rsidR="00C605EB" w:rsidRDefault="00C605EB" w:rsidP="00E9768C">
      <w:pPr>
        <w:autoSpaceDE w:val="0"/>
        <w:autoSpaceDN w:val="0"/>
        <w:adjustRightInd w:val="0"/>
        <w:ind w:left="1440" w:right="1440"/>
        <w:rPr>
          <w:rFonts w:asciiTheme="majorBidi" w:hAnsiTheme="majorBidi" w:cstheme="majorBidi"/>
          <w:noProof/>
          <w:sz w:val="20"/>
          <w:szCs w:val="20"/>
          <w14:ligatures w14:val="standardContextual"/>
        </w:rPr>
      </w:pPr>
    </w:p>
    <w:p w14:paraId="0FB7B2B2" w14:textId="77777777" w:rsidR="00C605EB" w:rsidRDefault="00C605EB" w:rsidP="00E9768C">
      <w:pPr>
        <w:autoSpaceDE w:val="0"/>
        <w:autoSpaceDN w:val="0"/>
        <w:adjustRightInd w:val="0"/>
        <w:ind w:left="1440" w:right="1440"/>
        <w:rPr>
          <w:rFonts w:asciiTheme="majorBidi" w:hAnsiTheme="majorBidi" w:cstheme="majorBidi"/>
          <w:noProof/>
          <w:sz w:val="20"/>
          <w:szCs w:val="20"/>
          <w14:ligatures w14:val="standardContextual"/>
        </w:rPr>
      </w:pPr>
    </w:p>
    <w:p w14:paraId="1641A1DD" w14:textId="77777777" w:rsidR="00C605EB" w:rsidRDefault="00C605EB" w:rsidP="00E9768C">
      <w:pPr>
        <w:autoSpaceDE w:val="0"/>
        <w:autoSpaceDN w:val="0"/>
        <w:adjustRightInd w:val="0"/>
        <w:ind w:left="1440" w:right="1440"/>
        <w:rPr>
          <w:rFonts w:asciiTheme="majorBidi" w:hAnsiTheme="majorBidi" w:cstheme="majorBidi"/>
          <w:noProof/>
          <w:sz w:val="20"/>
          <w:szCs w:val="20"/>
          <w14:ligatures w14:val="standardContextual"/>
        </w:rPr>
      </w:pPr>
    </w:p>
    <w:p w14:paraId="54140231" w14:textId="77777777" w:rsidR="00C605EB" w:rsidRDefault="00C605EB" w:rsidP="00E9768C">
      <w:pPr>
        <w:autoSpaceDE w:val="0"/>
        <w:autoSpaceDN w:val="0"/>
        <w:adjustRightInd w:val="0"/>
        <w:ind w:left="1440" w:right="1440"/>
        <w:rPr>
          <w:rFonts w:asciiTheme="majorBidi" w:hAnsiTheme="majorBidi" w:cstheme="majorBidi"/>
          <w:noProof/>
          <w:sz w:val="20"/>
          <w:szCs w:val="20"/>
          <w14:ligatures w14:val="standardContextual"/>
        </w:rPr>
      </w:pPr>
    </w:p>
    <w:p w14:paraId="56119DAA" w14:textId="77777777" w:rsidR="0013283E" w:rsidRDefault="0013283E" w:rsidP="00E9768C">
      <w:pPr>
        <w:autoSpaceDE w:val="0"/>
        <w:autoSpaceDN w:val="0"/>
        <w:adjustRightInd w:val="0"/>
        <w:ind w:left="1440" w:right="1440"/>
        <w:rPr>
          <w:rFonts w:asciiTheme="majorBidi" w:hAnsiTheme="majorBidi" w:cstheme="majorBidi"/>
          <w:noProof/>
          <w:sz w:val="20"/>
          <w:szCs w:val="20"/>
          <w14:ligatures w14:val="standardContextual"/>
        </w:rPr>
      </w:pPr>
    </w:p>
    <w:p w14:paraId="611C1FDF" w14:textId="77777777" w:rsidR="0013283E" w:rsidRDefault="0013283E" w:rsidP="00E9768C">
      <w:pPr>
        <w:autoSpaceDE w:val="0"/>
        <w:autoSpaceDN w:val="0"/>
        <w:adjustRightInd w:val="0"/>
        <w:ind w:left="1440" w:right="1440"/>
        <w:rPr>
          <w:rFonts w:asciiTheme="majorBidi" w:hAnsiTheme="majorBidi" w:cstheme="majorBidi"/>
          <w:noProof/>
          <w:sz w:val="20"/>
          <w:szCs w:val="20"/>
          <w14:ligatures w14:val="standardContextual"/>
        </w:rPr>
      </w:pPr>
    </w:p>
    <w:p w14:paraId="7F1F246E" w14:textId="74AD8B76" w:rsidR="0013283E" w:rsidRDefault="0013283E" w:rsidP="00E9768C">
      <w:pPr>
        <w:autoSpaceDE w:val="0"/>
        <w:autoSpaceDN w:val="0"/>
        <w:adjustRightInd w:val="0"/>
        <w:ind w:left="1440" w:right="1440"/>
        <w:rPr>
          <w:rFonts w:asciiTheme="majorBidi" w:hAnsiTheme="majorBidi" w:cstheme="majorBidi"/>
          <w:noProof/>
          <w:sz w:val="20"/>
          <w:szCs w:val="20"/>
          <w14:ligatures w14:val="standardContextual"/>
        </w:rPr>
      </w:pPr>
    </w:p>
    <w:p w14:paraId="3CAFFDF4" w14:textId="77777777" w:rsidR="00C605EB" w:rsidRDefault="00C605EB" w:rsidP="00E9768C">
      <w:pPr>
        <w:autoSpaceDE w:val="0"/>
        <w:autoSpaceDN w:val="0"/>
        <w:adjustRightInd w:val="0"/>
        <w:ind w:left="1440" w:right="1440"/>
        <w:rPr>
          <w:rFonts w:asciiTheme="majorBidi" w:hAnsiTheme="majorBidi" w:cstheme="majorBidi"/>
          <w:noProof/>
          <w:sz w:val="20"/>
          <w:szCs w:val="20"/>
          <w14:ligatures w14:val="standardContextual"/>
        </w:rPr>
      </w:pPr>
    </w:p>
    <w:p w14:paraId="25A64B4F" w14:textId="77777777" w:rsidR="00C605EB" w:rsidRDefault="00C605EB" w:rsidP="00E9768C">
      <w:pPr>
        <w:autoSpaceDE w:val="0"/>
        <w:autoSpaceDN w:val="0"/>
        <w:adjustRightInd w:val="0"/>
        <w:ind w:left="1440" w:right="1440"/>
        <w:rPr>
          <w:rFonts w:asciiTheme="majorBidi" w:hAnsiTheme="majorBidi" w:cstheme="majorBidi"/>
          <w:noProof/>
          <w:sz w:val="20"/>
          <w:szCs w:val="20"/>
          <w14:ligatures w14:val="standardContextual"/>
        </w:rPr>
      </w:pPr>
    </w:p>
    <w:p w14:paraId="7BA90A7D" w14:textId="77777777" w:rsidR="0013283E" w:rsidRPr="00B16600" w:rsidRDefault="0013283E" w:rsidP="00E9768C">
      <w:pPr>
        <w:autoSpaceDE w:val="0"/>
        <w:autoSpaceDN w:val="0"/>
        <w:adjustRightInd w:val="0"/>
        <w:ind w:left="1440" w:right="1440"/>
        <w:rPr>
          <w:rFonts w:asciiTheme="majorBidi" w:hAnsiTheme="majorBidi" w:cstheme="majorBidi"/>
          <w:noProof/>
          <w:sz w:val="20"/>
          <w:szCs w:val="20"/>
          <w14:ligatures w14:val="standardContextual"/>
        </w:rPr>
      </w:pPr>
    </w:p>
    <w:p w14:paraId="061801E2" w14:textId="77777777" w:rsidR="00E9768C" w:rsidRPr="00135DF9" w:rsidRDefault="00E9768C" w:rsidP="00E9768C">
      <w:pPr>
        <w:autoSpaceDE w:val="0"/>
        <w:autoSpaceDN w:val="0"/>
        <w:adjustRightInd w:val="0"/>
        <w:ind w:left="1440" w:right="1440"/>
        <w:rPr>
          <w:sz w:val="20"/>
          <w:szCs w:val="20"/>
        </w:rPr>
      </w:pPr>
      <w:r w:rsidRPr="001F665B">
        <w:rPr>
          <w:sz w:val="20"/>
          <w:szCs w:val="20"/>
        </w:rPr>
        <w:t>Bonsai trees are miniature art works of ancient Japanese culture. The Bonsai Human Being is a failure of</w:t>
      </w:r>
      <w:r>
        <w:rPr>
          <w:sz w:val="20"/>
          <w:szCs w:val="20"/>
        </w:rPr>
        <w:t xml:space="preserve"> present-day</w:t>
      </w:r>
      <w:r w:rsidRPr="001F665B">
        <w:rPr>
          <w:sz w:val="20"/>
          <w:szCs w:val="20"/>
        </w:rPr>
        <w:t xml:space="preserve"> civilization</w:t>
      </w:r>
      <w:r>
        <w:rPr>
          <w:sz w:val="20"/>
          <w:szCs w:val="20"/>
        </w:rPr>
        <w:t>.</w:t>
      </w:r>
    </w:p>
    <w:p w14:paraId="55CC3B6C" w14:textId="77777777" w:rsidR="00E86172" w:rsidRDefault="00E86172" w:rsidP="00E86172">
      <w:pPr>
        <w:autoSpaceDE w:val="0"/>
        <w:autoSpaceDN w:val="0"/>
        <w:adjustRightInd w:val="0"/>
        <w:rPr>
          <w:rFonts w:asciiTheme="majorBidi" w:hAnsiTheme="majorBidi" w:cstheme="majorBidi"/>
          <w:sz w:val="28"/>
          <w:szCs w:val="28"/>
        </w:rPr>
      </w:pPr>
    </w:p>
    <w:p w14:paraId="17109094" w14:textId="2D6F5118" w:rsidR="00E86172" w:rsidRDefault="00495BE4" w:rsidP="00E86172">
      <w:pPr>
        <w:autoSpaceDE w:val="0"/>
        <w:autoSpaceDN w:val="0"/>
        <w:adjustRightInd w:val="0"/>
        <w:rPr>
          <w:rFonts w:asciiTheme="majorBidi" w:hAnsiTheme="majorBidi" w:cstheme="majorBidi"/>
          <w:noProof/>
          <w:sz w:val="28"/>
          <w:szCs w:val="28"/>
          <w14:ligatures w14:val="standardContextual"/>
        </w:rPr>
      </w:pPr>
      <w:r>
        <w:rPr>
          <w:rFonts w:asciiTheme="majorBidi" w:hAnsiTheme="majorBidi" w:cstheme="majorBidi"/>
          <w:sz w:val="28"/>
          <w:szCs w:val="28"/>
        </w:rPr>
        <w:t>T</w:t>
      </w:r>
      <w:r w:rsidRPr="1639DB5C">
        <w:rPr>
          <w:rFonts w:asciiTheme="majorBidi" w:hAnsiTheme="majorBidi" w:cstheme="majorBidi"/>
          <w:sz w:val="28"/>
          <w:szCs w:val="28"/>
        </w:rPr>
        <w:t>hroughout this book</w:t>
      </w:r>
      <w:r>
        <w:rPr>
          <w:rFonts w:asciiTheme="majorBidi" w:hAnsiTheme="majorBidi" w:cstheme="majorBidi"/>
          <w:sz w:val="28"/>
          <w:szCs w:val="28"/>
        </w:rPr>
        <w:t xml:space="preserve">, </w:t>
      </w:r>
      <w:r w:rsidR="00E86172" w:rsidRPr="1639DB5C">
        <w:rPr>
          <w:rFonts w:asciiTheme="majorBidi" w:hAnsiTheme="majorBidi" w:cstheme="majorBidi"/>
          <w:sz w:val="28"/>
          <w:szCs w:val="28"/>
        </w:rPr>
        <w:t>I will</w:t>
      </w:r>
      <w:r>
        <w:rPr>
          <w:rFonts w:asciiTheme="majorBidi" w:hAnsiTheme="majorBidi" w:cstheme="majorBidi"/>
          <w:sz w:val="28"/>
          <w:szCs w:val="28"/>
        </w:rPr>
        <w:t>, nevertheless,</w:t>
      </w:r>
      <w:r w:rsidR="00E86172" w:rsidRPr="1639DB5C">
        <w:rPr>
          <w:rFonts w:asciiTheme="majorBidi" w:hAnsiTheme="majorBidi" w:cstheme="majorBidi"/>
          <w:sz w:val="28"/>
          <w:szCs w:val="28"/>
        </w:rPr>
        <w:t xml:space="preserve"> strive to express sensitivity for all</w:t>
      </w:r>
      <w:r>
        <w:rPr>
          <w:rFonts w:asciiTheme="majorBidi" w:hAnsiTheme="majorBidi" w:cstheme="majorBidi"/>
          <w:sz w:val="28"/>
          <w:szCs w:val="28"/>
        </w:rPr>
        <w:t xml:space="preserve">. Personally, </w:t>
      </w:r>
      <w:r w:rsidR="00E86172" w:rsidRPr="1639DB5C">
        <w:rPr>
          <w:rFonts w:asciiTheme="majorBidi" w:hAnsiTheme="majorBidi" w:cstheme="majorBidi"/>
          <w:sz w:val="28"/>
          <w:szCs w:val="28"/>
        </w:rPr>
        <w:t>I do not harbor malignant feelings toward any person, or group—religious, secular, sectarian, political, or otherwise—even for those with whom I fundamentally disagree.</w:t>
      </w:r>
      <w:r w:rsidR="00E86172" w:rsidRPr="00FF32F6">
        <w:rPr>
          <w:rFonts w:asciiTheme="majorBidi" w:hAnsiTheme="majorBidi" w:cstheme="majorBidi"/>
          <w:noProof/>
          <w:sz w:val="28"/>
          <w:szCs w:val="28"/>
          <w14:ligatures w14:val="standardContextual"/>
        </w:rPr>
        <w:t xml:space="preserve"> </w:t>
      </w:r>
    </w:p>
    <w:p w14:paraId="71873848" w14:textId="77777777" w:rsidR="00E86172" w:rsidRDefault="00E86172" w:rsidP="00E86172">
      <w:pPr>
        <w:autoSpaceDE w:val="0"/>
        <w:autoSpaceDN w:val="0"/>
        <w:adjustRightInd w:val="0"/>
        <w:rPr>
          <w:rFonts w:asciiTheme="majorBidi" w:hAnsiTheme="majorBidi" w:cstheme="majorBidi"/>
          <w:noProof/>
          <w:sz w:val="28"/>
          <w:szCs w:val="28"/>
          <w14:ligatures w14:val="standardContextual"/>
        </w:rPr>
      </w:pPr>
    </w:p>
    <w:p w14:paraId="4C2A1606" w14:textId="26854E46" w:rsidR="00E86172" w:rsidRDefault="00E86172" w:rsidP="00E86172">
      <w:pPr>
        <w:pStyle w:val="Heading4"/>
        <w:spacing w:before="0" w:after="0"/>
        <w:ind w:left="1440" w:right="1440"/>
        <w:rPr>
          <w:rFonts w:asciiTheme="majorBidi" w:hAnsiTheme="majorBidi" w:cstheme="majorBidi"/>
          <w:b/>
          <w:bCs/>
          <w:sz w:val="28"/>
          <w:szCs w:val="28"/>
        </w:rPr>
      </w:pPr>
      <w:bookmarkStart w:id="261" w:name="_Toc152136619"/>
      <w:bookmarkStart w:id="262" w:name="_Toc169109333"/>
    </w:p>
    <w:p w14:paraId="059BAFA3" w14:textId="25D91110" w:rsidR="00E86172" w:rsidRPr="008C69C5" w:rsidRDefault="00E86172" w:rsidP="00E86172">
      <w:pPr>
        <w:pStyle w:val="Heading4"/>
        <w:spacing w:before="0" w:after="0"/>
        <w:rPr>
          <w:rFonts w:asciiTheme="majorBidi" w:hAnsiTheme="majorBidi" w:cstheme="majorBidi"/>
          <w:b/>
          <w:bCs/>
          <w:sz w:val="28"/>
          <w:szCs w:val="28"/>
        </w:rPr>
      </w:pPr>
      <w:bookmarkStart w:id="263" w:name="_Toc188509242"/>
      <w:r w:rsidRPr="00C605EB">
        <w:rPr>
          <w:rFonts w:asciiTheme="majorBidi" w:hAnsiTheme="majorBidi" w:cstheme="majorBidi"/>
          <w:b/>
          <w:bCs/>
          <w:color w:val="C00000"/>
          <w:sz w:val="28"/>
          <w:szCs w:val="28"/>
        </w:rPr>
        <w:t>Addressing Reader</w:t>
      </w:r>
      <w:r w:rsidR="00783966">
        <w:rPr>
          <w:rFonts w:asciiTheme="majorBidi" w:hAnsiTheme="majorBidi" w:cstheme="majorBidi"/>
          <w:b/>
          <w:bCs/>
          <w:color w:val="C00000"/>
          <w:sz w:val="28"/>
          <w:szCs w:val="28"/>
        </w:rPr>
        <w:t>-Listener</w:t>
      </w:r>
      <w:r w:rsidRPr="00C605EB">
        <w:rPr>
          <w:rFonts w:asciiTheme="majorBidi" w:hAnsiTheme="majorBidi" w:cstheme="majorBidi"/>
          <w:b/>
          <w:bCs/>
          <w:color w:val="C00000"/>
          <w:sz w:val="28"/>
          <w:szCs w:val="28"/>
        </w:rPr>
        <w:t>s at All Levels</w:t>
      </w:r>
      <w:bookmarkEnd w:id="261"/>
      <w:bookmarkEnd w:id="262"/>
      <w:bookmarkEnd w:id="263"/>
    </w:p>
    <w:p w14:paraId="40ADB052" w14:textId="1D23025A" w:rsidR="00E86172" w:rsidRDefault="00E86172" w:rsidP="00E86172">
      <w:pPr>
        <w:autoSpaceDE w:val="0"/>
        <w:autoSpaceDN w:val="0"/>
        <w:adjustRightInd w:val="0"/>
        <w:rPr>
          <w:rFonts w:asciiTheme="majorBidi" w:hAnsiTheme="majorBidi" w:cstheme="majorBidi"/>
          <w:sz w:val="28"/>
          <w:szCs w:val="28"/>
        </w:rPr>
      </w:pPr>
      <w:r>
        <w:rPr>
          <w:rFonts w:asciiTheme="majorBidi" w:hAnsiTheme="majorBidi" w:cstheme="majorBidi"/>
          <w:sz w:val="28"/>
          <w:szCs w:val="28"/>
        </w:rPr>
        <w:t>I</w:t>
      </w:r>
      <w:r w:rsidRPr="00560D6E">
        <w:rPr>
          <w:rFonts w:asciiTheme="majorBidi" w:hAnsiTheme="majorBidi" w:cstheme="majorBidi"/>
          <w:sz w:val="28"/>
          <w:szCs w:val="28"/>
        </w:rPr>
        <w:t xml:space="preserve">n his </w:t>
      </w:r>
      <w:r w:rsidR="00EB65D3">
        <w:rPr>
          <w:rFonts w:asciiTheme="majorBidi" w:hAnsiTheme="majorBidi" w:cstheme="majorBidi"/>
          <w:sz w:val="28"/>
          <w:szCs w:val="28"/>
        </w:rPr>
        <w:t>well-known</w:t>
      </w:r>
      <w:r>
        <w:rPr>
          <w:rFonts w:asciiTheme="majorBidi" w:hAnsiTheme="majorBidi" w:cstheme="majorBidi"/>
          <w:sz w:val="28"/>
          <w:szCs w:val="28"/>
        </w:rPr>
        <w:t xml:space="preserve"> Creedal</w:t>
      </w:r>
      <w:r w:rsidRPr="00560D6E">
        <w:rPr>
          <w:rFonts w:asciiTheme="majorBidi" w:hAnsiTheme="majorBidi" w:cstheme="majorBidi"/>
          <w:sz w:val="28"/>
          <w:szCs w:val="28"/>
        </w:rPr>
        <w:t xml:space="preserve"> commentary</w:t>
      </w:r>
      <w:r>
        <w:rPr>
          <w:rFonts w:asciiTheme="majorBidi" w:hAnsiTheme="majorBidi" w:cstheme="majorBidi"/>
          <w:sz w:val="28"/>
          <w:szCs w:val="28"/>
        </w:rPr>
        <w:t>,</w:t>
      </w:r>
      <w:r w:rsidRPr="00560D6E">
        <w:rPr>
          <w:rFonts w:asciiTheme="majorBidi" w:hAnsiTheme="majorBidi" w:cstheme="majorBidi"/>
          <w:sz w:val="28"/>
          <w:szCs w:val="28"/>
        </w:rPr>
        <w:t xml:space="preserve"> </w:t>
      </w:r>
      <w:r w:rsidRPr="00560D6E">
        <w:rPr>
          <w:rFonts w:asciiTheme="majorBidi" w:hAnsiTheme="majorBidi" w:cstheme="majorBidi"/>
          <w:i/>
          <w:iCs/>
          <w:sz w:val="28"/>
          <w:szCs w:val="28"/>
        </w:rPr>
        <w:t xml:space="preserve">Sharḥ Jawharat al-Tawḥīd </w:t>
      </w:r>
      <w:r w:rsidRPr="00560D6E">
        <w:rPr>
          <w:rFonts w:asciiTheme="majorBidi" w:hAnsiTheme="majorBidi" w:cstheme="majorBidi"/>
          <w:sz w:val="28"/>
          <w:szCs w:val="28"/>
        </w:rPr>
        <w:t>(the Commentary of the Jewel of Divine Oneness)</w:t>
      </w:r>
      <w:r>
        <w:rPr>
          <w:rFonts w:asciiTheme="majorBidi" w:hAnsiTheme="majorBidi" w:cstheme="majorBidi"/>
          <w:sz w:val="28"/>
          <w:szCs w:val="28"/>
        </w:rPr>
        <w:t xml:space="preserve">, </w:t>
      </w:r>
      <w:r w:rsidRPr="008F264A">
        <w:rPr>
          <w:rFonts w:asciiTheme="majorBidi" w:hAnsiTheme="majorBidi" w:cstheme="majorBidi"/>
          <w:b/>
          <w:bCs/>
          <w:sz w:val="28"/>
          <w:szCs w:val="28"/>
        </w:rPr>
        <w:t>al-Imām Ibrāhīm</w:t>
      </w:r>
      <w:r w:rsidRPr="00560D6E">
        <w:rPr>
          <w:rFonts w:asciiTheme="majorBidi" w:hAnsiTheme="majorBidi" w:cstheme="majorBidi"/>
          <w:sz w:val="28"/>
          <w:szCs w:val="28"/>
        </w:rPr>
        <w:t xml:space="preserve"> </w:t>
      </w:r>
      <w:r w:rsidRPr="00704AF1">
        <w:rPr>
          <w:rFonts w:asciiTheme="majorBidi" w:hAnsiTheme="majorBidi" w:cstheme="majorBidi"/>
          <w:b/>
          <w:bCs/>
          <w:sz w:val="28"/>
          <w:szCs w:val="28"/>
        </w:rPr>
        <w:t>al-Bayjūrī</w:t>
      </w:r>
      <w:r w:rsidRPr="00560D6E">
        <w:rPr>
          <w:rStyle w:val="FootnoteReference"/>
          <w:rFonts w:asciiTheme="majorBidi" w:eastAsiaTheme="majorEastAsia" w:hAnsiTheme="majorBidi" w:cstheme="majorBidi"/>
          <w:sz w:val="28"/>
          <w:szCs w:val="28"/>
        </w:rPr>
        <w:footnoteReference w:id="102"/>
      </w:r>
      <w:r w:rsidRPr="00560D6E">
        <w:rPr>
          <w:rFonts w:asciiTheme="majorBidi" w:hAnsiTheme="majorBidi" w:cstheme="majorBidi"/>
          <w:sz w:val="28"/>
          <w:szCs w:val="28"/>
        </w:rPr>
        <w:t xml:space="preserve"> states: </w:t>
      </w:r>
    </w:p>
    <w:p w14:paraId="625204CA" w14:textId="77777777" w:rsidR="00E86172" w:rsidRDefault="00E86172" w:rsidP="00E86172">
      <w:pPr>
        <w:autoSpaceDE w:val="0"/>
        <w:autoSpaceDN w:val="0"/>
        <w:adjustRightInd w:val="0"/>
        <w:rPr>
          <w:rFonts w:asciiTheme="majorBidi" w:hAnsiTheme="majorBidi" w:cstheme="majorBidi"/>
          <w:color w:val="000000"/>
          <w:sz w:val="28"/>
          <w:szCs w:val="28"/>
        </w:rPr>
      </w:pPr>
    </w:p>
    <w:p w14:paraId="7F8EB2C3" w14:textId="77777777" w:rsidR="00E86172" w:rsidRPr="00F14F27" w:rsidRDefault="00E86172" w:rsidP="00E86172">
      <w:pPr>
        <w:autoSpaceDE w:val="0"/>
        <w:autoSpaceDN w:val="0"/>
        <w:adjustRightInd w:val="0"/>
        <w:ind w:left="540" w:right="1080"/>
        <w:rPr>
          <w:rFonts w:asciiTheme="majorBidi" w:hAnsiTheme="majorBidi" w:cstheme="majorBidi"/>
          <w:color w:val="000000"/>
        </w:rPr>
      </w:pPr>
      <w:r w:rsidRPr="00F14F27">
        <w:rPr>
          <w:rFonts w:asciiTheme="majorBidi" w:hAnsiTheme="majorBidi" w:cstheme="majorBidi"/>
          <w:color w:val="000000"/>
        </w:rPr>
        <w:t>I seek refuge in God from protracted length (</w:t>
      </w:r>
      <w:r w:rsidRPr="00F14F27">
        <w:rPr>
          <w:rFonts w:asciiTheme="majorBidi" w:hAnsiTheme="majorBidi" w:cstheme="majorBidi"/>
          <w:i/>
          <w:iCs/>
          <w:color w:val="000000"/>
        </w:rPr>
        <w:t>al-ta</w:t>
      </w:r>
      <w:r w:rsidRPr="00F14F27">
        <w:rPr>
          <w:rFonts w:asciiTheme="majorBidi" w:hAnsiTheme="majorBidi" w:cstheme="majorBidi"/>
          <w:i/>
          <w:iCs/>
        </w:rPr>
        <w:t>ṭ</w:t>
      </w:r>
      <w:r w:rsidRPr="00F14F27">
        <w:rPr>
          <w:rFonts w:asciiTheme="majorBidi" w:hAnsiTheme="majorBidi" w:cstheme="majorBidi"/>
          <w:i/>
          <w:iCs/>
          <w:color w:val="000000"/>
        </w:rPr>
        <w:t>w</w:t>
      </w:r>
      <w:r w:rsidRPr="00F14F27">
        <w:rPr>
          <w:rFonts w:asciiTheme="majorBidi" w:hAnsiTheme="majorBidi" w:cstheme="majorBidi"/>
          <w:i/>
          <w:iCs/>
        </w:rPr>
        <w:t>ī</w:t>
      </w:r>
      <w:r w:rsidRPr="00F14F27">
        <w:rPr>
          <w:rFonts w:asciiTheme="majorBidi" w:hAnsiTheme="majorBidi" w:cstheme="majorBidi"/>
          <w:i/>
          <w:iCs/>
          <w:color w:val="000000"/>
        </w:rPr>
        <w:t>l</w:t>
      </w:r>
      <w:r w:rsidRPr="00F14F27">
        <w:rPr>
          <w:rFonts w:asciiTheme="majorBidi" w:hAnsiTheme="majorBidi" w:cstheme="majorBidi"/>
          <w:color w:val="000000"/>
        </w:rPr>
        <w:t>) that exhausts [even] the most ambitious readers (</w:t>
      </w:r>
      <w:r w:rsidRPr="00F14F27">
        <w:rPr>
          <w:rFonts w:asciiTheme="majorBidi" w:hAnsiTheme="majorBidi" w:cstheme="majorBidi"/>
          <w:i/>
          <w:iCs/>
          <w:color w:val="000000"/>
        </w:rPr>
        <w:t>a</w:t>
      </w:r>
      <w:r w:rsidRPr="00F14F27">
        <w:rPr>
          <w:rFonts w:asciiTheme="majorBidi" w:hAnsiTheme="majorBidi" w:cstheme="majorBidi"/>
          <w:i/>
          <w:iCs/>
        </w:rPr>
        <w:t>ṣḥā</w:t>
      </w:r>
      <w:r w:rsidRPr="00F14F27">
        <w:rPr>
          <w:rFonts w:asciiTheme="majorBidi" w:hAnsiTheme="majorBidi" w:cstheme="majorBidi"/>
          <w:i/>
          <w:iCs/>
          <w:color w:val="000000"/>
        </w:rPr>
        <w:t>b al-himam</w:t>
      </w:r>
      <w:r w:rsidRPr="00F14F27">
        <w:rPr>
          <w:rFonts w:asciiTheme="majorBidi" w:hAnsiTheme="majorBidi" w:cstheme="majorBidi"/>
          <w:color w:val="000000"/>
        </w:rPr>
        <w:t>), and I put my hope in God to give me the facility (</w:t>
      </w:r>
      <w:r w:rsidRPr="00F14F27">
        <w:rPr>
          <w:rFonts w:asciiTheme="majorBidi" w:hAnsiTheme="majorBidi" w:cstheme="majorBidi"/>
          <w:i/>
          <w:iCs/>
          <w:color w:val="000000"/>
        </w:rPr>
        <w:t>al-tawf</w:t>
      </w:r>
      <w:r w:rsidRPr="00F14F27">
        <w:rPr>
          <w:rFonts w:asciiTheme="majorBidi" w:hAnsiTheme="majorBidi" w:cstheme="majorBidi"/>
          <w:i/>
          <w:iCs/>
        </w:rPr>
        <w:t>ī</w:t>
      </w:r>
      <w:r w:rsidRPr="00F14F27">
        <w:rPr>
          <w:rFonts w:asciiTheme="majorBidi" w:hAnsiTheme="majorBidi" w:cstheme="majorBidi"/>
          <w:i/>
          <w:iCs/>
          <w:color w:val="000000"/>
        </w:rPr>
        <w:t>q</w:t>
      </w:r>
      <w:r w:rsidRPr="00F14F27">
        <w:rPr>
          <w:rFonts w:asciiTheme="majorBidi" w:hAnsiTheme="majorBidi" w:cstheme="majorBidi"/>
          <w:color w:val="000000"/>
        </w:rPr>
        <w:t>) for detailed explanation (</w:t>
      </w:r>
      <w:r w:rsidRPr="00F14F27">
        <w:rPr>
          <w:rFonts w:asciiTheme="majorBidi" w:hAnsiTheme="majorBidi" w:cstheme="majorBidi"/>
          <w:i/>
          <w:iCs/>
          <w:color w:val="000000"/>
        </w:rPr>
        <w:t>al-taf</w:t>
      </w:r>
      <w:r w:rsidRPr="00F14F27">
        <w:rPr>
          <w:rFonts w:asciiTheme="majorBidi" w:hAnsiTheme="majorBidi" w:cstheme="majorBidi"/>
          <w:i/>
          <w:iCs/>
        </w:rPr>
        <w:t>ṣīl</w:t>
      </w:r>
      <w:r w:rsidRPr="00F14F27">
        <w:rPr>
          <w:rFonts w:asciiTheme="majorBidi" w:hAnsiTheme="majorBidi" w:cstheme="majorBidi"/>
          <w:color w:val="000000"/>
        </w:rPr>
        <w:t>) that will arouse the noble-minded [student] (</w:t>
      </w:r>
      <w:r w:rsidRPr="00F14F27">
        <w:rPr>
          <w:rFonts w:asciiTheme="majorBidi" w:hAnsiTheme="majorBidi" w:cstheme="majorBidi"/>
          <w:i/>
          <w:iCs/>
          <w:color w:val="000000"/>
        </w:rPr>
        <w:t>nab</w:t>
      </w:r>
      <w:r w:rsidRPr="00F14F27">
        <w:rPr>
          <w:rFonts w:asciiTheme="majorBidi" w:hAnsiTheme="majorBidi" w:cstheme="majorBidi"/>
          <w:i/>
          <w:iCs/>
        </w:rPr>
        <w:t>ī</w:t>
      </w:r>
      <w:r w:rsidRPr="00F14F27">
        <w:rPr>
          <w:rFonts w:asciiTheme="majorBidi" w:hAnsiTheme="majorBidi" w:cstheme="majorBidi"/>
          <w:i/>
          <w:iCs/>
          <w:color w:val="000000"/>
        </w:rPr>
        <w:t>l</w:t>
      </w:r>
      <w:r w:rsidRPr="00F14F27">
        <w:rPr>
          <w:rFonts w:asciiTheme="majorBidi" w:hAnsiTheme="majorBidi" w:cstheme="majorBidi"/>
          <w:color w:val="000000"/>
        </w:rPr>
        <w:t>) to attain the [furthest] objectives (</w:t>
      </w:r>
      <w:r w:rsidRPr="00F14F27">
        <w:rPr>
          <w:rFonts w:asciiTheme="majorBidi" w:hAnsiTheme="majorBidi" w:cstheme="majorBidi"/>
          <w:i/>
          <w:iCs/>
          <w:color w:val="000000"/>
        </w:rPr>
        <w:t>nayl al-maq</w:t>
      </w:r>
      <w:r w:rsidRPr="00F14F27">
        <w:rPr>
          <w:rFonts w:asciiTheme="majorBidi" w:hAnsiTheme="majorBidi" w:cstheme="majorBidi"/>
          <w:i/>
          <w:iCs/>
        </w:rPr>
        <w:t>āṣ</w:t>
      </w:r>
      <w:r w:rsidRPr="00F14F27">
        <w:rPr>
          <w:rFonts w:asciiTheme="majorBidi" w:hAnsiTheme="majorBidi" w:cstheme="majorBidi"/>
          <w:i/>
          <w:iCs/>
          <w:color w:val="000000"/>
        </w:rPr>
        <w:t>id</w:t>
      </w:r>
      <w:r w:rsidRPr="00F14F27">
        <w:rPr>
          <w:rFonts w:asciiTheme="majorBidi" w:hAnsiTheme="majorBidi" w:cstheme="majorBidi"/>
          <w:color w:val="000000"/>
        </w:rPr>
        <w:t>).</w:t>
      </w:r>
    </w:p>
    <w:p w14:paraId="206CECEF" w14:textId="77777777" w:rsidR="00E86172" w:rsidRDefault="00E86172" w:rsidP="00E86172">
      <w:pPr>
        <w:autoSpaceDE w:val="0"/>
        <w:autoSpaceDN w:val="0"/>
        <w:adjustRightInd w:val="0"/>
        <w:rPr>
          <w:rFonts w:asciiTheme="majorBidi" w:hAnsiTheme="majorBidi" w:cstheme="majorBidi"/>
          <w:color w:val="000000"/>
          <w:sz w:val="28"/>
          <w:szCs w:val="28"/>
        </w:rPr>
      </w:pPr>
    </w:p>
    <w:p w14:paraId="0DCA5DAD" w14:textId="1A2B3A78" w:rsidR="00E86172" w:rsidRDefault="00E86172" w:rsidP="00E86172">
      <w:pPr>
        <w:autoSpaceDE w:val="0"/>
        <w:autoSpaceDN w:val="0"/>
        <w:adjustRightInd w:val="0"/>
        <w:rPr>
          <w:rFonts w:asciiTheme="majorBidi" w:hAnsiTheme="majorBidi" w:cstheme="majorBidi"/>
          <w:sz w:val="28"/>
          <w:szCs w:val="28"/>
        </w:rPr>
      </w:pPr>
      <w:r w:rsidRPr="00560D6E">
        <w:rPr>
          <w:rFonts w:asciiTheme="majorBidi" w:hAnsiTheme="majorBidi" w:cstheme="majorBidi"/>
          <w:color w:val="000000"/>
          <w:sz w:val="28"/>
          <w:szCs w:val="28"/>
        </w:rPr>
        <w:t xml:space="preserve">It has been </w:t>
      </w:r>
      <w:r w:rsidR="00703D10">
        <w:rPr>
          <w:rFonts w:asciiTheme="majorBidi" w:hAnsiTheme="majorBidi" w:cstheme="majorBidi"/>
          <w:color w:val="000000"/>
          <w:sz w:val="28"/>
          <w:szCs w:val="28"/>
        </w:rPr>
        <w:t xml:space="preserve">one of </w:t>
      </w:r>
      <w:r w:rsidRPr="00560D6E">
        <w:rPr>
          <w:rFonts w:asciiTheme="majorBidi" w:hAnsiTheme="majorBidi" w:cstheme="majorBidi"/>
          <w:color w:val="000000"/>
          <w:sz w:val="28"/>
          <w:szCs w:val="28"/>
        </w:rPr>
        <w:t xml:space="preserve">my </w:t>
      </w:r>
      <w:r>
        <w:rPr>
          <w:rFonts w:asciiTheme="majorBidi" w:hAnsiTheme="majorBidi" w:cstheme="majorBidi"/>
          <w:color w:val="000000"/>
          <w:sz w:val="28"/>
          <w:szCs w:val="28"/>
        </w:rPr>
        <w:t>guiding principle</w:t>
      </w:r>
      <w:r w:rsidR="00703D10">
        <w:rPr>
          <w:rFonts w:asciiTheme="majorBidi" w:hAnsiTheme="majorBidi" w:cstheme="majorBidi"/>
          <w:color w:val="000000"/>
          <w:sz w:val="28"/>
          <w:szCs w:val="28"/>
        </w:rPr>
        <w:t>s</w:t>
      </w:r>
      <w:r w:rsidRPr="00560D6E">
        <w:rPr>
          <w:rFonts w:asciiTheme="majorBidi" w:hAnsiTheme="majorBidi" w:cstheme="majorBidi"/>
          <w:color w:val="000000"/>
          <w:sz w:val="28"/>
          <w:szCs w:val="28"/>
        </w:rPr>
        <w:t xml:space="preserve"> in </w:t>
      </w:r>
      <w:r w:rsidRPr="00560D6E">
        <w:rPr>
          <w:rFonts w:asciiTheme="majorBidi" w:hAnsiTheme="majorBidi" w:cstheme="majorBidi"/>
          <w:i/>
          <w:iCs/>
          <w:color w:val="000000"/>
          <w:sz w:val="28"/>
          <w:szCs w:val="28"/>
        </w:rPr>
        <w:t>The First Teaching</w:t>
      </w:r>
      <w:r w:rsidRPr="00560D6E">
        <w:rPr>
          <w:rFonts w:asciiTheme="majorBidi" w:hAnsiTheme="majorBidi" w:cstheme="majorBidi"/>
          <w:color w:val="000000"/>
          <w:sz w:val="28"/>
          <w:szCs w:val="28"/>
        </w:rPr>
        <w:t xml:space="preserve"> to</w:t>
      </w:r>
      <w:r w:rsidR="00703D10">
        <w:rPr>
          <w:rFonts w:asciiTheme="majorBidi" w:hAnsiTheme="majorBidi" w:cstheme="majorBidi"/>
          <w:color w:val="000000"/>
          <w:sz w:val="28"/>
          <w:szCs w:val="28"/>
        </w:rPr>
        <w:t xml:space="preserve"> try to</w:t>
      </w:r>
      <w:r w:rsidRPr="00560D6E">
        <w:rPr>
          <w:rFonts w:asciiTheme="majorBidi" w:hAnsiTheme="majorBidi" w:cstheme="majorBidi"/>
          <w:color w:val="000000"/>
          <w:sz w:val="28"/>
          <w:szCs w:val="28"/>
        </w:rPr>
        <w:t xml:space="preserve"> abide by </w:t>
      </w:r>
      <w:r w:rsidRPr="00560D6E">
        <w:rPr>
          <w:rFonts w:asciiTheme="majorBidi" w:hAnsiTheme="majorBidi" w:cstheme="majorBidi"/>
          <w:sz w:val="28"/>
          <w:szCs w:val="28"/>
        </w:rPr>
        <w:t xml:space="preserve">al-Bayjūrī’s </w:t>
      </w:r>
      <w:r w:rsidR="008B4F56">
        <w:rPr>
          <w:rFonts w:asciiTheme="majorBidi" w:hAnsiTheme="majorBidi" w:cstheme="majorBidi"/>
          <w:sz w:val="28"/>
          <w:szCs w:val="28"/>
        </w:rPr>
        <w:t>yardstick</w:t>
      </w:r>
      <w:r w:rsidRPr="00560D6E">
        <w:rPr>
          <w:rFonts w:asciiTheme="majorBidi" w:hAnsiTheme="majorBidi" w:cstheme="majorBidi"/>
          <w:sz w:val="28"/>
          <w:szCs w:val="28"/>
        </w:rPr>
        <w:t xml:space="preserve"> insofar as possible. Yet</w:t>
      </w:r>
      <w:r>
        <w:rPr>
          <w:rFonts w:asciiTheme="majorBidi" w:hAnsiTheme="majorBidi" w:cstheme="majorBidi"/>
          <w:sz w:val="28"/>
          <w:szCs w:val="28"/>
        </w:rPr>
        <w:t xml:space="preserve">, </w:t>
      </w:r>
      <w:r w:rsidRPr="00560D6E">
        <w:rPr>
          <w:rFonts w:asciiTheme="majorBidi" w:hAnsiTheme="majorBidi" w:cstheme="majorBidi"/>
          <w:sz w:val="28"/>
          <w:szCs w:val="28"/>
        </w:rPr>
        <w:t xml:space="preserve">because of the different </w:t>
      </w:r>
      <w:r>
        <w:rPr>
          <w:rFonts w:asciiTheme="majorBidi" w:hAnsiTheme="majorBidi" w:cstheme="majorBidi"/>
          <w:sz w:val="28"/>
          <w:szCs w:val="28"/>
        </w:rPr>
        <w:t>goals of this work,</w:t>
      </w:r>
      <w:r w:rsidRPr="00560D6E">
        <w:rPr>
          <w:rFonts w:asciiTheme="majorBidi" w:hAnsiTheme="majorBidi" w:cstheme="majorBidi"/>
          <w:sz w:val="28"/>
          <w:szCs w:val="28"/>
        </w:rPr>
        <w:t xml:space="preserve"> I have taken many liberties in my application of his guidelines</w:t>
      </w:r>
      <w:r>
        <w:rPr>
          <w:rFonts w:asciiTheme="majorBidi" w:hAnsiTheme="majorBidi" w:cstheme="majorBidi"/>
          <w:sz w:val="28"/>
          <w:szCs w:val="28"/>
        </w:rPr>
        <w:t xml:space="preserve">. For, as indicated earlier, </w:t>
      </w:r>
      <w:r>
        <w:rPr>
          <w:rFonts w:asciiTheme="majorBidi" w:hAnsiTheme="majorBidi" w:cstheme="majorBidi"/>
          <w:i/>
          <w:iCs/>
          <w:sz w:val="28"/>
          <w:szCs w:val="28"/>
        </w:rPr>
        <w:t>The First Teaching</w:t>
      </w:r>
      <w:r>
        <w:rPr>
          <w:rFonts w:asciiTheme="majorBidi" w:hAnsiTheme="majorBidi" w:cstheme="majorBidi"/>
          <w:sz w:val="28"/>
          <w:szCs w:val="28"/>
        </w:rPr>
        <w:t xml:space="preserve"> sets its sights on distant horizons far beyond basic Creedal and Doctrinal obligations</w:t>
      </w:r>
      <w:r w:rsidR="008A208D">
        <w:rPr>
          <w:rFonts w:asciiTheme="majorBidi" w:hAnsiTheme="majorBidi" w:cstheme="majorBidi"/>
          <w:sz w:val="28"/>
          <w:szCs w:val="28"/>
        </w:rPr>
        <w:t>,</w:t>
      </w:r>
      <w:r>
        <w:rPr>
          <w:rFonts w:asciiTheme="majorBidi" w:hAnsiTheme="majorBidi" w:cstheme="majorBidi"/>
          <w:sz w:val="28"/>
          <w:szCs w:val="28"/>
        </w:rPr>
        <w:t xml:space="preserve"> in </w:t>
      </w:r>
      <w:r w:rsidR="008A208D">
        <w:rPr>
          <w:rFonts w:asciiTheme="majorBidi" w:hAnsiTheme="majorBidi" w:cstheme="majorBidi"/>
          <w:sz w:val="28"/>
          <w:szCs w:val="28"/>
        </w:rPr>
        <w:t>an attempt</w:t>
      </w:r>
      <w:r>
        <w:rPr>
          <w:rFonts w:asciiTheme="majorBidi" w:hAnsiTheme="majorBidi" w:cstheme="majorBidi"/>
          <w:sz w:val="28"/>
          <w:szCs w:val="28"/>
        </w:rPr>
        <w:t xml:space="preserve"> to address the much broader </w:t>
      </w:r>
      <w:r w:rsidR="000E7461">
        <w:rPr>
          <w:rFonts w:asciiTheme="majorBidi" w:hAnsiTheme="majorBidi" w:cstheme="majorBidi"/>
          <w:sz w:val="28"/>
          <w:szCs w:val="28"/>
        </w:rPr>
        <w:t>S</w:t>
      </w:r>
      <w:r>
        <w:rPr>
          <w:rFonts w:asciiTheme="majorBidi" w:hAnsiTheme="majorBidi" w:cstheme="majorBidi"/>
          <w:sz w:val="28"/>
          <w:szCs w:val="28"/>
        </w:rPr>
        <w:t xml:space="preserve">ocietal </w:t>
      </w:r>
      <w:r w:rsidR="000E7461">
        <w:rPr>
          <w:rFonts w:asciiTheme="majorBidi" w:hAnsiTheme="majorBidi" w:cstheme="majorBidi"/>
          <w:sz w:val="28"/>
          <w:szCs w:val="28"/>
        </w:rPr>
        <w:t>O</w:t>
      </w:r>
      <w:r>
        <w:rPr>
          <w:rFonts w:asciiTheme="majorBidi" w:hAnsiTheme="majorBidi" w:cstheme="majorBidi"/>
          <w:sz w:val="28"/>
          <w:szCs w:val="28"/>
        </w:rPr>
        <w:t xml:space="preserve">bligations </w:t>
      </w:r>
      <w:r w:rsidR="00183282">
        <w:rPr>
          <w:rFonts w:asciiTheme="majorBidi" w:hAnsiTheme="majorBidi" w:cstheme="majorBidi"/>
          <w:sz w:val="28"/>
          <w:szCs w:val="28"/>
        </w:rPr>
        <w:t>regarding</w:t>
      </w:r>
      <w:r>
        <w:rPr>
          <w:rFonts w:asciiTheme="majorBidi" w:hAnsiTheme="majorBidi" w:cstheme="majorBidi"/>
          <w:sz w:val="28"/>
          <w:szCs w:val="28"/>
        </w:rPr>
        <w:t xml:space="preserve"> belief in </w:t>
      </w:r>
      <w:r w:rsidRPr="00560D6E">
        <w:rPr>
          <w:rFonts w:asciiTheme="majorBidi" w:hAnsiTheme="majorBidi" w:cstheme="majorBidi"/>
          <w:sz w:val="28"/>
          <w:szCs w:val="28"/>
        </w:rPr>
        <w:t>our time</w:t>
      </w:r>
      <w:r>
        <w:rPr>
          <w:rFonts w:asciiTheme="majorBidi" w:hAnsiTheme="majorBidi" w:cstheme="majorBidi"/>
          <w:sz w:val="28"/>
          <w:szCs w:val="28"/>
        </w:rPr>
        <w:t xml:space="preserve"> for all </w:t>
      </w:r>
      <w:r w:rsidR="00183282">
        <w:rPr>
          <w:rFonts w:asciiTheme="majorBidi" w:hAnsiTheme="majorBidi" w:cstheme="majorBidi"/>
          <w:sz w:val="28"/>
          <w:szCs w:val="28"/>
        </w:rPr>
        <w:t>C</w:t>
      </w:r>
      <w:r>
        <w:rPr>
          <w:rFonts w:asciiTheme="majorBidi" w:hAnsiTheme="majorBidi" w:cstheme="majorBidi"/>
          <w:sz w:val="28"/>
          <w:szCs w:val="28"/>
        </w:rPr>
        <w:t xml:space="preserve">ommunities and all </w:t>
      </w:r>
      <w:r>
        <w:rPr>
          <w:rFonts w:asciiTheme="majorBidi" w:hAnsiTheme="majorBidi" w:cstheme="majorBidi"/>
          <w:sz w:val="28"/>
          <w:szCs w:val="28"/>
        </w:rPr>
        <w:lastRenderedPageBreak/>
        <w:t>peoples</w:t>
      </w:r>
      <w:r w:rsidRPr="00560D6E">
        <w:rPr>
          <w:rFonts w:asciiTheme="majorBidi" w:hAnsiTheme="majorBidi" w:cstheme="majorBidi"/>
          <w:sz w:val="28"/>
          <w:szCs w:val="28"/>
        </w:rPr>
        <w:t>.</w:t>
      </w:r>
      <w:r>
        <w:rPr>
          <w:rFonts w:asciiTheme="majorBidi" w:hAnsiTheme="majorBidi" w:cstheme="majorBidi"/>
          <w:sz w:val="28"/>
          <w:szCs w:val="28"/>
        </w:rPr>
        <w:t xml:space="preserve"> For those students, however, who want instead to focus on the basics of the foundational Creed and its Doctrines, the works cited in the note below are adequate introductions, and—in any case—all reader</w:t>
      </w:r>
      <w:r w:rsidR="00A82BCE">
        <w:rPr>
          <w:rFonts w:asciiTheme="majorBidi" w:hAnsiTheme="majorBidi" w:cstheme="majorBidi"/>
          <w:sz w:val="28"/>
          <w:szCs w:val="28"/>
        </w:rPr>
        <w:t>-listener</w:t>
      </w:r>
      <w:r>
        <w:rPr>
          <w:rFonts w:asciiTheme="majorBidi" w:hAnsiTheme="majorBidi" w:cstheme="majorBidi"/>
          <w:sz w:val="28"/>
          <w:szCs w:val="28"/>
        </w:rPr>
        <w:t xml:space="preserve">s should aspire to have copies of them on the shelves of their home libraries and make the fullest use of them to master fully their </w:t>
      </w:r>
      <w:r w:rsidR="00386D25">
        <w:rPr>
          <w:rFonts w:asciiTheme="majorBidi" w:hAnsiTheme="majorBidi" w:cstheme="majorBidi"/>
          <w:sz w:val="28"/>
          <w:szCs w:val="28"/>
        </w:rPr>
        <w:t>P</w:t>
      </w:r>
      <w:r>
        <w:rPr>
          <w:rFonts w:asciiTheme="majorBidi" w:hAnsiTheme="majorBidi" w:cstheme="majorBidi"/>
          <w:sz w:val="28"/>
          <w:szCs w:val="28"/>
        </w:rPr>
        <w:t xml:space="preserve">ersonal </w:t>
      </w:r>
      <w:r w:rsidR="00386D25">
        <w:rPr>
          <w:rFonts w:asciiTheme="majorBidi" w:hAnsiTheme="majorBidi" w:cstheme="majorBidi"/>
          <w:sz w:val="28"/>
          <w:szCs w:val="28"/>
        </w:rPr>
        <w:t>O</w:t>
      </w:r>
      <w:r>
        <w:rPr>
          <w:rFonts w:asciiTheme="majorBidi" w:hAnsiTheme="majorBidi" w:cstheme="majorBidi"/>
          <w:sz w:val="28"/>
          <w:szCs w:val="28"/>
        </w:rPr>
        <w:t>bligation (</w:t>
      </w:r>
      <w:r w:rsidR="00386D25">
        <w:rPr>
          <w:rFonts w:asciiTheme="majorBidi" w:hAnsiTheme="majorBidi" w:cstheme="majorBidi"/>
          <w:i/>
          <w:iCs/>
          <w:sz w:val="28"/>
          <w:szCs w:val="28"/>
        </w:rPr>
        <w:t>F</w:t>
      </w:r>
      <w:r>
        <w:rPr>
          <w:rFonts w:asciiTheme="majorBidi" w:hAnsiTheme="majorBidi" w:cstheme="majorBidi"/>
          <w:i/>
          <w:iCs/>
          <w:sz w:val="28"/>
          <w:szCs w:val="28"/>
        </w:rPr>
        <w:t>ar</w:t>
      </w:r>
      <w:r w:rsidRPr="00EB5491">
        <w:rPr>
          <w:rFonts w:asciiTheme="majorBidi" w:hAnsiTheme="majorBidi" w:cstheme="majorBidi"/>
          <w:i/>
          <w:iCs/>
          <w:sz w:val="28"/>
          <w:szCs w:val="28"/>
        </w:rPr>
        <w:t>ḍ</w:t>
      </w:r>
      <w:r>
        <w:rPr>
          <w:rFonts w:asciiTheme="majorBidi" w:hAnsiTheme="majorBidi" w:cstheme="majorBidi"/>
          <w:i/>
          <w:iCs/>
          <w:sz w:val="28"/>
          <w:szCs w:val="28"/>
        </w:rPr>
        <w:t xml:space="preserve"> al-‘</w:t>
      </w:r>
      <w:r w:rsidR="00386D25">
        <w:rPr>
          <w:rFonts w:asciiTheme="majorBidi" w:hAnsiTheme="majorBidi" w:cstheme="majorBidi"/>
          <w:i/>
          <w:iCs/>
          <w:sz w:val="28"/>
          <w:szCs w:val="28"/>
        </w:rPr>
        <w:t>A</w:t>
      </w:r>
      <w:r>
        <w:rPr>
          <w:rFonts w:asciiTheme="majorBidi" w:hAnsiTheme="majorBidi" w:cstheme="majorBidi"/>
          <w:i/>
          <w:iCs/>
          <w:sz w:val="28"/>
          <w:szCs w:val="28"/>
        </w:rPr>
        <w:t>yn</w:t>
      </w:r>
      <w:r>
        <w:rPr>
          <w:rFonts w:asciiTheme="majorBidi" w:hAnsiTheme="majorBidi" w:cstheme="majorBidi"/>
          <w:sz w:val="28"/>
          <w:szCs w:val="28"/>
        </w:rPr>
        <w:t>) of understanding the Creed and its Doctrines.</w:t>
      </w:r>
      <w:r w:rsidRPr="00560D6E">
        <w:rPr>
          <w:rStyle w:val="FootnoteReference"/>
          <w:rFonts w:asciiTheme="majorBidi" w:hAnsiTheme="majorBidi" w:cstheme="majorBidi"/>
          <w:sz w:val="28"/>
          <w:szCs w:val="28"/>
        </w:rPr>
        <w:footnoteReference w:id="103"/>
      </w:r>
      <w:r w:rsidRPr="00560D6E">
        <w:rPr>
          <w:rFonts w:asciiTheme="majorBidi" w:hAnsiTheme="majorBidi" w:cstheme="majorBidi"/>
          <w:sz w:val="28"/>
          <w:szCs w:val="28"/>
        </w:rPr>
        <w:t xml:space="preserve"> </w:t>
      </w:r>
    </w:p>
    <w:p w14:paraId="717E0EC0" w14:textId="77777777" w:rsidR="00720567" w:rsidRDefault="00720567" w:rsidP="00E86172">
      <w:pPr>
        <w:autoSpaceDE w:val="0"/>
        <w:autoSpaceDN w:val="0"/>
        <w:adjustRightInd w:val="0"/>
        <w:rPr>
          <w:rFonts w:asciiTheme="majorBidi" w:hAnsiTheme="majorBidi" w:cstheme="majorBidi"/>
          <w:sz w:val="28"/>
          <w:szCs w:val="28"/>
        </w:rPr>
      </w:pPr>
    </w:p>
    <w:p w14:paraId="2C265FF1" w14:textId="28D35EFF" w:rsidR="00720567" w:rsidRPr="00720567" w:rsidRDefault="00720567" w:rsidP="00720567">
      <w:pPr>
        <w:ind w:left="1260"/>
        <w:rPr>
          <w:sz w:val="20"/>
          <w:szCs w:val="20"/>
        </w:rPr>
      </w:pPr>
      <w:r w:rsidRPr="00720567">
        <w:rPr>
          <w:sz w:val="20"/>
          <w:szCs w:val="20"/>
        </w:rPr>
        <w:t>Image 2</w:t>
      </w:r>
      <w:r w:rsidR="0095163E">
        <w:rPr>
          <w:sz w:val="20"/>
          <w:szCs w:val="20"/>
        </w:rPr>
        <w:t>0</w:t>
      </w:r>
      <w:r w:rsidRPr="00720567">
        <w:rPr>
          <w:sz w:val="20"/>
          <w:szCs w:val="20"/>
        </w:rPr>
        <w:t>:</w:t>
      </w:r>
    </w:p>
    <w:p w14:paraId="573B6901" w14:textId="77777777" w:rsidR="00720567" w:rsidRPr="00720567" w:rsidRDefault="00720567" w:rsidP="00720567">
      <w:pPr>
        <w:ind w:left="1260"/>
        <w:rPr>
          <w:sz w:val="20"/>
          <w:szCs w:val="20"/>
        </w:rPr>
      </w:pPr>
    </w:p>
    <w:p w14:paraId="57DBF225" w14:textId="77777777" w:rsidR="00720567" w:rsidRPr="00720567" w:rsidRDefault="00720567" w:rsidP="00720567">
      <w:pPr>
        <w:ind w:left="1260"/>
        <w:rPr>
          <w:sz w:val="20"/>
          <w:szCs w:val="20"/>
        </w:rPr>
      </w:pPr>
    </w:p>
    <w:p w14:paraId="16CBF295" w14:textId="77777777" w:rsidR="00720567" w:rsidRPr="00720567" w:rsidRDefault="00720567" w:rsidP="00720567">
      <w:pPr>
        <w:ind w:left="1260"/>
        <w:rPr>
          <w:sz w:val="20"/>
          <w:szCs w:val="20"/>
        </w:rPr>
      </w:pPr>
    </w:p>
    <w:p w14:paraId="304AF221" w14:textId="77777777" w:rsidR="00720567" w:rsidRDefault="00720567" w:rsidP="00720567">
      <w:pPr>
        <w:ind w:left="1260"/>
        <w:rPr>
          <w:sz w:val="20"/>
          <w:szCs w:val="20"/>
        </w:rPr>
      </w:pPr>
    </w:p>
    <w:p w14:paraId="664EDCA2" w14:textId="77777777" w:rsidR="00C605EB" w:rsidRDefault="00C605EB" w:rsidP="00720567">
      <w:pPr>
        <w:ind w:left="1260"/>
        <w:rPr>
          <w:sz w:val="20"/>
          <w:szCs w:val="20"/>
        </w:rPr>
      </w:pPr>
    </w:p>
    <w:p w14:paraId="2B9AE9E3" w14:textId="77777777" w:rsidR="00C605EB" w:rsidRDefault="00C605EB" w:rsidP="00720567">
      <w:pPr>
        <w:ind w:left="1260"/>
        <w:rPr>
          <w:sz w:val="20"/>
          <w:szCs w:val="20"/>
        </w:rPr>
      </w:pPr>
    </w:p>
    <w:p w14:paraId="5F7A32DF" w14:textId="77777777" w:rsidR="00C605EB" w:rsidRDefault="00C605EB" w:rsidP="00720567">
      <w:pPr>
        <w:ind w:left="1260"/>
        <w:rPr>
          <w:sz w:val="20"/>
          <w:szCs w:val="20"/>
        </w:rPr>
      </w:pPr>
    </w:p>
    <w:p w14:paraId="57A71392" w14:textId="77777777" w:rsidR="00C605EB" w:rsidRPr="00720567" w:rsidRDefault="00C605EB" w:rsidP="00720567">
      <w:pPr>
        <w:ind w:left="1260"/>
        <w:rPr>
          <w:sz w:val="20"/>
          <w:szCs w:val="20"/>
        </w:rPr>
      </w:pPr>
    </w:p>
    <w:p w14:paraId="5E39A65F" w14:textId="77777777" w:rsidR="00720567" w:rsidRPr="00720567" w:rsidRDefault="00720567" w:rsidP="00720567">
      <w:pPr>
        <w:ind w:left="1260"/>
        <w:rPr>
          <w:sz w:val="20"/>
          <w:szCs w:val="20"/>
        </w:rPr>
      </w:pPr>
    </w:p>
    <w:p w14:paraId="62704F8A" w14:textId="77777777" w:rsidR="00720567" w:rsidRPr="00720567" w:rsidRDefault="00720567" w:rsidP="00720567">
      <w:pPr>
        <w:ind w:left="1260"/>
        <w:rPr>
          <w:sz w:val="20"/>
          <w:szCs w:val="20"/>
        </w:rPr>
      </w:pPr>
    </w:p>
    <w:p w14:paraId="1D383E02" w14:textId="438CCC5C" w:rsidR="00720567" w:rsidRPr="00720567" w:rsidRDefault="00720567" w:rsidP="00720567">
      <w:pPr>
        <w:ind w:left="1260"/>
        <w:rPr>
          <w:sz w:val="20"/>
          <w:szCs w:val="20"/>
        </w:rPr>
      </w:pPr>
      <w:r w:rsidRPr="00720567">
        <w:rPr>
          <w:sz w:val="20"/>
          <w:szCs w:val="20"/>
        </w:rPr>
        <w:t>“Let all things be done in a fitting way and good order.”</w:t>
      </w:r>
      <w:r w:rsidRPr="00720567">
        <w:rPr>
          <w:rStyle w:val="FootnoteReference"/>
          <w:sz w:val="20"/>
          <w:szCs w:val="20"/>
        </w:rPr>
        <w:footnoteReference w:id="104"/>
      </w:r>
    </w:p>
    <w:p w14:paraId="277868F3" w14:textId="77777777" w:rsidR="00E86172" w:rsidRDefault="00E86172" w:rsidP="00720567">
      <w:pPr>
        <w:ind w:left="1260"/>
        <w:rPr>
          <w:rFonts w:asciiTheme="majorBidi" w:hAnsiTheme="majorBidi" w:cstheme="majorBidi"/>
          <w:sz w:val="20"/>
          <w:szCs w:val="20"/>
        </w:rPr>
      </w:pPr>
    </w:p>
    <w:p w14:paraId="69F49CC3" w14:textId="77777777" w:rsidR="00B50F7E" w:rsidRPr="00720567" w:rsidRDefault="00B50F7E" w:rsidP="00720567">
      <w:pPr>
        <w:ind w:left="1260"/>
        <w:rPr>
          <w:rFonts w:asciiTheme="majorBidi" w:hAnsiTheme="majorBidi" w:cstheme="majorBidi"/>
          <w:sz w:val="20"/>
          <w:szCs w:val="20"/>
        </w:rPr>
      </w:pPr>
    </w:p>
    <w:p w14:paraId="45AE7497" w14:textId="653541FA" w:rsidR="00E86172" w:rsidRDefault="00E86172" w:rsidP="00C605EB">
      <w:pPr>
        <w:rPr>
          <w:sz w:val="28"/>
          <w:szCs w:val="28"/>
        </w:rPr>
      </w:pPr>
      <w:r>
        <w:rPr>
          <w:rFonts w:asciiTheme="majorBidi" w:hAnsiTheme="majorBidi" w:cstheme="majorBidi"/>
          <w:sz w:val="28"/>
          <w:szCs w:val="28"/>
        </w:rPr>
        <w:t>But—no matter what the breadth and aspirations of this work may be—it</w:t>
      </w:r>
      <w:r w:rsidRPr="00560D6E">
        <w:rPr>
          <w:rFonts w:asciiTheme="majorBidi" w:hAnsiTheme="majorBidi" w:cstheme="majorBidi"/>
          <w:sz w:val="28"/>
          <w:szCs w:val="28"/>
        </w:rPr>
        <w:t xml:space="preserve"> is vital</w:t>
      </w:r>
      <w:r>
        <w:rPr>
          <w:rFonts w:asciiTheme="majorBidi" w:hAnsiTheme="majorBidi" w:cstheme="majorBidi"/>
          <w:sz w:val="28"/>
          <w:szCs w:val="28"/>
        </w:rPr>
        <w:t>,</w:t>
      </w:r>
      <w:r w:rsidRPr="00560D6E">
        <w:rPr>
          <w:rFonts w:asciiTheme="majorBidi" w:hAnsiTheme="majorBidi" w:cstheme="majorBidi"/>
          <w:sz w:val="28"/>
          <w:szCs w:val="28"/>
        </w:rPr>
        <w:t xml:space="preserve"> </w:t>
      </w:r>
      <w:r>
        <w:rPr>
          <w:rFonts w:asciiTheme="majorBidi" w:hAnsiTheme="majorBidi" w:cstheme="majorBidi"/>
          <w:sz w:val="28"/>
          <w:szCs w:val="28"/>
        </w:rPr>
        <w:t>i</w:t>
      </w:r>
      <w:r w:rsidRPr="00560D6E">
        <w:rPr>
          <w:rFonts w:asciiTheme="majorBidi" w:hAnsiTheme="majorBidi" w:cstheme="majorBidi"/>
          <w:sz w:val="28"/>
          <w:szCs w:val="28"/>
        </w:rPr>
        <w:t>n</w:t>
      </w:r>
      <w:r>
        <w:rPr>
          <w:rFonts w:asciiTheme="majorBidi" w:hAnsiTheme="majorBidi" w:cstheme="majorBidi"/>
          <w:sz w:val="28"/>
          <w:szCs w:val="28"/>
        </w:rPr>
        <w:t xml:space="preserve"> light of</w:t>
      </w:r>
      <w:r w:rsidRPr="00560D6E">
        <w:rPr>
          <w:rFonts w:asciiTheme="majorBidi" w:hAnsiTheme="majorBidi" w:cstheme="majorBidi"/>
          <w:sz w:val="28"/>
          <w:szCs w:val="28"/>
        </w:rPr>
        <w:t xml:space="preserve"> the </w:t>
      </w:r>
      <w:r w:rsidRPr="006C2072">
        <w:rPr>
          <w:rFonts w:asciiTheme="majorBidi" w:hAnsiTheme="majorBidi" w:cstheme="majorBidi"/>
          <w:b/>
          <w:bCs/>
          <w:sz w:val="28"/>
          <w:szCs w:val="28"/>
        </w:rPr>
        <w:t>Islamic Tradition</w:t>
      </w:r>
      <w:commentRangeStart w:id="264"/>
      <w:ins w:id="265" w:author="Dr Umar" w:date="2025-09-23T15:21:00Z" w16du:dateUtc="2025-09-23T06:21:00Z">
        <w:r w:rsidR="00E40785" w:rsidRPr="00E86C51">
          <w:rPr>
            <w:rStyle w:val="FootnoteReference"/>
            <w:sz w:val="28"/>
            <w:szCs w:val="28"/>
          </w:rPr>
          <w:footnoteReference w:id="105"/>
        </w:r>
      </w:ins>
      <w:commentRangeEnd w:id="264"/>
      <w:r w:rsidR="00430781">
        <w:rPr>
          <w:rStyle w:val="CommentReference"/>
          <w:rFonts w:ascii="SabondiacriticRoman" w:hAnsi="SabondiacriticRoman"/>
        </w:rPr>
        <w:commentReference w:id="264"/>
      </w:r>
      <w:r w:rsidR="00430781">
        <w:rPr>
          <w:rFonts w:asciiTheme="majorBidi" w:hAnsiTheme="majorBidi" w:cstheme="majorBidi"/>
          <w:b/>
          <w:bCs/>
          <w:sz w:val="28"/>
          <w:szCs w:val="28"/>
        </w:rPr>
        <w:t xml:space="preserve"> </w:t>
      </w:r>
      <w:r w:rsidR="00430781" w:rsidRPr="00430781">
        <w:rPr>
          <w:rFonts w:asciiTheme="majorBidi" w:hAnsiTheme="majorBidi" w:cstheme="majorBidi"/>
          <w:sz w:val="28"/>
          <w:szCs w:val="28"/>
        </w:rPr>
        <w:t>(</w:t>
      </w:r>
      <w:r w:rsidR="00430781" w:rsidRPr="00430781">
        <w:rPr>
          <w:rFonts w:asciiTheme="majorBidi" w:hAnsiTheme="majorBidi" w:cstheme="majorBidi"/>
          <w:i/>
          <w:iCs/>
          <w:sz w:val="28"/>
          <w:szCs w:val="28"/>
        </w:rPr>
        <w:t>al-Irth al-Islāmī</w:t>
      </w:r>
      <w:r w:rsidR="00430781" w:rsidRPr="00430781">
        <w:rPr>
          <w:rFonts w:asciiTheme="majorBidi" w:hAnsiTheme="majorBidi" w:cstheme="majorBidi"/>
          <w:sz w:val="28"/>
          <w:szCs w:val="28"/>
        </w:rPr>
        <w:t>)</w:t>
      </w:r>
      <w:r w:rsidRPr="00430781">
        <w:rPr>
          <w:rFonts w:asciiTheme="majorBidi" w:hAnsiTheme="majorBidi" w:cstheme="majorBidi"/>
          <w:sz w:val="28"/>
          <w:szCs w:val="28"/>
        </w:rPr>
        <w:t>,</w:t>
      </w:r>
      <w:r w:rsidRPr="00560D6E">
        <w:rPr>
          <w:rFonts w:asciiTheme="majorBidi" w:hAnsiTheme="majorBidi" w:cstheme="majorBidi"/>
          <w:sz w:val="28"/>
          <w:szCs w:val="28"/>
        </w:rPr>
        <w:t xml:space="preserve"> that </w:t>
      </w:r>
      <w:r>
        <w:rPr>
          <w:rFonts w:asciiTheme="majorBidi" w:hAnsiTheme="majorBidi" w:cstheme="majorBidi"/>
          <w:sz w:val="28"/>
          <w:szCs w:val="28"/>
        </w:rPr>
        <w:t xml:space="preserve">a </w:t>
      </w:r>
      <w:r>
        <w:rPr>
          <w:rFonts w:asciiTheme="majorBidi" w:hAnsiTheme="majorBidi" w:cstheme="majorBidi"/>
          <w:sz w:val="28"/>
          <w:szCs w:val="28"/>
        </w:rPr>
        <w:lastRenderedPageBreak/>
        <w:t>teacher</w:t>
      </w:r>
      <w:r w:rsidRPr="00560D6E">
        <w:rPr>
          <w:rFonts w:asciiTheme="majorBidi" w:hAnsiTheme="majorBidi" w:cstheme="majorBidi"/>
          <w:sz w:val="28"/>
          <w:szCs w:val="28"/>
        </w:rPr>
        <w:t xml:space="preserve"> </w:t>
      </w:r>
      <w:r>
        <w:rPr>
          <w:rFonts w:asciiTheme="majorBidi" w:hAnsiTheme="majorBidi" w:cstheme="majorBidi"/>
          <w:sz w:val="28"/>
          <w:szCs w:val="28"/>
        </w:rPr>
        <w:t xml:space="preserve">always strive to </w:t>
      </w:r>
      <w:r w:rsidRPr="00560D6E">
        <w:rPr>
          <w:rFonts w:asciiTheme="majorBidi" w:hAnsiTheme="majorBidi" w:cstheme="majorBidi"/>
          <w:sz w:val="28"/>
          <w:szCs w:val="28"/>
        </w:rPr>
        <w:t xml:space="preserve">speak to people according to their ability to understand. </w:t>
      </w:r>
      <w:r w:rsidRPr="00B42654">
        <w:rPr>
          <w:rFonts w:asciiTheme="majorBidi" w:hAnsiTheme="majorBidi" w:cstheme="majorBidi"/>
          <w:b/>
          <w:bCs/>
          <w:color w:val="000000"/>
          <w:sz w:val="28"/>
          <w:szCs w:val="28"/>
        </w:rPr>
        <w:t>Al-Imām Muslim</w:t>
      </w:r>
      <w:commentRangeStart w:id="267"/>
      <w:r w:rsidRPr="00560D6E">
        <w:rPr>
          <w:rStyle w:val="FootnoteReference"/>
          <w:rFonts w:asciiTheme="majorBidi" w:hAnsiTheme="majorBidi" w:cstheme="majorBidi"/>
          <w:color w:val="000000"/>
          <w:sz w:val="28"/>
          <w:szCs w:val="28"/>
        </w:rPr>
        <w:footnoteReference w:id="106"/>
      </w:r>
      <w:commentRangeEnd w:id="267"/>
      <w:r>
        <w:rPr>
          <w:rStyle w:val="CommentReference"/>
          <w:rFonts w:ascii="SabondiacriticRoman" w:hAnsi="SabondiacriticRoman"/>
        </w:rPr>
        <w:commentReference w:id="267"/>
      </w:r>
      <w:r w:rsidRPr="00560D6E">
        <w:rPr>
          <w:rFonts w:asciiTheme="majorBidi" w:hAnsiTheme="majorBidi" w:cstheme="majorBidi"/>
          <w:color w:val="000000"/>
          <w:sz w:val="28"/>
          <w:szCs w:val="28"/>
        </w:rPr>
        <w:t xml:space="preserve"> transmits from the Companion ‘</w:t>
      </w:r>
      <w:r w:rsidRPr="00B42654">
        <w:rPr>
          <w:rFonts w:asciiTheme="majorBidi" w:hAnsiTheme="majorBidi" w:cstheme="majorBidi"/>
          <w:b/>
          <w:bCs/>
          <w:color w:val="000000"/>
          <w:sz w:val="28"/>
          <w:szCs w:val="28"/>
        </w:rPr>
        <w:t>Abd-Allāh ibn Mas‘ūd</w:t>
      </w:r>
      <w:r w:rsidRPr="00560D6E">
        <w:rPr>
          <w:rStyle w:val="FootnoteReference"/>
          <w:rFonts w:asciiTheme="majorBidi" w:hAnsiTheme="majorBidi" w:cstheme="majorBidi"/>
          <w:color w:val="000000"/>
          <w:sz w:val="28"/>
          <w:szCs w:val="28"/>
        </w:rPr>
        <w:footnoteReference w:id="107"/>
      </w:r>
      <w:r w:rsidRPr="00560D6E">
        <w:rPr>
          <w:rFonts w:asciiTheme="majorBidi" w:hAnsiTheme="majorBidi" w:cstheme="majorBidi"/>
          <w:color w:val="000000"/>
          <w:sz w:val="28"/>
          <w:szCs w:val="28"/>
        </w:rPr>
        <w:t xml:space="preserve"> that </w:t>
      </w:r>
      <w:r>
        <w:rPr>
          <w:rFonts w:asciiTheme="majorBidi" w:hAnsiTheme="majorBidi" w:cstheme="majorBidi"/>
          <w:color w:val="000000"/>
          <w:sz w:val="28"/>
          <w:szCs w:val="28"/>
        </w:rPr>
        <w:t>the Prophet</w:t>
      </w:r>
      <w:r w:rsidRPr="00560D6E">
        <w:rPr>
          <w:rFonts w:asciiTheme="majorBidi" w:hAnsiTheme="majorBidi" w:cstheme="majorBidi"/>
          <w:color w:val="000000"/>
          <w:sz w:val="28"/>
          <w:szCs w:val="28"/>
        </w:rPr>
        <w:t xml:space="preserve"> said: “You will not relate a statement (</w:t>
      </w:r>
      <w:r w:rsidRPr="00560D6E">
        <w:rPr>
          <w:rFonts w:asciiTheme="majorBidi" w:hAnsiTheme="majorBidi" w:cstheme="majorBidi"/>
          <w:i/>
          <w:iCs/>
          <w:color w:val="000000"/>
          <w:sz w:val="28"/>
          <w:szCs w:val="28"/>
        </w:rPr>
        <w:t>ḥadīth</w:t>
      </w:r>
      <w:r w:rsidRPr="00560D6E">
        <w:rPr>
          <w:rFonts w:asciiTheme="majorBidi" w:hAnsiTheme="majorBidi" w:cstheme="majorBidi"/>
          <w:color w:val="000000"/>
          <w:sz w:val="28"/>
          <w:szCs w:val="28"/>
        </w:rPr>
        <w:t>) to people that fa</w:t>
      </w:r>
      <w:r w:rsidRPr="00B42654">
        <w:rPr>
          <w:rFonts w:asciiTheme="majorBidi" w:hAnsiTheme="majorBidi" w:cstheme="majorBidi"/>
          <w:color w:val="000000"/>
          <w:sz w:val="28"/>
          <w:szCs w:val="28"/>
        </w:rPr>
        <w:t xml:space="preserve">ils to </w:t>
      </w:r>
      <w:r>
        <w:rPr>
          <w:rFonts w:asciiTheme="majorBidi" w:hAnsiTheme="majorBidi" w:cstheme="majorBidi"/>
          <w:color w:val="000000"/>
          <w:sz w:val="28"/>
          <w:szCs w:val="28"/>
        </w:rPr>
        <w:t>meet</w:t>
      </w:r>
      <w:r w:rsidRPr="00B42654">
        <w:rPr>
          <w:rFonts w:asciiTheme="majorBidi" w:hAnsiTheme="majorBidi" w:cstheme="majorBidi"/>
          <w:color w:val="000000"/>
          <w:sz w:val="28"/>
          <w:szCs w:val="28"/>
        </w:rPr>
        <w:t xml:space="preserve"> [the level of] their </w:t>
      </w:r>
      <w:r w:rsidR="00C029EE">
        <w:rPr>
          <w:rFonts w:asciiTheme="majorBidi" w:hAnsiTheme="majorBidi" w:cstheme="majorBidi"/>
          <w:color w:val="000000"/>
          <w:sz w:val="28"/>
          <w:szCs w:val="28"/>
        </w:rPr>
        <w:t>I</w:t>
      </w:r>
      <w:r w:rsidRPr="00B42654">
        <w:rPr>
          <w:rFonts w:asciiTheme="majorBidi" w:hAnsiTheme="majorBidi" w:cstheme="majorBidi"/>
          <w:color w:val="000000"/>
          <w:sz w:val="28"/>
          <w:szCs w:val="28"/>
        </w:rPr>
        <w:t>ntellects (</w:t>
      </w:r>
      <w:r w:rsidRPr="00B42654">
        <w:rPr>
          <w:rFonts w:asciiTheme="majorBidi" w:hAnsiTheme="majorBidi" w:cstheme="majorBidi"/>
          <w:i/>
          <w:iCs/>
          <w:color w:val="000000"/>
          <w:sz w:val="28"/>
          <w:szCs w:val="28"/>
        </w:rPr>
        <w:t>lā tablughu ‘uqūlahum</w:t>
      </w:r>
      <w:r w:rsidRPr="00B42654">
        <w:rPr>
          <w:rFonts w:asciiTheme="majorBidi" w:hAnsiTheme="majorBidi" w:cstheme="majorBidi"/>
          <w:color w:val="000000"/>
          <w:sz w:val="28"/>
          <w:szCs w:val="28"/>
        </w:rPr>
        <w:t>) but that it will be a test [and a tribulation] (</w:t>
      </w:r>
      <w:r w:rsidRPr="00B42654">
        <w:rPr>
          <w:rFonts w:asciiTheme="majorBidi" w:hAnsiTheme="majorBidi" w:cstheme="majorBidi"/>
          <w:i/>
          <w:iCs/>
          <w:color w:val="000000"/>
          <w:sz w:val="28"/>
          <w:szCs w:val="28"/>
        </w:rPr>
        <w:t>fitna</w:t>
      </w:r>
      <w:r w:rsidRPr="00B42654">
        <w:rPr>
          <w:rFonts w:asciiTheme="majorBidi" w:hAnsiTheme="majorBidi" w:cstheme="majorBidi"/>
          <w:color w:val="000000"/>
          <w:sz w:val="28"/>
          <w:szCs w:val="28"/>
        </w:rPr>
        <w:t xml:space="preserve">) </w:t>
      </w:r>
      <w:r w:rsidRPr="00B42654">
        <w:rPr>
          <w:rFonts w:asciiTheme="majorBidi" w:hAnsiTheme="majorBidi" w:cstheme="majorBidi"/>
          <w:color w:val="000000"/>
          <w:sz w:val="28"/>
          <w:szCs w:val="28"/>
        </w:rPr>
        <w:lastRenderedPageBreak/>
        <w:t xml:space="preserve">for some of them.” In a similar vein, </w:t>
      </w:r>
      <w:r w:rsidRPr="00B42654">
        <w:rPr>
          <w:rFonts w:asciiTheme="majorBidi" w:hAnsiTheme="majorBidi" w:cstheme="majorBidi"/>
          <w:b/>
          <w:bCs/>
          <w:color w:val="000000"/>
          <w:sz w:val="28"/>
          <w:szCs w:val="28"/>
        </w:rPr>
        <w:t>Ibn ‘A</w:t>
      </w:r>
      <w:r w:rsidRPr="00B42654">
        <w:rPr>
          <w:rFonts w:asciiTheme="majorBidi" w:hAnsiTheme="majorBidi" w:cstheme="majorBidi"/>
          <w:b/>
          <w:bCs/>
          <w:sz w:val="28"/>
          <w:szCs w:val="28"/>
        </w:rPr>
        <w:t>ṭā</w:t>
      </w:r>
      <w:r w:rsidRPr="00B42654">
        <w:rPr>
          <w:rFonts w:asciiTheme="majorBidi" w:hAnsiTheme="majorBidi" w:cstheme="majorBidi"/>
          <w:b/>
          <w:bCs/>
          <w:color w:val="000000"/>
          <w:sz w:val="28"/>
          <w:szCs w:val="28"/>
        </w:rPr>
        <w:t>’-All</w:t>
      </w:r>
      <w:r w:rsidRPr="00B42654">
        <w:rPr>
          <w:rFonts w:asciiTheme="majorBidi" w:hAnsiTheme="majorBidi" w:cstheme="majorBidi"/>
          <w:b/>
          <w:bCs/>
          <w:sz w:val="28"/>
          <w:szCs w:val="28"/>
        </w:rPr>
        <w:t>ā</w:t>
      </w:r>
      <w:r w:rsidRPr="00B42654">
        <w:rPr>
          <w:rFonts w:asciiTheme="majorBidi" w:hAnsiTheme="majorBidi" w:cstheme="majorBidi"/>
          <w:b/>
          <w:bCs/>
          <w:color w:val="000000"/>
          <w:sz w:val="28"/>
          <w:szCs w:val="28"/>
        </w:rPr>
        <w:t>h</w:t>
      </w:r>
      <w:r w:rsidRPr="00B42654">
        <w:rPr>
          <w:rStyle w:val="FootnoteReference"/>
          <w:rFonts w:asciiTheme="majorBidi" w:eastAsiaTheme="majorEastAsia" w:hAnsiTheme="majorBidi"/>
          <w:sz w:val="28"/>
          <w:szCs w:val="28"/>
        </w:rPr>
        <w:footnoteReference w:id="108"/>
      </w:r>
      <w:r w:rsidRPr="00B42654">
        <w:rPr>
          <w:rFonts w:asciiTheme="majorBidi" w:hAnsiTheme="majorBidi" w:cstheme="majorBidi"/>
          <w:color w:val="000000"/>
          <w:sz w:val="28"/>
          <w:szCs w:val="28"/>
        </w:rPr>
        <w:t xml:space="preserve"> states i</w:t>
      </w:r>
      <w:r>
        <w:rPr>
          <w:rFonts w:asciiTheme="majorBidi" w:hAnsiTheme="majorBidi" w:cstheme="majorBidi"/>
          <w:color w:val="000000"/>
          <w:sz w:val="28"/>
          <w:szCs w:val="28"/>
        </w:rPr>
        <w:t>n his Aphorisms: “The expressions [of God’s people] are the sustenance of the family of the listeners (</w:t>
      </w:r>
      <w:r>
        <w:rPr>
          <w:rFonts w:asciiTheme="majorBidi" w:hAnsiTheme="majorBidi" w:cstheme="majorBidi"/>
          <w:i/>
          <w:iCs/>
          <w:color w:val="000000"/>
          <w:sz w:val="28"/>
          <w:szCs w:val="28"/>
        </w:rPr>
        <w:t>q</w:t>
      </w:r>
      <w:r w:rsidRPr="00EB5491">
        <w:rPr>
          <w:rFonts w:asciiTheme="majorBidi" w:hAnsiTheme="majorBidi" w:cstheme="majorBidi"/>
          <w:i/>
          <w:iCs/>
          <w:sz w:val="28"/>
          <w:szCs w:val="28"/>
        </w:rPr>
        <w:t>ū</w:t>
      </w:r>
      <w:r>
        <w:rPr>
          <w:rFonts w:asciiTheme="majorBidi" w:hAnsiTheme="majorBidi" w:cstheme="majorBidi"/>
          <w:i/>
          <w:iCs/>
          <w:color w:val="000000"/>
          <w:sz w:val="28"/>
          <w:szCs w:val="28"/>
        </w:rPr>
        <w:t>t li-‘</w:t>
      </w:r>
      <w:r w:rsidRPr="0098412E">
        <w:rPr>
          <w:rFonts w:asciiTheme="majorBidi" w:hAnsiTheme="majorBidi" w:cstheme="majorBidi"/>
          <w:i/>
          <w:iCs/>
          <w:sz w:val="28"/>
          <w:szCs w:val="28"/>
        </w:rPr>
        <w:t>ā</w:t>
      </w:r>
      <w:r>
        <w:rPr>
          <w:rFonts w:asciiTheme="majorBidi" w:hAnsiTheme="majorBidi" w:cstheme="majorBidi"/>
          <w:i/>
          <w:iCs/>
          <w:color w:val="000000"/>
          <w:sz w:val="28"/>
          <w:szCs w:val="28"/>
        </w:rPr>
        <w:t>’ilat al-mustami‘</w:t>
      </w:r>
      <w:r w:rsidRPr="00EB5491">
        <w:rPr>
          <w:rFonts w:asciiTheme="majorBidi" w:hAnsiTheme="majorBidi" w:cstheme="majorBidi"/>
          <w:i/>
          <w:iCs/>
          <w:sz w:val="28"/>
          <w:szCs w:val="28"/>
        </w:rPr>
        <w:t>ī</w:t>
      </w:r>
      <w:r>
        <w:rPr>
          <w:rFonts w:asciiTheme="majorBidi" w:hAnsiTheme="majorBidi" w:cstheme="majorBidi"/>
          <w:i/>
          <w:iCs/>
          <w:color w:val="000000"/>
          <w:sz w:val="28"/>
          <w:szCs w:val="28"/>
        </w:rPr>
        <w:t>n</w:t>
      </w:r>
      <w:r>
        <w:rPr>
          <w:rFonts w:asciiTheme="majorBidi" w:hAnsiTheme="majorBidi" w:cstheme="majorBidi"/>
          <w:color w:val="000000"/>
          <w:sz w:val="28"/>
          <w:szCs w:val="28"/>
        </w:rPr>
        <w:t xml:space="preserve">). </w:t>
      </w:r>
      <w:r w:rsidRPr="00750800">
        <w:rPr>
          <w:rFonts w:asciiTheme="majorBidi" w:hAnsiTheme="majorBidi" w:cstheme="majorBidi"/>
          <w:color w:val="000000"/>
          <w:sz w:val="28"/>
          <w:szCs w:val="28"/>
        </w:rPr>
        <w:t>But you can only have what you can eat (</w:t>
      </w:r>
      <w:r w:rsidRPr="00750800">
        <w:rPr>
          <w:rFonts w:asciiTheme="majorBidi" w:hAnsiTheme="majorBidi" w:cstheme="majorBidi"/>
          <w:i/>
          <w:iCs/>
          <w:color w:val="000000"/>
          <w:sz w:val="28"/>
          <w:szCs w:val="28"/>
        </w:rPr>
        <w:t>wa laysa laka ill</w:t>
      </w:r>
      <w:r w:rsidRPr="00750800">
        <w:rPr>
          <w:rFonts w:asciiTheme="majorBidi" w:hAnsiTheme="majorBidi" w:cstheme="majorBidi"/>
          <w:i/>
          <w:iCs/>
          <w:sz w:val="28"/>
          <w:szCs w:val="28"/>
        </w:rPr>
        <w:t>ā mā anta lahu ākil</w:t>
      </w:r>
      <w:r w:rsidRPr="00750800">
        <w:rPr>
          <w:rFonts w:asciiTheme="majorBidi" w:hAnsiTheme="majorBidi" w:cstheme="majorBidi"/>
          <w:color w:val="000000"/>
          <w:sz w:val="28"/>
          <w:szCs w:val="28"/>
        </w:rPr>
        <w:t>).”</w:t>
      </w:r>
      <w:r w:rsidRPr="00750800">
        <w:rPr>
          <w:rStyle w:val="FootnoteReference"/>
          <w:rFonts w:asciiTheme="majorBidi" w:hAnsiTheme="majorBidi" w:cstheme="majorBidi"/>
          <w:color w:val="000000"/>
          <w:sz w:val="28"/>
          <w:szCs w:val="28"/>
        </w:rPr>
        <w:footnoteReference w:id="109"/>
      </w:r>
      <w:r w:rsidRPr="00750800">
        <w:rPr>
          <w:sz w:val="28"/>
          <w:szCs w:val="28"/>
        </w:rPr>
        <w:t xml:space="preserve"> Peo</w:t>
      </w:r>
      <w:r w:rsidRPr="00340A7D">
        <w:rPr>
          <w:sz w:val="28"/>
          <w:szCs w:val="28"/>
        </w:rPr>
        <w:t>ple cannot all eat the same thing. As it is said: “The food of adults is poison for babies.” People are not all able to receive and benefit equally from the same words</w:t>
      </w:r>
      <w:r>
        <w:rPr>
          <w:sz w:val="28"/>
          <w:szCs w:val="28"/>
        </w:rPr>
        <w:t>.</w:t>
      </w:r>
      <w:r w:rsidRPr="00340A7D">
        <w:rPr>
          <w:sz w:val="28"/>
          <w:szCs w:val="28"/>
        </w:rPr>
        <w:t xml:space="preserve"> </w:t>
      </w:r>
      <w:r>
        <w:rPr>
          <w:sz w:val="28"/>
          <w:szCs w:val="28"/>
        </w:rPr>
        <w:t>I</w:t>
      </w:r>
      <w:r w:rsidRPr="00340A7D">
        <w:rPr>
          <w:sz w:val="28"/>
          <w:szCs w:val="28"/>
        </w:rPr>
        <w:t>n fact, whatever they do take in which is not appropriate for their level may in fact harm them and later lead to doubt and misgivings because they are unable to incorporate it into their understanding and practice.</w:t>
      </w:r>
    </w:p>
    <w:p w14:paraId="50BB9135" w14:textId="4AC8F620" w:rsidR="00E86172" w:rsidRDefault="00E86172" w:rsidP="00E86172">
      <w:pPr>
        <w:ind w:left="1440" w:right="1620"/>
        <w:rPr>
          <w:sz w:val="20"/>
          <w:szCs w:val="20"/>
        </w:rPr>
      </w:pPr>
      <w:r w:rsidRPr="00B16600">
        <w:rPr>
          <w:sz w:val="20"/>
          <w:szCs w:val="20"/>
        </w:rPr>
        <w:t xml:space="preserve">Image </w:t>
      </w:r>
      <w:r w:rsidR="00B50F7E">
        <w:rPr>
          <w:sz w:val="20"/>
          <w:szCs w:val="20"/>
        </w:rPr>
        <w:t>2</w:t>
      </w:r>
      <w:r w:rsidR="0095163E">
        <w:rPr>
          <w:sz w:val="20"/>
          <w:szCs w:val="20"/>
        </w:rPr>
        <w:t>1</w:t>
      </w:r>
      <w:r w:rsidRPr="00B16600">
        <w:rPr>
          <w:sz w:val="20"/>
          <w:szCs w:val="20"/>
        </w:rPr>
        <w:t>:</w:t>
      </w:r>
    </w:p>
    <w:p w14:paraId="46BE7B9D" w14:textId="77777777" w:rsidR="00E86172" w:rsidRDefault="00E86172" w:rsidP="00E86172">
      <w:pPr>
        <w:ind w:left="1440" w:right="1620"/>
        <w:rPr>
          <w:sz w:val="20"/>
          <w:szCs w:val="20"/>
        </w:rPr>
      </w:pPr>
    </w:p>
    <w:p w14:paraId="14991C51" w14:textId="77777777" w:rsidR="00E86172" w:rsidRDefault="00E86172" w:rsidP="00E86172">
      <w:pPr>
        <w:ind w:left="1440" w:right="1620"/>
        <w:rPr>
          <w:sz w:val="20"/>
          <w:szCs w:val="20"/>
        </w:rPr>
      </w:pPr>
    </w:p>
    <w:p w14:paraId="47B0C79A" w14:textId="77777777" w:rsidR="006358C1" w:rsidRDefault="006358C1" w:rsidP="00E86172">
      <w:pPr>
        <w:ind w:left="1440" w:right="1620"/>
        <w:rPr>
          <w:sz w:val="20"/>
          <w:szCs w:val="20"/>
        </w:rPr>
      </w:pPr>
    </w:p>
    <w:p w14:paraId="3317DBBB" w14:textId="77777777" w:rsidR="00B50F7E" w:rsidRDefault="00B50F7E" w:rsidP="00E86172">
      <w:pPr>
        <w:ind w:left="1440" w:right="1620"/>
        <w:rPr>
          <w:sz w:val="20"/>
          <w:szCs w:val="20"/>
        </w:rPr>
      </w:pPr>
    </w:p>
    <w:p w14:paraId="468AAFF2" w14:textId="77777777" w:rsidR="00B50F7E" w:rsidRDefault="00B50F7E" w:rsidP="00C605EB">
      <w:pPr>
        <w:ind w:right="1620"/>
        <w:rPr>
          <w:sz w:val="20"/>
          <w:szCs w:val="20"/>
        </w:rPr>
      </w:pPr>
    </w:p>
    <w:p w14:paraId="50E00094" w14:textId="77777777" w:rsidR="00E86172" w:rsidRPr="00B16600" w:rsidRDefault="00E86172" w:rsidP="00E86172">
      <w:pPr>
        <w:ind w:left="1440" w:right="1620"/>
        <w:rPr>
          <w:sz w:val="20"/>
          <w:szCs w:val="20"/>
        </w:rPr>
      </w:pPr>
    </w:p>
    <w:p w14:paraId="3C830D99" w14:textId="77777777" w:rsidR="00E86172" w:rsidRDefault="00E86172" w:rsidP="00E86172">
      <w:pPr>
        <w:ind w:left="1440" w:right="1620"/>
        <w:rPr>
          <w:sz w:val="20"/>
          <w:szCs w:val="20"/>
        </w:rPr>
      </w:pPr>
      <w:r w:rsidRPr="00B16600">
        <w:rPr>
          <w:sz w:val="20"/>
          <w:szCs w:val="20"/>
        </w:rPr>
        <w:t>“The Expressions [of the People of God] are the sustenance of the Family of the Listeners.”</w:t>
      </w:r>
      <w:r w:rsidRPr="00B16600">
        <w:rPr>
          <w:rStyle w:val="FootnoteReference"/>
          <w:sz w:val="20"/>
          <w:szCs w:val="20"/>
        </w:rPr>
        <w:footnoteReference w:id="110"/>
      </w:r>
    </w:p>
    <w:p w14:paraId="0AAD8CA3" w14:textId="77777777" w:rsidR="00E86172" w:rsidRDefault="00E86172" w:rsidP="00E86172">
      <w:pPr>
        <w:rPr>
          <w:sz w:val="28"/>
          <w:szCs w:val="28"/>
        </w:rPr>
      </w:pPr>
    </w:p>
    <w:p w14:paraId="3EF90BD4" w14:textId="388BFB49" w:rsidR="00E86172" w:rsidRDefault="00E86172" w:rsidP="00E86172">
      <w:pPr>
        <w:rPr>
          <w:rFonts w:asciiTheme="majorBidi" w:hAnsiTheme="majorBidi" w:cstheme="majorBidi"/>
          <w:sz w:val="28"/>
          <w:szCs w:val="28"/>
        </w:rPr>
      </w:pPr>
      <w:r w:rsidRPr="1639DB5C">
        <w:rPr>
          <w:rFonts w:asciiTheme="majorBidi" w:hAnsiTheme="majorBidi" w:cstheme="majorBidi"/>
          <w:color w:val="000000" w:themeColor="text1"/>
          <w:sz w:val="28"/>
          <w:szCs w:val="28"/>
        </w:rPr>
        <w:lastRenderedPageBreak/>
        <w:t>Therefore, it is crucial that teachings be delivered in a manner that accords with each receptor’s capacity</w:t>
      </w:r>
      <w:r w:rsidR="00311680">
        <w:rPr>
          <w:rFonts w:asciiTheme="majorBidi" w:hAnsiTheme="majorBidi" w:cstheme="majorBidi"/>
          <w:color w:val="000000" w:themeColor="text1"/>
          <w:sz w:val="28"/>
          <w:szCs w:val="28"/>
        </w:rPr>
        <w:t>. T</w:t>
      </w:r>
      <w:r w:rsidRPr="1639DB5C">
        <w:rPr>
          <w:rFonts w:asciiTheme="majorBidi" w:hAnsiTheme="majorBidi" w:cstheme="majorBidi"/>
          <w:color w:val="000000" w:themeColor="text1"/>
          <w:sz w:val="28"/>
          <w:szCs w:val="28"/>
        </w:rPr>
        <w:t xml:space="preserve">his is a goal that </w:t>
      </w:r>
      <w:r w:rsidRPr="1639DB5C">
        <w:rPr>
          <w:rFonts w:asciiTheme="majorBidi" w:hAnsiTheme="majorBidi" w:cstheme="majorBidi"/>
          <w:i/>
          <w:iCs/>
          <w:color w:val="000000" w:themeColor="text1"/>
          <w:sz w:val="28"/>
          <w:szCs w:val="28"/>
        </w:rPr>
        <w:t xml:space="preserve">The First Teaching </w:t>
      </w:r>
      <w:r w:rsidRPr="1639DB5C">
        <w:rPr>
          <w:rFonts w:asciiTheme="majorBidi" w:hAnsiTheme="majorBidi" w:cstheme="majorBidi"/>
          <w:color w:val="000000" w:themeColor="text1"/>
          <w:sz w:val="28"/>
          <w:szCs w:val="28"/>
        </w:rPr>
        <w:t>has</w:t>
      </w:r>
      <w:r w:rsidR="00311680">
        <w:rPr>
          <w:rFonts w:asciiTheme="majorBidi" w:hAnsiTheme="majorBidi" w:cstheme="majorBidi"/>
          <w:color w:val="000000" w:themeColor="text1"/>
          <w:sz w:val="28"/>
          <w:szCs w:val="28"/>
        </w:rPr>
        <w:t xml:space="preserve"> kept in mind and</w:t>
      </w:r>
      <w:r w:rsidRPr="1639DB5C">
        <w:rPr>
          <w:rFonts w:asciiTheme="majorBidi" w:hAnsiTheme="majorBidi" w:cstheme="majorBidi"/>
          <w:color w:val="000000" w:themeColor="text1"/>
          <w:sz w:val="28"/>
          <w:szCs w:val="28"/>
        </w:rPr>
        <w:t xml:space="preserve"> attempted to accomplish</w:t>
      </w:r>
      <w:r>
        <w:rPr>
          <w:rFonts w:asciiTheme="majorBidi" w:hAnsiTheme="majorBidi" w:cstheme="majorBidi"/>
          <w:color w:val="000000" w:themeColor="text1"/>
          <w:sz w:val="28"/>
          <w:szCs w:val="28"/>
        </w:rPr>
        <w:t xml:space="preserve">: </w:t>
      </w:r>
      <w:r>
        <w:rPr>
          <w:rFonts w:asciiTheme="majorBidi" w:hAnsiTheme="majorBidi" w:cstheme="majorBidi"/>
          <w:i/>
          <w:iCs/>
          <w:color w:val="000000" w:themeColor="text1"/>
          <w:sz w:val="28"/>
          <w:szCs w:val="28"/>
        </w:rPr>
        <w:t>F</w:t>
      </w:r>
      <w:r w:rsidRPr="004E3F3A">
        <w:rPr>
          <w:rFonts w:asciiTheme="majorBidi" w:hAnsiTheme="majorBidi" w:cstheme="majorBidi"/>
          <w:i/>
          <w:iCs/>
          <w:color w:val="000000" w:themeColor="text1"/>
          <w:sz w:val="28"/>
          <w:szCs w:val="28"/>
        </w:rPr>
        <w:t>irst</w:t>
      </w:r>
      <w:r>
        <w:rPr>
          <w:rFonts w:asciiTheme="majorBidi" w:hAnsiTheme="majorBidi" w:cstheme="majorBidi"/>
          <w:color w:val="000000" w:themeColor="text1"/>
          <w:sz w:val="28"/>
          <w:szCs w:val="28"/>
        </w:rPr>
        <w:t>,</w:t>
      </w:r>
      <w:r w:rsidRPr="1639DB5C">
        <w:rPr>
          <w:rFonts w:asciiTheme="majorBidi" w:hAnsiTheme="majorBidi" w:cstheme="majorBidi"/>
          <w:color w:val="000000" w:themeColor="text1"/>
          <w:sz w:val="28"/>
          <w:szCs w:val="28"/>
        </w:rPr>
        <w:t xml:space="preserve"> by striving to write in a manner as simple, clear, and intelligible as possible. </w:t>
      </w:r>
      <w:r w:rsidRPr="004E3F3A">
        <w:rPr>
          <w:rFonts w:asciiTheme="majorBidi" w:hAnsiTheme="majorBidi" w:cstheme="majorBidi"/>
          <w:i/>
          <w:iCs/>
          <w:color w:val="000000" w:themeColor="text1"/>
          <w:sz w:val="28"/>
          <w:szCs w:val="28"/>
        </w:rPr>
        <w:t>Second</w:t>
      </w:r>
      <w:r w:rsidRPr="1639DB5C">
        <w:rPr>
          <w:rFonts w:asciiTheme="majorBidi" w:hAnsiTheme="majorBidi" w:cstheme="majorBidi"/>
          <w:color w:val="000000" w:themeColor="text1"/>
          <w:sz w:val="28"/>
          <w:szCs w:val="28"/>
        </w:rPr>
        <w:t>, by providing explanatory footnotes for all information and words that may be unfamiliar to some reader</w:t>
      </w:r>
      <w:r w:rsidR="00A82BCE">
        <w:rPr>
          <w:rFonts w:asciiTheme="majorBidi" w:hAnsiTheme="majorBidi" w:cstheme="majorBidi"/>
          <w:color w:val="000000" w:themeColor="text1"/>
          <w:sz w:val="28"/>
          <w:szCs w:val="28"/>
        </w:rPr>
        <w:t>-listener</w:t>
      </w:r>
      <w:r w:rsidRPr="1639DB5C">
        <w:rPr>
          <w:rFonts w:asciiTheme="majorBidi" w:hAnsiTheme="majorBidi" w:cstheme="majorBidi"/>
          <w:color w:val="000000" w:themeColor="text1"/>
          <w:sz w:val="28"/>
          <w:szCs w:val="28"/>
        </w:rPr>
        <w:t>s.</w:t>
      </w:r>
      <w:r w:rsidR="009007BD">
        <w:rPr>
          <w:rFonts w:asciiTheme="majorBidi" w:hAnsiTheme="majorBidi" w:cstheme="majorBidi"/>
          <w:color w:val="000000" w:themeColor="text1"/>
          <w:sz w:val="28"/>
          <w:szCs w:val="28"/>
        </w:rPr>
        <w:t xml:space="preserve"> </w:t>
      </w:r>
      <w:r w:rsidRPr="004E3F3A">
        <w:rPr>
          <w:rFonts w:asciiTheme="majorBidi" w:hAnsiTheme="majorBidi" w:cstheme="majorBidi"/>
          <w:i/>
          <w:iCs/>
          <w:color w:val="000000" w:themeColor="text1"/>
          <w:sz w:val="28"/>
          <w:szCs w:val="28"/>
        </w:rPr>
        <w:t>Third</w:t>
      </w:r>
      <w:r w:rsidRPr="1639DB5C">
        <w:rPr>
          <w:rFonts w:asciiTheme="majorBidi" w:hAnsiTheme="majorBidi" w:cstheme="majorBidi"/>
          <w:color w:val="000000" w:themeColor="text1"/>
          <w:sz w:val="28"/>
          <w:szCs w:val="28"/>
        </w:rPr>
        <w:t>, by providing professional audial recordings of the entire book and its notes for any</w:t>
      </w:r>
      <w:r w:rsidR="009007BD">
        <w:rPr>
          <w:rFonts w:asciiTheme="majorBidi" w:hAnsiTheme="majorBidi" w:cstheme="majorBidi"/>
          <w:color w:val="000000" w:themeColor="text1"/>
          <w:sz w:val="28"/>
          <w:szCs w:val="28"/>
        </w:rPr>
        <w:t>one</w:t>
      </w:r>
      <w:r w:rsidRPr="1639DB5C">
        <w:rPr>
          <w:rFonts w:asciiTheme="majorBidi" w:hAnsiTheme="majorBidi" w:cstheme="majorBidi"/>
          <w:color w:val="000000" w:themeColor="text1"/>
          <w:sz w:val="28"/>
          <w:szCs w:val="28"/>
        </w:rPr>
        <w:t xml:space="preserve"> who wants them. And </w:t>
      </w:r>
      <w:r w:rsidRPr="004E3F3A">
        <w:rPr>
          <w:rFonts w:asciiTheme="majorBidi" w:hAnsiTheme="majorBidi" w:cstheme="majorBidi"/>
          <w:i/>
          <w:iCs/>
          <w:color w:val="000000" w:themeColor="text1"/>
          <w:sz w:val="28"/>
          <w:szCs w:val="28"/>
        </w:rPr>
        <w:t>fourth</w:t>
      </w:r>
      <w:r w:rsidRPr="1639DB5C">
        <w:rPr>
          <w:rFonts w:asciiTheme="majorBidi" w:hAnsiTheme="majorBidi" w:cstheme="majorBidi"/>
          <w:color w:val="000000" w:themeColor="text1"/>
          <w:sz w:val="28"/>
          <w:szCs w:val="28"/>
        </w:rPr>
        <w:t>, by taking an essentially oral-audial approach to the book’s material, which includes training authorized reader</w:t>
      </w:r>
      <w:r w:rsidR="00A82BCE">
        <w:rPr>
          <w:rFonts w:asciiTheme="majorBidi" w:hAnsiTheme="majorBidi" w:cstheme="majorBidi"/>
          <w:color w:val="000000" w:themeColor="text1"/>
          <w:sz w:val="28"/>
          <w:szCs w:val="28"/>
        </w:rPr>
        <w:t>-teacher</w:t>
      </w:r>
      <w:r w:rsidRPr="1639DB5C">
        <w:rPr>
          <w:rFonts w:asciiTheme="majorBidi" w:hAnsiTheme="majorBidi" w:cstheme="majorBidi"/>
          <w:color w:val="000000" w:themeColor="text1"/>
          <w:sz w:val="28"/>
          <w:szCs w:val="28"/>
        </w:rPr>
        <w:t>s who can personally tailor each presentation to the unique circumstances of each group of</w:t>
      </w:r>
      <w:r w:rsidR="0047402E">
        <w:rPr>
          <w:rFonts w:asciiTheme="majorBidi" w:hAnsiTheme="majorBidi" w:cstheme="majorBidi"/>
          <w:color w:val="000000" w:themeColor="text1"/>
          <w:sz w:val="28"/>
          <w:szCs w:val="28"/>
        </w:rPr>
        <w:t xml:space="preserve"> reader-</w:t>
      </w:r>
      <w:r w:rsidRPr="1639DB5C">
        <w:rPr>
          <w:rFonts w:asciiTheme="majorBidi" w:hAnsiTheme="majorBidi" w:cstheme="majorBidi"/>
          <w:color w:val="000000" w:themeColor="text1"/>
          <w:sz w:val="28"/>
          <w:szCs w:val="28"/>
        </w:rPr>
        <w:t>listener</w:t>
      </w:r>
      <w:r w:rsidR="0047402E">
        <w:rPr>
          <w:rFonts w:asciiTheme="majorBidi" w:hAnsiTheme="majorBidi" w:cstheme="majorBidi"/>
          <w:color w:val="000000" w:themeColor="text1"/>
          <w:sz w:val="28"/>
          <w:szCs w:val="28"/>
        </w:rPr>
        <w:t>s</w:t>
      </w:r>
      <w:r w:rsidRPr="1639DB5C">
        <w:rPr>
          <w:rFonts w:asciiTheme="majorBidi" w:hAnsiTheme="majorBidi" w:cstheme="majorBidi"/>
          <w:color w:val="000000" w:themeColor="text1"/>
          <w:sz w:val="28"/>
          <w:szCs w:val="28"/>
        </w:rPr>
        <w:t>. In this fourth respect</w:t>
      </w:r>
      <w:r w:rsidRPr="1639DB5C">
        <w:rPr>
          <w:rFonts w:asciiTheme="majorBidi" w:hAnsiTheme="majorBidi" w:cstheme="majorBidi"/>
          <w:sz w:val="28"/>
          <w:szCs w:val="28"/>
        </w:rPr>
        <w:t>,</w:t>
      </w:r>
      <w:r w:rsidRPr="1639DB5C">
        <w:rPr>
          <w:rFonts w:asciiTheme="majorBidi" w:hAnsiTheme="majorBidi" w:cstheme="majorBidi"/>
          <w:i/>
          <w:iCs/>
          <w:sz w:val="28"/>
          <w:szCs w:val="28"/>
        </w:rPr>
        <w:t xml:space="preserve"> The First Teaching</w:t>
      </w:r>
      <w:r w:rsidRPr="1639DB5C">
        <w:rPr>
          <w:rFonts w:asciiTheme="majorBidi" w:hAnsiTheme="majorBidi" w:cstheme="majorBidi"/>
          <w:sz w:val="28"/>
          <w:szCs w:val="28"/>
        </w:rPr>
        <w:t xml:space="preserve"> has been designed to be read out loud, as has been a common practice in the Islamic Tradition</w:t>
      </w:r>
      <w:r w:rsidR="0047402E">
        <w:rPr>
          <w:rFonts w:asciiTheme="majorBidi" w:hAnsiTheme="majorBidi" w:cstheme="majorBidi"/>
          <w:sz w:val="28"/>
          <w:szCs w:val="28"/>
        </w:rPr>
        <w:t xml:space="preserve">. </w:t>
      </w:r>
      <w:r w:rsidRPr="1639DB5C">
        <w:rPr>
          <w:rFonts w:asciiTheme="majorBidi" w:hAnsiTheme="majorBidi" w:cstheme="majorBidi"/>
          <w:sz w:val="28"/>
          <w:szCs w:val="28"/>
        </w:rPr>
        <w:t xml:space="preserve">Reading the book aloud in an essentially </w:t>
      </w:r>
      <w:r w:rsidRPr="1639DB5C">
        <w:rPr>
          <w:rFonts w:asciiTheme="majorBidi" w:hAnsiTheme="majorBidi" w:cstheme="majorBidi"/>
          <w:i/>
          <w:iCs/>
          <w:sz w:val="28"/>
          <w:szCs w:val="28"/>
        </w:rPr>
        <w:t>ad hoc</w:t>
      </w:r>
      <w:r w:rsidRPr="1639DB5C">
        <w:rPr>
          <w:rFonts w:asciiTheme="majorBidi" w:hAnsiTheme="majorBidi" w:cstheme="majorBidi"/>
          <w:sz w:val="28"/>
          <w:szCs w:val="28"/>
        </w:rPr>
        <w:t xml:space="preserve"> fashion oriented toward each </w:t>
      </w:r>
      <w:r>
        <w:rPr>
          <w:rFonts w:asciiTheme="majorBidi" w:hAnsiTheme="majorBidi" w:cstheme="majorBidi"/>
          <w:sz w:val="28"/>
          <w:szCs w:val="28"/>
        </w:rPr>
        <w:t xml:space="preserve">reader, </w:t>
      </w:r>
      <w:r w:rsidR="00B822D4">
        <w:rPr>
          <w:rFonts w:asciiTheme="majorBidi" w:hAnsiTheme="majorBidi" w:cstheme="majorBidi"/>
          <w:sz w:val="28"/>
          <w:szCs w:val="28"/>
        </w:rPr>
        <w:t xml:space="preserve">listener, and </w:t>
      </w:r>
      <w:r w:rsidR="0047402E">
        <w:rPr>
          <w:rFonts w:asciiTheme="majorBidi" w:hAnsiTheme="majorBidi" w:cstheme="majorBidi"/>
          <w:sz w:val="28"/>
          <w:szCs w:val="28"/>
        </w:rPr>
        <w:t>reader-</w:t>
      </w:r>
      <w:r w:rsidRPr="1639DB5C">
        <w:rPr>
          <w:rFonts w:asciiTheme="majorBidi" w:hAnsiTheme="majorBidi" w:cstheme="majorBidi"/>
          <w:sz w:val="28"/>
          <w:szCs w:val="28"/>
        </w:rPr>
        <w:t>listener</w:t>
      </w:r>
      <w:r w:rsidR="00B822D4">
        <w:rPr>
          <w:rFonts w:asciiTheme="majorBidi" w:hAnsiTheme="majorBidi" w:cstheme="majorBidi"/>
          <w:sz w:val="28"/>
          <w:szCs w:val="28"/>
        </w:rPr>
        <w:t xml:space="preserve"> </w:t>
      </w:r>
      <w:r w:rsidRPr="1639DB5C">
        <w:rPr>
          <w:rFonts w:asciiTheme="majorBidi" w:hAnsiTheme="majorBidi" w:cstheme="majorBidi"/>
          <w:sz w:val="28"/>
          <w:szCs w:val="28"/>
        </w:rPr>
        <w:t xml:space="preserve">is meant to enable the book’s instructors to take the unique circumstances of their auditors into account and present the material accordingly. </w:t>
      </w:r>
    </w:p>
    <w:p w14:paraId="734789D9" w14:textId="58D889C4" w:rsidR="00E86172" w:rsidRDefault="00E86172" w:rsidP="00E86172">
      <w:pPr>
        <w:rPr>
          <w:rFonts w:asciiTheme="majorBidi" w:hAnsiTheme="majorBidi" w:cstheme="majorBidi"/>
          <w:sz w:val="28"/>
          <w:szCs w:val="28"/>
        </w:rPr>
      </w:pPr>
    </w:p>
    <w:p w14:paraId="1A802EC3" w14:textId="7E2240CF" w:rsidR="00E86172" w:rsidRPr="008E26CD" w:rsidRDefault="00E86172" w:rsidP="00E86172">
      <w:pPr>
        <w:rPr>
          <w:rFonts w:asciiTheme="majorBidi" w:hAnsiTheme="majorBidi" w:cstheme="majorBidi"/>
          <w:sz w:val="28"/>
          <w:szCs w:val="28"/>
        </w:rPr>
      </w:pPr>
      <w:r>
        <w:rPr>
          <w:sz w:val="28"/>
          <w:szCs w:val="28"/>
        </w:rPr>
        <w:t>I</w:t>
      </w:r>
      <w:r w:rsidRPr="007D2F23">
        <w:rPr>
          <w:sz w:val="28"/>
          <w:szCs w:val="28"/>
        </w:rPr>
        <w:t xml:space="preserve">n </w:t>
      </w:r>
      <w:r>
        <w:rPr>
          <w:sz w:val="28"/>
          <w:szCs w:val="28"/>
        </w:rPr>
        <w:t xml:space="preserve">seeking to </w:t>
      </w:r>
      <w:r w:rsidRPr="007D2F23">
        <w:rPr>
          <w:sz w:val="28"/>
          <w:szCs w:val="28"/>
        </w:rPr>
        <w:t>cultivat</w:t>
      </w:r>
      <w:r>
        <w:rPr>
          <w:sz w:val="28"/>
          <w:szCs w:val="28"/>
        </w:rPr>
        <w:t>e</w:t>
      </w:r>
      <w:r w:rsidRPr="007D2F23">
        <w:rPr>
          <w:sz w:val="28"/>
          <w:szCs w:val="28"/>
        </w:rPr>
        <w:t xml:space="preserve"> a </w:t>
      </w:r>
      <w:r>
        <w:rPr>
          <w:sz w:val="28"/>
          <w:szCs w:val="28"/>
        </w:rPr>
        <w:t>beneficial</w:t>
      </w:r>
      <w:r w:rsidRPr="007D2F23">
        <w:rPr>
          <w:sz w:val="28"/>
          <w:szCs w:val="28"/>
        </w:rPr>
        <w:t xml:space="preserve"> </w:t>
      </w:r>
      <w:r>
        <w:rPr>
          <w:sz w:val="28"/>
          <w:szCs w:val="28"/>
        </w:rPr>
        <w:t>T</w:t>
      </w:r>
      <w:r w:rsidRPr="007D2F23">
        <w:rPr>
          <w:sz w:val="28"/>
          <w:szCs w:val="28"/>
        </w:rPr>
        <w:t>eacher-</w:t>
      </w:r>
      <w:r>
        <w:rPr>
          <w:sz w:val="28"/>
          <w:szCs w:val="28"/>
        </w:rPr>
        <w:t>S</w:t>
      </w:r>
      <w:r w:rsidRPr="007D2F23">
        <w:rPr>
          <w:sz w:val="28"/>
          <w:szCs w:val="28"/>
        </w:rPr>
        <w:t xml:space="preserve">tudent </w:t>
      </w:r>
      <w:r>
        <w:rPr>
          <w:sz w:val="28"/>
          <w:szCs w:val="28"/>
        </w:rPr>
        <w:t>bond</w:t>
      </w:r>
      <w:r w:rsidRPr="007D2F23">
        <w:rPr>
          <w:sz w:val="28"/>
          <w:szCs w:val="28"/>
        </w:rPr>
        <w:t xml:space="preserve">, </w:t>
      </w:r>
      <w:r w:rsidRPr="007D2F23">
        <w:rPr>
          <w:i/>
          <w:iCs/>
          <w:sz w:val="28"/>
          <w:szCs w:val="28"/>
        </w:rPr>
        <w:t xml:space="preserve">The First Teaching </w:t>
      </w:r>
      <w:r>
        <w:rPr>
          <w:sz w:val="28"/>
          <w:szCs w:val="28"/>
        </w:rPr>
        <w:t xml:space="preserve">searches </w:t>
      </w:r>
      <w:r w:rsidRPr="007D2F23">
        <w:rPr>
          <w:sz w:val="28"/>
          <w:szCs w:val="28"/>
        </w:rPr>
        <w:t xml:space="preserve">to </w:t>
      </w:r>
      <w:r>
        <w:rPr>
          <w:sz w:val="28"/>
          <w:szCs w:val="28"/>
        </w:rPr>
        <w:t>find</w:t>
      </w:r>
      <w:r w:rsidRPr="007D2F23">
        <w:rPr>
          <w:sz w:val="28"/>
          <w:szCs w:val="28"/>
        </w:rPr>
        <w:t xml:space="preserve"> common denominators for presenting its</w:t>
      </w:r>
      <w:r>
        <w:rPr>
          <w:sz w:val="28"/>
          <w:szCs w:val="28"/>
        </w:rPr>
        <w:t xml:space="preserve"> often </w:t>
      </w:r>
      <w:r w:rsidR="006D1FA8">
        <w:rPr>
          <w:sz w:val="28"/>
          <w:szCs w:val="28"/>
        </w:rPr>
        <w:t xml:space="preserve">new and sometimes </w:t>
      </w:r>
      <w:r>
        <w:rPr>
          <w:sz w:val="28"/>
          <w:szCs w:val="28"/>
        </w:rPr>
        <w:t>difficult</w:t>
      </w:r>
      <w:r w:rsidRPr="007D2F23">
        <w:rPr>
          <w:sz w:val="28"/>
          <w:szCs w:val="28"/>
        </w:rPr>
        <w:t xml:space="preserve"> material in</w:t>
      </w:r>
      <w:r>
        <w:rPr>
          <w:sz w:val="28"/>
          <w:szCs w:val="28"/>
        </w:rPr>
        <w:t xml:space="preserve"> ways that are simpler</w:t>
      </w:r>
      <w:r w:rsidRPr="007D2F23">
        <w:rPr>
          <w:sz w:val="28"/>
          <w:szCs w:val="28"/>
        </w:rPr>
        <w:t xml:space="preserve"> </w:t>
      </w:r>
      <w:r>
        <w:rPr>
          <w:sz w:val="28"/>
          <w:szCs w:val="28"/>
        </w:rPr>
        <w:t>and more easil</w:t>
      </w:r>
      <w:r w:rsidRPr="007D2F23">
        <w:rPr>
          <w:sz w:val="28"/>
          <w:szCs w:val="28"/>
        </w:rPr>
        <w:t>y</w:t>
      </w:r>
      <w:r>
        <w:rPr>
          <w:sz w:val="28"/>
          <w:szCs w:val="28"/>
        </w:rPr>
        <w:t xml:space="preserve"> understood,</w:t>
      </w:r>
      <w:r w:rsidRPr="007D2F23">
        <w:rPr>
          <w:sz w:val="28"/>
          <w:szCs w:val="28"/>
        </w:rPr>
        <w:t xml:space="preserve"> so that the </w:t>
      </w:r>
      <w:r>
        <w:rPr>
          <w:sz w:val="28"/>
          <w:szCs w:val="28"/>
        </w:rPr>
        <w:t>work</w:t>
      </w:r>
      <w:r w:rsidRPr="007D2F23">
        <w:rPr>
          <w:sz w:val="28"/>
          <w:szCs w:val="28"/>
        </w:rPr>
        <w:t xml:space="preserve"> is capable</w:t>
      </w:r>
      <w:r w:rsidRPr="00310D71">
        <w:rPr>
          <w:sz w:val="28"/>
          <w:szCs w:val="28"/>
        </w:rPr>
        <w:t xml:space="preserve"> </w:t>
      </w:r>
      <w:r w:rsidRPr="007D2F23">
        <w:rPr>
          <w:sz w:val="28"/>
          <w:szCs w:val="28"/>
        </w:rPr>
        <w:t xml:space="preserve">simultaneously of </w:t>
      </w:r>
      <w:r>
        <w:rPr>
          <w:sz w:val="28"/>
          <w:szCs w:val="28"/>
        </w:rPr>
        <w:t>engaging</w:t>
      </w:r>
      <w:r w:rsidRPr="007D2F23">
        <w:rPr>
          <w:sz w:val="28"/>
          <w:szCs w:val="28"/>
        </w:rPr>
        <w:t xml:space="preserve"> </w:t>
      </w:r>
      <w:r>
        <w:rPr>
          <w:sz w:val="28"/>
          <w:szCs w:val="28"/>
        </w:rPr>
        <w:t xml:space="preserve">both </w:t>
      </w:r>
      <w:r w:rsidRPr="007D2F23">
        <w:rPr>
          <w:sz w:val="28"/>
          <w:szCs w:val="28"/>
        </w:rPr>
        <w:t xml:space="preserve">the well-read and the less well-read, the </w:t>
      </w:r>
      <w:r>
        <w:rPr>
          <w:sz w:val="28"/>
          <w:szCs w:val="28"/>
        </w:rPr>
        <w:t>S</w:t>
      </w:r>
      <w:r w:rsidRPr="007D2F23">
        <w:rPr>
          <w:sz w:val="28"/>
          <w:szCs w:val="28"/>
        </w:rPr>
        <w:t>cholar and the non-</w:t>
      </w:r>
      <w:r>
        <w:rPr>
          <w:sz w:val="28"/>
          <w:szCs w:val="28"/>
        </w:rPr>
        <w:t>S</w:t>
      </w:r>
      <w:r w:rsidRPr="007D2F23">
        <w:rPr>
          <w:sz w:val="28"/>
          <w:szCs w:val="28"/>
        </w:rPr>
        <w:t>cholar</w:t>
      </w:r>
      <w:r>
        <w:rPr>
          <w:sz w:val="28"/>
          <w:szCs w:val="28"/>
        </w:rPr>
        <w:t xml:space="preserve">, </w:t>
      </w:r>
      <w:r w:rsidRPr="007D2F23">
        <w:rPr>
          <w:sz w:val="28"/>
          <w:szCs w:val="28"/>
        </w:rPr>
        <w:t>despite their very different backgrounds, requirements, and expectations.</w:t>
      </w:r>
      <w:r w:rsidRPr="007D2F23">
        <w:rPr>
          <w:rFonts w:asciiTheme="majorBidi" w:hAnsiTheme="majorBidi" w:cstheme="majorBidi"/>
          <w:color w:val="000000"/>
          <w:sz w:val="28"/>
          <w:szCs w:val="28"/>
        </w:rPr>
        <w:t xml:space="preserve"> Indeed, </w:t>
      </w:r>
      <w:r w:rsidRPr="00704FFD">
        <w:rPr>
          <w:rFonts w:asciiTheme="majorBidi" w:hAnsiTheme="majorBidi" w:cstheme="majorBidi"/>
          <w:color w:val="000000"/>
          <w:sz w:val="28"/>
          <w:szCs w:val="28"/>
          <w:u w:val="single"/>
        </w:rPr>
        <w:t>I would like this</w:t>
      </w:r>
      <w:r w:rsidRPr="00704FFD">
        <w:rPr>
          <w:rFonts w:asciiTheme="majorBidi" w:hAnsiTheme="majorBidi" w:cstheme="majorBidi"/>
          <w:i/>
          <w:iCs/>
          <w:color w:val="000000"/>
          <w:sz w:val="28"/>
          <w:szCs w:val="28"/>
          <w:u w:val="single"/>
        </w:rPr>
        <w:t xml:space="preserve"> First Teaching</w:t>
      </w:r>
      <w:r w:rsidRPr="00704FFD">
        <w:rPr>
          <w:rFonts w:asciiTheme="majorBidi" w:hAnsiTheme="majorBidi" w:cstheme="majorBidi"/>
          <w:color w:val="000000"/>
          <w:sz w:val="28"/>
          <w:szCs w:val="28"/>
          <w:u w:val="single"/>
        </w:rPr>
        <w:t xml:space="preserve"> to be a beautiful valley of spring flowers, in which each visitant is free to pick their own bouquet</w:t>
      </w:r>
      <w:r w:rsidRPr="007D2F23">
        <w:rPr>
          <w:rFonts w:asciiTheme="majorBidi" w:hAnsiTheme="majorBidi" w:cstheme="majorBidi"/>
          <w:color w:val="000000"/>
          <w:sz w:val="28"/>
          <w:szCs w:val="28"/>
        </w:rPr>
        <w:t>.</w:t>
      </w:r>
      <w:r>
        <w:rPr>
          <w:sz w:val="28"/>
          <w:szCs w:val="28"/>
        </w:rPr>
        <w:t xml:space="preserve"> </w:t>
      </w:r>
      <w:r w:rsidRPr="007D2F23">
        <w:rPr>
          <w:sz w:val="28"/>
          <w:szCs w:val="28"/>
        </w:rPr>
        <w:t xml:space="preserve">Thus, throughout the work, I </w:t>
      </w:r>
      <w:r>
        <w:rPr>
          <w:sz w:val="28"/>
          <w:szCs w:val="28"/>
        </w:rPr>
        <w:t>aim</w:t>
      </w:r>
      <w:r w:rsidRPr="007D2F23">
        <w:rPr>
          <w:sz w:val="28"/>
          <w:szCs w:val="28"/>
        </w:rPr>
        <w:t xml:space="preserve"> </w:t>
      </w:r>
      <w:r>
        <w:rPr>
          <w:sz w:val="28"/>
          <w:szCs w:val="28"/>
        </w:rPr>
        <w:t>never</w:t>
      </w:r>
      <w:r w:rsidRPr="007D2F23">
        <w:rPr>
          <w:sz w:val="28"/>
          <w:szCs w:val="28"/>
        </w:rPr>
        <w:t xml:space="preserve"> to put erudition on parade. For shows of erudition are masquerades of knowledge</w:t>
      </w:r>
      <w:r>
        <w:rPr>
          <w:sz w:val="28"/>
          <w:szCs w:val="28"/>
        </w:rPr>
        <w:t>, and s</w:t>
      </w:r>
      <w:r w:rsidRPr="007D2F23">
        <w:rPr>
          <w:sz w:val="28"/>
          <w:szCs w:val="28"/>
        </w:rPr>
        <w:t>uch academic charades often overwhelm</w:t>
      </w:r>
      <w:r w:rsidR="00605E1B">
        <w:rPr>
          <w:sz w:val="28"/>
          <w:szCs w:val="28"/>
        </w:rPr>
        <w:t xml:space="preserve"> even</w:t>
      </w:r>
      <w:r w:rsidRPr="007D2F23">
        <w:rPr>
          <w:sz w:val="28"/>
          <w:szCs w:val="28"/>
        </w:rPr>
        <w:t xml:space="preserve"> the sincere </w:t>
      </w:r>
      <w:r>
        <w:rPr>
          <w:sz w:val="28"/>
          <w:szCs w:val="28"/>
        </w:rPr>
        <w:t>S</w:t>
      </w:r>
      <w:r w:rsidRPr="007D2F23">
        <w:rPr>
          <w:sz w:val="28"/>
          <w:szCs w:val="28"/>
        </w:rPr>
        <w:t>tudent</w:t>
      </w:r>
      <w:r w:rsidR="00605E1B">
        <w:rPr>
          <w:sz w:val="28"/>
          <w:szCs w:val="28"/>
        </w:rPr>
        <w:t>, having</w:t>
      </w:r>
      <w:r>
        <w:rPr>
          <w:sz w:val="28"/>
          <w:szCs w:val="28"/>
        </w:rPr>
        <w:t xml:space="preserve"> the</w:t>
      </w:r>
      <w:r w:rsidRPr="007D2F23">
        <w:rPr>
          <w:sz w:val="28"/>
          <w:szCs w:val="28"/>
        </w:rPr>
        <w:t xml:space="preserve"> </w:t>
      </w:r>
      <w:r w:rsidR="00605E1B">
        <w:rPr>
          <w:sz w:val="28"/>
          <w:szCs w:val="28"/>
        </w:rPr>
        <w:t>ultimate</w:t>
      </w:r>
      <w:r w:rsidRPr="007D2F23">
        <w:rPr>
          <w:sz w:val="28"/>
          <w:szCs w:val="28"/>
        </w:rPr>
        <w:t xml:space="preserve"> effect of veiling knowledge</w:t>
      </w:r>
      <w:r>
        <w:rPr>
          <w:sz w:val="28"/>
          <w:szCs w:val="28"/>
        </w:rPr>
        <w:t xml:space="preserve"> and not of conveying it cogently</w:t>
      </w:r>
      <w:r w:rsidRPr="007D2F23">
        <w:rPr>
          <w:sz w:val="28"/>
          <w:szCs w:val="28"/>
        </w:rPr>
        <w:t xml:space="preserve">. Whatever </w:t>
      </w:r>
      <w:r>
        <w:rPr>
          <w:sz w:val="28"/>
          <w:szCs w:val="28"/>
        </w:rPr>
        <w:t>S</w:t>
      </w:r>
      <w:r w:rsidRPr="007D2F23">
        <w:rPr>
          <w:sz w:val="28"/>
          <w:szCs w:val="28"/>
        </w:rPr>
        <w:t>cholarship this</w:t>
      </w:r>
      <w:r>
        <w:rPr>
          <w:sz w:val="28"/>
          <w:szCs w:val="28"/>
        </w:rPr>
        <w:t xml:space="preserve"> </w:t>
      </w:r>
      <w:r w:rsidRPr="007D2F23">
        <w:rPr>
          <w:sz w:val="28"/>
          <w:szCs w:val="28"/>
        </w:rPr>
        <w:t xml:space="preserve">book </w:t>
      </w:r>
      <w:r>
        <w:rPr>
          <w:sz w:val="28"/>
          <w:szCs w:val="28"/>
        </w:rPr>
        <w:t xml:space="preserve">does </w:t>
      </w:r>
      <w:r w:rsidRPr="007D2F23">
        <w:rPr>
          <w:sz w:val="28"/>
          <w:szCs w:val="28"/>
        </w:rPr>
        <w:t xml:space="preserve">exhibit, </w:t>
      </w:r>
      <w:r>
        <w:rPr>
          <w:sz w:val="28"/>
          <w:szCs w:val="28"/>
        </w:rPr>
        <w:t>therefore</w:t>
      </w:r>
      <w:r w:rsidRPr="007D2F23">
        <w:rPr>
          <w:sz w:val="28"/>
          <w:szCs w:val="28"/>
        </w:rPr>
        <w:t xml:space="preserve">, is designed only for the cultivation and benefit of </w:t>
      </w:r>
      <w:r>
        <w:rPr>
          <w:sz w:val="28"/>
          <w:szCs w:val="28"/>
        </w:rPr>
        <w:t xml:space="preserve">every </w:t>
      </w:r>
      <w:r w:rsidR="00B822D4">
        <w:rPr>
          <w:sz w:val="28"/>
          <w:szCs w:val="28"/>
        </w:rPr>
        <w:t>reader-listener</w:t>
      </w:r>
      <w:r w:rsidRPr="007D2F23">
        <w:rPr>
          <w:sz w:val="28"/>
          <w:szCs w:val="28"/>
        </w:rPr>
        <w:t xml:space="preserve">. </w:t>
      </w:r>
    </w:p>
    <w:p w14:paraId="428EBC17" w14:textId="77777777" w:rsidR="00E86172" w:rsidRDefault="00E86172" w:rsidP="00E86172">
      <w:pPr>
        <w:autoSpaceDE w:val="0"/>
        <w:autoSpaceDN w:val="0"/>
        <w:adjustRightInd w:val="0"/>
        <w:rPr>
          <w:sz w:val="28"/>
          <w:szCs w:val="28"/>
        </w:rPr>
      </w:pPr>
    </w:p>
    <w:p w14:paraId="5FD45F74" w14:textId="2E869CBD" w:rsidR="00063045" w:rsidRPr="00C92410" w:rsidRDefault="00063045" w:rsidP="00063045">
      <w:pPr>
        <w:ind w:left="1440" w:right="1980"/>
        <w:rPr>
          <w:sz w:val="20"/>
          <w:szCs w:val="20"/>
        </w:rPr>
      </w:pPr>
      <w:r w:rsidRPr="00C92410">
        <w:rPr>
          <w:sz w:val="20"/>
          <w:szCs w:val="20"/>
        </w:rPr>
        <w:t>Image 2</w:t>
      </w:r>
      <w:r w:rsidR="0095163E">
        <w:rPr>
          <w:sz w:val="20"/>
          <w:szCs w:val="20"/>
        </w:rPr>
        <w:t>2</w:t>
      </w:r>
      <w:r w:rsidRPr="00C92410">
        <w:rPr>
          <w:sz w:val="20"/>
          <w:szCs w:val="20"/>
        </w:rPr>
        <w:t>:</w:t>
      </w:r>
    </w:p>
    <w:p w14:paraId="715ECD70" w14:textId="77777777" w:rsidR="00063045" w:rsidRPr="00C92410" w:rsidRDefault="00063045" w:rsidP="00063045">
      <w:pPr>
        <w:ind w:left="1440" w:right="1980"/>
        <w:rPr>
          <w:sz w:val="20"/>
          <w:szCs w:val="20"/>
        </w:rPr>
      </w:pPr>
    </w:p>
    <w:p w14:paraId="63F7CAF9" w14:textId="77777777" w:rsidR="00063045" w:rsidRDefault="00063045" w:rsidP="00063045">
      <w:pPr>
        <w:ind w:left="1440" w:right="1980"/>
        <w:rPr>
          <w:sz w:val="20"/>
          <w:szCs w:val="20"/>
        </w:rPr>
      </w:pPr>
    </w:p>
    <w:p w14:paraId="7B9816A4" w14:textId="77777777" w:rsidR="00C605EB" w:rsidRDefault="00C605EB" w:rsidP="00063045">
      <w:pPr>
        <w:ind w:left="1440" w:right="1980"/>
        <w:rPr>
          <w:sz w:val="20"/>
          <w:szCs w:val="20"/>
        </w:rPr>
      </w:pPr>
    </w:p>
    <w:p w14:paraId="467E8C18" w14:textId="77777777" w:rsidR="00C605EB" w:rsidRDefault="00C605EB" w:rsidP="00063045">
      <w:pPr>
        <w:ind w:left="1440" w:right="1980"/>
        <w:rPr>
          <w:sz w:val="20"/>
          <w:szCs w:val="20"/>
        </w:rPr>
      </w:pPr>
    </w:p>
    <w:p w14:paraId="1DCD9DF5" w14:textId="77777777" w:rsidR="00C605EB" w:rsidRDefault="00C605EB" w:rsidP="00063045">
      <w:pPr>
        <w:ind w:left="1440" w:right="1980"/>
        <w:rPr>
          <w:sz w:val="20"/>
          <w:szCs w:val="20"/>
        </w:rPr>
      </w:pPr>
    </w:p>
    <w:p w14:paraId="2A10B15F" w14:textId="77777777" w:rsidR="00C605EB" w:rsidRPr="00C92410" w:rsidRDefault="00C605EB" w:rsidP="00063045">
      <w:pPr>
        <w:ind w:left="1440" w:right="1980"/>
        <w:rPr>
          <w:sz w:val="20"/>
          <w:szCs w:val="20"/>
        </w:rPr>
      </w:pPr>
    </w:p>
    <w:p w14:paraId="1713F98B" w14:textId="77777777" w:rsidR="00063045" w:rsidRPr="00C92410" w:rsidRDefault="00063045" w:rsidP="00063045">
      <w:pPr>
        <w:ind w:left="1440" w:right="1980"/>
        <w:rPr>
          <w:sz w:val="20"/>
          <w:szCs w:val="20"/>
        </w:rPr>
      </w:pPr>
    </w:p>
    <w:p w14:paraId="18E4607B" w14:textId="77777777" w:rsidR="00063045" w:rsidRPr="00C92410" w:rsidRDefault="00063045" w:rsidP="00063045">
      <w:pPr>
        <w:ind w:left="1440" w:right="1980"/>
        <w:rPr>
          <w:sz w:val="20"/>
          <w:szCs w:val="20"/>
        </w:rPr>
      </w:pPr>
    </w:p>
    <w:p w14:paraId="5B052BE9" w14:textId="77777777" w:rsidR="00063045" w:rsidRPr="00C92410" w:rsidRDefault="00063045" w:rsidP="00063045">
      <w:pPr>
        <w:ind w:left="1440" w:right="1980"/>
        <w:rPr>
          <w:sz w:val="20"/>
          <w:szCs w:val="20"/>
        </w:rPr>
      </w:pPr>
    </w:p>
    <w:p w14:paraId="5CFC3BE5" w14:textId="2FC592BB" w:rsidR="00063045" w:rsidRPr="00C92410" w:rsidRDefault="00063045" w:rsidP="00063045">
      <w:pPr>
        <w:ind w:left="1440" w:right="1980"/>
        <w:rPr>
          <w:sz w:val="20"/>
          <w:szCs w:val="20"/>
        </w:rPr>
      </w:pPr>
      <w:r w:rsidRPr="00C92410">
        <w:rPr>
          <w:sz w:val="20"/>
          <w:szCs w:val="20"/>
        </w:rPr>
        <w:t>beautiful field of flowers for gathering a bouquet</w:t>
      </w:r>
    </w:p>
    <w:p w14:paraId="62C2A22C" w14:textId="77777777" w:rsidR="00063045" w:rsidRDefault="00063045" w:rsidP="00E86172">
      <w:pPr>
        <w:autoSpaceDE w:val="0"/>
        <w:autoSpaceDN w:val="0"/>
        <w:adjustRightInd w:val="0"/>
        <w:rPr>
          <w:sz w:val="28"/>
          <w:szCs w:val="28"/>
        </w:rPr>
      </w:pPr>
    </w:p>
    <w:p w14:paraId="0E7C3B5B" w14:textId="77777777" w:rsidR="003D01E1" w:rsidRDefault="003D01E1" w:rsidP="00E86172">
      <w:pPr>
        <w:autoSpaceDE w:val="0"/>
        <w:autoSpaceDN w:val="0"/>
        <w:adjustRightInd w:val="0"/>
        <w:rPr>
          <w:sz w:val="28"/>
          <w:szCs w:val="28"/>
        </w:rPr>
      </w:pPr>
    </w:p>
    <w:p w14:paraId="78D2A29B" w14:textId="28A6BC65" w:rsidR="00E86172" w:rsidRPr="00056978" w:rsidRDefault="00E86172" w:rsidP="00E86172">
      <w:pPr>
        <w:autoSpaceDE w:val="0"/>
        <w:autoSpaceDN w:val="0"/>
        <w:adjustRightInd w:val="0"/>
        <w:rPr>
          <w:rFonts w:asciiTheme="majorBidi" w:hAnsiTheme="majorBidi" w:cstheme="majorBidi"/>
          <w:sz w:val="28"/>
          <w:szCs w:val="28"/>
        </w:rPr>
      </w:pPr>
      <w:r>
        <w:rPr>
          <w:sz w:val="28"/>
          <w:szCs w:val="28"/>
        </w:rPr>
        <w:t>In all of this undertaking</w:t>
      </w:r>
      <w:r w:rsidRPr="007D2F23">
        <w:rPr>
          <w:sz w:val="28"/>
          <w:szCs w:val="28"/>
        </w:rPr>
        <w:t xml:space="preserve">, I seek assiduously to avoid the disaster of creating out of this </w:t>
      </w:r>
      <w:r>
        <w:rPr>
          <w:sz w:val="28"/>
          <w:szCs w:val="28"/>
        </w:rPr>
        <w:t>work</w:t>
      </w:r>
      <w:r w:rsidRPr="007D2F23">
        <w:rPr>
          <w:sz w:val="28"/>
          <w:szCs w:val="28"/>
        </w:rPr>
        <w:t xml:space="preserve"> </w:t>
      </w:r>
      <w:r w:rsidR="00063045">
        <w:rPr>
          <w:sz w:val="28"/>
          <w:szCs w:val="28"/>
        </w:rPr>
        <w:t xml:space="preserve">just a bouquet of flowers or </w:t>
      </w:r>
      <w:r w:rsidRPr="007D2F23">
        <w:rPr>
          <w:sz w:val="28"/>
          <w:szCs w:val="28"/>
        </w:rPr>
        <w:t>a</w:t>
      </w:r>
      <w:r w:rsidR="00063045">
        <w:rPr>
          <w:sz w:val="28"/>
          <w:szCs w:val="28"/>
        </w:rPr>
        <w:t xml:space="preserve"> mere</w:t>
      </w:r>
      <w:r w:rsidRPr="007D2F23">
        <w:rPr>
          <w:sz w:val="28"/>
          <w:szCs w:val="28"/>
        </w:rPr>
        <w:t xml:space="preserve"> </w:t>
      </w:r>
      <w:r w:rsidRPr="00687129">
        <w:rPr>
          <w:i/>
          <w:iCs/>
          <w:sz w:val="28"/>
          <w:szCs w:val="28"/>
          <w:u w:val="single"/>
        </w:rPr>
        <w:t>mantlepiece</w:t>
      </w:r>
      <w:r w:rsidRPr="007D2F23">
        <w:rPr>
          <w:sz w:val="28"/>
          <w:szCs w:val="28"/>
        </w:rPr>
        <w:t xml:space="preserve"> to </w:t>
      </w:r>
      <w:r>
        <w:rPr>
          <w:sz w:val="28"/>
          <w:szCs w:val="28"/>
        </w:rPr>
        <w:t xml:space="preserve">be </w:t>
      </w:r>
      <w:r w:rsidRPr="007D2F23">
        <w:rPr>
          <w:sz w:val="28"/>
          <w:szCs w:val="28"/>
        </w:rPr>
        <w:t xml:space="preserve">set out for display on coffee tables </w:t>
      </w:r>
      <w:r>
        <w:rPr>
          <w:sz w:val="28"/>
          <w:szCs w:val="28"/>
        </w:rPr>
        <w:t>or</w:t>
      </w:r>
      <w:r w:rsidRPr="007D2F23">
        <w:rPr>
          <w:sz w:val="28"/>
          <w:szCs w:val="28"/>
        </w:rPr>
        <w:t xml:space="preserve"> tucked away </w:t>
      </w:r>
      <w:r>
        <w:rPr>
          <w:sz w:val="28"/>
          <w:szCs w:val="28"/>
        </w:rPr>
        <w:t>up</w:t>
      </w:r>
      <w:r w:rsidRPr="007D2F23">
        <w:rPr>
          <w:sz w:val="28"/>
          <w:szCs w:val="28"/>
        </w:rPr>
        <w:t>on library shelves, wh</w:t>
      </w:r>
      <w:r>
        <w:rPr>
          <w:sz w:val="28"/>
          <w:szCs w:val="28"/>
        </w:rPr>
        <w:t>ich</w:t>
      </w:r>
      <w:r w:rsidRPr="007D2F23">
        <w:rPr>
          <w:sz w:val="28"/>
          <w:szCs w:val="28"/>
        </w:rPr>
        <w:t xml:space="preserve"> no one takes seriously or seeks</w:t>
      </w:r>
      <w:r>
        <w:rPr>
          <w:sz w:val="28"/>
          <w:szCs w:val="28"/>
        </w:rPr>
        <w:t xml:space="preserve"> sincerely</w:t>
      </w:r>
      <w:r w:rsidRPr="007D2F23">
        <w:rPr>
          <w:sz w:val="28"/>
          <w:szCs w:val="28"/>
        </w:rPr>
        <w:t xml:space="preserve"> to master. Ultimately, </w:t>
      </w:r>
      <w:r w:rsidRPr="007D2F23">
        <w:rPr>
          <w:i/>
          <w:iCs/>
          <w:sz w:val="28"/>
          <w:szCs w:val="28"/>
        </w:rPr>
        <w:t>The First Teaching</w:t>
      </w:r>
      <w:r w:rsidRPr="007D2F23">
        <w:rPr>
          <w:sz w:val="28"/>
          <w:szCs w:val="28"/>
        </w:rPr>
        <w:t xml:space="preserve"> is written to open people’s hearts and minds and to teach them how to think and ascertain the </w:t>
      </w:r>
      <w:r w:rsidR="00687129">
        <w:rPr>
          <w:sz w:val="28"/>
          <w:szCs w:val="28"/>
        </w:rPr>
        <w:t>T</w:t>
      </w:r>
      <w:r w:rsidRPr="007D2F23">
        <w:rPr>
          <w:sz w:val="28"/>
          <w:szCs w:val="28"/>
        </w:rPr>
        <w:t>ruth for themselves. Above all, the work invites everyo</w:t>
      </w:r>
      <w:r w:rsidRPr="00056978">
        <w:rPr>
          <w:sz w:val="28"/>
          <w:szCs w:val="28"/>
        </w:rPr>
        <w:t xml:space="preserve">ne to set out with </w:t>
      </w:r>
      <w:r w:rsidR="00695108">
        <w:rPr>
          <w:sz w:val="28"/>
          <w:szCs w:val="28"/>
        </w:rPr>
        <w:t>me</w:t>
      </w:r>
      <w:r w:rsidRPr="00056978">
        <w:rPr>
          <w:sz w:val="28"/>
          <w:szCs w:val="28"/>
        </w:rPr>
        <w:t xml:space="preserve"> </w:t>
      </w:r>
      <w:r>
        <w:rPr>
          <w:sz w:val="28"/>
          <w:szCs w:val="28"/>
        </w:rPr>
        <w:t>collectively</w:t>
      </w:r>
      <w:r w:rsidRPr="00056978">
        <w:rPr>
          <w:sz w:val="28"/>
          <w:szCs w:val="28"/>
        </w:rPr>
        <w:t xml:space="preserve"> on a lifelong quest of active teaching and </w:t>
      </w:r>
      <w:r>
        <w:rPr>
          <w:sz w:val="28"/>
          <w:szCs w:val="28"/>
        </w:rPr>
        <w:t xml:space="preserve">engaged </w:t>
      </w:r>
      <w:r w:rsidRPr="00056978">
        <w:rPr>
          <w:sz w:val="28"/>
          <w:szCs w:val="28"/>
        </w:rPr>
        <w:t xml:space="preserve">learning in the search and practice of </w:t>
      </w:r>
      <w:r w:rsidR="00695108">
        <w:rPr>
          <w:sz w:val="28"/>
          <w:szCs w:val="28"/>
        </w:rPr>
        <w:t>T</w:t>
      </w:r>
      <w:r w:rsidRPr="00056978">
        <w:rPr>
          <w:sz w:val="28"/>
          <w:szCs w:val="28"/>
        </w:rPr>
        <w:t>ruth.</w:t>
      </w:r>
      <w:r w:rsidRPr="00056978">
        <w:rPr>
          <w:rFonts w:asciiTheme="majorBidi" w:hAnsiTheme="majorBidi" w:cstheme="majorBidi"/>
          <w:sz w:val="28"/>
          <w:szCs w:val="28"/>
        </w:rPr>
        <w:t xml:space="preserve"> In this same vein, my decision to make </w:t>
      </w:r>
      <w:r w:rsidRPr="00056978">
        <w:rPr>
          <w:rFonts w:asciiTheme="majorBidi" w:hAnsiTheme="majorBidi" w:cstheme="majorBidi"/>
          <w:i/>
          <w:iCs/>
          <w:sz w:val="28"/>
          <w:szCs w:val="28"/>
        </w:rPr>
        <w:t>The First Teaching</w:t>
      </w:r>
      <w:r w:rsidRPr="00056978">
        <w:rPr>
          <w:rFonts w:asciiTheme="majorBidi" w:hAnsiTheme="majorBidi" w:cstheme="majorBidi"/>
          <w:sz w:val="28"/>
          <w:szCs w:val="28"/>
        </w:rPr>
        <w:t xml:space="preserve"> an essentially oral presentation within the Islamic Tradition of reading books aloud is also an attempt to seek out the simplest ways to get the book’s content to as many people as possible. Thus, the book’s oral dimension is designed to make it like a skeletal grid that can be fleshed out in each situation according to the needs of </w:t>
      </w:r>
      <w:r>
        <w:rPr>
          <w:rFonts w:asciiTheme="majorBidi" w:hAnsiTheme="majorBidi" w:cstheme="majorBidi"/>
          <w:sz w:val="28"/>
          <w:szCs w:val="28"/>
        </w:rPr>
        <w:t>its readers</w:t>
      </w:r>
      <w:r w:rsidR="007D6928">
        <w:rPr>
          <w:rFonts w:asciiTheme="majorBidi" w:hAnsiTheme="majorBidi" w:cstheme="majorBidi"/>
          <w:sz w:val="28"/>
          <w:szCs w:val="28"/>
        </w:rPr>
        <w:t>, listeners, and reader-listeners</w:t>
      </w:r>
      <w:r w:rsidRPr="00056978">
        <w:rPr>
          <w:sz w:val="28"/>
          <w:szCs w:val="28"/>
        </w:rPr>
        <w:t>.</w:t>
      </w:r>
    </w:p>
    <w:p w14:paraId="43B515DC" w14:textId="77777777" w:rsidR="00E86172" w:rsidRDefault="00E86172" w:rsidP="00E86172">
      <w:pPr>
        <w:rPr>
          <w:sz w:val="28"/>
          <w:szCs w:val="28"/>
        </w:rPr>
      </w:pPr>
    </w:p>
    <w:p w14:paraId="15147503" w14:textId="77777777" w:rsidR="00E86172" w:rsidRPr="00E44C5E" w:rsidRDefault="00E86172" w:rsidP="00E86172">
      <w:pPr>
        <w:rPr>
          <w:sz w:val="28"/>
          <w:szCs w:val="28"/>
        </w:rPr>
      </w:pPr>
    </w:p>
    <w:p w14:paraId="4CD9B0A2" w14:textId="3DDFE5F2" w:rsidR="00E86172" w:rsidRPr="008C69C5" w:rsidRDefault="00C605EB" w:rsidP="00E86172">
      <w:pPr>
        <w:pStyle w:val="Heading4"/>
        <w:rPr>
          <w:rFonts w:asciiTheme="majorBidi" w:hAnsiTheme="majorBidi" w:cstheme="majorBidi"/>
          <w:b/>
          <w:bCs/>
          <w:sz w:val="28"/>
          <w:szCs w:val="28"/>
        </w:rPr>
      </w:pPr>
      <w:bookmarkStart w:id="268" w:name="_Toc152136620"/>
      <w:bookmarkStart w:id="269" w:name="_Toc169109334"/>
      <w:bookmarkStart w:id="270" w:name="_Toc188509243"/>
      <w:r>
        <w:rPr>
          <w:rFonts w:asciiTheme="majorBidi" w:hAnsiTheme="majorBidi" w:cstheme="majorBidi"/>
          <w:b/>
          <w:bCs/>
          <w:color w:val="C00000"/>
          <w:sz w:val="28"/>
          <w:szCs w:val="28"/>
        </w:rPr>
        <w:t xml:space="preserve">Functional Certitude &amp; the </w:t>
      </w:r>
      <w:r w:rsidR="00E86172" w:rsidRPr="00C605EB">
        <w:rPr>
          <w:rFonts w:asciiTheme="majorBidi" w:hAnsiTheme="majorBidi" w:cstheme="majorBidi"/>
          <w:b/>
          <w:bCs/>
          <w:color w:val="C00000"/>
          <w:sz w:val="28"/>
          <w:szCs w:val="28"/>
        </w:rPr>
        <w:t>Traditional Teacher-Student Relationship</w:t>
      </w:r>
      <w:bookmarkEnd w:id="268"/>
      <w:bookmarkEnd w:id="269"/>
      <w:bookmarkEnd w:id="270"/>
    </w:p>
    <w:p w14:paraId="525959E6" w14:textId="0CEF7884" w:rsidR="006A3DBF" w:rsidRDefault="00E86172" w:rsidP="00E86172">
      <w:pPr>
        <w:autoSpaceDE w:val="0"/>
        <w:autoSpaceDN w:val="0"/>
        <w:adjustRightInd w:val="0"/>
        <w:rPr>
          <w:rFonts w:asciiTheme="majorBidi" w:hAnsiTheme="majorBidi" w:cstheme="majorBidi"/>
          <w:sz w:val="28"/>
          <w:szCs w:val="28"/>
        </w:rPr>
      </w:pPr>
      <w:r w:rsidRPr="00CC3E03">
        <w:rPr>
          <w:sz w:val="28"/>
          <w:szCs w:val="28"/>
        </w:rPr>
        <w:t>To begin with, I wish that every reader, listener, and listener-reader</w:t>
      </w:r>
      <w:r w:rsidRPr="00CC3E03">
        <w:rPr>
          <w:rFonts w:asciiTheme="majorBidi" w:hAnsiTheme="majorBidi" w:cstheme="majorBidi"/>
          <w:sz w:val="28"/>
          <w:szCs w:val="28"/>
        </w:rPr>
        <w:t>—whatever their background or level of their formal education—</w:t>
      </w:r>
      <w:r w:rsidRPr="00CC3E03">
        <w:rPr>
          <w:sz w:val="28"/>
          <w:szCs w:val="28"/>
        </w:rPr>
        <w:t>were</w:t>
      </w:r>
      <w:r w:rsidR="000F214B">
        <w:rPr>
          <w:sz w:val="28"/>
          <w:szCs w:val="28"/>
        </w:rPr>
        <w:t>, in fact,</w:t>
      </w:r>
      <w:r w:rsidRPr="00CC3E03">
        <w:rPr>
          <w:sz w:val="28"/>
          <w:szCs w:val="28"/>
        </w:rPr>
        <w:t xml:space="preserve"> my personal </w:t>
      </w:r>
      <w:r>
        <w:rPr>
          <w:sz w:val="28"/>
          <w:szCs w:val="28"/>
        </w:rPr>
        <w:t>S</w:t>
      </w:r>
      <w:r w:rsidRPr="00CC3E03">
        <w:rPr>
          <w:sz w:val="28"/>
          <w:szCs w:val="28"/>
        </w:rPr>
        <w:t xml:space="preserve">tudent, and I </w:t>
      </w:r>
      <w:r w:rsidRPr="00CC3E03">
        <w:rPr>
          <w:rFonts w:asciiTheme="majorBidi" w:hAnsiTheme="majorBidi" w:cstheme="majorBidi"/>
          <w:sz w:val="28"/>
          <w:szCs w:val="28"/>
        </w:rPr>
        <w:t>have</w:t>
      </w:r>
      <w:r w:rsidR="000F214B">
        <w:rPr>
          <w:rFonts w:asciiTheme="majorBidi" w:hAnsiTheme="majorBidi" w:cstheme="majorBidi"/>
          <w:sz w:val="28"/>
          <w:szCs w:val="28"/>
        </w:rPr>
        <w:t xml:space="preserve"> indeed</w:t>
      </w:r>
      <w:r w:rsidRPr="00CC3E03">
        <w:rPr>
          <w:rFonts w:asciiTheme="majorBidi" w:hAnsiTheme="majorBidi" w:cstheme="majorBidi"/>
          <w:sz w:val="28"/>
          <w:szCs w:val="28"/>
        </w:rPr>
        <w:t xml:space="preserve"> written this book as if they were. In this regard, </w:t>
      </w:r>
      <w:r w:rsidRPr="00CC3E03">
        <w:rPr>
          <w:rFonts w:asciiTheme="majorBidi" w:hAnsiTheme="majorBidi" w:cstheme="majorBidi"/>
          <w:i/>
          <w:iCs/>
          <w:sz w:val="28"/>
          <w:szCs w:val="28"/>
        </w:rPr>
        <w:t xml:space="preserve">The First Teaching </w:t>
      </w:r>
      <w:r w:rsidRPr="00CC3E03">
        <w:rPr>
          <w:rFonts w:asciiTheme="majorBidi" w:hAnsiTheme="majorBidi" w:cstheme="majorBidi"/>
          <w:sz w:val="28"/>
          <w:szCs w:val="28"/>
        </w:rPr>
        <w:t xml:space="preserve">seeks to </w:t>
      </w:r>
      <w:r>
        <w:rPr>
          <w:rFonts w:asciiTheme="majorBidi" w:hAnsiTheme="majorBidi" w:cstheme="majorBidi"/>
          <w:sz w:val="28"/>
          <w:szCs w:val="28"/>
        </w:rPr>
        <w:t xml:space="preserve">engender, </w:t>
      </w:r>
      <w:r w:rsidRPr="00CC3E03">
        <w:rPr>
          <w:rFonts w:asciiTheme="majorBidi" w:hAnsiTheme="majorBidi" w:cstheme="majorBidi"/>
          <w:sz w:val="28"/>
          <w:szCs w:val="28"/>
        </w:rPr>
        <w:t>nurture</w:t>
      </w:r>
      <w:r>
        <w:rPr>
          <w:rFonts w:asciiTheme="majorBidi" w:hAnsiTheme="majorBidi" w:cstheme="majorBidi"/>
          <w:sz w:val="28"/>
          <w:szCs w:val="28"/>
        </w:rPr>
        <w:t>,</w:t>
      </w:r>
      <w:r w:rsidRPr="00CC3E03">
        <w:rPr>
          <w:rFonts w:asciiTheme="majorBidi" w:hAnsiTheme="majorBidi" w:cstheme="majorBidi"/>
          <w:sz w:val="28"/>
          <w:szCs w:val="28"/>
        </w:rPr>
        <w:t xml:space="preserve"> and cultivate</w:t>
      </w:r>
      <w:r>
        <w:rPr>
          <w:rFonts w:asciiTheme="majorBidi" w:hAnsiTheme="majorBidi" w:cstheme="majorBidi"/>
          <w:sz w:val="28"/>
          <w:szCs w:val="28"/>
        </w:rPr>
        <w:t>—</w:t>
      </w:r>
      <w:r w:rsidRPr="00CC3E03">
        <w:rPr>
          <w:rFonts w:asciiTheme="majorBidi" w:hAnsiTheme="majorBidi" w:cstheme="majorBidi"/>
          <w:sz w:val="28"/>
          <w:szCs w:val="28"/>
        </w:rPr>
        <w:t>in so far as possible</w:t>
      </w:r>
      <w:r>
        <w:rPr>
          <w:rFonts w:asciiTheme="majorBidi" w:hAnsiTheme="majorBidi" w:cstheme="majorBidi"/>
          <w:sz w:val="28"/>
          <w:szCs w:val="28"/>
        </w:rPr>
        <w:t>—</w:t>
      </w:r>
      <w:r w:rsidRPr="00A213F8">
        <w:rPr>
          <w:rFonts w:asciiTheme="majorBidi" w:hAnsiTheme="majorBidi" w:cstheme="majorBidi"/>
          <w:b/>
          <w:bCs/>
          <w:i/>
          <w:iCs/>
          <w:sz w:val="28"/>
          <w:szCs w:val="28"/>
          <w:u w:val="single"/>
        </w:rPr>
        <w:t>a sound Teacher-Student Relationship</w:t>
      </w:r>
      <w:r w:rsidRPr="00CC3E03">
        <w:rPr>
          <w:rFonts w:asciiTheme="majorBidi" w:hAnsiTheme="majorBidi" w:cstheme="majorBidi"/>
          <w:sz w:val="28"/>
          <w:szCs w:val="28"/>
        </w:rPr>
        <w:t xml:space="preserve"> in keeping with the best legacies of the</w:t>
      </w:r>
      <w:r>
        <w:rPr>
          <w:rFonts w:asciiTheme="majorBidi" w:hAnsiTheme="majorBidi" w:cstheme="majorBidi"/>
          <w:sz w:val="28"/>
          <w:szCs w:val="28"/>
        </w:rPr>
        <w:t xml:space="preserve"> age-old</w:t>
      </w:r>
      <w:r w:rsidRPr="00CC3E03">
        <w:rPr>
          <w:rFonts w:asciiTheme="majorBidi" w:hAnsiTheme="majorBidi" w:cstheme="majorBidi"/>
          <w:sz w:val="28"/>
          <w:szCs w:val="28"/>
        </w:rPr>
        <w:t xml:space="preserve"> Islamic Tradition. First, this special Teacher-Student link allows me to compose the book from the standpoint of the convi</w:t>
      </w:r>
      <w:r w:rsidRPr="007D2F23">
        <w:rPr>
          <w:rFonts w:asciiTheme="majorBidi" w:hAnsiTheme="majorBidi" w:cstheme="majorBidi"/>
          <w:sz w:val="28"/>
          <w:szCs w:val="28"/>
        </w:rPr>
        <w:t xml:space="preserve">ctions I hold and desire that </w:t>
      </w:r>
      <w:r>
        <w:rPr>
          <w:rFonts w:asciiTheme="majorBidi" w:hAnsiTheme="majorBidi" w:cstheme="majorBidi"/>
          <w:sz w:val="28"/>
          <w:szCs w:val="28"/>
        </w:rPr>
        <w:t>each</w:t>
      </w:r>
      <w:r w:rsidRPr="007D2F23">
        <w:rPr>
          <w:rFonts w:asciiTheme="majorBidi" w:hAnsiTheme="majorBidi" w:cstheme="majorBidi"/>
          <w:sz w:val="28"/>
          <w:szCs w:val="28"/>
        </w:rPr>
        <w:t xml:space="preserve"> reader</w:t>
      </w:r>
      <w:r w:rsidR="006D3504">
        <w:rPr>
          <w:rFonts w:asciiTheme="majorBidi" w:hAnsiTheme="majorBidi" w:cstheme="majorBidi"/>
          <w:sz w:val="28"/>
          <w:szCs w:val="28"/>
        </w:rPr>
        <w:t>-listener</w:t>
      </w:r>
      <w:r w:rsidRPr="007D2F23">
        <w:rPr>
          <w:rFonts w:asciiTheme="majorBidi" w:hAnsiTheme="majorBidi" w:cstheme="majorBidi"/>
          <w:sz w:val="28"/>
          <w:szCs w:val="28"/>
        </w:rPr>
        <w:t xml:space="preserve"> also</w:t>
      </w:r>
      <w:r>
        <w:rPr>
          <w:rFonts w:asciiTheme="majorBidi" w:hAnsiTheme="majorBidi" w:cstheme="majorBidi"/>
          <w:sz w:val="28"/>
          <w:szCs w:val="28"/>
        </w:rPr>
        <w:t xml:space="preserve"> understand them, if not</w:t>
      </w:r>
      <w:r w:rsidRPr="007D2F23">
        <w:rPr>
          <w:rFonts w:asciiTheme="majorBidi" w:hAnsiTheme="majorBidi" w:cstheme="majorBidi"/>
          <w:sz w:val="28"/>
          <w:szCs w:val="28"/>
        </w:rPr>
        <w:t xml:space="preserve"> share and deepen</w:t>
      </w:r>
      <w:r>
        <w:rPr>
          <w:rFonts w:asciiTheme="majorBidi" w:hAnsiTheme="majorBidi" w:cstheme="majorBidi"/>
          <w:sz w:val="28"/>
          <w:szCs w:val="28"/>
        </w:rPr>
        <w:t xml:space="preserve"> </w:t>
      </w:r>
      <w:r w:rsidR="007E4DD6">
        <w:rPr>
          <w:rFonts w:asciiTheme="majorBidi" w:hAnsiTheme="majorBidi" w:cstheme="majorBidi"/>
          <w:sz w:val="28"/>
          <w:szCs w:val="28"/>
        </w:rPr>
        <w:t>whatever</w:t>
      </w:r>
      <w:r>
        <w:rPr>
          <w:rFonts w:asciiTheme="majorBidi" w:hAnsiTheme="majorBidi" w:cstheme="majorBidi"/>
          <w:sz w:val="28"/>
          <w:szCs w:val="28"/>
        </w:rPr>
        <w:t xml:space="preserve"> convictions we </w:t>
      </w:r>
      <w:r w:rsidR="007E4DD6">
        <w:rPr>
          <w:rFonts w:asciiTheme="majorBidi" w:hAnsiTheme="majorBidi" w:cstheme="majorBidi"/>
          <w:sz w:val="28"/>
          <w:szCs w:val="28"/>
        </w:rPr>
        <w:t xml:space="preserve">may </w:t>
      </w:r>
      <w:r>
        <w:rPr>
          <w:rFonts w:asciiTheme="majorBidi" w:hAnsiTheme="majorBidi" w:cstheme="majorBidi"/>
          <w:sz w:val="28"/>
          <w:szCs w:val="28"/>
        </w:rPr>
        <w:t>share</w:t>
      </w:r>
      <w:r w:rsidRPr="007D2F23">
        <w:rPr>
          <w:rFonts w:asciiTheme="majorBidi" w:hAnsiTheme="majorBidi" w:cstheme="majorBidi"/>
          <w:sz w:val="28"/>
          <w:szCs w:val="28"/>
        </w:rPr>
        <w:t xml:space="preserve">. </w:t>
      </w:r>
    </w:p>
    <w:p w14:paraId="07F77950" w14:textId="77777777" w:rsidR="006A3DBF" w:rsidRDefault="006A3DBF" w:rsidP="00E86172">
      <w:pPr>
        <w:autoSpaceDE w:val="0"/>
        <w:autoSpaceDN w:val="0"/>
        <w:adjustRightInd w:val="0"/>
        <w:rPr>
          <w:rFonts w:asciiTheme="majorBidi" w:hAnsiTheme="majorBidi" w:cstheme="majorBidi"/>
          <w:sz w:val="28"/>
          <w:szCs w:val="28"/>
        </w:rPr>
      </w:pPr>
    </w:p>
    <w:p w14:paraId="797957A9" w14:textId="629916BF" w:rsidR="006A3DBF" w:rsidRPr="006D1BFA" w:rsidRDefault="006A3DBF" w:rsidP="006D1BFA">
      <w:pPr>
        <w:ind w:left="1440"/>
        <w:rPr>
          <w:sz w:val="20"/>
          <w:szCs w:val="20"/>
        </w:rPr>
      </w:pPr>
      <w:r w:rsidRPr="006D1BFA">
        <w:rPr>
          <w:sz w:val="20"/>
          <w:szCs w:val="20"/>
        </w:rPr>
        <w:t>Image 2</w:t>
      </w:r>
      <w:r w:rsidR="0095163E">
        <w:rPr>
          <w:sz w:val="20"/>
          <w:szCs w:val="20"/>
        </w:rPr>
        <w:t>3</w:t>
      </w:r>
      <w:r w:rsidRPr="006D1BFA">
        <w:rPr>
          <w:sz w:val="20"/>
          <w:szCs w:val="20"/>
        </w:rPr>
        <w:t>:</w:t>
      </w:r>
    </w:p>
    <w:p w14:paraId="3F24DF29" w14:textId="77777777" w:rsidR="006A3DBF" w:rsidRPr="006D1BFA" w:rsidRDefault="006A3DBF" w:rsidP="006D1BFA">
      <w:pPr>
        <w:ind w:left="1440"/>
        <w:rPr>
          <w:sz w:val="20"/>
          <w:szCs w:val="20"/>
        </w:rPr>
      </w:pPr>
    </w:p>
    <w:p w14:paraId="6B92B6E9" w14:textId="77777777" w:rsidR="006D1BFA" w:rsidRPr="006D1BFA" w:rsidRDefault="006D1BFA" w:rsidP="006D1BFA">
      <w:pPr>
        <w:ind w:left="1440"/>
        <w:rPr>
          <w:sz w:val="20"/>
          <w:szCs w:val="20"/>
        </w:rPr>
      </w:pPr>
    </w:p>
    <w:p w14:paraId="292AFB38" w14:textId="77777777" w:rsidR="006D1BFA" w:rsidRPr="006D1BFA" w:rsidRDefault="006D1BFA" w:rsidP="006D1BFA">
      <w:pPr>
        <w:ind w:left="1440"/>
        <w:rPr>
          <w:sz w:val="20"/>
          <w:szCs w:val="20"/>
        </w:rPr>
      </w:pPr>
    </w:p>
    <w:p w14:paraId="687B5EDF" w14:textId="77777777" w:rsidR="006D1BFA" w:rsidRPr="006D1BFA" w:rsidRDefault="006D1BFA" w:rsidP="006D1BFA">
      <w:pPr>
        <w:ind w:left="1440"/>
        <w:rPr>
          <w:sz w:val="20"/>
          <w:szCs w:val="20"/>
        </w:rPr>
      </w:pPr>
    </w:p>
    <w:p w14:paraId="16D4A347" w14:textId="347023B6" w:rsidR="006D1BFA" w:rsidRDefault="006D1BFA" w:rsidP="006D1BFA">
      <w:pPr>
        <w:ind w:left="1440"/>
        <w:rPr>
          <w:sz w:val="20"/>
          <w:szCs w:val="20"/>
        </w:rPr>
      </w:pPr>
    </w:p>
    <w:p w14:paraId="02A6AE3A" w14:textId="77777777" w:rsidR="00C605EB" w:rsidRDefault="00C605EB" w:rsidP="006D1BFA">
      <w:pPr>
        <w:ind w:left="1440"/>
        <w:rPr>
          <w:sz w:val="20"/>
          <w:szCs w:val="20"/>
        </w:rPr>
      </w:pPr>
    </w:p>
    <w:p w14:paraId="06D36C42" w14:textId="77777777" w:rsidR="00C605EB" w:rsidRPr="006D1BFA" w:rsidRDefault="00C605EB" w:rsidP="006D1BFA">
      <w:pPr>
        <w:ind w:left="1440"/>
        <w:rPr>
          <w:sz w:val="20"/>
          <w:szCs w:val="20"/>
        </w:rPr>
      </w:pPr>
    </w:p>
    <w:p w14:paraId="7E921A12" w14:textId="77777777" w:rsidR="006D1BFA" w:rsidRPr="006D1BFA" w:rsidRDefault="006D1BFA" w:rsidP="006D1BFA">
      <w:pPr>
        <w:ind w:left="1440"/>
        <w:rPr>
          <w:sz w:val="20"/>
          <w:szCs w:val="20"/>
        </w:rPr>
      </w:pPr>
    </w:p>
    <w:p w14:paraId="68C6D80B" w14:textId="77777777" w:rsidR="006D1BFA" w:rsidRPr="006D1BFA" w:rsidRDefault="006D1BFA" w:rsidP="006D1BFA">
      <w:pPr>
        <w:ind w:left="1440"/>
        <w:rPr>
          <w:sz w:val="20"/>
          <w:szCs w:val="20"/>
        </w:rPr>
      </w:pPr>
    </w:p>
    <w:p w14:paraId="1EC5AC6B" w14:textId="5287CFA9" w:rsidR="002E6029" w:rsidRPr="006D1BFA" w:rsidRDefault="002E6029" w:rsidP="006D1BFA">
      <w:pPr>
        <w:ind w:left="1440"/>
        <w:rPr>
          <w:sz w:val="20"/>
          <w:szCs w:val="20"/>
        </w:rPr>
      </w:pPr>
      <w:r w:rsidRPr="006D1BFA">
        <w:rPr>
          <w:sz w:val="20"/>
          <w:szCs w:val="20"/>
        </w:rPr>
        <w:lastRenderedPageBreak/>
        <w:t xml:space="preserve">“A </w:t>
      </w:r>
      <w:r w:rsidR="005678C0">
        <w:rPr>
          <w:sz w:val="20"/>
          <w:szCs w:val="20"/>
        </w:rPr>
        <w:t>[</w:t>
      </w:r>
      <w:r w:rsidRPr="006D1BFA">
        <w:rPr>
          <w:sz w:val="20"/>
          <w:szCs w:val="20"/>
        </w:rPr>
        <w:t>blessed</w:t>
      </w:r>
      <w:r w:rsidR="005678C0">
        <w:rPr>
          <w:sz w:val="20"/>
          <w:szCs w:val="20"/>
        </w:rPr>
        <w:t>]</w:t>
      </w:r>
      <w:r w:rsidRPr="006D1BFA">
        <w:rPr>
          <w:sz w:val="20"/>
          <w:szCs w:val="20"/>
        </w:rPr>
        <w:t xml:space="preserve"> </w:t>
      </w:r>
      <w:r w:rsidR="006D1BFA" w:rsidRPr="006D1BFA">
        <w:rPr>
          <w:sz w:val="20"/>
          <w:szCs w:val="20"/>
        </w:rPr>
        <w:t>Olive Tree, neither of the East nor of the West.”</w:t>
      </w:r>
      <w:r w:rsidR="006D1BFA" w:rsidRPr="006D1BFA">
        <w:rPr>
          <w:rStyle w:val="FootnoteReference"/>
          <w:sz w:val="20"/>
          <w:szCs w:val="20"/>
        </w:rPr>
        <w:t xml:space="preserve"> </w:t>
      </w:r>
      <w:r w:rsidR="006D1BFA" w:rsidRPr="006D1BFA">
        <w:rPr>
          <w:rStyle w:val="FootnoteReference"/>
          <w:sz w:val="20"/>
          <w:szCs w:val="20"/>
        </w:rPr>
        <w:footnoteReference w:id="111"/>
      </w:r>
    </w:p>
    <w:p w14:paraId="33024762" w14:textId="77777777" w:rsidR="006A3DBF" w:rsidRDefault="006A3DBF" w:rsidP="00E86172">
      <w:pPr>
        <w:autoSpaceDE w:val="0"/>
        <w:autoSpaceDN w:val="0"/>
        <w:adjustRightInd w:val="0"/>
        <w:rPr>
          <w:rFonts w:asciiTheme="majorBidi" w:hAnsiTheme="majorBidi" w:cstheme="majorBidi"/>
          <w:sz w:val="28"/>
          <w:szCs w:val="28"/>
        </w:rPr>
      </w:pPr>
    </w:p>
    <w:p w14:paraId="565A07B3" w14:textId="2CCE006A" w:rsidR="00E86172" w:rsidRDefault="00E86172" w:rsidP="00E86172">
      <w:pPr>
        <w:autoSpaceDE w:val="0"/>
        <w:autoSpaceDN w:val="0"/>
        <w:adjustRightInd w:val="0"/>
        <w:rPr>
          <w:rFonts w:asciiTheme="majorBidi" w:hAnsiTheme="majorBidi" w:cstheme="majorBidi"/>
          <w:sz w:val="28"/>
          <w:szCs w:val="28"/>
        </w:rPr>
      </w:pPr>
      <w:r w:rsidRPr="007D2F23">
        <w:rPr>
          <w:rFonts w:asciiTheme="majorBidi" w:hAnsiTheme="majorBidi" w:cstheme="majorBidi"/>
          <w:sz w:val="28"/>
          <w:szCs w:val="28"/>
        </w:rPr>
        <w:t>Let me emphasize</w:t>
      </w:r>
      <w:r>
        <w:rPr>
          <w:rFonts w:asciiTheme="majorBidi" w:hAnsiTheme="majorBidi" w:cstheme="majorBidi"/>
          <w:sz w:val="28"/>
          <w:szCs w:val="28"/>
        </w:rPr>
        <w:t>, however,</w:t>
      </w:r>
      <w:r w:rsidRPr="007D2F23">
        <w:rPr>
          <w:rFonts w:asciiTheme="majorBidi" w:hAnsiTheme="majorBidi" w:cstheme="majorBidi"/>
          <w:sz w:val="28"/>
          <w:szCs w:val="28"/>
        </w:rPr>
        <w:t xml:space="preserve"> that my use of the term “</w:t>
      </w:r>
      <w:r>
        <w:rPr>
          <w:rFonts w:asciiTheme="majorBidi" w:hAnsiTheme="majorBidi" w:cstheme="majorBidi"/>
          <w:sz w:val="28"/>
          <w:szCs w:val="28"/>
        </w:rPr>
        <w:t>S</w:t>
      </w:r>
      <w:r w:rsidRPr="007D2F23">
        <w:rPr>
          <w:rFonts w:asciiTheme="majorBidi" w:hAnsiTheme="majorBidi" w:cstheme="majorBidi"/>
          <w:sz w:val="28"/>
          <w:szCs w:val="28"/>
        </w:rPr>
        <w:t xml:space="preserve">tudent” in this regard is </w:t>
      </w:r>
      <w:r>
        <w:rPr>
          <w:rFonts w:asciiTheme="majorBidi" w:hAnsiTheme="majorBidi" w:cstheme="majorBidi"/>
          <w:sz w:val="28"/>
          <w:szCs w:val="28"/>
        </w:rPr>
        <w:t>intended</w:t>
      </w:r>
      <w:r w:rsidRPr="007D2F23">
        <w:rPr>
          <w:rFonts w:asciiTheme="majorBidi" w:hAnsiTheme="majorBidi" w:cstheme="majorBidi"/>
          <w:sz w:val="28"/>
          <w:szCs w:val="28"/>
        </w:rPr>
        <w:t xml:space="preserve"> in the broadest and most inclusive manner. “Student” here is meant to embrace every </w:t>
      </w:r>
      <w:r>
        <w:rPr>
          <w:rFonts w:asciiTheme="majorBidi" w:hAnsiTheme="majorBidi" w:cstheme="majorBidi"/>
          <w:sz w:val="28"/>
          <w:szCs w:val="28"/>
        </w:rPr>
        <w:t>listener-reader</w:t>
      </w:r>
      <w:r w:rsidRPr="007D2F23">
        <w:rPr>
          <w:rFonts w:asciiTheme="majorBidi" w:hAnsiTheme="majorBidi" w:cstheme="majorBidi"/>
          <w:sz w:val="28"/>
          <w:szCs w:val="28"/>
        </w:rPr>
        <w:t xml:space="preserve"> </w:t>
      </w:r>
      <w:r w:rsidRPr="007D2F23">
        <w:rPr>
          <w:sz w:val="28"/>
          <w:szCs w:val="28"/>
        </w:rPr>
        <w:t xml:space="preserve">who is sincerely interested in the </w:t>
      </w:r>
      <w:r w:rsidR="006C49F4">
        <w:rPr>
          <w:sz w:val="28"/>
          <w:szCs w:val="28"/>
        </w:rPr>
        <w:t>T</w:t>
      </w:r>
      <w:r w:rsidRPr="007D2F23">
        <w:rPr>
          <w:sz w:val="28"/>
          <w:szCs w:val="28"/>
        </w:rPr>
        <w:t>ruth and gaining knowledge of it. Moreover, the designation “</w:t>
      </w:r>
      <w:r>
        <w:rPr>
          <w:sz w:val="28"/>
          <w:szCs w:val="28"/>
        </w:rPr>
        <w:t>S</w:t>
      </w:r>
      <w:r w:rsidRPr="007D2F23">
        <w:rPr>
          <w:sz w:val="28"/>
          <w:szCs w:val="28"/>
        </w:rPr>
        <w:t xml:space="preserve">tudent” is </w:t>
      </w:r>
      <w:r>
        <w:rPr>
          <w:sz w:val="28"/>
          <w:szCs w:val="28"/>
        </w:rPr>
        <w:t>not</w:t>
      </w:r>
      <w:r w:rsidRPr="007D2F23">
        <w:rPr>
          <w:sz w:val="28"/>
          <w:szCs w:val="28"/>
        </w:rPr>
        <w:t xml:space="preserve"> meant to divide</w:t>
      </w:r>
      <w:r w:rsidRPr="00C7365D">
        <w:rPr>
          <w:sz w:val="28"/>
          <w:szCs w:val="28"/>
        </w:rPr>
        <w:t xml:space="preserve"> </w:t>
      </w:r>
      <w:r w:rsidRPr="007D2F23">
        <w:rPr>
          <w:sz w:val="28"/>
          <w:szCs w:val="28"/>
        </w:rPr>
        <w:t>potential readers</w:t>
      </w:r>
      <w:r>
        <w:rPr>
          <w:sz w:val="28"/>
          <w:szCs w:val="28"/>
        </w:rPr>
        <w:t>, listeners, or listener-readers</w:t>
      </w:r>
      <w:r w:rsidRPr="007D2F23">
        <w:rPr>
          <w:sz w:val="28"/>
          <w:szCs w:val="28"/>
        </w:rPr>
        <w:t xml:space="preserve"> into “insiders” </w:t>
      </w:r>
      <w:r>
        <w:rPr>
          <w:sz w:val="28"/>
          <w:szCs w:val="28"/>
        </w:rPr>
        <w:t>or</w:t>
      </w:r>
      <w:r w:rsidRPr="007D2F23">
        <w:rPr>
          <w:sz w:val="28"/>
          <w:szCs w:val="28"/>
        </w:rPr>
        <w:t xml:space="preserve"> “outsiders.” </w:t>
      </w:r>
      <w:r w:rsidRPr="006C49F4">
        <w:rPr>
          <w:sz w:val="28"/>
          <w:szCs w:val="28"/>
          <w:u w:val="single"/>
        </w:rPr>
        <w:t xml:space="preserve">For a sound Teacher-Student </w:t>
      </w:r>
      <w:r w:rsidR="001A071E">
        <w:rPr>
          <w:sz w:val="28"/>
          <w:szCs w:val="28"/>
          <w:u w:val="single"/>
        </w:rPr>
        <w:t>r</w:t>
      </w:r>
      <w:r w:rsidRPr="006C49F4">
        <w:rPr>
          <w:sz w:val="28"/>
          <w:szCs w:val="28"/>
          <w:u w:val="single"/>
        </w:rPr>
        <w:t>elationship, according to Traditional Islamic norms, opens the doors to all</w:t>
      </w:r>
      <w:r w:rsidR="00DE7201">
        <w:rPr>
          <w:sz w:val="28"/>
          <w:szCs w:val="28"/>
        </w:rPr>
        <w:t xml:space="preserve">. </w:t>
      </w:r>
      <w:r w:rsidR="008723AC">
        <w:rPr>
          <w:sz w:val="28"/>
          <w:szCs w:val="28"/>
        </w:rPr>
        <w:t xml:space="preserve">As noted in </w:t>
      </w:r>
      <w:r w:rsidR="008723AC">
        <w:rPr>
          <w:i/>
          <w:iCs/>
          <w:sz w:val="28"/>
          <w:szCs w:val="28"/>
        </w:rPr>
        <w:t>The Foreword</w:t>
      </w:r>
      <w:r w:rsidR="008723AC">
        <w:rPr>
          <w:sz w:val="28"/>
          <w:szCs w:val="28"/>
        </w:rPr>
        <w:t>, Thomas Mann contended that Civilization is Speech. Thus,</w:t>
      </w:r>
      <w:r w:rsidR="00DB3996">
        <w:rPr>
          <w:sz w:val="28"/>
          <w:szCs w:val="28"/>
        </w:rPr>
        <w:t xml:space="preserve"> a dynamic Teacher-Student relationship must cultivate</w:t>
      </w:r>
      <w:r w:rsidR="00B900BB">
        <w:rPr>
          <w:sz w:val="28"/>
          <w:szCs w:val="28"/>
        </w:rPr>
        <w:t xml:space="preserve"> Speech as</w:t>
      </w:r>
      <w:r w:rsidR="00DB3996">
        <w:rPr>
          <w:sz w:val="28"/>
          <w:szCs w:val="28"/>
        </w:rPr>
        <w:t xml:space="preserve"> </w:t>
      </w:r>
      <w:r w:rsidR="00D06A8D">
        <w:rPr>
          <w:sz w:val="28"/>
          <w:szCs w:val="28"/>
        </w:rPr>
        <w:t>recipr</w:t>
      </w:r>
      <w:r w:rsidR="00854B0C">
        <w:rPr>
          <w:sz w:val="28"/>
          <w:szCs w:val="28"/>
        </w:rPr>
        <w:t xml:space="preserve">ocal give-and-take in </w:t>
      </w:r>
      <w:r w:rsidR="001A071E">
        <w:rPr>
          <w:sz w:val="28"/>
          <w:szCs w:val="28"/>
        </w:rPr>
        <w:t>spirited discourse. For,</w:t>
      </w:r>
      <w:r w:rsidR="008723AC">
        <w:rPr>
          <w:sz w:val="28"/>
          <w:szCs w:val="28"/>
        </w:rPr>
        <w:t xml:space="preserve"> </w:t>
      </w:r>
      <w:r w:rsidRPr="007D2F23">
        <w:rPr>
          <w:sz w:val="28"/>
          <w:szCs w:val="28"/>
        </w:rPr>
        <w:t xml:space="preserve">all civil </w:t>
      </w:r>
      <w:r w:rsidR="007C423B">
        <w:rPr>
          <w:sz w:val="28"/>
          <w:szCs w:val="28"/>
        </w:rPr>
        <w:t>C</w:t>
      </w:r>
      <w:r w:rsidRPr="007D2F23">
        <w:rPr>
          <w:sz w:val="28"/>
          <w:szCs w:val="28"/>
        </w:rPr>
        <w:t>ulture</w:t>
      </w:r>
      <w:r w:rsidR="007C423B">
        <w:rPr>
          <w:sz w:val="28"/>
          <w:szCs w:val="28"/>
        </w:rPr>
        <w:t xml:space="preserve"> and true Civilization</w:t>
      </w:r>
      <w:r w:rsidRPr="007D2F23">
        <w:rPr>
          <w:sz w:val="28"/>
          <w:szCs w:val="28"/>
        </w:rPr>
        <w:t xml:space="preserve"> </w:t>
      </w:r>
      <w:r w:rsidRPr="00854B0C">
        <w:rPr>
          <w:i/>
          <w:iCs/>
          <w:sz w:val="28"/>
          <w:szCs w:val="28"/>
        </w:rPr>
        <w:t xml:space="preserve">is </w:t>
      </w:r>
      <w:r w:rsidRPr="007D2F23">
        <w:rPr>
          <w:sz w:val="28"/>
          <w:szCs w:val="28"/>
        </w:rPr>
        <w:t>conversation, as unbelievabl</w:t>
      </w:r>
      <w:r>
        <w:rPr>
          <w:sz w:val="28"/>
          <w:szCs w:val="28"/>
        </w:rPr>
        <w:t>y</w:t>
      </w:r>
      <w:r w:rsidRPr="007D2F23">
        <w:rPr>
          <w:sz w:val="28"/>
          <w:szCs w:val="28"/>
        </w:rPr>
        <w:t xml:space="preserve"> difficult as </w:t>
      </w:r>
      <w:r>
        <w:rPr>
          <w:sz w:val="28"/>
          <w:szCs w:val="28"/>
        </w:rPr>
        <w:t xml:space="preserve">such polite </w:t>
      </w:r>
      <w:r w:rsidR="007C0276">
        <w:rPr>
          <w:sz w:val="28"/>
          <w:szCs w:val="28"/>
        </w:rPr>
        <w:t>discourse</w:t>
      </w:r>
      <w:r w:rsidRPr="007D2F23">
        <w:rPr>
          <w:rFonts w:asciiTheme="majorBidi" w:hAnsiTheme="majorBidi" w:cstheme="majorBidi"/>
          <w:sz w:val="28"/>
          <w:szCs w:val="28"/>
        </w:rPr>
        <w:t xml:space="preserve"> has</w:t>
      </w:r>
      <w:r>
        <w:rPr>
          <w:rFonts w:asciiTheme="majorBidi" w:hAnsiTheme="majorBidi" w:cstheme="majorBidi"/>
          <w:sz w:val="28"/>
          <w:szCs w:val="28"/>
        </w:rPr>
        <w:t xml:space="preserve"> </w:t>
      </w:r>
      <w:r w:rsidRPr="007D2F23">
        <w:rPr>
          <w:rFonts w:asciiTheme="majorBidi" w:hAnsiTheme="majorBidi" w:cstheme="majorBidi"/>
          <w:sz w:val="28"/>
          <w:szCs w:val="28"/>
        </w:rPr>
        <w:t>become for many of us today</w:t>
      </w:r>
      <w:r>
        <w:rPr>
          <w:rFonts w:asciiTheme="majorBidi" w:hAnsiTheme="majorBidi" w:cstheme="majorBidi"/>
          <w:sz w:val="28"/>
          <w:szCs w:val="28"/>
        </w:rPr>
        <w:t>.</w:t>
      </w:r>
    </w:p>
    <w:p w14:paraId="0BC1E401" w14:textId="6BB41CFD" w:rsidR="00E86172" w:rsidRPr="007D2F23" w:rsidRDefault="00E86172" w:rsidP="00E86172">
      <w:pPr>
        <w:autoSpaceDE w:val="0"/>
        <w:autoSpaceDN w:val="0"/>
        <w:adjustRightInd w:val="0"/>
        <w:rPr>
          <w:rFonts w:asciiTheme="majorBidi" w:hAnsiTheme="majorBidi" w:cstheme="majorBidi"/>
          <w:sz w:val="28"/>
          <w:szCs w:val="28"/>
        </w:rPr>
      </w:pPr>
    </w:p>
    <w:p w14:paraId="2854BA0E" w14:textId="2D74824E" w:rsidR="00E86172" w:rsidRDefault="00E86172" w:rsidP="00E86172">
      <w:pPr>
        <w:autoSpaceDE w:val="0"/>
        <w:autoSpaceDN w:val="0"/>
        <w:adjustRightInd w:val="0"/>
        <w:rPr>
          <w:sz w:val="28"/>
          <w:szCs w:val="28"/>
        </w:rPr>
      </w:pPr>
      <w:r>
        <w:rPr>
          <w:rFonts w:asciiTheme="majorBidi" w:eastAsiaTheme="minorEastAsia" w:hAnsiTheme="majorBidi" w:cstheme="majorBidi"/>
          <w:color w:val="000000"/>
          <w:sz w:val="28"/>
          <w:szCs w:val="28"/>
        </w:rPr>
        <w:t xml:space="preserve">Most important, </w:t>
      </w:r>
      <w:r w:rsidRPr="007D2F23">
        <w:rPr>
          <w:sz w:val="28"/>
          <w:szCs w:val="28"/>
        </w:rPr>
        <w:t>this</w:t>
      </w:r>
      <w:r>
        <w:rPr>
          <w:sz w:val="28"/>
          <w:szCs w:val="28"/>
        </w:rPr>
        <w:t xml:space="preserve"> Traditional</w:t>
      </w:r>
      <w:r w:rsidRPr="007D2F23">
        <w:rPr>
          <w:sz w:val="28"/>
          <w:szCs w:val="28"/>
        </w:rPr>
        <w:t xml:space="preserve"> </w:t>
      </w:r>
      <w:r>
        <w:rPr>
          <w:sz w:val="28"/>
          <w:szCs w:val="28"/>
        </w:rPr>
        <w:t xml:space="preserve">Teacher-Student association </w:t>
      </w:r>
      <w:r w:rsidRPr="007D2F23">
        <w:rPr>
          <w:sz w:val="28"/>
          <w:szCs w:val="28"/>
        </w:rPr>
        <w:t>is mean</w:t>
      </w:r>
      <w:r>
        <w:rPr>
          <w:sz w:val="28"/>
          <w:szCs w:val="28"/>
        </w:rPr>
        <w:t>t</w:t>
      </w:r>
      <w:r w:rsidRPr="007D2F23">
        <w:rPr>
          <w:sz w:val="28"/>
          <w:szCs w:val="28"/>
        </w:rPr>
        <w:t xml:space="preserve"> to foster a constantly growing relationship of confidence </w:t>
      </w:r>
      <w:r>
        <w:rPr>
          <w:sz w:val="28"/>
          <w:szCs w:val="28"/>
        </w:rPr>
        <w:t xml:space="preserve">and </w:t>
      </w:r>
      <w:r w:rsidRPr="007D2F23">
        <w:rPr>
          <w:sz w:val="28"/>
          <w:szCs w:val="28"/>
        </w:rPr>
        <w:t xml:space="preserve">trust between </w:t>
      </w:r>
      <w:r>
        <w:rPr>
          <w:sz w:val="28"/>
          <w:szCs w:val="28"/>
        </w:rPr>
        <w:t>both S</w:t>
      </w:r>
      <w:r w:rsidRPr="007D2F23">
        <w:rPr>
          <w:sz w:val="28"/>
          <w:szCs w:val="28"/>
        </w:rPr>
        <w:t>tudent</w:t>
      </w:r>
      <w:r>
        <w:rPr>
          <w:sz w:val="28"/>
          <w:szCs w:val="28"/>
        </w:rPr>
        <w:t xml:space="preserve"> and T</w:t>
      </w:r>
      <w:r w:rsidRPr="007D2F23">
        <w:rPr>
          <w:sz w:val="28"/>
          <w:szCs w:val="28"/>
        </w:rPr>
        <w:t xml:space="preserve">eacher. </w:t>
      </w:r>
      <w:r w:rsidR="00C2234B">
        <w:rPr>
          <w:sz w:val="28"/>
          <w:szCs w:val="28"/>
        </w:rPr>
        <w:t>This</w:t>
      </w:r>
      <w:r w:rsidRPr="007D2F23">
        <w:rPr>
          <w:sz w:val="28"/>
          <w:szCs w:val="28"/>
        </w:rPr>
        <w:t xml:space="preserve"> </w:t>
      </w:r>
      <w:r>
        <w:rPr>
          <w:sz w:val="28"/>
          <w:szCs w:val="28"/>
        </w:rPr>
        <w:t>mutual confidence</w:t>
      </w:r>
      <w:r w:rsidRPr="007D2F23">
        <w:rPr>
          <w:sz w:val="28"/>
          <w:szCs w:val="28"/>
        </w:rPr>
        <w:t xml:space="preserve"> between </w:t>
      </w:r>
      <w:r>
        <w:rPr>
          <w:sz w:val="28"/>
          <w:szCs w:val="28"/>
        </w:rPr>
        <w:t>S</w:t>
      </w:r>
      <w:r w:rsidRPr="007D2F23">
        <w:rPr>
          <w:sz w:val="28"/>
          <w:szCs w:val="28"/>
        </w:rPr>
        <w:t>tudent</w:t>
      </w:r>
      <w:r>
        <w:rPr>
          <w:sz w:val="28"/>
          <w:szCs w:val="28"/>
        </w:rPr>
        <w:t xml:space="preserve"> and T</w:t>
      </w:r>
      <w:r w:rsidRPr="007D2F23">
        <w:rPr>
          <w:sz w:val="28"/>
          <w:szCs w:val="28"/>
        </w:rPr>
        <w:t xml:space="preserve">eacher is essential to the Traditional Islamic view of the </w:t>
      </w:r>
      <w:r>
        <w:rPr>
          <w:sz w:val="28"/>
          <w:szCs w:val="28"/>
        </w:rPr>
        <w:t xml:space="preserve">sound </w:t>
      </w:r>
      <w:r w:rsidRPr="007D2F23">
        <w:rPr>
          <w:sz w:val="28"/>
          <w:szCs w:val="28"/>
        </w:rPr>
        <w:t xml:space="preserve">transmission and cultivation of </w:t>
      </w:r>
      <w:r w:rsidRPr="007D2F23">
        <w:rPr>
          <w:rFonts w:asciiTheme="majorBidi" w:eastAsiaTheme="minorEastAsia" w:hAnsiTheme="majorBidi" w:cstheme="majorBidi"/>
          <w:color w:val="000000"/>
          <w:sz w:val="28"/>
          <w:szCs w:val="28"/>
        </w:rPr>
        <w:t>genuine understanding</w:t>
      </w:r>
      <w:r>
        <w:rPr>
          <w:sz w:val="28"/>
          <w:szCs w:val="28"/>
        </w:rPr>
        <w:t xml:space="preserve"> and true </w:t>
      </w:r>
      <w:r w:rsidRPr="007D2F23">
        <w:rPr>
          <w:sz w:val="28"/>
          <w:szCs w:val="28"/>
        </w:rPr>
        <w:t xml:space="preserve">knowledge. </w:t>
      </w:r>
      <w:r>
        <w:rPr>
          <w:sz w:val="28"/>
          <w:szCs w:val="28"/>
        </w:rPr>
        <w:t>Such</w:t>
      </w:r>
      <w:r w:rsidRPr="007D2F23">
        <w:rPr>
          <w:sz w:val="28"/>
          <w:szCs w:val="28"/>
        </w:rPr>
        <w:t xml:space="preserve"> </w:t>
      </w:r>
      <w:r>
        <w:rPr>
          <w:sz w:val="28"/>
          <w:szCs w:val="28"/>
        </w:rPr>
        <w:t>self-assurance</w:t>
      </w:r>
      <w:r w:rsidRPr="007D2F23">
        <w:rPr>
          <w:sz w:val="28"/>
          <w:szCs w:val="28"/>
        </w:rPr>
        <w:t xml:space="preserve"> is meant to </w:t>
      </w:r>
      <w:r>
        <w:rPr>
          <w:sz w:val="28"/>
          <w:szCs w:val="28"/>
        </w:rPr>
        <w:t>embody</w:t>
      </w:r>
      <w:r w:rsidRPr="007D2F23">
        <w:rPr>
          <w:sz w:val="28"/>
          <w:szCs w:val="28"/>
        </w:rPr>
        <w:t xml:space="preserve"> a</w:t>
      </w:r>
      <w:r>
        <w:rPr>
          <w:sz w:val="28"/>
          <w:szCs w:val="28"/>
        </w:rPr>
        <w:t xml:space="preserve"> real</w:t>
      </w:r>
      <w:r w:rsidRPr="007D2F23">
        <w:rPr>
          <w:sz w:val="28"/>
          <w:szCs w:val="28"/>
        </w:rPr>
        <w:t xml:space="preserve"> fellowship </w:t>
      </w:r>
      <w:r w:rsidR="00C2234B">
        <w:rPr>
          <w:sz w:val="28"/>
          <w:szCs w:val="28"/>
        </w:rPr>
        <w:t>based upon</w:t>
      </w:r>
      <w:r w:rsidRPr="007D2F23">
        <w:rPr>
          <w:sz w:val="28"/>
          <w:szCs w:val="28"/>
        </w:rPr>
        <w:t xml:space="preserve"> </w:t>
      </w:r>
      <w:r>
        <w:rPr>
          <w:b/>
          <w:bCs/>
          <w:sz w:val="28"/>
          <w:szCs w:val="28"/>
        </w:rPr>
        <w:t>Functional</w:t>
      </w:r>
      <w:r w:rsidRPr="00C7365D">
        <w:rPr>
          <w:b/>
          <w:bCs/>
          <w:sz w:val="28"/>
          <w:szCs w:val="28"/>
        </w:rPr>
        <w:t xml:space="preserve"> Cert</w:t>
      </w:r>
      <w:r>
        <w:rPr>
          <w:b/>
          <w:bCs/>
          <w:sz w:val="28"/>
          <w:szCs w:val="28"/>
        </w:rPr>
        <w:t>itude</w:t>
      </w:r>
      <w:r w:rsidRPr="00C7365D">
        <w:rPr>
          <w:b/>
          <w:bCs/>
          <w:sz w:val="28"/>
          <w:szCs w:val="28"/>
        </w:rPr>
        <w:t xml:space="preserve"> (</w:t>
      </w:r>
      <w:r w:rsidRPr="00C7365D">
        <w:rPr>
          <w:b/>
          <w:bCs/>
          <w:i/>
          <w:iCs/>
          <w:sz w:val="28"/>
          <w:szCs w:val="28"/>
        </w:rPr>
        <w:t>al-Yaq</w:t>
      </w:r>
      <w:r w:rsidRPr="00C7365D">
        <w:rPr>
          <w:rFonts w:asciiTheme="majorBidi" w:hAnsiTheme="majorBidi" w:cstheme="majorBidi"/>
          <w:b/>
          <w:bCs/>
          <w:i/>
          <w:iCs/>
          <w:sz w:val="28"/>
          <w:szCs w:val="28"/>
        </w:rPr>
        <w:t>ī</w:t>
      </w:r>
      <w:r w:rsidRPr="00C7365D">
        <w:rPr>
          <w:b/>
          <w:bCs/>
          <w:i/>
          <w:iCs/>
          <w:sz w:val="28"/>
          <w:szCs w:val="28"/>
        </w:rPr>
        <w:t>n al-W</w:t>
      </w:r>
      <w:r w:rsidRPr="00C7365D">
        <w:rPr>
          <w:rFonts w:asciiTheme="majorBidi" w:hAnsiTheme="majorBidi" w:cstheme="majorBidi"/>
          <w:b/>
          <w:bCs/>
          <w:i/>
          <w:iCs/>
          <w:sz w:val="28"/>
          <w:szCs w:val="28"/>
        </w:rPr>
        <w:t>ā</w:t>
      </w:r>
      <w:r w:rsidRPr="00C7365D">
        <w:rPr>
          <w:b/>
          <w:bCs/>
          <w:i/>
          <w:iCs/>
          <w:sz w:val="28"/>
          <w:szCs w:val="28"/>
        </w:rPr>
        <w:t>qi‘</w:t>
      </w:r>
      <w:r w:rsidRPr="00C7365D">
        <w:rPr>
          <w:rFonts w:asciiTheme="majorBidi" w:hAnsiTheme="majorBidi" w:cstheme="majorBidi"/>
          <w:b/>
          <w:bCs/>
          <w:i/>
          <w:iCs/>
          <w:sz w:val="28"/>
          <w:szCs w:val="28"/>
        </w:rPr>
        <w:t>ī</w:t>
      </w:r>
      <w:r w:rsidRPr="00C7365D">
        <w:rPr>
          <w:b/>
          <w:bCs/>
          <w:sz w:val="28"/>
          <w:szCs w:val="28"/>
        </w:rPr>
        <w:t>)</w:t>
      </w:r>
      <w:r w:rsidR="00CA2861" w:rsidRPr="00CA2861">
        <w:rPr>
          <w:rStyle w:val="FootnoteReference"/>
          <w:sz w:val="28"/>
          <w:szCs w:val="28"/>
        </w:rPr>
        <w:footnoteReference w:id="112"/>
      </w:r>
      <w:r w:rsidR="00C605EB">
        <w:rPr>
          <w:b/>
          <w:bCs/>
          <w:sz w:val="28"/>
          <w:szCs w:val="28"/>
        </w:rPr>
        <w:t xml:space="preserve"> </w:t>
      </w:r>
      <w:r w:rsidRPr="007D2F23">
        <w:rPr>
          <w:sz w:val="28"/>
          <w:szCs w:val="28"/>
        </w:rPr>
        <w:t>between both parties in the mutual relationship of teaching</w:t>
      </w:r>
      <w:r>
        <w:rPr>
          <w:sz w:val="28"/>
          <w:szCs w:val="28"/>
        </w:rPr>
        <w:t>,</w:t>
      </w:r>
      <w:r w:rsidRPr="007D2F23">
        <w:rPr>
          <w:sz w:val="28"/>
          <w:szCs w:val="28"/>
        </w:rPr>
        <w:t xml:space="preserve"> learning</w:t>
      </w:r>
      <w:r>
        <w:rPr>
          <w:sz w:val="28"/>
          <w:szCs w:val="28"/>
        </w:rPr>
        <w:t>, and transmitting knowledge</w:t>
      </w:r>
      <w:r w:rsidRPr="007D2F23">
        <w:rPr>
          <w:sz w:val="28"/>
          <w:szCs w:val="28"/>
        </w:rPr>
        <w:t xml:space="preserve">. </w:t>
      </w:r>
      <w:r>
        <w:rPr>
          <w:sz w:val="28"/>
          <w:szCs w:val="28"/>
        </w:rPr>
        <w:t>Sound understanding</w:t>
      </w:r>
      <w:r w:rsidRPr="007D2F23">
        <w:rPr>
          <w:sz w:val="28"/>
          <w:szCs w:val="28"/>
        </w:rPr>
        <w:t xml:space="preserve"> </w:t>
      </w:r>
      <w:r>
        <w:rPr>
          <w:sz w:val="28"/>
          <w:szCs w:val="28"/>
        </w:rPr>
        <w:t>and t</w:t>
      </w:r>
      <w:r w:rsidRPr="007D2F23">
        <w:rPr>
          <w:sz w:val="28"/>
          <w:szCs w:val="28"/>
        </w:rPr>
        <w:t>rue knowledge</w:t>
      </w:r>
      <w:r>
        <w:rPr>
          <w:sz w:val="28"/>
          <w:szCs w:val="28"/>
        </w:rPr>
        <w:t xml:space="preserve"> </w:t>
      </w:r>
      <w:r w:rsidRPr="007D2F23">
        <w:rPr>
          <w:sz w:val="28"/>
          <w:szCs w:val="28"/>
        </w:rPr>
        <w:t xml:space="preserve">grow out of </w:t>
      </w:r>
      <w:r>
        <w:rPr>
          <w:sz w:val="28"/>
          <w:szCs w:val="28"/>
        </w:rPr>
        <w:t>profound</w:t>
      </w:r>
      <w:r w:rsidRPr="007D2F23">
        <w:rPr>
          <w:sz w:val="28"/>
          <w:szCs w:val="28"/>
        </w:rPr>
        <w:t xml:space="preserve"> intellectual conviction based </w:t>
      </w:r>
      <w:r>
        <w:rPr>
          <w:sz w:val="28"/>
          <w:szCs w:val="28"/>
        </w:rPr>
        <w:t>up</w:t>
      </w:r>
      <w:r w:rsidRPr="007D2F23">
        <w:rPr>
          <w:sz w:val="28"/>
          <w:szCs w:val="28"/>
        </w:rPr>
        <w:t>on trust</w:t>
      </w:r>
      <w:r>
        <w:rPr>
          <w:sz w:val="28"/>
          <w:szCs w:val="28"/>
        </w:rPr>
        <w:t xml:space="preserve">, </w:t>
      </w:r>
      <w:r w:rsidRPr="007D2F23">
        <w:rPr>
          <w:sz w:val="28"/>
          <w:szCs w:val="28"/>
        </w:rPr>
        <w:t xml:space="preserve">and </w:t>
      </w:r>
      <w:r>
        <w:rPr>
          <w:sz w:val="28"/>
          <w:szCs w:val="28"/>
        </w:rPr>
        <w:t xml:space="preserve">they can rarely ever </w:t>
      </w:r>
      <w:r>
        <w:rPr>
          <w:sz w:val="28"/>
          <w:szCs w:val="28"/>
        </w:rPr>
        <w:lastRenderedPageBreak/>
        <w:t xml:space="preserve">be derived simply from formal argumentation or </w:t>
      </w:r>
      <w:r w:rsidRPr="007D2F23">
        <w:rPr>
          <w:sz w:val="28"/>
          <w:szCs w:val="28"/>
        </w:rPr>
        <w:t xml:space="preserve">assent to a </w:t>
      </w:r>
      <w:r>
        <w:rPr>
          <w:sz w:val="28"/>
          <w:szCs w:val="28"/>
        </w:rPr>
        <w:t>S</w:t>
      </w:r>
      <w:r w:rsidRPr="007D2F23">
        <w:rPr>
          <w:sz w:val="28"/>
          <w:szCs w:val="28"/>
        </w:rPr>
        <w:t xml:space="preserve">cholar’s </w:t>
      </w:r>
      <w:r w:rsidRPr="00CE5D5D">
        <w:rPr>
          <w:b/>
          <w:bCs/>
          <w:sz w:val="28"/>
          <w:szCs w:val="28"/>
        </w:rPr>
        <w:t>syllogisms</w:t>
      </w:r>
      <w:r w:rsidRPr="007D2F23">
        <w:rPr>
          <w:sz w:val="28"/>
          <w:szCs w:val="28"/>
        </w:rPr>
        <w:t>.</w:t>
      </w:r>
      <w:r>
        <w:rPr>
          <w:rStyle w:val="FootnoteReference"/>
          <w:sz w:val="28"/>
          <w:szCs w:val="28"/>
        </w:rPr>
        <w:footnoteReference w:id="113"/>
      </w:r>
    </w:p>
    <w:p w14:paraId="198A60FA" w14:textId="7F32C833" w:rsidR="008919EA" w:rsidRDefault="008919EA" w:rsidP="008919EA">
      <w:pPr>
        <w:autoSpaceDE w:val="0"/>
        <w:autoSpaceDN w:val="0"/>
        <w:adjustRightInd w:val="0"/>
        <w:ind w:left="1440" w:right="1350"/>
        <w:rPr>
          <w:rFonts w:asciiTheme="majorBidi" w:hAnsiTheme="majorBidi" w:cstheme="majorBidi"/>
          <w:sz w:val="20"/>
          <w:szCs w:val="20"/>
        </w:rPr>
      </w:pPr>
      <w:r w:rsidRPr="00B16600">
        <w:rPr>
          <w:rFonts w:asciiTheme="majorBidi" w:hAnsiTheme="majorBidi" w:cstheme="majorBidi"/>
          <w:sz w:val="20"/>
          <w:szCs w:val="20"/>
        </w:rPr>
        <w:lastRenderedPageBreak/>
        <w:t xml:space="preserve">Image </w:t>
      </w:r>
      <w:r>
        <w:rPr>
          <w:rFonts w:asciiTheme="majorBidi" w:hAnsiTheme="majorBidi" w:cstheme="majorBidi"/>
          <w:sz w:val="20"/>
          <w:szCs w:val="20"/>
        </w:rPr>
        <w:t>2</w:t>
      </w:r>
      <w:r w:rsidR="0095163E">
        <w:rPr>
          <w:rFonts w:asciiTheme="majorBidi" w:hAnsiTheme="majorBidi" w:cstheme="majorBidi"/>
          <w:sz w:val="20"/>
          <w:szCs w:val="20"/>
        </w:rPr>
        <w:t>4</w:t>
      </w:r>
      <w:r w:rsidRPr="00B16600">
        <w:rPr>
          <w:rFonts w:asciiTheme="majorBidi" w:hAnsiTheme="majorBidi" w:cstheme="majorBidi"/>
          <w:sz w:val="20"/>
          <w:szCs w:val="20"/>
        </w:rPr>
        <w:t>:</w:t>
      </w:r>
    </w:p>
    <w:p w14:paraId="6CB721F9" w14:textId="77777777" w:rsidR="008919EA" w:rsidRDefault="008919EA" w:rsidP="008919EA">
      <w:pPr>
        <w:autoSpaceDE w:val="0"/>
        <w:autoSpaceDN w:val="0"/>
        <w:adjustRightInd w:val="0"/>
        <w:ind w:left="1440" w:right="1350"/>
        <w:rPr>
          <w:rFonts w:asciiTheme="majorBidi" w:hAnsiTheme="majorBidi" w:cstheme="majorBidi"/>
          <w:sz w:val="20"/>
          <w:szCs w:val="20"/>
        </w:rPr>
      </w:pPr>
    </w:p>
    <w:p w14:paraId="489F2E6A" w14:textId="77777777" w:rsidR="008919EA" w:rsidRDefault="008919EA" w:rsidP="008919EA">
      <w:pPr>
        <w:autoSpaceDE w:val="0"/>
        <w:autoSpaceDN w:val="0"/>
        <w:adjustRightInd w:val="0"/>
        <w:ind w:left="1440" w:right="1350"/>
        <w:rPr>
          <w:rFonts w:asciiTheme="majorBidi" w:hAnsiTheme="majorBidi" w:cstheme="majorBidi"/>
          <w:sz w:val="20"/>
          <w:szCs w:val="20"/>
        </w:rPr>
      </w:pPr>
    </w:p>
    <w:p w14:paraId="1DC473FF" w14:textId="77777777" w:rsidR="008919EA" w:rsidRDefault="008919EA" w:rsidP="008919EA">
      <w:pPr>
        <w:autoSpaceDE w:val="0"/>
        <w:autoSpaceDN w:val="0"/>
        <w:adjustRightInd w:val="0"/>
        <w:ind w:left="1440" w:right="1350"/>
        <w:rPr>
          <w:rFonts w:asciiTheme="majorBidi" w:hAnsiTheme="majorBidi" w:cstheme="majorBidi"/>
          <w:sz w:val="20"/>
          <w:szCs w:val="20"/>
        </w:rPr>
      </w:pPr>
    </w:p>
    <w:p w14:paraId="14A2CF29" w14:textId="77777777" w:rsidR="008919EA" w:rsidRDefault="008919EA" w:rsidP="008919EA">
      <w:pPr>
        <w:autoSpaceDE w:val="0"/>
        <w:autoSpaceDN w:val="0"/>
        <w:adjustRightInd w:val="0"/>
        <w:ind w:left="1440" w:right="1350"/>
        <w:rPr>
          <w:rFonts w:asciiTheme="majorBidi" w:hAnsiTheme="majorBidi" w:cstheme="majorBidi"/>
          <w:sz w:val="20"/>
          <w:szCs w:val="20"/>
        </w:rPr>
      </w:pPr>
    </w:p>
    <w:p w14:paraId="1CA872E0" w14:textId="77777777" w:rsidR="00091B05" w:rsidRDefault="00091B05" w:rsidP="008919EA">
      <w:pPr>
        <w:autoSpaceDE w:val="0"/>
        <w:autoSpaceDN w:val="0"/>
        <w:adjustRightInd w:val="0"/>
        <w:ind w:left="1440" w:right="1350"/>
        <w:rPr>
          <w:rFonts w:asciiTheme="majorBidi" w:hAnsiTheme="majorBidi" w:cstheme="majorBidi"/>
          <w:sz w:val="20"/>
          <w:szCs w:val="20"/>
        </w:rPr>
      </w:pPr>
    </w:p>
    <w:p w14:paraId="7E6D3514" w14:textId="77777777" w:rsidR="006C3875" w:rsidRDefault="006C3875" w:rsidP="008919EA">
      <w:pPr>
        <w:autoSpaceDE w:val="0"/>
        <w:autoSpaceDN w:val="0"/>
        <w:adjustRightInd w:val="0"/>
        <w:ind w:left="1440" w:right="1350"/>
        <w:rPr>
          <w:rFonts w:asciiTheme="majorBidi" w:hAnsiTheme="majorBidi" w:cstheme="majorBidi"/>
          <w:sz w:val="20"/>
          <w:szCs w:val="20"/>
        </w:rPr>
      </w:pPr>
    </w:p>
    <w:p w14:paraId="3B4F73E1" w14:textId="77777777" w:rsidR="006C3875" w:rsidRDefault="006C3875" w:rsidP="008919EA">
      <w:pPr>
        <w:autoSpaceDE w:val="0"/>
        <w:autoSpaceDN w:val="0"/>
        <w:adjustRightInd w:val="0"/>
        <w:ind w:left="1440" w:right="1350"/>
        <w:rPr>
          <w:rFonts w:asciiTheme="majorBidi" w:hAnsiTheme="majorBidi" w:cstheme="majorBidi"/>
          <w:sz w:val="20"/>
          <w:szCs w:val="20"/>
        </w:rPr>
      </w:pPr>
    </w:p>
    <w:p w14:paraId="4642D30E" w14:textId="77777777" w:rsidR="00091B05" w:rsidRDefault="00091B05" w:rsidP="008919EA">
      <w:pPr>
        <w:autoSpaceDE w:val="0"/>
        <w:autoSpaceDN w:val="0"/>
        <w:adjustRightInd w:val="0"/>
        <w:ind w:left="1440" w:right="1350"/>
        <w:rPr>
          <w:rFonts w:asciiTheme="majorBidi" w:hAnsiTheme="majorBidi" w:cstheme="majorBidi"/>
          <w:sz w:val="20"/>
          <w:szCs w:val="20"/>
        </w:rPr>
      </w:pPr>
    </w:p>
    <w:p w14:paraId="124507BE" w14:textId="77777777" w:rsidR="00091B05" w:rsidRPr="00B16600" w:rsidRDefault="00091B05" w:rsidP="008919EA">
      <w:pPr>
        <w:autoSpaceDE w:val="0"/>
        <w:autoSpaceDN w:val="0"/>
        <w:adjustRightInd w:val="0"/>
        <w:ind w:left="1440" w:right="1350"/>
        <w:rPr>
          <w:rFonts w:asciiTheme="majorBidi" w:hAnsiTheme="majorBidi" w:cstheme="majorBidi"/>
          <w:sz w:val="20"/>
          <w:szCs w:val="20"/>
        </w:rPr>
      </w:pPr>
    </w:p>
    <w:p w14:paraId="44F22359" w14:textId="38A16229" w:rsidR="008919EA" w:rsidRPr="00B16600" w:rsidRDefault="008919EA" w:rsidP="008919EA">
      <w:pPr>
        <w:autoSpaceDE w:val="0"/>
        <w:autoSpaceDN w:val="0"/>
        <w:adjustRightInd w:val="0"/>
        <w:ind w:left="1440" w:right="1350"/>
        <w:rPr>
          <w:rFonts w:asciiTheme="majorBidi" w:hAnsiTheme="majorBidi" w:cstheme="majorBidi"/>
          <w:sz w:val="20"/>
          <w:szCs w:val="20"/>
        </w:rPr>
      </w:pPr>
      <w:r w:rsidRPr="00B16600">
        <w:rPr>
          <w:rFonts w:asciiTheme="majorBidi" w:hAnsiTheme="majorBidi" w:cstheme="majorBidi"/>
          <w:sz w:val="20"/>
          <w:szCs w:val="20"/>
        </w:rPr>
        <w:t>Functional Certitude (</w:t>
      </w:r>
      <w:r w:rsidRPr="00E34BC5">
        <w:rPr>
          <w:i/>
          <w:iCs/>
          <w:sz w:val="20"/>
          <w:szCs w:val="20"/>
        </w:rPr>
        <w:t>al-Yaq</w:t>
      </w:r>
      <w:r w:rsidRPr="00E34BC5">
        <w:rPr>
          <w:rFonts w:asciiTheme="majorBidi" w:hAnsiTheme="majorBidi" w:cstheme="majorBidi"/>
          <w:i/>
          <w:iCs/>
          <w:sz w:val="20"/>
          <w:szCs w:val="20"/>
        </w:rPr>
        <w:t>ī</w:t>
      </w:r>
      <w:r w:rsidRPr="00E34BC5">
        <w:rPr>
          <w:i/>
          <w:iCs/>
          <w:sz w:val="20"/>
          <w:szCs w:val="20"/>
        </w:rPr>
        <w:t>n al-W</w:t>
      </w:r>
      <w:r w:rsidRPr="00E34BC5">
        <w:rPr>
          <w:rFonts w:asciiTheme="majorBidi" w:hAnsiTheme="majorBidi" w:cstheme="majorBidi"/>
          <w:i/>
          <w:iCs/>
          <w:sz w:val="20"/>
          <w:szCs w:val="20"/>
        </w:rPr>
        <w:t>ā</w:t>
      </w:r>
      <w:r w:rsidRPr="00E34BC5">
        <w:rPr>
          <w:i/>
          <w:iCs/>
          <w:sz w:val="20"/>
          <w:szCs w:val="20"/>
        </w:rPr>
        <w:t>qi‘</w:t>
      </w:r>
      <w:r w:rsidRPr="00E34BC5">
        <w:rPr>
          <w:rFonts w:asciiTheme="majorBidi" w:hAnsiTheme="majorBidi" w:cstheme="majorBidi"/>
          <w:i/>
          <w:iCs/>
          <w:sz w:val="20"/>
          <w:szCs w:val="20"/>
        </w:rPr>
        <w:t>ī</w:t>
      </w:r>
      <w:r w:rsidRPr="00B16600">
        <w:rPr>
          <w:rFonts w:asciiTheme="majorBidi" w:hAnsiTheme="majorBidi" w:cstheme="majorBidi"/>
          <w:sz w:val="20"/>
          <w:szCs w:val="20"/>
        </w:rPr>
        <w:t>) is the foundation of</w:t>
      </w:r>
      <w:r w:rsidR="00091B05">
        <w:rPr>
          <w:rFonts w:asciiTheme="majorBidi" w:hAnsiTheme="majorBidi" w:cstheme="majorBidi"/>
          <w:sz w:val="20"/>
          <w:szCs w:val="20"/>
        </w:rPr>
        <w:t xml:space="preserve"> life and</w:t>
      </w:r>
      <w:r w:rsidRPr="00B16600">
        <w:rPr>
          <w:rFonts w:asciiTheme="majorBidi" w:hAnsiTheme="majorBidi" w:cstheme="majorBidi"/>
          <w:sz w:val="20"/>
          <w:szCs w:val="20"/>
        </w:rPr>
        <w:t xml:space="preserve"> a strong Teacher-Student fellowship.</w:t>
      </w:r>
    </w:p>
    <w:p w14:paraId="55726DB2" w14:textId="77777777" w:rsidR="00E86172" w:rsidRDefault="00E86172" w:rsidP="00E86172">
      <w:pPr>
        <w:autoSpaceDE w:val="0"/>
        <w:autoSpaceDN w:val="0"/>
        <w:adjustRightInd w:val="0"/>
        <w:rPr>
          <w:sz w:val="28"/>
          <w:szCs w:val="28"/>
        </w:rPr>
      </w:pPr>
    </w:p>
    <w:p w14:paraId="21E731DD" w14:textId="7A48BB08" w:rsidR="00E86172" w:rsidRDefault="00E86172" w:rsidP="00E86172">
      <w:pPr>
        <w:autoSpaceDE w:val="0"/>
        <w:autoSpaceDN w:val="0"/>
        <w:adjustRightInd w:val="0"/>
        <w:rPr>
          <w:rFonts w:asciiTheme="majorBidi" w:hAnsiTheme="majorBidi" w:cstheme="majorBidi"/>
          <w:sz w:val="28"/>
          <w:szCs w:val="28"/>
        </w:rPr>
      </w:pPr>
      <w:r>
        <w:rPr>
          <w:sz w:val="28"/>
          <w:szCs w:val="28"/>
        </w:rPr>
        <w:t xml:space="preserve">Although it </w:t>
      </w:r>
      <w:r w:rsidR="008919EA">
        <w:rPr>
          <w:sz w:val="28"/>
          <w:szCs w:val="28"/>
        </w:rPr>
        <w:t>might</w:t>
      </w:r>
      <w:r>
        <w:rPr>
          <w:sz w:val="28"/>
          <w:szCs w:val="28"/>
        </w:rPr>
        <w:t xml:space="preserve"> appear that sound </w:t>
      </w:r>
      <w:r w:rsidR="005C3044">
        <w:rPr>
          <w:sz w:val="28"/>
          <w:szCs w:val="28"/>
        </w:rPr>
        <w:t>L</w:t>
      </w:r>
      <w:r>
        <w:rPr>
          <w:sz w:val="28"/>
          <w:szCs w:val="28"/>
        </w:rPr>
        <w:t xml:space="preserve">ogical syllogisms should be able to stand alone as proof of the truth, they do not </w:t>
      </w:r>
      <w:r w:rsidR="00256FF5">
        <w:rPr>
          <w:sz w:val="28"/>
          <w:szCs w:val="28"/>
        </w:rPr>
        <w:t xml:space="preserve">generally perform that function </w:t>
      </w:r>
      <w:r>
        <w:rPr>
          <w:sz w:val="28"/>
          <w:szCs w:val="28"/>
        </w:rPr>
        <w:t xml:space="preserve">as a matter of fact. Other qualities of the human Soul such as humility, moral submission, and related psychological and </w:t>
      </w:r>
      <w:r w:rsidR="00256FF5">
        <w:rPr>
          <w:sz w:val="28"/>
          <w:szCs w:val="28"/>
        </w:rPr>
        <w:t>S</w:t>
      </w:r>
      <w:r>
        <w:rPr>
          <w:sz w:val="28"/>
          <w:szCs w:val="28"/>
        </w:rPr>
        <w:t xml:space="preserve">piritual </w:t>
      </w:r>
      <w:r w:rsidR="00256FF5">
        <w:rPr>
          <w:sz w:val="28"/>
          <w:szCs w:val="28"/>
        </w:rPr>
        <w:t>aptitudes</w:t>
      </w:r>
      <w:r>
        <w:rPr>
          <w:sz w:val="28"/>
          <w:szCs w:val="28"/>
        </w:rPr>
        <w:t xml:space="preserve"> are required before even the clearest and soundest of syllogisms can do their work and have their desired effect. No </w:t>
      </w:r>
      <w:r w:rsidR="00256FF5">
        <w:rPr>
          <w:sz w:val="28"/>
          <w:szCs w:val="28"/>
        </w:rPr>
        <w:t>H</w:t>
      </w:r>
      <w:r>
        <w:rPr>
          <w:sz w:val="28"/>
          <w:szCs w:val="28"/>
        </w:rPr>
        <w:t xml:space="preserve">uman </w:t>
      </w:r>
      <w:r w:rsidR="00256FF5">
        <w:rPr>
          <w:sz w:val="28"/>
          <w:szCs w:val="28"/>
        </w:rPr>
        <w:t>B</w:t>
      </w:r>
      <w:r>
        <w:rPr>
          <w:sz w:val="28"/>
          <w:szCs w:val="28"/>
        </w:rPr>
        <w:t xml:space="preserve">eing can be forced to accept the truth against </w:t>
      </w:r>
      <w:r w:rsidRPr="00232E9D">
        <w:rPr>
          <w:b/>
          <w:bCs/>
          <w:sz w:val="28"/>
          <w:szCs w:val="28"/>
        </w:rPr>
        <w:t>his</w:t>
      </w:r>
      <w:r>
        <w:rPr>
          <w:rStyle w:val="FootnoteReference"/>
          <w:sz w:val="28"/>
          <w:szCs w:val="28"/>
        </w:rPr>
        <w:footnoteReference w:id="114"/>
      </w:r>
      <w:r>
        <w:rPr>
          <w:b/>
          <w:bCs/>
          <w:sz w:val="28"/>
          <w:szCs w:val="28"/>
        </w:rPr>
        <w:t xml:space="preserve"> </w:t>
      </w:r>
      <w:r>
        <w:rPr>
          <w:sz w:val="28"/>
          <w:szCs w:val="28"/>
        </w:rPr>
        <w:t xml:space="preserve">will. This </w:t>
      </w:r>
      <w:r w:rsidR="00256FF5">
        <w:rPr>
          <w:sz w:val="28"/>
          <w:szCs w:val="28"/>
        </w:rPr>
        <w:t>H</w:t>
      </w:r>
      <w:r>
        <w:rPr>
          <w:sz w:val="28"/>
          <w:szCs w:val="28"/>
        </w:rPr>
        <w:t xml:space="preserve">uman reality is </w:t>
      </w:r>
      <w:r>
        <w:rPr>
          <w:sz w:val="28"/>
          <w:szCs w:val="28"/>
        </w:rPr>
        <w:lastRenderedPageBreak/>
        <w:t xml:space="preserve">reflected in the </w:t>
      </w:r>
      <w:r w:rsidRPr="00EB5491">
        <w:rPr>
          <w:rFonts w:asciiTheme="majorBidi" w:hAnsiTheme="majorBidi" w:cstheme="majorBidi"/>
          <w:sz w:val="28"/>
          <w:szCs w:val="28"/>
        </w:rPr>
        <w:t>Qur’ān</w:t>
      </w:r>
      <w:r>
        <w:rPr>
          <w:rFonts w:asciiTheme="majorBidi" w:hAnsiTheme="majorBidi" w:cstheme="majorBidi"/>
          <w:sz w:val="28"/>
          <w:szCs w:val="28"/>
        </w:rPr>
        <w:t xml:space="preserve"> when it speaks of the stubborn opposition of the idolaters of Mecca to the Prophet’s call. On more than one occasion, the idolaters disingenuously and mockingly asked the Prophet to bring God’s Angels before their eyes, so that they could know he was speaking the </w:t>
      </w:r>
      <w:r w:rsidR="0066138E">
        <w:rPr>
          <w:rFonts w:asciiTheme="majorBidi" w:hAnsiTheme="majorBidi" w:cstheme="majorBidi"/>
          <w:sz w:val="28"/>
          <w:szCs w:val="28"/>
        </w:rPr>
        <w:t>T</w:t>
      </w:r>
      <w:r>
        <w:rPr>
          <w:rFonts w:asciiTheme="majorBidi" w:hAnsiTheme="majorBidi" w:cstheme="majorBidi"/>
          <w:sz w:val="28"/>
          <w:szCs w:val="28"/>
        </w:rPr>
        <w:t>ruth (</w:t>
      </w:r>
      <w:r w:rsidRPr="00EB5491">
        <w:rPr>
          <w:rFonts w:asciiTheme="majorBidi" w:hAnsiTheme="majorBidi" w:cstheme="majorBidi"/>
          <w:sz w:val="28"/>
          <w:szCs w:val="28"/>
        </w:rPr>
        <w:t>Qur’ān</w:t>
      </w:r>
      <w:r>
        <w:rPr>
          <w:rFonts w:asciiTheme="majorBidi" w:hAnsiTheme="majorBidi" w:cstheme="majorBidi"/>
          <w:sz w:val="28"/>
          <w:szCs w:val="28"/>
        </w:rPr>
        <w:t xml:space="preserve">, 15:7; 17:92; cf. 6:8; 11:12; 13:31; 17:90-93; 21:3; 25:7; 43:53). In response to such requests, God revealed: </w:t>
      </w:r>
    </w:p>
    <w:p w14:paraId="3D70A9DA" w14:textId="77777777" w:rsidR="00E86172" w:rsidRDefault="00E86172" w:rsidP="00E86172">
      <w:pPr>
        <w:autoSpaceDE w:val="0"/>
        <w:autoSpaceDN w:val="0"/>
        <w:adjustRightInd w:val="0"/>
        <w:rPr>
          <w:rFonts w:asciiTheme="majorBidi" w:hAnsiTheme="majorBidi" w:cstheme="majorBidi"/>
          <w:sz w:val="28"/>
          <w:szCs w:val="28"/>
        </w:rPr>
      </w:pPr>
    </w:p>
    <w:p w14:paraId="2630DD60" w14:textId="77777777" w:rsidR="00E86172" w:rsidRPr="001812E7" w:rsidRDefault="00E86172" w:rsidP="00E86172">
      <w:pPr>
        <w:autoSpaceDE w:val="0"/>
        <w:autoSpaceDN w:val="0"/>
        <w:adjustRightInd w:val="0"/>
        <w:ind w:left="540" w:right="900"/>
        <w:rPr>
          <w:rStyle w:val="apple-converted-space"/>
          <w:rFonts w:eastAsiaTheme="majorEastAsia"/>
        </w:rPr>
      </w:pPr>
      <w:r w:rsidRPr="001812E7">
        <w:rPr>
          <w:rStyle w:val="apple-converted-space"/>
          <w:rFonts w:eastAsiaTheme="majorEastAsia"/>
        </w:rPr>
        <w:t xml:space="preserve">Even if We had opened up for them a gateway [above them] into Heaven and they </w:t>
      </w:r>
      <w:r>
        <w:rPr>
          <w:rStyle w:val="apple-converted-space"/>
          <w:rFonts w:eastAsiaTheme="majorEastAsia"/>
        </w:rPr>
        <w:t xml:space="preserve">had </w:t>
      </w:r>
      <w:r w:rsidRPr="001812E7">
        <w:rPr>
          <w:rStyle w:val="apple-converted-space"/>
          <w:rFonts w:eastAsiaTheme="majorEastAsia"/>
        </w:rPr>
        <w:t xml:space="preserve">proceeded to ascend through it [higher and higher], they would [still] </w:t>
      </w:r>
      <w:r>
        <w:rPr>
          <w:rStyle w:val="apple-converted-space"/>
          <w:rFonts w:eastAsiaTheme="majorEastAsia"/>
        </w:rPr>
        <w:t xml:space="preserve">have </w:t>
      </w:r>
      <w:r w:rsidRPr="001812E7">
        <w:rPr>
          <w:rStyle w:val="apple-converted-space"/>
          <w:rFonts w:eastAsiaTheme="majorEastAsia"/>
        </w:rPr>
        <w:t>s</w:t>
      </w:r>
      <w:r>
        <w:rPr>
          <w:rStyle w:val="apple-converted-space"/>
          <w:rFonts w:eastAsiaTheme="majorEastAsia"/>
        </w:rPr>
        <w:t>aid</w:t>
      </w:r>
      <w:r w:rsidRPr="001812E7">
        <w:rPr>
          <w:rStyle w:val="apple-converted-space"/>
          <w:rFonts w:eastAsiaTheme="majorEastAsia"/>
        </w:rPr>
        <w:t>: “Our eyes are only hallucinating. No [undoubtedly], we are a people who have been spellbound by sorcery” (</w:t>
      </w:r>
      <w:r w:rsidRPr="001812E7">
        <w:rPr>
          <w:rFonts w:asciiTheme="majorBidi" w:hAnsiTheme="majorBidi" w:cstheme="majorBidi"/>
        </w:rPr>
        <w:t>Ḥ</w:t>
      </w:r>
      <w:r w:rsidRPr="001812E7">
        <w:rPr>
          <w:rStyle w:val="apple-converted-space"/>
          <w:rFonts w:eastAsiaTheme="majorEastAsia"/>
        </w:rPr>
        <w:t xml:space="preserve">ijr, 15:14-15). </w:t>
      </w:r>
    </w:p>
    <w:p w14:paraId="3BA962CC" w14:textId="77777777" w:rsidR="00E86172" w:rsidRDefault="00E86172" w:rsidP="00E86172">
      <w:pPr>
        <w:autoSpaceDE w:val="0"/>
        <w:autoSpaceDN w:val="0"/>
        <w:adjustRightInd w:val="0"/>
        <w:rPr>
          <w:rStyle w:val="apple-converted-space"/>
          <w:rFonts w:eastAsiaTheme="majorEastAsia"/>
        </w:rPr>
      </w:pPr>
    </w:p>
    <w:p w14:paraId="6C400B6A" w14:textId="53D12731" w:rsidR="00E86172" w:rsidRPr="0082021B" w:rsidRDefault="00E86172" w:rsidP="00E86172">
      <w:pPr>
        <w:autoSpaceDE w:val="0"/>
        <w:autoSpaceDN w:val="0"/>
        <w:adjustRightInd w:val="0"/>
        <w:rPr>
          <w:rStyle w:val="apple-converted-space"/>
          <w:rFonts w:eastAsiaTheme="majorEastAsia"/>
          <w:b/>
          <w:bCs/>
          <w:sz w:val="28"/>
          <w:szCs w:val="28"/>
        </w:rPr>
      </w:pPr>
      <w:r>
        <w:rPr>
          <w:rStyle w:val="apple-converted-space"/>
          <w:rFonts w:eastAsiaTheme="majorEastAsia"/>
          <w:sz w:val="28"/>
          <w:szCs w:val="28"/>
        </w:rPr>
        <w:t>The</w:t>
      </w:r>
      <w:r w:rsidRPr="00782403">
        <w:rPr>
          <w:rStyle w:val="apple-converted-space"/>
          <w:rFonts w:eastAsiaTheme="majorEastAsia"/>
          <w:sz w:val="28"/>
          <w:szCs w:val="28"/>
        </w:rPr>
        <w:t xml:space="preserve"> immediate context for this </w:t>
      </w:r>
      <w:r w:rsidR="0066138E">
        <w:rPr>
          <w:rStyle w:val="apple-converted-space"/>
          <w:rFonts w:eastAsiaTheme="majorEastAsia"/>
          <w:sz w:val="28"/>
          <w:szCs w:val="28"/>
        </w:rPr>
        <w:t>R</w:t>
      </w:r>
      <w:r w:rsidRPr="00782403">
        <w:rPr>
          <w:rStyle w:val="apple-converted-space"/>
          <w:rFonts w:eastAsiaTheme="majorEastAsia"/>
          <w:sz w:val="28"/>
          <w:szCs w:val="28"/>
        </w:rPr>
        <w:t>evelation is</w:t>
      </w:r>
      <w:r>
        <w:rPr>
          <w:rStyle w:val="apple-converted-space"/>
          <w:rFonts w:eastAsiaTheme="majorEastAsia"/>
          <w:sz w:val="28"/>
          <w:szCs w:val="28"/>
        </w:rPr>
        <w:t xml:space="preserve"> indicated in</w:t>
      </w:r>
      <w:r w:rsidRPr="00782403">
        <w:rPr>
          <w:rStyle w:val="apple-converted-space"/>
          <w:rFonts w:eastAsiaTheme="majorEastAsia"/>
          <w:sz w:val="28"/>
          <w:szCs w:val="28"/>
        </w:rPr>
        <w:t xml:space="preserve"> the earlier verse in the same Chapter, wh</w:t>
      </w:r>
      <w:r w:rsidRPr="0082021B">
        <w:rPr>
          <w:rStyle w:val="apple-converted-space"/>
          <w:rFonts w:eastAsiaTheme="majorEastAsia"/>
          <w:sz w:val="28"/>
          <w:szCs w:val="28"/>
        </w:rPr>
        <w:t>ich states that the idolaters had asked the Prophet: “Why do you not bring us the Angels, if you are among those who speak the truth?” (</w:t>
      </w:r>
      <w:r w:rsidRPr="0082021B">
        <w:rPr>
          <w:rFonts w:asciiTheme="majorBidi" w:hAnsiTheme="majorBidi" w:cstheme="majorBidi"/>
          <w:sz w:val="28"/>
          <w:szCs w:val="28"/>
        </w:rPr>
        <w:t>Ḥ</w:t>
      </w:r>
      <w:r w:rsidRPr="0082021B">
        <w:rPr>
          <w:rStyle w:val="apple-converted-space"/>
          <w:rFonts w:eastAsiaTheme="majorEastAsia"/>
          <w:sz w:val="28"/>
          <w:szCs w:val="28"/>
        </w:rPr>
        <w:t xml:space="preserve">ijr, 15:7). Ostensibly, they were only demanding to see the Angels as proof of the Prophet’s truthfulness. In reality, however, their question was </w:t>
      </w:r>
      <w:r>
        <w:rPr>
          <w:rStyle w:val="apple-converted-space"/>
          <w:rFonts w:eastAsiaTheme="majorEastAsia"/>
          <w:sz w:val="28"/>
          <w:szCs w:val="28"/>
        </w:rPr>
        <w:t>nothing but</w:t>
      </w:r>
      <w:r w:rsidRPr="0082021B">
        <w:rPr>
          <w:rStyle w:val="apple-converted-space"/>
          <w:rFonts w:eastAsiaTheme="majorEastAsia"/>
          <w:sz w:val="28"/>
          <w:szCs w:val="28"/>
        </w:rPr>
        <w:t xml:space="preserve"> mockery, and God indicates that they would have denied the Prophet in all cases</w:t>
      </w:r>
      <w:r w:rsidR="008B1069">
        <w:rPr>
          <w:rStyle w:val="apple-converted-space"/>
          <w:rFonts w:eastAsiaTheme="majorEastAsia"/>
          <w:sz w:val="28"/>
          <w:szCs w:val="28"/>
        </w:rPr>
        <w:t>—even if he produced the Angels—b</w:t>
      </w:r>
      <w:r w:rsidRPr="0082021B">
        <w:rPr>
          <w:rStyle w:val="apple-converted-space"/>
          <w:rFonts w:eastAsiaTheme="majorEastAsia"/>
          <w:sz w:val="28"/>
          <w:szCs w:val="28"/>
        </w:rPr>
        <w:t xml:space="preserve">ecause they had already </w:t>
      </w:r>
      <w:r w:rsidR="008247DA">
        <w:rPr>
          <w:rStyle w:val="apple-converted-space"/>
          <w:rFonts w:eastAsiaTheme="majorEastAsia"/>
          <w:sz w:val="28"/>
          <w:szCs w:val="28"/>
        </w:rPr>
        <w:t>forsworn</w:t>
      </w:r>
      <w:r w:rsidRPr="0082021B">
        <w:rPr>
          <w:rStyle w:val="apple-converted-space"/>
          <w:rFonts w:eastAsiaTheme="majorEastAsia"/>
          <w:sz w:val="28"/>
          <w:szCs w:val="28"/>
        </w:rPr>
        <w:t xml:space="preserve"> themselves </w:t>
      </w:r>
      <w:r w:rsidR="008247DA">
        <w:rPr>
          <w:rStyle w:val="apple-converted-space"/>
          <w:rFonts w:eastAsiaTheme="majorEastAsia"/>
          <w:sz w:val="28"/>
          <w:szCs w:val="28"/>
        </w:rPr>
        <w:t>to</w:t>
      </w:r>
      <w:r w:rsidRPr="0082021B">
        <w:rPr>
          <w:rStyle w:val="apple-converted-space"/>
          <w:rFonts w:eastAsiaTheme="majorEastAsia"/>
          <w:sz w:val="28"/>
          <w:szCs w:val="28"/>
        </w:rPr>
        <w:t xml:space="preserve"> their state of opposition to him and his </w:t>
      </w:r>
      <w:r>
        <w:rPr>
          <w:rStyle w:val="apple-converted-space"/>
          <w:rFonts w:eastAsiaTheme="majorEastAsia"/>
          <w:sz w:val="28"/>
          <w:szCs w:val="28"/>
        </w:rPr>
        <w:t>M</w:t>
      </w:r>
      <w:r w:rsidRPr="0082021B">
        <w:rPr>
          <w:rStyle w:val="apple-converted-space"/>
          <w:rFonts w:eastAsiaTheme="majorEastAsia"/>
          <w:sz w:val="28"/>
          <w:szCs w:val="28"/>
        </w:rPr>
        <w:t xml:space="preserve">essage </w:t>
      </w:r>
      <w:r w:rsidR="00B16664">
        <w:rPr>
          <w:rStyle w:val="apple-converted-space"/>
          <w:rFonts w:eastAsiaTheme="majorEastAsia"/>
          <w:sz w:val="28"/>
          <w:szCs w:val="28"/>
        </w:rPr>
        <w:t>as well as</w:t>
      </w:r>
      <w:r w:rsidRPr="0082021B">
        <w:rPr>
          <w:rStyle w:val="apple-converted-space"/>
          <w:rFonts w:eastAsiaTheme="majorEastAsia"/>
          <w:sz w:val="28"/>
          <w:szCs w:val="28"/>
        </w:rPr>
        <w:t xml:space="preserve"> their denial of the </w:t>
      </w:r>
      <w:r w:rsidR="00B16664">
        <w:rPr>
          <w:rStyle w:val="apple-converted-space"/>
          <w:rFonts w:eastAsiaTheme="majorEastAsia"/>
          <w:sz w:val="28"/>
          <w:szCs w:val="28"/>
        </w:rPr>
        <w:t>T</w:t>
      </w:r>
      <w:r w:rsidRPr="0082021B">
        <w:rPr>
          <w:rStyle w:val="apple-converted-space"/>
          <w:rFonts w:eastAsiaTheme="majorEastAsia"/>
          <w:sz w:val="28"/>
          <w:szCs w:val="28"/>
        </w:rPr>
        <w:t xml:space="preserve">ruth and </w:t>
      </w:r>
      <w:r>
        <w:rPr>
          <w:rStyle w:val="apple-converted-space"/>
          <w:rFonts w:eastAsiaTheme="majorEastAsia"/>
          <w:sz w:val="28"/>
          <w:szCs w:val="28"/>
        </w:rPr>
        <w:t xml:space="preserve">their </w:t>
      </w:r>
      <w:r w:rsidRPr="0082021B">
        <w:rPr>
          <w:rStyle w:val="apple-converted-space"/>
          <w:rFonts w:eastAsiaTheme="majorEastAsia"/>
          <w:sz w:val="28"/>
          <w:szCs w:val="28"/>
        </w:rPr>
        <w:t>doubt regarding it. Th</w:t>
      </w:r>
      <w:r>
        <w:rPr>
          <w:rStyle w:val="apple-converted-space"/>
          <w:rFonts w:eastAsiaTheme="majorEastAsia"/>
          <w:sz w:val="28"/>
          <w:szCs w:val="28"/>
        </w:rPr>
        <w:t xml:space="preserve">us, it was this </w:t>
      </w:r>
      <w:r w:rsidRPr="0082021B">
        <w:rPr>
          <w:rStyle w:val="apple-converted-space"/>
          <w:rFonts w:eastAsiaTheme="majorEastAsia"/>
          <w:sz w:val="28"/>
          <w:szCs w:val="28"/>
        </w:rPr>
        <w:t>defective</w:t>
      </w:r>
      <w:r w:rsidR="00B16664">
        <w:rPr>
          <w:rStyle w:val="apple-converted-space"/>
          <w:rFonts w:eastAsiaTheme="majorEastAsia"/>
          <w:sz w:val="28"/>
          <w:szCs w:val="28"/>
        </w:rPr>
        <w:t xml:space="preserve"> reflexive</w:t>
      </w:r>
      <w:r w:rsidRPr="0082021B">
        <w:rPr>
          <w:rStyle w:val="apple-converted-space"/>
          <w:rFonts w:eastAsiaTheme="majorEastAsia"/>
          <w:sz w:val="28"/>
          <w:szCs w:val="28"/>
        </w:rPr>
        <w:t xml:space="preserve"> psychological state</w:t>
      </w:r>
      <w:r>
        <w:rPr>
          <w:rStyle w:val="apple-converted-space"/>
          <w:rFonts w:eastAsiaTheme="majorEastAsia"/>
          <w:sz w:val="28"/>
          <w:szCs w:val="28"/>
        </w:rPr>
        <w:t xml:space="preserve"> that</w:t>
      </w:r>
      <w:r w:rsidRPr="0082021B">
        <w:rPr>
          <w:rStyle w:val="apple-converted-space"/>
          <w:rFonts w:eastAsiaTheme="majorEastAsia"/>
          <w:sz w:val="28"/>
          <w:szCs w:val="28"/>
        </w:rPr>
        <w:t xml:space="preserve"> rendered them incapable of grasping the truth and its proofs, no matter how manifest th</w:t>
      </w:r>
      <w:r>
        <w:rPr>
          <w:rStyle w:val="apple-converted-space"/>
          <w:rFonts w:eastAsiaTheme="majorEastAsia"/>
          <w:sz w:val="28"/>
          <w:szCs w:val="28"/>
        </w:rPr>
        <w:t>ose proofs</w:t>
      </w:r>
      <w:r w:rsidRPr="0082021B">
        <w:rPr>
          <w:rStyle w:val="apple-converted-space"/>
          <w:rFonts w:eastAsiaTheme="majorEastAsia"/>
          <w:sz w:val="28"/>
          <w:szCs w:val="28"/>
        </w:rPr>
        <w:t xml:space="preserve"> might be. </w:t>
      </w:r>
    </w:p>
    <w:p w14:paraId="7002E381" w14:textId="77777777" w:rsidR="00E86172" w:rsidRDefault="00E86172" w:rsidP="00E86172">
      <w:pPr>
        <w:autoSpaceDE w:val="0"/>
        <w:autoSpaceDN w:val="0"/>
        <w:adjustRightInd w:val="0"/>
        <w:rPr>
          <w:sz w:val="28"/>
          <w:szCs w:val="28"/>
        </w:rPr>
      </w:pPr>
    </w:p>
    <w:p w14:paraId="68DC36AA" w14:textId="77777777" w:rsidR="00AD4E9E" w:rsidRDefault="00E86172" w:rsidP="00E86172">
      <w:pPr>
        <w:autoSpaceDE w:val="0"/>
        <w:autoSpaceDN w:val="0"/>
        <w:adjustRightInd w:val="0"/>
        <w:rPr>
          <w:sz w:val="28"/>
          <w:szCs w:val="28"/>
        </w:rPr>
      </w:pPr>
      <w:r>
        <w:rPr>
          <w:sz w:val="28"/>
          <w:szCs w:val="28"/>
        </w:rPr>
        <w:t>Truth then is based on a fundamental element of</w:t>
      </w:r>
      <w:r w:rsidRPr="007D2F23">
        <w:rPr>
          <w:sz w:val="28"/>
          <w:szCs w:val="28"/>
        </w:rPr>
        <w:t xml:space="preserve"> trust and </w:t>
      </w:r>
      <w:r w:rsidRPr="003F7D31">
        <w:rPr>
          <w:b/>
          <w:bCs/>
          <w:sz w:val="28"/>
          <w:szCs w:val="28"/>
        </w:rPr>
        <w:t>Functional Certitude</w:t>
      </w:r>
      <w:r>
        <w:rPr>
          <w:sz w:val="28"/>
          <w:szCs w:val="28"/>
        </w:rPr>
        <w:t xml:space="preserve"> regarding those who teach us or present it to us. I</w:t>
      </w:r>
      <w:r w:rsidRPr="007D2F23">
        <w:rPr>
          <w:sz w:val="28"/>
          <w:szCs w:val="28"/>
        </w:rPr>
        <w:t>n fact,</w:t>
      </w:r>
      <w:r>
        <w:rPr>
          <w:sz w:val="28"/>
          <w:szCs w:val="28"/>
        </w:rPr>
        <w:t xml:space="preserve"> such Functional Certainties are the</w:t>
      </w:r>
      <w:r w:rsidRPr="007D2F23">
        <w:rPr>
          <w:sz w:val="28"/>
          <w:szCs w:val="28"/>
        </w:rPr>
        <w:t xml:space="preserve"> primary elements in sound human </w:t>
      </w:r>
      <w:r w:rsidR="003F7D31">
        <w:rPr>
          <w:sz w:val="28"/>
          <w:szCs w:val="28"/>
        </w:rPr>
        <w:t>C</w:t>
      </w:r>
      <w:r w:rsidRPr="007D2F23">
        <w:rPr>
          <w:sz w:val="28"/>
          <w:szCs w:val="28"/>
        </w:rPr>
        <w:t>ulture</w:t>
      </w:r>
      <w:r w:rsidR="003F7D31">
        <w:rPr>
          <w:sz w:val="28"/>
          <w:szCs w:val="28"/>
        </w:rPr>
        <w:t xml:space="preserve"> and Civilization</w:t>
      </w:r>
      <w:r>
        <w:rPr>
          <w:sz w:val="28"/>
          <w:szCs w:val="28"/>
        </w:rPr>
        <w:t xml:space="preserve"> and </w:t>
      </w:r>
      <w:r w:rsidR="003F7D31">
        <w:rPr>
          <w:sz w:val="28"/>
          <w:szCs w:val="28"/>
        </w:rPr>
        <w:t>their</w:t>
      </w:r>
      <w:r>
        <w:rPr>
          <w:sz w:val="28"/>
          <w:szCs w:val="28"/>
        </w:rPr>
        <w:t xml:space="preserve"> transmission</w:t>
      </w:r>
      <w:r w:rsidR="003F7D31">
        <w:rPr>
          <w:sz w:val="28"/>
          <w:szCs w:val="28"/>
        </w:rPr>
        <w:t xml:space="preserve"> and continuity</w:t>
      </w:r>
      <w:r>
        <w:rPr>
          <w:sz w:val="28"/>
          <w:szCs w:val="28"/>
        </w:rPr>
        <w:t xml:space="preserve"> in all times and places,</w:t>
      </w:r>
      <w:r w:rsidR="003F7D31">
        <w:rPr>
          <w:sz w:val="28"/>
          <w:szCs w:val="28"/>
        </w:rPr>
        <w:t xml:space="preserve"> where that actually occurs. Moreover,</w:t>
      </w:r>
      <w:r>
        <w:rPr>
          <w:sz w:val="28"/>
          <w:szCs w:val="28"/>
        </w:rPr>
        <w:t xml:space="preserve"> Functional Certitude is what</w:t>
      </w:r>
      <w:r w:rsidRPr="007D2F23">
        <w:rPr>
          <w:sz w:val="28"/>
          <w:szCs w:val="28"/>
        </w:rPr>
        <w:t xml:space="preserve"> enable</w:t>
      </w:r>
      <w:r>
        <w:rPr>
          <w:sz w:val="28"/>
          <w:szCs w:val="28"/>
        </w:rPr>
        <w:t>s</w:t>
      </w:r>
      <w:r w:rsidRPr="007D2F23">
        <w:rPr>
          <w:sz w:val="28"/>
          <w:szCs w:val="28"/>
        </w:rPr>
        <w:t xml:space="preserve"> us to</w:t>
      </w:r>
      <w:r>
        <w:rPr>
          <w:sz w:val="28"/>
          <w:szCs w:val="28"/>
        </w:rPr>
        <w:t xml:space="preserve"> live and flourish as</w:t>
      </w:r>
      <w:r w:rsidRPr="007D2F23">
        <w:rPr>
          <w:sz w:val="28"/>
          <w:szCs w:val="28"/>
        </w:rPr>
        <w:t xml:space="preserve"> function</w:t>
      </w:r>
      <w:r>
        <w:rPr>
          <w:sz w:val="28"/>
          <w:szCs w:val="28"/>
        </w:rPr>
        <w:t>al</w:t>
      </w:r>
      <w:r w:rsidRPr="007D2F23">
        <w:rPr>
          <w:sz w:val="28"/>
          <w:szCs w:val="28"/>
        </w:rPr>
        <w:t xml:space="preserve"> human beings. </w:t>
      </w:r>
      <w:r>
        <w:rPr>
          <w:sz w:val="28"/>
          <w:szCs w:val="28"/>
        </w:rPr>
        <w:t>For, a</w:t>
      </w:r>
      <w:r w:rsidRPr="007D2F23">
        <w:rPr>
          <w:sz w:val="28"/>
          <w:szCs w:val="28"/>
        </w:rPr>
        <w:t xml:space="preserve">s human beings, we can only live in the shelter of such </w:t>
      </w:r>
      <w:r>
        <w:rPr>
          <w:sz w:val="28"/>
          <w:szCs w:val="28"/>
        </w:rPr>
        <w:t>assuredness</w:t>
      </w:r>
      <w:r w:rsidRPr="007D2F23">
        <w:rPr>
          <w:sz w:val="28"/>
          <w:szCs w:val="28"/>
        </w:rPr>
        <w:t xml:space="preserve">. </w:t>
      </w:r>
      <w:r>
        <w:rPr>
          <w:sz w:val="28"/>
          <w:szCs w:val="28"/>
        </w:rPr>
        <w:t xml:space="preserve">Our sanity is based on our </w:t>
      </w:r>
      <w:r w:rsidRPr="007D2F23">
        <w:rPr>
          <w:sz w:val="28"/>
          <w:szCs w:val="28"/>
        </w:rPr>
        <w:t>natural trust and inherent certain</w:t>
      </w:r>
      <w:r>
        <w:rPr>
          <w:sz w:val="28"/>
          <w:szCs w:val="28"/>
        </w:rPr>
        <w:t>ty</w:t>
      </w:r>
      <w:r w:rsidRPr="007D2F23">
        <w:rPr>
          <w:sz w:val="28"/>
          <w:szCs w:val="28"/>
        </w:rPr>
        <w:t xml:space="preserve">, for example, that </w:t>
      </w:r>
      <w:r>
        <w:rPr>
          <w:sz w:val="28"/>
          <w:szCs w:val="28"/>
        </w:rPr>
        <w:t>truly loving</w:t>
      </w:r>
      <w:r w:rsidRPr="007D2F23">
        <w:rPr>
          <w:sz w:val="28"/>
          <w:szCs w:val="28"/>
        </w:rPr>
        <w:t xml:space="preserve"> mothers will not put poison in the food and drink they give us</w:t>
      </w:r>
      <w:r>
        <w:rPr>
          <w:sz w:val="28"/>
          <w:szCs w:val="28"/>
        </w:rPr>
        <w:t xml:space="preserve">, and it is a mark of the insanity of our present time that so many children, men, and women are deprived of this confidence. </w:t>
      </w:r>
    </w:p>
    <w:p w14:paraId="6AF8AFB6" w14:textId="77777777" w:rsidR="00AD4E9E" w:rsidRDefault="00AD4E9E" w:rsidP="00E86172">
      <w:pPr>
        <w:autoSpaceDE w:val="0"/>
        <w:autoSpaceDN w:val="0"/>
        <w:adjustRightInd w:val="0"/>
        <w:rPr>
          <w:sz w:val="28"/>
          <w:szCs w:val="28"/>
        </w:rPr>
      </w:pPr>
    </w:p>
    <w:p w14:paraId="19B44585" w14:textId="13BE93C2" w:rsidR="00AD4E9E" w:rsidRPr="00C92410" w:rsidRDefault="00AD4E9E" w:rsidP="00C92410">
      <w:pPr>
        <w:ind w:left="1440"/>
        <w:rPr>
          <w:sz w:val="20"/>
          <w:szCs w:val="20"/>
        </w:rPr>
      </w:pPr>
      <w:r w:rsidRPr="00C92410">
        <w:rPr>
          <w:sz w:val="20"/>
          <w:szCs w:val="20"/>
        </w:rPr>
        <w:t>Image 2</w:t>
      </w:r>
      <w:r w:rsidR="0095163E">
        <w:rPr>
          <w:sz w:val="20"/>
          <w:szCs w:val="20"/>
        </w:rPr>
        <w:t>5</w:t>
      </w:r>
      <w:r w:rsidRPr="00C92410">
        <w:rPr>
          <w:sz w:val="20"/>
          <w:szCs w:val="20"/>
        </w:rPr>
        <w:t>:</w:t>
      </w:r>
    </w:p>
    <w:p w14:paraId="33DBCFF1" w14:textId="77777777" w:rsidR="00AD4E9E" w:rsidRPr="00C92410" w:rsidRDefault="00AD4E9E" w:rsidP="00C92410">
      <w:pPr>
        <w:ind w:left="1440"/>
        <w:rPr>
          <w:sz w:val="20"/>
          <w:szCs w:val="20"/>
        </w:rPr>
      </w:pPr>
    </w:p>
    <w:p w14:paraId="79387F7B" w14:textId="77777777" w:rsidR="00D166CC" w:rsidRPr="00C92410" w:rsidRDefault="00D166CC" w:rsidP="00C92410">
      <w:pPr>
        <w:ind w:left="1440"/>
        <w:rPr>
          <w:sz w:val="20"/>
          <w:szCs w:val="20"/>
        </w:rPr>
      </w:pPr>
    </w:p>
    <w:p w14:paraId="1406F224" w14:textId="77777777" w:rsidR="008336F6" w:rsidRDefault="008336F6" w:rsidP="00C92410">
      <w:pPr>
        <w:ind w:left="1440"/>
        <w:rPr>
          <w:sz w:val="20"/>
          <w:szCs w:val="20"/>
        </w:rPr>
      </w:pPr>
    </w:p>
    <w:p w14:paraId="48D130D3" w14:textId="77777777" w:rsidR="006C3875" w:rsidRDefault="006C3875" w:rsidP="00C92410">
      <w:pPr>
        <w:ind w:left="1440"/>
        <w:rPr>
          <w:sz w:val="20"/>
          <w:szCs w:val="20"/>
        </w:rPr>
      </w:pPr>
    </w:p>
    <w:p w14:paraId="7E9B3467" w14:textId="77777777" w:rsidR="006C3875" w:rsidRDefault="006C3875" w:rsidP="00C92410">
      <w:pPr>
        <w:ind w:left="1440"/>
        <w:rPr>
          <w:sz w:val="20"/>
          <w:szCs w:val="20"/>
        </w:rPr>
      </w:pPr>
    </w:p>
    <w:p w14:paraId="7497BEED" w14:textId="77777777" w:rsidR="006C3875" w:rsidRDefault="006C3875" w:rsidP="00C92410">
      <w:pPr>
        <w:ind w:left="1440"/>
        <w:rPr>
          <w:sz w:val="20"/>
          <w:szCs w:val="20"/>
        </w:rPr>
      </w:pPr>
    </w:p>
    <w:p w14:paraId="7FFD48B5" w14:textId="77777777" w:rsidR="006C3875" w:rsidRDefault="006C3875" w:rsidP="00C92410">
      <w:pPr>
        <w:ind w:left="1440"/>
        <w:rPr>
          <w:sz w:val="20"/>
          <w:szCs w:val="20"/>
        </w:rPr>
      </w:pPr>
    </w:p>
    <w:p w14:paraId="2005A388" w14:textId="77777777" w:rsidR="006C3875" w:rsidRPr="00C92410" w:rsidRDefault="006C3875" w:rsidP="00C92410">
      <w:pPr>
        <w:ind w:left="1440"/>
        <w:rPr>
          <w:sz w:val="20"/>
          <w:szCs w:val="20"/>
        </w:rPr>
      </w:pPr>
    </w:p>
    <w:p w14:paraId="0AA49944" w14:textId="77777777" w:rsidR="008336F6" w:rsidRPr="00C92410" w:rsidRDefault="008336F6" w:rsidP="00C92410">
      <w:pPr>
        <w:ind w:left="1440"/>
        <w:rPr>
          <w:sz w:val="20"/>
          <w:szCs w:val="20"/>
        </w:rPr>
      </w:pPr>
    </w:p>
    <w:p w14:paraId="61B53121" w14:textId="77777777" w:rsidR="008336F6" w:rsidRPr="00C92410" w:rsidRDefault="008336F6" w:rsidP="00C92410">
      <w:pPr>
        <w:ind w:left="1440"/>
        <w:rPr>
          <w:sz w:val="20"/>
          <w:szCs w:val="20"/>
        </w:rPr>
      </w:pPr>
    </w:p>
    <w:p w14:paraId="32DFDA78" w14:textId="77777777" w:rsidR="008336F6" w:rsidRPr="00C92410" w:rsidRDefault="008336F6" w:rsidP="00C92410">
      <w:pPr>
        <w:ind w:left="1440"/>
        <w:rPr>
          <w:sz w:val="20"/>
          <w:szCs w:val="20"/>
        </w:rPr>
      </w:pPr>
    </w:p>
    <w:p w14:paraId="4101862F" w14:textId="77777777" w:rsidR="00D166CC" w:rsidRPr="00C92410" w:rsidRDefault="00D166CC" w:rsidP="00C92410">
      <w:pPr>
        <w:ind w:left="1440"/>
        <w:rPr>
          <w:sz w:val="20"/>
          <w:szCs w:val="20"/>
        </w:rPr>
      </w:pPr>
    </w:p>
    <w:p w14:paraId="09F48616" w14:textId="47262FAD" w:rsidR="00D166CC" w:rsidRPr="00C92410" w:rsidRDefault="00D0636E" w:rsidP="00C92410">
      <w:pPr>
        <w:ind w:left="1440"/>
        <w:rPr>
          <w:sz w:val="20"/>
          <w:szCs w:val="20"/>
        </w:rPr>
      </w:pPr>
      <w:r w:rsidRPr="00C92410">
        <w:rPr>
          <w:sz w:val="20"/>
          <w:szCs w:val="20"/>
        </w:rPr>
        <w:t>“Hypocrisy is the homage paid by vice to virtue.”</w:t>
      </w:r>
      <w:r w:rsidRPr="00C92410">
        <w:rPr>
          <w:rStyle w:val="FootnoteReference"/>
          <w:sz w:val="20"/>
          <w:szCs w:val="20"/>
        </w:rPr>
        <w:footnoteReference w:id="115"/>
      </w:r>
    </w:p>
    <w:p w14:paraId="22C12697" w14:textId="77777777" w:rsidR="00D166CC" w:rsidRDefault="00D166CC" w:rsidP="00AD4E9E">
      <w:pPr>
        <w:rPr>
          <w:sz w:val="22"/>
          <w:szCs w:val="22"/>
        </w:rPr>
      </w:pPr>
    </w:p>
    <w:p w14:paraId="39DED1C3" w14:textId="632A10C4" w:rsidR="00E86172" w:rsidRPr="00DB38B4" w:rsidRDefault="00E86172" w:rsidP="00E86172">
      <w:pPr>
        <w:autoSpaceDE w:val="0"/>
        <w:autoSpaceDN w:val="0"/>
        <w:adjustRightInd w:val="0"/>
        <w:rPr>
          <w:sz w:val="28"/>
          <w:szCs w:val="28"/>
        </w:rPr>
      </w:pPr>
      <w:r>
        <w:rPr>
          <w:sz w:val="28"/>
          <w:szCs w:val="28"/>
        </w:rPr>
        <w:t>As a rule, however, e</w:t>
      </w:r>
      <w:r w:rsidRPr="007D2F23">
        <w:rPr>
          <w:sz w:val="28"/>
          <w:szCs w:val="28"/>
        </w:rPr>
        <w:t xml:space="preserve">ven convinced </w:t>
      </w:r>
      <w:r w:rsidR="003F7D31">
        <w:rPr>
          <w:sz w:val="28"/>
          <w:szCs w:val="28"/>
        </w:rPr>
        <w:t>A</w:t>
      </w:r>
      <w:r w:rsidRPr="007D2F23">
        <w:rPr>
          <w:sz w:val="28"/>
          <w:szCs w:val="28"/>
        </w:rPr>
        <w:t xml:space="preserve">theists base their lives </w:t>
      </w:r>
      <w:r>
        <w:rPr>
          <w:sz w:val="28"/>
          <w:szCs w:val="28"/>
        </w:rPr>
        <w:t>up</w:t>
      </w:r>
      <w:r w:rsidRPr="007D2F23">
        <w:rPr>
          <w:sz w:val="28"/>
          <w:szCs w:val="28"/>
        </w:rPr>
        <w:t xml:space="preserve">on </w:t>
      </w:r>
      <w:r w:rsidR="00F13F7B">
        <w:rPr>
          <w:sz w:val="28"/>
          <w:szCs w:val="28"/>
        </w:rPr>
        <w:t>elements of</w:t>
      </w:r>
      <w:r w:rsidRPr="007D2F23">
        <w:rPr>
          <w:sz w:val="28"/>
          <w:szCs w:val="28"/>
        </w:rPr>
        <w:t xml:space="preserve"> basic trust </w:t>
      </w:r>
      <w:r w:rsidR="00F13F7B">
        <w:rPr>
          <w:sz w:val="28"/>
          <w:szCs w:val="28"/>
        </w:rPr>
        <w:t>rooted</w:t>
      </w:r>
      <w:r w:rsidRPr="007D2F23">
        <w:rPr>
          <w:b/>
          <w:bCs/>
          <w:sz w:val="28"/>
          <w:szCs w:val="28"/>
        </w:rPr>
        <w:t xml:space="preserve"> </w:t>
      </w:r>
      <w:r>
        <w:rPr>
          <w:sz w:val="28"/>
          <w:szCs w:val="28"/>
        </w:rPr>
        <w:t>Functional</w:t>
      </w:r>
      <w:r w:rsidRPr="007D2F23">
        <w:rPr>
          <w:sz w:val="28"/>
          <w:szCs w:val="28"/>
        </w:rPr>
        <w:t xml:space="preserve"> </w:t>
      </w:r>
      <w:r>
        <w:rPr>
          <w:sz w:val="28"/>
          <w:szCs w:val="28"/>
        </w:rPr>
        <w:t>C</w:t>
      </w:r>
      <w:r w:rsidRPr="007D2F23">
        <w:rPr>
          <w:sz w:val="28"/>
          <w:szCs w:val="28"/>
        </w:rPr>
        <w:t>ertainty, which</w:t>
      </w:r>
      <w:r>
        <w:rPr>
          <w:sz w:val="28"/>
          <w:szCs w:val="28"/>
        </w:rPr>
        <w:t xml:space="preserve"> are—in themselves—</w:t>
      </w:r>
      <w:r w:rsidRPr="007D2F23">
        <w:rPr>
          <w:sz w:val="28"/>
          <w:szCs w:val="28"/>
        </w:rPr>
        <w:t>subtle Signs of God’s mercy upon them and without which they</w:t>
      </w:r>
      <w:r>
        <w:rPr>
          <w:sz w:val="28"/>
          <w:szCs w:val="28"/>
        </w:rPr>
        <w:t xml:space="preserve"> too</w:t>
      </w:r>
      <w:r w:rsidRPr="007D2F23">
        <w:rPr>
          <w:sz w:val="28"/>
          <w:szCs w:val="28"/>
        </w:rPr>
        <w:t xml:space="preserve"> could not </w:t>
      </w:r>
      <w:r>
        <w:rPr>
          <w:sz w:val="28"/>
          <w:szCs w:val="28"/>
        </w:rPr>
        <w:t xml:space="preserve">live </w:t>
      </w:r>
      <w:r w:rsidRPr="007D2F23">
        <w:rPr>
          <w:sz w:val="28"/>
          <w:szCs w:val="28"/>
        </w:rPr>
        <w:t>function</w:t>
      </w:r>
      <w:r>
        <w:rPr>
          <w:sz w:val="28"/>
          <w:szCs w:val="28"/>
        </w:rPr>
        <w:t>al lives</w:t>
      </w:r>
      <w:r w:rsidRPr="007D2F23">
        <w:rPr>
          <w:sz w:val="28"/>
          <w:szCs w:val="28"/>
        </w:rPr>
        <w:t>.</w:t>
      </w:r>
      <w:r w:rsidR="00F13F7B">
        <w:rPr>
          <w:sz w:val="28"/>
          <w:szCs w:val="28"/>
        </w:rPr>
        <w:t xml:space="preserve"> Thus, they expect the sun to rise tomorrow as it has for millennia</w:t>
      </w:r>
      <w:r w:rsidR="00750C32">
        <w:rPr>
          <w:sz w:val="28"/>
          <w:szCs w:val="28"/>
        </w:rPr>
        <w:t xml:space="preserve"> and gravity to continue functioning as it has in the past.</w:t>
      </w:r>
      <w:r w:rsidRPr="007D2F23">
        <w:rPr>
          <w:sz w:val="28"/>
          <w:szCs w:val="28"/>
        </w:rPr>
        <w:t xml:space="preserve"> </w:t>
      </w:r>
      <w:r w:rsidR="00750C32">
        <w:rPr>
          <w:sz w:val="28"/>
          <w:szCs w:val="28"/>
        </w:rPr>
        <w:t>E</w:t>
      </w:r>
      <w:r w:rsidRPr="007D2F23">
        <w:rPr>
          <w:sz w:val="28"/>
          <w:szCs w:val="28"/>
        </w:rPr>
        <w:t xml:space="preserve">ven though the </w:t>
      </w:r>
      <w:r w:rsidR="00F13F7B">
        <w:rPr>
          <w:sz w:val="28"/>
          <w:szCs w:val="28"/>
        </w:rPr>
        <w:t>A</w:t>
      </w:r>
      <w:r w:rsidRPr="007D2F23">
        <w:rPr>
          <w:sz w:val="28"/>
          <w:szCs w:val="28"/>
        </w:rPr>
        <w:t xml:space="preserve">theist does not believe in God </w:t>
      </w:r>
      <w:r>
        <w:rPr>
          <w:sz w:val="28"/>
          <w:szCs w:val="28"/>
        </w:rPr>
        <w:t>n</w:t>
      </w:r>
      <w:r w:rsidRPr="007D2F23">
        <w:rPr>
          <w:sz w:val="28"/>
          <w:szCs w:val="28"/>
        </w:rPr>
        <w:t xml:space="preserve">or witness His Signs in creation, </w:t>
      </w:r>
      <w:r w:rsidRPr="00C7216C">
        <w:rPr>
          <w:sz w:val="28"/>
          <w:szCs w:val="28"/>
        </w:rPr>
        <w:t>he</w:t>
      </w:r>
      <w:r w:rsidRPr="007D2F23">
        <w:rPr>
          <w:sz w:val="28"/>
          <w:szCs w:val="28"/>
        </w:rPr>
        <w:t xml:space="preserve"> still maintain</w:t>
      </w:r>
      <w:r>
        <w:rPr>
          <w:sz w:val="28"/>
          <w:szCs w:val="28"/>
        </w:rPr>
        <w:t>s</w:t>
      </w:r>
      <w:r w:rsidRPr="007D2F23">
        <w:rPr>
          <w:sz w:val="28"/>
          <w:szCs w:val="28"/>
        </w:rPr>
        <w:t xml:space="preserve"> a basic trust in </w:t>
      </w:r>
      <w:r>
        <w:rPr>
          <w:sz w:val="28"/>
          <w:szCs w:val="28"/>
        </w:rPr>
        <w:t>his</w:t>
      </w:r>
      <w:r w:rsidRPr="007D2F23">
        <w:rPr>
          <w:sz w:val="28"/>
          <w:szCs w:val="28"/>
        </w:rPr>
        <w:t xml:space="preserve"> own existence and in the</w:t>
      </w:r>
      <w:r>
        <w:rPr>
          <w:sz w:val="28"/>
          <w:szCs w:val="28"/>
        </w:rPr>
        <w:t xml:space="preserve"> day-to-day continuity of the basic</w:t>
      </w:r>
      <w:r w:rsidRPr="007D2F23">
        <w:rPr>
          <w:sz w:val="28"/>
          <w:szCs w:val="28"/>
        </w:rPr>
        <w:t xml:space="preserve"> structure of reality itself</w:t>
      </w:r>
      <w:r>
        <w:rPr>
          <w:sz w:val="28"/>
          <w:szCs w:val="28"/>
        </w:rPr>
        <w:t>. I</w:t>
      </w:r>
      <w:r w:rsidRPr="007D2F23">
        <w:rPr>
          <w:sz w:val="28"/>
          <w:szCs w:val="28"/>
        </w:rPr>
        <w:t>n sharp contrast to the fictional salesman Gregor Samsa in</w:t>
      </w:r>
      <w:r>
        <w:rPr>
          <w:sz w:val="28"/>
          <w:szCs w:val="28"/>
        </w:rPr>
        <w:t xml:space="preserve"> </w:t>
      </w:r>
      <w:r>
        <w:rPr>
          <w:i/>
          <w:iCs/>
          <w:sz w:val="28"/>
          <w:szCs w:val="28"/>
        </w:rPr>
        <w:t xml:space="preserve">The </w:t>
      </w:r>
      <w:r w:rsidRPr="007D2F23">
        <w:rPr>
          <w:i/>
          <w:iCs/>
          <w:sz w:val="28"/>
          <w:szCs w:val="28"/>
        </w:rPr>
        <w:lastRenderedPageBreak/>
        <w:t>Metamorphosis</w:t>
      </w:r>
      <w:r w:rsidRPr="007D2F23">
        <w:rPr>
          <w:sz w:val="28"/>
          <w:szCs w:val="28"/>
        </w:rPr>
        <w:t xml:space="preserve"> </w:t>
      </w:r>
      <w:r>
        <w:rPr>
          <w:sz w:val="28"/>
          <w:szCs w:val="28"/>
        </w:rPr>
        <w:t xml:space="preserve">of </w:t>
      </w:r>
      <w:r w:rsidRPr="00B159D9">
        <w:rPr>
          <w:b/>
          <w:bCs/>
          <w:sz w:val="28"/>
          <w:szCs w:val="28"/>
        </w:rPr>
        <w:t>Franz Kafka</w:t>
      </w:r>
      <w:r w:rsidRPr="003E7AC1">
        <w:rPr>
          <w:sz w:val="28"/>
          <w:szCs w:val="28"/>
        </w:rPr>
        <w:t>,</w:t>
      </w:r>
      <w:r>
        <w:rPr>
          <w:rStyle w:val="FootnoteReference"/>
          <w:sz w:val="28"/>
          <w:szCs w:val="28"/>
        </w:rPr>
        <w:footnoteReference w:id="116"/>
      </w:r>
      <w:r>
        <w:rPr>
          <w:sz w:val="28"/>
          <w:szCs w:val="28"/>
        </w:rPr>
        <w:t xml:space="preserve"> even </w:t>
      </w:r>
      <w:commentRangeStart w:id="271"/>
      <w:r>
        <w:rPr>
          <w:sz w:val="28"/>
          <w:szCs w:val="28"/>
        </w:rPr>
        <w:t>A</w:t>
      </w:r>
      <w:commentRangeEnd w:id="271"/>
      <w:r>
        <w:rPr>
          <w:rStyle w:val="CommentReference"/>
          <w:rFonts w:ascii="SabondiacriticRoman" w:hAnsi="SabondiacriticRoman"/>
        </w:rPr>
        <w:commentReference w:id="271"/>
      </w:r>
      <w:r>
        <w:rPr>
          <w:sz w:val="28"/>
          <w:szCs w:val="28"/>
        </w:rPr>
        <w:t xml:space="preserve">theists enjoy the utilitarian </w:t>
      </w:r>
      <w:r w:rsidRPr="007D2F23">
        <w:rPr>
          <w:sz w:val="28"/>
          <w:szCs w:val="28"/>
        </w:rPr>
        <w:t>confiden</w:t>
      </w:r>
      <w:r>
        <w:rPr>
          <w:sz w:val="28"/>
          <w:szCs w:val="28"/>
        </w:rPr>
        <w:t>ce</w:t>
      </w:r>
      <w:r w:rsidRPr="007D2F23">
        <w:rPr>
          <w:sz w:val="28"/>
          <w:szCs w:val="28"/>
        </w:rPr>
        <w:t xml:space="preserve"> that things today</w:t>
      </w:r>
      <w:r>
        <w:rPr>
          <w:sz w:val="28"/>
          <w:szCs w:val="28"/>
        </w:rPr>
        <w:t xml:space="preserve"> and tomorrow</w:t>
      </w:r>
      <w:r w:rsidRPr="007D2F23">
        <w:rPr>
          <w:sz w:val="28"/>
          <w:szCs w:val="28"/>
        </w:rPr>
        <w:t xml:space="preserve"> will generally</w:t>
      </w:r>
      <w:r>
        <w:rPr>
          <w:sz w:val="28"/>
          <w:szCs w:val="28"/>
        </w:rPr>
        <w:t xml:space="preserve"> continue to be</w:t>
      </w:r>
      <w:r w:rsidRPr="007D2F23">
        <w:rPr>
          <w:sz w:val="28"/>
          <w:szCs w:val="28"/>
        </w:rPr>
        <w:t xml:space="preserve"> like they were yesterday, and they</w:t>
      </w:r>
      <w:r>
        <w:rPr>
          <w:sz w:val="28"/>
          <w:szCs w:val="28"/>
        </w:rPr>
        <w:t xml:space="preserve"> generally have no fear that they—like Gregor Samsa—</w:t>
      </w:r>
      <w:r w:rsidRPr="007D2F23">
        <w:rPr>
          <w:sz w:val="28"/>
          <w:szCs w:val="28"/>
        </w:rPr>
        <w:t xml:space="preserve">will wake up lying helplessly on their backs </w:t>
      </w:r>
      <w:r>
        <w:rPr>
          <w:sz w:val="28"/>
          <w:szCs w:val="28"/>
        </w:rPr>
        <w:t>transformed into</w:t>
      </w:r>
      <w:r w:rsidRPr="007D2F23">
        <w:rPr>
          <w:sz w:val="28"/>
          <w:szCs w:val="28"/>
        </w:rPr>
        <w:t xml:space="preserve"> huge cockroaches.</w:t>
      </w:r>
    </w:p>
    <w:p w14:paraId="3421F018" w14:textId="77777777" w:rsidR="00E86172" w:rsidRDefault="00E86172" w:rsidP="00E86172">
      <w:pPr>
        <w:autoSpaceDE w:val="0"/>
        <w:autoSpaceDN w:val="0"/>
        <w:adjustRightInd w:val="0"/>
        <w:rPr>
          <w:rFonts w:asciiTheme="majorBidi" w:hAnsiTheme="majorBidi" w:cstheme="majorBidi"/>
          <w:sz w:val="28"/>
          <w:szCs w:val="28"/>
        </w:rPr>
      </w:pPr>
    </w:p>
    <w:p w14:paraId="7124C1E7" w14:textId="77777777" w:rsidR="000072C0" w:rsidRDefault="000072C0" w:rsidP="00E86172">
      <w:pPr>
        <w:autoSpaceDE w:val="0"/>
        <w:autoSpaceDN w:val="0"/>
        <w:adjustRightInd w:val="0"/>
        <w:rPr>
          <w:rFonts w:asciiTheme="majorBidi" w:hAnsiTheme="majorBidi" w:cstheme="majorBidi"/>
          <w:sz w:val="28"/>
          <w:szCs w:val="28"/>
        </w:rPr>
      </w:pPr>
    </w:p>
    <w:p w14:paraId="3BC7148D" w14:textId="61428EDD" w:rsidR="00E86172" w:rsidRPr="0085413D" w:rsidRDefault="0085413D" w:rsidP="0085413D">
      <w:pPr>
        <w:pStyle w:val="Heading4"/>
        <w:rPr>
          <w:rFonts w:asciiTheme="majorBidi" w:hAnsiTheme="majorBidi" w:cstheme="majorBidi"/>
          <w:b/>
          <w:bCs/>
          <w:sz w:val="28"/>
          <w:szCs w:val="28"/>
        </w:rPr>
      </w:pPr>
      <w:bookmarkStart w:id="272" w:name="_Toc122424374"/>
      <w:bookmarkStart w:id="273" w:name="_Toc132300275"/>
      <w:bookmarkStart w:id="274" w:name="_Toc152136621"/>
      <w:bookmarkStart w:id="275" w:name="_Toc169109335"/>
      <w:bookmarkStart w:id="276" w:name="_Toc188509244"/>
      <w:r w:rsidRPr="00FA6298">
        <w:rPr>
          <w:rFonts w:asciiTheme="majorBidi" w:hAnsiTheme="majorBidi" w:cstheme="majorBidi"/>
          <w:b/>
          <w:bCs/>
          <w:color w:val="C00000"/>
          <w:sz w:val="28"/>
          <w:szCs w:val="28"/>
        </w:rPr>
        <w:t>Reviving</w:t>
      </w:r>
      <w:r w:rsidR="00E86172" w:rsidRPr="00FA6298">
        <w:rPr>
          <w:rFonts w:asciiTheme="majorBidi" w:hAnsiTheme="majorBidi" w:cstheme="majorBidi"/>
          <w:b/>
          <w:bCs/>
          <w:color w:val="C00000"/>
          <w:sz w:val="28"/>
          <w:szCs w:val="28"/>
        </w:rPr>
        <w:t xml:space="preserve"> </w:t>
      </w:r>
      <w:r w:rsidR="00FA6298">
        <w:rPr>
          <w:rFonts w:asciiTheme="majorBidi" w:hAnsiTheme="majorBidi" w:cstheme="majorBidi"/>
          <w:b/>
          <w:bCs/>
          <w:color w:val="C00000"/>
          <w:sz w:val="28"/>
          <w:szCs w:val="28"/>
        </w:rPr>
        <w:t xml:space="preserve">Islamic </w:t>
      </w:r>
      <w:r w:rsidR="00E86172" w:rsidRPr="00FA6298">
        <w:rPr>
          <w:rFonts w:asciiTheme="majorBidi" w:hAnsiTheme="majorBidi" w:cstheme="majorBidi"/>
          <w:b/>
          <w:bCs/>
          <w:color w:val="C00000"/>
          <w:sz w:val="28"/>
          <w:szCs w:val="28"/>
        </w:rPr>
        <w:t xml:space="preserve">Universalism &amp; Breaking the </w:t>
      </w:r>
      <w:r w:rsidR="00682AAB" w:rsidRPr="00FA6298">
        <w:rPr>
          <w:rFonts w:asciiTheme="majorBidi" w:hAnsiTheme="majorBidi" w:cstheme="majorBidi"/>
          <w:b/>
          <w:bCs/>
          <w:color w:val="C00000"/>
          <w:sz w:val="28"/>
          <w:szCs w:val="28"/>
        </w:rPr>
        <w:t>Hold</w:t>
      </w:r>
      <w:r w:rsidR="00E86172" w:rsidRPr="00FA6298">
        <w:rPr>
          <w:rFonts w:asciiTheme="majorBidi" w:hAnsiTheme="majorBidi" w:cstheme="majorBidi"/>
          <w:b/>
          <w:bCs/>
          <w:color w:val="C00000"/>
          <w:sz w:val="28"/>
          <w:szCs w:val="28"/>
        </w:rPr>
        <w:t xml:space="preserve"> of “Proprietarianism</w:t>
      </w:r>
      <w:bookmarkEnd w:id="272"/>
      <w:bookmarkEnd w:id="273"/>
      <w:r w:rsidR="00E86172" w:rsidRPr="00FA6298">
        <w:rPr>
          <w:rFonts w:asciiTheme="majorBidi" w:hAnsiTheme="majorBidi" w:cstheme="majorBidi"/>
          <w:b/>
          <w:bCs/>
          <w:color w:val="C00000"/>
          <w:sz w:val="28"/>
          <w:szCs w:val="28"/>
        </w:rPr>
        <w:t>”</w:t>
      </w:r>
      <w:bookmarkEnd w:id="274"/>
      <w:bookmarkEnd w:id="275"/>
      <w:bookmarkEnd w:id="276"/>
    </w:p>
    <w:p w14:paraId="52F0EEA6" w14:textId="47790C8A" w:rsidR="00C61F97" w:rsidRDefault="00E86172" w:rsidP="00C61F97">
      <w:pPr>
        <w:rPr>
          <w:sz w:val="28"/>
          <w:szCs w:val="28"/>
        </w:rPr>
      </w:pPr>
      <w:r>
        <w:rPr>
          <w:rFonts w:asciiTheme="majorBidi" w:hAnsiTheme="majorBidi" w:cstheme="majorBidi"/>
          <w:i/>
          <w:iCs/>
          <w:sz w:val="28"/>
          <w:szCs w:val="28"/>
        </w:rPr>
        <w:t>The First Teaching</w:t>
      </w:r>
      <w:r>
        <w:rPr>
          <w:rFonts w:asciiTheme="majorBidi" w:hAnsiTheme="majorBidi" w:cstheme="majorBidi"/>
          <w:sz w:val="28"/>
          <w:szCs w:val="28"/>
        </w:rPr>
        <w:t xml:space="preserve"> </w:t>
      </w:r>
      <w:r w:rsidR="00526E35">
        <w:rPr>
          <w:rFonts w:asciiTheme="majorBidi" w:hAnsiTheme="majorBidi" w:cstheme="majorBidi"/>
          <w:sz w:val="28"/>
          <w:szCs w:val="28"/>
        </w:rPr>
        <w:t>champions a</w:t>
      </w:r>
      <w:r w:rsidR="00526E35" w:rsidRPr="00526E35">
        <w:rPr>
          <w:rFonts w:asciiTheme="majorBidi" w:hAnsiTheme="majorBidi" w:cstheme="majorBidi"/>
          <w:sz w:val="28"/>
          <w:szCs w:val="28"/>
        </w:rPr>
        <w:t xml:space="preserve"> </w:t>
      </w:r>
      <w:r w:rsidR="00C03CD1">
        <w:rPr>
          <w:rFonts w:asciiTheme="majorBidi" w:hAnsiTheme="majorBidi" w:cstheme="majorBidi"/>
          <w:sz w:val="28"/>
          <w:szCs w:val="28"/>
        </w:rPr>
        <w:t>U</w:t>
      </w:r>
      <w:r w:rsidR="00526E35" w:rsidRPr="003141F4">
        <w:rPr>
          <w:rFonts w:asciiTheme="majorBidi" w:hAnsiTheme="majorBidi" w:cstheme="majorBidi"/>
          <w:sz w:val="28"/>
          <w:szCs w:val="28"/>
        </w:rPr>
        <w:t>niversal perspective</w:t>
      </w:r>
      <w:r w:rsidR="00526E35">
        <w:rPr>
          <w:rFonts w:asciiTheme="majorBidi" w:hAnsiTheme="majorBidi" w:cstheme="majorBidi"/>
          <w:sz w:val="28"/>
          <w:szCs w:val="28"/>
        </w:rPr>
        <w:t xml:space="preserve"> toward Humanity and history</w:t>
      </w:r>
      <w:r w:rsidR="00BA3A8A">
        <w:rPr>
          <w:rFonts w:asciiTheme="majorBidi" w:hAnsiTheme="majorBidi" w:cstheme="majorBidi"/>
          <w:sz w:val="28"/>
          <w:szCs w:val="28"/>
        </w:rPr>
        <w:t>—Human and pre-Human—wh</w:t>
      </w:r>
      <w:r w:rsidR="009968BB">
        <w:rPr>
          <w:rFonts w:asciiTheme="majorBidi" w:hAnsiTheme="majorBidi" w:cstheme="majorBidi"/>
          <w:sz w:val="28"/>
          <w:szCs w:val="28"/>
        </w:rPr>
        <w:t>ich—as is often illustrated in th</w:t>
      </w:r>
      <w:r w:rsidR="000072C0">
        <w:rPr>
          <w:rFonts w:asciiTheme="majorBidi" w:hAnsiTheme="majorBidi" w:cstheme="majorBidi"/>
          <w:sz w:val="28"/>
          <w:szCs w:val="28"/>
        </w:rPr>
        <w:t>e</w:t>
      </w:r>
      <w:r w:rsidR="009968BB">
        <w:rPr>
          <w:rFonts w:asciiTheme="majorBidi" w:hAnsiTheme="majorBidi" w:cstheme="majorBidi"/>
          <w:sz w:val="28"/>
          <w:szCs w:val="28"/>
        </w:rPr>
        <w:t xml:space="preserve"> book—</w:t>
      </w:r>
      <w:r w:rsidR="006A5BB1">
        <w:rPr>
          <w:rFonts w:asciiTheme="majorBidi" w:hAnsiTheme="majorBidi" w:cstheme="majorBidi"/>
          <w:sz w:val="28"/>
          <w:szCs w:val="28"/>
        </w:rPr>
        <w:t>is hardly</w:t>
      </w:r>
      <w:r w:rsidR="000072C0">
        <w:rPr>
          <w:rFonts w:asciiTheme="majorBidi" w:hAnsiTheme="majorBidi" w:cstheme="majorBidi"/>
          <w:sz w:val="28"/>
          <w:szCs w:val="28"/>
        </w:rPr>
        <w:t xml:space="preserve"> </w:t>
      </w:r>
      <w:r w:rsidR="003F20D8">
        <w:rPr>
          <w:rFonts w:asciiTheme="majorBidi" w:hAnsiTheme="majorBidi" w:cstheme="majorBidi"/>
          <w:sz w:val="28"/>
          <w:szCs w:val="28"/>
        </w:rPr>
        <w:t>foreign</w:t>
      </w:r>
      <w:r w:rsidRPr="003141F4">
        <w:rPr>
          <w:rFonts w:asciiTheme="majorBidi" w:hAnsiTheme="majorBidi" w:cstheme="majorBidi"/>
          <w:sz w:val="28"/>
          <w:szCs w:val="28"/>
        </w:rPr>
        <w:t xml:space="preserve"> to the Islamic </w:t>
      </w:r>
      <w:r>
        <w:rPr>
          <w:rFonts w:asciiTheme="majorBidi" w:hAnsiTheme="majorBidi" w:cstheme="majorBidi"/>
          <w:sz w:val="28"/>
          <w:szCs w:val="28"/>
        </w:rPr>
        <w:t>T</w:t>
      </w:r>
      <w:r w:rsidRPr="003141F4">
        <w:rPr>
          <w:rFonts w:asciiTheme="majorBidi" w:hAnsiTheme="majorBidi" w:cstheme="majorBidi"/>
          <w:sz w:val="28"/>
          <w:szCs w:val="28"/>
        </w:rPr>
        <w:t>radition</w:t>
      </w:r>
      <w:r w:rsidR="009968BB">
        <w:rPr>
          <w:rFonts w:asciiTheme="majorBidi" w:hAnsiTheme="majorBidi" w:cstheme="majorBidi"/>
          <w:sz w:val="28"/>
          <w:szCs w:val="28"/>
        </w:rPr>
        <w:t xml:space="preserve">. </w:t>
      </w:r>
      <w:r w:rsidR="00296DD7">
        <w:rPr>
          <w:rFonts w:asciiTheme="majorBidi" w:hAnsiTheme="majorBidi" w:cstheme="majorBidi"/>
          <w:sz w:val="28"/>
          <w:szCs w:val="28"/>
        </w:rPr>
        <w:t>Emphasizing</w:t>
      </w:r>
      <w:r w:rsidR="00296DD7" w:rsidRPr="00296DD7">
        <w:rPr>
          <w:rFonts w:asciiTheme="majorBidi" w:hAnsiTheme="majorBidi" w:cstheme="majorBidi"/>
          <w:sz w:val="28"/>
          <w:szCs w:val="28"/>
        </w:rPr>
        <w:t xml:space="preserve"> </w:t>
      </w:r>
      <w:r w:rsidR="00296DD7">
        <w:rPr>
          <w:rFonts w:asciiTheme="majorBidi" w:hAnsiTheme="majorBidi" w:cstheme="majorBidi"/>
          <w:sz w:val="28"/>
          <w:szCs w:val="28"/>
        </w:rPr>
        <w:t xml:space="preserve">such universalism </w:t>
      </w:r>
      <w:r w:rsidR="00D859C9">
        <w:rPr>
          <w:rFonts w:asciiTheme="majorBidi" w:hAnsiTheme="majorBidi" w:cstheme="majorBidi"/>
          <w:sz w:val="28"/>
          <w:szCs w:val="28"/>
        </w:rPr>
        <w:t>is necessary</w:t>
      </w:r>
      <w:r w:rsidR="00296DD7">
        <w:rPr>
          <w:rFonts w:asciiTheme="majorBidi" w:hAnsiTheme="majorBidi" w:cstheme="majorBidi"/>
          <w:sz w:val="28"/>
          <w:szCs w:val="28"/>
        </w:rPr>
        <w:t xml:space="preserve"> today in order</w:t>
      </w:r>
      <w:r w:rsidR="00D859C9">
        <w:rPr>
          <w:rFonts w:asciiTheme="majorBidi" w:hAnsiTheme="majorBidi" w:cstheme="majorBidi"/>
          <w:sz w:val="28"/>
          <w:szCs w:val="28"/>
        </w:rPr>
        <w:t xml:space="preserve"> </w:t>
      </w:r>
      <w:r w:rsidRPr="003141F4">
        <w:rPr>
          <w:rFonts w:asciiTheme="majorBidi" w:hAnsiTheme="majorBidi" w:cstheme="majorBidi"/>
          <w:sz w:val="28"/>
          <w:szCs w:val="28"/>
        </w:rPr>
        <w:t>to help move contemporary Muslim discourse</w:t>
      </w:r>
      <w:r>
        <w:rPr>
          <w:rFonts w:asciiTheme="majorBidi" w:hAnsiTheme="majorBidi" w:cstheme="majorBidi"/>
          <w:sz w:val="28"/>
          <w:szCs w:val="28"/>
        </w:rPr>
        <w:t>, which tends to be disconnected from the Tradition,</w:t>
      </w:r>
      <w:r w:rsidRPr="003141F4">
        <w:rPr>
          <w:rFonts w:asciiTheme="majorBidi" w:hAnsiTheme="majorBidi" w:cstheme="majorBidi"/>
          <w:sz w:val="28"/>
          <w:szCs w:val="28"/>
        </w:rPr>
        <w:t xml:space="preserve"> beyond the false and myopic perspective of “</w:t>
      </w:r>
      <w:r w:rsidRPr="008235C1">
        <w:rPr>
          <w:rFonts w:asciiTheme="majorBidi" w:hAnsiTheme="majorBidi" w:cstheme="majorBidi"/>
          <w:b/>
          <w:bCs/>
          <w:sz w:val="28"/>
          <w:szCs w:val="28"/>
        </w:rPr>
        <w:t>Proprietarianism</w:t>
      </w:r>
      <w:r w:rsidR="00E56B70">
        <w:rPr>
          <w:rFonts w:asciiTheme="majorBidi" w:hAnsiTheme="majorBidi" w:cstheme="majorBidi"/>
          <w:sz w:val="28"/>
          <w:szCs w:val="28"/>
        </w:rPr>
        <w:t>.</w:t>
      </w:r>
      <w:r w:rsidRPr="003141F4">
        <w:rPr>
          <w:rFonts w:asciiTheme="majorBidi" w:hAnsiTheme="majorBidi" w:cstheme="majorBidi"/>
          <w:sz w:val="28"/>
          <w:szCs w:val="28"/>
        </w:rPr>
        <w:t>”</w:t>
      </w:r>
      <w:r w:rsidRPr="003141F4">
        <w:rPr>
          <w:rStyle w:val="FootnoteReference"/>
          <w:rFonts w:asciiTheme="majorBidi" w:hAnsiTheme="majorBidi" w:cstheme="majorBidi"/>
          <w:sz w:val="28"/>
          <w:szCs w:val="28"/>
        </w:rPr>
        <w:footnoteReference w:id="117"/>
      </w:r>
      <w:r w:rsidR="00FA6298">
        <w:rPr>
          <w:rFonts w:asciiTheme="majorBidi" w:hAnsiTheme="majorBidi" w:cstheme="majorBidi"/>
          <w:sz w:val="28"/>
          <w:szCs w:val="28"/>
        </w:rPr>
        <w:t xml:space="preserve"> </w:t>
      </w:r>
      <w:r w:rsidR="000A19C6" w:rsidRPr="004F6C3C">
        <w:rPr>
          <w:sz w:val="28"/>
          <w:szCs w:val="28"/>
        </w:rPr>
        <w:t xml:space="preserve">The </w:t>
      </w:r>
      <w:r w:rsidR="000A19C6">
        <w:rPr>
          <w:sz w:val="28"/>
          <w:szCs w:val="28"/>
        </w:rPr>
        <w:lastRenderedPageBreak/>
        <w:t>renowned</w:t>
      </w:r>
      <w:r w:rsidR="000A19C6" w:rsidRPr="004F6C3C">
        <w:rPr>
          <w:sz w:val="28"/>
          <w:szCs w:val="28"/>
        </w:rPr>
        <w:t xml:space="preserve"> </w:t>
      </w:r>
      <w:r w:rsidR="00E56B70">
        <w:rPr>
          <w:sz w:val="28"/>
          <w:szCs w:val="28"/>
        </w:rPr>
        <w:t xml:space="preserve">Roman </w:t>
      </w:r>
      <w:r w:rsidR="000A19C6" w:rsidRPr="004F6C3C">
        <w:rPr>
          <w:sz w:val="28"/>
          <w:szCs w:val="28"/>
        </w:rPr>
        <w:t xml:space="preserve">playwright </w:t>
      </w:r>
      <w:r w:rsidR="000A19C6" w:rsidRPr="004F6C3C">
        <w:rPr>
          <w:b/>
          <w:bCs/>
          <w:sz w:val="28"/>
          <w:szCs w:val="28"/>
        </w:rPr>
        <w:t>Terence</w:t>
      </w:r>
      <w:r w:rsidR="003B0DB5" w:rsidRPr="003B0DB5">
        <w:rPr>
          <w:sz w:val="28"/>
          <w:szCs w:val="28"/>
        </w:rPr>
        <w:t>,</w:t>
      </w:r>
      <w:r w:rsidR="000A19C6" w:rsidRPr="004F6C3C">
        <w:rPr>
          <w:rStyle w:val="FootnoteReference"/>
          <w:sz w:val="28"/>
          <w:szCs w:val="28"/>
        </w:rPr>
        <w:footnoteReference w:id="118"/>
      </w:r>
      <w:r w:rsidR="000A19C6">
        <w:rPr>
          <w:b/>
          <w:bCs/>
          <w:sz w:val="28"/>
          <w:szCs w:val="28"/>
        </w:rPr>
        <w:t xml:space="preserve"> </w:t>
      </w:r>
      <w:r w:rsidR="007776E6">
        <w:rPr>
          <w:sz w:val="28"/>
          <w:szCs w:val="28"/>
        </w:rPr>
        <w:t xml:space="preserve">who </w:t>
      </w:r>
      <w:r w:rsidR="003D4964">
        <w:rPr>
          <w:sz w:val="28"/>
          <w:szCs w:val="28"/>
        </w:rPr>
        <w:t>has long been</w:t>
      </w:r>
      <w:r w:rsidR="007776E6">
        <w:rPr>
          <w:sz w:val="28"/>
          <w:szCs w:val="28"/>
        </w:rPr>
        <w:t xml:space="preserve"> </w:t>
      </w:r>
      <w:r w:rsidR="004E0350">
        <w:rPr>
          <w:sz w:val="28"/>
          <w:szCs w:val="28"/>
        </w:rPr>
        <w:t>commended</w:t>
      </w:r>
      <w:r w:rsidR="007776E6">
        <w:rPr>
          <w:sz w:val="28"/>
          <w:szCs w:val="28"/>
        </w:rPr>
        <w:t xml:space="preserve"> for his </w:t>
      </w:r>
      <w:r w:rsidR="00433019">
        <w:rPr>
          <w:sz w:val="28"/>
          <w:szCs w:val="28"/>
        </w:rPr>
        <w:t>insight into</w:t>
      </w:r>
      <w:r w:rsidR="007776E6">
        <w:rPr>
          <w:sz w:val="28"/>
          <w:szCs w:val="28"/>
        </w:rPr>
        <w:t xml:space="preserve"> Human nature,</w:t>
      </w:r>
      <w:r w:rsidR="000A19C6" w:rsidRPr="000A19C6">
        <w:rPr>
          <w:sz w:val="28"/>
          <w:szCs w:val="28"/>
        </w:rPr>
        <w:t xml:space="preserve"> remarked:</w:t>
      </w:r>
      <w:r w:rsidR="000A19C6">
        <w:rPr>
          <w:sz w:val="28"/>
          <w:szCs w:val="28"/>
        </w:rPr>
        <w:t xml:space="preserve"> “I am a Man: I count nothing Human foreign to me” (Latin: </w:t>
      </w:r>
      <w:r w:rsidR="000A19C6" w:rsidRPr="0085413D">
        <w:rPr>
          <w:i/>
          <w:iCs/>
          <w:sz w:val="28"/>
          <w:szCs w:val="28"/>
        </w:rPr>
        <w:t>Hom</w:t>
      </w:r>
      <w:r w:rsidR="000A19C6" w:rsidRPr="0085413D">
        <w:rPr>
          <w:i/>
          <w:iCs/>
          <w:color w:val="000000" w:themeColor="text1"/>
          <w:sz w:val="28"/>
          <w:szCs w:val="28"/>
        </w:rPr>
        <w:t>ō</w:t>
      </w:r>
      <w:r w:rsidR="000A19C6" w:rsidRPr="0085413D">
        <w:rPr>
          <w:i/>
          <w:iCs/>
          <w:sz w:val="28"/>
          <w:szCs w:val="28"/>
        </w:rPr>
        <w:t xml:space="preserve"> sum. H</w:t>
      </w:r>
      <w:r w:rsidR="000A19C6" w:rsidRPr="0085413D">
        <w:rPr>
          <w:i/>
          <w:iCs/>
          <w:color w:val="000000" w:themeColor="text1"/>
          <w:sz w:val="28"/>
          <w:szCs w:val="28"/>
        </w:rPr>
        <w:t>ū</w:t>
      </w:r>
      <w:r w:rsidR="000A19C6" w:rsidRPr="0085413D">
        <w:rPr>
          <w:i/>
          <w:iCs/>
          <w:sz w:val="28"/>
          <w:szCs w:val="28"/>
        </w:rPr>
        <w:t>m</w:t>
      </w:r>
      <w:r w:rsidR="000A19C6" w:rsidRPr="0085413D">
        <w:rPr>
          <w:i/>
          <w:iCs/>
          <w:color w:val="000000" w:themeColor="text1"/>
          <w:sz w:val="28"/>
          <w:szCs w:val="28"/>
        </w:rPr>
        <w:t>ā</w:t>
      </w:r>
      <w:r w:rsidR="000A19C6" w:rsidRPr="0085413D">
        <w:rPr>
          <w:i/>
          <w:iCs/>
          <w:sz w:val="28"/>
          <w:szCs w:val="28"/>
        </w:rPr>
        <w:t>ni nihil a m</w:t>
      </w:r>
      <w:r w:rsidR="000A19C6" w:rsidRPr="0085413D">
        <w:rPr>
          <w:i/>
          <w:iCs/>
          <w:color w:val="000000" w:themeColor="text1"/>
          <w:sz w:val="28"/>
          <w:szCs w:val="28"/>
        </w:rPr>
        <w:t>ē</w:t>
      </w:r>
      <w:r w:rsidR="000A19C6" w:rsidRPr="0085413D">
        <w:rPr>
          <w:i/>
          <w:iCs/>
          <w:sz w:val="28"/>
          <w:szCs w:val="28"/>
        </w:rPr>
        <w:t xml:space="preserve"> ali</w:t>
      </w:r>
      <w:r w:rsidR="000A19C6" w:rsidRPr="0085413D">
        <w:rPr>
          <w:i/>
          <w:iCs/>
          <w:color w:val="000000" w:themeColor="text1"/>
          <w:sz w:val="28"/>
          <w:szCs w:val="28"/>
        </w:rPr>
        <w:t>ē</w:t>
      </w:r>
      <w:r w:rsidR="000A19C6" w:rsidRPr="0085413D">
        <w:rPr>
          <w:i/>
          <w:iCs/>
          <w:sz w:val="28"/>
          <w:szCs w:val="28"/>
        </w:rPr>
        <w:t>num put</w:t>
      </w:r>
      <w:r w:rsidR="000A19C6" w:rsidRPr="0085413D">
        <w:rPr>
          <w:i/>
          <w:iCs/>
          <w:color w:val="000000" w:themeColor="text1"/>
          <w:sz w:val="28"/>
          <w:szCs w:val="28"/>
        </w:rPr>
        <w:t>ō</w:t>
      </w:r>
      <w:r w:rsidR="000A19C6">
        <w:rPr>
          <w:color w:val="000000" w:themeColor="text1"/>
          <w:sz w:val="28"/>
          <w:szCs w:val="28"/>
        </w:rPr>
        <w:t>).</w:t>
      </w:r>
      <w:r w:rsidR="006E2346">
        <w:rPr>
          <w:color w:val="000000" w:themeColor="text1"/>
          <w:sz w:val="28"/>
          <w:szCs w:val="28"/>
        </w:rPr>
        <w:t xml:space="preserve"> </w:t>
      </w:r>
      <w:r w:rsidR="0043119E">
        <w:rPr>
          <w:color w:val="000000" w:themeColor="text1"/>
          <w:sz w:val="28"/>
          <w:szCs w:val="28"/>
        </w:rPr>
        <w:t xml:space="preserve">This adage should </w:t>
      </w:r>
      <w:r w:rsidR="007D6CE3">
        <w:rPr>
          <w:color w:val="000000" w:themeColor="text1"/>
          <w:sz w:val="28"/>
          <w:szCs w:val="28"/>
        </w:rPr>
        <w:t>also</w:t>
      </w:r>
      <w:r w:rsidR="00433019">
        <w:rPr>
          <w:color w:val="000000" w:themeColor="text1"/>
          <w:sz w:val="28"/>
          <w:szCs w:val="28"/>
        </w:rPr>
        <w:t xml:space="preserve"> </w:t>
      </w:r>
      <w:r w:rsidR="0043119E">
        <w:rPr>
          <w:color w:val="000000" w:themeColor="text1"/>
          <w:sz w:val="28"/>
          <w:szCs w:val="28"/>
        </w:rPr>
        <w:t>be the</w:t>
      </w:r>
      <w:r w:rsidR="00A85C89">
        <w:rPr>
          <w:color w:val="000000" w:themeColor="text1"/>
          <w:sz w:val="28"/>
          <w:szCs w:val="28"/>
        </w:rPr>
        <w:t xml:space="preserve"> </w:t>
      </w:r>
      <w:r w:rsidR="00BF4D8C">
        <w:rPr>
          <w:color w:val="000000" w:themeColor="text1"/>
          <w:sz w:val="28"/>
          <w:szCs w:val="28"/>
        </w:rPr>
        <w:t xml:space="preserve">posture that Muslims </w:t>
      </w:r>
      <w:r w:rsidR="006B7CF1">
        <w:rPr>
          <w:color w:val="000000" w:themeColor="text1"/>
          <w:sz w:val="28"/>
          <w:szCs w:val="28"/>
        </w:rPr>
        <w:t>adopt</w:t>
      </w:r>
      <w:r w:rsidR="00BF4D8C">
        <w:rPr>
          <w:color w:val="000000" w:themeColor="text1"/>
          <w:sz w:val="28"/>
          <w:szCs w:val="28"/>
        </w:rPr>
        <w:t xml:space="preserve"> toward </w:t>
      </w:r>
      <w:r w:rsidR="006B7CF1">
        <w:rPr>
          <w:color w:val="000000" w:themeColor="text1"/>
          <w:sz w:val="28"/>
          <w:szCs w:val="28"/>
        </w:rPr>
        <w:t xml:space="preserve">the study </w:t>
      </w:r>
      <w:r w:rsidR="009B4AC6">
        <w:rPr>
          <w:color w:val="000000" w:themeColor="text1"/>
          <w:sz w:val="28"/>
          <w:szCs w:val="28"/>
        </w:rPr>
        <w:t xml:space="preserve">not just of themselves and their Tradition but </w:t>
      </w:r>
      <w:r w:rsidR="006B7CF1">
        <w:rPr>
          <w:color w:val="000000" w:themeColor="text1"/>
          <w:sz w:val="28"/>
          <w:szCs w:val="28"/>
        </w:rPr>
        <w:t xml:space="preserve">of </w:t>
      </w:r>
      <w:r w:rsidR="00F07805">
        <w:rPr>
          <w:color w:val="000000" w:themeColor="text1"/>
          <w:sz w:val="28"/>
          <w:szCs w:val="28"/>
        </w:rPr>
        <w:t xml:space="preserve">all </w:t>
      </w:r>
      <w:r w:rsidR="00BF4D8C">
        <w:rPr>
          <w:color w:val="000000" w:themeColor="text1"/>
          <w:sz w:val="28"/>
          <w:szCs w:val="28"/>
        </w:rPr>
        <w:t>non-Muslims</w:t>
      </w:r>
      <w:r w:rsidR="007D6CE3">
        <w:rPr>
          <w:color w:val="000000" w:themeColor="text1"/>
          <w:sz w:val="28"/>
          <w:szCs w:val="28"/>
        </w:rPr>
        <w:t>, their legacies, and</w:t>
      </w:r>
      <w:r w:rsidR="00BF4D8C">
        <w:rPr>
          <w:color w:val="000000" w:themeColor="text1"/>
          <w:sz w:val="28"/>
          <w:szCs w:val="28"/>
        </w:rPr>
        <w:t xml:space="preserve"> their histories</w:t>
      </w:r>
      <w:r w:rsidR="009B4AC6">
        <w:rPr>
          <w:color w:val="000000" w:themeColor="text1"/>
          <w:sz w:val="28"/>
          <w:szCs w:val="28"/>
        </w:rPr>
        <w:t xml:space="preserve"> </w:t>
      </w:r>
      <w:r w:rsidR="00F07805">
        <w:rPr>
          <w:color w:val="000000" w:themeColor="text1"/>
          <w:sz w:val="28"/>
          <w:szCs w:val="28"/>
        </w:rPr>
        <w:t>too</w:t>
      </w:r>
      <w:r w:rsidR="00BF4D8C">
        <w:rPr>
          <w:color w:val="000000" w:themeColor="text1"/>
          <w:sz w:val="28"/>
          <w:szCs w:val="28"/>
        </w:rPr>
        <w:t>.</w:t>
      </w:r>
      <w:r w:rsidR="00484D1F">
        <w:rPr>
          <w:color w:val="000000" w:themeColor="text1"/>
          <w:sz w:val="28"/>
          <w:szCs w:val="28"/>
        </w:rPr>
        <w:t xml:space="preserve"> For, wisdom and the Human experience </w:t>
      </w:r>
      <w:r w:rsidR="007D6CE3">
        <w:rPr>
          <w:color w:val="000000" w:themeColor="text1"/>
          <w:sz w:val="28"/>
          <w:szCs w:val="28"/>
        </w:rPr>
        <w:t>are</w:t>
      </w:r>
      <w:r w:rsidR="00484D1F">
        <w:rPr>
          <w:color w:val="000000" w:themeColor="text1"/>
          <w:sz w:val="28"/>
          <w:szCs w:val="28"/>
        </w:rPr>
        <w:t xml:space="preserve"> </w:t>
      </w:r>
      <w:r w:rsidR="007D6CE3">
        <w:rPr>
          <w:color w:val="000000" w:themeColor="text1"/>
          <w:sz w:val="28"/>
          <w:szCs w:val="28"/>
        </w:rPr>
        <w:t>the</w:t>
      </w:r>
      <w:r w:rsidR="00484D1F">
        <w:rPr>
          <w:color w:val="000000" w:themeColor="text1"/>
          <w:sz w:val="28"/>
          <w:szCs w:val="28"/>
        </w:rPr>
        <w:t xml:space="preserve"> Universal legacy </w:t>
      </w:r>
      <w:r w:rsidR="007D6CE3">
        <w:rPr>
          <w:color w:val="000000" w:themeColor="text1"/>
          <w:sz w:val="28"/>
          <w:szCs w:val="28"/>
        </w:rPr>
        <w:t>of</w:t>
      </w:r>
      <w:r w:rsidR="00484D1F">
        <w:rPr>
          <w:color w:val="000000" w:themeColor="text1"/>
          <w:sz w:val="28"/>
          <w:szCs w:val="28"/>
        </w:rPr>
        <w:t xml:space="preserve"> everyone, especially the Believer.</w:t>
      </w:r>
      <w:r w:rsidR="00BF4D8C">
        <w:rPr>
          <w:color w:val="000000" w:themeColor="text1"/>
          <w:sz w:val="28"/>
          <w:szCs w:val="28"/>
        </w:rPr>
        <w:t xml:space="preserve"> </w:t>
      </w:r>
      <w:r w:rsidR="00360C49">
        <w:rPr>
          <w:rFonts w:asciiTheme="majorBidi" w:hAnsiTheme="majorBidi" w:cstheme="majorBidi"/>
          <w:sz w:val="28"/>
          <w:szCs w:val="28"/>
        </w:rPr>
        <w:t>Al-</w:t>
      </w:r>
      <w:r w:rsidR="00360C49" w:rsidRPr="00EB5491">
        <w:rPr>
          <w:rFonts w:asciiTheme="majorBidi" w:hAnsiTheme="majorBidi" w:cstheme="majorBidi"/>
          <w:sz w:val="28"/>
          <w:szCs w:val="28"/>
        </w:rPr>
        <w:t>Imām</w:t>
      </w:r>
      <w:r w:rsidR="00360C49" w:rsidRPr="00E0124B">
        <w:rPr>
          <w:rFonts w:asciiTheme="majorBidi" w:hAnsiTheme="majorBidi" w:cstheme="majorBidi"/>
          <w:sz w:val="28"/>
          <w:szCs w:val="28"/>
        </w:rPr>
        <w:t xml:space="preserve"> </w:t>
      </w:r>
      <w:r w:rsidR="00360C49">
        <w:rPr>
          <w:rFonts w:asciiTheme="majorBidi" w:hAnsiTheme="majorBidi" w:cstheme="majorBidi"/>
          <w:sz w:val="28"/>
          <w:szCs w:val="28"/>
        </w:rPr>
        <w:t>al-Tirmidh</w:t>
      </w:r>
      <w:r w:rsidR="00360C49" w:rsidRPr="00EB5491">
        <w:rPr>
          <w:rFonts w:asciiTheme="majorBidi" w:hAnsiTheme="majorBidi" w:cstheme="majorBidi"/>
          <w:sz w:val="28"/>
          <w:szCs w:val="28"/>
        </w:rPr>
        <w:t>ī</w:t>
      </w:r>
      <w:r w:rsidR="00360C49">
        <w:rPr>
          <w:rFonts w:asciiTheme="majorBidi" w:hAnsiTheme="majorBidi" w:cstheme="majorBidi"/>
          <w:sz w:val="28"/>
          <w:szCs w:val="28"/>
        </w:rPr>
        <w:t xml:space="preserve"> and al-</w:t>
      </w:r>
      <w:r w:rsidR="00360C49" w:rsidRPr="00EB5491">
        <w:rPr>
          <w:rFonts w:asciiTheme="majorBidi" w:hAnsiTheme="majorBidi" w:cstheme="majorBidi"/>
          <w:sz w:val="28"/>
          <w:szCs w:val="28"/>
        </w:rPr>
        <w:t>Imām</w:t>
      </w:r>
      <w:r w:rsidR="00360C49" w:rsidRPr="00E0124B">
        <w:rPr>
          <w:rFonts w:asciiTheme="majorBidi" w:hAnsiTheme="majorBidi" w:cstheme="majorBidi"/>
          <w:sz w:val="28"/>
          <w:szCs w:val="28"/>
        </w:rPr>
        <w:t xml:space="preserve"> </w:t>
      </w:r>
      <w:r w:rsidR="00360C49">
        <w:rPr>
          <w:rFonts w:asciiTheme="majorBidi" w:hAnsiTheme="majorBidi" w:cstheme="majorBidi"/>
          <w:sz w:val="28"/>
          <w:szCs w:val="28"/>
        </w:rPr>
        <w:t>Ibn M</w:t>
      </w:r>
      <w:r w:rsidR="00360C49" w:rsidRPr="00EB5491">
        <w:rPr>
          <w:rFonts w:asciiTheme="majorBidi" w:hAnsiTheme="majorBidi" w:cstheme="majorBidi"/>
          <w:sz w:val="28"/>
          <w:szCs w:val="28"/>
        </w:rPr>
        <w:t>ā</w:t>
      </w:r>
      <w:r w:rsidR="00360C49">
        <w:rPr>
          <w:rFonts w:asciiTheme="majorBidi" w:hAnsiTheme="majorBidi" w:cstheme="majorBidi"/>
          <w:sz w:val="28"/>
          <w:szCs w:val="28"/>
        </w:rPr>
        <w:t>ja transmit that</w:t>
      </w:r>
      <w:r w:rsidR="00360C49">
        <w:rPr>
          <w:sz w:val="28"/>
          <w:szCs w:val="28"/>
        </w:rPr>
        <w:t xml:space="preserve"> God’s Messenger said:</w:t>
      </w:r>
      <w:r w:rsidR="00360C49">
        <w:rPr>
          <w:rStyle w:val="FootnoteReference"/>
          <w:rFonts w:asciiTheme="majorBidi" w:hAnsiTheme="majorBidi" w:cstheme="majorBidi"/>
          <w:sz w:val="28"/>
          <w:szCs w:val="28"/>
        </w:rPr>
        <w:footnoteReference w:id="119"/>
      </w:r>
      <w:r w:rsidR="00360C49">
        <w:rPr>
          <w:sz w:val="28"/>
          <w:szCs w:val="28"/>
        </w:rPr>
        <w:t xml:space="preserve"> “</w:t>
      </w:r>
      <w:r w:rsidR="00360C49" w:rsidRPr="00484D1F">
        <w:rPr>
          <w:sz w:val="28"/>
          <w:szCs w:val="28"/>
          <w:u w:val="single"/>
        </w:rPr>
        <w:t>The word [of] wisdom is the lost camel (</w:t>
      </w:r>
      <w:r w:rsidR="00360C49" w:rsidRPr="00484D1F">
        <w:rPr>
          <w:rFonts w:asciiTheme="majorBidi" w:hAnsiTheme="majorBidi" w:cstheme="majorBidi"/>
          <w:i/>
          <w:iCs/>
          <w:sz w:val="28"/>
          <w:szCs w:val="28"/>
          <w:u w:val="single"/>
        </w:rPr>
        <w:t>ḍālla</w:t>
      </w:r>
      <w:r w:rsidR="00360C49" w:rsidRPr="00484D1F">
        <w:rPr>
          <w:sz w:val="28"/>
          <w:szCs w:val="28"/>
          <w:u w:val="single"/>
        </w:rPr>
        <w:t>) of the Believ</w:t>
      </w:r>
      <w:r w:rsidR="00360C49" w:rsidRPr="00194FF7">
        <w:rPr>
          <w:sz w:val="28"/>
          <w:szCs w:val="28"/>
          <w:u w:val="single"/>
        </w:rPr>
        <w:t>er. Thus, wherever he finds it, he has greater right to it</w:t>
      </w:r>
      <w:r w:rsidR="00360C49">
        <w:rPr>
          <w:sz w:val="28"/>
          <w:szCs w:val="28"/>
        </w:rPr>
        <w:t>.”</w:t>
      </w:r>
      <w:r w:rsidR="000A5886">
        <w:rPr>
          <w:sz w:val="28"/>
          <w:szCs w:val="28"/>
        </w:rPr>
        <w:t xml:space="preserve"> </w:t>
      </w:r>
      <w:r w:rsidR="00C61F97">
        <w:rPr>
          <w:sz w:val="28"/>
          <w:szCs w:val="28"/>
        </w:rPr>
        <w:t xml:space="preserve">In a similar </w:t>
      </w:r>
      <w:r w:rsidR="00C61F97">
        <w:rPr>
          <w:sz w:val="28"/>
          <w:szCs w:val="28"/>
        </w:rPr>
        <w:lastRenderedPageBreak/>
        <w:t xml:space="preserve">vein, the Prophet is also reported to have said: </w:t>
      </w:r>
      <w:r w:rsidR="00C61F97">
        <w:rPr>
          <w:color w:val="000000"/>
          <w:sz w:val="28"/>
          <w:szCs w:val="28"/>
        </w:rPr>
        <w:t>“</w:t>
      </w:r>
      <w:r w:rsidR="00C61F97" w:rsidRPr="00C61F97">
        <w:rPr>
          <w:color w:val="000000"/>
          <w:sz w:val="28"/>
          <w:szCs w:val="28"/>
          <w:u w:val="single"/>
        </w:rPr>
        <w:t>Seek knowledge even if in China</w:t>
      </w:r>
      <w:r w:rsidR="00C61F97">
        <w:rPr>
          <w:color w:val="000000"/>
          <w:sz w:val="28"/>
          <w:szCs w:val="28"/>
        </w:rPr>
        <w:t>, for the seeking of knowledge is incumbent upon every Muslim [man and woman].”</w:t>
      </w:r>
      <w:r w:rsidR="00C61F97">
        <w:rPr>
          <w:rStyle w:val="FootnoteReference"/>
          <w:color w:val="000000"/>
          <w:sz w:val="28"/>
          <w:szCs w:val="28"/>
        </w:rPr>
        <w:footnoteReference w:id="120"/>
      </w:r>
    </w:p>
    <w:p w14:paraId="6069B927" w14:textId="00003C36" w:rsidR="00C61F97" w:rsidRDefault="00C61F97" w:rsidP="000A5886">
      <w:pPr>
        <w:rPr>
          <w:sz w:val="28"/>
          <w:szCs w:val="28"/>
        </w:rPr>
      </w:pPr>
    </w:p>
    <w:p w14:paraId="138AFF3F" w14:textId="3F8B5C89" w:rsidR="00962266" w:rsidRPr="000A5886" w:rsidRDefault="00484D1F" w:rsidP="000A5886">
      <w:pPr>
        <w:rPr>
          <w:sz w:val="28"/>
          <w:szCs w:val="28"/>
        </w:rPr>
      </w:pPr>
      <w:r>
        <w:rPr>
          <w:color w:val="000000" w:themeColor="text1"/>
          <w:sz w:val="28"/>
          <w:szCs w:val="28"/>
        </w:rPr>
        <w:t>I</w:t>
      </w:r>
      <w:r w:rsidR="006E2346">
        <w:rPr>
          <w:color w:val="000000" w:themeColor="text1"/>
          <w:sz w:val="28"/>
          <w:szCs w:val="28"/>
        </w:rPr>
        <w:t xml:space="preserve">f such </w:t>
      </w:r>
      <w:r w:rsidR="003B0DB5">
        <w:rPr>
          <w:color w:val="000000" w:themeColor="text1"/>
          <w:sz w:val="28"/>
          <w:szCs w:val="28"/>
        </w:rPr>
        <w:t>an all-inclusive attitude c</w:t>
      </w:r>
      <w:r w:rsidR="000A5886">
        <w:rPr>
          <w:color w:val="000000" w:themeColor="text1"/>
          <w:sz w:val="28"/>
          <w:szCs w:val="28"/>
        </w:rPr>
        <w:t>an</w:t>
      </w:r>
      <w:r w:rsidR="003B0DB5">
        <w:rPr>
          <w:color w:val="000000" w:themeColor="text1"/>
          <w:sz w:val="28"/>
          <w:szCs w:val="28"/>
        </w:rPr>
        <w:t xml:space="preserve"> </w:t>
      </w:r>
      <w:r w:rsidR="003D1C57">
        <w:rPr>
          <w:color w:val="000000" w:themeColor="text1"/>
          <w:sz w:val="28"/>
          <w:szCs w:val="28"/>
        </w:rPr>
        <w:t>sound</w:t>
      </w:r>
      <w:r w:rsidR="00A76AC3">
        <w:rPr>
          <w:color w:val="000000" w:themeColor="text1"/>
          <w:sz w:val="28"/>
          <w:szCs w:val="28"/>
        </w:rPr>
        <w:t xml:space="preserve"> </w:t>
      </w:r>
      <w:r w:rsidR="00170371">
        <w:rPr>
          <w:color w:val="000000" w:themeColor="text1"/>
          <w:sz w:val="28"/>
          <w:szCs w:val="28"/>
        </w:rPr>
        <w:t>genuine</w:t>
      </w:r>
      <w:r w:rsidR="009419FC">
        <w:rPr>
          <w:color w:val="000000" w:themeColor="text1"/>
          <w:sz w:val="28"/>
          <w:szCs w:val="28"/>
        </w:rPr>
        <w:t xml:space="preserve"> on the</w:t>
      </w:r>
      <w:r w:rsidR="00355B7B">
        <w:rPr>
          <w:color w:val="000000" w:themeColor="text1"/>
          <w:sz w:val="28"/>
          <w:szCs w:val="28"/>
        </w:rPr>
        <w:t xml:space="preserve"> </w:t>
      </w:r>
      <w:r w:rsidR="001F6A83">
        <w:rPr>
          <w:color w:val="000000" w:themeColor="text1"/>
          <w:sz w:val="28"/>
          <w:szCs w:val="28"/>
        </w:rPr>
        <w:t>lips</w:t>
      </w:r>
      <w:r w:rsidR="009419FC">
        <w:rPr>
          <w:color w:val="000000" w:themeColor="text1"/>
          <w:sz w:val="28"/>
          <w:szCs w:val="28"/>
        </w:rPr>
        <w:t xml:space="preserve"> of</w:t>
      </w:r>
      <w:r w:rsidR="009419FC" w:rsidRPr="009419FC">
        <w:rPr>
          <w:color w:val="000000" w:themeColor="text1"/>
          <w:sz w:val="28"/>
          <w:szCs w:val="28"/>
        </w:rPr>
        <w:t xml:space="preserve"> </w:t>
      </w:r>
      <w:r w:rsidR="009419FC">
        <w:rPr>
          <w:color w:val="000000" w:themeColor="text1"/>
          <w:sz w:val="28"/>
          <w:szCs w:val="28"/>
        </w:rPr>
        <w:t>Terence</w:t>
      </w:r>
      <w:r w:rsidR="003B0DB5">
        <w:rPr>
          <w:color w:val="000000" w:themeColor="text1"/>
          <w:sz w:val="28"/>
          <w:szCs w:val="28"/>
        </w:rPr>
        <w:t xml:space="preserve"> in </w:t>
      </w:r>
      <w:r w:rsidR="006D0CEB">
        <w:rPr>
          <w:color w:val="000000" w:themeColor="text1"/>
          <w:sz w:val="28"/>
          <w:szCs w:val="28"/>
        </w:rPr>
        <w:t xml:space="preserve">the context of the </w:t>
      </w:r>
      <w:r w:rsidR="00E7207E">
        <w:rPr>
          <w:rFonts w:asciiTheme="majorBidi" w:eastAsiaTheme="minorEastAsia" w:hAnsiTheme="majorBidi" w:cstheme="majorBidi"/>
          <w:b/>
          <w:bCs/>
          <w:color w:val="000000"/>
          <w:sz w:val="28"/>
          <w:szCs w:val="28"/>
        </w:rPr>
        <w:t>P</w:t>
      </w:r>
      <w:r w:rsidR="00E7207E" w:rsidRPr="0017577E">
        <w:rPr>
          <w:rFonts w:asciiTheme="majorBidi" w:eastAsiaTheme="minorEastAsia" w:hAnsiTheme="majorBidi" w:cstheme="majorBidi"/>
          <w:b/>
          <w:bCs/>
          <w:color w:val="000000"/>
          <w:sz w:val="28"/>
          <w:szCs w:val="28"/>
        </w:rPr>
        <w:t>agan</w:t>
      </w:r>
      <w:r w:rsidR="00E7207E">
        <w:rPr>
          <w:rFonts w:asciiTheme="majorBidi" w:eastAsiaTheme="minorEastAsia" w:hAnsiTheme="majorBidi" w:cstheme="majorBidi"/>
          <w:b/>
          <w:bCs/>
          <w:color w:val="000000"/>
          <w:sz w:val="28"/>
          <w:szCs w:val="28"/>
        </w:rPr>
        <w:t>ism</w:t>
      </w:r>
      <w:r w:rsidR="00E7207E" w:rsidRPr="0017577E">
        <w:rPr>
          <w:rStyle w:val="FootnoteReference"/>
          <w:rFonts w:asciiTheme="majorBidi" w:eastAsiaTheme="minorEastAsia" w:hAnsiTheme="majorBidi" w:cstheme="majorBidi"/>
          <w:color w:val="000000"/>
          <w:sz w:val="28"/>
          <w:szCs w:val="28"/>
        </w:rPr>
        <w:footnoteReference w:id="121"/>
      </w:r>
      <w:r w:rsidR="006D0CEB">
        <w:rPr>
          <w:color w:val="000000" w:themeColor="text1"/>
          <w:sz w:val="28"/>
          <w:szCs w:val="28"/>
        </w:rPr>
        <w:t xml:space="preserve"> of </w:t>
      </w:r>
      <w:r w:rsidR="006D0CEB" w:rsidRPr="006B7CF1">
        <w:rPr>
          <w:b/>
          <w:bCs/>
          <w:color w:val="000000" w:themeColor="text1"/>
          <w:sz w:val="28"/>
          <w:szCs w:val="28"/>
        </w:rPr>
        <w:t>Late Antiquity</w:t>
      </w:r>
      <w:r w:rsidR="00A76AC3">
        <w:rPr>
          <w:color w:val="000000" w:themeColor="text1"/>
          <w:sz w:val="28"/>
          <w:szCs w:val="28"/>
        </w:rPr>
        <w:t>,</w:t>
      </w:r>
      <w:r w:rsidR="004F4325" w:rsidRPr="0095776E">
        <w:rPr>
          <w:rStyle w:val="FootnoteReference"/>
          <w:sz w:val="28"/>
          <w:szCs w:val="28"/>
        </w:rPr>
        <w:footnoteReference w:id="122"/>
      </w:r>
      <w:r w:rsidR="003D4964">
        <w:rPr>
          <w:color w:val="000000" w:themeColor="text1"/>
          <w:sz w:val="28"/>
          <w:szCs w:val="28"/>
        </w:rPr>
        <w:t xml:space="preserve"> </w:t>
      </w:r>
      <w:r w:rsidR="00A76AC3">
        <w:rPr>
          <w:color w:val="000000" w:themeColor="text1"/>
          <w:sz w:val="28"/>
          <w:szCs w:val="28"/>
        </w:rPr>
        <w:t xml:space="preserve">it should </w:t>
      </w:r>
      <w:r w:rsidR="003D1C57">
        <w:rPr>
          <w:color w:val="000000" w:themeColor="text1"/>
          <w:sz w:val="28"/>
          <w:szCs w:val="28"/>
        </w:rPr>
        <w:t>ring</w:t>
      </w:r>
      <w:r w:rsidR="00A76AC3">
        <w:rPr>
          <w:color w:val="000000" w:themeColor="text1"/>
          <w:sz w:val="28"/>
          <w:szCs w:val="28"/>
        </w:rPr>
        <w:t xml:space="preserve"> even mor</w:t>
      </w:r>
      <w:r w:rsidR="005B367B">
        <w:rPr>
          <w:color w:val="000000" w:themeColor="text1"/>
          <w:sz w:val="28"/>
          <w:szCs w:val="28"/>
        </w:rPr>
        <w:t xml:space="preserve">e </w:t>
      </w:r>
      <w:r w:rsidR="00170371">
        <w:rPr>
          <w:color w:val="000000" w:themeColor="text1"/>
          <w:sz w:val="28"/>
          <w:szCs w:val="28"/>
        </w:rPr>
        <w:t>true</w:t>
      </w:r>
      <w:r w:rsidR="00194FF7" w:rsidRPr="00194FF7">
        <w:rPr>
          <w:color w:val="000000" w:themeColor="text1"/>
          <w:sz w:val="28"/>
          <w:szCs w:val="28"/>
        </w:rPr>
        <w:t xml:space="preserve"> </w:t>
      </w:r>
      <w:r w:rsidR="00194FF7">
        <w:rPr>
          <w:color w:val="000000" w:themeColor="text1"/>
          <w:sz w:val="28"/>
          <w:szCs w:val="28"/>
        </w:rPr>
        <w:t>on the tongues and</w:t>
      </w:r>
      <w:r w:rsidR="004C60EC">
        <w:rPr>
          <w:color w:val="000000" w:themeColor="text1"/>
          <w:sz w:val="28"/>
          <w:szCs w:val="28"/>
        </w:rPr>
        <w:t xml:space="preserve"> </w:t>
      </w:r>
      <w:r w:rsidR="003D4964">
        <w:rPr>
          <w:color w:val="000000" w:themeColor="text1"/>
          <w:sz w:val="28"/>
          <w:szCs w:val="28"/>
        </w:rPr>
        <w:t xml:space="preserve">in </w:t>
      </w:r>
      <w:r w:rsidR="000A5886">
        <w:rPr>
          <w:color w:val="000000" w:themeColor="text1"/>
          <w:sz w:val="28"/>
          <w:szCs w:val="28"/>
        </w:rPr>
        <w:t>the H</w:t>
      </w:r>
      <w:r w:rsidR="003D4964">
        <w:rPr>
          <w:color w:val="000000" w:themeColor="text1"/>
          <w:sz w:val="28"/>
          <w:szCs w:val="28"/>
        </w:rPr>
        <w:t>earts</w:t>
      </w:r>
      <w:r w:rsidR="001F6A83">
        <w:rPr>
          <w:color w:val="000000" w:themeColor="text1"/>
          <w:sz w:val="28"/>
          <w:szCs w:val="28"/>
        </w:rPr>
        <w:t xml:space="preserve"> </w:t>
      </w:r>
      <w:r w:rsidR="000A5886">
        <w:rPr>
          <w:color w:val="000000" w:themeColor="text1"/>
          <w:sz w:val="28"/>
          <w:szCs w:val="28"/>
        </w:rPr>
        <w:t xml:space="preserve">of Muslims </w:t>
      </w:r>
      <w:r w:rsidR="001F6A83">
        <w:rPr>
          <w:color w:val="000000" w:themeColor="text1"/>
          <w:sz w:val="28"/>
          <w:szCs w:val="28"/>
        </w:rPr>
        <w:t>today</w:t>
      </w:r>
      <w:r w:rsidR="00170371">
        <w:rPr>
          <w:color w:val="000000" w:themeColor="text1"/>
          <w:sz w:val="28"/>
          <w:szCs w:val="28"/>
        </w:rPr>
        <w:t xml:space="preserve">. </w:t>
      </w:r>
      <w:r w:rsidR="000A5886">
        <w:rPr>
          <w:color w:val="000000" w:themeColor="text1"/>
          <w:sz w:val="28"/>
          <w:szCs w:val="28"/>
        </w:rPr>
        <w:t xml:space="preserve">The </w:t>
      </w:r>
      <w:r w:rsidR="00247812">
        <w:rPr>
          <w:color w:val="000000" w:themeColor="text1"/>
          <w:sz w:val="28"/>
          <w:szCs w:val="28"/>
        </w:rPr>
        <w:t>Rome</w:t>
      </w:r>
      <w:r w:rsidR="000A5886">
        <w:rPr>
          <w:color w:val="000000" w:themeColor="text1"/>
          <w:sz w:val="28"/>
          <w:szCs w:val="28"/>
        </w:rPr>
        <w:t xml:space="preserve"> of Terence</w:t>
      </w:r>
      <w:r w:rsidR="00247812">
        <w:rPr>
          <w:color w:val="000000" w:themeColor="text1"/>
          <w:sz w:val="28"/>
          <w:szCs w:val="28"/>
        </w:rPr>
        <w:t xml:space="preserve"> ruled much of the inhabited world in its time, but Muslims are the heirs of an </w:t>
      </w:r>
      <w:r w:rsidR="005002F6">
        <w:rPr>
          <w:color w:val="000000" w:themeColor="text1"/>
          <w:sz w:val="28"/>
          <w:szCs w:val="28"/>
        </w:rPr>
        <w:t xml:space="preserve">even vaster </w:t>
      </w:r>
      <w:r w:rsidR="001F3C00">
        <w:rPr>
          <w:color w:val="000000" w:themeColor="text1"/>
          <w:sz w:val="28"/>
          <w:szCs w:val="28"/>
        </w:rPr>
        <w:t>heritage</w:t>
      </w:r>
      <w:r w:rsidR="005002F6">
        <w:rPr>
          <w:color w:val="000000" w:themeColor="text1"/>
          <w:sz w:val="28"/>
          <w:szCs w:val="28"/>
        </w:rPr>
        <w:t xml:space="preserve"> of </w:t>
      </w:r>
      <w:r w:rsidR="001C3465">
        <w:rPr>
          <w:color w:val="000000" w:themeColor="text1"/>
          <w:sz w:val="28"/>
          <w:szCs w:val="28"/>
        </w:rPr>
        <w:t xml:space="preserve">functional </w:t>
      </w:r>
      <w:r w:rsidR="000A5886">
        <w:rPr>
          <w:color w:val="000000" w:themeColor="text1"/>
          <w:sz w:val="28"/>
          <w:szCs w:val="28"/>
        </w:rPr>
        <w:t>U</w:t>
      </w:r>
      <w:r w:rsidR="001C3465">
        <w:rPr>
          <w:color w:val="000000" w:themeColor="text1"/>
          <w:sz w:val="28"/>
          <w:szCs w:val="28"/>
        </w:rPr>
        <w:t>niversalism</w:t>
      </w:r>
      <w:r w:rsidR="00FF33DC">
        <w:rPr>
          <w:color w:val="000000" w:themeColor="text1"/>
          <w:sz w:val="28"/>
          <w:szCs w:val="28"/>
        </w:rPr>
        <w:t xml:space="preserve"> </w:t>
      </w:r>
      <w:r w:rsidR="005002F6">
        <w:rPr>
          <w:color w:val="000000" w:themeColor="text1"/>
          <w:sz w:val="28"/>
          <w:szCs w:val="28"/>
        </w:rPr>
        <w:t xml:space="preserve">as reflected in </w:t>
      </w:r>
      <w:r w:rsidR="00FF33DC">
        <w:rPr>
          <w:color w:val="000000" w:themeColor="text1"/>
          <w:sz w:val="28"/>
          <w:szCs w:val="28"/>
        </w:rPr>
        <w:t>the</w:t>
      </w:r>
      <w:r w:rsidR="007A4DBF">
        <w:rPr>
          <w:color w:val="000000" w:themeColor="text1"/>
          <w:sz w:val="28"/>
          <w:szCs w:val="28"/>
        </w:rPr>
        <w:t xml:space="preserve"> centuries-long legacy of </w:t>
      </w:r>
      <w:r w:rsidR="007A4DBF" w:rsidRPr="00320BEC">
        <w:rPr>
          <w:b/>
          <w:bCs/>
          <w:color w:val="000000" w:themeColor="text1"/>
          <w:sz w:val="28"/>
          <w:szCs w:val="28"/>
        </w:rPr>
        <w:t xml:space="preserve">Islamic </w:t>
      </w:r>
      <w:r w:rsidR="007A4DBF" w:rsidRPr="00320BEC">
        <w:rPr>
          <w:b/>
          <w:bCs/>
          <w:color w:val="000000" w:themeColor="text1"/>
          <w:sz w:val="28"/>
          <w:szCs w:val="28"/>
        </w:rPr>
        <w:lastRenderedPageBreak/>
        <w:t>Globalism</w:t>
      </w:r>
      <w:r w:rsidR="005002F6">
        <w:rPr>
          <w:color w:val="000000" w:themeColor="text1"/>
          <w:sz w:val="28"/>
          <w:szCs w:val="28"/>
        </w:rPr>
        <w:t>.</w:t>
      </w:r>
      <w:r w:rsidR="007A4DBF">
        <w:rPr>
          <w:rStyle w:val="FootnoteReference"/>
          <w:color w:val="000000" w:themeColor="text1"/>
          <w:sz w:val="28"/>
          <w:szCs w:val="28"/>
        </w:rPr>
        <w:footnoteReference w:id="123"/>
      </w:r>
      <w:r w:rsidR="007A4DBF">
        <w:rPr>
          <w:b/>
          <w:bCs/>
          <w:color w:val="000000" w:themeColor="text1"/>
          <w:sz w:val="28"/>
          <w:szCs w:val="28"/>
        </w:rPr>
        <w:t xml:space="preserve"> </w:t>
      </w:r>
      <w:r w:rsidR="005002F6">
        <w:rPr>
          <w:color w:val="000000" w:themeColor="text1"/>
          <w:sz w:val="28"/>
          <w:szCs w:val="28"/>
        </w:rPr>
        <w:t>U</w:t>
      </w:r>
      <w:r w:rsidR="00FF33DC">
        <w:rPr>
          <w:color w:val="000000" w:themeColor="text1"/>
          <w:sz w:val="28"/>
          <w:szCs w:val="28"/>
        </w:rPr>
        <w:t>nder the umbrella of</w:t>
      </w:r>
      <w:r w:rsidR="005002F6">
        <w:rPr>
          <w:color w:val="000000" w:themeColor="text1"/>
          <w:sz w:val="28"/>
          <w:szCs w:val="28"/>
        </w:rPr>
        <w:t xml:space="preserve"> Islamic Globalism,</w:t>
      </w:r>
      <w:r w:rsidR="00FF33DC">
        <w:rPr>
          <w:color w:val="000000" w:themeColor="text1"/>
          <w:sz w:val="28"/>
          <w:szCs w:val="28"/>
        </w:rPr>
        <w:t xml:space="preserve"> Muslims dynamically </w:t>
      </w:r>
      <w:r w:rsidR="007A4DBF">
        <w:rPr>
          <w:color w:val="000000" w:themeColor="text1"/>
          <w:sz w:val="28"/>
          <w:szCs w:val="28"/>
        </w:rPr>
        <w:t>engage</w:t>
      </w:r>
      <w:r w:rsidR="00FF33DC">
        <w:rPr>
          <w:color w:val="000000" w:themeColor="text1"/>
          <w:sz w:val="28"/>
          <w:szCs w:val="28"/>
        </w:rPr>
        <w:t xml:space="preserve">d </w:t>
      </w:r>
      <w:r w:rsidR="007A4DBF">
        <w:rPr>
          <w:color w:val="000000" w:themeColor="text1"/>
          <w:sz w:val="28"/>
          <w:szCs w:val="28"/>
        </w:rPr>
        <w:t xml:space="preserve">all the Human </w:t>
      </w:r>
      <w:r w:rsidR="001F3C00">
        <w:rPr>
          <w:color w:val="000000" w:themeColor="text1"/>
          <w:sz w:val="28"/>
          <w:szCs w:val="28"/>
        </w:rPr>
        <w:t>C</w:t>
      </w:r>
      <w:r w:rsidR="007A4DBF">
        <w:rPr>
          <w:color w:val="000000" w:themeColor="text1"/>
          <w:sz w:val="28"/>
          <w:szCs w:val="28"/>
        </w:rPr>
        <w:t xml:space="preserve">ultures </w:t>
      </w:r>
      <w:r w:rsidR="00FF33DC">
        <w:rPr>
          <w:color w:val="000000" w:themeColor="text1"/>
          <w:sz w:val="28"/>
          <w:szCs w:val="28"/>
        </w:rPr>
        <w:t>they</w:t>
      </w:r>
      <w:r w:rsidR="007A4DBF">
        <w:rPr>
          <w:color w:val="000000" w:themeColor="text1"/>
          <w:sz w:val="28"/>
          <w:szCs w:val="28"/>
        </w:rPr>
        <w:t xml:space="preserve"> encountered </w:t>
      </w:r>
      <w:r w:rsidR="00FF33DC">
        <w:rPr>
          <w:color w:val="000000" w:themeColor="text1"/>
          <w:sz w:val="28"/>
          <w:szCs w:val="28"/>
        </w:rPr>
        <w:t xml:space="preserve">on the </w:t>
      </w:r>
      <w:r w:rsidR="00285940">
        <w:rPr>
          <w:color w:val="000000" w:themeColor="text1"/>
          <w:sz w:val="28"/>
          <w:szCs w:val="28"/>
        </w:rPr>
        <w:t>continents of Eurasia and Africa and the islands of the seas</w:t>
      </w:r>
      <w:r w:rsidR="005002F6">
        <w:rPr>
          <w:color w:val="000000" w:themeColor="text1"/>
          <w:sz w:val="28"/>
          <w:szCs w:val="28"/>
        </w:rPr>
        <w:t xml:space="preserve"> beyond</w:t>
      </w:r>
      <w:r w:rsidR="00285940">
        <w:rPr>
          <w:color w:val="000000" w:themeColor="text1"/>
          <w:sz w:val="28"/>
          <w:szCs w:val="28"/>
        </w:rPr>
        <w:t>,</w:t>
      </w:r>
      <w:r w:rsidR="007A4DBF">
        <w:rPr>
          <w:color w:val="000000" w:themeColor="text1"/>
          <w:sz w:val="28"/>
          <w:szCs w:val="28"/>
        </w:rPr>
        <w:t xml:space="preserve"> </w:t>
      </w:r>
      <w:r w:rsidR="006E3A3B">
        <w:rPr>
          <w:color w:val="000000" w:themeColor="text1"/>
          <w:sz w:val="28"/>
          <w:szCs w:val="28"/>
        </w:rPr>
        <w:t>while taking full cogniza</w:t>
      </w:r>
      <w:r w:rsidR="00854F80">
        <w:rPr>
          <w:color w:val="000000" w:themeColor="text1"/>
          <w:sz w:val="28"/>
          <w:szCs w:val="28"/>
        </w:rPr>
        <w:t xml:space="preserve">nce of the integrity of </w:t>
      </w:r>
      <w:r w:rsidR="005002F6">
        <w:rPr>
          <w:color w:val="000000" w:themeColor="text1"/>
          <w:sz w:val="28"/>
          <w:szCs w:val="28"/>
        </w:rPr>
        <w:t xml:space="preserve">the </w:t>
      </w:r>
      <w:r w:rsidR="00854F80">
        <w:rPr>
          <w:color w:val="000000" w:themeColor="text1"/>
          <w:sz w:val="28"/>
          <w:szCs w:val="28"/>
        </w:rPr>
        <w:t xml:space="preserve">indigenous peoples and local </w:t>
      </w:r>
      <w:r w:rsidR="00212AA7">
        <w:rPr>
          <w:color w:val="000000" w:themeColor="text1"/>
          <w:sz w:val="28"/>
          <w:szCs w:val="28"/>
        </w:rPr>
        <w:t>Communities</w:t>
      </w:r>
      <w:r w:rsidR="005002F6">
        <w:rPr>
          <w:color w:val="000000" w:themeColor="text1"/>
          <w:sz w:val="28"/>
          <w:szCs w:val="28"/>
        </w:rPr>
        <w:t xml:space="preserve"> they </w:t>
      </w:r>
      <w:r w:rsidR="001F3C00">
        <w:rPr>
          <w:color w:val="000000" w:themeColor="text1"/>
          <w:sz w:val="28"/>
          <w:szCs w:val="28"/>
        </w:rPr>
        <w:t>met</w:t>
      </w:r>
      <w:r w:rsidR="00E10F8E">
        <w:rPr>
          <w:color w:val="000000" w:themeColor="text1"/>
          <w:sz w:val="28"/>
          <w:szCs w:val="28"/>
        </w:rPr>
        <w:t xml:space="preserve"> as dictated by</w:t>
      </w:r>
      <w:r w:rsidR="00212AA7">
        <w:rPr>
          <w:color w:val="000000" w:themeColor="text1"/>
          <w:sz w:val="28"/>
          <w:szCs w:val="28"/>
        </w:rPr>
        <w:t xml:space="preserve"> Islam’s benign </w:t>
      </w:r>
      <w:r w:rsidR="00212AA7" w:rsidRPr="00212AA7">
        <w:rPr>
          <w:b/>
          <w:bCs/>
          <w:color w:val="000000" w:themeColor="text1"/>
          <w:sz w:val="28"/>
          <w:szCs w:val="28"/>
        </w:rPr>
        <w:t>Cultural Imperative</w:t>
      </w:r>
      <w:r w:rsidR="00212AA7">
        <w:rPr>
          <w:color w:val="000000" w:themeColor="text1"/>
          <w:sz w:val="28"/>
          <w:szCs w:val="28"/>
        </w:rPr>
        <w:t>.</w:t>
      </w:r>
      <w:r w:rsidR="00212AA7">
        <w:rPr>
          <w:rStyle w:val="FootnoteReference"/>
          <w:rFonts w:asciiTheme="majorBidi" w:hAnsiTheme="majorBidi" w:cstheme="majorBidi"/>
          <w:sz w:val="28"/>
          <w:szCs w:val="28"/>
        </w:rPr>
        <w:footnoteReference w:id="124"/>
      </w:r>
      <w:r w:rsidR="00212AA7">
        <w:rPr>
          <w:rFonts w:asciiTheme="majorBidi" w:hAnsiTheme="majorBidi" w:cstheme="majorBidi"/>
          <w:sz w:val="28"/>
          <w:szCs w:val="28"/>
        </w:rPr>
        <w:t xml:space="preserve"> </w:t>
      </w:r>
      <w:r w:rsidR="00E10F8E">
        <w:rPr>
          <w:rFonts w:asciiTheme="majorBidi" w:hAnsiTheme="majorBidi" w:cstheme="majorBidi"/>
          <w:sz w:val="28"/>
          <w:szCs w:val="28"/>
        </w:rPr>
        <w:t xml:space="preserve">Furthermore, </w:t>
      </w:r>
      <w:r w:rsidR="005002F6">
        <w:rPr>
          <w:rFonts w:asciiTheme="majorBidi" w:hAnsiTheme="majorBidi" w:cstheme="majorBidi"/>
          <w:sz w:val="28"/>
          <w:szCs w:val="28"/>
        </w:rPr>
        <w:t>Islam’s</w:t>
      </w:r>
      <w:r w:rsidR="007758DC">
        <w:rPr>
          <w:rFonts w:asciiTheme="majorBidi" w:hAnsiTheme="majorBidi" w:cstheme="majorBidi"/>
          <w:sz w:val="28"/>
          <w:szCs w:val="28"/>
        </w:rPr>
        <w:t xml:space="preserve"> </w:t>
      </w:r>
      <w:r w:rsidR="007C0868">
        <w:rPr>
          <w:rFonts w:asciiTheme="majorBidi" w:hAnsiTheme="majorBidi" w:cstheme="majorBidi"/>
          <w:sz w:val="28"/>
          <w:szCs w:val="28"/>
        </w:rPr>
        <w:t xml:space="preserve">inherently </w:t>
      </w:r>
      <w:r w:rsidR="007758DC">
        <w:rPr>
          <w:rFonts w:asciiTheme="majorBidi" w:hAnsiTheme="majorBidi" w:cstheme="majorBidi"/>
          <w:sz w:val="28"/>
          <w:szCs w:val="28"/>
        </w:rPr>
        <w:t xml:space="preserve">broad vision of Humanity </w:t>
      </w:r>
      <w:r w:rsidR="007758DC">
        <w:rPr>
          <w:rFonts w:asciiTheme="majorBidi" w:hAnsiTheme="majorBidi" w:cstheme="majorBidi"/>
          <w:sz w:val="28"/>
          <w:szCs w:val="28"/>
        </w:rPr>
        <w:lastRenderedPageBreak/>
        <w:t xml:space="preserve">and </w:t>
      </w:r>
      <w:r w:rsidR="00E10F8E">
        <w:rPr>
          <w:rFonts w:asciiTheme="majorBidi" w:hAnsiTheme="majorBidi" w:cstheme="majorBidi"/>
          <w:sz w:val="28"/>
          <w:szCs w:val="28"/>
        </w:rPr>
        <w:t>U</w:t>
      </w:r>
      <w:r w:rsidR="005002F6">
        <w:rPr>
          <w:rFonts w:asciiTheme="majorBidi" w:hAnsiTheme="majorBidi" w:cstheme="majorBidi"/>
          <w:sz w:val="28"/>
          <w:szCs w:val="28"/>
        </w:rPr>
        <w:t xml:space="preserve">niversal </w:t>
      </w:r>
      <w:r w:rsidR="007758DC">
        <w:rPr>
          <w:rFonts w:asciiTheme="majorBidi" w:hAnsiTheme="majorBidi" w:cstheme="majorBidi"/>
          <w:sz w:val="28"/>
          <w:szCs w:val="28"/>
        </w:rPr>
        <w:t>historical experience</w:t>
      </w:r>
      <w:r w:rsidR="00212AA7">
        <w:rPr>
          <w:rFonts w:asciiTheme="majorBidi" w:hAnsiTheme="majorBidi" w:cstheme="majorBidi"/>
          <w:sz w:val="28"/>
          <w:szCs w:val="28"/>
        </w:rPr>
        <w:t xml:space="preserve"> </w:t>
      </w:r>
      <w:r w:rsidR="007758DC">
        <w:rPr>
          <w:rFonts w:asciiTheme="majorBidi" w:hAnsiTheme="majorBidi" w:cstheme="majorBidi"/>
          <w:sz w:val="28"/>
          <w:szCs w:val="28"/>
        </w:rPr>
        <w:t xml:space="preserve">flows naturally from the Islamic Doctrine of </w:t>
      </w:r>
      <w:r w:rsidR="00DE020D">
        <w:rPr>
          <w:color w:val="000000" w:themeColor="text1"/>
          <w:sz w:val="28"/>
          <w:szCs w:val="28"/>
        </w:rPr>
        <w:t xml:space="preserve">the </w:t>
      </w:r>
      <w:r w:rsidR="00E10F8E">
        <w:rPr>
          <w:color w:val="000000" w:themeColor="text1"/>
          <w:sz w:val="28"/>
          <w:szCs w:val="28"/>
        </w:rPr>
        <w:t>U</w:t>
      </w:r>
      <w:r w:rsidR="00DE020D">
        <w:rPr>
          <w:color w:val="000000" w:themeColor="text1"/>
          <w:sz w:val="28"/>
          <w:szCs w:val="28"/>
        </w:rPr>
        <w:t>niversality of</w:t>
      </w:r>
      <w:r w:rsidR="0000326D">
        <w:rPr>
          <w:color w:val="000000" w:themeColor="text1"/>
          <w:sz w:val="28"/>
          <w:szCs w:val="28"/>
        </w:rPr>
        <w:t xml:space="preserve"> </w:t>
      </w:r>
      <w:r w:rsidR="00962266" w:rsidRPr="1639DB5C">
        <w:rPr>
          <w:rFonts w:asciiTheme="majorBidi" w:hAnsiTheme="majorBidi" w:cstheme="majorBidi"/>
          <w:b/>
          <w:bCs/>
          <w:sz w:val="28"/>
          <w:szCs w:val="28"/>
        </w:rPr>
        <w:t>primordial Human Nature</w:t>
      </w:r>
      <w:r w:rsidR="00962266" w:rsidRPr="1639DB5C">
        <w:rPr>
          <w:rFonts w:asciiTheme="majorBidi" w:hAnsiTheme="majorBidi" w:cstheme="majorBidi"/>
          <w:sz w:val="28"/>
          <w:szCs w:val="28"/>
        </w:rPr>
        <w:t xml:space="preserve"> (</w:t>
      </w:r>
      <w:r w:rsidR="00962266" w:rsidRPr="1639DB5C">
        <w:rPr>
          <w:rFonts w:asciiTheme="majorBidi" w:hAnsiTheme="majorBidi" w:cstheme="majorBidi"/>
          <w:b/>
          <w:bCs/>
          <w:i/>
          <w:iCs/>
          <w:sz w:val="28"/>
          <w:szCs w:val="28"/>
        </w:rPr>
        <w:t>al-Fiṭra</w:t>
      </w:r>
      <w:r w:rsidR="00962266" w:rsidRPr="1639DB5C">
        <w:rPr>
          <w:rFonts w:asciiTheme="majorBidi" w:hAnsiTheme="majorBidi" w:cstheme="majorBidi"/>
          <w:sz w:val="28"/>
          <w:szCs w:val="28"/>
        </w:rPr>
        <w:t>)</w:t>
      </w:r>
      <w:r w:rsidR="007758DC">
        <w:rPr>
          <w:rFonts w:asciiTheme="majorBidi" w:hAnsiTheme="majorBidi" w:cstheme="majorBidi"/>
          <w:sz w:val="28"/>
          <w:szCs w:val="28"/>
        </w:rPr>
        <w:t>,</w:t>
      </w:r>
      <w:r w:rsidR="00962266" w:rsidRPr="1639DB5C">
        <w:rPr>
          <w:rStyle w:val="FootnoteReference"/>
          <w:rFonts w:asciiTheme="majorBidi" w:hAnsiTheme="majorBidi" w:cstheme="majorBidi"/>
          <w:sz w:val="28"/>
          <w:szCs w:val="28"/>
        </w:rPr>
        <w:footnoteReference w:id="125"/>
      </w:r>
      <w:r w:rsidR="007758DC">
        <w:rPr>
          <w:rFonts w:asciiTheme="majorBidi" w:hAnsiTheme="majorBidi" w:cstheme="majorBidi"/>
          <w:sz w:val="28"/>
          <w:szCs w:val="28"/>
        </w:rPr>
        <w:t xml:space="preserve"> </w:t>
      </w:r>
      <w:r w:rsidR="007758DC">
        <w:rPr>
          <w:rFonts w:asciiTheme="majorBidi" w:hAnsiTheme="majorBidi" w:cstheme="majorBidi"/>
          <w:sz w:val="28"/>
          <w:szCs w:val="28"/>
        </w:rPr>
        <w:lastRenderedPageBreak/>
        <w:t xml:space="preserve">which underlies </w:t>
      </w:r>
      <w:r w:rsidR="00262285">
        <w:rPr>
          <w:rFonts w:asciiTheme="majorBidi" w:hAnsiTheme="majorBidi" w:cstheme="majorBidi"/>
          <w:sz w:val="28"/>
          <w:szCs w:val="28"/>
        </w:rPr>
        <w:t xml:space="preserve">the long Tradition of </w:t>
      </w:r>
      <w:r w:rsidR="00262285" w:rsidRPr="00262285">
        <w:rPr>
          <w:rFonts w:asciiTheme="majorBidi" w:hAnsiTheme="majorBidi" w:cstheme="majorBidi"/>
          <w:b/>
          <w:bCs/>
          <w:sz w:val="28"/>
          <w:szCs w:val="28"/>
        </w:rPr>
        <w:t>Islamic Humanism</w:t>
      </w:r>
      <w:r w:rsidR="00262285">
        <w:rPr>
          <w:rStyle w:val="FootnoteReference"/>
          <w:rFonts w:asciiTheme="majorBidi" w:hAnsiTheme="majorBidi" w:cstheme="majorBidi"/>
          <w:sz w:val="28"/>
          <w:szCs w:val="28"/>
        </w:rPr>
        <w:footnoteReference w:id="126"/>
      </w:r>
      <w:r w:rsidR="00DF0535" w:rsidRPr="00DF0535">
        <w:rPr>
          <w:rFonts w:asciiTheme="majorBidi" w:hAnsiTheme="majorBidi" w:cstheme="majorBidi"/>
          <w:sz w:val="28"/>
          <w:szCs w:val="28"/>
        </w:rPr>
        <w:t xml:space="preserve"> in and beyond the Muslim world. Moreover</w:t>
      </w:r>
      <w:r w:rsidR="004C60EC">
        <w:rPr>
          <w:color w:val="000000" w:themeColor="text1"/>
          <w:sz w:val="28"/>
          <w:szCs w:val="28"/>
        </w:rPr>
        <w:t>—as we will see in our discussion of the Prophets and Messengers in Volumes</w:t>
      </w:r>
      <w:r w:rsidR="00FA6CEA">
        <w:rPr>
          <w:color w:val="000000" w:themeColor="text1"/>
          <w:sz w:val="28"/>
          <w:szCs w:val="28"/>
        </w:rPr>
        <w:t xml:space="preserve"> Thirteen through Sixteen—</w:t>
      </w:r>
      <w:r w:rsidR="00DF0535">
        <w:rPr>
          <w:color w:val="000000" w:themeColor="text1"/>
          <w:sz w:val="28"/>
          <w:szCs w:val="28"/>
        </w:rPr>
        <w:t>Muslim</w:t>
      </w:r>
      <w:r w:rsidR="00FA6CEA">
        <w:rPr>
          <w:color w:val="000000" w:themeColor="text1"/>
          <w:sz w:val="28"/>
          <w:szCs w:val="28"/>
        </w:rPr>
        <w:t xml:space="preserve"> belief in the legacy of </w:t>
      </w:r>
      <w:r w:rsidR="00DC62D1">
        <w:rPr>
          <w:color w:val="000000" w:themeColor="text1"/>
          <w:sz w:val="28"/>
          <w:szCs w:val="28"/>
        </w:rPr>
        <w:t>U</w:t>
      </w:r>
      <w:r w:rsidR="00FA6CEA">
        <w:rPr>
          <w:color w:val="000000" w:themeColor="text1"/>
          <w:sz w:val="28"/>
          <w:szCs w:val="28"/>
        </w:rPr>
        <w:t xml:space="preserve">niversal Prophecy makes all </w:t>
      </w:r>
      <w:r w:rsidR="00F0630C">
        <w:rPr>
          <w:color w:val="000000" w:themeColor="text1"/>
          <w:sz w:val="28"/>
          <w:szCs w:val="28"/>
        </w:rPr>
        <w:t>H</w:t>
      </w:r>
      <w:r w:rsidR="00FA6CEA">
        <w:rPr>
          <w:color w:val="000000" w:themeColor="text1"/>
          <w:sz w:val="28"/>
          <w:szCs w:val="28"/>
        </w:rPr>
        <w:t xml:space="preserve">uman pre-history and history </w:t>
      </w:r>
      <w:r w:rsidR="00F0630C">
        <w:rPr>
          <w:color w:val="000000" w:themeColor="text1"/>
          <w:sz w:val="28"/>
          <w:szCs w:val="28"/>
        </w:rPr>
        <w:t xml:space="preserve">especially </w:t>
      </w:r>
      <w:r w:rsidR="00FA6CEA">
        <w:rPr>
          <w:color w:val="000000" w:themeColor="text1"/>
          <w:sz w:val="28"/>
          <w:szCs w:val="28"/>
        </w:rPr>
        <w:t>meaningful to</w:t>
      </w:r>
      <w:r w:rsidR="00E9080B">
        <w:rPr>
          <w:color w:val="000000" w:themeColor="text1"/>
          <w:sz w:val="28"/>
          <w:szCs w:val="28"/>
        </w:rPr>
        <w:t xml:space="preserve"> </w:t>
      </w:r>
      <w:r w:rsidR="001F6A83">
        <w:rPr>
          <w:color w:val="000000" w:themeColor="text1"/>
          <w:sz w:val="28"/>
          <w:szCs w:val="28"/>
        </w:rPr>
        <w:t>Muslims</w:t>
      </w:r>
      <w:r w:rsidR="00B3360D">
        <w:rPr>
          <w:color w:val="000000" w:themeColor="text1"/>
          <w:sz w:val="28"/>
          <w:szCs w:val="28"/>
        </w:rPr>
        <w:t xml:space="preserve"> and part of </w:t>
      </w:r>
      <w:r w:rsidR="00E9080B">
        <w:rPr>
          <w:color w:val="000000" w:themeColor="text1"/>
          <w:sz w:val="28"/>
          <w:szCs w:val="28"/>
        </w:rPr>
        <w:t>their</w:t>
      </w:r>
      <w:r w:rsidR="00B3360D">
        <w:rPr>
          <w:color w:val="000000" w:themeColor="text1"/>
          <w:sz w:val="28"/>
          <w:szCs w:val="28"/>
        </w:rPr>
        <w:t xml:space="preserve"> own comprehensive narrative</w:t>
      </w:r>
      <w:r w:rsidR="001F6A83">
        <w:rPr>
          <w:color w:val="000000" w:themeColor="text1"/>
          <w:sz w:val="28"/>
          <w:szCs w:val="28"/>
        </w:rPr>
        <w:t xml:space="preserve"> of the</w:t>
      </w:r>
      <w:r w:rsidR="00F0630C">
        <w:rPr>
          <w:color w:val="000000" w:themeColor="text1"/>
          <w:sz w:val="28"/>
          <w:szCs w:val="28"/>
        </w:rPr>
        <w:t>mselves and the</w:t>
      </w:r>
      <w:r w:rsidR="001F6A83">
        <w:rPr>
          <w:color w:val="000000" w:themeColor="text1"/>
          <w:sz w:val="28"/>
          <w:szCs w:val="28"/>
        </w:rPr>
        <w:t xml:space="preserve"> </w:t>
      </w:r>
      <w:r w:rsidR="00DC62D1">
        <w:rPr>
          <w:color w:val="000000" w:themeColor="text1"/>
          <w:sz w:val="28"/>
          <w:szCs w:val="28"/>
        </w:rPr>
        <w:t>W</w:t>
      </w:r>
      <w:r w:rsidR="001F6A83">
        <w:rPr>
          <w:color w:val="000000" w:themeColor="text1"/>
          <w:sz w:val="28"/>
          <w:szCs w:val="28"/>
        </w:rPr>
        <w:t>orld in which they live</w:t>
      </w:r>
      <w:r w:rsidR="00B3360D">
        <w:rPr>
          <w:color w:val="000000" w:themeColor="text1"/>
          <w:sz w:val="28"/>
          <w:szCs w:val="28"/>
        </w:rPr>
        <w:t>.</w:t>
      </w:r>
      <w:r w:rsidR="00AB5A17">
        <w:rPr>
          <w:color w:val="000000" w:themeColor="text1"/>
          <w:sz w:val="28"/>
          <w:szCs w:val="28"/>
        </w:rPr>
        <w:t xml:space="preserve"> </w:t>
      </w:r>
    </w:p>
    <w:p w14:paraId="595167FD" w14:textId="13C7E13B" w:rsidR="001F6A83" w:rsidRDefault="001F6A83" w:rsidP="00DE020D">
      <w:pPr>
        <w:autoSpaceDE w:val="0"/>
        <w:autoSpaceDN w:val="0"/>
        <w:adjustRightInd w:val="0"/>
        <w:rPr>
          <w:color w:val="000000" w:themeColor="text1"/>
          <w:sz w:val="28"/>
          <w:szCs w:val="28"/>
        </w:rPr>
      </w:pPr>
    </w:p>
    <w:p w14:paraId="1E7E55E9" w14:textId="0BAD8ADC" w:rsidR="00CD1CDC" w:rsidRPr="00B16600" w:rsidRDefault="00CD1CDC" w:rsidP="00CD1CDC">
      <w:pPr>
        <w:autoSpaceDE w:val="0"/>
        <w:autoSpaceDN w:val="0"/>
        <w:adjustRightInd w:val="0"/>
        <w:ind w:left="1440" w:right="2070"/>
        <w:rPr>
          <w:rFonts w:asciiTheme="majorBidi" w:hAnsiTheme="majorBidi" w:cstheme="majorBidi"/>
          <w:sz w:val="20"/>
          <w:szCs w:val="20"/>
        </w:rPr>
      </w:pPr>
      <w:r w:rsidRPr="00B16600">
        <w:rPr>
          <w:sz w:val="20"/>
          <w:szCs w:val="20"/>
        </w:rPr>
        <w:lastRenderedPageBreak/>
        <w:t>Image</w:t>
      </w:r>
      <w:r>
        <w:rPr>
          <w:sz w:val="20"/>
          <w:szCs w:val="20"/>
        </w:rPr>
        <w:t xml:space="preserve"> 2</w:t>
      </w:r>
      <w:r w:rsidR="0095163E">
        <w:rPr>
          <w:sz w:val="20"/>
          <w:szCs w:val="20"/>
        </w:rPr>
        <w:t>6</w:t>
      </w:r>
      <w:r w:rsidRPr="00B16600">
        <w:rPr>
          <w:rFonts w:asciiTheme="majorBidi" w:hAnsiTheme="majorBidi" w:cstheme="majorBidi"/>
          <w:sz w:val="20"/>
          <w:szCs w:val="20"/>
        </w:rPr>
        <w:t>:</w:t>
      </w:r>
    </w:p>
    <w:p w14:paraId="6FB29658" w14:textId="77777777" w:rsidR="00CD1CDC" w:rsidRDefault="00CD1CDC" w:rsidP="00CD1CDC">
      <w:pPr>
        <w:autoSpaceDE w:val="0"/>
        <w:autoSpaceDN w:val="0"/>
        <w:adjustRightInd w:val="0"/>
        <w:ind w:left="1440" w:right="2070"/>
        <w:rPr>
          <w:sz w:val="20"/>
          <w:szCs w:val="20"/>
        </w:rPr>
      </w:pPr>
    </w:p>
    <w:p w14:paraId="313EB1D8" w14:textId="77777777" w:rsidR="00CD1CDC" w:rsidRDefault="00CD1CDC" w:rsidP="00CD1CDC">
      <w:pPr>
        <w:autoSpaceDE w:val="0"/>
        <w:autoSpaceDN w:val="0"/>
        <w:adjustRightInd w:val="0"/>
        <w:ind w:left="1440" w:right="2070"/>
        <w:rPr>
          <w:sz w:val="20"/>
          <w:szCs w:val="20"/>
        </w:rPr>
      </w:pPr>
    </w:p>
    <w:p w14:paraId="4D397952" w14:textId="77777777" w:rsidR="00CD1CDC" w:rsidRDefault="00CD1CDC" w:rsidP="00CD1CDC">
      <w:pPr>
        <w:autoSpaceDE w:val="0"/>
        <w:autoSpaceDN w:val="0"/>
        <w:adjustRightInd w:val="0"/>
        <w:ind w:left="1440" w:right="2070"/>
        <w:rPr>
          <w:sz w:val="20"/>
          <w:szCs w:val="20"/>
        </w:rPr>
      </w:pPr>
    </w:p>
    <w:p w14:paraId="30F00E10" w14:textId="77777777" w:rsidR="00CD1CDC" w:rsidRDefault="00CD1CDC" w:rsidP="00CD1CDC">
      <w:pPr>
        <w:autoSpaceDE w:val="0"/>
        <w:autoSpaceDN w:val="0"/>
        <w:adjustRightInd w:val="0"/>
        <w:ind w:left="1440" w:right="2070"/>
        <w:rPr>
          <w:sz w:val="20"/>
          <w:szCs w:val="20"/>
        </w:rPr>
      </w:pPr>
    </w:p>
    <w:p w14:paraId="676323B4" w14:textId="77777777" w:rsidR="00CD1CDC" w:rsidRDefault="00CD1CDC" w:rsidP="00CD1CDC">
      <w:pPr>
        <w:autoSpaceDE w:val="0"/>
        <w:autoSpaceDN w:val="0"/>
        <w:adjustRightInd w:val="0"/>
        <w:ind w:left="1440" w:right="2070"/>
        <w:rPr>
          <w:sz w:val="20"/>
          <w:szCs w:val="20"/>
        </w:rPr>
      </w:pPr>
    </w:p>
    <w:p w14:paraId="5E58B669" w14:textId="77777777" w:rsidR="00CD1CDC" w:rsidRDefault="00CD1CDC" w:rsidP="00CD1CDC">
      <w:pPr>
        <w:autoSpaceDE w:val="0"/>
        <w:autoSpaceDN w:val="0"/>
        <w:adjustRightInd w:val="0"/>
        <w:ind w:left="1440" w:right="2070"/>
        <w:rPr>
          <w:sz w:val="20"/>
          <w:szCs w:val="20"/>
        </w:rPr>
      </w:pPr>
    </w:p>
    <w:p w14:paraId="6F7DE4F4" w14:textId="77777777" w:rsidR="00963484" w:rsidRDefault="00963484" w:rsidP="00CD1CDC">
      <w:pPr>
        <w:autoSpaceDE w:val="0"/>
        <w:autoSpaceDN w:val="0"/>
        <w:adjustRightInd w:val="0"/>
        <w:ind w:left="1440" w:right="2070"/>
        <w:rPr>
          <w:sz w:val="20"/>
          <w:szCs w:val="20"/>
        </w:rPr>
      </w:pPr>
    </w:p>
    <w:p w14:paraId="13522733" w14:textId="77777777" w:rsidR="00CD1CDC" w:rsidRDefault="00CD1CDC" w:rsidP="00CD1CDC">
      <w:pPr>
        <w:autoSpaceDE w:val="0"/>
        <w:autoSpaceDN w:val="0"/>
        <w:adjustRightInd w:val="0"/>
        <w:ind w:left="1440" w:right="2070"/>
        <w:rPr>
          <w:sz w:val="20"/>
          <w:szCs w:val="20"/>
        </w:rPr>
      </w:pPr>
    </w:p>
    <w:p w14:paraId="617C12A8" w14:textId="77777777" w:rsidR="00CD1CDC" w:rsidRDefault="00CD1CDC" w:rsidP="00CD1CDC">
      <w:pPr>
        <w:autoSpaceDE w:val="0"/>
        <w:autoSpaceDN w:val="0"/>
        <w:adjustRightInd w:val="0"/>
        <w:ind w:left="1440" w:right="2070"/>
        <w:rPr>
          <w:sz w:val="20"/>
          <w:szCs w:val="20"/>
        </w:rPr>
      </w:pPr>
    </w:p>
    <w:p w14:paraId="2E90CCF2" w14:textId="77777777" w:rsidR="00CD1CDC" w:rsidRDefault="00CD1CDC" w:rsidP="00CD1CDC">
      <w:pPr>
        <w:autoSpaceDE w:val="0"/>
        <w:autoSpaceDN w:val="0"/>
        <w:adjustRightInd w:val="0"/>
        <w:ind w:left="1440" w:right="2070"/>
        <w:rPr>
          <w:sz w:val="20"/>
          <w:szCs w:val="20"/>
        </w:rPr>
      </w:pPr>
    </w:p>
    <w:p w14:paraId="04585C66" w14:textId="77777777" w:rsidR="00CD1CDC" w:rsidRDefault="00CD1CDC" w:rsidP="00CD1CDC">
      <w:pPr>
        <w:autoSpaceDE w:val="0"/>
        <w:autoSpaceDN w:val="0"/>
        <w:adjustRightInd w:val="0"/>
        <w:ind w:left="1440" w:right="2070"/>
        <w:rPr>
          <w:sz w:val="20"/>
          <w:szCs w:val="20"/>
        </w:rPr>
      </w:pPr>
    </w:p>
    <w:p w14:paraId="4CDD6DB3" w14:textId="4D7BB7FB" w:rsidR="00CD1CDC" w:rsidRPr="00B16600" w:rsidRDefault="00CD1CDC" w:rsidP="00CD1CDC">
      <w:pPr>
        <w:autoSpaceDE w:val="0"/>
        <w:autoSpaceDN w:val="0"/>
        <w:adjustRightInd w:val="0"/>
        <w:ind w:left="1440" w:right="2070"/>
        <w:rPr>
          <w:rFonts w:asciiTheme="majorBidi" w:hAnsiTheme="majorBidi" w:cstheme="majorBidi"/>
          <w:sz w:val="20"/>
          <w:szCs w:val="20"/>
        </w:rPr>
      </w:pPr>
      <w:r w:rsidRPr="001043CD">
        <w:rPr>
          <w:sz w:val="20"/>
          <w:szCs w:val="20"/>
        </w:rPr>
        <w:t>To Man and to each thing He created, God has given a unique primordial Nature (</w:t>
      </w:r>
      <w:r w:rsidRPr="001043CD">
        <w:rPr>
          <w:rFonts w:asciiTheme="majorBidi" w:hAnsiTheme="majorBidi" w:cstheme="majorBidi"/>
          <w:i/>
          <w:iCs/>
          <w:sz w:val="20"/>
          <w:szCs w:val="20"/>
        </w:rPr>
        <w:t>Fiṭra</w:t>
      </w:r>
      <w:r w:rsidRPr="001043CD">
        <w:rPr>
          <w:rFonts w:asciiTheme="majorBidi" w:hAnsiTheme="majorBidi" w:cstheme="majorBidi"/>
          <w:sz w:val="20"/>
          <w:szCs w:val="20"/>
        </w:rPr>
        <w:t xml:space="preserve">), but </w:t>
      </w:r>
      <w:r w:rsidRPr="001043CD">
        <w:rPr>
          <w:color w:val="000000" w:themeColor="text1"/>
          <w:sz w:val="20"/>
          <w:szCs w:val="20"/>
        </w:rPr>
        <w:t>Man is Heaven’s Masterpiece.</w:t>
      </w:r>
    </w:p>
    <w:p w14:paraId="0F148EF7" w14:textId="77777777" w:rsidR="000A19C6" w:rsidRDefault="000A19C6" w:rsidP="00E86172">
      <w:pPr>
        <w:autoSpaceDE w:val="0"/>
        <w:autoSpaceDN w:val="0"/>
        <w:adjustRightInd w:val="0"/>
        <w:rPr>
          <w:rFonts w:asciiTheme="majorBidi" w:hAnsiTheme="majorBidi" w:cstheme="majorBidi"/>
          <w:sz w:val="28"/>
          <w:szCs w:val="28"/>
        </w:rPr>
      </w:pPr>
    </w:p>
    <w:p w14:paraId="72F86B3C" w14:textId="77777777" w:rsidR="00B92BEA" w:rsidRDefault="00E86172" w:rsidP="00E86172">
      <w:pPr>
        <w:autoSpaceDE w:val="0"/>
        <w:autoSpaceDN w:val="0"/>
        <w:adjustRightInd w:val="0"/>
        <w:rPr>
          <w:rFonts w:asciiTheme="majorBidi" w:hAnsiTheme="majorBidi" w:cstheme="majorBidi"/>
          <w:sz w:val="28"/>
          <w:szCs w:val="28"/>
        </w:rPr>
      </w:pPr>
      <w:r w:rsidRPr="00905F25">
        <w:rPr>
          <w:rFonts w:asciiTheme="majorBidi" w:hAnsiTheme="majorBidi" w:cstheme="majorBidi"/>
          <w:sz w:val="28"/>
          <w:szCs w:val="28"/>
        </w:rPr>
        <w:t xml:space="preserve">“Proprietarianism” </w:t>
      </w:r>
      <w:r w:rsidR="00FA6CEA">
        <w:rPr>
          <w:rFonts w:asciiTheme="majorBidi" w:hAnsiTheme="majorBidi" w:cstheme="majorBidi"/>
          <w:sz w:val="28"/>
          <w:szCs w:val="28"/>
        </w:rPr>
        <w:t>is</w:t>
      </w:r>
      <w:r w:rsidR="00E9080B">
        <w:rPr>
          <w:rFonts w:asciiTheme="majorBidi" w:hAnsiTheme="majorBidi" w:cstheme="majorBidi"/>
          <w:sz w:val="28"/>
          <w:szCs w:val="28"/>
        </w:rPr>
        <w:t xml:space="preserve"> obviously</w:t>
      </w:r>
      <w:r w:rsidR="00FA6CEA">
        <w:rPr>
          <w:rFonts w:asciiTheme="majorBidi" w:hAnsiTheme="majorBidi" w:cstheme="majorBidi"/>
          <w:sz w:val="28"/>
          <w:szCs w:val="28"/>
        </w:rPr>
        <w:t xml:space="preserve"> the contrary of universalism</w:t>
      </w:r>
      <w:r w:rsidR="00E9080B">
        <w:rPr>
          <w:rFonts w:asciiTheme="majorBidi" w:hAnsiTheme="majorBidi" w:cstheme="majorBidi"/>
          <w:sz w:val="28"/>
          <w:szCs w:val="28"/>
        </w:rPr>
        <w:t>,</w:t>
      </w:r>
      <w:r w:rsidR="00FA6CEA">
        <w:rPr>
          <w:rFonts w:asciiTheme="majorBidi" w:hAnsiTheme="majorBidi" w:cstheme="majorBidi"/>
          <w:sz w:val="28"/>
          <w:szCs w:val="28"/>
        </w:rPr>
        <w:t xml:space="preserve"> and</w:t>
      </w:r>
      <w:r w:rsidR="00E9080B">
        <w:rPr>
          <w:rFonts w:asciiTheme="majorBidi" w:hAnsiTheme="majorBidi" w:cstheme="majorBidi"/>
          <w:sz w:val="28"/>
          <w:szCs w:val="28"/>
        </w:rPr>
        <w:t>, in the case of Muslims that suffer from it today or at any time,</w:t>
      </w:r>
      <w:r w:rsidR="00FA6CEA">
        <w:rPr>
          <w:rFonts w:asciiTheme="majorBidi" w:hAnsiTheme="majorBidi" w:cstheme="majorBidi"/>
          <w:sz w:val="28"/>
          <w:szCs w:val="28"/>
        </w:rPr>
        <w:t xml:space="preserve"> </w:t>
      </w:r>
      <w:r w:rsidR="00E9080B">
        <w:rPr>
          <w:rFonts w:asciiTheme="majorBidi" w:hAnsiTheme="majorBidi" w:cstheme="majorBidi"/>
          <w:sz w:val="28"/>
          <w:szCs w:val="28"/>
        </w:rPr>
        <w:t xml:space="preserve">it </w:t>
      </w:r>
      <w:r w:rsidRPr="00905F25">
        <w:rPr>
          <w:rFonts w:asciiTheme="majorBidi" w:hAnsiTheme="majorBidi" w:cstheme="majorBidi"/>
          <w:sz w:val="28"/>
          <w:szCs w:val="28"/>
        </w:rPr>
        <w:t>refer</w:t>
      </w:r>
      <w:r w:rsidR="00FA6CEA">
        <w:rPr>
          <w:rFonts w:asciiTheme="majorBidi" w:hAnsiTheme="majorBidi" w:cstheme="majorBidi"/>
          <w:sz w:val="28"/>
          <w:szCs w:val="28"/>
        </w:rPr>
        <w:t>s</w:t>
      </w:r>
      <w:r w:rsidR="00E9080B">
        <w:rPr>
          <w:rFonts w:asciiTheme="majorBidi" w:hAnsiTheme="majorBidi" w:cstheme="majorBidi"/>
          <w:sz w:val="28"/>
          <w:szCs w:val="28"/>
        </w:rPr>
        <w:t xml:space="preserve"> especially</w:t>
      </w:r>
      <w:r w:rsidR="00FA6CEA">
        <w:rPr>
          <w:rFonts w:asciiTheme="majorBidi" w:hAnsiTheme="majorBidi" w:cstheme="majorBidi"/>
          <w:sz w:val="28"/>
          <w:szCs w:val="28"/>
        </w:rPr>
        <w:t xml:space="preserve"> to </w:t>
      </w:r>
      <w:r w:rsidR="00A4618E">
        <w:rPr>
          <w:rFonts w:asciiTheme="majorBidi" w:hAnsiTheme="majorBidi" w:cstheme="majorBidi"/>
          <w:sz w:val="28"/>
          <w:szCs w:val="28"/>
        </w:rPr>
        <w:t xml:space="preserve">the habit of </w:t>
      </w:r>
      <w:r w:rsidR="00FA6CEA">
        <w:rPr>
          <w:rFonts w:asciiTheme="majorBidi" w:hAnsiTheme="majorBidi" w:cstheme="majorBidi"/>
          <w:sz w:val="28"/>
          <w:szCs w:val="28"/>
        </w:rPr>
        <w:t>adopting narrow</w:t>
      </w:r>
      <w:r w:rsidRPr="00905F25">
        <w:rPr>
          <w:rFonts w:asciiTheme="majorBidi" w:hAnsiTheme="majorBidi" w:cstheme="majorBidi"/>
          <w:sz w:val="28"/>
          <w:szCs w:val="28"/>
        </w:rPr>
        <w:t xml:space="preserve"> insular views of </w:t>
      </w:r>
      <w:r w:rsidR="00A4618E">
        <w:rPr>
          <w:rFonts w:asciiTheme="majorBidi" w:hAnsiTheme="majorBidi" w:cstheme="majorBidi"/>
          <w:sz w:val="28"/>
          <w:szCs w:val="28"/>
        </w:rPr>
        <w:t>the Human legacy</w:t>
      </w:r>
      <w:r>
        <w:rPr>
          <w:rFonts w:asciiTheme="majorBidi" w:hAnsiTheme="majorBidi" w:cstheme="majorBidi"/>
          <w:sz w:val="28"/>
          <w:szCs w:val="28"/>
        </w:rPr>
        <w:t xml:space="preserve"> </w:t>
      </w:r>
      <w:r w:rsidR="00A4618E">
        <w:rPr>
          <w:rFonts w:asciiTheme="majorBidi" w:hAnsiTheme="majorBidi" w:cstheme="majorBidi"/>
          <w:sz w:val="28"/>
          <w:szCs w:val="28"/>
        </w:rPr>
        <w:t xml:space="preserve">and its </w:t>
      </w:r>
      <w:r w:rsidR="0049773C">
        <w:rPr>
          <w:rFonts w:asciiTheme="majorBidi" w:hAnsiTheme="majorBidi" w:cstheme="majorBidi"/>
          <w:sz w:val="28"/>
          <w:szCs w:val="28"/>
        </w:rPr>
        <w:t xml:space="preserve">complex and largely unwritten </w:t>
      </w:r>
      <w:r w:rsidRPr="00905F25">
        <w:rPr>
          <w:rFonts w:asciiTheme="majorBidi" w:hAnsiTheme="majorBidi" w:cstheme="majorBidi"/>
          <w:sz w:val="28"/>
          <w:szCs w:val="28"/>
        </w:rPr>
        <w:t>past</w:t>
      </w:r>
      <w:r w:rsidR="00C137E0">
        <w:rPr>
          <w:rFonts w:asciiTheme="majorBidi" w:hAnsiTheme="majorBidi" w:cstheme="majorBidi"/>
          <w:sz w:val="28"/>
          <w:szCs w:val="28"/>
        </w:rPr>
        <w:t xml:space="preserve">, as if only the history of Muslims </w:t>
      </w:r>
      <w:r w:rsidR="0049773C">
        <w:rPr>
          <w:rFonts w:asciiTheme="majorBidi" w:hAnsiTheme="majorBidi" w:cstheme="majorBidi"/>
          <w:sz w:val="28"/>
          <w:szCs w:val="28"/>
        </w:rPr>
        <w:t>or</w:t>
      </w:r>
      <w:r w:rsidR="00C137E0">
        <w:rPr>
          <w:rFonts w:asciiTheme="majorBidi" w:hAnsiTheme="majorBidi" w:cstheme="majorBidi"/>
          <w:sz w:val="28"/>
          <w:szCs w:val="28"/>
        </w:rPr>
        <w:t xml:space="preserve"> accounts</w:t>
      </w:r>
      <w:r w:rsidR="0049773C">
        <w:rPr>
          <w:rFonts w:asciiTheme="majorBidi" w:hAnsiTheme="majorBidi" w:cstheme="majorBidi"/>
          <w:sz w:val="28"/>
          <w:szCs w:val="28"/>
        </w:rPr>
        <w:t xml:space="preserve"> taken from</w:t>
      </w:r>
      <w:r w:rsidR="00C137E0">
        <w:rPr>
          <w:rFonts w:asciiTheme="majorBidi" w:hAnsiTheme="majorBidi" w:cstheme="majorBidi"/>
          <w:sz w:val="28"/>
          <w:szCs w:val="28"/>
        </w:rPr>
        <w:t xml:space="preserve"> the Islamic </w:t>
      </w:r>
      <w:r w:rsidRPr="00905F25">
        <w:rPr>
          <w:rFonts w:asciiTheme="majorBidi" w:hAnsiTheme="majorBidi" w:cstheme="majorBidi"/>
          <w:sz w:val="28"/>
          <w:szCs w:val="28"/>
        </w:rPr>
        <w:t>Tradition</w:t>
      </w:r>
      <w:r w:rsidR="00C137E0">
        <w:rPr>
          <w:rFonts w:asciiTheme="majorBidi" w:hAnsiTheme="majorBidi" w:cstheme="majorBidi"/>
          <w:sz w:val="28"/>
          <w:szCs w:val="28"/>
        </w:rPr>
        <w:t xml:space="preserve"> </w:t>
      </w:r>
      <w:r w:rsidR="0049773C">
        <w:rPr>
          <w:rFonts w:asciiTheme="majorBidi" w:hAnsiTheme="majorBidi" w:cstheme="majorBidi"/>
          <w:sz w:val="28"/>
          <w:szCs w:val="28"/>
        </w:rPr>
        <w:t xml:space="preserve">were </w:t>
      </w:r>
      <w:r w:rsidR="00C137E0">
        <w:rPr>
          <w:rFonts w:asciiTheme="majorBidi" w:hAnsiTheme="majorBidi" w:cstheme="majorBidi"/>
          <w:sz w:val="28"/>
          <w:szCs w:val="28"/>
        </w:rPr>
        <w:t>worthy of attention. This view is</w:t>
      </w:r>
      <w:r w:rsidRPr="00905F25">
        <w:rPr>
          <w:rFonts w:asciiTheme="majorBidi" w:hAnsiTheme="majorBidi" w:cstheme="majorBidi"/>
          <w:sz w:val="28"/>
          <w:szCs w:val="28"/>
        </w:rPr>
        <w:t xml:space="preserve"> </w:t>
      </w:r>
      <w:r w:rsidR="00007588">
        <w:rPr>
          <w:rFonts w:asciiTheme="majorBidi" w:hAnsiTheme="majorBidi" w:cstheme="majorBidi"/>
          <w:sz w:val="28"/>
          <w:szCs w:val="28"/>
        </w:rPr>
        <w:t xml:space="preserve">childish, </w:t>
      </w:r>
      <w:r w:rsidRPr="00905F25">
        <w:rPr>
          <w:rFonts w:asciiTheme="majorBidi" w:hAnsiTheme="majorBidi" w:cstheme="majorBidi"/>
          <w:sz w:val="28"/>
          <w:szCs w:val="28"/>
        </w:rPr>
        <w:t xml:space="preserve">small-minded, exclusivist, </w:t>
      </w:r>
      <w:r w:rsidR="00007588">
        <w:rPr>
          <w:rFonts w:asciiTheme="majorBidi" w:hAnsiTheme="majorBidi" w:cstheme="majorBidi"/>
          <w:sz w:val="28"/>
          <w:szCs w:val="28"/>
        </w:rPr>
        <w:t>c</w:t>
      </w:r>
      <w:r w:rsidRPr="00905F25">
        <w:rPr>
          <w:rFonts w:asciiTheme="majorBidi" w:hAnsiTheme="majorBidi" w:cstheme="majorBidi"/>
          <w:sz w:val="28"/>
          <w:szCs w:val="28"/>
        </w:rPr>
        <w:t xml:space="preserve">ommunalistic, </w:t>
      </w:r>
      <w:r w:rsidRPr="003141F4">
        <w:rPr>
          <w:rFonts w:asciiTheme="majorBidi" w:hAnsiTheme="majorBidi" w:cstheme="majorBidi"/>
          <w:sz w:val="28"/>
          <w:szCs w:val="28"/>
        </w:rPr>
        <w:t>possessive</w:t>
      </w:r>
      <w:r>
        <w:rPr>
          <w:rFonts w:asciiTheme="majorBidi" w:hAnsiTheme="majorBidi" w:cstheme="majorBidi"/>
          <w:sz w:val="28"/>
          <w:szCs w:val="28"/>
        </w:rPr>
        <w:t>—</w:t>
      </w:r>
      <w:r w:rsidR="00505F21">
        <w:rPr>
          <w:rFonts w:asciiTheme="majorBidi" w:hAnsiTheme="majorBidi" w:cstheme="majorBidi"/>
          <w:sz w:val="28"/>
          <w:szCs w:val="28"/>
        </w:rPr>
        <w:t xml:space="preserve">and </w:t>
      </w:r>
      <w:r>
        <w:rPr>
          <w:rFonts w:asciiTheme="majorBidi" w:hAnsiTheme="majorBidi" w:cstheme="majorBidi"/>
          <w:sz w:val="28"/>
          <w:szCs w:val="28"/>
        </w:rPr>
        <w:t>even sometimes</w:t>
      </w:r>
      <w:r w:rsidR="00505F21">
        <w:rPr>
          <w:rFonts w:asciiTheme="majorBidi" w:hAnsiTheme="majorBidi" w:cstheme="majorBidi"/>
          <w:sz w:val="28"/>
          <w:szCs w:val="28"/>
        </w:rPr>
        <w:t xml:space="preserve"> </w:t>
      </w:r>
      <w:r w:rsidRPr="003141F4">
        <w:rPr>
          <w:rFonts w:asciiTheme="majorBidi" w:hAnsiTheme="majorBidi" w:cstheme="majorBidi"/>
          <w:sz w:val="28"/>
          <w:szCs w:val="28"/>
        </w:rPr>
        <w:t>cultish.</w:t>
      </w:r>
      <w:r>
        <w:rPr>
          <w:rFonts w:asciiTheme="majorBidi" w:hAnsiTheme="majorBidi" w:cstheme="majorBidi"/>
          <w:sz w:val="28"/>
          <w:szCs w:val="28"/>
        </w:rPr>
        <w:t xml:space="preserve"> </w:t>
      </w:r>
      <w:r w:rsidR="00505F21">
        <w:rPr>
          <w:rFonts w:asciiTheme="majorBidi" w:hAnsiTheme="majorBidi" w:cstheme="majorBidi"/>
          <w:sz w:val="28"/>
          <w:szCs w:val="28"/>
        </w:rPr>
        <w:t xml:space="preserve">For </w:t>
      </w:r>
      <w:r>
        <w:rPr>
          <w:rFonts w:asciiTheme="majorBidi" w:hAnsiTheme="majorBidi" w:cstheme="majorBidi"/>
          <w:sz w:val="28"/>
          <w:szCs w:val="28"/>
        </w:rPr>
        <w:t>“</w:t>
      </w:r>
      <w:r w:rsidRPr="003141F4">
        <w:rPr>
          <w:rFonts w:asciiTheme="majorBidi" w:hAnsiTheme="majorBidi" w:cstheme="majorBidi"/>
          <w:sz w:val="28"/>
          <w:szCs w:val="28"/>
        </w:rPr>
        <w:t>Proprietarian</w:t>
      </w:r>
      <w:r>
        <w:rPr>
          <w:rFonts w:asciiTheme="majorBidi" w:hAnsiTheme="majorBidi" w:cstheme="majorBidi"/>
          <w:sz w:val="28"/>
          <w:szCs w:val="28"/>
        </w:rPr>
        <w:t>”</w:t>
      </w:r>
      <w:r w:rsidRPr="003141F4">
        <w:rPr>
          <w:rFonts w:asciiTheme="majorBidi" w:hAnsiTheme="majorBidi" w:cstheme="majorBidi"/>
          <w:sz w:val="28"/>
          <w:szCs w:val="28"/>
        </w:rPr>
        <w:t xml:space="preserve"> point</w:t>
      </w:r>
      <w:r>
        <w:rPr>
          <w:rFonts w:asciiTheme="majorBidi" w:hAnsiTheme="majorBidi" w:cstheme="majorBidi"/>
          <w:sz w:val="28"/>
          <w:szCs w:val="28"/>
        </w:rPr>
        <w:t>s</w:t>
      </w:r>
      <w:r w:rsidRPr="003141F4">
        <w:rPr>
          <w:rFonts w:asciiTheme="majorBidi" w:hAnsiTheme="majorBidi" w:cstheme="majorBidi"/>
          <w:sz w:val="28"/>
          <w:szCs w:val="28"/>
        </w:rPr>
        <w:t xml:space="preserve"> of view </w:t>
      </w:r>
      <w:r>
        <w:rPr>
          <w:rFonts w:asciiTheme="majorBidi" w:hAnsiTheme="majorBidi" w:cstheme="majorBidi"/>
          <w:sz w:val="28"/>
          <w:szCs w:val="28"/>
        </w:rPr>
        <w:t>are</w:t>
      </w:r>
      <w:r w:rsidRPr="003141F4">
        <w:rPr>
          <w:rFonts w:asciiTheme="majorBidi" w:hAnsiTheme="majorBidi" w:cstheme="majorBidi"/>
          <w:sz w:val="28"/>
          <w:szCs w:val="28"/>
        </w:rPr>
        <w:t xml:space="preserve"> narrowly and </w:t>
      </w:r>
      <w:r>
        <w:rPr>
          <w:rFonts w:asciiTheme="majorBidi" w:hAnsiTheme="majorBidi" w:cstheme="majorBidi"/>
          <w:sz w:val="28"/>
          <w:szCs w:val="28"/>
        </w:rPr>
        <w:t>selectively</w:t>
      </w:r>
      <w:r w:rsidRPr="003141F4">
        <w:rPr>
          <w:rFonts w:asciiTheme="majorBidi" w:hAnsiTheme="majorBidi" w:cstheme="majorBidi"/>
          <w:sz w:val="28"/>
          <w:szCs w:val="28"/>
        </w:rPr>
        <w:t xml:space="preserve"> concerned only with what “belongs to us,” while deeming everything else to be</w:t>
      </w:r>
      <w:r w:rsidR="00B92BEA">
        <w:rPr>
          <w:rFonts w:asciiTheme="majorBidi" w:hAnsiTheme="majorBidi" w:cstheme="majorBidi"/>
          <w:sz w:val="28"/>
          <w:szCs w:val="28"/>
        </w:rPr>
        <w:t xml:space="preserve"> of no value at all or, at best,</w:t>
      </w:r>
      <w:r w:rsidRPr="003141F4">
        <w:rPr>
          <w:rFonts w:asciiTheme="majorBidi" w:hAnsiTheme="majorBidi" w:cstheme="majorBidi"/>
          <w:sz w:val="28"/>
          <w:szCs w:val="28"/>
        </w:rPr>
        <w:t xml:space="preserve"> relatively uninteresting </w:t>
      </w:r>
      <w:r>
        <w:rPr>
          <w:rFonts w:asciiTheme="majorBidi" w:hAnsiTheme="majorBidi" w:cstheme="majorBidi"/>
          <w:sz w:val="28"/>
          <w:szCs w:val="28"/>
        </w:rPr>
        <w:t xml:space="preserve">and </w:t>
      </w:r>
      <w:r w:rsidRPr="003141F4">
        <w:rPr>
          <w:rFonts w:asciiTheme="majorBidi" w:hAnsiTheme="majorBidi" w:cstheme="majorBidi"/>
          <w:sz w:val="28"/>
          <w:szCs w:val="28"/>
        </w:rPr>
        <w:t>unimportant.</w:t>
      </w:r>
    </w:p>
    <w:p w14:paraId="32E6877F" w14:textId="77777777" w:rsidR="00B92BEA" w:rsidRDefault="00B92BEA" w:rsidP="00E86172">
      <w:pPr>
        <w:autoSpaceDE w:val="0"/>
        <w:autoSpaceDN w:val="0"/>
        <w:adjustRightInd w:val="0"/>
        <w:rPr>
          <w:rFonts w:asciiTheme="majorBidi" w:hAnsiTheme="majorBidi" w:cstheme="majorBidi"/>
          <w:sz w:val="28"/>
          <w:szCs w:val="28"/>
        </w:rPr>
      </w:pPr>
    </w:p>
    <w:p w14:paraId="4114B573" w14:textId="3202DADE" w:rsidR="009B28F8" w:rsidRPr="00DC6B7B" w:rsidRDefault="008536FC" w:rsidP="00E86172">
      <w:pPr>
        <w:autoSpaceDE w:val="0"/>
        <w:autoSpaceDN w:val="0"/>
        <w:adjustRightInd w:val="0"/>
        <w:rPr>
          <w:rFonts w:asciiTheme="majorBidi" w:hAnsiTheme="majorBidi" w:cstheme="majorBidi"/>
          <w:sz w:val="28"/>
          <w:szCs w:val="28"/>
        </w:rPr>
      </w:pPr>
      <w:r w:rsidRPr="00DC6B7B">
        <w:rPr>
          <w:rFonts w:asciiTheme="majorBidi" w:hAnsiTheme="majorBidi" w:cstheme="majorBidi"/>
          <w:sz w:val="28"/>
          <w:szCs w:val="28"/>
        </w:rPr>
        <w:t xml:space="preserve">One of the common examples of Proprietarianism among </w:t>
      </w:r>
      <w:r w:rsidR="00662EFA" w:rsidRPr="00DC6B7B">
        <w:rPr>
          <w:rFonts w:asciiTheme="majorBidi" w:hAnsiTheme="majorBidi" w:cstheme="majorBidi"/>
          <w:sz w:val="28"/>
          <w:szCs w:val="28"/>
        </w:rPr>
        <w:t>many Muslims in the West</w:t>
      </w:r>
      <w:r w:rsidR="00DC6B7B">
        <w:rPr>
          <w:rFonts w:asciiTheme="majorBidi" w:hAnsiTheme="majorBidi" w:cstheme="majorBidi"/>
          <w:sz w:val="28"/>
          <w:szCs w:val="28"/>
        </w:rPr>
        <w:t xml:space="preserve"> today</w:t>
      </w:r>
      <w:r w:rsidR="00662EFA" w:rsidRPr="00DC6B7B">
        <w:rPr>
          <w:rFonts w:asciiTheme="majorBidi" w:hAnsiTheme="majorBidi" w:cstheme="majorBidi"/>
          <w:sz w:val="28"/>
          <w:szCs w:val="28"/>
        </w:rPr>
        <w:t xml:space="preserve">, for example, is their </w:t>
      </w:r>
      <w:r w:rsidR="00DC6B7B">
        <w:rPr>
          <w:rFonts w:asciiTheme="majorBidi" w:hAnsiTheme="majorBidi" w:cstheme="majorBidi"/>
          <w:sz w:val="28"/>
          <w:szCs w:val="28"/>
        </w:rPr>
        <w:t xml:space="preserve">Cultural </w:t>
      </w:r>
      <w:r w:rsidR="00336A6E" w:rsidRPr="00DC6B7B">
        <w:rPr>
          <w:rFonts w:asciiTheme="majorBidi" w:hAnsiTheme="majorBidi" w:cstheme="majorBidi"/>
          <w:sz w:val="28"/>
          <w:szCs w:val="28"/>
        </w:rPr>
        <w:t>aversion to using the English word “God” instead of its Arabic counterpart “All</w:t>
      </w:r>
      <w:r w:rsidR="009B28F8" w:rsidRPr="00DC6B7B">
        <w:rPr>
          <w:rFonts w:asciiTheme="majorBidi" w:hAnsiTheme="majorBidi" w:cstheme="majorBidi"/>
          <w:sz w:val="28"/>
          <w:szCs w:val="28"/>
        </w:rPr>
        <w:t>ā</w:t>
      </w:r>
      <w:r w:rsidR="00336A6E" w:rsidRPr="00DC6B7B">
        <w:rPr>
          <w:rFonts w:asciiTheme="majorBidi" w:hAnsiTheme="majorBidi" w:cstheme="majorBidi"/>
          <w:sz w:val="28"/>
          <w:szCs w:val="28"/>
        </w:rPr>
        <w:t xml:space="preserve">h.” </w:t>
      </w:r>
      <w:r w:rsidR="00552F23" w:rsidRPr="00DC6B7B">
        <w:rPr>
          <w:rFonts w:asciiTheme="majorBidi" w:hAnsiTheme="majorBidi" w:cstheme="majorBidi"/>
          <w:sz w:val="28"/>
          <w:szCs w:val="28"/>
        </w:rPr>
        <w:t>As noted earlier</w:t>
      </w:r>
      <w:r w:rsidR="002D36AB" w:rsidRPr="00DC6B7B">
        <w:rPr>
          <w:rFonts w:asciiTheme="majorBidi" w:hAnsiTheme="majorBidi" w:cstheme="majorBidi"/>
          <w:sz w:val="28"/>
          <w:szCs w:val="28"/>
        </w:rPr>
        <w:t xml:space="preserve"> in my defense of the word “God,” it is remarkable</w:t>
      </w:r>
      <w:r w:rsidR="00DC6B7B" w:rsidRPr="00DC6B7B">
        <w:rPr>
          <w:rFonts w:asciiTheme="majorBidi" w:hAnsiTheme="majorBidi" w:cstheme="majorBidi"/>
          <w:sz w:val="28"/>
          <w:szCs w:val="28"/>
        </w:rPr>
        <w:t xml:space="preserve"> that</w:t>
      </w:r>
      <w:r w:rsidR="00552F23" w:rsidRPr="00DC6B7B">
        <w:rPr>
          <w:rFonts w:asciiTheme="majorBidi" w:hAnsiTheme="majorBidi" w:cstheme="majorBidi"/>
          <w:sz w:val="28"/>
          <w:szCs w:val="28"/>
        </w:rPr>
        <w:t>—in terms of Indo-European and Semitic linguistics—</w:t>
      </w:r>
      <w:r w:rsidR="002D36AB" w:rsidRPr="00DC6B7B">
        <w:rPr>
          <w:rFonts w:asciiTheme="majorBidi" w:hAnsiTheme="majorBidi" w:cstheme="majorBidi"/>
          <w:sz w:val="28"/>
          <w:szCs w:val="28"/>
        </w:rPr>
        <w:t xml:space="preserve">the </w:t>
      </w:r>
      <w:r w:rsidR="00552F23" w:rsidRPr="00DC6B7B">
        <w:rPr>
          <w:rFonts w:asciiTheme="majorBidi" w:hAnsiTheme="majorBidi" w:cstheme="majorBidi"/>
          <w:sz w:val="28"/>
          <w:szCs w:val="28"/>
        </w:rPr>
        <w:t xml:space="preserve">root meanings </w:t>
      </w:r>
      <w:r w:rsidR="002D36AB" w:rsidRPr="00DC6B7B">
        <w:rPr>
          <w:rFonts w:asciiTheme="majorBidi" w:hAnsiTheme="majorBidi" w:cstheme="majorBidi"/>
          <w:sz w:val="28"/>
          <w:szCs w:val="28"/>
        </w:rPr>
        <w:t>the English</w:t>
      </w:r>
      <w:r w:rsidR="00552F23" w:rsidRPr="00DC6B7B">
        <w:rPr>
          <w:rFonts w:asciiTheme="majorBidi" w:hAnsiTheme="majorBidi" w:cstheme="majorBidi"/>
          <w:sz w:val="28"/>
          <w:szCs w:val="28"/>
        </w:rPr>
        <w:t xml:space="preserve"> word “God” and the ancient Arabic word “</w:t>
      </w:r>
      <w:r w:rsidR="00552F23" w:rsidRPr="00DC6B7B">
        <w:rPr>
          <w:rFonts w:asciiTheme="majorBidi" w:hAnsiTheme="majorBidi" w:cstheme="majorBidi"/>
          <w:i/>
          <w:iCs/>
          <w:sz w:val="28"/>
          <w:szCs w:val="28"/>
        </w:rPr>
        <w:t>Allāh</w:t>
      </w:r>
      <w:r w:rsidR="00552F23" w:rsidRPr="00DC6B7B">
        <w:rPr>
          <w:rFonts w:asciiTheme="majorBidi" w:hAnsiTheme="majorBidi" w:cstheme="majorBidi"/>
          <w:sz w:val="28"/>
          <w:szCs w:val="28"/>
        </w:rPr>
        <w:t>” are so close that they are virtually synonymous. In terms of Indo-European etymology</w:t>
      </w:r>
      <w:r w:rsidR="002D36AB" w:rsidRPr="00DC6B7B">
        <w:rPr>
          <w:rFonts w:asciiTheme="majorBidi" w:hAnsiTheme="majorBidi" w:cstheme="majorBidi"/>
          <w:sz w:val="28"/>
          <w:szCs w:val="28"/>
        </w:rPr>
        <w:t>—as we will demonstrate later in Volume</w:t>
      </w:r>
      <w:r w:rsidR="005B5839" w:rsidRPr="00DC6B7B">
        <w:rPr>
          <w:rFonts w:asciiTheme="majorBidi" w:hAnsiTheme="majorBidi" w:cstheme="majorBidi"/>
          <w:sz w:val="28"/>
          <w:szCs w:val="28"/>
        </w:rPr>
        <w:t xml:space="preserve"> Six</w:t>
      </w:r>
      <w:r w:rsidR="002D36AB" w:rsidRPr="00DC6B7B">
        <w:rPr>
          <w:rFonts w:asciiTheme="majorBidi" w:hAnsiTheme="majorBidi" w:cstheme="majorBidi"/>
          <w:sz w:val="28"/>
          <w:szCs w:val="28"/>
        </w:rPr>
        <w:t xml:space="preserve">—the </w:t>
      </w:r>
      <w:r w:rsidR="00552F23" w:rsidRPr="00DC6B7B">
        <w:rPr>
          <w:rFonts w:asciiTheme="majorBidi" w:hAnsiTheme="majorBidi" w:cstheme="majorBidi"/>
          <w:sz w:val="28"/>
          <w:szCs w:val="28"/>
        </w:rPr>
        <w:t>original meaning of “God” is “He who is invoked or supplicated [in prayer].” The word “</w:t>
      </w:r>
      <w:r w:rsidR="00552F23" w:rsidRPr="00DC6B7B">
        <w:rPr>
          <w:rFonts w:asciiTheme="majorBidi" w:hAnsiTheme="majorBidi" w:cstheme="majorBidi"/>
          <w:i/>
          <w:iCs/>
          <w:sz w:val="28"/>
          <w:szCs w:val="28"/>
        </w:rPr>
        <w:t>Allāh</w:t>
      </w:r>
      <w:r w:rsidR="00552F23" w:rsidRPr="00DC6B7B">
        <w:rPr>
          <w:rFonts w:asciiTheme="majorBidi" w:hAnsiTheme="majorBidi" w:cstheme="majorBidi"/>
          <w:sz w:val="28"/>
          <w:szCs w:val="28"/>
        </w:rPr>
        <w:t>,” as we will</w:t>
      </w:r>
      <w:r w:rsidR="005B5839" w:rsidRPr="00DC6B7B">
        <w:rPr>
          <w:rFonts w:asciiTheme="majorBidi" w:hAnsiTheme="majorBidi" w:cstheme="majorBidi"/>
          <w:sz w:val="28"/>
          <w:szCs w:val="28"/>
        </w:rPr>
        <w:t xml:space="preserve"> al</w:t>
      </w:r>
      <w:r w:rsidR="00EB3E56">
        <w:rPr>
          <w:rFonts w:asciiTheme="majorBidi" w:hAnsiTheme="majorBidi" w:cstheme="majorBidi"/>
          <w:sz w:val="28"/>
          <w:szCs w:val="28"/>
        </w:rPr>
        <w:t>so demonstrate</w:t>
      </w:r>
      <w:r w:rsidR="00552F23" w:rsidRPr="00DC6B7B">
        <w:rPr>
          <w:rFonts w:asciiTheme="majorBidi" w:hAnsiTheme="majorBidi" w:cstheme="majorBidi"/>
          <w:sz w:val="28"/>
          <w:szCs w:val="28"/>
        </w:rPr>
        <w:t xml:space="preserve">, is identical to its Hebrew, Syriac, and Aramaic counterparts </w:t>
      </w:r>
      <w:r w:rsidR="00EB3E56">
        <w:rPr>
          <w:rFonts w:asciiTheme="majorBidi" w:hAnsiTheme="majorBidi" w:cstheme="majorBidi"/>
          <w:sz w:val="28"/>
          <w:szCs w:val="28"/>
        </w:rPr>
        <w:t xml:space="preserve">for “God” </w:t>
      </w:r>
      <w:r w:rsidR="00552F23" w:rsidRPr="00DC6B7B">
        <w:rPr>
          <w:rFonts w:asciiTheme="majorBidi" w:hAnsiTheme="majorBidi" w:cstheme="majorBidi"/>
          <w:sz w:val="28"/>
          <w:szCs w:val="28"/>
        </w:rPr>
        <w:t>in the Biblical Tradition</w:t>
      </w:r>
      <w:r w:rsidR="0065245E" w:rsidRPr="00DC6B7B">
        <w:rPr>
          <w:rFonts w:asciiTheme="majorBidi" w:hAnsiTheme="majorBidi" w:cstheme="majorBidi"/>
          <w:sz w:val="28"/>
          <w:szCs w:val="28"/>
        </w:rPr>
        <w:t>—namely, the words</w:t>
      </w:r>
      <w:r w:rsidR="008B2191" w:rsidRPr="00DC6B7B">
        <w:rPr>
          <w:rFonts w:asciiTheme="majorBidi" w:eastAsiaTheme="majorEastAsia" w:hAnsiTheme="majorBidi" w:cstheme="majorBidi"/>
          <w:i/>
          <w:iCs/>
          <w:sz w:val="28"/>
          <w:szCs w:val="28"/>
        </w:rPr>
        <w:t xml:space="preserve"> </w:t>
      </w:r>
      <w:r w:rsidR="008B2191" w:rsidRPr="00DC6B7B">
        <w:rPr>
          <w:rFonts w:asciiTheme="majorBidi" w:eastAsiaTheme="majorEastAsia" w:hAnsiTheme="majorBidi" w:cstheme="majorBidi"/>
          <w:sz w:val="28"/>
          <w:szCs w:val="28"/>
        </w:rPr>
        <w:t>“</w:t>
      </w:r>
      <w:r w:rsidR="008B2191" w:rsidRPr="00DC6B7B">
        <w:rPr>
          <w:rFonts w:asciiTheme="majorBidi" w:eastAsiaTheme="majorEastAsia" w:hAnsiTheme="majorBidi" w:cstheme="majorBidi"/>
          <w:i/>
          <w:iCs/>
          <w:sz w:val="28"/>
          <w:szCs w:val="28"/>
        </w:rPr>
        <w:t>hā-Elôah,</w:t>
      </w:r>
      <w:r w:rsidR="008B2191" w:rsidRPr="00DC6B7B">
        <w:rPr>
          <w:rFonts w:asciiTheme="majorBidi" w:eastAsiaTheme="majorEastAsia" w:hAnsiTheme="majorBidi" w:cstheme="majorBidi"/>
          <w:sz w:val="28"/>
          <w:szCs w:val="28"/>
        </w:rPr>
        <w:t>”</w:t>
      </w:r>
      <w:r w:rsidR="008B2191" w:rsidRPr="00DC6B7B">
        <w:rPr>
          <w:rFonts w:asciiTheme="majorBidi" w:eastAsiaTheme="majorEastAsia" w:hAnsiTheme="majorBidi" w:cstheme="majorBidi"/>
          <w:i/>
          <w:iCs/>
          <w:sz w:val="28"/>
          <w:szCs w:val="28"/>
        </w:rPr>
        <w:t xml:space="preserve"> </w:t>
      </w:r>
      <w:r w:rsidR="008B2191" w:rsidRPr="00DC6B7B">
        <w:rPr>
          <w:rFonts w:asciiTheme="majorBidi" w:eastAsiaTheme="majorEastAsia" w:hAnsiTheme="majorBidi" w:cstheme="majorBidi"/>
          <w:sz w:val="28"/>
          <w:szCs w:val="28"/>
        </w:rPr>
        <w:t>“</w:t>
      </w:r>
      <w:r w:rsidR="008B2191" w:rsidRPr="00DC6B7B">
        <w:rPr>
          <w:rFonts w:asciiTheme="majorBidi" w:eastAsiaTheme="majorEastAsia" w:hAnsiTheme="majorBidi" w:cstheme="majorBidi"/>
          <w:i/>
          <w:iCs/>
          <w:sz w:val="28"/>
          <w:szCs w:val="28"/>
        </w:rPr>
        <w:t>Elōhîm</w:t>
      </w:r>
      <w:r w:rsidR="008B2191" w:rsidRPr="00DC6B7B">
        <w:rPr>
          <w:rFonts w:asciiTheme="majorBidi" w:eastAsiaTheme="majorEastAsia" w:hAnsiTheme="majorBidi" w:cstheme="majorBidi"/>
          <w:sz w:val="28"/>
          <w:szCs w:val="28"/>
        </w:rPr>
        <w:t xml:space="preserve">,” </w:t>
      </w:r>
      <w:r w:rsidR="001C7BED" w:rsidRPr="00DC6B7B">
        <w:rPr>
          <w:rFonts w:asciiTheme="majorBidi" w:eastAsiaTheme="majorEastAsia" w:hAnsiTheme="majorBidi" w:cstheme="majorBidi"/>
          <w:sz w:val="28"/>
          <w:szCs w:val="28"/>
        </w:rPr>
        <w:t xml:space="preserve">and </w:t>
      </w:r>
      <w:r w:rsidR="008B2191" w:rsidRPr="00DC6B7B">
        <w:rPr>
          <w:rFonts w:asciiTheme="majorBidi" w:eastAsiaTheme="majorEastAsia" w:hAnsiTheme="majorBidi" w:cstheme="majorBidi"/>
          <w:sz w:val="28"/>
          <w:szCs w:val="28"/>
        </w:rPr>
        <w:t>“</w:t>
      </w:r>
      <w:r w:rsidR="008B2191" w:rsidRPr="00DC6B7B">
        <w:rPr>
          <w:rFonts w:asciiTheme="majorBidi" w:eastAsiaTheme="majorEastAsia" w:hAnsiTheme="majorBidi" w:cstheme="majorBidi"/>
          <w:i/>
          <w:iCs/>
          <w:sz w:val="28"/>
          <w:szCs w:val="28"/>
        </w:rPr>
        <w:t>hā-Elōhîm</w:t>
      </w:r>
      <w:r w:rsidR="008B2191" w:rsidRPr="00DC6B7B">
        <w:rPr>
          <w:rFonts w:asciiTheme="majorBidi" w:eastAsiaTheme="majorEastAsia" w:hAnsiTheme="majorBidi" w:cstheme="majorBidi"/>
          <w:sz w:val="28"/>
          <w:szCs w:val="28"/>
        </w:rPr>
        <w:t>”</w:t>
      </w:r>
      <w:r w:rsidR="001C7BED" w:rsidRPr="00DC6B7B">
        <w:rPr>
          <w:rFonts w:asciiTheme="majorBidi" w:eastAsiaTheme="majorEastAsia" w:hAnsiTheme="majorBidi" w:cstheme="majorBidi"/>
          <w:sz w:val="28"/>
          <w:szCs w:val="28"/>
        </w:rPr>
        <w:t xml:space="preserve"> in Hebrew</w:t>
      </w:r>
      <w:r w:rsidR="008B2191" w:rsidRPr="00DC6B7B">
        <w:rPr>
          <w:rFonts w:asciiTheme="majorBidi" w:eastAsiaTheme="majorEastAsia" w:hAnsiTheme="majorBidi" w:cstheme="majorBidi"/>
          <w:i/>
          <w:iCs/>
          <w:sz w:val="28"/>
          <w:szCs w:val="28"/>
        </w:rPr>
        <w:t xml:space="preserve"> </w:t>
      </w:r>
      <w:r w:rsidR="008B2191" w:rsidRPr="00DC6B7B">
        <w:rPr>
          <w:rFonts w:asciiTheme="majorBidi" w:eastAsiaTheme="majorEastAsia" w:hAnsiTheme="majorBidi" w:cstheme="majorBidi"/>
          <w:sz w:val="28"/>
          <w:szCs w:val="28"/>
        </w:rPr>
        <w:t>and</w:t>
      </w:r>
      <w:r w:rsidR="008B2191" w:rsidRPr="00DC6B7B">
        <w:rPr>
          <w:rFonts w:asciiTheme="majorBidi" w:eastAsiaTheme="majorEastAsia" w:hAnsiTheme="majorBidi" w:cstheme="majorBidi"/>
          <w:i/>
          <w:iCs/>
          <w:sz w:val="28"/>
          <w:szCs w:val="28"/>
        </w:rPr>
        <w:t xml:space="preserve"> Elāhā</w:t>
      </w:r>
      <w:r w:rsidR="008B2191" w:rsidRPr="00DC6B7B">
        <w:rPr>
          <w:rFonts w:asciiTheme="majorBidi" w:eastAsiaTheme="majorEastAsia" w:hAnsiTheme="majorBidi" w:cstheme="majorBidi"/>
          <w:sz w:val="28"/>
          <w:szCs w:val="28"/>
        </w:rPr>
        <w:t xml:space="preserve">, </w:t>
      </w:r>
      <w:r w:rsidR="008B2191" w:rsidRPr="00DC6B7B">
        <w:rPr>
          <w:rFonts w:asciiTheme="majorBidi" w:eastAsiaTheme="majorEastAsia" w:hAnsiTheme="majorBidi" w:cstheme="majorBidi"/>
          <w:i/>
          <w:iCs/>
          <w:sz w:val="28"/>
          <w:szCs w:val="28"/>
        </w:rPr>
        <w:t>Alōhō</w:t>
      </w:r>
      <w:r w:rsidR="001C7BED" w:rsidRPr="00DC6B7B">
        <w:rPr>
          <w:rFonts w:asciiTheme="majorBidi" w:eastAsiaTheme="majorEastAsia" w:hAnsiTheme="majorBidi" w:cstheme="majorBidi"/>
          <w:sz w:val="28"/>
          <w:szCs w:val="28"/>
        </w:rPr>
        <w:t>,</w:t>
      </w:r>
      <w:r w:rsidR="008B2191" w:rsidRPr="00DC6B7B">
        <w:rPr>
          <w:rFonts w:asciiTheme="majorBidi" w:eastAsiaTheme="majorEastAsia" w:hAnsiTheme="majorBidi" w:cstheme="majorBidi"/>
          <w:i/>
          <w:iCs/>
          <w:sz w:val="28"/>
          <w:szCs w:val="28"/>
        </w:rPr>
        <w:t xml:space="preserve"> </w:t>
      </w:r>
      <w:r w:rsidR="008B2191" w:rsidRPr="00DC6B7B">
        <w:rPr>
          <w:rFonts w:asciiTheme="majorBidi" w:eastAsiaTheme="majorEastAsia" w:hAnsiTheme="majorBidi" w:cstheme="majorBidi"/>
          <w:sz w:val="28"/>
          <w:szCs w:val="28"/>
        </w:rPr>
        <w:t xml:space="preserve">and </w:t>
      </w:r>
      <w:r w:rsidR="008B2191" w:rsidRPr="00DC6B7B">
        <w:rPr>
          <w:rFonts w:asciiTheme="majorBidi" w:eastAsiaTheme="majorEastAsia" w:hAnsiTheme="majorBidi" w:cstheme="majorBidi"/>
          <w:i/>
          <w:iCs/>
          <w:sz w:val="28"/>
          <w:szCs w:val="28"/>
        </w:rPr>
        <w:t>Alāhā</w:t>
      </w:r>
      <w:r w:rsidR="008B2191" w:rsidRPr="00DC6B7B">
        <w:rPr>
          <w:rFonts w:asciiTheme="majorBidi" w:eastAsiaTheme="majorEastAsia" w:hAnsiTheme="majorBidi" w:cstheme="majorBidi"/>
          <w:sz w:val="28"/>
          <w:szCs w:val="28"/>
        </w:rPr>
        <w:t xml:space="preserve"> in</w:t>
      </w:r>
      <w:r w:rsidR="001C7BED" w:rsidRPr="00DC6B7B">
        <w:rPr>
          <w:rFonts w:asciiTheme="majorBidi" w:eastAsiaTheme="majorEastAsia" w:hAnsiTheme="majorBidi" w:cstheme="majorBidi"/>
          <w:sz w:val="28"/>
          <w:szCs w:val="28"/>
        </w:rPr>
        <w:t xml:space="preserve"> Aramaic and</w:t>
      </w:r>
      <w:r w:rsidR="008B2191" w:rsidRPr="00DC6B7B">
        <w:rPr>
          <w:rFonts w:asciiTheme="majorBidi" w:eastAsiaTheme="majorEastAsia" w:hAnsiTheme="majorBidi" w:cstheme="majorBidi"/>
          <w:sz w:val="28"/>
          <w:szCs w:val="28"/>
        </w:rPr>
        <w:t xml:space="preserve"> Western and Eastern Syriac</w:t>
      </w:r>
      <w:r w:rsidR="0065245E" w:rsidRPr="00DC6B7B">
        <w:rPr>
          <w:rFonts w:asciiTheme="majorBidi" w:hAnsiTheme="majorBidi" w:cstheme="majorBidi"/>
          <w:sz w:val="28"/>
          <w:szCs w:val="28"/>
        </w:rPr>
        <w:t xml:space="preserve"> </w:t>
      </w:r>
      <w:r w:rsidR="00552F23" w:rsidRPr="00DC6B7B">
        <w:rPr>
          <w:rFonts w:asciiTheme="majorBidi" w:hAnsiTheme="majorBidi" w:cstheme="majorBidi"/>
          <w:sz w:val="28"/>
          <w:szCs w:val="28"/>
        </w:rPr>
        <w:t>. In terms of ancient Semitic linguistics, these Qur’ānic and Biblical cognates for the Creator all share a</w:t>
      </w:r>
      <w:r w:rsidR="00BA6B2E">
        <w:rPr>
          <w:rFonts w:asciiTheme="majorBidi" w:hAnsiTheme="majorBidi" w:cstheme="majorBidi"/>
          <w:sz w:val="28"/>
          <w:szCs w:val="28"/>
        </w:rPr>
        <w:t>n ancient Semitic</w:t>
      </w:r>
      <w:r w:rsidR="00552F23" w:rsidRPr="00DC6B7B">
        <w:rPr>
          <w:rFonts w:asciiTheme="majorBidi" w:hAnsiTheme="majorBidi" w:cstheme="majorBidi"/>
          <w:sz w:val="28"/>
          <w:szCs w:val="28"/>
        </w:rPr>
        <w:t xml:space="preserve"> root meaning “Him who is [rightfully] worshipped.” Supplication and worship—the core linguistic elements in the words “God” and “</w:t>
      </w:r>
      <w:r w:rsidR="00552F23" w:rsidRPr="00DC6B7B">
        <w:rPr>
          <w:rFonts w:asciiTheme="majorBidi" w:hAnsiTheme="majorBidi" w:cstheme="majorBidi"/>
          <w:i/>
          <w:iCs/>
          <w:sz w:val="28"/>
          <w:szCs w:val="28"/>
        </w:rPr>
        <w:t>Allāh</w:t>
      </w:r>
      <w:r w:rsidR="00552F23" w:rsidRPr="00DC6B7B">
        <w:rPr>
          <w:rFonts w:asciiTheme="majorBidi" w:hAnsiTheme="majorBidi" w:cstheme="majorBidi"/>
          <w:sz w:val="28"/>
          <w:szCs w:val="28"/>
        </w:rPr>
        <w:t xml:space="preserve">” respectively—are inseparably connected, </w:t>
      </w:r>
      <w:r w:rsidR="00552F23" w:rsidRPr="00DC6B7B">
        <w:rPr>
          <w:rFonts w:asciiTheme="majorBidi" w:hAnsiTheme="majorBidi" w:cstheme="majorBidi"/>
          <w:sz w:val="28"/>
          <w:szCs w:val="28"/>
        </w:rPr>
        <w:lastRenderedPageBreak/>
        <w:t>for, as the Prophet Muḥammad said: “Prayer is the essence of worship (</w:t>
      </w:r>
      <w:r w:rsidR="00552F23" w:rsidRPr="00DC6B7B">
        <w:rPr>
          <w:rFonts w:asciiTheme="majorBidi" w:hAnsiTheme="majorBidi" w:cstheme="majorBidi"/>
          <w:i/>
          <w:iCs/>
          <w:sz w:val="28"/>
          <w:szCs w:val="28"/>
        </w:rPr>
        <w:t>Al-Du‘ā’: Mukhkh al-‘ibāda</w:t>
      </w:r>
      <w:r w:rsidR="00552F23" w:rsidRPr="00DC6B7B">
        <w:rPr>
          <w:rFonts w:asciiTheme="majorBidi" w:hAnsiTheme="majorBidi" w:cstheme="majorBidi"/>
          <w:sz w:val="28"/>
          <w:szCs w:val="28"/>
        </w:rPr>
        <w:t>).”</w:t>
      </w:r>
      <w:r w:rsidR="001C7BED" w:rsidRPr="00DC6B7B">
        <w:rPr>
          <w:rFonts w:asciiTheme="majorBidi" w:hAnsiTheme="majorBidi" w:cstheme="majorBidi"/>
          <w:sz w:val="28"/>
          <w:szCs w:val="28"/>
        </w:rPr>
        <w:t xml:space="preserve"> Yet</w:t>
      </w:r>
      <w:r w:rsidR="00CE40D2" w:rsidRPr="00DC6B7B">
        <w:rPr>
          <w:rFonts w:asciiTheme="majorBidi" w:hAnsiTheme="majorBidi" w:cstheme="majorBidi"/>
          <w:sz w:val="28"/>
          <w:szCs w:val="28"/>
        </w:rPr>
        <w:t xml:space="preserve"> Muslims today tend to look upon “</w:t>
      </w:r>
      <w:r w:rsidR="00CE40D2" w:rsidRPr="00DC6B7B">
        <w:rPr>
          <w:rFonts w:asciiTheme="majorBidi" w:hAnsiTheme="majorBidi" w:cstheme="majorBidi"/>
          <w:i/>
          <w:iCs/>
          <w:sz w:val="28"/>
          <w:szCs w:val="28"/>
        </w:rPr>
        <w:t>Allāh</w:t>
      </w:r>
      <w:r w:rsidR="00CE40D2" w:rsidRPr="00DC6B7B">
        <w:rPr>
          <w:rFonts w:asciiTheme="majorBidi" w:hAnsiTheme="majorBidi" w:cstheme="majorBidi"/>
          <w:sz w:val="28"/>
          <w:szCs w:val="28"/>
        </w:rPr>
        <w:t>” as “</w:t>
      </w:r>
      <w:r w:rsidR="00CE40D2" w:rsidRPr="00C16265">
        <w:rPr>
          <w:rFonts w:asciiTheme="majorBidi" w:hAnsiTheme="majorBidi" w:cstheme="majorBidi"/>
          <w:i/>
          <w:iCs/>
          <w:sz w:val="28"/>
          <w:szCs w:val="28"/>
        </w:rPr>
        <w:t>their word</w:t>
      </w:r>
      <w:r w:rsidR="00CE40D2" w:rsidRPr="00DC6B7B">
        <w:rPr>
          <w:rFonts w:asciiTheme="majorBidi" w:hAnsiTheme="majorBidi" w:cstheme="majorBidi"/>
          <w:sz w:val="28"/>
          <w:szCs w:val="28"/>
        </w:rPr>
        <w:t xml:space="preserve"> for God</w:t>
      </w:r>
      <w:r w:rsidR="00C16265">
        <w:rPr>
          <w:rFonts w:asciiTheme="majorBidi" w:hAnsiTheme="majorBidi" w:cstheme="majorBidi"/>
          <w:sz w:val="28"/>
          <w:szCs w:val="28"/>
        </w:rPr>
        <w:t>,</w:t>
      </w:r>
      <w:r w:rsidR="00CE40D2" w:rsidRPr="00DC6B7B">
        <w:rPr>
          <w:rFonts w:asciiTheme="majorBidi" w:hAnsiTheme="majorBidi" w:cstheme="majorBidi"/>
          <w:sz w:val="28"/>
          <w:szCs w:val="28"/>
        </w:rPr>
        <w:t>”</w:t>
      </w:r>
      <w:r w:rsidR="00C16265">
        <w:rPr>
          <w:rFonts w:asciiTheme="majorBidi" w:hAnsiTheme="majorBidi" w:cstheme="majorBidi"/>
          <w:sz w:val="28"/>
          <w:szCs w:val="28"/>
        </w:rPr>
        <w:t xml:space="preserve"> as if it were their “property.”</w:t>
      </w:r>
      <w:r w:rsidR="00CE40D2" w:rsidRPr="00DC6B7B">
        <w:rPr>
          <w:rFonts w:asciiTheme="majorBidi" w:hAnsiTheme="majorBidi" w:cstheme="majorBidi"/>
          <w:sz w:val="28"/>
          <w:szCs w:val="28"/>
        </w:rPr>
        <w:t xml:space="preserve"> </w:t>
      </w:r>
      <w:r w:rsidR="00C16265">
        <w:rPr>
          <w:rFonts w:asciiTheme="majorBidi" w:hAnsiTheme="majorBidi" w:cstheme="majorBidi"/>
          <w:sz w:val="28"/>
          <w:szCs w:val="28"/>
        </w:rPr>
        <w:t>Not surprisingly,</w:t>
      </w:r>
      <w:r w:rsidR="00CE40D2" w:rsidRPr="00DC6B7B">
        <w:rPr>
          <w:rFonts w:asciiTheme="majorBidi" w:hAnsiTheme="majorBidi" w:cstheme="majorBidi"/>
          <w:sz w:val="28"/>
          <w:szCs w:val="28"/>
        </w:rPr>
        <w:t xml:space="preserve"> they show little </w:t>
      </w:r>
      <w:r w:rsidR="00C16265">
        <w:rPr>
          <w:rFonts w:asciiTheme="majorBidi" w:hAnsiTheme="majorBidi" w:cstheme="majorBidi"/>
          <w:sz w:val="28"/>
          <w:szCs w:val="28"/>
        </w:rPr>
        <w:t>inclination</w:t>
      </w:r>
      <w:r w:rsidR="00CE40D2" w:rsidRPr="00DC6B7B">
        <w:rPr>
          <w:rFonts w:asciiTheme="majorBidi" w:hAnsiTheme="majorBidi" w:cstheme="majorBidi"/>
          <w:sz w:val="28"/>
          <w:szCs w:val="28"/>
        </w:rPr>
        <w:t xml:space="preserve"> in using “God,” which is</w:t>
      </w:r>
      <w:r w:rsidR="00C16265">
        <w:rPr>
          <w:rFonts w:asciiTheme="majorBidi" w:hAnsiTheme="majorBidi" w:cstheme="majorBidi"/>
          <w:sz w:val="28"/>
          <w:szCs w:val="28"/>
        </w:rPr>
        <w:t xml:space="preserve"> not “their property” and is, of course,</w:t>
      </w:r>
      <w:r w:rsidR="00CE40D2" w:rsidRPr="00DC6B7B">
        <w:rPr>
          <w:rFonts w:asciiTheme="majorBidi" w:hAnsiTheme="majorBidi" w:cstheme="majorBidi"/>
          <w:sz w:val="28"/>
          <w:szCs w:val="28"/>
        </w:rPr>
        <w:t xml:space="preserve"> the </w:t>
      </w:r>
      <w:r w:rsidR="00C16265">
        <w:rPr>
          <w:rFonts w:asciiTheme="majorBidi" w:hAnsiTheme="majorBidi" w:cstheme="majorBidi"/>
          <w:sz w:val="28"/>
          <w:szCs w:val="28"/>
        </w:rPr>
        <w:t>term</w:t>
      </w:r>
      <w:r w:rsidR="00CE40D2" w:rsidRPr="00DC6B7B">
        <w:rPr>
          <w:rFonts w:asciiTheme="majorBidi" w:hAnsiTheme="majorBidi" w:cstheme="majorBidi"/>
          <w:sz w:val="28"/>
          <w:szCs w:val="28"/>
        </w:rPr>
        <w:t xml:space="preserve"> used by Jews, Christians, and many others—although the words are virtually identical in meaning. Th</w:t>
      </w:r>
      <w:r w:rsidR="00C16265">
        <w:rPr>
          <w:rFonts w:asciiTheme="majorBidi" w:hAnsiTheme="majorBidi" w:cstheme="majorBidi"/>
          <w:sz w:val="28"/>
          <w:szCs w:val="28"/>
        </w:rPr>
        <w:t>is</w:t>
      </w:r>
      <w:r w:rsidR="00CE40D2" w:rsidRPr="00DC6B7B">
        <w:rPr>
          <w:rFonts w:asciiTheme="majorBidi" w:hAnsiTheme="majorBidi" w:cstheme="majorBidi"/>
          <w:sz w:val="28"/>
          <w:szCs w:val="28"/>
        </w:rPr>
        <w:t xml:space="preserve"> same Proprietarian Spirit </w:t>
      </w:r>
      <w:r w:rsidR="00DC6B7B" w:rsidRPr="00DC6B7B">
        <w:rPr>
          <w:rFonts w:asciiTheme="majorBidi" w:hAnsiTheme="majorBidi" w:cstheme="majorBidi"/>
          <w:sz w:val="28"/>
          <w:szCs w:val="28"/>
        </w:rPr>
        <w:t xml:space="preserve">makes Muslims little </w:t>
      </w:r>
      <w:r w:rsidR="000D0CC0">
        <w:rPr>
          <w:rFonts w:asciiTheme="majorBidi" w:hAnsiTheme="majorBidi" w:cstheme="majorBidi"/>
          <w:sz w:val="28"/>
          <w:szCs w:val="28"/>
        </w:rPr>
        <w:t>disposed</w:t>
      </w:r>
      <w:r w:rsidR="00DC6B7B" w:rsidRPr="00DC6B7B">
        <w:rPr>
          <w:rFonts w:asciiTheme="majorBidi" w:hAnsiTheme="majorBidi" w:cstheme="majorBidi"/>
          <w:sz w:val="28"/>
          <w:szCs w:val="28"/>
        </w:rPr>
        <w:t xml:space="preserve"> to demonstrat</w:t>
      </w:r>
      <w:r w:rsidR="000D0CC0">
        <w:rPr>
          <w:rFonts w:asciiTheme="majorBidi" w:hAnsiTheme="majorBidi" w:cstheme="majorBidi"/>
          <w:sz w:val="28"/>
          <w:szCs w:val="28"/>
        </w:rPr>
        <w:t>ing explicitly</w:t>
      </w:r>
      <w:r w:rsidR="00DC6B7B" w:rsidRPr="00DC6B7B">
        <w:rPr>
          <w:rFonts w:asciiTheme="majorBidi" w:hAnsiTheme="majorBidi" w:cstheme="majorBidi"/>
          <w:sz w:val="28"/>
          <w:szCs w:val="28"/>
        </w:rPr>
        <w:t xml:space="preserve"> the vast common ground that Muslims, Jews, Christians, and others share—not just in the use of the English word “God” but in many other matters </w:t>
      </w:r>
      <w:r w:rsidR="000D0CC0">
        <w:rPr>
          <w:rFonts w:asciiTheme="majorBidi" w:hAnsiTheme="majorBidi" w:cstheme="majorBidi"/>
          <w:sz w:val="28"/>
          <w:szCs w:val="28"/>
        </w:rPr>
        <w:t xml:space="preserve">pertaining to Divinity, general belief, and history </w:t>
      </w:r>
      <w:r w:rsidR="00DC6B7B" w:rsidRPr="00DC6B7B">
        <w:rPr>
          <w:rFonts w:asciiTheme="majorBidi" w:hAnsiTheme="majorBidi" w:cstheme="majorBidi"/>
          <w:sz w:val="28"/>
          <w:szCs w:val="28"/>
        </w:rPr>
        <w:t>as well.</w:t>
      </w:r>
    </w:p>
    <w:p w14:paraId="5A247C4B" w14:textId="77777777" w:rsidR="009B28F8" w:rsidRDefault="009B28F8" w:rsidP="00E86172">
      <w:pPr>
        <w:autoSpaceDE w:val="0"/>
        <w:autoSpaceDN w:val="0"/>
        <w:adjustRightInd w:val="0"/>
        <w:rPr>
          <w:rFonts w:asciiTheme="majorBidi" w:hAnsiTheme="majorBidi" w:cstheme="majorBidi"/>
          <w:sz w:val="28"/>
          <w:szCs w:val="28"/>
        </w:rPr>
      </w:pPr>
    </w:p>
    <w:p w14:paraId="3B5CFC6B" w14:textId="5281D711" w:rsidR="00A40417" w:rsidRDefault="008536FC" w:rsidP="00E86172">
      <w:pPr>
        <w:autoSpaceDE w:val="0"/>
        <w:autoSpaceDN w:val="0"/>
        <w:adjustRightInd w:val="0"/>
        <w:rPr>
          <w:rFonts w:asciiTheme="majorBidi" w:hAnsiTheme="majorBidi" w:cstheme="majorBidi"/>
          <w:sz w:val="28"/>
          <w:szCs w:val="28"/>
        </w:rPr>
      </w:pPr>
      <w:r>
        <w:rPr>
          <w:rFonts w:asciiTheme="majorBidi" w:hAnsiTheme="majorBidi" w:cstheme="majorBidi"/>
          <w:sz w:val="28"/>
          <w:szCs w:val="28"/>
        </w:rPr>
        <w:t>But beyond this,</w:t>
      </w:r>
      <w:r w:rsidR="00E86172">
        <w:rPr>
          <w:rFonts w:asciiTheme="majorBidi" w:hAnsiTheme="majorBidi" w:cstheme="majorBidi"/>
          <w:sz w:val="28"/>
          <w:szCs w:val="28"/>
        </w:rPr>
        <w:t xml:space="preserve"> Muslims may take ready interest</w:t>
      </w:r>
      <w:r>
        <w:rPr>
          <w:rFonts w:asciiTheme="majorBidi" w:hAnsiTheme="majorBidi" w:cstheme="majorBidi"/>
          <w:sz w:val="28"/>
          <w:szCs w:val="28"/>
        </w:rPr>
        <w:t>, for example,</w:t>
      </w:r>
      <w:r w:rsidR="00E86172">
        <w:rPr>
          <w:rFonts w:asciiTheme="majorBidi" w:hAnsiTheme="majorBidi" w:cstheme="majorBidi"/>
          <w:sz w:val="28"/>
          <w:szCs w:val="28"/>
        </w:rPr>
        <w:t xml:space="preserve"> in how Islamic </w:t>
      </w:r>
      <w:r w:rsidR="00B92BEA">
        <w:rPr>
          <w:rFonts w:asciiTheme="majorBidi" w:hAnsiTheme="majorBidi" w:cstheme="majorBidi"/>
          <w:sz w:val="28"/>
          <w:szCs w:val="28"/>
        </w:rPr>
        <w:t>Philosophy</w:t>
      </w:r>
      <w:r w:rsidR="00E86172">
        <w:rPr>
          <w:rFonts w:asciiTheme="majorBidi" w:hAnsiTheme="majorBidi" w:cstheme="majorBidi"/>
          <w:sz w:val="28"/>
          <w:szCs w:val="28"/>
        </w:rPr>
        <w:t xml:space="preserve"> and </w:t>
      </w:r>
      <w:r w:rsidR="00B92BEA">
        <w:rPr>
          <w:rFonts w:asciiTheme="majorBidi" w:hAnsiTheme="majorBidi" w:cstheme="majorBidi"/>
          <w:sz w:val="28"/>
          <w:szCs w:val="28"/>
        </w:rPr>
        <w:t>S</w:t>
      </w:r>
      <w:r w:rsidR="00E86172">
        <w:rPr>
          <w:rFonts w:asciiTheme="majorBidi" w:hAnsiTheme="majorBidi" w:cstheme="majorBidi"/>
          <w:sz w:val="28"/>
          <w:szCs w:val="28"/>
        </w:rPr>
        <w:t>cience positively affected Medieval West</w:t>
      </w:r>
      <w:r w:rsidR="00B92BEA">
        <w:rPr>
          <w:rFonts w:asciiTheme="majorBidi" w:hAnsiTheme="majorBidi" w:cstheme="majorBidi"/>
          <w:sz w:val="28"/>
          <w:szCs w:val="28"/>
        </w:rPr>
        <w:t>ern Europe</w:t>
      </w:r>
      <w:r w:rsidR="00E86172">
        <w:rPr>
          <w:rFonts w:asciiTheme="majorBidi" w:hAnsiTheme="majorBidi" w:cstheme="majorBidi"/>
          <w:sz w:val="28"/>
          <w:szCs w:val="28"/>
        </w:rPr>
        <w:t xml:space="preserve"> but without showing any similar concern for how the thought and </w:t>
      </w:r>
      <w:r w:rsidR="00B92BEA">
        <w:rPr>
          <w:rFonts w:asciiTheme="majorBidi" w:hAnsiTheme="majorBidi" w:cstheme="majorBidi"/>
          <w:sz w:val="28"/>
          <w:szCs w:val="28"/>
        </w:rPr>
        <w:t>S</w:t>
      </w:r>
      <w:r w:rsidR="00E86172">
        <w:rPr>
          <w:rFonts w:asciiTheme="majorBidi" w:hAnsiTheme="majorBidi" w:cstheme="majorBidi"/>
          <w:sz w:val="28"/>
          <w:szCs w:val="28"/>
        </w:rPr>
        <w:t xml:space="preserve">cience of </w:t>
      </w:r>
      <w:r w:rsidR="00B92BEA">
        <w:rPr>
          <w:rFonts w:asciiTheme="majorBidi" w:hAnsiTheme="majorBidi" w:cstheme="majorBidi"/>
          <w:sz w:val="28"/>
          <w:szCs w:val="28"/>
        </w:rPr>
        <w:t xml:space="preserve">the Modern West and </w:t>
      </w:r>
      <w:r w:rsidR="00E86172">
        <w:rPr>
          <w:rFonts w:asciiTheme="majorBidi" w:hAnsiTheme="majorBidi" w:cstheme="majorBidi"/>
          <w:sz w:val="28"/>
          <w:szCs w:val="28"/>
        </w:rPr>
        <w:t xml:space="preserve">others </w:t>
      </w:r>
      <w:r w:rsidR="00B92BEA">
        <w:rPr>
          <w:rFonts w:asciiTheme="majorBidi" w:hAnsiTheme="majorBidi" w:cstheme="majorBidi"/>
          <w:sz w:val="28"/>
          <w:szCs w:val="28"/>
        </w:rPr>
        <w:t>before them</w:t>
      </w:r>
      <w:r w:rsidR="00B86E28">
        <w:rPr>
          <w:rFonts w:asciiTheme="majorBidi" w:hAnsiTheme="majorBidi" w:cstheme="majorBidi"/>
          <w:sz w:val="28"/>
          <w:szCs w:val="28"/>
        </w:rPr>
        <w:t xml:space="preserve"> in the ancient world</w:t>
      </w:r>
      <w:r>
        <w:rPr>
          <w:rFonts w:asciiTheme="majorBidi" w:hAnsiTheme="majorBidi" w:cstheme="majorBidi"/>
          <w:sz w:val="28"/>
          <w:szCs w:val="28"/>
        </w:rPr>
        <w:t>—especially the Greek Philosophers—have profoundly</w:t>
      </w:r>
      <w:r w:rsidR="00B92BEA">
        <w:rPr>
          <w:rFonts w:asciiTheme="majorBidi" w:hAnsiTheme="majorBidi" w:cstheme="majorBidi"/>
          <w:sz w:val="28"/>
          <w:szCs w:val="28"/>
        </w:rPr>
        <w:t xml:space="preserve"> </w:t>
      </w:r>
      <w:r w:rsidR="00E86172">
        <w:rPr>
          <w:rFonts w:asciiTheme="majorBidi" w:hAnsiTheme="majorBidi" w:cstheme="majorBidi"/>
          <w:sz w:val="28"/>
          <w:szCs w:val="28"/>
        </w:rPr>
        <w:t>influenced Islam</w:t>
      </w:r>
      <w:r>
        <w:rPr>
          <w:rFonts w:asciiTheme="majorBidi" w:hAnsiTheme="majorBidi" w:cstheme="majorBidi"/>
          <w:sz w:val="28"/>
          <w:szCs w:val="28"/>
        </w:rPr>
        <w:t>ic discourse</w:t>
      </w:r>
      <w:r w:rsidR="00E86172">
        <w:rPr>
          <w:rFonts w:asciiTheme="majorBidi" w:hAnsiTheme="majorBidi" w:cstheme="majorBidi"/>
          <w:sz w:val="28"/>
          <w:szCs w:val="28"/>
        </w:rPr>
        <w:t xml:space="preserve">. </w:t>
      </w:r>
      <w:r w:rsidR="00B92BEA">
        <w:rPr>
          <w:rFonts w:asciiTheme="majorBidi" w:hAnsiTheme="majorBidi" w:cstheme="majorBidi"/>
          <w:sz w:val="28"/>
          <w:szCs w:val="28"/>
        </w:rPr>
        <w:t>As a consequence, t</w:t>
      </w:r>
      <w:r w:rsidR="00E86172" w:rsidRPr="003141F4">
        <w:rPr>
          <w:rFonts w:asciiTheme="majorBidi" w:hAnsiTheme="majorBidi" w:cstheme="majorBidi"/>
          <w:sz w:val="28"/>
          <w:szCs w:val="28"/>
        </w:rPr>
        <w:t>he scourge of Propriatarianism</w:t>
      </w:r>
      <w:r w:rsidR="00E86172">
        <w:rPr>
          <w:rFonts w:asciiTheme="majorBidi" w:hAnsiTheme="majorBidi" w:cstheme="majorBidi"/>
          <w:sz w:val="28"/>
          <w:szCs w:val="28"/>
        </w:rPr>
        <w:t xml:space="preserve"> among contemporary Muslims</w:t>
      </w:r>
      <w:r w:rsidR="00E86172" w:rsidRPr="003141F4">
        <w:rPr>
          <w:rFonts w:asciiTheme="majorBidi" w:hAnsiTheme="majorBidi" w:cstheme="majorBidi"/>
          <w:sz w:val="28"/>
          <w:szCs w:val="28"/>
        </w:rPr>
        <w:t xml:space="preserve"> undercuts Islam’s brilliant and intrinsic universality</w:t>
      </w:r>
      <w:r w:rsidR="00A40417">
        <w:rPr>
          <w:rFonts w:asciiTheme="majorBidi" w:hAnsiTheme="majorBidi" w:cstheme="majorBidi"/>
          <w:sz w:val="28"/>
          <w:szCs w:val="28"/>
        </w:rPr>
        <w:t xml:space="preserve"> and utterly blinds them from Islam’s profound role in all world history</w:t>
      </w:r>
      <w:r w:rsidR="00E86172" w:rsidRPr="003141F4">
        <w:rPr>
          <w:rFonts w:asciiTheme="majorBidi" w:hAnsiTheme="majorBidi" w:cstheme="majorBidi"/>
          <w:sz w:val="28"/>
          <w:szCs w:val="28"/>
        </w:rPr>
        <w:t>. Consequently, from this parochial perspective, when</w:t>
      </w:r>
      <w:r w:rsidR="00A40417">
        <w:rPr>
          <w:rFonts w:asciiTheme="majorBidi" w:hAnsiTheme="majorBidi" w:cstheme="majorBidi"/>
          <w:sz w:val="28"/>
          <w:szCs w:val="28"/>
        </w:rPr>
        <w:t>ever</w:t>
      </w:r>
      <w:r w:rsidR="00E86172" w:rsidRPr="003141F4">
        <w:rPr>
          <w:rFonts w:asciiTheme="majorBidi" w:hAnsiTheme="majorBidi" w:cstheme="majorBidi"/>
          <w:sz w:val="28"/>
          <w:szCs w:val="28"/>
        </w:rPr>
        <w:t xml:space="preserve"> we experience or believe</w:t>
      </w:r>
      <w:r w:rsidR="00E86172">
        <w:rPr>
          <w:rFonts w:asciiTheme="majorBidi" w:hAnsiTheme="majorBidi" w:cstheme="majorBidi"/>
          <w:sz w:val="28"/>
          <w:szCs w:val="28"/>
        </w:rPr>
        <w:t xml:space="preserve"> ourselves</w:t>
      </w:r>
      <w:r w:rsidR="00E86172" w:rsidRPr="003141F4">
        <w:rPr>
          <w:rFonts w:asciiTheme="majorBidi" w:hAnsiTheme="majorBidi" w:cstheme="majorBidi"/>
          <w:sz w:val="28"/>
          <w:szCs w:val="28"/>
        </w:rPr>
        <w:t xml:space="preserve"> to</w:t>
      </w:r>
      <w:r w:rsidR="00E86172">
        <w:rPr>
          <w:rFonts w:asciiTheme="majorBidi" w:hAnsiTheme="majorBidi" w:cstheme="majorBidi"/>
          <w:sz w:val="28"/>
          <w:szCs w:val="28"/>
        </w:rPr>
        <w:t xml:space="preserve"> have</w:t>
      </w:r>
      <w:r w:rsidR="00E86172" w:rsidRPr="003141F4">
        <w:rPr>
          <w:rFonts w:asciiTheme="majorBidi" w:hAnsiTheme="majorBidi" w:cstheme="majorBidi"/>
          <w:sz w:val="28"/>
          <w:szCs w:val="28"/>
        </w:rPr>
        <w:t xml:space="preserve"> encounter</w:t>
      </w:r>
      <w:r w:rsidR="00E86172">
        <w:rPr>
          <w:rFonts w:asciiTheme="majorBidi" w:hAnsiTheme="majorBidi" w:cstheme="majorBidi"/>
          <w:sz w:val="28"/>
          <w:szCs w:val="28"/>
        </w:rPr>
        <w:t>ed</w:t>
      </w:r>
      <w:r w:rsidR="00E86172" w:rsidRPr="003141F4">
        <w:rPr>
          <w:rFonts w:asciiTheme="majorBidi" w:hAnsiTheme="majorBidi" w:cstheme="majorBidi"/>
          <w:sz w:val="28"/>
          <w:szCs w:val="28"/>
        </w:rPr>
        <w:t xml:space="preserve"> opposition to our worldview and </w:t>
      </w:r>
      <w:r w:rsidR="00E86172">
        <w:rPr>
          <w:rFonts w:asciiTheme="majorBidi" w:hAnsiTheme="majorBidi" w:cstheme="majorBidi"/>
          <w:sz w:val="28"/>
          <w:szCs w:val="28"/>
        </w:rPr>
        <w:t>T</w:t>
      </w:r>
      <w:r w:rsidR="00E86172" w:rsidRPr="003141F4">
        <w:rPr>
          <w:rFonts w:asciiTheme="majorBidi" w:hAnsiTheme="majorBidi" w:cstheme="majorBidi"/>
          <w:sz w:val="28"/>
          <w:szCs w:val="28"/>
        </w:rPr>
        <w:t xml:space="preserve">radition, we </w:t>
      </w:r>
      <w:r w:rsidR="00A40417">
        <w:rPr>
          <w:rFonts w:asciiTheme="majorBidi" w:hAnsiTheme="majorBidi" w:cstheme="majorBidi"/>
          <w:sz w:val="28"/>
          <w:szCs w:val="28"/>
        </w:rPr>
        <w:t xml:space="preserve">may likely </w:t>
      </w:r>
      <w:r w:rsidR="00E86172" w:rsidRPr="003141F4">
        <w:rPr>
          <w:rFonts w:asciiTheme="majorBidi" w:hAnsiTheme="majorBidi" w:cstheme="majorBidi"/>
          <w:sz w:val="28"/>
          <w:szCs w:val="28"/>
        </w:rPr>
        <w:t>regard such noncompliance as an existential threat and begin grasping at any straw</w:t>
      </w:r>
      <w:r w:rsidR="00A40417">
        <w:rPr>
          <w:rFonts w:asciiTheme="majorBidi" w:hAnsiTheme="majorBidi" w:cstheme="majorBidi"/>
          <w:sz w:val="28"/>
          <w:szCs w:val="28"/>
        </w:rPr>
        <w:t>s</w:t>
      </w:r>
      <w:r w:rsidR="00E86172" w:rsidRPr="003141F4">
        <w:rPr>
          <w:rFonts w:asciiTheme="majorBidi" w:hAnsiTheme="majorBidi" w:cstheme="majorBidi"/>
          <w:sz w:val="28"/>
          <w:szCs w:val="28"/>
        </w:rPr>
        <w:t xml:space="preserve"> that can</w:t>
      </w:r>
      <w:r w:rsidR="00E86172">
        <w:rPr>
          <w:rFonts w:asciiTheme="majorBidi" w:hAnsiTheme="majorBidi" w:cstheme="majorBidi"/>
          <w:sz w:val="28"/>
          <w:szCs w:val="28"/>
        </w:rPr>
        <w:t xml:space="preserve"> save us from it </w:t>
      </w:r>
      <w:r w:rsidR="00A40417">
        <w:rPr>
          <w:rFonts w:asciiTheme="majorBidi" w:hAnsiTheme="majorBidi" w:cstheme="majorBidi"/>
          <w:sz w:val="28"/>
          <w:szCs w:val="28"/>
        </w:rPr>
        <w:t>or</w:t>
      </w:r>
      <w:r w:rsidR="00E86172" w:rsidRPr="003141F4">
        <w:rPr>
          <w:rFonts w:asciiTheme="majorBidi" w:hAnsiTheme="majorBidi" w:cstheme="majorBidi"/>
          <w:sz w:val="28"/>
          <w:szCs w:val="28"/>
        </w:rPr>
        <w:t xml:space="preserve"> help us write it off. </w:t>
      </w:r>
    </w:p>
    <w:p w14:paraId="02E7B48C" w14:textId="77777777" w:rsidR="00BA2B18" w:rsidRDefault="00BA2B18" w:rsidP="00E86172">
      <w:pPr>
        <w:autoSpaceDE w:val="0"/>
        <w:autoSpaceDN w:val="0"/>
        <w:adjustRightInd w:val="0"/>
        <w:rPr>
          <w:rFonts w:asciiTheme="majorBidi" w:hAnsiTheme="majorBidi" w:cstheme="majorBidi"/>
          <w:sz w:val="28"/>
          <w:szCs w:val="28"/>
        </w:rPr>
      </w:pPr>
    </w:p>
    <w:p w14:paraId="5F6C401C" w14:textId="0EAFA208" w:rsidR="00E86172" w:rsidRDefault="00E86172" w:rsidP="00E86172">
      <w:pPr>
        <w:autoSpaceDE w:val="0"/>
        <w:autoSpaceDN w:val="0"/>
        <w:adjustRightInd w:val="0"/>
        <w:rPr>
          <w:rFonts w:asciiTheme="majorBidi" w:hAnsiTheme="majorBidi" w:cstheme="majorBidi"/>
          <w:sz w:val="28"/>
          <w:szCs w:val="28"/>
        </w:rPr>
      </w:pPr>
      <w:r w:rsidRPr="003141F4">
        <w:rPr>
          <w:rFonts w:asciiTheme="majorBidi" w:hAnsiTheme="majorBidi" w:cstheme="majorBidi"/>
          <w:sz w:val="28"/>
          <w:szCs w:val="28"/>
        </w:rPr>
        <w:t xml:space="preserve">On the contrary, we must strive to understand ourselves, our </w:t>
      </w:r>
      <w:r>
        <w:rPr>
          <w:rFonts w:asciiTheme="majorBidi" w:hAnsiTheme="majorBidi" w:cstheme="majorBidi"/>
          <w:sz w:val="28"/>
          <w:szCs w:val="28"/>
        </w:rPr>
        <w:t>T</w:t>
      </w:r>
      <w:r w:rsidRPr="003141F4">
        <w:rPr>
          <w:rFonts w:asciiTheme="majorBidi" w:hAnsiTheme="majorBidi" w:cstheme="majorBidi"/>
          <w:sz w:val="28"/>
          <w:szCs w:val="28"/>
        </w:rPr>
        <w:t xml:space="preserve">radition, the Other, and the various </w:t>
      </w:r>
      <w:r>
        <w:rPr>
          <w:rFonts w:asciiTheme="majorBidi" w:hAnsiTheme="majorBidi" w:cstheme="majorBidi"/>
          <w:sz w:val="28"/>
          <w:szCs w:val="28"/>
        </w:rPr>
        <w:t>S</w:t>
      </w:r>
      <w:r w:rsidRPr="003141F4">
        <w:rPr>
          <w:rFonts w:asciiTheme="majorBidi" w:hAnsiTheme="majorBidi" w:cstheme="majorBidi"/>
          <w:sz w:val="28"/>
          <w:szCs w:val="28"/>
        </w:rPr>
        <w:t>chools of thought and conventions to which they</w:t>
      </w:r>
      <w:r>
        <w:rPr>
          <w:rFonts w:asciiTheme="majorBidi" w:hAnsiTheme="majorBidi" w:cstheme="majorBidi"/>
          <w:sz w:val="28"/>
          <w:szCs w:val="28"/>
        </w:rPr>
        <w:t xml:space="preserve"> all</w:t>
      </w:r>
      <w:r w:rsidRPr="003141F4">
        <w:rPr>
          <w:rFonts w:asciiTheme="majorBidi" w:hAnsiTheme="majorBidi" w:cstheme="majorBidi"/>
          <w:sz w:val="28"/>
          <w:szCs w:val="28"/>
        </w:rPr>
        <w:t xml:space="preserve"> ascribe. Most importantly, in doing this, we must understand that only by moving beyond petty-minded and </w:t>
      </w:r>
      <w:r>
        <w:rPr>
          <w:rFonts w:asciiTheme="majorBidi" w:hAnsiTheme="majorBidi" w:cstheme="majorBidi"/>
          <w:sz w:val="28"/>
          <w:szCs w:val="28"/>
        </w:rPr>
        <w:t>S</w:t>
      </w:r>
      <w:r w:rsidRPr="003141F4">
        <w:rPr>
          <w:rFonts w:asciiTheme="majorBidi" w:hAnsiTheme="majorBidi" w:cstheme="majorBidi"/>
          <w:sz w:val="28"/>
          <w:szCs w:val="28"/>
        </w:rPr>
        <w:t xml:space="preserve">oul-destroying “Proprietarianism” can we be truly faithful to Islam and the rich </w:t>
      </w:r>
      <w:r>
        <w:rPr>
          <w:rFonts w:asciiTheme="majorBidi" w:hAnsiTheme="majorBidi" w:cstheme="majorBidi"/>
          <w:sz w:val="28"/>
          <w:szCs w:val="28"/>
        </w:rPr>
        <w:t>T</w:t>
      </w:r>
      <w:r w:rsidRPr="003141F4">
        <w:rPr>
          <w:rFonts w:asciiTheme="majorBidi" w:hAnsiTheme="majorBidi" w:cstheme="majorBidi"/>
          <w:sz w:val="28"/>
          <w:szCs w:val="28"/>
        </w:rPr>
        <w:t>heological,</w:t>
      </w:r>
      <w:r>
        <w:rPr>
          <w:rFonts w:asciiTheme="majorBidi" w:hAnsiTheme="majorBidi" w:cstheme="majorBidi"/>
          <w:sz w:val="28"/>
          <w:szCs w:val="28"/>
        </w:rPr>
        <w:t xml:space="preserve"> Metaphysical,</w:t>
      </w:r>
      <w:r w:rsidRPr="003141F4">
        <w:rPr>
          <w:rFonts w:asciiTheme="majorBidi" w:hAnsiTheme="majorBidi" w:cstheme="majorBidi"/>
          <w:sz w:val="28"/>
          <w:szCs w:val="28"/>
        </w:rPr>
        <w:t xml:space="preserve"> </w:t>
      </w:r>
      <w:r w:rsidR="00231043">
        <w:rPr>
          <w:rFonts w:asciiTheme="majorBidi" w:hAnsiTheme="majorBidi" w:cstheme="majorBidi"/>
          <w:sz w:val="28"/>
          <w:szCs w:val="28"/>
        </w:rPr>
        <w:t>I</w:t>
      </w:r>
      <w:r w:rsidRPr="003141F4">
        <w:rPr>
          <w:rFonts w:asciiTheme="majorBidi" w:hAnsiTheme="majorBidi" w:cstheme="majorBidi"/>
          <w:sz w:val="28"/>
          <w:szCs w:val="28"/>
        </w:rPr>
        <w:t xml:space="preserve">ntellectual, </w:t>
      </w:r>
      <w:r w:rsidR="00231043">
        <w:rPr>
          <w:rFonts w:asciiTheme="majorBidi" w:hAnsiTheme="majorBidi" w:cstheme="majorBidi"/>
          <w:sz w:val="28"/>
          <w:szCs w:val="28"/>
        </w:rPr>
        <w:t>C</w:t>
      </w:r>
      <w:r w:rsidRPr="003141F4">
        <w:rPr>
          <w:rFonts w:asciiTheme="majorBidi" w:hAnsiTheme="majorBidi" w:cstheme="majorBidi"/>
          <w:sz w:val="28"/>
          <w:szCs w:val="28"/>
        </w:rPr>
        <w:t xml:space="preserve">ultural, and </w:t>
      </w:r>
      <w:r>
        <w:rPr>
          <w:rFonts w:asciiTheme="majorBidi" w:hAnsiTheme="majorBidi" w:cstheme="majorBidi"/>
          <w:sz w:val="28"/>
          <w:szCs w:val="28"/>
        </w:rPr>
        <w:t>C</w:t>
      </w:r>
      <w:r w:rsidRPr="003141F4">
        <w:rPr>
          <w:rFonts w:asciiTheme="majorBidi" w:hAnsiTheme="majorBidi" w:cstheme="majorBidi"/>
          <w:sz w:val="28"/>
          <w:szCs w:val="28"/>
        </w:rPr>
        <w:t xml:space="preserve">ivilizational heritage of </w:t>
      </w:r>
      <w:r w:rsidR="00231043">
        <w:rPr>
          <w:rFonts w:asciiTheme="majorBidi" w:hAnsiTheme="majorBidi" w:cstheme="majorBidi"/>
          <w:sz w:val="28"/>
          <w:szCs w:val="28"/>
        </w:rPr>
        <w:t>Islam’s</w:t>
      </w:r>
      <w:r w:rsidRPr="003141F4">
        <w:rPr>
          <w:rFonts w:asciiTheme="majorBidi" w:hAnsiTheme="majorBidi" w:cstheme="majorBidi"/>
          <w:sz w:val="28"/>
          <w:szCs w:val="28"/>
        </w:rPr>
        <w:t xml:space="preserve"> vast</w:t>
      </w:r>
      <w:r>
        <w:rPr>
          <w:rFonts w:asciiTheme="majorBidi" w:hAnsiTheme="majorBidi" w:cstheme="majorBidi"/>
          <w:sz w:val="28"/>
          <w:szCs w:val="28"/>
        </w:rPr>
        <w:t xml:space="preserve"> and brilliant</w:t>
      </w:r>
      <w:r w:rsidRPr="003141F4">
        <w:rPr>
          <w:rFonts w:asciiTheme="majorBidi" w:hAnsiTheme="majorBidi" w:cstheme="majorBidi"/>
          <w:sz w:val="28"/>
          <w:szCs w:val="28"/>
        </w:rPr>
        <w:t xml:space="preserve"> </w:t>
      </w:r>
      <w:r w:rsidR="00231043">
        <w:rPr>
          <w:rFonts w:asciiTheme="majorBidi" w:hAnsiTheme="majorBidi" w:cstheme="majorBidi"/>
          <w:sz w:val="28"/>
          <w:szCs w:val="28"/>
        </w:rPr>
        <w:t>G</w:t>
      </w:r>
      <w:r w:rsidRPr="003141F4">
        <w:rPr>
          <w:rFonts w:asciiTheme="majorBidi" w:hAnsiTheme="majorBidi" w:cstheme="majorBidi"/>
          <w:sz w:val="28"/>
          <w:szCs w:val="28"/>
        </w:rPr>
        <w:t xml:space="preserve">lobal </w:t>
      </w:r>
      <w:r>
        <w:rPr>
          <w:rFonts w:asciiTheme="majorBidi" w:hAnsiTheme="majorBidi" w:cstheme="majorBidi"/>
          <w:sz w:val="28"/>
          <w:szCs w:val="28"/>
        </w:rPr>
        <w:t>T</w:t>
      </w:r>
      <w:r w:rsidRPr="003141F4">
        <w:rPr>
          <w:rFonts w:asciiTheme="majorBidi" w:hAnsiTheme="majorBidi" w:cstheme="majorBidi"/>
          <w:sz w:val="28"/>
          <w:szCs w:val="28"/>
        </w:rPr>
        <w:t>radition.</w:t>
      </w:r>
      <w:r>
        <w:rPr>
          <w:rFonts w:asciiTheme="majorBidi" w:hAnsiTheme="majorBidi" w:cstheme="majorBidi"/>
          <w:sz w:val="28"/>
          <w:szCs w:val="28"/>
        </w:rPr>
        <w:t xml:space="preserve"> Thus, by virtue</w:t>
      </w:r>
      <w:r w:rsidRPr="00905F25">
        <w:rPr>
          <w:rFonts w:asciiTheme="majorBidi" w:hAnsiTheme="majorBidi" w:cstheme="majorBidi"/>
          <w:sz w:val="28"/>
          <w:szCs w:val="28"/>
        </w:rPr>
        <w:t xml:space="preserve"> of its</w:t>
      </w:r>
      <w:r w:rsidR="00FD08F1">
        <w:rPr>
          <w:rFonts w:asciiTheme="majorBidi" w:hAnsiTheme="majorBidi" w:cstheme="majorBidi"/>
          <w:sz w:val="28"/>
          <w:szCs w:val="28"/>
        </w:rPr>
        <w:t xml:space="preserve"> universalist and</w:t>
      </w:r>
      <w:r w:rsidRPr="00905F25">
        <w:rPr>
          <w:rFonts w:asciiTheme="majorBidi" w:hAnsiTheme="majorBidi" w:cstheme="majorBidi"/>
          <w:sz w:val="28"/>
          <w:szCs w:val="28"/>
        </w:rPr>
        <w:t xml:space="preserve"> “non-Proprietarian” approach, </w:t>
      </w:r>
      <w:r w:rsidRPr="00905F25">
        <w:rPr>
          <w:rFonts w:asciiTheme="majorBidi" w:hAnsiTheme="majorBidi" w:cstheme="majorBidi"/>
          <w:i/>
          <w:iCs/>
          <w:sz w:val="28"/>
          <w:szCs w:val="28"/>
        </w:rPr>
        <w:t xml:space="preserve">The First Teaching </w:t>
      </w:r>
      <w:r w:rsidRPr="00905F25">
        <w:rPr>
          <w:rFonts w:asciiTheme="majorBidi" w:hAnsiTheme="majorBidi" w:cstheme="majorBidi"/>
          <w:sz w:val="28"/>
          <w:szCs w:val="28"/>
        </w:rPr>
        <w:t>devotes</w:t>
      </w:r>
      <w:r w:rsidR="00FD08F1">
        <w:rPr>
          <w:rFonts w:asciiTheme="majorBidi" w:hAnsiTheme="majorBidi" w:cstheme="majorBidi"/>
          <w:sz w:val="28"/>
          <w:szCs w:val="28"/>
        </w:rPr>
        <w:t xml:space="preserve"> not just</w:t>
      </w:r>
      <w:r w:rsidRPr="00905F25">
        <w:rPr>
          <w:rFonts w:asciiTheme="majorBidi" w:hAnsiTheme="majorBidi" w:cstheme="majorBidi"/>
          <w:sz w:val="28"/>
          <w:szCs w:val="28"/>
        </w:rPr>
        <w:t xml:space="preserve"> extensive attention </w:t>
      </w:r>
      <w:r w:rsidR="00FD08F1">
        <w:rPr>
          <w:rFonts w:asciiTheme="majorBidi" w:hAnsiTheme="majorBidi" w:cstheme="majorBidi"/>
          <w:sz w:val="28"/>
          <w:szCs w:val="28"/>
        </w:rPr>
        <w:t>but</w:t>
      </w:r>
      <w:r w:rsidRPr="00905F25">
        <w:rPr>
          <w:rFonts w:asciiTheme="majorBidi" w:hAnsiTheme="majorBidi" w:cstheme="majorBidi"/>
          <w:sz w:val="28"/>
          <w:szCs w:val="28"/>
        </w:rPr>
        <w:t xml:space="preserve"> genuine</w:t>
      </w:r>
      <w:r w:rsidR="00FD08F1">
        <w:rPr>
          <w:rFonts w:asciiTheme="majorBidi" w:hAnsiTheme="majorBidi" w:cstheme="majorBidi"/>
          <w:sz w:val="28"/>
          <w:szCs w:val="28"/>
        </w:rPr>
        <w:t xml:space="preserve"> and abiding</w:t>
      </w:r>
      <w:r w:rsidRPr="00905F25">
        <w:rPr>
          <w:rFonts w:asciiTheme="majorBidi" w:hAnsiTheme="majorBidi" w:cstheme="majorBidi"/>
          <w:sz w:val="28"/>
          <w:szCs w:val="28"/>
        </w:rPr>
        <w:t xml:space="preserve"> interest to the Jews</w:t>
      </w:r>
      <w:r>
        <w:rPr>
          <w:rFonts w:asciiTheme="majorBidi" w:hAnsiTheme="majorBidi" w:cstheme="majorBidi"/>
          <w:sz w:val="28"/>
          <w:szCs w:val="28"/>
        </w:rPr>
        <w:t>,</w:t>
      </w:r>
      <w:r w:rsidRPr="00905F25">
        <w:rPr>
          <w:rFonts w:asciiTheme="majorBidi" w:hAnsiTheme="majorBidi" w:cstheme="majorBidi"/>
          <w:sz w:val="28"/>
          <w:szCs w:val="28"/>
        </w:rPr>
        <w:t xml:space="preserve"> Christians</w:t>
      </w:r>
      <w:r>
        <w:rPr>
          <w:rFonts w:asciiTheme="majorBidi" w:hAnsiTheme="majorBidi" w:cstheme="majorBidi"/>
          <w:sz w:val="28"/>
          <w:szCs w:val="28"/>
        </w:rPr>
        <w:t>,</w:t>
      </w:r>
      <w:r w:rsidRPr="00905F25">
        <w:rPr>
          <w:rFonts w:asciiTheme="majorBidi" w:hAnsiTheme="majorBidi" w:cstheme="majorBidi"/>
          <w:sz w:val="28"/>
          <w:szCs w:val="28"/>
        </w:rPr>
        <w:t xml:space="preserve"> Buddhis</w:t>
      </w:r>
      <w:r>
        <w:rPr>
          <w:rFonts w:asciiTheme="majorBidi" w:hAnsiTheme="majorBidi" w:cstheme="majorBidi"/>
          <w:sz w:val="28"/>
          <w:szCs w:val="28"/>
        </w:rPr>
        <w:t>ts</w:t>
      </w:r>
      <w:r w:rsidRPr="00905F25">
        <w:rPr>
          <w:rFonts w:asciiTheme="majorBidi" w:hAnsiTheme="majorBidi" w:cstheme="majorBidi"/>
          <w:sz w:val="28"/>
          <w:szCs w:val="28"/>
        </w:rPr>
        <w:t>, Hindu</w:t>
      </w:r>
      <w:r>
        <w:rPr>
          <w:rFonts w:asciiTheme="majorBidi" w:hAnsiTheme="majorBidi" w:cstheme="majorBidi"/>
          <w:sz w:val="28"/>
          <w:szCs w:val="28"/>
        </w:rPr>
        <w:t>s</w:t>
      </w:r>
      <w:r w:rsidRPr="00905F25">
        <w:rPr>
          <w:rFonts w:asciiTheme="majorBidi" w:hAnsiTheme="majorBidi" w:cstheme="majorBidi"/>
          <w:sz w:val="28"/>
          <w:szCs w:val="28"/>
        </w:rPr>
        <w:t xml:space="preserve">, </w:t>
      </w:r>
      <w:r w:rsidR="00FD08F1">
        <w:rPr>
          <w:rFonts w:asciiTheme="majorBidi" w:hAnsiTheme="majorBidi" w:cstheme="majorBidi"/>
          <w:sz w:val="28"/>
          <w:szCs w:val="28"/>
        </w:rPr>
        <w:t xml:space="preserve">Pagans, </w:t>
      </w:r>
      <w:r w:rsidRPr="00905F25">
        <w:rPr>
          <w:rFonts w:asciiTheme="majorBidi" w:hAnsiTheme="majorBidi" w:cstheme="majorBidi"/>
          <w:sz w:val="28"/>
          <w:szCs w:val="28"/>
        </w:rPr>
        <w:t>and other</w:t>
      </w:r>
      <w:r>
        <w:rPr>
          <w:rFonts w:asciiTheme="majorBidi" w:hAnsiTheme="majorBidi" w:cstheme="majorBidi"/>
          <w:sz w:val="28"/>
          <w:szCs w:val="28"/>
        </w:rPr>
        <w:t>s as vital</w:t>
      </w:r>
      <w:r w:rsidRPr="00905F25">
        <w:rPr>
          <w:rFonts w:asciiTheme="majorBidi" w:hAnsiTheme="majorBidi" w:cstheme="majorBidi"/>
          <w:sz w:val="28"/>
          <w:szCs w:val="28"/>
        </w:rPr>
        <w:t xml:space="preserve"> aspects of</w:t>
      </w:r>
      <w:r w:rsidR="00FD08F1">
        <w:rPr>
          <w:rFonts w:asciiTheme="majorBidi" w:hAnsiTheme="majorBidi" w:cstheme="majorBidi"/>
          <w:sz w:val="28"/>
          <w:szCs w:val="28"/>
        </w:rPr>
        <w:t xml:space="preserve"> the</w:t>
      </w:r>
      <w:r w:rsidRPr="00905F25">
        <w:rPr>
          <w:rFonts w:asciiTheme="majorBidi" w:hAnsiTheme="majorBidi" w:cstheme="majorBidi"/>
          <w:sz w:val="28"/>
          <w:szCs w:val="28"/>
        </w:rPr>
        <w:t xml:space="preserve"> </w:t>
      </w:r>
      <w:r w:rsidR="00FD08F1">
        <w:rPr>
          <w:rFonts w:asciiTheme="majorBidi" w:hAnsiTheme="majorBidi" w:cstheme="majorBidi"/>
          <w:sz w:val="28"/>
          <w:szCs w:val="28"/>
        </w:rPr>
        <w:t>H</w:t>
      </w:r>
      <w:r w:rsidRPr="00905F25">
        <w:rPr>
          <w:rFonts w:asciiTheme="majorBidi" w:hAnsiTheme="majorBidi" w:cstheme="majorBidi"/>
          <w:sz w:val="28"/>
          <w:szCs w:val="28"/>
        </w:rPr>
        <w:t xml:space="preserve">uman </w:t>
      </w:r>
      <w:r>
        <w:rPr>
          <w:rFonts w:asciiTheme="majorBidi" w:hAnsiTheme="majorBidi" w:cstheme="majorBidi"/>
          <w:sz w:val="28"/>
          <w:szCs w:val="28"/>
        </w:rPr>
        <w:t xml:space="preserve">as well as the Islamic </w:t>
      </w:r>
      <w:r w:rsidRPr="00905F25">
        <w:rPr>
          <w:rFonts w:asciiTheme="majorBidi" w:hAnsiTheme="majorBidi" w:cstheme="majorBidi"/>
          <w:sz w:val="28"/>
          <w:szCs w:val="28"/>
        </w:rPr>
        <w:t>story</w:t>
      </w:r>
      <w:r w:rsidR="000D6ADC">
        <w:rPr>
          <w:rFonts w:asciiTheme="majorBidi" w:hAnsiTheme="majorBidi" w:cstheme="majorBidi"/>
          <w:sz w:val="28"/>
          <w:szCs w:val="28"/>
        </w:rPr>
        <w:t xml:space="preserve"> of Mankind.</w:t>
      </w:r>
    </w:p>
    <w:p w14:paraId="56E458AC" w14:textId="77777777" w:rsidR="00E86172" w:rsidRDefault="00E86172" w:rsidP="00E86172">
      <w:pPr>
        <w:autoSpaceDE w:val="0"/>
        <w:autoSpaceDN w:val="0"/>
        <w:adjustRightInd w:val="0"/>
        <w:rPr>
          <w:rFonts w:asciiTheme="majorBidi" w:hAnsiTheme="majorBidi" w:cstheme="majorBidi"/>
          <w:sz w:val="28"/>
          <w:szCs w:val="28"/>
        </w:rPr>
      </w:pPr>
    </w:p>
    <w:p w14:paraId="112AAAE9" w14:textId="5CA04F1B" w:rsidR="00E86172" w:rsidRDefault="00E86172" w:rsidP="00E86172">
      <w:pPr>
        <w:autoSpaceDE w:val="0"/>
        <w:autoSpaceDN w:val="0"/>
        <w:adjustRightInd w:val="0"/>
        <w:rPr>
          <w:rFonts w:asciiTheme="majorBidi" w:hAnsiTheme="majorBidi" w:cstheme="majorBidi"/>
          <w:sz w:val="28"/>
          <w:szCs w:val="28"/>
        </w:rPr>
      </w:pPr>
      <w:r>
        <w:rPr>
          <w:sz w:val="28"/>
          <w:szCs w:val="28"/>
        </w:rPr>
        <w:t xml:space="preserve">There is another type of </w:t>
      </w:r>
      <w:r w:rsidR="00DC002D">
        <w:rPr>
          <w:sz w:val="28"/>
          <w:szCs w:val="28"/>
        </w:rPr>
        <w:t xml:space="preserve">subtle </w:t>
      </w:r>
      <w:r>
        <w:rPr>
          <w:sz w:val="28"/>
          <w:szCs w:val="28"/>
        </w:rPr>
        <w:t xml:space="preserve">Proprietarianism that </w:t>
      </w:r>
      <w:r>
        <w:rPr>
          <w:i/>
          <w:iCs/>
          <w:sz w:val="28"/>
          <w:szCs w:val="28"/>
        </w:rPr>
        <w:t>The First Teaching</w:t>
      </w:r>
      <w:r>
        <w:rPr>
          <w:sz w:val="28"/>
          <w:szCs w:val="28"/>
        </w:rPr>
        <w:t xml:space="preserve"> does not condone. It is the notion that people can only speak validly about matters if they are</w:t>
      </w:r>
      <w:r w:rsidR="00AA1D20">
        <w:rPr>
          <w:sz w:val="28"/>
          <w:szCs w:val="28"/>
        </w:rPr>
        <w:t>, in fact,</w:t>
      </w:r>
      <w:r>
        <w:rPr>
          <w:sz w:val="28"/>
          <w:szCs w:val="28"/>
        </w:rPr>
        <w:t xml:space="preserve"> the Proprietors of those </w:t>
      </w:r>
      <w:r w:rsidR="00AA1D20">
        <w:rPr>
          <w:sz w:val="28"/>
          <w:szCs w:val="28"/>
        </w:rPr>
        <w:t xml:space="preserve">very </w:t>
      </w:r>
      <w:r>
        <w:rPr>
          <w:sz w:val="28"/>
          <w:szCs w:val="28"/>
        </w:rPr>
        <w:t xml:space="preserve">things or belong </w:t>
      </w:r>
      <w:r>
        <w:rPr>
          <w:sz w:val="28"/>
          <w:szCs w:val="28"/>
        </w:rPr>
        <w:lastRenderedPageBreak/>
        <w:t>to th</w:t>
      </w:r>
      <w:r w:rsidR="00AA1D20">
        <w:rPr>
          <w:sz w:val="28"/>
          <w:szCs w:val="28"/>
        </w:rPr>
        <w:t>e</w:t>
      </w:r>
      <w:r>
        <w:rPr>
          <w:sz w:val="28"/>
          <w:szCs w:val="28"/>
        </w:rPr>
        <w:t xml:space="preserve"> respective </w:t>
      </w:r>
      <w:commentRangeStart w:id="277"/>
      <w:r>
        <w:rPr>
          <w:sz w:val="28"/>
          <w:szCs w:val="28"/>
        </w:rPr>
        <w:t>ethnic or community</w:t>
      </w:r>
      <w:commentRangeEnd w:id="277"/>
      <w:r>
        <w:rPr>
          <w:rStyle w:val="CommentReference"/>
          <w:rFonts w:ascii="SabondiacriticRoman" w:hAnsi="SabondiacriticRoman"/>
        </w:rPr>
        <w:commentReference w:id="277"/>
      </w:r>
      <w:r>
        <w:rPr>
          <w:sz w:val="28"/>
          <w:szCs w:val="28"/>
        </w:rPr>
        <w:t xml:space="preserve"> groups</w:t>
      </w:r>
      <w:r w:rsidR="00AA1D20">
        <w:rPr>
          <w:sz w:val="28"/>
          <w:szCs w:val="28"/>
        </w:rPr>
        <w:t xml:space="preserve"> to which they pertain</w:t>
      </w:r>
      <w:r>
        <w:rPr>
          <w:sz w:val="28"/>
          <w:szCs w:val="28"/>
        </w:rPr>
        <w:t>. This mode of Proprietarian thinking is prominent among certain circles today—especially in the</w:t>
      </w:r>
      <w:r w:rsidR="00AA1D20">
        <w:rPr>
          <w:sz w:val="28"/>
          <w:szCs w:val="28"/>
        </w:rPr>
        <w:t xml:space="preserve"> so-called</w:t>
      </w:r>
      <w:r>
        <w:rPr>
          <w:sz w:val="28"/>
          <w:szCs w:val="28"/>
        </w:rPr>
        <w:t xml:space="preserve"> “cancel culture”—which regard it as inappropriate, if not “oppressive” for people to speak about or represent ethnicities and </w:t>
      </w:r>
      <w:r w:rsidR="00674C66">
        <w:rPr>
          <w:sz w:val="28"/>
          <w:szCs w:val="28"/>
        </w:rPr>
        <w:t>C</w:t>
      </w:r>
      <w:r>
        <w:rPr>
          <w:sz w:val="28"/>
          <w:szCs w:val="28"/>
        </w:rPr>
        <w:t xml:space="preserve">ommunities other than their own. </w:t>
      </w:r>
      <w:r w:rsidR="00674C66">
        <w:rPr>
          <w:sz w:val="28"/>
          <w:szCs w:val="28"/>
        </w:rPr>
        <w:t>While th</w:t>
      </w:r>
      <w:r>
        <w:rPr>
          <w:sz w:val="28"/>
          <w:szCs w:val="28"/>
        </w:rPr>
        <w:t xml:space="preserve">ere is no doubt that the insider’s view of their own ethnic groups and </w:t>
      </w:r>
      <w:r w:rsidR="00674C66">
        <w:rPr>
          <w:sz w:val="28"/>
          <w:szCs w:val="28"/>
        </w:rPr>
        <w:t>C</w:t>
      </w:r>
      <w:r>
        <w:rPr>
          <w:sz w:val="28"/>
          <w:szCs w:val="28"/>
        </w:rPr>
        <w:t>ommunities gives them unique knowledge and insight into themselves and their histories</w:t>
      </w:r>
      <w:r w:rsidR="00674C66">
        <w:rPr>
          <w:sz w:val="28"/>
          <w:szCs w:val="28"/>
        </w:rPr>
        <w:t>, a</w:t>
      </w:r>
      <w:r>
        <w:rPr>
          <w:sz w:val="28"/>
          <w:szCs w:val="28"/>
        </w:rPr>
        <w:t xml:space="preserve">t the same time, however—and as we will see in our discussion of </w:t>
      </w:r>
      <w:commentRangeStart w:id="278"/>
      <w:r>
        <w:rPr>
          <w:sz w:val="28"/>
          <w:szCs w:val="28"/>
        </w:rPr>
        <w:t>Human Nature</w:t>
      </w:r>
      <w:commentRangeEnd w:id="278"/>
      <w:r>
        <w:rPr>
          <w:rStyle w:val="CommentReference"/>
          <w:rFonts w:ascii="SabondiacriticRoman" w:hAnsi="SabondiacriticRoman"/>
        </w:rPr>
        <w:commentReference w:id="278"/>
      </w:r>
      <w:r>
        <w:rPr>
          <w:sz w:val="28"/>
          <w:szCs w:val="28"/>
        </w:rPr>
        <w:t xml:space="preserve"> (</w:t>
      </w:r>
      <w:r>
        <w:rPr>
          <w:i/>
          <w:iCs/>
          <w:sz w:val="28"/>
          <w:szCs w:val="28"/>
        </w:rPr>
        <w:t>al-Fi</w:t>
      </w:r>
      <w:r w:rsidRPr="00EB5491">
        <w:rPr>
          <w:rFonts w:asciiTheme="majorBidi" w:hAnsiTheme="majorBidi" w:cstheme="majorBidi"/>
          <w:i/>
          <w:iCs/>
          <w:sz w:val="28"/>
          <w:szCs w:val="28"/>
        </w:rPr>
        <w:t>ṭ</w:t>
      </w:r>
      <w:r>
        <w:rPr>
          <w:i/>
          <w:iCs/>
          <w:sz w:val="28"/>
          <w:szCs w:val="28"/>
        </w:rPr>
        <w:t>ra</w:t>
      </w:r>
      <w:r>
        <w:rPr>
          <w:sz w:val="28"/>
          <w:szCs w:val="28"/>
        </w:rPr>
        <w:t>)—</w:t>
      </w:r>
      <w:r w:rsidR="00772146">
        <w:rPr>
          <w:sz w:val="28"/>
          <w:szCs w:val="28"/>
        </w:rPr>
        <w:t>all H</w:t>
      </w:r>
      <w:r>
        <w:rPr>
          <w:sz w:val="28"/>
          <w:szCs w:val="28"/>
        </w:rPr>
        <w:t xml:space="preserve">uman </w:t>
      </w:r>
      <w:r w:rsidR="00772146">
        <w:rPr>
          <w:sz w:val="28"/>
          <w:szCs w:val="28"/>
        </w:rPr>
        <w:t>B</w:t>
      </w:r>
      <w:r>
        <w:rPr>
          <w:sz w:val="28"/>
          <w:szCs w:val="28"/>
        </w:rPr>
        <w:t>eings are created alike</w:t>
      </w:r>
      <w:r w:rsidR="00772146">
        <w:rPr>
          <w:sz w:val="28"/>
          <w:szCs w:val="28"/>
        </w:rPr>
        <w:t xml:space="preserve">. By virtue of their shared </w:t>
      </w:r>
      <w:r w:rsidR="00772146">
        <w:rPr>
          <w:i/>
          <w:iCs/>
          <w:sz w:val="28"/>
          <w:szCs w:val="28"/>
        </w:rPr>
        <w:t>Fi</w:t>
      </w:r>
      <w:r w:rsidR="00772146" w:rsidRPr="00EB5491">
        <w:rPr>
          <w:rFonts w:asciiTheme="majorBidi" w:hAnsiTheme="majorBidi" w:cstheme="majorBidi"/>
          <w:i/>
          <w:iCs/>
          <w:sz w:val="28"/>
          <w:szCs w:val="28"/>
        </w:rPr>
        <w:t>ṭ</w:t>
      </w:r>
      <w:r w:rsidR="00772146">
        <w:rPr>
          <w:i/>
          <w:iCs/>
          <w:sz w:val="28"/>
          <w:szCs w:val="28"/>
        </w:rPr>
        <w:t>ra</w:t>
      </w:r>
      <w:r w:rsidR="00772146">
        <w:rPr>
          <w:sz w:val="28"/>
          <w:szCs w:val="28"/>
        </w:rPr>
        <w:t xml:space="preserve">, </w:t>
      </w:r>
      <w:r>
        <w:rPr>
          <w:sz w:val="28"/>
          <w:szCs w:val="28"/>
        </w:rPr>
        <w:t xml:space="preserve">all </w:t>
      </w:r>
      <w:r w:rsidR="00772146">
        <w:rPr>
          <w:sz w:val="28"/>
          <w:szCs w:val="28"/>
        </w:rPr>
        <w:t xml:space="preserve">people </w:t>
      </w:r>
      <w:r>
        <w:rPr>
          <w:sz w:val="28"/>
          <w:szCs w:val="28"/>
        </w:rPr>
        <w:t>contain the God-given potential to understand and relate to each other on an inherent kinship basis</w:t>
      </w:r>
      <w:r w:rsidR="00772146">
        <w:rPr>
          <w:sz w:val="28"/>
          <w:szCs w:val="28"/>
        </w:rPr>
        <w:t>, leading potentially to</w:t>
      </w:r>
      <w:r>
        <w:rPr>
          <w:sz w:val="28"/>
          <w:szCs w:val="28"/>
        </w:rPr>
        <w:t xml:space="preserve"> perfect mutual understanding. The universality of the </w:t>
      </w:r>
      <w:r>
        <w:rPr>
          <w:i/>
          <w:iCs/>
          <w:sz w:val="28"/>
          <w:szCs w:val="28"/>
        </w:rPr>
        <w:t>Fi</w:t>
      </w:r>
      <w:r w:rsidRPr="00EB5491">
        <w:rPr>
          <w:rFonts w:asciiTheme="majorBidi" w:hAnsiTheme="majorBidi" w:cstheme="majorBidi"/>
          <w:i/>
          <w:iCs/>
          <w:sz w:val="28"/>
          <w:szCs w:val="28"/>
        </w:rPr>
        <w:t>ṭ</w:t>
      </w:r>
      <w:r>
        <w:rPr>
          <w:i/>
          <w:iCs/>
          <w:sz w:val="28"/>
          <w:szCs w:val="28"/>
        </w:rPr>
        <w:t>ra</w:t>
      </w:r>
      <w:r>
        <w:rPr>
          <w:sz w:val="28"/>
          <w:szCs w:val="28"/>
        </w:rPr>
        <w:t xml:space="preserve"> enables the honest Black to speak intelligently and fairly about the White, </w:t>
      </w:r>
      <w:r w:rsidR="00772146">
        <w:rPr>
          <w:sz w:val="28"/>
          <w:szCs w:val="28"/>
        </w:rPr>
        <w:t>just as</w:t>
      </w:r>
      <w:r>
        <w:rPr>
          <w:sz w:val="28"/>
          <w:szCs w:val="28"/>
        </w:rPr>
        <w:t xml:space="preserve"> the truthful White </w:t>
      </w:r>
      <w:r w:rsidR="00772146">
        <w:rPr>
          <w:sz w:val="28"/>
          <w:szCs w:val="28"/>
        </w:rPr>
        <w:t>can learn to</w:t>
      </w:r>
      <w:r>
        <w:rPr>
          <w:sz w:val="28"/>
          <w:szCs w:val="28"/>
        </w:rPr>
        <w:t xml:space="preserve"> speak insightfully and beneficially about the Black.</w:t>
      </w:r>
      <w:r w:rsidR="00772146">
        <w:rPr>
          <w:sz w:val="28"/>
          <w:szCs w:val="28"/>
        </w:rPr>
        <w:t xml:space="preserve"> </w:t>
      </w:r>
      <w:r>
        <w:rPr>
          <w:sz w:val="28"/>
          <w:szCs w:val="28"/>
        </w:rPr>
        <w:t xml:space="preserve">There are no inherent or essentialist Proprietarian barriers that make such types of discourse impossible, unacceptable, or inappropriate. Indeed, the Proprietarianism of </w:t>
      </w:r>
      <w:r w:rsidR="00A35EF5">
        <w:rPr>
          <w:sz w:val="28"/>
          <w:szCs w:val="28"/>
        </w:rPr>
        <w:t>M</w:t>
      </w:r>
      <w:r>
        <w:rPr>
          <w:sz w:val="28"/>
          <w:szCs w:val="28"/>
        </w:rPr>
        <w:t xml:space="preserve">odern-day “cancel culture” is predicated upon the assumption—conscious or subconscious—that objective and universal </w:t>
      </w:r>
      <w:r w:rsidR="00A35EF5">
        <w:rPr>
          <w:sz w:val="28"/>
          <w:szCs w:val="28"/>
        </w:rPr>
        <w:t>H</w:t>
      </w:r>
      <w:r>
        <w:rPr>
          <w:sz w:val="28"/>
          <w:szCs w:val="28"/>
        </w:rPr>
        <w:t>uman knowledge is impossible.</w:t>
      </w:r>
    </w:p>
    <w:p w14:paraId="2CEB59C1" w14:textId="77777777" w:rsidR="00E86172" w:rsidRDefault="00E86172" w:rsidP="00E86172">
      <w:pPr>
        <w:autoSpaceDE w:val="0"/>
        <w:autoSpaceDN w:val="0"/>
        <w:adjustRightInd w:val="0"/>
        <w:rPr>
          <w:rFonts w:asciiTheme="majorBidi" w:hAnsiTheme="majorBidi" w:cstheme="majorBidi"/>
          <w:sz w:val="28"/>
          <w:szCs w:val="28"/>
        </w:rPr>
      </w:pPr>
    </w:p>
    <w:p w14:paraId="21549907" w14:textId="049158B4" w:rsidR="006C690E" w:rsidRDefault="006C690E" w:rsidP="00C92410">
      <w:pPr>
        <w:ind w:left="1440"/>
        <w:rPr>
          <w:sz w:val="20"/>
          <w:szCs w:val="20"/>
        </w:rPr>
      </w:pPr>
      <w:r>
        <w:rPr>
          <w:sz w:val="20"/>
          <w:szCs w:val="20"/>
        </w:rPr>
        <w:t>Image 2</w:t>
      </w:r>
      <w:r w:rsidR="0095163E">
        <w:rPr>
          <w:sz w:val="20"/>
          <w:szCs w:val="20"/>
        </w:rPr>
        <w:t>7</w:t>
      </w:r>
      <w:r>
        <w:rPr>
          <w:sz w:val="20"/>
          <w:szCs w:val="20"/>
        </w:rPr>
        <w:t xml:space="preserve">: </w:t>
      </w:r>
    </w:p>
    <w:p w14:paraId="457F54CB" w14:textId="77777777" w:rsidR="006C690E" w:rsidRDefault="006C690E" w:rsidP="00C92410">
      <w:pPr>
        <w:ind w:left="1440"/>
        <w:rPr>
          <w:sz w:val="20"/>
          <w:szCs w:val="20"/>
        </w:rPr>
      </w:pPr>
    </w:p>
    <w:p w14:paraId="0A244334" w14:textId="77777777" w:rsidR="003C3EC4" w:rsidRDefault="003C3EC4" w:rsidP="00C92410">
      <w:pPr>
        <w:ind w:left="1440"/>
        <w:rPr>
          <w:sz w:val="20"/>
          <w:szCs w:val="20"/>
        </w:rPr>
      </w:pPr>
    </w:p>
    <w:p w14:paraId="3483D095" w14:textId="77777777" w:rsidR="003C3EC4" w:rsidRDefault="003C3EC4" w:rsidP="00C92410">
      <w:pPr>
        <w:ind w:left="1440"/>
        <w:rPr>
          <w:sz w:val="20"/>
          <w:szCs w:val="20"/>
        </w:rPr>
      </w:pPr>
    </w:p>
    <w:p w14:paraId="1A7B9919" w14:textId="77777777" w:rsidR="00BA2B18" w:rsidRDefault="00BA2B18" w:rsidP="00C92410">
      <w:pPr>
        <w:ind w:left="1440"/>
        <w:rPr>
          <w:sz w:val="20"/>
          <w:szCs w:val="20"/>
        </w:rPr>
      </w:pPr>
    </w:p>
    <w:p w14:paraId="175D58B4" w14:textId="77777777" w:rsidR="00BA2B18" w:rsidRDefault="00BA2B18" w:rsidP="00C92410">
      <w:pPr>
        <w:ind w:left="1440"/>
        <w:rPr>
          <w:sz w:val="20"/>
          <w:szCs w:val="20"/>
        </w:rPr>
      </w:pPr>
    </w:p>
    <w:p w14:paraId="68740A45" w14:textId="77777777" w:rsidR="003C3EC4" w:rsidRDefault="003C3EC4" w:rsidP="00C92410">
      <w:pPr>
        <w:ind w:left="1440"/>
        <w:rPr>
          <w:sz w:val="20"/>
          <w:szCs w:val="20"/>
        </w:rPr>
      </w:pPr>
    </w:p>
    <w:p w14:paraId="0908D6A5" w14:textId="77777777" w:rsidR="003C3EC4" w:rsidRDefault="003C3EC4" w:rsidP="00C92410">
      <w:pPr>
        <w:ind w:left="1440"/>
        <w:rPr>
          <w:sz w:val="20"/>
          <w:szCs w:val="20"/>
        </w:rPr>
      </w:pPr>
    </w:p>
    <w:p w14:paraId="4F4728BB" w14:textId="77777777" w:rsidR="003C3EC4" w:rsidRDefault="003C3EC4" w:rsidP="00C92410">
      <w:pPr>
        <w:ind w:left="1440"/>
        <w:rPr>
          <w:sz w:val="20"/>
          <w:szCs w:val="20"/>
        </w:rPr>
      </w:pPr>
    </w:p>
    <w:p w14:paraId="7ACBF395" w14:textId="77777777" w:rsidR="003C3EC4" w:rsidRDefault="003C3EC4" w:rsidP="00C92410">
      <w:pPr>
        <w:ind w:left="1440"/>
        <w:rPr>
          <w:sz w:val="20"/>
          <w:szCs w:val="20"/>
        </w:rPr>
      </w:pPr>
    </w:p>
    <w:p w14:paraId="7F5A38C3" w14:textId="19BF62B5" w:rsidR="003C3EC4" w:rsidRDefault="003C3EC4" w:rsidP="00C92410">
      <w:pPr>
        <w:ind w:left="1440"/>
        <w:rPr>
          <w:sz w:val="20"/>
          <w:szCs w:val="20"/>
        </w:rPr>
      </w:pPr>
      <w:r>
        <w:rPr>
          <w:sz w:val="20"/>
          <w:szCs w:val="20"/>
        </w:rPr>
        <w:t>To be ignorant of the past is to remain a child forever.</w:t>
      </w:r>
      <w:r>
        <w:rPr>
          <w:rStyle w:val="FootnoteReference"/>
          <w:sz w:val="20"/>
          <w:szCs w:val="20"/>
        </w:rPr>
        <w:footnoteReference w:id="127"/>
      </w:r>
    </w:p>
    <w:p w14:paraId="1F14C23D" w14:textId="77777777" w:rsidR="00EA5B98" w:rsidRDefault="00EA5B98" w:rsidP="00E86172">
      <w:pPr>
        <w:autoSpaceDE w:val="0"/>
        <w:autoSpaceDN w:val="0"/>
        <w:adjustRightInd w:val="0"/>
        <w:rPr>
          <w:rFonts w:asciiTheme="majorBidi" w:hAnsiTheme="majorBidi" w:cstheme="majorBidi"/>
          <w:sz w:val="28"/>
          <w:szCs w:val="28"/>
        </w:rPr>
      </w:pPr>
    </w:p>
    <w:p w14:paraId="7280F524" w14:textId="77777777" w:rsidR="004D0B4E" w:rsidRDefault="00A35EF5"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r>
        <w:rPr>
          <w:rFonts w:asciiTheme="majorBidi" w:hAnsiTheme="majorBidi" w:cstheme="majorBidi"/>
          <w:sz w:val="28"/>
          <w:szCs w:val="28"/>
        </w:rPr>
        <w:t>Moreover, i</w:t>
      </w:r>
      <w:r w:rsidR="00E86172">
        <w:rPr>
          <w:rFonts w:asciiTheme="majorBidi" w:hAnsiTheme="majorBidi" w:cstheme="majorBidi"/>
          <w:sz w:val="28"/>
          <w:szCs w:val="28"/>
        </w:rPr>
        <w:t xml:space="preserve">n shunning “Proprietarian” mindsets, this book—especially when speaking of </w:t>
      </w:r>
      <w:r>
        <w:rPr>
          <w:rFonts w:asciiTheme="majorBidi" w:hAnsiTheme="majorBidi" w:cstheme="majorBidi"/>
          <w:sz w:val="28"/>
          <w:szCs w:val="28"/>
        </w:rPr>
        <w:t>“</w:t>
      </w:r>
      <w:r w:rsidR="00E86172">
        <w:rPr>
          <w:rFonts w:asciiTheme="majorBidi" w:hAnsiTheme="majorBidi" w:cstheme="majorBidi"/>
          <w:sz w:val="28"/>
          <w:szCs w:val="28"/>
        </w:rPr>
        <w:t>questionable</w:t>
      </w:r>
      <w:r>
        <w:rPr>
          <w:rFonts w:asciiTheme="majorBidi" w:hAnsiTheme="majorBidi" w:cstheme="majorBidi"/>
          <w:sz w:val="28"/>
          <w:szCs w:val="28"/>
        </w:rPr>
        <w:t>”</w:t>
      </w:r>
      <w:r w:rsidR="00E86172">
        <w:rPr>
          <w:rFonts w:asciiTheme="majorBidi" w:hAnsiTheme="majorBidi" w:cstheme="majorBidi"/>
          <w:sz w:val="28"/>
          <w:szCs w:val="28"/>
        </w:rPr>
        <w:t xml:space="preserve"> Muslim figures in the past—takes care to avoid the unenlightened and exceedingly superficial habit of much contemporary Muslim </w:t>
      </w:r>
      <w:r w:rsidR="00D43A13">
        <w:rPr>
          <w:rFonts w:asciiTheme="majorBidi" w:hAnsiTheme="majorBidi" w:cstheme="majorBidi"/>
          <w:sz w:val="28"/>
          <w:szCs w:val="28"/>
        </w:rPr>
        <w:t>thought</w:t>
      </w:r>
      <w:r w:rsidR="00E86172">
        <w:rPr>
          <w:rFonts w:asciiTheme="majorBidi" w:hAnsiTheme="majorBidi" w:cstheme="majorBidi"/>
          <w:sz w:val="28"/>
          <w:szCs w:val="28"/>
        </w:rPr>
        <w:t xml:space="preserve"> of dividing believers into “good” and “bad” Muslims. Such a shallow approach to Islam is </w:t>
      </w:r>
      <w:r w:rsidR="00D43A13">
        <w:rPr>
          <w:rFonts w:asciiTheme="majorBidi" w:hAnsiTheme="majorBidi" w:cstheme="majorBidi"/>
          <w:sz w:val="28"/>
          <w:szCs w:val="28"/>
        </w:rPr>
        <w:t xml:space="preserve">also </w:t>
      </w:r>
      <w:r w:rsidR="00E86172">
        <w:rPr>
          <w:rFonts w:asciiTheme="majorBidi" w:hAnsiTheme="majorBidi" w:cstheme="majorBidi"/>
          <w:sz w:val="28"/>
          <w:szCs w:val="28"/>
        </w:rPr>
        <w:t xml:space="preserve">typical of the outwardness and default Islamism of many Muslims today. In line with such a view, many of the representatives of Traditional Islamic Civilization in this book would be undesirable in some </w:t>
      </w:r>
      <w:r w:rsidR="004D0B4E">
        <w:rPr>
          <w:rFonts w:asciiTheme="majorBidi" w:hAnsiTheme="majorBidi" w:cstheme="majorBidi"/>
          <w:sz w:val="28"/>
          <w:szCs w:val="28"/>
        </w:rPr>
        <w:t xml:space="preserve">Muslim </w:t>
      </w:r>
      <w:r w:rsidR="00E86172">
        <w:rPr>
          <w:rFonts w:asciiTheme="majorBidi" w:hAnsiTheme="majorBidi" w:cstheme="majorBidi"/>
          <w:sz w:val="28"/>
          <w:szCs w:val="28"/>
        </w:rPr>
        <w:t>eyes—</w:t>
      </w:r>
      <w:r w:rsidR="00E86172">
        <w:rPr>
          <w:rFonts w:asciiTheme="majorBidi" w:hAnsiTheme="majorBidi" w:cstheme="majorBidi"/>
          <w:sz w:val="28"/>
          <w:szCs w:val="28"/>
        </w:rPr>
        <w:lastRenderedPageBreak/>
        <w:t xml:space="preserve">despite their </w:t>
      </w:r>
      <w:r w:rsidR="004D0B4E">
        <w:rPr>
          <w:rFonts w:asciiTheme="majorBidi" w:hAnsiTheme="majorBidi" w:cstheme="majorBidi"/>
          <w:sz w:val="28"/>
          <w:szCs w:val="28"/>
        </w:rPr>
        <w:t xml:space="preserve">lasting and very </w:t>
      </w:r>
      <w:r w:rsidR="00E86172">
        <w:rPr>
          <w:rFonts w:asciiTheme="majorBidi" w:hAnsiTheme="majorBidi" w:cstheme="majorBidi"/>
          <w:sz w:val="28"/>
          <w:szCs w:val="28"/>
        </w:rPr>
        <w:t xml:space="preserve">tangible contributions to Islamic and </w:t>
      </w:r>
      <w:r w:rsidR="004D0B4E">
        <w:rPr>
          <w:rFonts w:asciiTheme="majorBidi" w:hAnsiTheme="majorBidi" w:cstheme="majorBidi"/>
          <w:sz w:val="28"/>
          <w:szCs w:val="28"/>
        </w:rPr>
        <w:t>H</w:t>
      </w:r>
      <w:r w:rsidR="00E86172">
        <w:rPr>
          <w:rFonts w:asciiTheme="majorBidi" w:hAnsiTheme="majorBidi" w:cstheme="majorBidi"/>
          <w:sz w:val="28"/>
          <w:szCs w:val="28"/>
        </w:rPr>
        <w:t>uman thought—because they were not “good” Muslims, as if they should be “canceled” for that reason and deemed as having had nothing to do with the Islamic legacy.</w:t>
      </w:r>
    </w:p>
    <w:p w14:paraId="10BAE2CB" w14:textId="77777777" w:rsidR="004D0B4E" w:rsidRDefault="004D0B4E"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p>
    <w:p w14:paraId="0F289F6A" w14:textId="77777777" w:rsidR="004D2B59"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sz w:val="28"/>
          <w:szCs w:val="28"/>
        </w:rPr>
      </w:pPr>
      <w:r>
        <w:rPr>
          <w:rFonts w:asciiTheme="majorBidi" w:hAnsiTheme="majorBidi" w:cstheme="majorBidi"/>
          <w:sz w:val="28"/>
          <w:szCs w:val="28"/>
        </w:rPr>
        <w:t>As we will see later,</w:t>
      </w:r>
      <w:r w:rsidRPr="00775989">
        <w:rPr>
          <w:rFonts w:asciiTheme="majorBidi" w:hAnsiTheme="majorBidi" w:cstheme="majorBidi"/>
          <w:b/>
          <w:bCs/>
          <w:sz w:val="28"/>
          <w:szCs w:val="28"/>
        </w:rPr>
        <w:t xml:space="preserve"> al-Shaykh </w:t>
      </w:r>
      <w:r w:rsidRPr="00775989">
        <w:rPr>
          <w:rFonts w:eastAsiaTheme="minorHAnsi"/>
          <w:b/>
          <w:bCs/>
          <w:color w:val="000000"/>
          <w:sz w:val="28"/>
          <w:szCs w:val="28"/>
        </w:rPr>
        <w:t>Zarr</w:t>
      </w:r>
      <w:r w:rsidRPr="00775989">
        <w:rPr>
          <w:rFonts w:ascii="Times" w:eastAsiaTheme="minorHAnsi" w:hAnsi="Times" w:cs="Times"/>
          <w:b/>
          <w:bCs/>
          <w:color w:val="000000"/>
          <w:sz w:val="28"/>
          <w:szCs w:val="28"/>
        </w:rPr>
        <w:t>ū</w:t>
      </w:r>
      <w:r w:rsidRPr="00775989">
        <w:rPr>
          <w:rFonts w:eastAsiaTheme="minorHAnsi"/>
          <w:b/>
          <w:bCs/>
          <w:color w:val="000000"/>
          <w:sz w:val="28"/>
          <w:szCs w:val="28"/>
        </w:rPr>
        <w:t>q</w:t>
      </w:r>
      <w:r>
        <w:rPr>
          <w:rStyle w:val="FootnoteReference"/>
          <w:rFonts w:eastAsiaTheme="minorHAnsi"/>
          <w:color w:val="000000"/>
          <w:sz w:val="28"/>
          <w:szCs w:val="28"/>
        </w:rPr>
        <w:footnoteReference w:id="128"/>
      </w:r>
      <w:r>
        <w:rPr>
          <w:rFonts w:eastAsiaTheme="minorHAnsi"/>
          <w:color w:val="000000"/>
          <w:sz w:val="28"/>
          <w:szCs w:val="28"/>
        </w:rPr>
        <w:t xml:space="preserve"> states that there is no false testimony (</w:t>
      </w:r>
      <w:r>
        <w:rPr>
          <w:rFonts w:eastAsiaTheme="minorHAnsi"/>
          <w:i/>
          <w:iCs/>
          <w:color w:val="000000"/>
          <w:sz w:val="28"/>
          <w:szCs w:val="28"/>
        </w:rPr>
        <w:t>shah</w:t>
      </w:r>
      <w:r>
        <w:rPr>
          <w:rFonts w:ascii="Times" w:eastAsiaTheme="minorHAnsi" w:hAnsi="Times" w:cs="Times"/>
          <w:i/>
          <w:iCs/>
          <w:color w:val="000000"/>
          <w:sz w:val="28"/>
          <w:szCs w:val="28"/>
        </w:rPr>
        <w:t>ā</w:t>
      </w:r>
      <w:r>
        <w:rPr>
          <w:rFonts w:eastAsiaTheme="minorHAnsi"/>
          <w:i/>
          <w:iCs/>
          <w:color w:val="000000"/>
          <w:sz w:val="28"/>
          <w:szCs w:val="28"/>
        </w:rPr>
        <w:t>dat al-z</w:t>
      </w:r>
      <w:r>
        <w:rPr>
          <w:rFonts w:ascii="Times" w:eastAsiaTheme="minorHAnsi" w:hAnsi="Times" w:cs="Times"/>
          <w:i/>
          <w:iCs/>
          <w:color w:val="000000"/>
          <w:sz w:val="28"/>
          <w:szCs w:val="28"/>
        </w:rPr>
        <w:t>ū</w:t>
      </w:r>
      <w:r>
        <w:rPr>
          <w:rFonts w:eastAsiaTheme="minorHAnsi"/>
          <w:i/>
          <w:iCs/>
          <w:color w:val="000000"/>
          <w:sz w:val="28"/>
          <w:szCs w:val="28"/>
        </w:rPr>
        <w:t>r</w:t>
      </w:r>
      <w:r>
        <w:rPr>
          <w:rFonts w:eastAsiaTheme="minorHAnsi"/>
          <w:color w:val="000000"/>
          <w:sz w:val="28"/>
          <w:szCs w:val="28"/>
        </w:rPr>
        <w:t xml:space="preserve">) greater than to declare that a certain person will go to the Fire or the Garden without explicit proof from the </w:t>
      </w:r>
      <w:r>
        <w:rPr>
          <w:rFonts w:ascii="Times" w:eastAsiaTheme="minorHAnsi" w:hAnsi="Times" w:cs="Times"/>
          <w:color w:val="000000"/>
          <w:sz w:val="28"/>
          <w:szCs w:val="28"/>
        </w:rPr>
        <w:t>Qur’ān</w:t>
      </w:r>
      <w:r>
        <w:rPr>
          <w:rFonts w:ascii="Helvetica" w:eastAsiaTheme="minorHAnsi" w:hAnsi="Helvetica" w:cs="Helvetica"/>
          <w:color w:val="000000"/>
        </w:rPr>
        <w:t xml:space="preserve"> </w:t>
      </w:r>
      <w:r>
        <w:rPr>
          <w:rFonts w:eastAsiaTheme="minorHAnsi"/>
          <w:color w:val="000000"/>
          <w:sz w:val="28"/>
          <w:szCs w:val="28"/>
        </w:rPr>
        <w:t xml:space="preserve">or the </w:t>
      </w:r>
      <w:r>
        <w:rPr>
          <w:rFonts w:eastAsiaTheme="minorHAnsi"/>
          <w:i/>
          <w:iCs/>
          <w:color w:val="000000"/>
          <w:sz w:val="28"/>
          <w:szCs w:val="28"/>
        </w:rPr>
        <w:t>Sunna</w:t>
      </w:r>
      <w:r>
        <w:rPr>
          <w:rFonts w:eastAsiaTheme="minorHAnsi"/>
          <w:color w:val="000000"/>
          <w:sz w:val="28"/>
          <w:szCs w:val="28"/>
        </w:rPr>
        <w:t xml:space="preserve">. Likewise, it is not in the capacity of Muslims to know which Muslims are actually “good” or “bad” in God’s Eyes. Psychological and spiritual realities are too complex, and, after all, hypocrisy often masquerades as piety, while apparent outward impiety may—for a variety of reasons—sometimes conceal inward sincerity and true belief. </w:t>
      </w:r>
    </w:p>
    <w:p w14:paraId="360663B9" w14:textId="77777777" w:rsidR="004D2B59" w:rsidRDefault="004D2B59"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sz w:val="28"/>
          <w:szCs w:val="28"/>
        </w:rPr>
      </w:pPr>
    </w:p>
    <w:p w14:paraId="5BDF01ED" w14:textId="2A77F28B" w:rsidR="00E86172" w:rsidRPr="00DF292D" w:rsidRDefault="00E86172" w:rsidP="000F6A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r>
        <w:rPr>
          <w:rFonts w:eastAsiaTheme="minorHAnsi"/>
          <w:color w:val="000000"/>
          <w:sz w:val="28"/>
          <w:szCs w:val="28"/>
        </w:rPr>
        <w:t xml:space="preserve">God says in the </w:t>
      </w:r>
      <w:r w:rsidRPr="00EB5491">
        <w:rPr>
          <w:rFonts w:asciiTheme="majorBidi" w:hAnsiTheme="majorBidi" w:cstheme="majorBidi"/>
          <w:sz w:val="28"/>
          <w:szCs w:val="28"/>
        </w:rPr>
        <w:t>Qur’ā</w:t>
      </w:r>
      <w:r>
        <w:rPr>
          <w:rFonts w:asciiTheme="majorBidi" w:hAnsiTheme="majorBidi" w:cstheme="majorBidi"/>
          <w:sz w:val="28"/>
          <w:szCs w:val="28"/>
        </w:rPr>
        <w:t xml:space="preserve">n: “So, do not assert your own goodness: It is He, [God], who knows best those who truly hold Him in reverence” (The Star, 53:32; see also: </w:t>
      </w:r>
      <w:r w:rsidRPr="00EB5491">
        <w:rPr>
          <w:rFonts w:asciiTheme="majorBidi" w:hAnsiTheme="majorBidi" w:cstheme="majorBidi"/>
          <w:sz w:val="28"/>
          <w:szCs w:val="28"/>
        </w:rPr>
        <w:t>Qur’ā</w:t>
      </w:r>
      <w:r>
        <w:rPr>
          <w:rFonts w:asciiTheme="majorBidi" w:hAnsiTheme="majorBidi" w:cstheme="majorBidi"/>
          <w:sz w:val="28"/>
          <w:szCs w:val="28"/>
        </w:rPr>
        <w:t>n, 4:49). In the end, it is only God who knows best the true state</w:t>
      </w:r>
      <w:r w:rsidR="0069752C">
        <w:rPr>
          <w:rFonts w:asciiTheme="majorBidi" w:hAnsiTheme="majorBidi" w:cstheme="majorBidi"/>
          <w:sz w:val="28"/>
          <w:szCs w:val="28"/>
        </w:rPr>
        <w:t xml:space="preserve"> and ultimate end</w:t>
      </w:r>
      <w:r>
        <w:rPr>
          <w:rFonts w:asciiTheme="majorBidi" w:hAnsiTheme="majorBidi" w:cstheme="majorBidi"/>
          <w:sz w:val="28"/>
          <w:szCs w:val="28"/>
        </w:rPr>
        <w:t xml:space="preserve"> of every </w:t>
      </w:r>
      <w:r w:rsidR="0069752C">
        <w:rPr>
          <w:rFonts w:asciiTheme="majorBidi" w:hAnsiTheme="majorBidi" w:cstheme="majorBidi"/>
          <w:sz w:val="28"/>
          <w:szCs w:val="28"/>
        </w:rPr>
        <w:t>H</w:t>
      </w:r>
      <w:r>
        <w:rPr>
          <w:rFonts w:asciiTheme="majorBidi" w:hAnsiTheme="majorBidi" w:cstheme="majorBidi"/>
          <w:sz w:val="28"/>
          <w:szCs w:val="28"/>
        </w:rPr>
        <w:t xml:space="preserve">uman being and which of the believers is truly “good” or “bad.” </w:t>
      </w:r>
      <w:r>
        <w:rPr>
          <w:rFonts w:eastAsiaTheme="minorHAnsi"/>
          <w:color w:val="000000"/>
          <w:sz w:val="28"/>
          <w:szCs w:val="28"/>
        </w:rPr>
        <w:t xml:space="preserve">Moreover, the Prophet stated in a rigorously authenticated </w:t>
      </w:r>
      <w:r w:rsidRPr="00EB5491">
        <w:rPr>
          <w:rFonts w:asciiTheme="majorBidi" w:hAnsiTheme="majorBidi" w:cstheme="majorBidi"/>
          <w:i/>
          <w:iCs/>
          <w:sz w:val="28"/>
          <w:szCs w:val="28"/>
        </w:rPr>
        <w:t>Ḥadīth</w:t>
      </w:r>
      <w:r>
        <w:rPr>
          <w:rFonts w:asciiTheme="majorBidi" w:hAnsiTheme="majorBidi" w:cstheme="majorBidi"/>
          <w:sz w:val="28"/>
          <w:szCs w:val="28"/>
        </w:rPr>
        <w:t xml:space="preserve"> in</w:t>
      </w:r>
      <w:r w:rsidR="000F6A0B">
        <w:rPr>
          <w:rFonts w:asciiTheme="majorBidi" w:hAnsiTheme="majorBidi" w:cstheme="majorBidi"/>
          <w:sz w:val="28"/>
          <w:szCs w:val="28"/>
        </w:rPr>
        <w:t xml:space="preserve"> the books of </w:t>
      </w:r>
      <w:r w:rsidRPr="0069752C">
        <w:rPr>
          <w:rFonts w:asciiTheme="majorBidi" w:hAnsiTheme="majorBidi" w:cstheme="majorBidi"/>
          <w:b/>
          <w:bCs/>
          <w:sz w:val="28"/>
          <w:szCs w:val="28"/>
        </w:rPr>
        <w:t>Imām</w:t>
      </w:r>
      <w:r w:rsidR="0069752C">
        <w:rPr>
          <w:rFonts w:asciiTheme="majorBidi" w:hAnsiTheme="majorBidi" w:cstheme="majorBidi"/>
          <w:b/>
          <w:bCs/>
          <w:sz w:val="28"/>
          <w:szCs w:val="28"/>
        </w:rPr>
        <w:t>s</w:t>
      </w:r>
      <w:r w:rsidRPr="0069752C">
        <w:rPr>
          <w:rFonts w:asciiTheme="majorBidi" w:hAnsiTheme="majorBidi" w:cstheme="majorBidi"/>
          <w:b/>
          <w:bCs/>
          <w:sz w:val="28"/>
          <w:szCs w:val="28"/>
        </w:rPr>
        <w:t xml:space="preserve"> al-Bukhārī</w:t>
      </w:r>
      <w:r>
        <w:rPr>
          <w:rFonts w:asciiTheme="majorBidi" w:hAnsiTheme="majorBidi" w:cstheme="majorBidi"/>
          <w:sz w:val="28"/>
          <w:szCs w:val="28"/>
        </w:rPr>
        <w:t>,</w:t>
      </w:r>
      <w:r w:rsidR="0069752C" w:rsidRPr="001241BA">
        <w:rPr>
          <w:rStyle w:val="FootnoteReference"/>
          <w:rFonts w:asciiTheme="majorBidi" w:hAnsiTheme="majorBidi" w:cstheme="majorBidi"/>
          <w:sz w:val="28"/>
          <w:szCs w:val="28"/>
        </w:rPr>
        <w:footnoteReference w:id="129"/>
      </w:r>
      <w:r>
        <w:rPr>
          <w:rFonts w:asciiTheme="majorBidi" w:hAnsiTheme="majorBidi" w:cstheme="majorBidi"/>
          <w:sz w:val="28"/>
          <w:szCs w:val="28"/>
        </w:rPr>
        <w:t xml:space="preserve"> </w:t>
      </w:r>
      <w:r>
        <w:rPr>
          <w:rFonts w:asciiTheme="majorBidi" w:hAnsiTheme="majorBidi" w:cstheme="majorBidi"/>
          <w:sz w:val="28"/>
          <w:szCs w:val="28"/>
        </w:rPr>
        <w:lastRenderedPageBreak/>
        <w:t xml:space="preserve">Muslim, </w:t>
      </w:r>
      <w:r w:rsidR="003F1492" w:rsidRPr="003F1492">
        <w:rPr>
          <w:rFonts w:asciiTheme="majorBidi" w:hAnsiTheme="majorBidi" w:cstheme="majorBidi"/>
          <w:b/>
          <w:bCs/>
          <w:sz w:val="28"/>
          <w:szCs w:val="28"/>
        </w:rPr>
        <w:t>Aḥmad</w:t>
      </w:r>
      <w:r w:rsidR="003F1492" w:rsidRPr="003F1492">
        <w:rPr>
          <w:rFonts w:asciiTheme="majorBidi" w:eastAsiaTheme="minorEastAsia" w:hAnsiTheme="majorBidi" w:cstheme="majorBidi"/>
          <w:b/>
          <w:bCs/>
          <w:color w:val="000000"/>
          <w:sz w:val="28"/>
          <w:szCs w:val="28"/>
        </w:rPr>
        <w:t xml:space="preserve"> </w:t>
      </w:r>
      <w:r w:rsidR="003F1492">
        <w:rPr>
          <w:rFonts w:asciiTheme="majorBidi" w:eastAsiaTheme="minorEastAsia" w:hAnsiTheme="majorBidi" w:cstheme="majorBidi"/>
          <w:b/>
          <w:bCs/>
          <w:color w:val="000000"/>
          <w:sz w:val="28"/>
          <w:szCs w:val="28"/>
        </w:rPr>
        <w:t>ibn</w:t>
      </w:r>
      <w:r w:rsidR="003F1492" w:rsidRPr="008E0BE2">
        <w:rPr>
          <w:rFonts w:asciiTheme="majorBidi" w:hAnsiTheme="majorBidi" w:cstheme="majorBidi"/>
          <w:sz w:val="28"/>
          <w:szCs w:val="28"/>
        </w:rPr>
        <w:t xml:space="preserve"> </w:t>
      </w:r>
      <w:r w:rsidR="003F1492" w:rsidRPr="008E0BE2">
        <w:rPr>
          <w:rFonts w:asciiTheme="majorBidi" w:hAnsiTheme="majorBidi" w:cstheme="majorBidi"/>
          <w:b/>
          <w:bCs/>
          <w:sz w:val="28"/>
          <w:szCs w:val="28"/>
        </w:rPr>
        <w:t>Ḥ</w:t>
      </w:r>
      <w:r w:rsidR="003F1492" w:rsidRPr="008E0BE2">
        <w:rPr>
          <w:rFonts w:asciiTheme="majorBidi" w:eastAsiaTheme="minorEastAsia" w:hAnsiTheme="majorBidi" w:cstheme="majorBidi"/>
          <w:b/>
          <w:bCs/>
          <w:color w:val="000000"/>
          <w:sz w:val="28"/>
          <w:szCs w:val="28"/>
        </w:rPr>
        <w:t>anbal</w:t>
      </w:r>
      <w:r w:rsidR="003F1492" w:rsidRPr="003F1492">
        <w:rPr>
          <w:rFonts w:asciiTheme="majorBidi" w:eastAsiaTheme="minorEastAsia" w:hAnsiTheme="majorBidi" w:cstheme="majorBidi"/>
          <w:color w:val="000000"/>
          <w:sz w:val="28"/>
          <w:szCs w:val="28"/>
        </w:rPr>
        <w:t>,</w:t>
      </w:r>
      <w:r w:rsidR="003F1492">
        <w:rPr>
          <w:rStyle w:val="FootnoteReference"/>
          <w:rFonts w:asciiTheme="majorBidi" w:eastAsiaTheme="minorEastAsia" w:hAnsiTheme="majorBidi" w:cstheme="majorBidi"/>
          <w:color w:val="000000"/>
          <w:sz w:val="28"/>
          <w:szCs w:val="28"/>
        </w:rPr>
        <w:footnoteReference w:id="130"/>
      </w:r>
      <w:r w:rsidR="003F1492">
        <w:rPr>
          <w:rFonts w:asciiTheme="majorBidi" w:hAnsiTheme="majorBidi" w:cstheme="majorBidi"/>
          <w:sz w:val="28"/>
          <w:szCs w:val="28"/>
        </w:rPr>
        <w:t xml:space="preserve"> </w:t>
      </w:r>
      <w:r>
        <w:rPr>
          <w:rFonts w:asciiTheme="majorBidi" w:hAnsiTheme="majorBidi" w:cstheme="majorBidi"/>
          <w:sz w:val="28"/>
          <w:szCs w:val="28"/>
        </w:rPr>
        <w:t xml:space="preserve">and </w:t>
      </w:r>
      <w:r w:rsidRPr="000F6A0B">
        <w:rPr>
          <w:rFonts w:asciiTheme="majorBidi" w:hAnsiTheme="majorBidi" w:cstheme="majorBidi"/>
          <w:b/>
          <w:bCs/>
          <w:sz w:val="28"/>
          <w:szCs w:val="28"/>
        </w:rPr>
        <w:t>al-Dārimī</w:t>
      </w:r>
      <w:r>
        <w:rPr>
          <w:rFonts w:asciiTheme="majorBidi" w:hAnsiTheme="majorBidi" w:cstheme="majorBidi"/>
          <w:sz w:val="28"/>
          <w:szCs w:val="28"/>
        </w:rPr>
        <w:t>:</w:t>
      </w:r>
      <w:r w:rsidR="000F6A0B">
        <w:rPr>
          <w:rStyle w:val="FootnoteReference"/>
          <w:rFonts w:asciiTheme="majorBidi" w:eastAsiaTheme="minorEastAsia" w:hAnsiTheme="majorBidi" w:cstheme="majorBidi"/>
          <w:color w:val="000000"/>
          <w:sz w:val="28"/>
          <w:szCs w:val="28"/>
        </w:rPr>
        <w:footnoteReference w:id="131"/>
      </w:r>
      <w:r w:rsidR="000F6A0B">
        <w:rPr>
          <w:rFonts w:asciiTheme="majorBidi" w:hAnsiTheme="majorBidi" w:cstheme="majorBidi"/>
          <w:sz w:val="28"/>
          <w:szCs w:val="28"/>
        </w:rPr>
        <w:t xml:space="preserve"> </w:t>
      </w:r>
      <w:r>
        <w:rPr>
          <w:rFonts w:asciiTheme="majorBidi" w:hAnsiTheme="majorBidi" w:cstheme="majorBidi"/>
          <w:sz w:val="28"/>
          <w:szCs w:val="28"/>
        </w:rPr>
        <w:t>“And, truly, God bolsters this religion by [means of] the corrupt man (</w:t>
      </w:r>
      <w:r>
        <w:rPr>
          <w:rFonts w:asciiTheme="majorBidi" w:hAnsiTheme="majorBidi" w:cstheme="majorBidi"/>
          <w:i/>
          <w:iCs/>
          <w:sz w:val="28"/>
          <w:szCs w:val="28"/>
        </w:rPr>
        <w:t>wa inna-’Ll</w:t>
      </w:r>
      <w:r w:rsidRPr="0098412E">
        <w:rPr>
          <w:rFonts w:asciiTheme="majorBidi" w:hAnsiTheme="majorBidi" w:cstheme="majorBidi"/>
          <w:i/>
          <w:iCs/>
          <w:sz w:val="28"/>
          <w:szCs w:val="28"/>
        </w:rPr>
        <w:t>ā</w:t>
      </w:r>
      <w:r>
        <w:rPr>
          <w:rFonts w:asciiTheme="majorBidi" w:hAnsiTheme="majorBidi" w:cstheme="majorBidi"/>
          <w:i/>
          <w:iCs/>
          <w:sz w:val="28"/>
          <w:szCs w:val="28"/>
        </w:rPr>
        <w:t>ha la-yu’ayyidu h</w:t>
      </w:r>
      <w:r w:rsidRPr="0098412E">
        <w:rPr>
          <w:rFonts w:asciiTheme="majorBidi" w:hAnsiTheme="majorBidi" w:cstheme="majorBidi"/>
          <w:i/>
          <w:iCs/>
          <w:sz w:val="28"/>
          <w:szCs w:val="28"/>
        </w:rPr>
        <w:t>ā</w:t>
      </w:r>
      <w:r>
        <w:rPr>
          <w:rFonts w:asciiTheme="majorBidi" w:hAnsiTheme="majorBidi" w:cstheme="majorBidi"/>
          <w:i/>
          <w:iCs/>
          <w:sz w:val="28"/>
          <w:szCs w:val="28"/>
        </w:rPr>
        <w:t>dh</w:t>
      </w:r>
      <w:r w:rsidRPr="0098412E">
        <w:rPr>
          <w:rFonts w:asciiTheme="majorBidi" w:hAnsiTheme="majorBidi" w:cstheme="majorBidi"/>
          <w:i/>
          <w:iCs/>
          <w:sz w:val="28"/>
          <w:szCs w:val="28"/>
        </w:rPr>
        <w:t>ā</w:t>
      </w:r>
      <w:r>
        <w:rPr>
          <w:rFonts w:asciiTheme="majorBidi" w:hAnsiTheme="majorBidi" w:cstheme="majorBidi"/>
          <w:i/>
          <w:iCs/>
          <w:sz w:val="28"/>
          <w:szCs w:val="28"/>
        </w:rPr>
        <w:t>-’l-d</w:t>
      </w:r>
      <w:r w:rsidRPr="00EB5491">
        <w:rPr>
          <w:rFonts w:asciiTheme="majorBidi" w:hAnsiTheme="majorBidi" w:cstheme="majorBidi"/>
          <w:i/>
          <w:iCs/>
          <w:sz w:val="28"/>
          <w:szCs w:val="28"/>
        </w:rPr>
        <w:t>ī</w:t>
      </w:r>
      <w:r>
        <w:rPr>
          <w:rFonts w:asciiTheme="majorBidi" w:hAnsiTheme="majorBidi" w:cstheme="majorBidi"/>
          <w:i/>
          <w:iCs/>
          <w:sz w:val="28"/>
          <w:szCs w:val="28"/>
        </w:rPr>
        <w:t>na bi-’l-rajuli-’l-f</w:t>
      </w:r>
      <w:r w:rsidRPr="0098412E">
        <w:rPr>
          <w:rFonts w:asciiTheme="majorBidi" w:hAnsiTheme="majorBidi" w:cstheme="majorBidi"/>
          <w:i/>
          <w:iCs/>
          <w:sz w:val="28"/>
          <w:szCs w:val="28"/>
        </w:rPr>
        <w:t>ā</w:t>
      </w:r>
      <w:r>
        <w:rPr>
          <w:rFonts w:asciiTheme="majorBidi" w:hAnsiTheme="majorBidi" w:cstheme="majorBidi"/>
          <w:i/>
          <w:iCs/>
          <w:sz w:val="28"/>
          <w:szCs w:val="28"/>
        </w:rPr>
        <w:t>jir</w:t>
      </w:r>
      <w:r>
        <w:rPr>
          <w:rFonts w:asciiTheme="majorBidi" w:hAnsiTheme="majorBidi" w:cstheme="majorBidi"/>
          <w:sz w:val="28"/>
          <w:szCs w:val="28"/>
        </w:rPr>
        <w:t xml:space="preserve">).” Thus, even the </w:t>
      </w:r>
      <w:r w:rsidR="00DE7EA2">
        <w:rPr>
          <w:rFonts w:asciiTheme="majorBidi" w:hAnsiTheme="majorBidi" w:cstheme="majorBidi"/>
          <w:sz w:val="28"/>
          <w:szCs w:val="28"/>
        </w:rPr>
        <w:t>truly</w:t>
      </w:r>
      <w:r>
        <w:rPr>
          <w:rFonts w:asciiTheme="majorBidi" w:hAnsiTheme="majorBidi" w:cstheme="majorBidi"/>
          <w:sz w:val="28"/>
          <w:szCs w:val="28"/>
        </w:rPr>
        <w:t xml:space="preserve"> “bad” Muslim has an essential and crucial role to play in the unfolding of Islamic history, its various </w:t>
      </w:r>
      <w:r w:rsidR="00DE7EA2">
        <w:rPr>
          <w:rFonts w:asciiTheme="majorBidi" w:hAnsiTheme="majorBidi" w:cstheme="majorBidi"/>
          <w:sz w:val="28"/>
          <w:szCs w:val="28"/>
        </w:rPr>
        <w:t>C</w:t>
      </w:r>
      <w:r>
        <w:rPr>
          <w:rFonts w:asciiTheme="majorBidi" w:hAnsiTheme="majorBidi" w:cstheme="majorBidi"/>
          <w:sz w:val="28"/>
          <w:szCs w:val="28"/>
        </w:rPr>
        <w:t>ultures, and regional and world Civilizations</w:t>
      </w:r>
      <w:r w:rsidR="00DE7EA2">
        <w:rPr>
          <w:rFonts w:asciiTheme="majorBidi" w:hAnsiTheme="majorBidi" w:cstheme="majorBidi"/>
          <w:sz w:val="28"/>
          <w:szCs w:val="28"/>
        </w:rPr>
        <w:t>. It is wise, therefore, that</w:t>
      </w:r>
      <w:r>
        <w:rPr>
          <w:rFonts w:asciiTheme="majorBidi" w:hAnsiTheme="majorBidi" w:cstheme="majorBidi"/>
          <w:sz w:val="28"/>
          <w:szCs w:val="28"/>
        </w:rPr>
        <w:t xml:space="preserve"> the non-Proprietarian Muslim reader</w:t>
      </w:r>
      <w:r w:rsidR="003B3A18">
        <w:rPr>
          <w:rFonts w:asciiTheme="majorBidi" w:hAnsiTheme="majorBidi" w:cstheme="majorBidi"/>
          <w:sz w:val="28"/>
          <w:szCs w:val="28"/>
        </w:rPr>
        <w:t>-listener</w:t>
      </w:r>
      <w:r>
        <w:rPr>
          <w:rFonts w:asciiTheme="majorBidi" w:hAnsiTheme="majorBidi" w:cstheme="majorBidi"/>
          <w:sz w:val="28"/>
          <w:szCs w:val="28"/>
        </w:rPr>
        <w:t xml:space="preserve"> avoid making ultimate conclusions about the </w:t>
      </w:r>
      <w:r w:rsidR="00DE7EA2">
        <w:rPr>
          <w:rFonts w:asciiTheme="majorBidi" w:hAnsiTheme="majorBidi" w:cstheme="majorBidi"/>
          <w:sz w:val="28"/>
          <w:szCs w:val="28"/>
        </w:rPr>
        <w:t xml:space="preserve">ultimate </w:t>
      </w:r>
      <w:r>
        <w:rPr>
          <w:rFonts w:asciiTheme="majorBidi" w:hAnsiTheme="majorBidi" w:cstheme="majorBidi"/>
          <w:sz w:val="28"/>
          <w:szCs w:val="28"/>
        </w:rPr>
        <w:t>standings</w:t>
      </w:r>
      <w:r w:rsidRPr="00A24774">
        <w:rPr>
          <w:rFonts w:asciiTheme="majorBidi" w:hAnsiTheme="majorBidi" w:cstheme="majorBidi"/>
          <w:sz w:val="28"/>
          <w:szCs w:val="28"/>
        </w:rPr>
        <w:t xml:space="preserve"> </w:t>
      </w:r>
      <w:r w:rsidR="00DE7EA2">
        <w:rPr>
          <w:rFonts w:asciiTheme="majorBidi" w:hAnsiTheme="majorBidi" w:cstheme="majorBidi"/>
          <w:sz w:val="28"/>
          <w:szCs w:val="28"/>
        </w:rPr>
        <w:t xml:space="preserve">of past or present-day Believers </w:t>
      </w:r>
      <w:r>
        <w:rPr>
          <w:rFonts w:asciiTheme="majorBidi" w:hAnsiTheme="majorBidi" w:cstheme="majorBidi"/>
          <w:sz w:val="28"/>
          <w:szCs w:val="28"/>
        </w:rPr>
        <w:t xml:space="preserve">with God, while </w:t>
      </w:r>
      <w:r w:rsidR="00DE7EA2">
        <w:rPr>
          <w:rFonts w:asciiTheme="majorBidi" w:hAnsiTheme="majorBidi" w:cstheme="majorBidi"/>
          <w:sz w:val="28"/>
          <w:szCs w:val="28"/>
        </w:rPr>
        <w:t>every Muslim</w:t>
      </w:r>
      <w:r>
        <w:rPr>
          <w:rFonts w:asciiTheme="majorBidi" w:hAnsiTheme="majorBidi" w:cstheme="majorBidi"/>
          <w:sz w:val="28"/>
          <w:szCs w:val="28"/>
        </w:rPr>
        <w:t xml:space="preserve"> remains free to reject whatever violations of the </w:t>
      </w:r>
      <w:r w:rsidRPr="00BC5B31">
        <w:rPr>
          <w:rFonts w:asciiTheme="majorBidi" w:hAnsiTheme="majorBidi" w:cstheme="majorBidi"/>
          <w:i/>
          <w:iCs/>
          <w:sz w:val="28"/>
          <w:szCs w:val="28"/>
        </w:rPr>
        <w:t>Sharī‘a</w:t>
      </w:r>
      <w:r>
        <w:rPr>
          <w:rFonts w:asciiTheme="majorBidi" w:hAnsiTheme="majorBidi" w:cstheme="majorBidi"/>
          <w:sz w:val="28"/>
          <w:szCs w:val="28"/>
        </w:rPr>
        <w:t xml:space="preserve"> they clearly committed.</w:t>
      </w:r>
      <w:r>
        <w:rPr>
          <w:rFonts w:ascii="Helvetica" w:eastAsiaTheme="minorHAnsi" w:hAnsi="Helvetica" w:cs="Helvetica"/>
          <w:color w:val="000000"/>
        </w:rPr>
        <w:t xml:space="preserve"> </w:t>
      </w:r>
    </w:p>
    <w:p w14:paraId="1559BF83" w14:textId="77777777" w:rsidR="00E86172" w:rsidRDefault="00E86172" w:rsidP="00E86172">
      <w:pPr>
        <w:autoSpaceDE w:val="0"/>
        <w:autoSpaceDN w:val="0"/>
        <w:adjustRightInd w:val="0"/>
        <w:rPr>
          <w:rFonts w:asciiTheme="majorBidi" w:hAnsiTheme="majorBidi" w:cstheme="majorBidi"/>
          <w:sz w:val="28"/>
          <w:szCs w:val="28"/>
        </w:rPr>
      </w:pPr>
    </w:p>
    <w:p w14:paraId="2F14B2F9" w14:textId="661DE2BA" w:rsidR="00E86172" w:rsidRPr="00253C15" w:rsidRDefault="00E86172" w:rsidP="00E86172">
      <w:pPr>
        <w:autoSpaceDE w:val="0"/>
        <w:autoSpaceDN w:val="0"/>
        <w:adjustRightInd w:val="0"/>
        <w:rPr>
          <w:rFonts w:asciiTheme="majorBidi" w:eastAsiaTheme="minorEastAsia" w:hAnsiTheme="majorBidi" w:cstheme="majorBidi"/>
          <w:color w:val="000000"/>
          <w:sz w:val="28"/>
          <w:szCs w:val="28"/>
        </w:rPr>
      </w:pPr>
      <w:r w:rsidRPr="00253C15">
        <w:rPr>
          <w:rFonts w:asciiTheme="majorBidi" w:hAnsiTheme="majorBidi" w:cstheme="majorBidi"/>
          <w:sz w:val="28"/>
          <w:szCs w:val="28"/>
        </w:rPr>
        <w:t xml:space="preserve">Only by moving beyond “Proprietarianism” does it become possible for </w:t>
      </w:r>
      <w:r>
        <w:rPr>
          <w:rFonts w:asciiTheme="majorBidi" w:hAnsiTheme="majorBidi" w:cstheme="majorBidi"/>
          <w:sz w:val="28"/>
          <w:szCs w:val="28"/>
        </w:rPr>
        <w:t>people</w:t>
      </w:r>
      <w:r w:rsidRPr="00253C15">
        <w:rPr>
          <w:rFonts w:asciiTheme="majorBidi" w:hAnsiTheme="majorBidi" w:cstheme="majorBidi"/>
          <w:sz w:val="28"/>
          <w:szCs w:val="28"/>
        </w:rPr>
        <w:t xml:space="preserve"> to get to know the Other and </w:t>
      </w:r>
      <w:r>
        <w:rPr>
          <w:rFonts w:asciiTheme="majorBidi" w:hAnsiTheme="majorBidi" w:cstheme="majorBidi"/>
          <w:sz w:val="28"/>
          <w:szCs w:val="28"/>
        </w:rPr>
        <w:t>them</w:t>
      </w:r>
      <w:r w:rsidRPr="00253C15">
        <w:rPr>
          <w:rFonts w:asciiTheme="majorBidi" w:hAnsiTheme="majorBidi" w:cstheme="majorBidi"/>
          <w:sz w:val="28"/>
          <w:szCs w:val="28"/>
        </w:rPr>
        <w:t xml:space="preserve">selves. </w:t>
      </w:r>
      <w:r w:rsidR="00DE7EA2">
        <w:rPr>
          <w:rFonts w:asciiTheme="majorBidi" w:hAnsiTheme="majorBidi" w:cstheme="majorBidi"/>
          <w:sz w:val="28"/>
          <w:szCs w:val="28"/>
        </w:rPr>
        <w:t>Because t</w:t>
      </w:r>
      <w:r w:rsidRPr="00253C15">
        <w:rPr>
          <w:rFonts w:asciiTheme="majorBidi" w:hAnsiTheme="majorBidi" w:cstheme="majorBidi"/>
          <w:sz w:val="28"/>
          <w:szCs w:val="28"/>
        </w:rPr>
        <w:t xml:space="preserve">oday’s </w:t>
      </w:r>
      <w:r w:rsidRPr="00253C15">
        <w:rPr>
          <w:rFonts w:asciiTheme="majorBidi" w:eastAsiaTheme="minorEastAsia" w:hAnsiTheme="majorBidi" w:cstheme="majorBidi"/>
          <w:color w:val="000000"/>
          <w:sz w:val="28"/>
          <w:szCs w:val="28"/>
        </w:rPr>
        <w:t>Muslims</w:t>
      </w:r>
      <w:r>
        <w:rPr>
          <w:rFonts w:asciiTheme="majorBidi" w:eastAsiaTheme="minorEastAsia" w:hAnsiTheme="majorBidi" w:cstheme="majorBidi"/>
          <w:color w:val="000000"/>
          <w:sz w:val="28"/>
          <w:szCs w:val="28"/>
        </w:rPr>
        <w:t>—</w:t>
      </w:r>
      <w:r w:rsidRPr="00253C15">
        <w:rPr>
          <w:rFonts w:asciiTheme="majorBidi" w:eastAsiaTheme="minorEastAsia" w:hAnsiTheme="majorBidi" w:cstheme="majorBidi"/>
          <w:color w:val="000000"/>
          <w:sz w:val="28"/>
          <w:szCs w:val="28"/>
        </w:rPr>
        <w:t xml:space="preserve">like many Jews, Christians, </w:t>
      </w:r>
      <w:r>
        <w:rPr>
          <w:rFonts w:asciiTheme="majorBidi" w:eastAsiaTheme="minorEastAsia" w:hAnsiTheme="majorBidi" w:cstheme="majorBidi"/>
          <w:color w:val="000000"/>
          <w:sz w:val="28"/>
          <w:szCs w:val="28"/>
        </w:rPr>
        <w:t xml:space="preserve">Buddhists, </w:t>
      </w:r>
      <w:r w:rsidRPr="00253C15">
        <w:rPr>
          <w:rFonts w:asciiTheme="majorBidi" w:eastAsiaTheme="minorEastAsia" w:hAnsiTheme="majorBidi" w:cstheme="majorBidi"/>
          <w:color w:val="000000"/>
          <w:sz w:val="28"/>
          <w:szCs w:val="28"/>
        </w:rPr>
        <w:t>Hindus, and others</w:t>
      </w:r>
      <w:r>
        <w:rPr>
          <w:rFonts w:asciiTheme="majorBidi" w:eastAsiaTheme="minorEastAsia" w:hAnsiTheme="majorBidi" w:cstheme="majorBidi"/>
          <w:color w:val="000000"/>
          <w:sz w:val="28"/>
          <w:szCs w:val="28"/>
        </w:rPr>
        <w:t>—</w:t>
      </w:r>
      <w:r w:rsidRPr="00253C15">
        <w:rPr>
          <w:rFonts w:asciiTheme="majorBidi" w:eastAsiaTheme="minorEastAsia" w:hAnsiTheme="majorBidi" w:cstheme="majorBidi"/>
          <w:color w:val="000000"/>
          <w:sz w:val="28"/>
          <w:szCs w:val="28"/>
        </w:rPr>
        <w:t>are often parochial, insular, and distinctly “Propriatarian” in their view of the past</w:t>
      </w:r>
      <w:r w:rsidR="00DE7EA2">
        <w:rPr>
          <w:rFonts w:asciiTheme="majorBidi" w:eastAsiaTheme="minorEastAsia" w:hAnsiTheme="majorBidi" w:cstheme="majorBidi"/>
          <w:color w:val="000000"/>
          <w:sz w:val="28"/>
          <w:szCs w:val="28"/>
        </w:rPr>
        <w:t>, w</w:t>
      </w:r>
      <w:r w:rsidRPr="00253C15">
        <w:rPr>
          <w:rFonts w:asciiTheme="majorBidi" w:eastAsiaTheme="minorEastAsia" w:hAnsiTheme="majorBidi" w:cstheme="majorBidi"/>
          <w:color w:val="000000"/>
          <w:sz w:val="28"/>
          <w:szCs w:val="28"/>
        </w:rPr>
        <w:t>e often know little about our own histories, not to mention those of different peoples. In many cases, we have also been trained and educated under a pale of ignorance regarding major aspects of our own historical legacies which were never brought to our attention. Broadly speaking,</w:t>
      </w:r>
      <w:r>
        <w:rPr>
          <w:rFonts w:asciiTheme="majorBidi" w:eastAsiaTheme="minorEastAsia" w:hAnsiTheme="majorBidi" w:cstheme="majorBidi"/>
          <w:color w:val="000000"/>
          <w:sz w:val="28"/>
          <w:szCs w:val="28"/>
        </w:rPr>
        <w:t xml:space="preserve"> for example,</w:t>
      </w:r>
      <w:r w:rsidRPr="00253C15">
        <w:rPr>
          <w:rFonts w:asciiTheme="majorBidi" w:eastAsiaTheme="minorEastAsia" w:hAnsiTheme="majorBidi" w:cstheme="majorBidi"/>
          <w:color w:val="000000"/>
          <w:sz w:val="28"/>
          <w:szCs w:val="28"/>
        </w:rPr>
        <w:t xml:space="preserve"> Muslims </w:t>
      </w:r>
      <w:r>
        <w:rPr>
          <w:rFonts w:asciiTheme="majorBidi" w:eastAsiaTheme="minorEastAsia" w:hAnsiTheme="majorBidi" w:cstheme="majorBidi"/>
          <w:color w:val="000000"/>
          <w:sz w:val="28"/>
          <w:szCs w:val="28"/>
        </w:rPr>
        <w:t>tend to be</w:t>
      </w:r>
      <w:r w:rsidRPr="00253C15">
        <w:rPr>
          <w:rFonts w:asciiTheme="majorBidi" w:eastAsiaTheme="minorEastAsia" w:hAnsiTheme="majorBidi" w:cstheme="majorBidi"/>
          <w:color w:val="000000"/>
          <w:sz w:val="28"/>
          <w:szCs w:val="28"/>
        </w:rPr>
        <w:t xml:space="preserve"> very conscious of the “fall of </w:t>
      </w:r>
      <w:r w:rsidRPr="00E217B9">
        <w:rPr>
          <w:rFonts w:asciiTheme="majorBidi" w:eastAsiaTheme="minorEastAsia" w:hAnsiTheme="majorBidi" w:cstheme="majorBidi"/>
          <w:b/>
          <w:bCs/>
          <w:color w:val="000000"/>
          <w:sz w:val="28"/>
          <w:szCs w:val="28"/>
        </w:rPr>
        <w:t>Granada</w:t>
      </w:r>
      <w:r>
        <w:rPr>
          <w:rStyle w:val="FootnoteReference"/>
          <w:color w:val="202122"/>
          <w:sz w:val="28"/>
          <w:szCs w:val="28"/>
        </w:rPr>
        <w:footnoteReference w:id="132"/>
      </w:r>
      <w:r w:rsidRPr="00253C15">
        <w:rPr>
          <w:rFonts w:asciiTheme="majorBidi" w:eastAsiaTheme="minorEastAsia" w:hAnsiTheme="majorBidi" w:cstheme="majorBidi"/>
          <w:color w:val="000000"/>
          <w:sz w:val="28"/>
          <w:szCs w:val="28"/>
        </w:rPr>
        <w:t xml:space="preserve"> and Muslim Spain.” Some would even know that </w:t>
      </w:r>
      <w:r w:rsidRPr="00E217B9">
        <w:rPr>
          <w:rFonts w:asciiTheme="majorBidi" w:eastAsiaTheme="minorEastAsia" w:hAnsiTheme="majorBidi" w:cstheme="majorBidi"/>
          <w:color w:val="000000"/>
          <w:sz w:val="28"/>
          <w:szCs w:val="28"/>
        </w:rPr>
        <w:t>Granada</w:t>
      </w:r>
      <w:r w:rsidRPr="00253C15">
        <w:rPr>
          <w:rFonts w:asciiTheme="majorBidi" w:eastAsiaTheme="minorEastAsia" w:hAnsiTheme="majorBidi" w:cstheme="majorBidi"/>
          <w:color w:val="000000"/>
          <w:sz w:val="28"/>
          <w:szCs w:val="28"/>
        </w:rPr>
        <w:t xml:space="preserve"> </w:t>
      </w:r>
      <w:r w:rsidRPr="00253C15">
        <w:rPr>
          <w:rFonts w:asciiTheme="majorBidi" w:eastAsiaTheme="minorEastAsia" w:hAnsiTheme="majorBidi" w:cstheme="majorBidi"/>
          <w:color w:val="000000"/>
          <w:sz w:val="28"/>
          <w:szCs w:val="28"/>
        </w:rPr>
        <w:lastRenderedPageBreak/>
        <w:t xml:space="preserve">capitulated in the </w:t>
      </w:r>
      <w:r>
        <w:rPr>
          <w:rFonts w:asciiTheme="majorBidi" w:eastAsiaTheme="minorEastAsia" w:hAnsiTheme="majorBidi" w:cstheme="majorBidi"/>
          <w:color w:val="000000"/>
          <w:sz w:val="28"/>
          <w:szCs w:val="28"/>
        </w:rPr>
        <w:t xml:space="preserve">same </w:t>
      </w:r>
      <w:r w:rsidRPr="00253C15">
        <w:rPr>
          <w:rFonts w:asciiTheme="majorBidi" w:eastAsiaTheme="minorEastAsia" w:hAnsiTheme="majorBidi" w:cstheme="majorBidi"/>
          <w:color w:val="000000"/>
          <w:sz w:val="28"/>
          <w:szCs w:val="28"/>
        </w:rPr>
        <w:t>year</w:t>
      </w:r>
      <w:r>
        <w:rPr>
          <w:rFonts w:asciiTheme="majorBidi" w:eastAsiaTheme="minorEastAsia" w:hAnsiTheme="majorBidi" w:cstheme="majorBidi"/>
          <w:color w:val="000000"/>
          <w:sz w:val="28"/>
          <w:szCs w:val="28"/>
        </w:rPr>
        <w:t>,</w:t>
      </w:r>
      <w:r w:rsidRPr="00253C15">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color w:val="000000"/>
          <w:sz w:val="28"/>
          <w:szCs w:val="28"/>
        </w:rPr>
        <w:t>897/</w:t>
      </w:r>
      <w:r w:rsidRPr="00253C15">
        <w:rPr>
          <w:rFonts w:asciiTheme="majorBidi" w:eastAsiaTheme="minorEastAsia" w:hAnsiTheme="majorBidi" w:cstheme="majorBidi"/>
          <w:color w:val="000000"/>
          <w:sz w:val="28"/>
          <w:szCs w:val="28"/>
        </w:rPr>
        <w:t xml:space="preserve">1492, </w:t>
      </w:r>
      <w:r>
        <w:rPr>
          <w:rFonts w:asciiTheme="majorBidi" w:eastAsiaTheme="minorEastAsia" w:hAnsiTheme="majorBidi" w:cstheme="majorBidi"/>
          <w:color w:val="000000"/>
          <w:sz w:val="28"/>
          <w:szCs w:val="28"/>
        </w:rPr>
        <w:t xml:space="preserve">when </w:t>
      </w:r>
      <w:r w:rsidRPr="00706DEB">
        <w:rPr>
          <w:rFonts w:asciiTheme="majorBidi" w:hAnsiTheme="majorBidi" w:cstheme="majorBidi"/>
          <w:b/>
          <w:bCs/>
          <w:sz w:val="28"/>
          <w:szCs w:val="28"/>
        </w:rPr>
        <w:t>Christopher Columbus</w:t>
      </w:r>
      <w:r w:rsidRPr="00706DEB">
        <w:rPr>
          <w:rStyle w:val="FootnoteReference"/>
          <w:rFonts w:asciiTheme="majorBidi" w:hAnsiTheme="majorBidi" w:cstheme="majorBidi"/>
          <w:sz w:val="28"/>
          <w:szCs w:val="28"/>
        </w:rPr>
        <w:footnoteReference w:id="133"/>
      </w:r>
      <w:r w:rsidRPr="00253C15">
        <w:rPr>
          <w:rFonts w:asciiTheme="majorBidi" w:eastAsiaTheme="minorEastAsia" w:hAnsiTheme="majorBidi" w:cstheme="majorBidi"/>
          <w:color w:val="000000"/>
          <w:sz w:val="28"/>
          <w:szCs w:val="28"/>
        </w:rPr>
        <w:t xml:space="preserve"> made his </w:t>
      </w:r>
      <w:r>
        <w:rPr>
          <w:rFonts w:asciiTheme="majorBidi" w:eastAsiaTheme="minorEastAsia" w:hAnsiTheme="majorBidi" w:cstheme="majorBidi"/>
          <w:color w:val="000000"/>
          <w:sz w:val="28"/>
          <w:szCs w:val="28"/>
        </w:rPr>
        <w:t>voyage</w:t>
      </w:r>
      <w:r w:rsidRPr="00253C15">
        <w:rPr>
          <w:rFonts w:asciiTheme="majorBidi" w:eastAsiaTheme="minorEastAsia" w:hAnsiTheme="majorBidi" w:cstheme="majorBidi"/>
          <w:color w:val="000000"/>
          <w:sz w:val="28"/>
          <w:szCs w:val="28"/>
        </w:rPr>
        <w:t xml:space="preserve"> across the Atlantic to the Americas</w:t>
      </w:r>
      <w:r w:rsidR="00596FA5">
        <w:rPr>
          <w:rFonts w:asciiTheme="majorBidi" w:eastAsiaTheme="minorEastAsia" w:hAnsiTheme="majorBidi" w:cstheme="majorBidi"/>
          <w:color w:val="000000"/>
          <w:sz w:val="28"/>
          <w:szCs w:val="28"/>
        </w:rPr>
        <w:t>, the basic principles of which he learned directly from Muslim astronomers</w:t>
      </w:r>
      <w:r w:rsidRPr="00253C15">
        <w:rPr>
          <w:rFonts w:asciiTheme="majorBidi" w:eastAsiaTheme="minorEastAsia" w:hAnsiTheme="majorBidi" w:cstheme="majorBidi"/>
          <w:color w:val="000000"/>
          <w:sz w:val="28"/>
          <w:szCs w:val="28"/>
        </w:rPr>
        <w:t>. As a rule, they would also know that</w:t>
      </w:r>
      <w:r>
        <w:rPr>
          <w:rFonts w:asciiTheme="majorBidi" w:eastAsiaTheme="minorEastAsia" w:hAnsiTheme="majorBidi" w:cstheme="majorBidi"/>
          <w:color w:val="000000"/>
          <w:sz w:val="28"/>
          <w:szCs w:val="28"/>
        </w:rPr>
        <w:t xml:space="preserve"> before that time</w:t>
      </w:r>
      <w:r w:rsidRPr="00253C15">
        <w:rPr>
          <w:rFonts w:asciiTheme="majorBidi" w:eastAsiaTheme="minorEastAsia" w:hAnsiTheme="majorBidi" w:cstheme="majorBidi"/>
          <w:color w:val="000000"/>
          <w:sz w:val="28"/>
          <w:szCs w:val="28"/>
        </w:rPr>
        <w:t xml:space="preserve"> “Islam ruled” Muslim Spain for more than seven centuries and produced a brilliant and </w:t>
      </w:r>
      <w:r w:rsidR="00CC5EC5">
        <w:rPr>
          <w:rFonts w:asciiTheme="majorBidi" w:eastAsiaTheme="minorEastAsia" w:hAnsiTheme="majorBidi" w:cstheme="majorBidi"/>
          <w:color w:val="000000"/>
          <w:sz w:val="28"/>
          <w:szCs w:val="28"/>
        </w:rPr>
        <w:t xml:space="preserve">highly </w:t>
      </w:r>
      <w:r w:rsidRPr="00253C15">
        <w:rPr>
          <w:rFonts w:asciiTheme="majorBidi" w:eastAsiaTheme="minorEastAsia" w:hAnsiTheme="majorBidi" w:cstheme="majorBidi"/>
          <w:color w:val="000000"/>
          <w:sz w:val="28"/>
          <w:szCs w:val="28"/>
        </w:rPr>
        <w:t xml:space="preserve">pluralistic </w:t>
      </w:r>
      <w:r>
        <w:rPr>
          <w:rFonts w:asciiTheme="majorBidi" w:eastAsiaTheme="minorEastAsia" w:hAnsiTheme="majorBidi" w:cstheme="majorBidi"/>
          <w:color w:val="000000"/>
          <w:sz w:val="28"/>
          <w:szCs w:val="28"/>
        </w:rPr>
        <w:lastRenderedPageBreak/>
        <w:t>C</w:t>
      </w:r>
      <w:r w:rsidRPr="00253C15">
        <w:rPr>
          <w:rFonts w:asciiTheme="majorBidi" w:eastAsiaTheme="minorEastAsia" w:hAnsiTheme="majorBidi" w:cstheme="majorBidi"/>
          <w:color w:val="000000"/>
          <w:sz w:val="28"/>
          <w:szCs w:val="28"/>
        </w:rPr>
        <w:t xml:space="preserve">ivilization there. The same people would probably lament the “fall of Muslim Spain” and even have an idea </w:t>
      </w:r>
      <w:r>
        <w:rPr>
          <w:rFonts w:asciiTheme="majorBidi" w:eastAsiaTheme="minorEastAsia" w:hAnsiTheme="majorBidi" w:cstheme="majorBidi"/>
          <w:color w:val="000000"/>
          <w:sz w:val="28"/>
          <w:szCs w:val="28"/>
        </w:rPr>
        <w:t>about</w:t>
      </w:r>
      <w:r w:rsidRPr="00253C15">
        <w:rPr>
          <w:rFonts w:asciiTheme="majorBidi" w:eastAsiaTheme="minorEastAsia" w:hAnsiTheme="majorBidi" w:cstheme="majorBidi"/>
          <w:color w:val="000000"/>
          <w:sz w:val="28"/>
          <w:szCs w:val="28"/>
        </w:rPr>
        <w:t xml:space="preserve"> which “impious” persons or parties</w:t>
      </w:r>
      <w:r>
        <w:rPr>
          <w:rFonts w:asciiTheme="majorBidi" w:eastAsiaTheme="minorEastAsia" w:hAnsiTheme="majorBidi" w:cstheme="majorBidi"/>
          <w:color w:val="000000"/>
          <w:sz w:val="28"/>
          <w:szCs w:val="28"/>
        </w:rPr>
        <w:t xml:space="preserve"> of “bad” Muslims they ought</w:t>
      </w:r>
      <w:r w:rsidRPr="00253C15">
        <w:rPr>
          <w:rFonts w:asciiTheme="majorBidi" w:eastAsiaTheme="minorEastAsia" w:hAnsiTheme="majorBidi" w:cstheme="majorBidi"/>
          <w:color w:val="000000"/>
          <w:sz w:val="28"/>
          <w:szCs w:val="28"/>
        </w:rPr>
        <w:t xml:space="preserve"> to blame. Rarely, </w:t>
      </w:r>
      <w:r>
        <w:rPr>
          <w:rFonts w:asciiTheme="majorBidi" w:eastAsiaTheme="minorEastAsia" w:hAnsiTheme="majorBidi" w:cstheme="majorBidi"/>
          <w:color w:val="000000"/>
          <w:sz w:val="28"/>
          <w:szCs w:val="28"/>
        </w:rPr>
        <w:t xml:space="preserve">however, </w:t>
      </w:r>
      <w:r w:rsidRPr="00253C15">
        <w:rPr>
          <w:rFonts w:asciiTheme="majorBidi" w:eastAsiaTheme="minorEastAsia" w:hAnsiTheme="majorBidi" w:cstheme="majorBidi"/>
          <w:color w:val="000000"/>
          <w:sz w:val="28"/>
          <w:szCs w:val="28"/>
        </w:rPr>
        <w:t>would they understand that Muslim Portugal was</w:t>
      </w:r>
      <w:r>
        <w:rPr>
          <w:rFonts w:asciiTheme="majorBidi" w:eastAsiaTheme="minorEastAsia" w:hAnsiTheme="majorBidi" w:cstheme="majorBidi"/>
          <w:color w:val="000000"/>
          <w:sz w:val="28"/>
          <w:szCs w:val="28"/>
        </w:rPr>
        <w:t xml:space="preserve"> also</w:t>
      </w:r>
      <w:r w:rsidRPr="00253C15">
        <w:rPr>
          <w:rFonts w:asciiTheme="majorBidi" w:eastAsiaTheme="minorEastAsia" w:hAnsiTheme="majorBidi" w:cstheme="majorBidi"/>
          <w:color w:val="000000"/>
          <w:sz w:val="28"/>
          <w:szCs w:val="28"/>
        </w:rPr>
        <w:t xml:space="preserve"> just as essential </w:t>
      </w:r>
      <w:r>
        <w:rPr>
          <w:rFonts w:asciiTheme="majorBidi" w:eastAsiaTheme="minorEastAsia" w:hAnsiTheme="majorBidi" w:cstheme="majorBidi"/>
          <w:color w:val="000000"/>
          <w:sz w:val="28"/>
          <w:szCs w:val="28"/>
        </w:rPr>
        <w:t xml:space="preserve">a </w:t>
      </w:r>
      <w:r w:rsidRPr="00253C15">
        <w:rPr>
          <w:rFonts w:asciiTheme="majorBidi" w:eastAsiaTheme="minorEastAsia" w:hAnsiTheme="majorBidi" w:cstheme="majorBidi"/>
          <w:color w:val="000000"/>
          <w:sz w:val="28"/>
          <w:szCs w:val="28"/>
        </w:rPr>
        <w:t>part of Iberian Islam as “Muslim Spain.” Paradoxically, they</w:t>
      </w:r>
      <w:r w:rsidRPr="00812893">
        <w:rPr>
          <w:rFonts w:asciiTheme="majorBidi" w:eastAsiaTheme="minorEastAsia" w:hAnsiTheme="majorBidi" w:cstheme="majorBidi"/>
          <w:color w:val="000000"/>
          <w:sz w:val="28"/>
          <w:szCs w:val="28"/>
        </w:rPr>
        <w:t xml:space="preserve"> </w:t>
      </w:r>
      <w:r w:rsidRPr="00253C15">
        <w:rPr>
          <w:rFonts w:asciiTheme="majorBidi" w:eastAsiaTheme="minorEastAsia" w:hAnsiTheme="majorBidi" w:cstheme="majorBidi"/>
          <w:color w:val="000000"/>
          <w:sz w:val="28"/>
          <w:szCs w:val="28"/>
        </w:rPr>
        <w:t xml:space="preserve">would </w:t>
      </w:r>
      <w:r w:rsidR="00210E92">
        <w:rPr>
          <w:rFonts w:asciiTheme="majorBidi" w:eastAsiaTheme="minorEastAsia" w:hAnsiTheme="majorBidi" w:cstheme="majorBidi"/>
          <w:color w:val="000000"/>
          <w:sz w:val="28"/>
          <w:szCs w:val="28"/>
        </w:rPr>
        <w:t xml:space="preserve">also </w:t>
      </w:r>
      <w:r w:rsidRPr="00253C15">
        <w:rPr>
          <w:rFonts w:asciiTheme="majorBidi" w:eastAsiaTheme="minorEastAsia" w:hAnsiTheme="majorBidi" w:cstheme="majorBidi"/>
          <w:color w:val="000000"/>
          <w:sz w:val="28"/>
          <w:szCs w:val="28"/>
        </w:rPr>
        <w:t>probably have little idea of what became of the millions of ethnic Muslims and Jews in Muslim Spain and Portugal who were left behind</w:t>
      </w:r>
      <w:r w:rsidR="00210E92">
        <w:rPr>
          <w:rFonts w:asciiTheme="majorBidi" w:eastAsiaTheme="minorEastAsia" w:hAnsiTheme="majorBidi" w:cstheme="majorBidi"/>
          <w:color w:val="000000"/>
          <w:sz w:val="28"/>
          <w:szCs w:val="28"/>
        </w:rPr>
        <w:t xml:space="preserve"> and “cleansed”</w:t>
      </w:r>
      <w:r w:rsidRPr="00253C15">
        <w:rPr>
          <w:rFonts w:asciiTheme="majorBidi" w:eastAsiaTheme="minorEastAsia" w:hAnsiTheme="majorBidi" w:cstheme="majorBidi"/>
          <w:color w:val="000000"/>
          <w:sz w:val="28"/>
          <w:szCs w:val="28"/>
        </w:rPr>
        <w:t xml:space="preserve"> after the conquest</w:t>
      </w:r>
      <w:r>
        <w:rPr>
          <w:rFonts w:asciiTheme="majorBidi" w:eastAsiaTheme="minorEastAsia" w:hAnsiTheme="majorBidi" w:cstheme="majorBidi"/>
          <w:color w:val="000000"/>
          <w:sz w:val="28"/>
          <w:szCs w:val="28"/>
        </w:rPr>
        <w:t xml:space="preserve"> of the Western Iberian Crusade</w:t>
      </w:r>
      <w:r w:rsidRPr="00253C15">
        <w:rPr>
          <w:rFonts w:asciiTheme="majorBidi" w:eastAsiaTheme="minorEastAsia" w:hAnsiTheme="majorBidi" w:cstheme="majorBidi"/>
          <w:color w:val="000000"/>
          <w:sz w:val="28"/>
          <w:szCs w:val="28"/>
        </w:rPr>
        <w:t>.</w:t>
      </w:r>
    </w:p>
    <w:p w14:paraId="4822BEA4" w14:textId="77777777" w:rsidR="00E86172" w:rsidRPr="00253C15" w:rsidRDefault="00E86172" w:rsidP="00E86172">
      <w:pPr>
        <w:autoSpaceDE w:val="0"/>
        <w:autoSpaceDN w:val="0"/>
        <w:adjustRightInd w:val="0"/>
        <w:rPr>
          <w:rFonts w:asciiTheme="majorBidi" w:eastAsiaTheme="minorEastAsia" w:hAnsiTheme="majorBidi" w:cstheme="majorBidi"/>
          <w:color w:val="000000"/>
          <w:sz w:val="28"/>
          <w:szCs w:val="28"/>
        </w:rPr>
      </w:pPr>
    </w:p>
    <w:p w14:paraId="6B307708" w14:textId="77777777" w:rsidR="0063506A" w:rsidRDefault="00E86172" w:rsidP="00E86172">
      <w:pPr>
        <w:autoSpaceDE w:val="0"/>
        <w:autoSpaceDN w:val="0"/>
        <w:adjustRightInd w:val="0"/>
        <w:rPr>
          <w:rFonts w:asciiTheme="majorBidi" w:eastAsiaTheme="minorEastAsia" w:hAnsiTheme="majorBidi" w:cstheme="majorBidi"/>
          <w:color w:val="000000"/>
          <w:sz w:val="28"/>
          <w:szCs w:val="28"/>
        </w:rPr>
      </w:pPr>
      <w:r w:rsidRPr="00253C15">
        <w:rPr>
          <w:rFonts w:asciiTheme="majorBidi" w:eastAsiaTheme="minorEastAsia" w:hAnsiTheme="majorBidi" w:cstheme="majorBidi"/>
          <w:color w:val="000000"/>
          <w:sz w:val="28"/>
          <w:szCs w:val="28"/>
        </w:rPr>
        <w:t xml:space="preserve">Thus, one of the core purposes of </w:t>
      </w:r>
      <w:r w:rsidR="00210E92">
        <w:rPr>
          <w:rFonts w:asciiTheme="majorBidi" w:eastAsiaTheme="minorEastAsia" w:hAnsiTheme="majorBidi" w:cstheme="majorBidi"/>
          <w:i/>
          <w:iCs/>
          <w:color w:val="000000"/>
          <w:sz w:val="28"/>
          <w:szCs w:val="28"/>
        </w:rPr>
        <w:t>The First Teaching</w:t>
      </w:r>
      <w:r w:rsidRPr="00253C15">
        <w:rPr>
          <w:rFonts w:asciiTheme="majorBidi" w:eastAsiaTheme="minorEastAsia" w:hAnsiTheme="majorBidi" w:cstheme="majorBidi"/>
          <w:color w:val="000000"/>
          <w:sz w:val="28"/>
          <w:szCs w:val="28"/>
        </w:rPr>
        <w:t xml:space="preserve"> is to help us</w:t>
      </w:r>
      <w:r>
        <w:rPr>
          <w:rFonts w:asciiTheme="majorBidi" w:eastAsiaTheme="minorEastAsia" w:hAnsiTheme="majorBidi" w:cstheme="majorBidi"/>
          <w:color w:val="000000"/>
          <w:sz w:val="28"/>
          <w:szCs w:val="28"/>
        </w:rPr>
        <w:t>—</w:t>
      </w:r>
      <w:r w:rsidRPr="00253C15">
        <w:rPr>
          <w:rFonts w:asciiTheme="majorBidi" w:eastAsiaTheme="minorEastAsia" w:hAnsiTheme="majorBidi" w:cstheme="majorBidi"/>
          <w:color w:val="000000"/>
          <w:sz w:val="28"/>
          <w:szCs w:val="28"/>
        </w:rPr>
        <w:t>as Muslims</w:t>
      </w:r>
      <w:r>
        <w:rPr>
          <w:rFonts w:asciiTheme="majorBidi" w:eastAsiaTheme="minorEastAsia" w:hAnsiTheme="majorBidi" w:cstheme="majorBidi"/>
          <w:color w:val="000000"/>
          <w:sz w:val="28"/>
          <w:szCs w:val="28"/>
        </w:rPr>
        <w:t>—de</w:t>
      </w:r>
      <w:r w:rsidRPr="00253C15">
        <w:rPr>
          <w:rFonts w:asciiTheme="majorBidi" w:eastAsiaTheme="minorEastAsia" w:hAnsiTheme="majorBidi" w:cstheme="majorBidi"/>
          <w:color w:val="000000"/>
          <w:sz w:val="28"/>
          <w:szCs w:val="28"/>
        </w:rPr>
        <w:t>velop</w:t>
      </w:r>
      <w:r w:rsidR="00B902E2">
        <w:rPr>
          <w:rFonts w:asciiTheme="majorBidi" w:eastAsiaTheme="minorEastAsia" w:hAnsiTheme="majorBidi" w:cstheme="majorBidi"/>
          <w:color w:val="000000"/>
          <w:sz w:val="28"/>
          <w:szCs w:val="28"/>
        </w:rPr>
        <w:t xml:space="preserve"> again</w:t>
      </w:r>
      <w:r w:rsidR="008670B1">
        <w:rPr>
          <w:rFonts w:asciiTheme="majorBidi" w:eastAsiaTheme="minorEastAsia" w:hAnsiTheme="majorBidi" w:cstheme="majorBidi"/>
          <w:color w:val="000000"/>
          <w:sz w:val="28"/>
          <w:szCs w:val="28"/>
        </w:rPr>
        <w:t xml:space="preserve"> the </w:t>
      </w:r>
      <w:r w:rsidRPr="00253C15">
        <w:rPr>
          <w:rFonts w:asciiTheme="majorBidi" w:eastAsiaTheme="minorEastAsia" w:hAnsiTheme="majorBidi" w:cstheme="majorBidi"/>
          <w:color w:val="000000"/>
          <w:sz w:val="28"/>
          <w:szCs w:val="28"/>
        </w:rPr>
        <w:t>universalist, non-insular, “non-Propri</w:t>
      </w:r>
      <w:r>
        <w:rPr>
          <w:rFonts w:asciiTheme="majorBidi" w:eastAsiaTheme="minorEastAsia" w:hAnsiTheme="majorBidi" w:cstheme="majorBidi"/>
          <w:color w:val="000000"/>
          <w:sz w:val="28"/>
          <w:szCs w:val="28"/>
        </w:rPr>
        <w:t>e</w:t>
      </w:r>
      <w:r w:rsidRPr="00253C15">
        <w:rPr>
          <w:rFonts w:asciiTheme="majorBidi" w:eastAsiaTheme="minorEastAsia" w:hAnsiTheme="majorBidi" w:cstheme="majorBidi"/>
          <w:color w:val="000000"/>
          <w:sz w:val="28"/>
          <w:szCs w:val="28"/>
        </w:rPr>
        <w:t xml:space="preserve">tarian” perspective of </w:t>
      </w:r>
      <w:r w:rsidR="008670B1">
        <w:rPr>
          <w:rFonts w:asciiTheme="majorBidi" w:eastAsiaTheme="minorEastAsia" w:hAnsiTheme="majorBidi" w:cstheme="majorBidi"/>
          <w:color w:val="000000"/>
          <w:sz w:val="28"/>
          <w:szCs w:val="28"/>
        </w:rPr>
        <w:t xml:space="preserve">our Tradition regarding </w:t>
      </w:r>
      <w:r w:rsidRPr="00253C15">
        <w:rPr>
          <w:rFonts w:asciiTheme="majorBidi" w:eastAsiaTheme="minorEastAsia" w:hAnsiTheme="majorBidi" w:cstheme="majorBidi"/>
          <w:color w:val="000000"/>
          <w:sz w:val="28"/>
          <w:szCs w:val="28"/>
        </w:rPr>
        <w:t>ourselves and our neighbors throughout the world</w:t>
      </w:r>
      <w:r w:rsidR="008670B1">
        <w:rPr>
          <w:rFonts w:asciiTheme="majorBidi" w:eastAsiaTheme="minorEastAsia" w:hAnsiTheme="majorBidi" w:cstheme="majorBidi"/>
          <w:color w:val="000000"/>
          <w:sz w:val="28"/>
          <w:szCs w:val="28"/>
        </w:rPr>
        <w:t>, one</w:t>
      </w:r>
      <w:r>
        <w:rPr>
          <w:rFonts w:asciiTheme="majorBidi" w:eastAsiaTheme="minorEastAsia" w:hAnsiTheme="majorBidi" w:cstheme="majorBidi"/>
          <w:color w:val="000000"/>
          <w:sz w:val="28"/>
          <w:szCs w:val="28"/>
        </w:rPr>
        <w:t xml:space="preserve"> that is faithful to our religious Tradition</w:t>
      </w:r>
      <w:r w:rsidRPr="00253C15">
        <w:rPr>
          <w:rFonts w:asciiTheme="majorBidi" w:eastAsiaTheme="minorEastAsia" w:hAnsiTheme="majorBidi" w:cstheme="majorBidi"/>
          <w:color w:val="000000"/>
          <w:sz w:val="28"/>
          <w:szCs w:val="28"/>
        </w:rPr>
        <w:t xml:space="preserve">. But this goal is no less valuable for “Westerners” in </w:t>
      </w:r>
      <w:r>
        <w:rPr>
          <w:rFonts w:asciiTheme="majorBidi" w:eastAsiaTheme="minorEastAsia" w:hAnsiTheme="majorBidi" w:cstheme="majorBidi"/>
          <w:color w:val="000000"/>
          <w:sz w:val="28"/>
          <w:szCs w:val="28"/>
        </w:rPr>
        <w:t xml:space="preserve">Western and Eastern </w:t>
      </w:r>
      <w:r w:rsidRPr="00253C15">
        <w:rPr>
          <w:rFonts w:asciiTheme="majorBidi" w:eastAsiaTheme="minorEastAsia" w:hAnsiTheme="majorBidi" w:cstheme="majorBidi"/>
          <w:color w:val="000000"/>
          <w:sz w:val="28"/>
          <w:szCs w:val="28"/>
        </w:rPr>
        <w:t>Europe, North America, Australia, New Zealand, and elsewhere. For the most part, Westerners</w:t>
      </w:r>
      <w:r>
        <w:rPr>
          <w:rFonts w:asciiTheme="majorBidi" w:eastAsiaTheme="minorEastAsia" w:hAnsiTheme="majorBidi" w:cstheme="majorBidi"/>
          <w:color w:val="000000"/>
          <w:sz w:val="28"/>
          <w:szCs w:val="28"/>
        </w:rPr>
        <w:t>—</w:t>
      </w:r>
      <w:r w:rsidRPr="00253C15">
        <w:rPr>
          <w:rFonts w:asciiTheme="majorBidi" w:eastAsiaTheme="minorEastAsia" w:hAnsiTheme="majorBidi" w:cstheme="majorBidi"/>
          <w:color w:val="000000"/>
          <w:sz w:val="28"/>
          <w:szCs w:val="28"/>
        </w:rPr>
        <w:t>no less than Muslims</w:t>
      </w:r>
      <w:r>
        <w:rPr>
          <w:rFonts w:asciiTheme="majorBidi" w:eastAsiaTheme="minorEastAsia" w:hAnsiTheme="majorBidi" w:cstheme="majorBidi"/>
          <w:color w:val="000000"/>
          <w:sz w:val="28"/>
          <w:szCs w:val="28"/>
        </w:rPr>
        <w:t>—</w:t>
      </w:r>
      <w:r w:rsidRPr="00253C15">
        <w:rPr>
          <w:rFonts w:asciiTheme="majorBidi" w:eastAsiaTheme="minorEastAsia" w:hAnsiTheme="majorBidi" w:cstheme="majorBidi"/>
          <w:color w:val="000000"/>
          <w:sz w:val="28"/>
          <w:szCs w:val="28"/>
        </w:rPr>
        <w:t>a</w:t>
      </w:r>
      <w:r>
        <w:rPr>
          <w:rFonts w:asciiTheme="majorBidi" w:eastAsiaTheme="minorEastAsia" w:hAnsiTheme="majorBidi" w:cstheme="majorBidi"/>
          <w:color w:val="000000"/>
          <w:sz w:val="28"/>
          <w:szCs w:val="28"/>
        </w:rPr>
        <w:t>s well as</w:t>
      </w:r>
      <w:r w:rsidRPr="00253C15">
        <w:rPr>
          <w:rFonts w:asciiTheme="majorBidi" w:eastAsiaTheme="minorEastAsia" w:hAnsiTheme="majorBidi" w:cstheme="majorBidi"/>
          <w:color w:val="000000"/>
          <w:sz w:val="28"/>
          <w:szCs w:val="28"/>
        </w:rPr>
        <w:t xml:space="preserve"> </w:t>
      </w:r>
      <w:r w:rsidR="00273EC5">
        <w:rPr>
          <w:rFonts w:asciiTheme="majorBidi" w:eastAsiaTheme="minorEastAsia" w:hAnsiTheme="majorBidi" w:cstheme="majorBidi"/>
          <w:color w:val="000000"/>
          <w:sz w:val="28"/>
          <w:szCs w:val="28"/>
        </w:rPr>
        <w:t>M</w:t>
      </w:r>
      <w:r w:rsidRPr="00253C15">
        <w:rPr>
          <w:rFonts w:asciiTheme="majorBidi" w:eastAsiaTheme="minorEastAsia" w:hAnsiTheme="majorBidi" w:cstheme="majorBidi"/>
          <w:color w:val="000000"/>
          <w:sz w:val="28"/>
          <w:szCs w:val="28"/>
        </w:rPr>
        <w:t xml:space="preserve">odern historians and thinkers have suffered from </w:t>
      </w:r>
      <w:r>
        <w:rPr>
          <w:rFonts w:asciiTheme="majorBidi" w:eastAsiaTheme="minorEastAsia" w:hAnsiTheme="majorBidi" w:cstheme="majorBidi"/>
          <w:color w:val="000000"/>
          <w:sz w:val="28"/>
          <w:szCs w:val="28"/>
        </w:rPr>
        <w:t>their own</w:t>
      </w:r>
      <w:r w:rsidRPr="00253C15">
        <w:rPr>
          <w:rFonts w:asciiTheme="majorBidi" w:eastAsiaTheme="minorEastAsia" w:hAnsiTheme="majorBidi" w:cstheme="majorBidi"/>
          <w:color w:val="000000"/>
          <w:sz w:val="28"/>
          <w:szCs w:val="28"/>
        </w:rPr>
        <w:t xml:space="preserve"> insular and “Proprietarian” view</w:t>
      </w:r>
      <w:r>
        <w:rPr>
          <w:rFonts w:asciiTheme="majorBidi" w:eastAsiaTheme="minorEastAsia" w:hAnsiTheme="majorBidi" w:cstheme="majorBidi"/>
          <w:color w:val="000000"/>
          <w:sz w:val="28"/>
          <w:szCs w:val="28"/>
        </w:rPr>
        <w:t>s</w:t>
      </w:r>
      <w:r w:rsidRPr="00253C15">
        <w:rPr>
          <w:rFonts w:asciiTheme="majorBidi" w:eastAsiaTheme="minorEastAsia" w:hAnsiTheme="majorBidi" w:cstheme="majorBidi"/>
          <w:color w:val="000000"/>
          <w:sz w:val="28"/>
          <w:szCs w:val="28"/>
        </w:rPr>
        <w:t xml:space="preserve"> of themselves and </w:t>
      </w:r>
      <w:r w:rsidR="006D2EBF">
        <w:rPr>
          <w:rFonts w:asciiTheme="majorBidi" w:eastAsiaTheme="minorEastAsia" w:hAnsiTheme="majorBidi" w:cstheme="majorBidi"/>
          <w:color w:val="000000"/>
          <w:sz w:val="28"/>
          <w:szCs w:val="28"/>
        </w:rPr>
        <w:t>often surprising</w:t>
      </w:r>
      <w:r>
        <w:rPr>
          <w:rFonts w:asciiTheme="majorBidi" w:eastAsiaTheme="minorEastAsia" w:hAnsiTheme="majorBidi" w:cstheme="majorBidi"/>
          <w:color w:val="000000"/>
          <w:sz w:val="28"/>
          <w:szCs w:val="28"/>
        </w:rPr>
        <w:t xml:space="preserve"> ignorance of </w:t>
      </w:r>
      <w:r w:rsidRPr="00253C15">
        <w:rPr>
          <w:rFonts w:asciiTheme="majorBidi" w:eastAsiaTheme="minorEastAsia" w:hAnsiTheme="majorBidi" w:cstheme="majorBidi"/>
          <w:color w:val="000000"/>
          <w:sz w:val="28"/>
          <w:szCs w:val="28"/>
        </w:rPr>
        <w:t>their profoundly shared global histories</w:t>
      </w:r>
      <w:r>
        <w:rPr>
          <w:rFonts w:asciiTheme="majorBidi" w:eastAsiaTheme="minorEastAsia" w:hAnsiTheme="majorBidi" w:cstheme="majorBidi"/>
          <w:color w:val="000000"/>
          <w:sz w:val="28"/>
          <w:szCs w:val="28"/>
        </w:rPr>
        <w:t xml:space="preserve"> with Muslims and others</w:t>
      </w:r>
      <w:r w:rsidRPr="00253C15">
        <w:rPr>
          <w:rFonts w:asciiTheme="majorBidi" w:eastAsiaTheme="minorEastAsia" w:hAnsiTheme="majorBidi" w:cstheme="majorBidi"/>
          <w:color w:val="000000"/>
          <w:sz w:val="28"/>
          <w:szCs w:val="28"/>
        </w:rPr>
        <w:t>. Although there are notable exceptions, we have all been marked by the myopic view of ourselves and the past, and the history of the “West” has</w:t>
      </w:r>
      <w:r>
        <w:rPr>
          <w:rFonts w:asciiTheme="majorBidi" w:eastAsiaTheme="minorEastAsia" w:hAnsiTheme="majorBidi" w:cstheme="majorBidi"/>
          <w:color w:val="000000"/>
          <w:sz w:val="28"/>
          <w:szCs w:val="28"/>
        </w:rPr>
        <w:t>—</w:t>
      </w:r>
      <w:r w:rsidRPr="00253C15">
        <w:rPr>
          <w:rFonts w:asciiTheme="majorBidi" w:eastAsiaTheme="minorEastAsia" w:hAnsiTheme="majorBidi" w:cstheme="majorBidi"/>
          <w:color w:val="000000"/>
          <w:sz w:val="28"/>
          <w:szCs w:val="28"/>
        </w:rPr>
        <w:t>for generations</w:t>
      </w:r>
      <w:r>
        <w:rPr>
          <w:rFonts w:asciiTheme="majorBidi" w:eastAsiaTheme="minorEastAsia" w:hAnsiTheme="majorBidi" w:cstheme="majorBidi"/>
          <w:color w:val="000000"/>
          <w:sz w:val="28"/>
          <w:szCs w:val="28"/>
        </w:rPr>
        <w:t>—</w:t>
      </w:r>
      <w:r w:rsidRPr="00253C15">
        <w:rPr>
          <w:rFonts w:asciiTheme="majorBidi" w:eastAsiaTheme="minorEastAsia" w:hAnsiTheme="majorBidi" w:cstheme="majorBidi"/>
          <w:color w:val="000000"/>
          <w:sz w:val="28"/>
          <w:szCs w:val="28"/>
        </w:rPr>
        <w:t xml:space="preserve">been studied as essentially exceptionalist and independent from the West’s relations with other high </w:t>
      </w:r>
      <w:r w:rsidR="00C07BB0">
        <w:rPr>
          <w:rFonts w:asciiTheme="majorBidi" w:eastAsiaTheme="minorEastAsia" w:hAnsiTheme="majorBidi" w:cstheme="majorBidi"/>
          <w:color w:val="000000"/>
          <w:sz w:val="28"/>
          <w:szCs w:val="28"/>
        </w:rPr>
        <w:t>C</w:t>
      </w:r>
      <w:r w:rsidRPr="00253C15">
        <w:rPr>
          <w:rFonts w:asciiTheme="majorBidi" w:eastAsiaTheme="minorEastAsia" w:hAnsiTheme="majorBidi" w:cstheme="majorBidi"/>
          <w:color w:val="000000"/>
          <w:sz w:val="28"/>
          <w:szCs w:val="28"/>
        </w:rPr>
        <w:t xml:space="preserve">ultures and </w:t>
      </w:r>
      <w:r w:rsidR="00C07BB0">
        <w:rPr>
          <w:rFonts w:asciiTheme="majorBidi" w:eastAsiaTheme="minorEastAsia" w:hAnsiTheme="majorBidi" w:cstheme="majorBidi"/>
          <w:color w:val="000000"/>
          <w:sz w:val="28"/>
          <w:szCs w:val="28"/>
        </w:rPr>
        <w:t>C</w:t>
      </w:r>
      <w:r w:rsidRPr="00253C15">
        <w:rPr>
          <w:rFonts w:asciiTheme="majorBidi" w:eastAsiaTheme="minorEastAsia" w:hAnsiTheme="majorBidi" w:cstheme="majorBidi"/>
          <w:color w:val="000000"/>
          <w:sz w:val="28"/>
          <w:szCs w:val="28"/>
        </w:rPr>
        <w:t>ivilizations</w:t>
      </w:r>
      <w:r>
        <w:rPr>
          <w:rFonts w:asciiTheme="majorBidi" w:eastAsiaTheme="minorEastAsia" w:hAnsiTheme="majorBidi" w:cstheme="majorBidi"/>
          <w:color w:val="000000"/>
          <w:sz w:val="28"/>
          <w:szCs w:val="28"/>
        </w:rPr>
        <w:t>—</w:t>
      </w:r>
      <w:r w:rsidRPr="00253C15">
        <w:rPr>
          <w:rFonts w:asciiTheme="majorBidi" w:eastAsiaTheme="minorEastAsia" w:hAnsiTheme="majorBidi" w:cstheme="majorBidi"/>
          <w:color w:val="000000"/>
          <w:sz w:val="28"/>
          <w:szCs w:val="28"/>
        </w:rPr>
        <w:t xml:space="preserve">especially those of </w:t>
      </w:r>
      <w:r w:rsidR="00C07BB0">
        <w:rPr>
          <w:rFonts w:asciiTheme="majorBidi" w:eastAsiaTheme="minorEastAsia" w:hAnsiTheme="majorBidi" w:cstheme="majorBidi"/>
          <w:color w:val="000000"/>
          <w:sz w:val="28"/>
          <w:szCs w:val="28"/>
        </w:rPr>
        <w:t xml:space="preserve">the vast </w:t>
      </w:r>
      <w:r w:rsidRPr="00253C15">
        <w:rPr>
          <w:rFonts w:asciiTheme="majorBidi" w:eastAsiaTheme="minorEastAsia" w:hAnsiTheme="majorBidi" w:cstheme="majorBidi"/>
          <w:color w:val="000000"/>
          <w:sz w:val="28"/>
          <w:szCs w:val="28"/>
        </w:rPr>
        <w:t>Islam</w:t>
      </w:r>
      <w:r w:rsidR="00C07BB0">
        <w:rPr>
          <w:rFonts w:asciiTheme="majorBidi" w:eastAsiaTheme="minorEastAsia" w:hAnsiTheme="majorBidi" w:cstheme="majorBidi"/>
          <w:color w:val="000000"/>
          <w:sz w:val="28"/>
          <w:szCs w:val="28"/>
        </w:rPr>
        <w:t>ic world</w:t>
      </w:r>
      <w:r w:rsidRPr="00253C15">
        <w:rPr>
          <w:rFonts w:asciiTheme="majorBidi" w:eastAsiaTheme="minorEastAsia" w:hAnsiTheme="majorBidi" w:cstheme="majorBidi"/>
          <w:color w:val="000000"/>
          <w:sz w:val="28"/>
          <w:szCs w:val="28"/>
        </w:rPr>
        <w:t xml:space="preserve">. </w:t>
      </w:r>
    </w:p>
    <w:p w14:paraId="4269944D" w14:textId="77777777" w:rsidR="0063506A" w:rsidRDefault="0063506A" w:rsidP="00E86172">
      <w:pPr>
        <w:autoSpaceDE w:val="0"/>
        <w:autoSpaceDN w:val="0"/>
        <w:adjustRightInd w:val="0"/>
        <w:rPr>
          <w:rFonts w:asciiTheme="majorBidi" w:eastAsiaTheme="minorEastAsia" w:hAnsiTheme="majorBidi" w:cstheme="majorBidi"/>
          <w:color w:val="000000"/>
          <w:sz w:val="28"/>
          <w:szCs w:val="28"/>
        </w:rPr>
      </w:pPr>
    </w:p>
    <w:p w14:paraId="77F87EA7" w14:textId="67053434" w:rsidR="00E86172" w:rsidRDefault="00E86172" w:rsidP="00E86172">
      <w:pPr>
        <w:autoSpaceDE w:val="0"/>
        <w:autoSpaceDN w:val="0"/>
        <w:adjustRightInd w:val="0"/>
        <w:rPr>
          <w:rFonts w:asciiTheme="majorBidi" w:eastAsiaTheme="minorEastAsia" w:hAnsiTheme="majorBidi" w:cstheme="majorBidi"/>
          <w:color w:val="000000"/>
        </w:rPr>
      </w:pPr>
      <w:r w:rsidRPr="00253C15">
        <w:rPr>
          <w:rFonts w:asciiTheme="majorBidi" w:eastAsiaTheme="minorEastAsia" w:hAnsiTheme="majorBidi" w:cstheme="majorBidi"/>
          <w:color w:val="000000"/>
          <w:sz w:val="28"/>
          <w:szCs w:val="28"/>
        </w:rPr>
        <w:t xml:space="preserve">In today’s complex and potentially dangerous global world, failure to grasp the </w:t>
      </w:r>
      <w:r w:rsidR="00C07BB0">
        <w:rPr>
          <w:rFonts w:asciiTheme="majorBidi" w:eastAsiaTheme="minorEastAsia" w:hAnsiTheme="majorBidi" w:cstheme="majorBidi"/>
          <w:color w:val="000000"/>
          <w:sz w:val="28"/>
          <w:szCs w:val="28"/>
        </w:rPr>
        <w:t>H</w:t>
      </w:r>
      <w:r w:rsidRPr="00253C15">
        <w:rPr>
          <w:rFonts w:asciiTheme="majorBidi" w:eastAsiaTheme="minorEastAsia" w:hAnsiTheme="majorBidi" w:cstheme="majorBidi"/>
          <w:color w:val="000000"/>
          <w:sz w:val="28"/>
          <w:szCs w:val="28"/>
        </w:rPr>
        <w:t xml:space="preserve">uman story as a whole is a prelude to </w:t>
      </w:r>
      <w:r>
        <w:rPr>
          <w:rFonts w:asciiTheme="majorBidi" w:eastAsiaTheme="minorEastAsia" w:hAnsiTheme="majorBidi" w:cstheme="majorBidi"/>
          <w:color w:val="000000"/>
          <w:sz w:val="28"/>
          <w:szCs w:val="28"/>
        </w:rPr>
        <w:t xml:space="preserve">misunderstanding, miscalculations, and perhaps even </w:t>
      </w:r>
      <w:r w:rsidRPr="00253C15">
        <w:rPr>
          <w:rFonts w:asciiTheme="majorBidi" w:eastAsiaTheme="minorEastAsia" w:hAnsiTheme="majorBidi" w:cstheme="majorBidi"/>
          <w:color w:val="000000"/>
          <w:sz w:val="28"/>
          <w:szCs w:val="28"/>
        </w:rPr>
        <w:t>destruction. Just as the insularity of Muslims harms them and their view of the world today, so also is it necessary for Western</w:t>
      </w:r>
      <w:r>
        <w:rPr>
          <w:rFonts w:asciiTheme="majorBidi" w:eastAsiaTheme="minorEastAsia" w:hAnsiTheme="majorBidi" w:cstheme="majorBidi"/>
          <w:color w:val="000000"/>
          <w:sz w:val="28"/>
          <w:szCs w:val="28"/>
        </w:rPr>
        <w:t xml:space="preserve"> and Eastern</w:t>
      </w:r>
      <w:r w:rsidRPr="00253C15">
        <w:rPr>
          <w:rFonts w:asciiTheme="majorBidi" w:eastAsiaTheme="minorEastAsia" w:hAnsiTheme="majorBidi" w:cstheme="majorBidi"/>
          <w:color w:val="000000"/>
          <w:sz w:val="28"/>
          <w:szCs w:val="28"/>
        </w:rPr>
        <w:t xml:space="preserve"> Europeans</w:t>
      </w:r>
      <w:r>
        <w:rPr>
          <w:rFonts w:asciiTheme="majorBidi" w:eastAsiaTheme="minorEastAsia" w:hAnsiTheme="majorBidi" w:cstheme="majorBidi"/>
          <w:color w:val="000000"/>
          <w:sz w:val="28"/>
          <w:szCs w:val="28"/>
        </w:rPr>
        <w:t>,</w:t>
      </w:r>
      <w:r w:rsidRPr="00253C15">
        <w:rPr>
          <w:rFonts w:asciiTheme="majorBidi" w:eastAsiaTheme="minorEastAsia" w:hAnsiTheme="majorBidi" w:cstheme="majorBidi"/>
          <w:color w:val="000000"/>
          <w:sz w:val="28"/>
          <w:szCs w:val="28"/>
        </w:rPr>
        <w:t xml:space="preserve"> North Americans</w:t>
      </w:r>
      <w:r>
        <w:rPr>
          <w:rFonts w:asciiTheme="majorBidi" w:eastAsiaTheme="minorEastAsia" w:hAnsiTheme="majorBidi" w:cstheme="majorBidi"/>
          <w:color w:val="000000"/>
          <w:sz w:val="28"/>
          <w:szCs w:val="28"/>
        </w:rPr>
        <w:t>, and others</w:t>
      </w:r>
      <w:r w:rsidRPr="00253C15">
        <w:rPr>
          <w:rFonts w:asciiTheme="majorBidi" w:eastAsiaTheme="minorEastAsia" w:hAnsiTheme="majorBidi" w:cstheme="majorBidi"/>
          <w:color w:val="000000"/>
          <w:sz w:val="28"/>
          <w:szCs w:val="28"/>
        </w:rPr>
        <w:t xml:space="preserve"> to liberate themselves from the shackles of </w:t>
      </w:r>
      <w:r>
        <w:rPr>
          <w:rFonts w:asciiTheme="majorBidi" w:eastAsiaTheme="minorEastAsia" w:hAnsiTheme="majorBidi" w:cstheme="majorBidi"/>
          <w:color w:val="000000"/>
          <w:sz w:val="28"/>
          <w:szCs w:val="28"/>
        </w:rPr>
        <w:t>any lingering</w:t>
      </w:r>
      <w:r w:rsidRPr="00253C15">
        <w:rPr>
          <w:rFonts w:asciiTheme="majorBidi" w:eastAsiaTheme="minorEastAsia" w:hAnsiTheme="majorBidi" w:cstheme="majorBidi"/>
          <w:color w:val="000000"/>
          <w:sz w:val="28"/>
          <w:szCs w:val="28"/>
        </w:rPr>
        <w:t xml:space="preserve"> insular</w:t>
      </w:r>
      <w:r w:rsidR="0016210D">
        <w:rPr>
          <w:rFonts w:asciiTheme="majorBidi" w:eastAsiaTheme="minorEastAsia" w:hAnsiTheme="majorBidi" w:cstheme="majorBidi"/>
          <w:color w:val="000000"/>
          <w:sz w:val="28"/>
          <w:szCs w:val="28"/>
        </w:rPr>
        <w:t xml:space="preserve"> or</w:t>
      </w:r>
      <w:r w:rsidRPr="00253C15">
        <w:rPr>
          <w:rFonts w:asciiTheme="majorBidi" w:eastAsiaTheme="minorEastAsia" w:hAnsiTheme="majorBidi" w:cstheme="majorBidi"/>
          <w:color w:val="000000"/>
          <w:sz w:val="28"/>
          <w:szCs w:val="28"/>
        </w:rPr>
        <w:t xml:space="preserve"> Proprietarian view</w:t>
      </w:r>
      <w:r w:rsidR="00CA1CFE">
        <w:rPr>
          <w:rFonts w:asciiTheme="majorBidi" w:eastAsiaTheme="minorEastAsia" w:hAnsiTheme="majorBidi" w:cstheme="majorBidi"/>
          <w:color w:val="000000"/>
          <w:sz w:val="28"/>
          <w:szCs w:val="28"/>
        </w:rPr>
        <w:t>s</w:t>
      </w:r>
      <w:r w:rsidRPr="00253C15">
        <w:rPr>
          <w:rFonts w:asciiTheme="majorBidi" w:eastAsiaTheme="minorEastAsia" w:hAnsiTheme="majorBidi" w:cstheme="majorBidi"/>
          <w:color w:val="000000"/>
          <w:sz w:val="28"/>
          <w:szCs w:val="28"/>
        </w:rPr>
        <w:t xml:space="preserve"> of themselves and their historical legac</w:t>
      </w:r>
      <w:r w:rsidR="00CA1CFE">
        <w:rPr>
          <w:rFonts w:asciiTheme="majorBidi" w:eastAsiaTheme="minorEastAsia" w:hAnsiTheme="majorBidi" w:cstheme="majorBidi"/>
          <w:color w:val="000000"/>
          <w:sz w:val="28"/>
          <w:szCs w:val="28"/>
        </w:rPr>
        <w:t>ies</w:t>
      </w:r>
      <w:r>
        <w:rPr>
          <w:rFonts w:asciiTheme="majorBidi" w:eastAsiaTheme="minorEastAsia" w:hAnsiTheme="majorBidi" w:cstheme="majorBidi"/>
          <w:color w:val="000000"/>
          <w:sz w:val="28"/>
          <w:szCs w:val="28"/>
        </w:rPr>
        <w:t>.</w:t>
      </w:r>
      <w:r w:rsidRPr="00253C15">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color w:val="000000"/>
          <w:sz w:val="28"/>
          <w:szCs w:val="28"/>
        </w:rPr>
        <w:t>At the same time, they should seek diligently to</w:t>
      </w:r>
      <w:r w:rsidRPr="00253C15">
        <w:rPr>
          <w:rFonts w:asciiTheme="majorBidi" w:eastAsiaTheme="minorEastAsia" w:hAnsiTheme="majorBidi" w:cstheme="majorBidi"/>
          <w:color w:val="000000"/>
          <w:sz w:val="28"/>
          <w:szCs w:val="28"/>
        </w:rPr>
        <w:t xml:space="preserve"> imbib</w:t>
      </w:r>
      <w:r>
        <w:rPr>
          <w:rFonts w:asciiTheme="majorBidi" w:eastAsiaTheme="minorEastAsia" w:hAnsiTheme="majorBidi" w:cstheme="majorBidi"/>
          <w:color w:val="000000"/>
          <w:sz w:val="28"/>
          <w:szCs w:val="28"/>
        </w:rPr>
        <w:t>e</w:t>
      </w:r>
      <w:r w:rsidRPr="00253C15">
        <w:rPr>
          <w:rFonts w:asciiTheme="majorBidi" w:eastAsiaTheme="minorEastAsia" w:hAnsiTheme="majorBidi" w:cstheme="majorBidi"/>
          <w:color w:val="000000"/>
          <w:sz w:val="28"/>
          <w:szCs w:val="28"/>
        </w:rPr>
        <w:t xml:space="preserve"> sound, yet honest and authentic view</w:t>
      </w:r>
      <w:r>
        <w:rPr>
          <w:rFonts w:asciiTheme="majorBidi" w:eastAsiaTheme="minorEastAsia" w:hAnsiTheme="majorBidi" w:cstheme="majorBidi"/>
          <w:color w:val="000000"/>
          <w:sz w:val="28"/>
          <w:szCs w:val="28"/>
        </w:rPr>
        <w:t>s</w:t>
      </w:r>
      <w:r w:rsidRPr="00253C15">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color w:val="000000"/>
          <w:sz w:val="28"/>
          <w:szCs w:val="28"/>
        </w:rPr>
        <w:t>about</w:t>
      </w:r>
      <w:r w:rsidRPr="00253C15">
        <w:rPr>
          <w:rFonts w:asciiTheme="majorBidi" w:eastAsiaTheme="minorEastAsia" w:hAnsiTheme="majorBidi" w:cstheme="majorBidi"/>
          <w:color w:val="000000"/>
          <w:sz w:val="28"/>
          <w:szCs w:val="28"/>
        </w:rPr>
        <w:t xml:space="preserve"> where we all belong in</w:t>
      </w:r>
      <w:r w:rsidR="0016210D" w:rsidRPr="0016210D">
        <w:rPr>
          <w:rFonts w:asciiTheme="majorBidi" w:eastAsiaTheme="minorEastAsia" w:hAnsiTheme="majorBidi" w:cstheme="majorBidi"/>
          <w:color w:val="000000"/>
          <w:sz w:val="28"/>
          <w:szCs w:val="28"/>
        </w:rPr>
        <w:t xml:space="preserve"> </w:t>
      </w:r>
      <w:r w:rsidR="0016210D" w:rsidRPr="00253C15">
        <w:rPr>
          <w:rFonts w:asciiTheme="majorBidi" w:eastAsiaTheme="minorEastAsia" w:hAnsiTheme="majorBidi" w:cstheme="majorBidi"/>
          <w:color w:val="000000"/>
          <w:sz w:val="28"/>
          <w:szCs w:val="28"/>
        </w:rPr>
        <w:t xml:space="preserve">our shared </w:t>
      </w:r>
      <w:r w:rsidR="0016210D">
        <w:rPr>
          <w:rFonts w:asciiTheme="majorBidi" w:eastAsiaTheme="minorEastAsia" w:hAnsiTheme="majorBidi" w:cstheme="majorBidi"/>
          <w:color w:val="000000"/>
          <w:sz w:val="28"/>
          <w:szCs w:val="28"/>
        </w:rPr>
        <w:t>H</w:t>
      </w:r>
      <w:r w:rsidR="0016210D" w:rsidRPr="00253C15">
        <w:rPr>
          <w:rFonts w:asciiTheme="majorBidi" w:eastAsiaTheme="minorEastAsia" w:hAnsiTheme="majorBidi" w:cstheme="majorBidi"/>
          <w:color w:val="000000"/>
          <w:sz w:val="28"/>
          <w:szCs w:val="28"/>
        </w:rPr>
        <w:t>uman</w:t>
      </w:r>
      <w:r w:rsidR="0016210D">
        <w:rPr>
          <w:rFonts w:asciiTheme="majorBidi" w:eastAsiaTheme="minorEastAsia" w:hAnsiTheme="majorBidi" w:cstheme="majorBidi"/>
          <w:color w:val="000000"/>
          <w:sz w:val="28"/>
          <w:szCs w:val="28"/>
        </w:rPr>
        <w:t>ity</w:t>
      </w:r>
      <w:r w:rsidRPr="00253C15">
        <w:rPr>
          <w:rFonts w:asciiTheme="majorBidi" w:eastAsiaTheme="minorEastAsia" w:hAnsiTheme="majorBidi" w:cstheme="majorBidi"/>
          <w:color w:val="000000"/>
          <w:sz w:val="28"/>
          <w:szCs w:val="28"/>
        </w:rPr>
        <w:t xml:space="preserve"> </w:t>
      </w:r>
      <w:r w:rsidR="0016210D">
        <w:rPr>
          <w:rFonts w:asciiTheme="majorBidi" w:eastAsiaTheme="minorEastAsia" w:hAnsiTheme="majorBidi" w:cstheme="majorBidi"/>
          <w:color w:val="000000"/>
          <w:sz w:val="28"/>
          <w:szCs w:val="28"/>
        </w:rPr>
        <w:t xml:space="preserve">and </w:t>
      </w:r>
      <w:r w:rsidRPr="00253C15">
        <w:rPr>
          <w:rFonts w:asciiTheme="majorBidi" w:eastAsiaTheme="minorEastAsia" w:hAnsiTheme="majorBidi" w:cstheme="majorBidi"/>
          <w:color w:val="000000"/>
          <w:sz w:val="28"/>
          <w:szCs w:val="28"/>
        </w:rPr>
        <w:t>the universal story of</w:t>
      </w:r>
      <w:r w:rsidR="0016210D">
        <w:rPr>
          <w:rFonts w:asciiTheme="majorBidi" w:eastAsiaTheme="minorEastAsia" w:hAnsiTheme="majorBidi" w:cstheme="majorBidi"/>
          <w:color w:val="000000"/>
          <w:sz w:val="28"/>
          <w:szCs w:val="28"/>
        </w:rPr>
        <w:t xml:space="preserve"> </w:t>
      </w:r>
      <w:r w:rsidR="0016210D" w:rsidRPr="00AC45E3">
        <w:rPr>
          <w:rFonts w:asciiTheme="majorBidi" w:eastAsiaTheme="minorEastAsia" w:hAnsiTheme="majorBidi" w:cstheme="majorBidi"/>
          <w:b/>
          <w:bCs/>
          <w:color w:val="000000"/>
          <w:sz w:val="28"/>
          <w:szCs w:val="28"/>
        </w:rPr>
        <w:t>synthetic</w:t>
      </w:r>
      <w:r w:rsidRPr="00AC45E3">
        <w:rPr>
          <w:rFonts w:asciiTheme="majorBidi" w:eastAsiaTheme="minorEastAsia" w:hAnsiTheme="majorBidi" w:cstheme="majorBidi"/>
          <w:b/>
          <w:bCs/>
          <w:color w:val="000000"/>
          <w:sz w:val="28"/>
          <w:szCs w:val="28"/>
        </w:rPr>
        <w:t xml:space="preserve"> </w:t>
      </w:r>
      <w:r w:rsidR="00AC45E3" w:rsidRPr="00AC45E3">
        <w:rPr>
          <w:rFonts w:asciiTheme="majorBidi" w:eastAsiaTheme="minorEastAsia" w:hAnsiTheme="majorBidi" w:cstheme="majorBidi"/>
          <w:b/>
          <w:bCs/>
          <w:color w:val="000000"/>
          <w:sz w:val="28"/>
          <w:szCs w:val="28"/>
        </w:rPr>
        <w:t>h</w:t>
      </w:r>
      <w:r w:rsidRPr="00AC45E3">
        <w:rPr>
          <w:rFonts w:asciiTheme="majorBidi" w:eastAsiaTheme="minorEastAsia" w:hAnsiTheme="majorBidi" w:cstheme="majorBidi"/>
          <w:b/>
          <w:bCs/>
          <w:color w:val="000000"/>
          <w:sz w:val="28"/>
          <w:szCs w:val="28"/>
        </w:rPr>
        <w:t>istory</w:t>
      </w:r>
      <w:r w:rsidR="00CA1CFE">
        <w:rPr>
          <w:rFonts w:asciiTheme="majorBidi" w:eastAsiaTheme="minorEastAsia" w:hAnsiTheme="majorBidi" w:cstheme="majorBidi"/>
          <w:color w:val="000000"/>
          <w:sz w:val="28"/>
          <w:szCs w:val="28"/>
        </w:rPr>
        <w:t>,</w:t>
      </w:r>
      <w:r w:rsidR="00AC45E3">
        <w:rPr>
          <w:rStyle w:val="FootnoteReference"/>
          <w:rFonts w:ascii="Times" w:eastAsiaTheme="minorEastAsia" w:hAnsi="Times" w:cs="Times"/>
          <w:color w:val="000000"/>
          <w:sz w:val="28"/>
          <w:szCs w:val="28"/>
        </w:rPr>
        <w:footnoteReference w:id="134"/>
      </w:r>
      <w:r w:rsidR="00CA1CFE">
        <w:rPr>
          <w:rFonts w:asciiTheme="majorBidi" w:eastAsiaTheme="minorEastAsia" w:hAnsiTheme="majorBidi" w:cstheme="majorBidi"/>
          <w:color w:val="000000"/>
          <w:sz w:val="28"/>
          <w:szCs w:val="28"/>
        </w:rPr>
        <w:t xml:space="preserve"> which is one of the chief </w:t>
      </w:r>
      <w:r w:rsidR="00CA1CFE">
        <w:rPr>
          <w:rFonts w:asciiTheme="majorBidi" w:eastAsiaTheme="minorEastAsia" w:hAnsiTheme="majorBidi" w:cstheme="majorBidi"/>
          <w:color w:val="000000"/>
          <w:sz w:val="28"/>
          <w:szCs w:val="28"/>
        </w:rPr>
        <w:lastRenderedPageBreak/>
        <w:t xml:space="preserve">purposes of </w:t>
      </w:r>
      <w:r w:rsidR="00CA1CFE" w:rsidRPr="00FB5684">
        <w:rPr>
          <w:rFonts w:asciiTheme="majorBidi" w:eastAsiaTheme="minorEastAsia" w:hAnsiTheme="majorBidi" w:cstheme="majorBidi"/>
          <w:b/>
          <w:bCs/>
          <w:color w:val="000000"/>
          <w:sz w:val="28"/>
          <w:szCs w:val="28"/>
        </w:rPr>
        <w:t>Occidentalism</w:t>
      </w:r>
      <w:commentRangeStart w:id="291"/>
      <w:r w:rsidR="00010281">
        <w:rPr>
          <w:rStyle w:val="FootnoteReference"/>
          <w:sz w:val="28"/>
          <w:szCs w:val="28"/>
        </w:rPr>
        <w:footnoteReference w:id="135"/>
      </w:r>
      <w:commentRangeEnd w:id="291"/>
      <w:r w:rsidR="00010281">
        <w:rPr>
          <w:rStyle w:val="CommentReference"/>
          <w:rFonts w:ascii="SabondiacriticRoman" w:hAnsi="SabondiacriticRoman"/>
        </w:rPr>
        <w:commentReference w:id="291"/>
      </w:r>
      <w:r w:rsidR="00CA1CFE">
        <w:rPr>
          <w:rFonts w:asciiTheme="majorBidi" w:eastAsiaTheme="minorEastAsia" w:hAnsiTheme="majorBidi" w:cstheme="majorBidi"/>
          <w:color w:val="000000"/>
          <w:sz w:val="28"/>
          <w:szCs w:val="28"/>
        </w:rPr>
        <w:t xml:space="preserve"> as it is </w:t>
      </w:r>
      <w:r w:rsidR="00FB5684">
        <w:rPr>
          <w:rFonts w:asciiTheme="majorBidi" w:eastAsiaTheme="minorEastAsia" w:hAnsiTheme="majorBidi" w:cstheme="majorBidi"/>
          <w:color w:val="000000"/>
          <w:sz w:val="28"/>
          <w:szCs w:val="28"/>
        </w:rPr>
        <w:t xml:space="preserve">presented in the Syntopicon that follows and Volume Five. </w:t>
      </w:r>
    </w:p>
    <w:p w14:paraId="1750B3BB" w14:textId="77777777" w:rsidR="006358C1" w:rsidRDefault="006358C1" w:rsidP="00E86172">
      <w:pPr>
        <w:autoSpaceDE w:val="0"/>
        <w:autoSpaceDN w:val="0"/>
        <w:adjustRightInd w:val="0"/>
        <w:rPr>
          <w:rFonts w:asciiTheme="majorBidi" w:eastAsiaTheme="minorEastAsia" w:hAnsiTheme="majorBidi" w:cstheme="majorBidi"/>
          <w:color w:val="000000"/>
        </w:rPr>
      </w:pPr>
    </w:p>
    <w:p w14:paraId="7687AF4B" w14:textId="77777777" w:rsidR="006358C1" w:rsidRDefault="006358C1" w:rsidP="00E86172">
      <w:pPr>
        <w:autoSpaceDE w:val="0"/>
        <w:autoSpaceDN w:val="0"/>
        <w:adjustRightInd w:val="0"/>
        <w:rPr>
          <w:rFonts w:asciiTheme="majorBidi" w:eastAsiaTheme="minorEastAsia" w:hAnsiTheme="majorBidi" w:cstheme="majorBidi"/>
          <w:color w:val="000000"/>
        </w:rPr>
      </w:pPr>
    </w:p>
    <w:p w14:paraId="18FFC347" w14:textId="658C68F8" w:rsidR="00A704FB" w:rsidRDefault="00A704FB" w:rsidP="00A704FB">
      <w:pPr>
        <w:ind w:left="1440" w:right="1260"/>
        <w:rPr>
          <w:color w:val="000000"/>
          <w:sz w:val="20"/>
          <w:szCs w:val="20"/>
        </w:rPr>
      </w:pPr>
      <w:r>
        <w:rPr>
          <w:color w:val="000000"/>
          <w:sz w:val="20"/>
          <w:szCs w:val="20"/>
        </w:rPr>
        <w:t xml:space="preserve">Image </w:t>
      </w:r>
      <w:r>
        <w:rPr>
          <w:sz w:val="20"/>
          <w:szCs w:val="20"/>
        </w:rPr>
        <w:t>2</w:t>
      </w:r>
      <w:r w:rsidR="0095163E">
        <w:rPr>
          <w:sz w:val="20"/>
          <w:szCs w:val="20"/>
        </w:rPr>
        <w:t>8</w:t>
      </w:r>
      <w:r>
        <w:rPr>
          <w:color w:val="000000"/>
          <w:sz w:val="20"/>
          <w:szCs w:val="20"/>
        </w:rPr>
        <w:t xml:space="preserve">: </w:t>
      </w:r>
    </w:p>
    <w:p w14:paraId="26F33D2E" w14:textId="77777777" w:rsidR="00A704FB" w:rsidRDefault="00A704FB" w:rsidP="00A704FB">
      <w:pPr>
        <w:ind w:left="1440" w:right="1260"/>
        <w:rPr>
          <w:color w:val="000000"/>
          <w:sz w:val="20"/>
          <w:szCs w:val="20"/>
        </w:rPr>
      </w:pPr>
    </w:p>
    <w:p w14:paraId="5C7EE500" w14:textId="77777777" w:rsidR="00A704FB" w:rsidRDefault="00A704FB" w:rsidP="00A704FB">
      <w:pPr>
        <w:ind w:left="1440" w:right="1260"/>
        <w:rPr>
          <w:color w:val="000000"/>
          <w:sz w:val="20"/>
          <w:szCs w:val="20"/>
        </w:rPr>
      </w:pPr>
    </w:p>
    <w:p w14:paraId="14FDC233" w14:textId="77777777" w:rsidR="00555102" w:rsidRDefault="00555102" w:rsidP="00A704FB">
      <w:pPr>
        <w:ind w:left="1440" w:right="1260"/>
        <w:rPr>
          <w:color w:val="000000"/>
          <w:sz w:val="20"/>
          <w:szCs w:val="20"/>
        </w:rPr>
      </w:pPr>
    </w:p>
    <w:p w14:paraId="08CCF878" w14:textId="77777777" w:rsidR="00555102" w:rsidRDefault="00555102" w:rsidP="00A704FB">
      <w:pPr>
        <w:ind w:left="1440" w:right="1260"/>
        <w:rPr>
          <w:color w:val="000000"/>
          <w:sz w:val="20"/>
          <w:szCs w:val="20"/>
        </w:rPr>
      </w:pPr>
    </w:p>
    <w:p w14:paraId="5ABABBB6" w14:textId="77777777" w:rsidR="0016210D" w:rsidRDefault="0016210D" w:rsidP="00A704FB">
      <w:pPr>
        <w:ind w:left="1440" w:right="1260"/>
        <w:rPr>
          <w:color w:val="000000"/>
          <w:sz w:val="20"/>
          <w:szCs w:val="20"/>
        </w:rPr>
      </w:pPr>
    </w:p>
    <w:p w14:paraId="0AA8E314" w14:textId="77777777" w:rsidR="0016210D" w:rsidRDefault="0016210D" w:rsidP="00A704FB">
      <w:pPr>
        <w:ind w:left="1440" w:right="1260"/>
        <w:rPr>
          <w:color w:val="000000"/>
          <w:sz w:val="20"/>
          <w:szCs w:val="20"/>
        </w:rPr>
      </w:pPr>
    </w:p>
    <w:p w14:paraId="2D69477E" w14:textId="77777777" w:rsidR="0016210D" w:rsidRDefault="0016210D" w:rsidP="00A704FB">
      <w:pPr>
        <w:ind w:left="1440" w:right="1260"/>
        <w:rPr>
          <w:color w:val="000000"/>
          <w:sz w:val="20"/>
          <w:szCs w:val="20"/>
        </w:rPr>
      </w:pPr>
    </w:p>
    <w:p w14:paraId="476F4CA0" w14:textId="77777777" w:rsidR="00555102" w:rsidRDefault="00555102" w:rsidP="00A704FB">
      <w:pPr>
        <w:ind w:left="1440" w:right="1260"/>
        <w:rPr>
          <w:color w:val="000000"/>
          <w:sz w:val="20"/>
          <w:szCs w:val="20"/>
        </w:rPr>
      </w:pPr>
    </w:p>
    <w:p w14:paraId="63777301" w14:textId="77777777" w:rsidR="00555102" w:rsidRDefault="00555102" w:rsidP="00A704FB">
      <w:pPr>
        <w:ind w:left="1440" w:right="1260"/>
        <w:rPr>
          <w:color w:val="000000"/>
          <w:sz w:val="20"/>
          <w:szCs w:val="20"/>
        </w:rPr>
      </w:pPr>
    </w:p>
    <w:p w14:paraId="7712B2CB" w14:textId="77777777" w:rsidR="00555102" w:rsidRDefault="00555102" w:rsidP="00A704FB">
      <w:pPr>
        <w:ind w:left="1440" w:right="1260"/>
        <w:rPr>
          <w:color w:val="000000"/>
          <w:sz w:val="20"/>
          <w:szCs w:val="20"/>
        </w:rPr>
      </w:pPr>
    </w:p>
    <w:p w14:paraId="0B24224C" w14:textId="112DDE28" w:rsidR="00A704FB" w:rsidRDefault="00843E65" w:rsidP="00A704FB">
      <w:pPr>
        <w:ind w:left="1440" w:right="1260"/>
        <w:rPr>
          <w:color w:val="000000"/>
          <w:sz w:val="20"/>
          <w:szCs w:val="20"/>
        </w:rPr>
      </w:pPr>
      <w:r>
        <w:rPr>
          <w:sz w:val="20"/>
          <w:szCs w:val="20"/>
        </w:rPr>
        <w:t>“</w:t>
      </w:r>
      <w:r w:rsidR="00A704FB">
        <w:rPr>
          <w:sz w:val="20"/>
          <w:szCs w:val="20"/>
        </w:rPr>
        <w:t xml:space="preserve">A </w:t>
      </w:r>
      <w:r>
        <w:rPr>
          <w:sz w:val="20"/>
          <w:szCs w:val="20"/>
        </w:rPr>
        <w:t>good</w:t>
      </w:r>
      <w:r w:rsidR="00A704FB">
        <w:rPr>
          <w:sz w:val="20"/>
          <w:szCs w:val="20"/>
        </w:rPr>
        <w:t xml:space="preserve"> heart is the sun and the moon.</w:t>
      </w:r>
      <w:r>
        <w:rPr>
          <w:sz w:val="20"/>
          <w:szCs w:val="20"/>
        </w:rPr>
        <w:t>”</w:t>
      </w:r>
      <w:r>
        <w:rPr>
          <w:rStyle w:val="FootnoteReference"/>
          <w:sz w:val="20"/>
          <w:szCs w:val="20"/>
        </w:rPr>
        <w:footnoteReference w:id="136"/>
      </w:r>
    </w:p>
    <w:p w14:paraId="0444634D" w14:textId="77777777" w:rsidR="00A704FB" w:rsidRDefault="00A704FB" w:rsidP="00A704FB">
      <w:pPr>
        <w:rPr>
          <w:sz w:val="28"/>
          <w:szCs w:val="28"/>
        </w:rPr>
      </w:pPr>
    </w:p>
    <w:p w14:paraId="10DF7121" w14:textId="77777777" w:rsidR="00E86172" w:rsidRPr="008C69C5" w:rsidRDefault="00E86172" w:rsidP="00E86172">
      <w:pPr>
        <w:pStyle w:val="Heading4"/>
        <w:rPr>
          <w:rFonts w:asciiTheme="majorBidi" w:hAnsiTheme="majorBidi" w:cstheme="majorBidi"/>
          <w:b/>
          <w:bCs/>
          <w:sz w:val="28"/>
          <w:szCs w:val="28"/>
        </w:rPr>
      </w:pPr>
      <w:bookmarkStart w:id="292" w:name="_Toc132300276"/>
      <w:bookmarkStart w:id="293" w:name="_Toc152136622"/>
      <w:bookmarkStart w:id="294" w:name="_Toc169109336"/>
      <w:bookmarkStart w:id="295" w:name="_Toc188509245"/>
      <w:r w:rsidRPr="008C69C5">
        <w:rPr>
          <w:rFonts w:asciiTheme="majorBidi" w:hAnsiTheme="majorBidi" w:cstheme="majorBidi"/>
          <w:b/>
          <w:bCs/>
          <w:sz w:val="28"/>
          <w:szCs w:val="28"/>
        </w:rPr>
        <w:t>Pedagogical Imperative of Teaching History &amp; Languages</w:t>
      </w:r>
      <w:bookmarkEnd w:id="292"/>
      <w:bookmarkEnd w:id="293"/>
      <w:bookmarkEnd w:id="294"/>
      <w:bookmarkEnd w:id="295"/>
    </w:p>
    <w:p w14:paraId="6703A9D8" w14:textId="668A24EF" w:rsidR="00E86172" w:rsidRDefault="00E86172" w:rsidP="00E86172">
      <w:pPr>
        <w:rPr>
          <w:sz w:val="28"/>
          <w:szCs w:val="28"/>
        </w:rPr>
      </w:pPr>
      <w:r w:rsidRPr="00496ECC">
        <w:rPr>
          <w:rFonts w:asciiTheme="majorBidi" w:hAnsiTheme="majorBidi" w:cstheme="majorBidi"/>
          <w:sz w:val="28"/>
          <w:szCs w:val="28"/>
        </w:rPr>
        <w:t xml:space="preserve">The American Muslim </w:t>
      </w:r>
      <w:r w:rsidR="00CC5223">
        <w:rPr>
          <w:rFonts w:asciiTheme="majorBidi" w:hAnsiTheme="majorBidi" w:cstheme="majorBidi"/>
          <w:sz w:val="28"/>
          <w:szCs w:val="28"/>
        </w:rPr>
        <w:t>H</w:t>
      </w:r>
      <w:r w:rsidRPr="00496ECC">
        <w:rPr>
          <w:rFonts w:asciiTheme="majorBidi" w:hAnsiTheme="majorBidi" w:cstheme="majorBidi"/>
          <w:sz w:val="28"/>
          <w:szCs w:val="28"/>
        </w:rPr>
        <w:t xml:space="preserve">uman rights activist </w:t>
      </w:r>
      <w:r w:rsidRPr="00496ECC">
        <w:rPr>
          <w:rFonts w:asciiTheme="majorBidi" w:hAnsiTheme="majorBidi" w:cstheme="majorBidi"/>
          <w:b/>
          <w:bCs/>
          <w:sz w:val="28"/>
          <w:szCs w:val="28"/>
        </w:rPr>
        <w:t>Malcolm X</w:t>
      </w:r>
      <w:r w:rsidRPr="00496ECC">
        <w:rPr>
          <w:rFonts w:asciiTheme="majorBidi" w:hAnsiTheme="majorBidi" w:cstheme="majorBidi"/>
          <w:sz w:val="28"/>
          <w:szCs w:val="28"/>
        </w:rPr>
        <w:t>,</w:t>
      </w:r>
      <w:r w:rsidRPr="00496ECC">
        <w:rPr>
          <w:rStyle w:val="FootnoteReference"/>
          <w:rFonts w:asciiTheme="majorBidi" w:hAnsiTheme="majorBidi" w:cstheme="majorBidi"/>
          <w:sz w:val="28"/>
          <w:szCs w:val="28"/>
        </w:rPr>
        <w:footnoteReference w:id="137"/>
      </w:r>
      <w:r w:rsidRPr="00496ECC">
        <w:rPr>
          <w:rFonts w:asciiTheme="majorBidi" w:hAnsiTheme="majorBidi" w:cstheme="majorBidi"/>
          <w:sz w:val="28"/>
          <w:szCs w:val="28"/>
        </w:rPr>
        <w:t xml:space="preserve"> </w:t>
      </w:r>
      <w:r w:rsidRPr="00496ECC">
        <w:rPr>
          <w:rFonts w:eastAsiaTheme="minorEastAsia"/>
          <w:color w:val="000000"/>
          <w:sz w:val="28"/>
          <w:szCs w:val="28"/>
        </w:rPr>
        <w:t>al-Ḥājj Mālik al-Shabāzz</w:t>
      </w:r>
      <w:r w:rsidRPr="00496ECC">
        <w:rPr>
          <w:rFonts w:asciiTheme="majorBidi" w:hAnsiTheme="majorBidi" w:cstheme="majorBidi"/>
          <w:sz w:val="28"/>
          <w:szCs w:val="28"/>
        </w:rPr>
        <w:t xml:space="preserve">, remarked </w:t>
      </w:r>
      <w:r>
        <w:rPr>
          <w:rFonts w:asciiTheme="majorBidi" w:hAnsiTheme="majorBidi" w:cstheme="majorBidi"/>
          <w:sz w:val="28"/>
          <w:szCs w:val="28"/>
        </w:rPr>
        <w:t>i</w:t>
      </w:r>
      <w:r w:rsidRPr="00496ECC">
        <w:rPr>
          <w:rFonts w:asciiTheme="majorBidi" w:hAnsiTheme="majorBidi" w:cstheme="majorBidi"/>
          <w:sz w:val="28"/>
          <w:szCs w:val="28"/>
        </w:rPr>
        <w:t>n April 1383/1</w:t>
      </w:r>
      <w:r w:rsidRPr="00E93431">
        <w:rPr>
          <w:rFonts w:asciiTheme="majorBidi" w:hAnsiTheme="majorBidi" w:cstheme="majorBidi"/>
          <w:sz w:val="28"/>
          <w:szCs w:val="28"/>
        </w:rPr>
        <w:t>964</w:t>
      </w:r>
      <w:r>
        <w:rPr>
          <w:rFonts w:asciiTheme="majorBidi" w:hAnsiTheme="majorBidi" w:cstheme="majorBidi"/>
          <w:sz w:val="28"/>
          <w:szCs w:val="28"/>
        </w:rPr>
        <w:t xml:space="preserve"> </w:t>
      </w:r>
      <w:r w:rsidRPr="00496ECC">
        <w:rPr>
          <w:rFonts w:asciiTheme="majorBidi" w:hAnsiTheme="majorBidi" w:cstheme="majorBidi"/>
          <w:sz w:val="28"/>
          <w:szCs w:val="28"/>
        </w:rPr>
        <w:t>during his pilgrimage to Mecca</w:t>
      </w:r>
      <w:r w:rsidRPr="00E93431">
        <w:rPr>
          <w:rFonts w:asciiTheme="majorBidi" w:hAnsiTheme="majorBidi" w:cstheme="majorBidi"/>
          <w:sz w:val="28"/>
          <w:szCs w:val="28"/>
        </w:rPr>
        <w:t xml:space="preserve">: </w:t>
      </w:r>
    </w:p>
    <w:p w14:paraId="1297BFC7" w14:textId="77777777" w:rsidR="00E86172" w:rsidRDefault="00E86172" w:rsidP="00E86172"/>
    <w:p w14:paraId="62A4F5E1" w14:textId="77777777" w:rsidR="00E86172" w:rsidRDefault="00E86172" w:rsidP="00E86172">
      <w:pPr>
        <w:ind w:left="540" w:right="1170"/>
        <w:rPr>
          <w:sz w:val="28"/>
          <w:szCs w:val="28"/>
        </w:rPr>
      </w:pPr>
      <w:r w:rsidRPr="00253C15">
        <w:t>Here I am, back in Mecca. I am still traveling, trying to broaden my mind, for I’ve seen too much of the damage narrow-mindedness can make of things, and when I return home to America, I will devote what energies I have to repair the damage</w:t>
      </w:r>
      <w:r w:rsidRPr="00742D33">
        <w:rPr>
          <w:sz w:val="28"/>
          <w:szCs w:val="28"/>
        </w:rPr>
        <w:t>.</w:t>
      </w:r>
    </w:p>
    <w:p w14:paraId="6D79A89B" w14:textId="77777777" w:rsidR="00E86172" w:rsidRDefault="00E86172" w:rsidP="00E86172">
      <w:pPr>
        <w:rPr>
          <w:rFonts w:asciiTheme="majorBidi" w:hAnsiTheme="majorBidi" w:cstheme="majorBidi"/>
          <w:sz w:val="28"/>
          <w:szCs w:val="28"/>
        </w:rPr>
      </w:pPr>
    </w:p>
    <w:p w14:paraId="6F46236A" w14:textId="303BC3E9" w:rsidR="00E86172" w:rsidRDefault="00E86172" w:rsidP="00E86172">
      <w:pPr>
        <w:rPr>
          <w:rFonts w:asciiTheme="majorBidi" w:hAnsiTheme="majorBidi" w:cstheme="majorBidi"/>
          <w:sz w:val="28"/>
          <w:szCs w:val="28"/>
        </w:rPr>
      </w:pPr>
      <w:r>
        <w:rPr>
          <w:sz w:val="28"/>
          <w:szCs w:val="28"/>
        </w:rPr>
        <w:t xml:space="preserve">The proper </w:t>
      </w:r>
      <w:r w:rsidRPr="00E93431">
        <w:rPr>
          <w:sz w:val="28"/>
          <w:szCs w:val="28"/>
        </w:rPr>
        <w:t xml:space="preserve">study </w:t>
      </w:r>
      <w:r>
        <w:rPr>
          <w:sz w:val="28"/>
          <w:szCs w:val="28"/>
        </w:rPr>
        <w:t xml:space="preserve">of </w:t>
      </w:r>
      <w:r w:rsidRPr="00E93431">
        <w:rPr>
          <w:sz w:val="28"/>
          <w:szCs w:val="28"/>
        </w:rPr>
        <w:t>histor</w:t>
      </w:r>
      <w:r>
        <w:rPr>
          <w:sz w:val="28"/>
          <w:szCs w:val="28"/>
        </w:rPr>
        <w:t>y</w:t>
      </w:r>
      <w:r w:rsidRPr="00E93431">
        <w:rPr>
          <w:sz w:val="28"/>
          <w:szCs w:val="28"/>
        </w:rPr>
        <w:t xml:space="preserve"> and languages</w:t>
      </w:r>
      <w:r w:rsidR="0075609C">
        <w:rPr>
          <w:sz w:val="28"/>
          <w:szCs w:val="28"/>
        </w:rPr>
        <w:t xml:space="preserve"> invites universalism and tends to </w:t>
      </w:r>
      <w:r w:rsidR="00E807A5">
        <w:rPr>
          <w:sz w:val="28"/>
          <w:szCs w:val="28"/>
        </w:rPr>
        <w:t>undo Propri</w:t>
      </w:r>
      <w:r w:rsidR="00090275">
        <w:rPr>
          <w:sz w:val="28"/>
          <w:szCs w:val="28"/>
        </w:rPr>
        <w:t xml:space="preserve">etarianism. </w:t>
      </w:r>
      <w:r w:rsidR="009A2818">
        <w:rPr>
          <w:sz w:val="28"/>
          <w:szCs w:val="28"/>
        </w:rPr>
        <w:t xml:space="preserve">Consequently, proper exposure to history and languages </w:t>
      </w:r>
      <w:r>
        <w:rPr>
          <w:sz w:val="28"/>
          <w:szCs w:val="28"/>
        </w:rPr>
        <w:t>belongs</w:t>
      </w:r>
      <w:r w:rsidRPr="00E93431">
        <w:rPr>
          <w:sz w:val="28"/>
          <w:szCs w:val="28"/>
        </w:rPr>
        <w:t xml:space="preserve"> </w:t>
      </w:r>
      <w:r>
        <w:rPr>
          <w:sz w:val="28"/>
          <w:szCs w:val="28"/>
        </w:rPr>
        <w:t xml:space="preserve">to </w:t>
      </w:r>
      <w:r w:rsidRPr="00E93431">
        <w:rPr>
          <w:sz w:val="28"/>
          <w:szCs w:val="28"/>
        </w:rPr>
        <w:t xml:space="preserve">the </w:t>
      </w:r>
      <w:r>
        <w:rPr>
          <w:sz w:val="28"/>
          <w:szCs w:val="28"/>
        </w:rPr>
        <w:t>essential</w:t>
      </w:r>
      <w:r w:rsidRPr="00E93431">
        <w:rPr>
          <w:sz w:val="28"/>
          <w:szCs w:val="28"/>
        </w:rPr>
        <w:t xml:space="preserve">s </w:t>
      </w:r>
      <w:r>
        <w:rPr>
          <w:sz w:val="28"/>
          <w:szCs w:val="28"/>
        </w:rPr>
        <w:t>of</w:t>
      </w:r>
      <w:r w:rsidRPr="00E93431">
        <w:rPr>
          <w:sz w:val="28"/>
          <w:szCs w:val="28"/>
        </w:rPr>
        <w:t xml:space="preserve"> </w:t>
      </w:r>
      <w:r>
        <w:rPr>
          <w:sz w:val="28"/>
          <w:szCs w:val="28"/>
        </w:rPr>
        <w:t>a good education and</w:t>
      </w:r>
      <w:r w:rsidR="009A2818">
        <w:rPr>
          <w:sz w:val="28"/>
          <w:szCs w:val="28"/>
        </w:rPr>
        <w:t xml:space="preserve"> helps lay the foundations for</w:t>
      </w:r>
      <w:r>
        <w:rPr>
          <w:sz w:val="28"/>
          <w:szCs w:val="28"/>
        </w:rPr>
        <w:t xml:space="preserve"> a healthy society</w:t>
      </w:r>
      <w:r w:rsidR="009A2818">
        <w:rPr>
          <w:sz w:val="28"/>
          <w:szCs w:val="28"/>
        </w:rPr>
        <w:t xml:space="preserve"> based on </w:t>
      </w:r>
      <w:r w:rsidR="00E57DD4">
        <w:rPr>
          <w:sz w:val="28"/>
          <w:szCs w:val="28"/>
        </w:rPr>
        <w:t>sound understanding of ourselves and the Other</w:t>
      </w:r>
      <w:r w:rsidR="009A2818">
        <w:rPr>
          <w:sz w:val="28"/>
          <w:szCs w:val="28"/>
        </w:rPr>
        <w:t>. S</w:t>
      </w:r>
      <w:r>
        <w:rPr>
          <w:sz w:val="28"/>
          <w:szCs w:val="28"/>
        </w:rPr>
        <w:t>uch edification helps immensely to broaden the mind</w:t>
      </w:r>
      <w:r w:rsidR="00E57DD4">
        <w:rPr>
          <w:sz w:val="28"/>
          <w:szCs w:val="28"/>
        </w:rPr>
        <w:t>,</w:t>
      </w:r>
      <w:r>
        <w:rPr>
          <w:sz w:val="28"/>
          <w:szCs w:val="28"/>
        </w:rPr>
        <w:t xml:space="preserve"> remove narrowness</w:t>
      </w:r>
      <w:r w:rsidR="00E57DD4">
        <w:rPr>
          <w:sz w:val="28"/>
          <w:szCs w:val="28"/>
        </w:rPr>
        <w:t>,</w:t>
      </w:r>
      <w:r>
        <w:rPr>
          <w:sz w:val="28"/>
          <w:szCs w:val="28"/>
        </w:rPr>
        <w:t xml:space="preserve"> and</w:t>
      </w:r>
      <w:r w:rsidR="00F559EB">
        <w:rPr>
          <w:sz w:val="28"/>
          <w:szCs w:val="28"/>
        </w:rPr>
        <w:t xml:space="preserve"> offset</w:t>
      </w:r>
      <w:r>
        <w:rPr>
          <w:sz w:val="28"/>
          <w:szCs w:val="28"/>
        </w:rPr>
        <w:t xml:space="preserve"> the types of damage </w:t>
      </w:r>
      <w:r w:rsidR="00243BB7">
        <w:rPr>
          <w:sz w:val="28"/>
          <w:szCs w:val="28"/>
        </w:rPr>
        <w:t>such short-sightedness</w:t>
      </w:r>
      <w:r>
        <w:rPr>
          <w:sz w:val="28"/>
          <w:szCs w:val="28"/>
        </w:rPr>
        <w:t xml:space="preserve"> bring</w:t>
      </w:r>
      <w:r w:rsidR="00243BB7">
        <w:rPr>
          <w:sz w:val="28"/>
          <w:szCs w:val="28"/>
        </w:rPr>
        <w:t>s</w:t>
      </w:r>
      <w:r>
        <w:rPr>
          <w:sz w:val="28"/>
          <w:szCs w:val="28"/>
        </w:rPr>
        <w:t xml:space="preserve"> about. </w:t>
      </w:r>
      <w:r w:rsidRPr="00742D33">
        <w:rPr>
          <w:rFonts w:asciiTheme="majorBidi" w:hAnsiTheme="majorBidi" w:cstheme="majorBidi"/>
          <w:sz w:val="28"/>
          <w:szCs w:val="28"/>
        </w:rPr>
        <w:t>Shortly before his assassination in the year</w:t>
      </w:r>
      <w:r>
        <w:rPr>
          <w:rFonts w:asciiTheme="majorBidi" w:hAnsiTheme="majorBidi" w:cstheme="majorBidi"/>
          <w:sz w:val="28"/>
          <w:szCs w:val="28"/>
        </w:rPr>
        <w:t xml:space="preserve"> that followed</w:t>
      </w:r>
      <w:r w:rsidR="00243BB7">
        <w:rPr>
          <w:rFonts w:asciiTheme="majorBidi" w:hAnsiTheme="majorBidi" w:cstheme="majorBidi"/>
          <w:sz w:val="28"/>
          <w:szCs w:val="28"/>
        </w:rPr>
        <w:t xml:space="preserve"> Malcolm’s pilgrimage</w:t>
      </w:r>
      <w:r w:rsidRPr="00742D33">
        <w:rPr>
          <w:rFonts w:asciiTheme="majorBidi" w:hAnsiTheme="majorBidi" w:cstheme="majorBidi"/>
          <w:sz w:val="28"/>
          <w:szCs w:val="28"/>
        </w:rPr>
        <w:t xml:space="preserve">, </w:t>
      </w:r>
      <w:r w:rsidR="00243BB7">
        <w:rPr>
          <w:rFonts w:asciiTheme="majorBidi" w:hAnsiTheme="majorBidi" w:cstheme="majorBidi"/>
          <w:sz w:val="28"/>
          <w:szCs w:val="28"/>
        </w:rPr>
        <w:t>he</w:t>
      </w:r>
      <w:r w:rsidRPr="00742D33">
        <w:rPr>
          <w:rFonts w:asciiTheme="majorBidi" w:hAnsiTheme="majorBidi" w:cstheme="majorBidi"/>
          <w:sz w:val="28"/>
          <w:szCs w:val="28"/>
        </w:rPr>
        <w:t xml:space="preserve"> asserted</w:t>
      </w:r>
      <w:r>
        <w:rPr>
          <w:rFonts w:asciiTheme="majorBidi" w:hAnsiTheme="majorBidi" w:cstheme="majorBidi"/>
          <w:sz w:val="28"/>
          <w:szCs w:val="28"/>
        </w:rPr>
        <w:t xml:space="preserve"> wisely</w:t>
      </w:r>
      <w:r w:rsidRPr="00742D33">
        <w:rPr>
          <w:rFonts w:asciiTheme="majorBidi" w:hAnsiTheme="majorBidi" w:cstheme="majorBidi"/>
          <w:sz w:val="28"/>
          <w:szCs w:val="28"/>
        </w:rPr>
        <w:t>: “</w:t>
      </w:r>
      <w:r w:rsidRPr="00253C15">
        <w:rPr>
          <w:rFonts w:asciiTheme="majorBidi" w:hAnsiTheme="majorBidi" w:cstheme="majorBidi"/>
          <w:sz w:val="28"/>
          <w:szCs w:val="28"/>
          <w:u w:val="single"/>
        </w:rPr>
        <w:t>It is impossible to understand the present or prepare for the future unless we have some knowledge of the past</w:t>
      </w:r>
      <w:r w:rsidRPr="007A28D2">
        <w:rPr>
          <w:rFonts w:asciiTheme="majorBidi" w:hAnsiTheme="majorBidi" w:cstheme="majorBidi"/>
          <w:sz w:val="28"/>
          <w:szCs w:val="28"/>
        </w:rPr>
        <w:t xml:space="preserve">.” </w:t>
      </w:r>
      <w:r w:rsidR="00243BB7">
        <w:rPr>
          <w:rFonts w:asciiTheme="majorBidi" w:hAnsiTheme="majorBidi" w:cstheme="majorBidi"/>
          <w:sz w:val="28"/>
          <w:szCs w:val="28"/>
        </w:rPr>
        <w:t>T</w:t>
      </w:r>
      <w:r>
        <w:rPr>
          <w:rFonts w:asciiTheme="majorBidi" w:hAnsiTheme="majorBidi" w:cstheme="majorBidi"/>
          <w:sz w:val="28"/>
          <w:szCs w:val="28"/>
        </w:rPr>
        <w:t xml:space="preserve">raditional oral storytellers </w:t>
      </w:r>
      <w:r w:rsidR="00371A8C">
        <w:rPr>
          <w:rFonts w:asciiTheme="majorBidi" w:hAnsiTheme="majorBidi" w:cstheme="majorBidi"/>
          <w:sz w:val="28"/>
          <w:szCs w:val="28"/>
        </w:rPr>
        <w:t>in</w:t>
      </w:r>
      <w:r>
        <w:rPr>
          <w:rFonts w:asciiTheme="majorBidi" w:hAnsiTheme="majorBidi" w:cstheme="majorBidi"/>
          <w:sz w:val="28"/>
          <w:szCs w:val="28"/>
        </w:rPr>
        <w:t xml:space="preserve"> </w:t>
      </w:r>
      <w:r w:rsidRPr="007A28D2">
        <w:rPr>
          <w:rFonts w:asciiTheme="majorBidi" w:hAnsiTheme="majorBidi" w:cstheme="majorBidi"/>
          <w:sz w:val="28"/>
          <w:szCs w:val="28"/>
        </w:rPr>
        <w:t>West Africa</w:t>
      </w:r>
      <w:r>
        <w:rPr>
          <w:rFonts w:asciiTheme="majorBidi" w:hAnsiTheme="majorBidi" w:cstheme="majorBidi"/>
          <w:sz w:val="28"/>
          <w:szCs w:val="28"/>
        </w:rPr>
        <w:t xml:space="preserve"> </w:t>
      </w:r>
      <w:r w:rsidRPr="007A28D2">
        <w:rPr>
          <w:rFonts w:asciiTheme="majorBidi" w:hAnsiTheme="majorBidi" w:cstheme="majorBidi"/>
          <w:sz w:val="28"/>
          <w:szCs w:val="28"/>
        </w:rPr>
        <w:t>say:</w:t>
      </w:r>
    </w:p>
    <w:p w14:paraId="70C982EE" w14:textId="77777777" w:rsidR="00E86172" w:rsidRDefault="00E86172" w:rsidP="00E86172">
      <w:pPr>
        <w:rPr>
          <w:rFonts w:asciiTheme="majorBidi" w:hAnsiTheme="majorBidi" w:cstheme="majorBidi"/>
          <w:sz w:val="28"/>
          <w:szCs w:val="28"/>
        </w:rPr>
      </w:pPr>
    </w:p>
    <w:p w14:paraId="7DB0D42D" w14:textId="77777777" w:rsidR="00E86172" w:rsidRPr="00253C15" w:rsidRDefault="00E86172" w:rsidP="00E86172">
      <w:pPr>
        <w:ind w:left="540" w:right="900"/>
        <w:rPr>
          <w:rFonts w:asciiTheme="majorBidi" w:hAnsiTheme="majorBidi" w:cstheme="majorBidi"/>
        </w:rPr>
      </w:pPr>
      <w:r w:rsidRPr="00BA124E">
        <w:rPr>
          <w:rFonts w:asciiTheme="majorBidi" w:hAnsiTheme="majorBidi" w:cstheme="majorBidi"/>
          <w:u w:val="single"/>
        </w:rPr>
        <w:t>We are vessels of speech</w:t>
      </w:r>
      <w:r w:rsidRPr="00253C15">
        <w:rPr>
          <w:rFonts w:asciiTheme="majorBidi" w:hAnsiTheme="majorBidi" w:cstheme="majorBidi"/>
        </w:rPr>
        <w:t xml:space="preserve">. </w:t>
      </w:r>
      <w:r>
        <w:rPr>
          <w:rFonts w:asciiTheme="majorBidi" w:hAnsiTheme="majorBidi" w:cstheme="majorBidi"/>
        </w:rPr>
        <w:t>W</w:t>
      </w:r>
      <w:r w:rsidRPr="00253C15">
        <w:rPr>
          <w:rFonts w:asciiTheme="majorBidi" w:hAnsiTheme="majorBidi" w:cstheme="majorBidi"/>
        </w:rPr>
        <w:t xml:space="preserve">e are the repositories </w:t>
      </w:r>
      <w:r>
        <w:rPr>
          <w:rFonts w:asciiTheme="majorBidi" w:hAnsiTheme="majorBidi" w:cstheme="majorBidi"/>
        </w:rPr>
        <w:t>that</w:t>
      </w:r>
      <w:r w:rsidRPr="00253C15">
        <w:rPr>
          <w:rFonts w:asciiTheme="majorBidi" w:hAnsiTheme="majorBidi" w:cstheme="majorBidi"/>
        </w:rPr>
        <w:t xml:space="preserve"> harbor secrets many centuries old. History holds no mystery for us. </w:t>
      </w:r>
      <w:r w:rsidRPr="00B13100">
        <w:rPr>
          <w:rFonts w:asciiTheme="majorBidi" w:hAnsiTheme="majorBidi" w:cstheme="majorBidi"/>
          <w:u w:val="single"/>
        </w:rPr>
        <w:t>The world is old, but the future springs from the past</w:t>
      </w:r>
      <w:r w:rsidRPr="00253C15">
        <w:rPr>
          <w:rFonts w:asciiTheme="majorBidi" w:hAnsiTheme="majorBidi" w:cstheme="majorBidi"/>
        </w:rPr>
        <w:t>.</w:t>
      </w:r>
    </w:p>
    <w:p w14:paraId="03C8BBF6" w14:textId="77777777" w:rsidR="00E86172" w:rsidRDefault="00E86172" w:rsidP="00E86172">
      <w:pPr>
        <w:rPr>
          <w:rFonts w:asciiTheme="majorBidi" w:hAnsiTheme="majorBidi" w:cstheme="majorBidi"/>
          <w:sz w:val="28"/>
          <w:szCs w:val="28"/>
        </w:rPr>
      </w:pPr>
    </w:p>
    <w:p w14:paraId="46DF785A" w14:textId="171EA1FD" w:rsidR="00E86172" w:rsidRPr="00742D33" w:rsidRDefault="00E86172" w:rsidP="00E86172">
      <w:r w:rsidRPr="007A28D2">
        <w:rPr>
          <w:rFonts w:asciiTheme="majorBidi" w:hAnsiTheme="majorBidi" w:cstheme="majorBidi"/>
          <w:sz w:val="28"/>
          <w:szCs w:val="28"/>
        </w:rPr>
        <w:t>The future will always spring from the past</w:t>
      </w:r>
      <w:r>
        <w:rPr>
          <w:rFonts w:asciiTheme="majorBidi" w:hAnsiTheme="majorBidi" w:cstheme="majorBidi"/>
          <w:sz w:val="28"/>
          <w:szCs w:val="28"/>
        </w:rPr>
        <w:t>—</w:t>
      </w:r>
      <w:r w:rsidR="00D431E5">
        <w:rPr>
          <w:rFonts w:asciiTheme="majorBidi" w:hAnsiTheme="majorBidi" w:cstheme="majorBidi"/>
          <w:sz w:val="28"/>
          <w:szCs w:val="28"/>
        </w:rPr>
        <w:t xml:space="preserve">often </w:t>
      </w:r>
      <w:r>
        <w:rPr>
          <w:rFonts w:asciiTheme="majorBidi" w:hAnsiTheme="majorBidi" w:cstheme="majorBidi"/>
          <w:sz w:val="28"/>
          <w:szCs w:val="28"/>
        </w:rPr>
        <w:t xml:space="preserve">independent of </w:t>
      </w:r>
      <w:r w:rsidR="00AC7719">
        <w:rPr>
          <w:rFonts w:asciiTheme="majorBidi" w:hAnsiTheme="majorBidi" w:cstheme="majorBidi"/>
          <w:sz w:val="28"/>
          <w:szCs w:val="28"/>
        </w:rPr>
        <w:t>individual consciousness and</w:t>
      </w:r>
      <w:r>
        <w:rPr>
          <w:rFonts w:asciiTheme="majorBidi" w:hAnsiTheme="majorBidi" w:cstheme="majorBidi"/>
          <w:sz w:val="28"/>
          <w:szCs w:val="28"/>
        </w:rPr>
        <w:t xml:space="preserve"> volition—ev</w:t>
      </w:r>
      <w:r w:rsidRPr="007A28D2">
        <w:rPr>
          <w:rFonts w:asciiTheme="majorBidi" w:hAnsiTheme="majorBidi" w:cstheme="majorBidi"/>
          <w:sz w:val="28"/>
          <w:szCs w:val="28"/>
        </w:rPr>
        <w:t>en when the past</w:t>
      </w:r>
      <w:r>
        <w:rPr>
          <w:rFonts w:asciiTheme="majorBidi" w:hAnsiTheme="majorBidi" w:cstheme="majorBidi"/>
          <w:sz w:val="28"/>
          <w:szCs w:val="28"/>
        </w:rPr>
        <w:t xml:space="preserve"> has been intentionally concealed,</w:t>
      </w:r>
      <w:r w:rsidRPr="007A28D2">
        <w:rPr>
          <w:rFonts w:asciiTheme="majorBidi" w:hAnsiTheme="majorBidi" w:cstheme="majorBidi"/>
          <w:sz w:val="28"/>
          <w:szCs w:val="28"/>
        </w:rPr>
        <w:t xml:space="preserve"> </w:t>
      </w:r>
      <w:r>
        <w:rPr>
          <w:rFonts w:asciiTheme="majorBidi" w:hAnsiTheme="majorBidi" w:cstheme="majorBidi"/>
          <w:sz w:val="28"/>
          <w:szCs w:val="28"/>
        </w:rPr>
        <w:t xml:space="preserve">distorted, </w:t>
      </w:r>
      <w:r w:rsidR="00D431E5" w:rsidRPr="007A28D2">
        <w:rPr>
          <w:rFonts w:asciiTheme="majorBidi" w:hAnsiTheme="majorBidi" w:cstheme="majorBidi"/>
          <w:sz w:val="28"/>
          <w:szCs w:val="28"/>
        </w:rPr>
        <w:t>long forgotten</w:t>
      </w:r>
      <w:r w:rsidR="00D431E5">
        <w:rPr>
          <w:rFonts w:asciiTheme="majorBidi" w:hAnsiTheme="majorBidi" w:cstheme="majorBidi"/>
          <w:sz w:val="28"/>
          <w:szCs w:val="28"/>
        </w:rPr>
        <w:t xml:space="preserve">, or </w:t>
      </w:r>
      <w:r w:rsidRPr="007A28D2">
        <w:rPr>
          <w:rFonts w:asciiTheme="majorBidi" w:hAnsiTheme="majorBidi" w:cstheme="majorBidi"/>
          <w:sz w:val="28"/>
          <w:szCs w:val="28"/>
        </w:rPr>
        <w:t>never known</w:t>
      </w:r>
      <w:r w:rsidR="00AC45E3">
        <w:rPr>
          <w:rFonts w:asciiTheme="majorBidi" w:hAnsiTheme="majorBidi" w:cstheme="majorBidi"/>
          <w:sz w:val="28"/>
          <w:szCs w:val="28"/>
        </w:rPr>
        <w:t xml:space="preserve"> at all</w:t>
      </w:r>
      <w:r w:rsidRPr="007A28D2">
        <w:rPr>
          <w:rFonts w:asciiTheme="majorBidi" w:hAnsiTheme="majorBidi" w:cstheme="majorBidi"/>
          <w:sz w:val="28"/>
          <w:szCs w:val="28"/>
        </w:rPr>
        <w:t xml:space="preserve">. Today, perhaps more than ever before, </w:t>
      </w:r>
      <w:r w:rsidRPr="00253C15">
        <w:rPr>
          <w:rFonts w:asciiTheme="majorBidi" w:hAnsiTheme="majorBidi" w:cstheme="majorBidi"/>
          <w:sz w:val="28"/>
          <w:szCs w:val="28"/>
          <w:u w:val="single"/>
        </w:rPr>
        <w:t>it is urgent that we</w:t>
      </w:r>
      <w:r>
        <w:rPr>
          <w:rFonts w:asciiTheme="majorBidi" w:hAnsiTheme="majorBidi" w:cstheme="majorBidi"/>
          <w:sz w:val="28"/>
          <w:szCs w:val="28"/>
          <w:u w:val="single"/>
        </w:rPr>
        <w:t xml:space="preserve"> edify ourselves as </w:t>
      </w:r>
      <w:r w:rsidR="00AC45E3">
        <w:rPr>
          <w:rFonts w:asciiTheme="majorBidi" w:hAnsiTheme="majorBidi" w:cstheme="majorBidi"/>
          <w:sz w:val="28"/>
          <w:szCs w:val="28"/>
          <w:u w:val="single"/>
        </w:rPr>
        <w:t>“</w:t>
      </w:r>
      <w:r>
        <w:rPr>
          <w:rFonts w:asciiTheme="majorBidi" w:hAnsiTheme="majorBidi" w:cstheme="majorBidi"/>
          <w:sz w:val="28"/>
          <w:szCs w:val="28"/>
          <w:u w:val="single"/>
        </w:rPr>
        <w:t>vessels of speech</w:t>
      </w:r>
      <w:r w:rsidR="00AC45E3">
        <w:rPr>
          <w:rFonts w:asciiTheme="majorBidi" w:hAnsiTheme="majorBidi" w:cstheme="majorBidi"/>
          <w:sz w:val="28"/>
          <w:szCs w:val="28"/>
          <w:u w:val="single"/>
        </w:rPr>
        <w:t>”</w:t>
      </w:r>
      <w:r>
        <w:rPr>
          <w:rFonts w:asciiTheme="majorBidi" w:hAnsiTheme="majorBidi" w:cstheme="majorBidi"/>
          <w:sz w:val="28"/>
          <w:szCs w:val="28"/>
          <w:u w:val="single"/>
        </w:rPr>
        <w:t xml:space="preserve"> and</w:t>
      </w:r>
      <w:r w:rsidRPr="00253C15">
        <w:rPr>
          <w:rFonts w:asciiTheme="majorBidi" w:hAnsiTheme="majorBidi" w:cstheme="majorBidi"/>
          <w:sz w:val="28"/>
          <w:szCs w:val="28"/>
          <w:u w:val="single"/>
        </w:rPr>
        <w:t xml:space="preserve"> rediscover </w:t>
      </w:r>
      <w:r>
        <w:rPr>
          <w:rFonts w:asciiTheme="majorBidi" w:hAnsiTheme="majorBidi" w:cstheme="majorBidi"/>
          <w:sz w:val="28"/>
          <w:szCs w:val="28"/>
          <w:u w:val="single"/>
        </w:rPr>
        <w:t xml:space="preserve">the secret repositories of </w:t>
      </w:r>
      <w:r w:rsidR="00AC45E3">
        <w:rPr>
          <w:rFonts w:asciiTheme="majorBidi" w:hAnsiTheme="majorBidi" w:cstheme="majorBidi"/>
          <w:sz w:val="28"/>
          <w:szCs w:val="28"/>
          <w:u w:val="single"/>
        </w:rPr>
        <w:t xml:space="preserve">our </w:t>
      </w:r>
      <w:r>
        <w:rPr>
          <w:rFonts w:asciiTheme="majorBidi" w:hAnsiTheme="majorBidi" w:cstheme="majorBidi"/>
          <w:sz w:val="28"/>
          <w:szCs w:val="28"/>
          <w:u w:val="single"/>
        </w:rPr>
        <w:t xml:space="preserve">lost </w:t>
      </w:r>
      <w:r w:rsidRPr="00253C15">
        <w:rPr>
          <w:rFonts w:asciiTheme="majorBidi" w:hAnsiTheme="majorBidi" w:cstheme="majorBidi"/>
          <w:sz w:val="28"/>
          <w:szCs w:val="28"/>
          <w:u w:val="single"/>
        </w:rPr>
        <w:t>histor</w:t>
      </w:r>
      <w:r>
        <w:rPr>
          <w:rFonts w:asciiTheme="majorBidi" w:hAnsiTheme="majorBidi" w:cstheme="majorBidi"/>
          <w:sz w:val="28"/>
          <w:szCs w:val="28"/>
          <w:u w:val="single"/>
        </w:rPr>
        <w:t>ies</w:t>
      </w:r>
      <w:r>
        <w:rPr>
          <w:rFonts w:asciiTheme="majorBidi" w:hAnsiTheme="majorBidi" w:cstheme="majorBidi"/>
          <w:sz w:val="28"/>
          <w:szCs w:val="28"/>
        </w:rPr>
        <w:t>—</w:t>
      </w:r>
      <w:r w:rsidRPr="007A28D2">
        <w:rPr>
          <w:rFonts w:asciiTheme="majorBidi" w:hAnsiTheme="majorBidi" w:cstheme="majorBidi"/>
          <w:sz w:val="28"/>
          <w:szCs w:val="28"/>
        </w:rPr>
        <w:t>especially the</w:t>
      </w:r>
      <w:r>
        <w:rPr>
          <w:rFonts w:asciiTheme="majorBidi" w:hAnsiTheme="majorBidi" w:cstheme="majorBidi"/>
          <w:sz w:val="28"/>
          <w:szCs w:val="28"/>
        </w:rPr>
        <w:t xml:space="preserve"> dimensions of</w:t>
      </w:r>
      <w:r w:rsidRPr="007A28D2">
        <w:rPr>
          <w:rFonts w:asciiTheme="majorBidi" w:hAnsiTheme="majorBidi" w:cstheme="majorBidi"/>
          <w:sz w:val="28"/>
          <w:szCs w:val="28"/>
        </w:rPr>
        <w:t xml:space="preserve"> </w:t>
      </w:r>
      <w:r w:rsidRPr="00062691">
        <w:rPr>
          <w:rFonts w:asciiTheme="majorBidi" w:hAnsiTheme="majorBidi" w:cstheme="majorBidi"/>
          <w:i/>
          <w:iCs/>
          <w:sz w:val="28"/>
          <w:szCs w:val="28"/>
        </w:rPr>
        <w:t>synthetic history</w:t>
      </w:r>
      <w:r>
        <w:rPr>
          <w:rFonts w:asciiTheme="majorBidi" w:hAnsiTheme="majorBidi" w:cstheme="majorBidi"/>
          <w:sz w:val="28"/>
          <w:szCs w:val="28"/>
        </w:rPr>
        <w:t>,</w:t>
      </w:r>
      <w:r w:rsidR="00AC45E3">
        <w:rPr>
          <w:rFonts w:asciiTheme="majorBidi" w:hAnsiTheme="majorBidi" w:cstheme="majorBidi"/>
          <w:sz w:val="28"/>
          <w:szCs w:val="28"/>
        </w:rPr>
        <w:t xml:space="preserve"> </w:t>
      </w:r>
      <w:r>
        <w:rPr>
          <w:rFonts w:asciiTheme="majorBidi" w:hAnsiTheme="majorBidi" w:cstheme="majorBidi"/>
          <w:sz w:val="28"/>
          <w:szCs w:val="28"/>
        </w:rPr>
        <w:t>whether Occidental</w:t>
      </w:r>
      <w:r w:rsidR="00062691">
        <w:rPr>
          <w:rFonts w:asciiTheme="majorBidi" w:hAnsiTheme="majorBidi" w:cstheme="majorBidi"/>
          <w:sz w:val="28"/>
          <w:szCs w:val="28"/>
        </w:rPr>
        <w:t>, Islamic,</w:t>
      </w:r>
      <w:r>
        <w:rPr>
          <w:rFonts w:asciiTheme="majorBidi" w:hAnsiTheme="majorBidi" w:cstheme="majorBidi"/>
          <w:sz w:val="28"/>
          <w:szCs w:val="28"/>
        </w:rPr>
        <w:t xml:space="preserve"> or global. It is the revival and rectification of such critical links</w:t>
      </w:r>
      <w:r>
        <w:rPr>
          <w:rFonts w:asciiTheme="majorBidi" w:hAnsiTheme="majorBidi" w:cstheme="majorBidi"/>
          <w:b/>
          <w:bCs/>
          <w:sz w:val="28"/>
          <w:szCs w:val="28"/>
        </w:rPr>
        <w:t xml:space="preserve"> </w:t>
      </w:r>
      <w:r w:rsidRPr="007A28D2">
        <w:rPr>
          <w:rFonts w:asciiTheme="majorBidi" w:hAnsiTheme="majorBidi" w:cstheme="majorBidi"/>
          <w:sz w:val="28"/>
          <w:szCs w:val="28"/>
        </w:rPr>
        <w:t xml:space="preserve">that </w:t>
      </w:r>
      <w:r>
        <w:rPr>
          <w:rFonts w:asciiTheme="majorBidi" w:hAnsiTheme="majorBidi" w:cstheme="majorBidi"/>
          <w:sz w:val="28"/>
          <w:szCs w:val="28"/>
        </w:rPr>
        <w:t>strengthen</w:t>
      </w:r>
      <w:r w:rsidRPr="007A28D2">
        <w:rPr>
          <w:rFonts w:asciiTheme="majorBidi" w:hAnsiTheme="majorBidi" w:cstheme="majorBidi"/>
          <w:sz w:val="28"/>
          <w:szCs w:val="28"/>
        </w:rPr>
        <w:t xml:space="preserve"> our </w:t>
      </w:r>
      <w:r>
        <w:rPr>
          <w:rFonts w:asciiTheme="majorBidi" w:hAnsiTheme="majorBidi" w:cstheme="majorBidi"/>
          <w:sz w:val="28"/>
          <w:szCs w:val="28"/>
        </w:rPr>
        <w:t xml:space="preserve">largely invisible </w:t>
      </w:r>
      <w:r w:rsidRPr="007A28D2">
        <w:rPr>
          <w:rFonts w:asciiTheme="majorBidi" w:hAnsiTheme="majorBidi" w:cstheme="majorBidi"/>
          <w:sz w:val="28"/>
          <w:szCs w:val="28"/>
        </w:rPr>
        <w:t>bond</w:t>
      </w:r>
      <w:r>
        <w:rPr>
          <w:rFonts w:asciiTheme="majorBidi" w:hAnsiTheme="majorBidi" w:cstheme="majorBidi"/>
          <w:sz w:val="28"/>
          <w:szCs w:val="28"/>
        </w:rPr>
        <w:t>s</w:t>
      </w:r>
      <w:r w:rsidRPr="007A28D2">
        <w:rPr>
          <w:rFonts w:asciiTheme="majorBidi" w:hAnsiTheme="majorBidi" w:cstheme="majorBidi"/>
          <w:sz w:val="28"/>
          <w:szCs w:val="28"/>
        </w:rPr>
        <w:t xml:space="preserve"> with other </w:t>
      </w:r>
      <w:r>
        <w:rPr>
          <w:rFonts w:asciiTheme="majorBidi" w:hAnsiTheme="majorBidi" w:cstheme="majorBidi"/>
          <w:sz w:val="28"/>
          <w:szCs w:val="28"/>
        </w:rPr>
        <w:t xml:space="preserve">cultures, </w:t>
      </w:r>
      <w:r w:rsidRPr="007A28D2">
        <w:rPr>
          <w:rFonts w:asciiTheme="majorBidi" w:hAnsiTheme="majorBidi" w:cstheme="majorBidi"/>
          <w:sz w:val="28"/>
          <w:szCs w:val="28"/>
        </w:rPr>
        <w:t xml:space="preserve">nations, </w:t>
      </w:r>
      <w:r>
        <w:rPr>
          <w:rFonts w:asciiTheme="majorBidi" w:hAnsiTheme="majorBidi" w:cstheme="majorBidi"/>
          <w:sz w:val="28"/>
          <w:szCs w:val="28"/>
        </w:rPr>
        <w:t xml:space="preserve">and </w:t>
      </w:r>
      <w:r w:rsidR="00B4608C">
        <w:rPr>
          <w:rFonts w:asciiTheme="majorBidi" w:hAnsiTheme="majorBidi" w:cstheme="majorBidi"/>
          <w:sz w:val="28"/>
          <w:szCs w:val="28"/>
        </w:rPr>
        <w:t>C</w:t>
      </w:r>
      <w:r w:rsidRPr="007A28D2">
        <w:rPr>
          <w:rFonts w:asciiTheme="majorBidi" w:hAnsiTheme="majorBidi" w:cstheme="majorBidi"/>
          <w:sz w:val="28"/>
          <w:szCs w:val="28"/>
        </w:rPr>
        <w:t>ivilizations</w:t>
      </w:r>
      <w:r>
        <w:rPr>
          <w:rFonts w:asciiTheme="majorBidi" w:hAnsiTheme="majorBidi" w:cstheme="majorBidi"/>
          <w:sz w:val="28"/>
          <w:szCs w:val="28"/>
        </w:rPr>
        <w:t xml:space="preserve"> and enable us to make preparations for a better future. Authentic historical narratives are </w:t>
      </w:r>
      <w:r w:rsidRPr="007A28D2">
        <w:rPr>
          <w:rFonts w:asciiTheme="majorBidi" w:hAnsiTheme="majorBidi" w:cstheme="majorBidi"/>
          <w:sz w:val="28"/>
          <w:szCs w:val="28"/>
        </w:rPr>
        <w:t xml:space="preserve">not merely </w:t>
      </w:r>
      <w:r>
        <w:rPr>
          <w:rFonts w:asciiTheme="majorBidi" w:hAnsiTheme="majorBidi" w:cstheme="majorBidi"/>
          <w:sz w:val="28"/>
          <w:szCs w:val="28"/>
        </w:rPr>
        <w:t xml:space="preserve">fascinating mirrors of </w:t>
      </w:r>
      <w:r w:rsidRPr="007A28D2">
        <w:rPr>
          <w:rFonts w:asciiTheme="majorBidi" w:hAnsiTheme="majorBidi" w:cstheme="majorBidi"/>
          <w:sz w:val="28"/>
          <w:szCs w:val="28"/>
        </w:rPr>
        <w:t>the past</w:t>
      </w:r>
      <w:r>
        <w:rPr>
          <w:rFonts w:asciiTheme="majorBidi" w:hAnsiTheme="majorBidi" w:cstheme="majorBidi"/>
          <w:sz w:val="28"/>
          <w:szCs w:val="28"/>
        </w:rPr>
        <w:t>. Rather, they are essential components</w:t>
      </w:r>
      <w:r w:rsidRPr="007A28D2">
        <w:rPr>
          <w:rFonts w:asciiTheme="majorBidi" w:hAnsiTheme="majorBidi" w:cstheme="majorBidi"/>
          <w:sz w:val="28"/>
          <w:szCs w:val="28"/>
        </w:rPr>
        <w:t xml:space="preserve"> to understand</w:t>
      </w:r>
      <w:r>
        <w:rPr>
          <w:rFonts w:asciiTheme="majorBidi" w:hAnsiTheme="majorBidi" w:cstheme="majorBidi"/>
          <w:sz w:val="28"/>
          <w:szCs w:val="28"/>
        </w:rPr>
        <w:t>ing ourselves, Others, and</w:t>
      </w:r>
      <w:r w:rsidRPr="007A28D2">
        <w:rPr>
          <w:rFonts w:asciiTheme="majorBidi" w:hAnsiTheme="majorBidi" w:cstheme="majorBidi"/>
          <w:sz w:val="28"/>
          <w:szCs w:val="28"/>
        </w:rPr>
        <w:t xml:space="preserve"> the present</w:t>
      </w:r>
      <w:r>
        <w:rPr>
          <w:rFonts w:asciiTheme="majorBidi" w:hAnsiTheme="majorBidi" w:cstheme="majorBidi"/>
          <w:sz w:val="28"/>
          <w:szCs w:val="28"/>
        </w:rPr>
        <w:t>, so that we can make ourselves ready</w:t>
      </w:r>
      <w:r w:rsidRPr="007A28D2">
        <w:rPr>
          <w:rFonts w:asciiTheme="majorBidi" w:hAnsiTheme="majorBidi" w:cstheme="majorBidi"/>
          <w:sz w:val="28"/>
          <w:szCs w:val="28"/>
        </w:rPr>
        <w:t xml:space="preserve"> for the </w:t>
      </w:r>
      <w:r w:rsidR="00B4608C">
        <w:rPr>
          <w:rFonts w:asciiTheme="majorBidi" w:hAnsiTheme="majorBidi" w:cstheme="majorBidi"/>
          <w:sz w:val="28"/>
          <w:szCs w:val="28"/>
        </w:rPr>
        <w:t>challenges</w:t>
      </w:r>
      <w:r w:rsidRPr="007A28D2">
        <w:rPr>
          <w:rFonts w:asciiTheme="majorBidi" w:hAnsiTheme="majorBidi" w:cstheme="majorBidi"/>
          <w:sz w:val="28"/>
          <w:szCs w:val="28"/>
        </w:rPr>
        <w:t xml:space="preserve"> that lie ahead.</w:t>
      </w:r>
    </w:p>
    <w:p w14:paraId="0618E014" w14:textId="77777777" w:rsidR="00E86172" w:rsidRDefault="00E86172" w:rsidP="00E86172">
      <w:pPr>
        <w:rPr>
          <w:rFonts w:asciiTheme="majorBidi" w:hAnsiTheme="majorBidi" w:cstheme="majorBidi"/>
          <w:sz w:val="28"/>
          <w:szCs w:val="28"/>
        </w:rPr>
      </w:pPr>
    </w:p>
    <w:p w14:paraId="7FE1EEF8" w14:textId="3BF3ADB4" w:rsidR="004F3FDA" w:rsidRPr="007B2847" w:rsidRDefault="004F3FDA" w:rsidP="00B27641">
      <w:pPr>
        <w:ind w:left="1440" w:right="2160"/>
        <w:rPr>
          <w:rFonts w:asciiTheme="majorBidi" w:eastAsia="Times" w:hAnsiTheme="majorBidi" w:cstheme="majorBidi"/>
          <w:sz w:val="20"/>
          <w:szCs w:val="20"/>
        </w:rPr>
      </w:pPr>
      <w:r w:rsidRPr="007B2847">
        <w:rPr>
          <w:rFonts w:asciiTheme="majorBidi" w:eastAsia="Times" w:hAnsiTheme="majorBidi" w:cstheme="majorBidi"/>
          <w:sz w:val="20"/>
          <w:szCs w:val="20"/>
        </w:rPr>
        <w:t xml:space="preserve">Image </w:t>
      </w:r>
      <w:r w:rsidR="0095163E">
        <w:rPr>
          <w:rFonts w:asciiTheme="majorBidi" w:eastAsia="Times" w:hAnsiTheme="majorBidi" w:cstheme="majorBidi"/>
          <w:sz w:val="20"/>
          <w:szCs w:val="20"/>
        </w:rPr>
        <w:t>29</w:t>
      </w:r>
      <w:r w:rsidRPr="007B2847">
        <w:rPr>
          <w:rFonts w:asciiTheme="majorBidi" w:eastAsia="Times" w:hAnsiTheme="majorBidi" w:cstheme="majorBidi"/>
          <w:sz w:val="20"/>
          <w:szCs w:val="20"/>
        </w:rPr>
        <w:t xml:space="preserve">: </w:t>
      </w:r>
    </w:p>
    <w:p w14:paraId="19998F71" w14:textId="77777777" w:rsidR="004F3FDA" w:rsidRDefault="004F3FDA" w:rsidP="00B27641">
      <w:pPr>
        <w:ind w:left="1440" w:right="2160"/>
        <w:rPr>
          <w:rFonts w:asciiTheme="majorBidi" w:eastAsia="Times" w:hAnsiTheme="majorBidi" w:cstheme="majorBidi"/>
          <w:sz w:val="20"/>
          <w:szCs w:val="20"/>
        </w:rPr>
      </w:pPr>
    </w:p>
    <w:p w14:paraId="03E1C74C" w14:textId="77777777" w:rsidR="004F3FDA" w:rsidRDefault="004F3FDA" w:rsidP="00B27641">
      <w:pPr>
        <w:ind w:left="1440" w:right="2160"/>
        <w:rPr>
          <w:rFonts w:asciiTheme="majorBidi" w:eastAsia="Times" w:hAnsiTheme="majorBidi" w:cstheme="majorBidi"/>
          <w:sz w:val="20"/>
          <w:szCs w:val="20"/>
        </w:rPr>
      </w:pPr>
    </w:p>
    <w:p w14:paraId="60AA816D" w14:textId="77777777" w:rsidR="00B4608C" w:rsidRDefault="00B4608C" w:rsidP="00B27641">
      <w:pPr>
        <w:ind w:left="1440" w:right="2160"/>
        <w:rPr>
          <w:rFonts w:asciiTheme="majorBidi" w:eastAsia="Times" w:hAnsiTheme="majorBidi" w:cstheme="majorBidi"/>
          <w:sz w:val="20"/>
          <w:szCs w:val="20"/>
        </w:rPr>
      </w:pPr>
    </w:p>
    <w:p w14:paraId="501E72BD" w14:textId="77777777" w:rsidR="00B4608C" w:rsidRDefault="00B4608C" w:rsidP="00B27641">
      <w:pPr>
        <w:ind w:left="1440" w:right="2160"/>
        <w:rPr>
          <w:rFonts w:asciiTheme="majorBidi" w:eastAsia="Times" w:hAnsiTheme="majorBidi" w:cstheme="majorBidi"/>
          <w:sz w:val="20"/>
          <w:szCs w:val="20"/>
        </w:rPr>
      </w:pPr>
    </w:p>
    <w:p w14:paraId="0591BF78" w14:textId="77777777" w:rsidR="00B4608C" w:rsidRDefault="00B4608C" w:rsidP="00B27641">
      <w:pPr>
        <w:ind w:left="1440" w:right="2160"/>
        <w:rPr>
          <w:rFonts w:asciiTheme="majorBidi" w:eastAsia="Times" w:hAnsiTheme="majorBidi" w:cstheme="majorBidi"/>
          <w:sz w:val="20"/>
          <w:szCs w:val="20"/>
        </w:rPr>
      </w:pPr>
    </w:p>
    <w:p w14:paraId="6484E4D0" w14:textId="77777777" w:rsidR="00AC7719" w:rsidRDefault="00AC7719" w:rsidP="00B27641">
      <w:pPr>
        <w:ind w:left="1440" w:right="2160"/>
        <w:rPr>
          <w:rFonts w:asciiTheme="majorBidi" w:eastAsia="Times" w:hAnsiTheme="majorBidi" w:cstheme="majorBidi"/>
          <w:sz w:val="20"/>
          <w:szCs w:val="20"/>
        </w:rPr>
      </w:pPr>
    </w:p>
    <w:p w14:paraId="2B7F882E" w14:textId="77777777" w:rsidR="00AC7719" w:rsidRDefault="00AC7719" w:rsidP="00B27641">
      <w:pPr>
        <w:ind w:left="1440" w:right="2160"/>
        <w:rPr>
          <w:rFonts w:asciiTheme="majorBidi" w:eastAsia="Times" w:hAnsiTheme="majorBidi" w:cstheme="majorBidi"/>
          <w:sz w:val="20"/>
          <w:szCs w:val="20"/>
        </w:rPr>
      </w:pPr>
    </w:p>
    <w:p w14:paraId="25342A99" w14:textId="77777777" w:rsidR="00AC7719" w:rsidRDefault="00AC7719" w:rsidP="00B27641">
      <w:pPr>
        <w:ind w:left="1440" w:right="2160"/>
        <w:rPr>
          <w:rFonts w:asciiTheme="majorBidi" w:eastAsia="Times" w:hAnsiTheme="majorBidi" w:cstheme="majorBidi"/>
          <w:sz w:val="20"/>
          <w:szCs w:val="20"/>
        </w:rPr>
      </w:pPr>
    </w:p>
    <w:p w14:paraId="501FA525" w14:textId="77777777" w:rsidR="00AC7719" w:rsidRDefault="00AC7719" w:rsidP="00B27641">
      <w:pPr>
        <w:ind w:left="1440" w:right="2160"/>
        <w:rPr>
          <w:rFonts w:asciiTheme="majorBidi" w:eastAsia="Times" w:hAnsiTheme="majorBidi" w:cstheme="majorBidi"/>
          <w:sz w:val="20"/>
          <w:szCs w:val="20"/>
        </w:rPr>
      </w:pPr>
    </w:p>
    <w:p w14:paraId="61721231" w14:textId="77777777" w:rsidR="00D02317" w:rsidRDefault="00D02317" w:rsidP="00B27641">
      <w:pPr>
        <w:ind w:left="1440" w:right="2160"/>
        <w:rPr>
          <w:rFonts w:asciiTheme="majorBidi" w:eastAsia="Times" w:hAnsiTheme="majorBidi" w:cstheme="majorBidi"/>
          <w:sz w:val="20"/>
          <w:szCs w:val="20"/>
        </w:rPr>
      </w:pPr>
    </w:p>
    <w:p w14:paraId="41BB78D0" w14:textId="77777777" w:rsidR="004F3FDA" w:rsidRPr="007B2847" w:rsidRDefault="004F3FDA" w:rsidP="00B27641">
      <w:pPr>
        <w:ind w:left="1440" w:right="2160"/>
        <w:rPr>
          <w:rFonts w:asciiTheme="majorBidi" w:eastAsia="Times" w:hAnsiTheme="majorBidi" w:cstheme="majorBidi"/>
          <w:sz w:val="20"/>
          <w:szCs w:val="20"/>
        </w:rPr>
      </w:pPr>
    </w:p>
    <w:p w14:paraId="1D0C6741" w14:textId="7C0B3E77" w:rsidR="004F3FDA" w:rsidRDefault="00D02317" w:rsidP="00B27641">
      <w:pPr>
        <w:ind w:left="1440" w:right="2160"/>
        <w:rPr>
          <w:rFonts w:asciiTheme="majorBidi" w:eastAsia="Cambria" w:hAnsiTheme="majorBidi" w:cstheme="majorBidi"/>
          <w:sz w:val="20"/>
          <w:szCs w:val="20"/>
        </w:rPr>
      </w:pPr>
      <w:r>
        <w:rPr>
          <w:rFonts w:asciiTheme="majorBidi" w:eastAsia="Cambria" w:hAnsiTheme="majorBidi" w:cstheme="majorBidi"/>
          <w:sz w:val="20"/>
          <w:szCs w:val="20"/>
        </w:rPr>
        <w:lastRenderedPageBreak/>
        <w:t>“</w:t>
      </w:r>
      <w:r w:rsidR="004F3FDA" w:rsidRPr="007B2847">
        <w:rPr>
          <w:rFonts w:asciiTheme="majorBidi" w:eastAsia="Cambria" w:hAnsiTheme="majorBidi" w:cstheme="majorBidi"/>
          <w:sz w:val="20"/>
          <w:szCs w:val="20"/>
        </w:rPr>
        <w:t>Man is a history-making creature who can neither repeat his past nor leave it behind.</w:t>
      </w:r>
      <w:r>
        <w:rPr>
          <w:rFonts w:asciiTheme="majorBidi" w:eastAsia="Cambria" w:hAnsiTheme="majorBidi" w:cstheme="majorBidi"/>
          <w:sz w:val="20"/>
          <w:szCs w:val="20"/>
        </w:rPr>
        <w:t>”</w:t>
      </w:r>
      <w:r>
        <w:rPr>
          <w:rStyle w:val="FootnoteReference"/>
          <w:rFonts w:asciiTheme="majorBidi" w:eastAsia="Cambria" w:hAnsiTheme="majorBidi" w:cstheme="majorBidi"/>
          <w:sz w:val="20"/>
          <w:szCs w:val="20"/>
        </w:rPr>
        <w:footnoteReference w:id="138"/>
      </w:r>
    </w:p>
    <w:p w14:paraId="203B15EA" w14:textId="77777777" w:rsidR="00D02317" w:rsidRDefault="00D02317" w:rsidP="004F3FDA">
      <w:pPr>
        <w:rPr>
          <w:rFonts w:asciiTheme="majorBidi" w:eastAsia="Cambria" w:hAnsiTheme="majorBidi" w:cstheme="majorBidi"/>
          <w:sz w:val="20"/>
          <w:szCs w:val="20"/>
        </w:rPr>
      </w:pPr>
    </w:p>
    <w:p w14:paraId="3CCC5D0E" w14:textId="77777777" w:rsidR="00C22C61" w:rsidRDefault="00C22C61" w:rsidP="004F3FDA">
      <w:pPr>
        <w:rPr>
          <w:rFonts w:asciiTheme="majorBidi" w:hAnsiTheme="majorBidi" w:cstheme="majorBidi"/>
          <w:sz w:val="28"/>
          <w:szCs w:val="28"/>
        </w:rPr>
      </w:pPr>
    </w:p>
    <w:p w14:paraId="03590868" w14:textId="5D4D994D" w:rsidR="00E86172" w:rsidRDefault="00E86172" w:rsidP="00E86172">
      <w:pPr>
        <w:autoSpaceDE w:val="0"/>
        <w:autoSpaceDN w:val="0"/>
        <w:adjustRightInd w:val="0"/>
        <w:rPr>
          <w:rFonts w:ascii="Times" w:eastAsiaTheme="minorEastAsia" w:hAnsi="Times" w:cs="Times"/>
          <w:color w:val="000000"/>
          <w:sz w:val="28"/>
          <w:szCs w:val="28"/>
        </w:rPr>
      </w:pPr>
      <w:r w:rsidRPr="00F73BEE">
        <w:rPr>
          <w:rFonts w:ascii="Times" w:eastAsiaTheme="minorEastAsia" w:hAnsi="Times" w:cs="Times"/>
          <w:color w:val="000000"/>
          <w:sz w:val="28"/>
          <w:szCs w:val="28"/>
        </w:rPr>
        <w:t xml:space="preserve">The noted </w:t>
      </w:r>
      <w:r>
        <w:rPr>
          <w:rFonts w:ascii="Times" w:eastAsiaTheme="minorEastAsia" w:hAnsi="Times" w:cs="Times"/>
          <w:color w:val="000000"/>
          <w:sz w:val="28"/>
          <w:szCs w:val="28"/>
        </w:rPr>
        <w:t>Church historian</w:t>
      </w:r>
      <w:r w:rsidR="00CD7BF8">
        <w:rPr>
          <w:rFonts w:ascii="Times" w:eastAsiaTheme="minorEastAsia" w:hAnsi="Times" w:cs="Times"/>
          <w:color w:val="000000"/>
          <w:sz w:val="28"/>
          <w:szCs w:val="28"/>
        </w:rPr>
        <w:t xml:space="preserve"> and </w:t>
      </w:r>
      <w:r w:rsidR="00CD7BF8" w:rsidRPr="00F73BEE">
        <w:rPr>
          <w:rFonts w:ascii="Times" w:eastAsiaTheme="minorEastAsia" w:hAnsi="Times" w:cs="Times"/>
          <w:color w:val="000000"/>
          <w:sz w:val="28"/>
          <w:szCs w:val="28"/>
        </w:rPr>
        <w:t>Biblical Scholar</w:t>
      </w:r>
      <w:r w:rsidRPr="00F73BEE">
        <w:rPr>
          <w:rFonts w:ascii="Times" w:eastAsiaTheme="minorEastAsia" w:hAnsi="Times" w:cs="Times"/>
          <w:b/>
          <w:bCs/>
          <w:color w:val="000000"/>
          <w:sz w:val="28"/>
          <w:szCs w:val="28"/>
        </w:rPr>
        <w:t xml:space="preserve"> </w:t>
      </w:r>
      <w:r w:rsidRPr="00D22B51">
        <w:rPr>
          <w:rFonts w:ascii="Times" w:eastAsiaTheme="minorEastAsia" w:hAnsi="Times" w:cs="Times"/>
          <w:b/>
          <w:bCs/>
          <w:color w:val="000000"/>
          <w:sz w:val="28"/>
          <w:szCs w:val="28"/>
        </w:rPr>
        <w:t>Adolf von Harnack</w:t>
      </w:r>
      <w:r>
        <w:rPr>
          <w:rStyle w:val="FootnoteReference"/>
          <w:rFonts w:asciiTheme="majorBidi" w:hAnsiTheme="majorBidi" w:cstheme="majorBidi"/>
          <w:sz w:val="28"/>
          <w:szCs w:val="28"/>
        </w:rPr>
        <w:footnoteReference w:id="139"/>
      </w:r>
      <w:r>
        <w:rPr>
          <w:rFonts w:ascii="Times" w:eastAsiaTheme="minorEastAsia" w:hAnsi="Times" w:cs="Times"/>
          <w:color w:val="000000"/>
          <w:sz w:val="28"/>
          <w:szCs w:val="28"/>
        </w:rPr>
        <w:t xml:space="preserve"> said:</w:t>
      </w:r>
    </w:p>
    <w:p w14:paraId="09A4268C" w14:textId="77777777" w:rsidR="00E86172" w:rsidRDefault="00E86172" w:rsidP="00E86172">
      <w:pPr>
        <w:autoSpaceDE w:val="0"/>
        <w:autoSpaceDN w:val="0"/>
        <w:adjustRightInd w:val="0"/>
        <w:rPr>
          <w:rFonts w:ascii="Times" w:eastAsiaTheme="minorEastAsia" w:hAnsi="Times" w:cs="Times"/>
          <w:color w:val="000000"/>
          <w:sz w:val="28"/>
          <w:szCs w:val="28"/>
        </w:rPr>
      </w:pPr>
    </w:p>
    <w:p w14:paraId="79677524" w14:textId="77777777" w:rsidR="00E86172" w:rsidRDefault="00E86172" w:rsidP="0074699E">
      <w:pPr>
        <w:autoSpaceDE w:val="0"/>
        <w:autoSpaceDN w:val="0"/>
        <w:adjustRightInd w:val="0"/>
        <w:ind w:left="1260" w:right="1620"/>
        <w:rPr>
          <w:rFonts w:ascii="Times" w:eastAsiaTheme="minorEastAsia" w:hAnsi="Times" w:cs="Times"/>
          <w:color w:val="000000"/>
        </w:rPr>
      </w:pPr>
      <w:r w:rsidRPr="000118F2">
        <w:rPr>
          <w:rFonts w:ascii="Times" w:eastAsiaTheme="minorEastAsia" w:hAnsi="Times" w:cs="Times"/>
          <w:color w:val="000000"/>
        </w:rPr>
        <w:t xml:space="preserve">The study of each single religion ought, by no means, to </w:t>
      </w:r>
      <w:r>
        <w:rPr>
          <w:rFonts w:ascii="Times" w:eastAsiaTheme="minorEastAsia" w:hAnsi="Times" w:cs="Times"/>
          <w:color w:val="000000"/>
        </w:rPr>
        <w:t xml:space="preserve">be </w:t>
      </w:r>
      <w:r w:rsidRPr="000118F2">
        <w:rPr>
          <w:rFonts w:ascii="Times" w:eastAsiaTheme="minorEastAsia" w:hAnsi="Times" w:cs="Times"/>
          <w:color w:val="000000"/>
        </w:rPr>
        <w:t>separated from the study of the history of the people concerned. To try to study the religion alone is a more childish undertaking than to examine only the roots and blossoms instead of the whole plant.</w:t>
      </w:r>
    </w:p>
    <w:p w14:paraId="1105CD55" w14:textId="77777777" w:rsidR="00E86172" w:rsidRPr="000118F2" w:rsidRDefault="00E86172" w:rsidP="00E86172">
      <w:pPr>
        <w:autoSpaceDE w:val="0"/>
        <w:autoSpaceDN w:val="0"/>
        <w:adjustRightInd w:val="0"/>
        <w:ind w:left="540" w:right="720"/>
        <w:rPr>
          <w:rFonts w:ascii="Helvetica" w:eastAsiaTheme="minorEastAsia" w:hAnsi="Helvetica" w:cs="Helvetica"/>
          <w:color w:val="000000"/>
        </w:rPr>
      </w:pPr>
    </w:p>
    <w:p w14:paraId="26A2F4E5" w14:textId="5639F713" w:rsidR="00E86172" w:rsidRDefault="00E86172" w:rsidP="00E86172">
      <w:pPr>
        <w:autoSpaceDE w:val="0"/>
        <w:autoSpaceDN w:val="0"/>
        <w:adjustRightInd w:val="0"/>
        <w:rPr>
          <w:rFonts w:ascii="Times" w:eastAsiaTheme="minorEastAsia" w:hAnsi="Times" w:cs="Times"/>
          <w:color w:val="000000"/>
          <w:sz w:val="28"/>
          <w:szCs w:val="28"/>
        </w:rPr>
      </w:pPr>
      <w:r>
        <w:rPr>
          <w:rFonts w:ascii="Times" w:eastAsiaTheme="minorEastAsia" w:hAnsi="Times" w:cs="Times"/>
          <w:i/>
          <w:iCs/>
          <w:color w:val="000000"/>
          <w:sz w:val="28"/>
          <w:szCs w:val="28"/>
        </w:rPr>
        <w:t xml:space="preserve">The First Teaching </w:t>
      </w:r>
      <w:r>
        <w:rPr>
          <w:rFonts w:ascii="Times" w:eastAsiaTheme="minorEastAsia" w:hAnsi="Times" w:cs="Times"/>
          <w:color w:val="000000"/>
          <w:sz w:val="28"/>
          <w:szCs w:val="28"/>
        </w:rPr>
        <w:t>ascribes to</w:t>
      </w:r>
      <w:r w:rsidR="00DB585A">
        <w:rPr>
          <w:rFonts w:ascii="Times" w:eastAsiaTheme="minorEastAsia" w:hAnsi="Times" w:cs="Times"/>
          <w:color w:val="000000"/>
          <w:sz w:val="28"/>
          <w:szCs w:val="28"/>
        </w:rPr>
        <w:t xml:space="preserve"> this view of</w:t>
      </w:r>
      <w:r>
        <w:rPr>
          <w:rFonts w:ascii="Times" w:eastAsiaTheme="minorEastAsia" w:hAnsi="Times" w:cs="Times"/>
          <w:color w:val="000000"/>
          <w:sz w:val="28"/>
          <w:szCs w:val="28"/>
        </w:rPr>
        <w:t xml:space="preserve"> von Harnack and attempts to apply it</w:t>
      </w:r>
      <w:r w:rsidR="00DB585A">
        <w:rPr>
          <w:rFonts w:ascii="Times" w:eastAsiaTheme="minorEastAsia" w:hAnsi="Times" w:cs="Times"/>
          <w:color w:val="000000"/>
          <w:sz w:val="28"/>
          <w:szCs w:val="28"/>
        </w:rPr>
        <w:t>—n</w:t>
      </w:r>
      <w:r>
        <w:rPr>
          <w:rFonts w:ascii="Times" w:eastAsiaTheme="minorEastAsia" w:hAnsi="Times" w:cs="Times"/>
          <w:color w:val="000000"/>
          <w:sz w:val="28"/>
          <w:szCs w:val="28"/>
        </w:rPr>
        <w:t>ot just to Islam</w:t>
      </w:r>
      <w:r w:rsidR="00DB585A">
        <w:rPr>
          <w:rFonts w:ascii="Times" w:eastAsiaTheme="minorEastAsia" w:hAnsi="Times" w:cs="Times"/>
          <w:color w:val="000000"/>
          <w:sz w:val="28"/>
          <w:szCs w:val="28"/>
        </w:rPr>
        <w:t>—</w:t>
      </w:r>
      <w:r>
        <w:rPr>
          <w:rFonts w:ascii="Times" w:eastAsiaTheme="minorEastAsia" w:hAnsi="Times" w:cs="Times"/>
          <w:color w:val="000000"/>
          <w:sz w:val="28"/>
          <w:szCs w:val="28"/>
        </w:rPr>
        <w:t xml:space="preserve">but to the universal </w:t>
      </w:r>
      <w:r w:rsidR="008B598A">
        <w:rPr>
          <w:rFonts w:ascii="Times" w:eastAsiaTheme="minorEastAsia" w:hAnsi="Times" w:cs="Times"/>
          <w:color w:val="000000"/>
          <w:sz w:val="28"/>
          <w:szCs w:val="28"/>
        </w:rPr>
        <w:t>phenomenon of H</w:t>
      </w:r>
      <w:r>
        <w:rPr>
          <w:rFonts w:ascii="Times" w:eastAsiaTheme="minorEastAsia" w:hAnsi="Times" w:cs="Times"/>
          <w:color w:val="000000"/>
          <w:sz w:val="28"/>
          <w:szCs w:val="28"/>
        </w:rPr>
        <w:t xml:space="preserve">uman </w:t>
      </w:r>
      <w:r w:rsidR="008B598A">
        <w:rPr>
          <w:rFonts w:ascii="Times" w:eastAsiaTheme="minorEastAsia" w:hAnsi="Times" w:cs="Times"/>
          <w:color w:val="000000"/>
          <w:sz w:val="28"/>
          <w:szCs w:val="28"/>
        </w:rPr>
        <w:t xml:space="preserve">history, </w:t>
      </w:r>
      <w:r>
        <w:rPr>
          <w:rFonts w:ascii="Times" w:eastAsiaTheme="minorEastAsia" w:hAnsi="Times" w:cs="Times"/>
          <w:color w:val="000000"/>
          <w:sz w:val="28"/>
          <w:szCs w:val="28"/>
        </w:rPr>
        <w:t>religion</w:t>
      </w:r>
      <w:r w:rsidR="008B598A">
        <w:rPr>
          <w:rFonts w:ascii="Times" w:eastAsiaTheme="minorEastAsia" w:hAnsi="Times" w:cs="Times"/>
          <w:color w:val="000000"/>
          <w:sz w:val="28"/>
          <w:szCs w:val="28"/>
        </w:rPr>
        <w:t>,</w:t>
      </w:r>
      <w:r>
        <w:rPr>
          <w:rFonts w:ascii="Times" w:eastAsiaTheme="minorEastAsia" w:hAnsi="Times" w:cs="Times"/>
          <w:color w:val="000000"/>
          <w:sz w:val="28"/>
          <w:szCs w:val="28"/>
        </w:rPr>
        <w:t xml:space="preserve"> and </w:t>
      </w:r>
      <w:r w:rsidR="008B598A">
        <w:rPr>
          <w:rFonts w:ascii="Times" w:eastAsiaTheme="minorEastAsia" w:hAnsi="Times" w:cs="Times"/>
          <w:color w:val="000000"/>
          <w:sz w:val="28"/>
          <w:szCs w:val="28"/>
        </w:rPr>
        <w:t>C</w:t>
      </w:r>
      <w:r>
        <w:rPr>
          <w:rFonts w:ascii="Times" w:eastAsiaTheme="minorEastAsia" w:hAnsi="Times" w:cs="Times"/>
          <w:color w:val="000000"/>
          <w:sz w:val="28"/>
          <w:szCs w:val="28"/>
        </w:rPr>
        <w:t>ulture in general. We certainly cannot understand Islam without understanding Muslims and their history—especially as that on-going historical encounter continually overlaps and intermeshes with the history of Western and Eastern Europe</w:t>
      </w:r>
      <w:r w:rsidR="00500AEE">
        <w:rPr>
          <w:rFonts w:ascii="Times" w:eastAsiaTheme="minorEastAsia" w:hAnsi="Times" w:cs="Times"/>
          <w:color w:val="000000"/>
          <w:sz w:val="28"/>
          <w:szCs w:val="28"/>
        </w:rPr>
        <w:t>—b</w:t>
      </w:r>
      <w:r>
        <w:rPr>
          <w:rFonts w:ascii="Times" w:eastAsiaTheme="minorEastAsia" w:hAnsi="Times" w:cs="Times"/>
          <w:color w:val="000000"/>
          <w:sz w:val="28"/>
          <w:szCs w:val="28"/>
        </w:rPr>
        <w:t xml:space="preserve">ut </w:t>
      </w:r>
      <w:r w:rsidR="00500AEE">
        <w:rPr>
          <w:rFonts w:ascii="Times" w:eastAsiaTheme="minorEastAsia" w:hAnsi="Times" w:cs="Times"/>
          <w:color w:val="000000"/>
          <w:sz w:val="28"/>
          <w:szCs w:val="28"/>
        </w:rPr>
        <w:t xml:space="preserve">neither can </w:t>
      </w:r>
      <w:r>
        <w:rPr>
          <w:rFonts w:ascii="Times" w:eastAsiaTheme="minorEastAsia" w:hAnsi="Times" w:cs="Times"/>
          <w:color w:val="000000"/>
          <w:sz w:val="28"/>
          <w:szCs w:val="28"/>
        </w:rPr>
        <w:t>we understand the Occident without</w:t>
      </w:r>
      <w:r w:rsidR="00500AEE">
        <w:rPr>
          <w:rFonts w:ascii="Times" w:eastAsiaTheme="minorEastAsia" w:hAnsi="Times" w:cs="Times"/>
          <w:color w:val="000000"/>
          <w:sz w:val="28"/>
          <w:szCs w:val="28"/>
        </w:rPr>
        <w:t xml:space="preserve"> placing it in a broa</w:t>
      </w:r>
      <w:r w:rsidR="00CB6D40">
        <w:rPr>
          <w:rFonts w:ascii="Times" w:eastAsiaTheme="minorEastAsia" w:hAnsi="Times" w:cs="Times"/>
          <w:color w:val="000000"/>
          <w:sz w:val="28"/>
          <w:szCs w:val="28"/>
        </w:rPr>
        <w:t>der context, while</w:t>
      </w:r>
      <w:r>
        <w:rPr>
          <w:rFonts w:ascii="Times" w:eastAsiaTheme="minorEastAsia" w:hAnsi="Times" w:cs="Times"/>
          <w:color w:val="000000"/>
          <w:sz w:val="28"/>
          <w:szCs w:val="28"/>
        </w:rPr>
        <w:t xml:space="preserve"> viewing it through sound historical </w:t>
      </w:r>
      <w:r w:rsidR="00CB6D40">
        <w:rPr>
          <w:rFonts w:ascii="Times" w:eastAsiaTheme="minorEastAsia" w:hAnsi="Times" w:cs="Times"/>
          <w:color w:val="000000"/>
          <w:sz w:val="28"/>
          <w:szCs w:val="28"/>
        </w:rPr>
        <w:t>P</w:t>
      </w:r>
      <w:r>
        <w:rPr>
          <w:rFonts w:ascii="Times" w:eastAsiaTheme="minorEastAsia" w:hAnsi="Times" w:cs="Times"/>
          <w:color w:val="000000"/>
          <w:sz w:val="28"/>
          <w:szCs w:val="28"/>
        </w:rPr>
        <w:t xml:space="preserve">aradigms and </w:t>
      </w:r>
      <w:r w:rsidR="00CB6D40">
        <w:rPr>
          <w:rFonts w:ascii="Times" w:eastAsiaTheme="minorEastAsia" w:hAnsi="Times" w:cs="Times"/>
          <w:color w:val="000000"/>
          <w:sz w:val="28"/>
          <w:szCs w:val="28"/>
        </w:rPr>
        <w:t>C</w:t>
      </w:r>
      <w:r>
        <w:rPr>
          <w:rFonts w:ascii="Times" w:eastAsiaTheme="minorEastAsia" w:hAnsi="Times" w:cs="Times"/>
          <w:color w:val="000000"/>
          <w:sz w:val="28"/>
          <w:szCs w:val="28"/>
        </w:rPr>
        <w:t xml:space="preserve">ognitive frames that bring to light </w:t>
      </w:r>
      <w:r w:rsidR="00484519">
        <w:rPr>
          <w:rFonts w:ascii="Times" w:eastAsiaTheme="minorEastAsia" w:hAnsi="Times" w:cs="Times"/>
          <w:color w:val="000000"/>
          <w:sz w:val="28"/>
          <w:szCs w:val="28"/>
        </w:rPr>
        <w:t xml:space="preserve">of its vast shared history with the Islamic world and other neglected elements of the European past that are </w:t>
      </w:r>
      <w:r w:rsidR="000E4DB7">
        <w:rPr>
          <w:rFonts w:ascii="Times" w:eastAsiaTheme="minorEastAsia" w:hAnsi="Times" w:cs="Times"/>
          <w:color w:val="000000"/>
          <w:sz w:val="28"/>
          <w:szCs w:val="28"/>
        </w:rPr>
        <w:t>often un</w:t>
      </w:r>
      <w:r>
        <w:rPr>
          <w:rFonts w:ascii="Times" w:eastAsiaTheme="minorEastAsia" w:hAnsi="Times" w:cs="Times"/>
          <w:color w:val="000000"/>
          <w:sz w:val="28"/>
          <w:szCs w:val="28"/>
        </w:rPr>
        <w:t xml:space="preserve">known </w:t>
      </w:r>
      <w:r w:rsidR="000E4DB7">
        <w:rPr>
          <w:rFonts w:ascii="Times" w:eastAsiaTheme="minorEastAsia" w:hAnsi="Times" w:cs="Times"/>
          <w:color w:val="000000"/>
          <w:sz w:val="28"/>
          <w:szCs w:val="28"/>
        </w:rPr>
        <w:t xml:space="preserve">or just being discovered. </w:t>
      </w:r>
      <w:r>
        <w:rPr>
          <w:rFonts w:ascii="Times" w:eastAsiaTheme="minorEastAsia" w:hAnsi="Times" w:cs="Times"/>
          <w:color w:val="000000"/>
          <w:sz w:val="28"/>
          <w:szCs w:val="28"/>
        </w:rPr>
        <w:t>More specifically, we—as Westerners or non-Westerners</w:t>
      </w:r>
      <w:r w:rsidR="000E4DB7">
        <w:rPr>
          <w:rFonts w:ascii="Times" w:eastAsiaTheme="minorEastAsia" w:hAnsi="Times" w:cs="Times"/>
          <w:color w:val="000000"/>
          <w:sz w:val="28"/>
          <w:szCs w:val="28"/>
        </w:rPr>
        <w:t xml:space="preserve"> alike</w:t>
      </w:r>
      <w:r>
        <w:rPr>
          <w:rFonts w:ascii="Times" w:eastAsiaTheme="minorEastAsia" w:hAnsi="Times" w:cs="Times"/>
          <w:color w:val="000000"/>
          <w:sz w:val="28"/>
          <w:szCs w:val="28"/>
        </w:rPr>
        <w:t xml:space="preserve">—cannot unravel the very negative yet virtually “religiously </w:t>
      </w:r>
      <w:r w:rsidR="000E4DB7">
        <w:rPr>
          <w:rFonts w:ascii="Times" w:eastAsiaTheme="minorEastAsia" w:hAnsi="Times" w:cs="Times"/>
          <w:color w:val="000000"/>
          <w:sz w:val="28"/>
          <w:szCs w:val="28"/>
        </w:rPr>
        <w:t>D</w:t>
      </w:r>
      <w:r>
        <w:rPr>
          <w:rFonts w:ascii="Times" w:eastAsiaTheme="minorEastAsia" w:hAnsi="Times" w:cs="Times"/>
          <w:color w:val="000000"/>
          <w:sz w:val="28"/>
          <w:szCs w:val="28"/>
        </w:rPr>
        <w:t>octrinal” views that Westerners generally inherit about Islam and Muslims because they have not been shown how</w:t>
      </w:r>
      <w:r w:rsidR="00CA1912">
        <w:rPr>
          <w:rFonts w:ascii="Times" w:eastAsiaTheme="minorEastAsia" w:hAnsi="Times" w:cs="Times"/>
          <w:color w:val="000000"/>
          <w:sz w:val="28"/>
          <w:szCs w:val="28"/>
        </w:rPr>
        <w:t>—without prejudice—to</w:t>
      </w:r>
      <w:r>
        <w:rPr>
          <w:rFonts w:ascii="Times" w:eastAsiaTheme="minorEastAsia" w:hAnsi="Times" w:cs="Times"/>
          <w:color w:val="000000"/>
          <w:sz w:val="28"/>
          <w:szCs w:val="28"/>
        </w:rPr>
        <w:t xml:space="preserve"> p</w:t>
      </w:r>
      <w:r w:rsidR="00CA1912">
        <w:rPr>
          <w:rFonts w:ascii="Times" w:eastAsiaTheme="minorEastAsia" w:hAnsi="Times" w:cs="Times"/>
          <w:color w:val="000000"/>
          <w:sz w:val="28"/>
          <w:szCs w:val="28"/>
        </w:rPr>
        <w:t>lace</w:t>
      </w:r>
      <w:r>
        <w:rPr>
          <w:rFonts w:ascii="Times" w:eastAsiaTheme="minorEastAsia" w:hAnsi="Times" w:cs="Times"/>
          <w:color w:val="000000"/>
          <w:sz w:val="28"/>
          <w:szCs w:val="28"/>
        </w:rPr>
        <w:t xml:space="preserve"> Islam and Muslims in the context of the development of Western Christian </w:t>
      </w:r>
      <w:r w:rsidR="00CA1912">
        <w:rPr>
          <w:rFonts w:ascii="Times" w:eastAsiaTheme="minorEastAsia" w:hAnsi="Times" w:cs="Times"/>
          <w:color w:val="000000"/>
          <w:sz w:val="28"/>
          <w:szCs w:val="28"/>
        </w:rPr>
        <w:t>C</w:t>
      </w:r>
      <w:r>
        <w:rPr>
          <w:rFonts w:ascii="Times" w:eastAsiaTheme="minorEastAsia" w:hAnsi="Times" w:cs="Times"/>
          <w:color w:val="000000"/>
          <w:sz w:val="28"/>
          <w:szCs w:val="28"/>
        </w:rPr>
        <w:t>ulture and Civilization over more than a millennium and their complex yet intimate relationship to Islam and Islamic Civilization.</w:t>
      </w:r>
    </w:p>
    <w:p w14:paraId="5499C5D0" w14:textId="77777777" w:rsidR="00E86172" w:rsidRDefault="00E86172" w:rsidP="00E86172">
      <w:pPr>
        <w:autoSpaceDE w:val="0"/>
        <w:autoSpaceDN w:val="0"/>
        <w:adjustRightInd w:val="0"/>
        <w:rPr>
          <w:rFonts w:asciiTheme="majorBidi" w:hAnsiTheme="majorBidi" w:cstheme="majorBidi"/>
          <w:sz w:val="28"/>
          <w:szCs w:val="28"/>
        </w:rPr>
      </w:pPr>
    </w:p>
    <w:p w14:paraId="2A46A77D" w14:textId="2935BA67" w:rsidR="00E86172" w:rsidRDefault="00E86172" w:rsidP="00E86172">
      <w:pPr>
        <w:autoSpaceDE w:val="0"/>
        <w:autoSpaceDN w:val="0"/>
        <w:adjustRightInd w:val="0"/>
        <w:rPr>
          <w:rFonts w:asciiTheme="majorBidi" w:hAnsiTheme="majorBidi" w:cstheme="majorBidi"/>
          <w:sz w:val="28"/>
          <w:szCs w:val="28"/>
        </w:rPr>
      </w:pPr>
      <w:r>
        <w:rPr>
          <w:rFonts w:asciiTheme="majorBidi" w:hAnsiTheme="majorBidi" w:cstheme="majorBidi"/>
          <w:sz w:val="28"/>
          <w:szCs w:val="28"/>
        </w:rPr>
        <w:lastRenderedPageBreak/>
        <w:t xml:space="preserve">The </w:t>
      </w:r>
      <w:r w:rsidR="00C8366B">
        <w:rPr>
          <w:rFonts w:asciiTheme="majorBidi" w:hAnsiTheme="majorBidi" w:cstheme="majorBidi"/>
          <w:sz w:val="28"/>
          <w:szCs w:val="28"/>
        </w:rPr>
        <w:t>S</w:t>
      </w:r>
      <w:r>
        <w:rPr>
          <w:rFonts w:asciiTheme="majorBidi" w:hAnsiTheme="majorBidi" w:cstheme="majorBidi"/>
          <w:sz w:val="28"/>
          <w:szCs w:val="28"/>
        </w:rPr>
        <w:t xml:space="preserve">cholar of American religions, </w:t>
      </w:r>
      <w:r w:rsidRPr="00D22B51">
        <w:rPr>
          <w:rFonts w:asciiTheme="majorBidi" w:hAnsiTheme="majorBidi" w:cstheme="majorBidi"/>
          <w:b/>
          <w:bCs/>
          <w:sz w:val="28"/>
          <w:szCs w:val="28"/>
        </w:rPr>
        <w:t>Martin Marty</w:t>
      </w:r>
      <w:r>
        <w:rPr>
          <w:rFonts w:asciiTheme="majorBidi" w:hAnsiTheme="majorBidi" w:cstheme="majorBidi"/>
          <w:b/>
          <w:bCs/>
          <w:sz w:val="28"/>
          <w:szCs w:val="28"/>
        </w:rPr>
        <w:t>,</w:t>
      </w:r>
      <w:r>
        <w:rPr>
          <w:rStyle w:val="FootnoteReference"/>
          <w:rFonts w:asciiTheme="majorBidi" w:hAnsiTheme="majorBidi" w:cstheme="majorBidi"/>
          <w:sz w:val="28"/>
          <w:szCs w:val="28"/>
        </w:rPr>
        <w:footnoteReference w:id="140"/>
      </w:r>
      <w:r w:rsidRPr="001F3719">
        <w:rPr>
          <w:rFonts w:asciiTheme="majorBidi" w:hAnsiTheme="majorBidi" w:cstheme="majorBidi"/>
          <w:sz w:val="28"/>
          <w:szCs w:val="28"/>
        </w:rPr>
        <w:t xml:space="preserve"> diagnoses </w:t>
      </w:r>
      <w:r>
        <w:rPr>
          <w:rFonts w:asciiTheme="majorBidi" w:hAnsiTheme="majorBidi" w:cstheme="majorBidi"/>
          <w:sz w:val="28"/>
          <w:szCs w:val="28"/>
        </w:rPr>
        <w:t>Americans in particular</w:t>
      </w:r>
      <w:r w:rsidRPr="001F3719">
        <w:rPr>
          <w:rFonts w:asciiTheme="majorBidi" w:hAnsiTheme="majorBidi" w:cstheme="majorBidi"/>
          <w:sz w:val="28"/>
          <w:szCs w:val="28"/>
        </w:rPr>
        <w:t xml:space="preserve"> as suffering from amnesia of our history and </w:t>
      </w:r>
      <w:r w:rsidR="00F11B6A">
        <w:rPr>
          <w:rFonts w:asciiTheme="majorBidi" w:hAnsiTheme="majorBidi" w:cstheme="majorBidi"/>
          <w:sz w:val="28"/>
          <w:szCs w:val="28"/>
        </w:rPr>
        <w:t xml:space="preserve">the reality of </w:t>
      </w:r>
      <w:r w:rsidRPr="001F3719">
        <w:rPr>
          <w:rFonts w:asciiTheme="majorBidi" w:hAnsiTheme="majorBidi" w:cstheme="majorBidi"/>
          <w:sz w:val="28"/>
          <w:szCs w:val="28"/>
        </w:rPr>
        <w:t xml:space="preserve">who we are. </w:t>
      </w:r>
      <w:r>
        <w:rPr>
          <w:rFonts w:asciiTheme="majorBidi" w:hAnsiTheme="majorBidi" w:cstheme="majorBidi"/>
          <w:sz w:val="28"/>
          <w:szCs w:val="28"/>
        </w:rPr>
        <w:t xml:space="preserve">Shortly after September 11, 2001, the American historian, broadcaster, and writer </w:t>
      </w:r>
      <w:r w:rsidRPr="00D22B51">
        <w:rPr>
          <w:rFonts w:asciiTheme="majorBidi" w:hAnsiTheme="majorBidi" w:cstheme="majorBidi"/>
          <w:b/>
          <w:bCs/>
          <w:sz w:val="28"/>
          <w:szCs w:val="28"/>
        </w:rPr>
        <w:t>Studs Terkel</w:t>
      </w:r>
      <w:r>
        <w:rPr>
          <w:rStyle w:val="FootnoteReference"/>
          <w:rFonts w:asciiTheme="majorBidi" w:hAnsiTheme="majorBidi" w:cstheme="majorBidi"/>
          <w:sz w:val="28"/>
          <w:szCs w:val="28"/>
        </w:rPr>
        <w:footnoteReference w:id="141"/>
      </w:r>
      <w:r>
        <w:rPr>
          <w:rFonts w:asciiTheme="majorBidi" w:hAnsiTheme="majorBidi" w:cstheme="majorBidi"/>
          <w:sz w:val="28"/>
          <w:szCs w:val="28"/>
        </w:rPr>
        <w:t xml:space="preserve"> warned Americans of our dangerous </w:t>
      </w:r>
      <w:r w:rsidRPr="001F3719">
        <w:rPr>
          <w:rFonts w:asciiTheme="majorBidi" w:hAnsiTheme="majorBidi" w:cstheme="majorBidi"/>
          <w:sz w:val="28"/>
          <w:szCs w:val="28"/>
        </w:rPr>
        <w:t>habit of ignoring the past</w:t>
      </w:r>
      <w:r>
        <w:rPr>
          <w:rFonts w:asciiTheme="majorBidi" w:hAnsiTheme="majorBidi" w:cstheme="majorBidi"/>
          <w:sz w:val="28"/>
          <w:szCs w:val="28"/>
        </w:rPr>
        <w:t>, which he called our</w:t>
      </w:r>
      <w:r w:rsidRPr="001F3719">
        <w:rPr>
          <w:rFonts w:asciiTheme="majorBidi" w:hAnsiTheme="majorBidi" w:cstheme="majorBidi"/>
          <w:sz w:val="28"/>
          <w:szCs w:val="28"/>
        </w:rPr>
        <w:t xml:space="preserve"> “national Alzheimer’s disease.” </w:t>
      </w:r>
      <w:r>
        <w:rPr>
          <w:rFonts w:asciiTheme="majorBidi" w:hAnsiTheme="majorBidi" w:cstheme="majorBidi"/>
          <w:sz w:val="28"/>
          <w:szCs w:val="28"/>
        </w:rPr>
        <w:t xml:space="preserve">He noted that we </w:t>
      </w:r>
      <w:r w:rsidRPr="001F3719">
        <w:rPr>
          <w:rFonts w:asciiTheme="majorBidi" w:hAnsiTheme="majorBidi" w:cstheme="majorBidi"/>
          <w:sz w:val="28"/>
          <w:szCs w:val="28"/>
        </w:rPr>
        <w:t>retain little memory of former times</w:t>
      </w:r>
      <w:r>
        <w:rPr>
          <w:rFonts w:asciiTheme="majorBidi" w:hAnsiTheme="majorBidi" w:cstheme="majorBidi"/>
          <w:sz w:val="28"/>
          <w:szCs w:val="28"/>
        </w:rPr>
        <w:t>—</w:t>
      </w:r>
      <w:r w:rsidRPr="001F3719">
        <w:rPr>
          <w:rFonts w:asciiTheme="majorBidi" w:hAnsiTheme="majorBidi" w:cstheme="majorBidi"/>
          <w:sz w:val="28"/>
          <w:szCs w:val="28"/>
        </w:rPr>
        <w:t>hardly even of yesterday</w:t>
      </w:r>
      <w:r>
        <w:rPr>
          <w:rFonts w:asciiTheme="majorBidi" w:hAnsiTheme="majorBidi" w:cstheme="majorBidi"/>
          <w:sz w:val="28"/>
          <w:szCs w:val="28"/>
        </w:rPr>
        <w:t>—</w:t>
      </w:r>
      <w:r w:rsidRPr="001F3719">
        <w:rPr>
          <w:rFonts w:asciiTheme="majorBidi" w:hAnsiTheme="majorBidi" w:cstheme="majorBidi"/>
          <w:sz w:val="28"/>
          <w:szCs w:val="28"/>
        </w:rPr>
        <w:t>and</w:t>
      </w:r>
      <w:r>
        <w:rPr>
          <w:rFonts w:asciiTheme="majorBidi" w:hAnsiTheme="majorBidi" w:cstheme="majorBidi"/>
          <w:sz w:val="28"/>
          <w:szCs w:val="28"/>
        </w:rPr>
        <w:t xml:space="preserve"> he warned that, in the wake of </w:t>
      </w:r>
      <w:r w:rsidRPr="001F3719">
        <w:rPr>
          <w:rFonts w:asciiTheme="majorBidi" w:hAnsiTheme="majorBidi" w:cstheme="majorBidi"/>
          <w:sz w:val="28"/>
          <w:szCs w:val="28"/>
        </w:rPr>
        <w:t>September 11</w:t>
      </w:r>
      <w:r>
        <w:rPr>
          <w:rFonts w:asciiTheme="majorBidi" w:hAnsiTheme="majorBidi" w:cstheme="majorBidi"/>
          <w:sz w:val="28"/>
          <w:szCs w:val="28"/>
        </w:rPr>
        <w:t>,</w:t>
      </w:r>
      <w:r w:rsidRPr="001F3719">
        <w:rPr>
          <w:rFonts w:asciiTheme="majorBidi" w:hAnsiTheme="majorBidi" w:cstheme="majorBidi"/>
          <w:sz w:val="28"/>
          <w:szCs w:val="28"/>
        </w:rPr>
        <w:t xml:space="preserve"> this </w:t>
      </w:r>
      <w:r>
        <w:rPr>
          <w:rFonts w:asciiTheme="majorBidi" w:hAnsiTheme="majorBidi" w:cstheme="majorBidi"/>
          <w:sz w:val="28"/>
          <w:szCs w:val="28"/>
        </w:rPr>
        <w:t xml:space="preserve">menacing </w:t>
      </w:r>
      <w:r w:rsidRPr="001F3719">
        <w:rPr>
          <w:rFonts w:asciiTheme="majorBidi" w:hAnsiTheme="majorBidi" w:cstheme="majorBidi"/>
          <w:sz w:val="28"/>
          <w:szCs w:val="28"/>
        </w:rPr>
        <w:t>flaw</w:t>
      </w:r>
      <w:r>
        <w:rPr>
          <w:rFonts w:asciiTheme="majorBidi" w:hAnsiTheme="majorBidi" w:cstheme="majorBidi"/>
          <w:sz w:val="28"/>
          <w:szCs w:val="28"/>
        </w:rPr>
        <w:t>—if it should continue un-mended—will</w:t>
      </w:r>
      <w:r w:rsidRPr="001F3719">
        <w:rPr>
          <w:rFonts w:asciiTheme="majorBidi" w:hAnsiTheme="majorBidi" w:cstheme="majorBidi"/>
          <w:sz w:val="28"/>
          <w:szCs w:val="28"/>
        </w:rPr>
        <w:t xml:space="preserve"> constitute a grave peril</w:t>
      </w:r>
      <w:r>
        <w:rPr>
          <w:rFonts w:asciiTheme="majorBidi" w:hAnsiTheme="majorBidi" w:cstheme="majorBidi"/>
          <w:sz w:val="28"/>
          <w:szCs w:val="28"/>
        </w:rPr>
        <w:t>, for such serious shortcomings make it difficult for us to understand the world we live in or respond</w:t>
      </w:r>
      <w:r w:rsidRPr="00784884">
        <w:rPr>
          <w:rFonts w:asciiTheme="majorBidi" w:hAnsiTheme="majorBidi" w:cstheme="majorBidi"/>
          <w:sz w:val="28"/>
          <w:szCs w:val="28"/>
        </w:rPr>
        <w:t xml:space="preserve"> </w:t>
      </w:r>
      <w:r>
        <w:rPr>
          <w:rFonts w:asciiTheme="majorBidi" w:hAnsiTheme="majorBidi" w:cstheme="majorBidi"/>
          <w:sz w:val="28"/>
          <w:szCs w:val="28"/>
        </w:rPr>
        <w:t>wisely to the pressing challenges that now face us</w:t>
      </w:r>
      <w:r w:rsidRPr="001F3719">
        <w:rPr>
          <w:rFonts w:asciiTheme="majorBidi" w:hAnsiTheme="majorBidi" w:cstheme="majorBidi"/>
          <w:sz w:val="28"/>
          <w:szCs w:val="28"/>
        </w:rPr>
        <w:t>.</w:t>
      </w:r>
    </w:p>
    <w:p w14:paraId="7394219A" w14:textId="77777777" w:rsidR="00E86172" w:rsidRDefault="00E86172" w:rsidP="00E86172">
      <w:pPr>
        <w:autoSpaceDE w:val="0"/>
        <w:autoSpaceDN w:val="0"/>
        <w:adjustRightInd w:val="0"/>
        <w:rPr>
          <w:rFonts w:asciiTheme="majorBidi" w:hAnsiTheme="majorBidi" w:cstheme="majorBidi"/>
          <w:sz w:val="28"/>
          <w:szCs w:val="28"/>
        </w:rPr>
      </w:pPr>
    </w:p>
    <w:p w14:paraId="142E106F" w14:textId="77777777" w:rsidR="00AC7719" w:rsidRDefault="00E86172" w:rsidP="00E86172">
      <w:pPr>
        <w:autoSpaceDE w:val="0"/>
        <w:autoSpaceDN w:val="0"/>
        <w:adjustRightInd w:val="0"/>
        <w:rPr>
          <w:rFonts w:asciiTheme="majorBidi" w:hAnsiTheme="majorBidi" w:cstheme="majorBidi"/>
          <w:sz w:val="28"/>
          <w:szCs w:val="28"/>
        </w:rPr>
      </w:pPr>
      <w:r>
        <w:rPr>
          <w:rFonts w:asciiTheme="majorBidi" w:hAnsiTheme="majorBidi" w:cstheme="majorBidi"/>
          <w:sz w:val="28"/>
          <w:szCs w:val="28"/>
        </w:rPr>
        <w:t xml:space="preserve">The noted American writer </w:t>
      </w:r>
      <w:r w:rsidRPr="00D22B51">
        <w:rPr>
          <w:rFonts w:asciiTheme="majorBidi" w:hAnsiTheme="majorBidi" w:cstheme="majorBidi"/>
          <w:b/>
          <w:bCs/>
          <w:sz w:val="28"/>
          <w:szCs w:val="28"/>
        </w:rPr>
        <w:t>Lewis Lapham</w:t>
      </w:r>
      <w:r>
        <w:rPr>
          <w:rStyle w:val="FootnoteReference"/>
          <w:rFonts w:asciiTheme="majorBidi" w:hAnsiTheme="majorBidi" w:cstheme="majorBidi"/>
          <w:sz w:val="28"/>
          <w:szCs w:val="28"/>
        </w:rPr>
        <w:footnoteReference w:id="142"/>
      </w:r>
      <w:r w:rsidRPr="001F3719">
        <w:rPr>
          <w:rFonts w:asciiTheme="majorBidi" w:hAnsiTheme="majorBidi" w:cstheme="majorBidi"/>
          <w:sz w:val="28"/>
          <w:szCs w:val="28"/>
        </w:rPr>
        <w:t xml:space="preserve"> </w:t>
      </w:r>
      <w:r>
        <w:rPr>
          <w:rFonts w:asciiTheme="majorBidi" w:hAnsiTheme="majorBidi" w:cstheme="majorBidi"/>
          <w:sz w:val="28"/>
          <w:szCs w:val="28"/>
        </w:rPr>
        <w:t xml:space="preserve">also </w:t>
      </w:r>
      <w:r w:rsidRPr="001F3719">
        <w:rPr>
          <w:rFonts w:asciiTheme="majorBidi" w:hAnsiTheme="majorBidi" w:cstheme="majorBidi"/>
          <w:sz w:val="28"/>
          <w:szCs w:val="28"/>
        </w:rPr>
        <w:t>rebuke</w:t>
      </w:r>
      <w:r>
        <w:rPr>
          <w:rFonts w:asciiTheme="majorBidi" w:hAnsiTheme="majorBidi" w:cstheme="majorBidi"/>
          <w:sz w:val="28"/>
          <w:szCs w:val="28"/>
        </w:rPr>
        <w:t>s</w:t>
      </w:r>
      <w:r w:rsidRPr="001F3719">
        <w:rPr>
          <w:rFonts w:asciiTheme="majorBidi" w:hAnsiTheme="majorBidi" w:cstheme="majorBidi"/>
          <w:sz w:val="28"/>
          <w:szCs w:val="28"/>
        </w:rPr>
        <w:t xml:space="preserve"> </w:t>
      </w:r>
      <w:r>
        <w:rPr>
          <w:rFonts w:asciiTheme="majorBidi" w:hAnsiTheme="majorBidi" w:cstheme="majorBidi"/>
          <w:sz w:val="28"/>
          <w:szCs w:val="28"/>
        </w:rPr>
        <w:t>us</w:t>
      </w:r>
      <w:r w:rsidRPr="001F3719">
        <w:rPr>
          <w:rFonts w:asciiTheme="majorBidi" w:hAnsiTheme="majorBidi" w:cstheme="majorBidi"/>
          <w:sz w:val="28"/>
          <w:szCs w:val="28"/>
        </w:rPr>
        <w:t xml:space="preserve"> for not</w:t>
      </w:r>
      <w:r w:rsidRPr="007569D0">
        <w:rPr>
          <w:rFonts w:asciiTheme="majorBidi" w:hAnsiTheme="majorBidi" w:cstheme="majorBidi"/>
          <w:sz w:val="28"/>
          <w:szCs w:val="28"/>
        </w:rPr>
        <w:t xml:space="preserve"> </w:t>
      </w:r>
      <w:r w:rsidRPr="001F3719">
        <w:rPr>
          <w:rFonts w:asciiTheme="majorBidi" w:hAnsiTheme="majorBidi" w:cstheme="majorBidi"/>
          <w:sz w:val="28"/>
          <w:szCs w:val="28"/>
        </w:rPr>
        <w:t>remembering history</w:t>
      </w:r>
      <w:r>
        <w:rPr>
          <w:rFonts w:asciiTheme="majorBidi" w:hAnsiTheme="majorBidi" w:cstheme="majorBidi"/>
          <w:sz w:val="28"/>
          <w:szCs w:val="28"/>
        </w:rPr>
        <w:t xml:space="preserve"> but adds</w:t>
      </w:r>
      <w:r w:rsidR="00DA2172">
        <w:rPr>
          <w:rFonts w:asciiTheme="majorBidi" w:hAnsiTheme="majorBidi" w:cstheme="majorBidi"/>
          <w:sz w:val="28"/>
          <w:szCs w:val="28"/>
        </w:rPr>
        <w:t xml:space="preserve"> to that</w:t>
      </w:r>
      <w:r>
        <w:rPr>
          <w:rFonts w:asciiTheme="majorBidi" w:hAnsiTheme="majorBidi" w:cstheme="majorBidi"/>
          <w:sz w:val="28"/>
          <w:szCs w:val="28"/>
        </w:rPr>
        <w:t xml:space="preserve"> our </w:t>
      </w:r>
      <w:r w:rsidR="00DA2172">
        <w:rPr>
          <w:rFonts w:asciiTheme="majorBidi" w:hAnsiTheme="majorBidi" w:cstheme="majorBidi"/>
          <w:sz w:val="28"/>
          <w:szCs w:val="28"/>
        </w:rPr>
        <w:t xml:space="preserve">collective </w:t>
      </w:r>
      <w:r>
        <w:rPr>
          <w:rFonts w:asciiTheme="majorBidi" w:hAnsiTheme="majorBidi" w:cstheme="majorBidi"/>
          <w:sz w:val="28"/>
          <w:szCs w:val="28"/>
        </w:rPr>
        <w:t>failure to</w:t>
      </w:r>
      <w:r w:rsidR="00DA2172">
        <w:rPr>
          <w:rFonts w:asciiTheme="majorBidi" w:hAnsiTheme="majorBidi" w:cstheme="majorBidi"/>
          <w:sz w:val="28"/>
          <w:szCs w:val="28"/>
        </w:rPr>
        <w:t xml:space="preserve"> take foreign languages seriously and</w:t>
      </w:r>
      <w:r>
        <w:rPr>
          <w:rFonts w:asciiTheme="majorBidi" w:hAnsiTheme="majorBidi" w:cstheme="majorBidi"/>
          <w:sz w:val="28"/>
          <w:szCs w:val="28"/>
        </w:rPr>
        <w:t xml:space="preserve"> teach and</w:t>
      </w:r>
      <w:r w:rsidRPr="00364D5F">
        <w:rPr>
          <w:rFonts w:asciiTheme="majorBidi" w:hAnsiTheme="majorBidi" w:cstheme="majorBidi"/>
          <w:sz w:val="28"/>
          <w:szCs w:val="28"/>
        </w:rPr>
        <w:t xml:space="preserve"> learn </w:t>
      </w:r>
      <w:r w:rsidR="00DA2172">
        <w:rPr>
          <w:rFonts w:asciiTheme="majorBidi" w:hAnsiTheme="majorBidi" w:cstheme="majorBidi"/>
          <w:sz w:val="28"/>
          <w:szCs w:val="28"/>
        </w:rPr>
        <w:t>them in earnest</w:t>
      </w:r>
      <w:r>
        <w:rPr>
          <w:rFonts w:asciiTheme="majorBidi" w:hAnsiTheme="majorBidi" w:cstheme="majorBidi"/>
          <w:sz w:val="28"/>
          <w:szCs w:val="28"/>
        </w:rPr>
        <w:t>. He</w:t>
      </w:r>
      <w:r w:rsidRPr="00364D5F">
        <w:rPr>
          <w:rFonts w:asciiTheme="majorBidi" w:hAnsiTheme="majorBidi" w:cstheme="majorBidi"/>
          <w:sz w:val="28"/>
          <w:szCs w:val="28"/>
        </w:rPr>
        <w:t xml:space="preserve"> assert</w:t>
      </w:r>
      <w:r>
        <w:rPr>
          <w:rFonts w:asciiTheme="majorBidi" w:hAnsiTheme="majorBidi" w:cstheme="majorBidi"/>
          <w:sz w:val="28"/>
          <w:szCs w:val="28"/>
        </w:rPr>
        <w:t>s</w:t>
      </w:r>
      <w:r w:rsidRPr="00364D5F">
        <w:rPr>
          <w:rFonts w:asciiTheme="majorBidi" w:hAnsiTheme="majorBidi" w:cstheme="majorBidi"/>
          <w:sz w:val="28"/>
          <w:szCs w:val="28"/>
        </w:rPr>
        <w:t xml:space="preserve"> that the two deficiencies</w:t>
      </w:r>
      <w:r>
        <w:rPr>
          <w:rFonts w:asciiTheme="majorBidi" w:hAnsiTheme="majorBidi" w:cstheme="majorBidi"/>
          <w:sz w:val="28"/>
          <w:szCs w:val="28"/>
        </w:rPr>
        <w:t>—loss of historical memory and language illiteracy—</w:t>
      </w:r>
      <w:r w:rsidRPr="00364D5F">
        <w:rPr>
          <w:rFonts w:asciiTheme="majorBidi" w:hAnsiTheme="majorBidi" w:cstheme="majorBidi"/>
          <w:sz w:val="28"/>
          <w:szCs w:val="28"/>
        </w:rPr>
        <w:t xml:space="preserve">go hand-in-hand. The great German poet </w:t>
      </w:r>
      <w:r w:rsidRPr="009A3D9D">
        <w:rPr>
          <w:rFonts w:asciiTheme="majorBidi" w:hAnsiTheme="majorBidi" w:cstheme="majorBidi"/>
          <w:b/>
          <w:bCs/>
          <w:sz w:val="28"/>
          <w:szCs w:val="28"/>
        </w:rPr>
        <w:t>Johann Wolfgang von Goethe</w:t>
      </w:r>
      <w:r w:rsidRPr="00364D5F">
        <w:rPr>
          <w:rStyle w:val="FootnoteReference"/>
          <w:rFonts w:asciiTheme="majorBidi" w:eastAsiaTheme="majorEastAsia" w:hAnsiTheme="majorBidi" w:cstheme="majorBidi"/>
          <w:sz w:val="28"/>
          <w:szCs w:val="28"/>
        </w:rPr>
        <w:footnoteReference w:id="143"/>
      </w:r>
      <w:r w:rsidRPr="00364D5F">
        <w:rPr>
          <w:rFonts w:asciiTheme="majorBidi" w:hAnsiTheme="majorBidi" w:cstheme="majorBidi"/>
          <w:sz w:val="28"/>
          <w:szCs w:val="28"/>
        </w:rPr>
        <w:t xml:space="preserve"> said:</w:t>
      </w:r>
      <w:r w:rsidR="000C5687">
        <w:rPr>
          <w:rFonts w:asciiTheme="majorBidi" w:hAnsiTheme="majorBidi" w:cstheme="majorBidi"/>
          <w:sz w:val="28"/>
          <w:szCs w:val="28"/>
        </w:rPr>
        <w:t xml:space="preserve"> “</w:t>
      </w:r>
      <w:r w:rsidR="000C5687" w:rsidRPr="00364D5F">
        <w:rPr>
          <w:rFonts w:asciiTheme="majorBidi" w:hAnsiTheme="majorBidi" w:cstheme="majorBidi"/>
          <w:color w:val="000000" w:themeColor="text1"/>
          <w:sz w:val="28"/>
          <w:szCs w:val="28"/>
        </w:rPr>
        <w:t>Whoe</w:t>
      </w:r>
      <w:r w:rsidR="000C5687" w:rsidRPr="00364D5F">
        <w:rPr>
          <w:rFonts w:asciiTheme="majorBidi" w:hAnsiTheme="majorBidi" w:cstheme="majorBidi"/>
          <w:sz w:val="28"/>
          <w:szCs w:val="28"/>
        </w:rPr>
        <w:t xml:space="preserve">ver does not know foreign languages, knows </w:t>
      </w:r>
      <w:r w:rsidR="000C5687" w:rsidRPr="00364D5F">
        <w:rPr>
          <w:rFonts w:asciiTheme="majorBidi" w:hAnsiTheme="majorBidi" w:cstheme="majorBidi"/>
          <w:sz w:val="28"/>
          <w:szCs w:val="28"/>
        </w:rPr>
        <w:lastRenderedPageBreak/>
        <w:t>nothing of his own</w:t>
      </w:r>
      <w:r w:rsidR="008C1DD3">
        <w:rPr>
          <w:rFonts w:asciiTheme="majorBidi" w:hAnsiTheme="majorBidi" w:cstheme="majorBidi"/>
          <w:sz w:val="28"/>
          <w:szCs w:val="28"/>
        </w:rPr>
        <w:t>” (German:</w:t>
      </w:r>
      <w:r w:rsidRPr="00364D5F">
        <w:rPr>
          <w:rFonts w:asciiTheme="majorBidi" w:hAnsiTheme="majorBidi" w:cstheme="majorBidi"/>
          <w:sz w:val="28"/>
          <w:szCs w:val="28"/>
        </w:rPr>
        <w:t xml:space="preserve"> </w:t>
      </w:r>
      <w:r w:rsidRPr="00364D5F">
        <w:rPr>
          <w:rFonts w:asciiTheme="majorBidi" w:hAnsiTheme="majorBidi" w:cstheme="majorBidi"/>
          <w:i/>
          <w:iCs/>
          <w:color w:val="000000" w:themeColor="text1"/>
          <w:sz w:val="28"/>
          <w:szCs w:val="28"/>
          <w:bdr w:val="none" w:sz="0" w:space="0" w:color="auto" w:frame="1"/>
        </w:rPr>
        <w:t>Wer fremde Sprachen nicht kennt, weiß nichts von seiner eigenen</w:t>
      </w:r>
      <w:r w:rsidRPr="00364D5F">
        <w:rPr>
          <w:rFonts w:asciiTheme="majorBidi" w:hAnsiTheme="majorBidi" w:cstheme="majorBidi"/>
          <w:color w:val="000000" w:themeColor="text1"/>
          <w:sz w:val="28"/>
          <w:szCs w:val="28"/>
        </w:rPr>
        <w:t>”</w:t>
      </w:r>
      <w:r w:rsidRPr="00364D5F">
        <w:rPr>
          <w:rFonts w:asciiTheme="majorBidi" w:hAnsiTheme="majorBidi" w:cstheme="majorBidi"/>
          <w:sz w:val="28"/>
          <w:szCs w:val="28"/>
        </w:rPr>
        <w:t>).</w:t>
      </w:r>
      <w:r>
        <w:rPr>
          <w:rFonts w:asciiTheme="majorBidi" w:hAnsiTheme="majorBidi" w:cstheme="majorBidi"/>
          <w:sz w:val="28"/>
          <w:szCs w:val="28"/>
        </w:rPr>
        <w:t xml:space="preserve"> A French adage states: “</w:t>
      </w:r>
      <w:r w:rsidR="008C1DD3">
        <w:rPr>
          <w:rFonts w:asciiTheme="majorBidi" w:hAnsiTheme="majorBidi" w:cstheme="majorBidi"/>
          <w:sz w:val="28"/>
          <w:szCs w:val="28"/>
        </w:rPr>
        <w:t>To learning a new language is to live a new life</w:t>
      </w:r>
      <w:r w:rsidR="00265858">
        <w:rPr>
          <w:rFonts w:asciiTheme="majorBidi" w:hAnsiTheme="majorBidi" w:cstheme="majorBidi"/>
          <w:sz w:val="28"/>
          <w:szCs w:val="28"/>
        </w:rPr>
        <w:t>” (French:</w:t>
      </w:r>
      <w:r w:rsidR="008C1DD3" w:rsidRPr="00533635">
        <w:rPr>
          <w:rFonts w:asciiTheme="majorBidi" w:hAnsiTheme="majorBidi" w:cstheme="majorBidi"/>
          <w:i/>
          <w:iCs/>
          <w:sz w:val="28"/>
          <w:szCs w:val="28"/>
        </w:rPr>
        <w:t xml:space="preserve"> </w:t>
      </w:r>
      <w:r w:rsidRPr="00533635">
        <w:rPr>
          <w:rFonts w:asciiTheme="majorBidi" w:hAnsiTheme="majorBidi" w:cstheme="majorBidi"/>
          <w:i/>
          <w:iCs/>
          <w:sz w:val="28"/>
          <w:szCs w:val="28"/>
        </w:rPr>
        <w:t>Apprendre une langue, c’est vivre de nouveau</w:t>
      </w:r>
      <w:r>
        <w:rPr>
          <w:rFonts w:asciiTheme="majorBidi" w:hAnsiTheme="majorBidi" w:cstheme="majorBidi"/>
          <w:sz w:val="28"/>
          <w:szCs w:val="28"/>
        </w:rPr>
        <w:t>).</w:t>
      </w:r>
    </w:p>
    <w:p w14:paraId="1B0FA844" w14:textId="77777777" w:rsidR="00AC7719" w:rsidRDefault="00AC7719" w:rsidP="00E86172">
      <w:pPr>
        <w:autoSpaceDE w:val="0"/>
        <w:autoSpaceDN w:val="0"/>
        <w:adjustRightInd w:val="0"/>
        <w:rPr>
          <w:rFonts w:asciiTheme="majorBidi" w:hAnsiTheme="majorBidi" w:cstheme="majorBidi"/>
          <w:sz w:val="28"/>
          <w:szCs w:val="28"/>
        </w:rPr>
      </w:pPr>
    </w:p>
    <w:p w14:paraId="14D9FDD2" w14:textId="463930BD" w:rsidR="00E86172" w:rsidRPr="002458C7" w:rsidRDefault="00E86172" w:rsidP="00E86172">
      <w:pPr>
        <w:autoSpaceDE w:val="0"/>
        <w:autoSpaceDN w:val="0"/>
        <w:adjustRightInd w:val="0"/>
        <w:rPr>
          <w:rFonts w:asciiTheme="majorBidi" w:hAnsiTheme="majorBidi" w:cstheme="majorBidi"/>
          <w:sz w:val="28"/>
          <w:szCs w:val="28"/>
        </w:rPr>
      </w:pPr>
      <w:r>
        <w:rPr>
          <w:rFonts w:asciiTheme="majorBidi" w:hAnsiTheme="majorBidi" w:cstheme="majorBidi"/>
          <w:sz w:val="28"/>
          <w:szCs w:val="28"/>
        </w:rPr>
        <w:t xml:space="preserve">The Swiss poet </w:t>
      </w:r>
      <w:r w:rsidRPr="009A3D9D">
        <w:rPr>
          <w:rFonts w:asciiTheme="majorBidi" w:hAnsiTheme="majorBidi" w:cstheme="majorBidi"/>
          <w:b/>
          <w:bCs/>
          <w:color w:val="222222"/>
          <w:sz w:val="28"/>
          <w:szCs w:val="28"/>
        </w:rPr>
        <w:t>Heinrich Federer</w:t>
      </w:r>
      <w:r w:rsidRPr="00881DAD">
        <w:rPr>
          <w:rFonts w:asciiTheme="majorBidi" w:hAnsiTheme="majorBidi" w:cstheme="majorBidi"/>
          <w:color w:val="222222"/>
          <w:sz w:val="28"/>
          <w:szCs w:val="28"/>
        </w:rPr>
        <w:t>,</w:t>
      </w:r>
      <w:r w:rsidRPr="009A3D9D">
        <w:rPr>
          <w:rStyle w:val="FootnoteReference"/>
          <w:rFonts w:asciiTheme="majorBidi" w:eastAsiaTheme="majorEastAsia" w:hAnsiTheme="majorBidi"/>
          <w:color w:val="222222"/>
          <w:sz w:val="28"/>
          <w:szCs w:val="28"/>
        </w:rPr>
        <w:footnoteReference w:id="144"/>
      </w:r>
      <w:r w:rsidRPr="009A3D9D">
        <w:rPr>
          <w:rFonts w:asciiTheme="majorBidi" w:hAnsiTheme="majorBidi" w:cstheme="majorBidi"/>
          <w:color w:val="222222"/>
          <w:sz w:val="28"/>
          <w:szCs w:val="28"/>
        </w:rPr>
        <w:t xml:space="preserve"> </w:t>
      </w:r>
      <w:r>
        <w:rPr>
          <w:rFonts w:asciiTheme="majorBidi" w:hAnsiTheme="majorBidi" w:cstheme="majorBidi"/>
          <w:color w:val="222222"/>
          <w:sz w:val="28"/>
          <w:szCs w:val="28"/>
        </w:rPr>
        <w:t>who knew</w:t>
      </w:r>
      <w:r w:rsidR="00265858" w:rsidRPr="00265858">
        <w:rPr>
          <w:rFonts w:asciiTheme="majorBidi" w:hAnsiTheme="majorBidi" w:cstheme="majorBidi"/>
          <w:color w:val="222222"/>
          <w:sz w:val="28"/>
          <w:szCs w:val="28"/>
        </w:rPr>
        <w:t xml:space="preserve"> </w:t>
      </w:r>
      <w:r w:rsidR="00265858">
        <w:rPr>
          <w:rFonts w:asciiTheme="majorBidi" w:hAnsiTheme="majorBidi" w:cstheme="majorBidi"/>
          <w:color w:val="222222"/>
          <w:sz w:val="28"/>
          <w:szCs w:val="28"/>
        </w:rPr>
        <w:t>his own German tongue</w:t>
      </w:r>
      <w:r>
        <w:rPr>
          <w:rFonts w:asciiTheme="majorBidi" w:hAnsiTheme="majorBidi" w:cstheme="majorBidi"/>
          <w:color w:val="222222"/>
          <w:sz w:val="28"/>
          <w:szCs w:val="28"/>
        </w:rPr>
        <w:t xml:space="preserve"> well and also mastered</w:t>
      </w:r>
      <w:r w:rsidRPr="00881DAD">
        <w:rPr>
          <w:rFonts w:asciiTheme="majorBidi" w:hAnsiTheme="majorBidi" w:cstheme="majorBidi"/>
          <w:color w:val="222222"/>
          <w:sz w:val="28"/>
          <w:szCs w:val="28"/>
        </w:rPr>
        <w:t xml:space="preserve"> </w:t>
      </w:r>
      <w:r>
        <w:rPr>
          <w:rFonts w:asciiTheme="majorBidi" w:hAnsiTheme="majorBidi" w:cstheme="majorBidi"/>
          <w:color w:val="222222"/>
          <w:sz w:val="28"/>
          <w:szCs w:val="28"/>
        </w:rPr>
        <w:t>French and Italian—the other two primary languages of Switzerland—li</w:t>
      </w:r>
      <w:r w:rsidRPr="009A3D9D">
        <w:rPr>
          <w:rFonts w:asciiTheme="majorBidi" w:hAnsiTheme="majorBidi" w:cstheme="majorBidi"/>
          <w:color w:val="222222"/>
          <w:sz w:val="28"/>
          <w:szCs w:val="28"/>
        </w:rPr>
        <w:t xml:space="preserve">kened French to an elegant </w:t>
      </w:r>
      <w:r>
        <w:rPr>
          <w:rFonts w:asciiTheme="majorBidi" w:hAnsiTheme="majorBidi" w:cstheme="majorBidi"/>
          <w:color w:val="222222"/>
          <w:sz w:val="28"/>
          <w:szCs w:val="28"/>
        </w:rPr>
        <w:t xml:space="preserve">geometric </w:t>
      </w:r>
      <w:r w:rsidRPr="009A3D9D">
        <w:rPr>
          <w:rFonts w:asciiTheme="majorBidi" w:hAnsiTheme="majorBidi" w:cstheme="majorBidi"/>
          <w:color w:val="222222"/>
          <w:sz w:val="28"/>
          <w:szCs w:val="28"/>
        </w:rPr>
        <w:t>public garden</w:t>
      </w:r>
      <w:r>
        <w:rPr>
          <w:rFonts w:asciiTheme="majorBidi" w:hAnsiTheme="majorBidi" w:cstheme="majorBidi"/>
          <w:color w:val="222222"/>
          <w:sz w:val="28"/>
          <w:szCs w:val="28"/>
        </w:rPr>
        <w:t>.</w:t>
      </w:r>
      <w:r w:rsidRPr="009A3D9D">
        <w:rPr>
          <w:rFonts w:asciiTheme="majorBidi" w:hAnsiTheme="majorBidi" w:cstheme="majorBidi"/>
          <w:color w:val="222222"/>
          <w:sz w:val="28"/>
          <w:szCs w:val="28"/>
        </w:rPr>
        <w:t xml:space="preserve"> Italian</w:t>
      </w:r>
      <w:r>
        <w:rPr>
          <w:rFonts w:asciiTheme="majorBidi" w:hAnsiTheme="majorBidi" w:cstheme="majorBidi"/>
          <w:color w:val="222222"/>
          <w:sz w:val="28"/>
          <w:szCs w:val="28"/>
        </w:rPr>
        <w:t>, to him, seemed like</w:t>
      </w:r>
      <w:r w:rsidRPr="009A3D9D">
        <w:rPr>
          <w:rFonts w:asciiTheme="majorBidi" w:hAnsiTheme="majorBidi" w:cstheme="majorBidi"/>
          <w:color w:val="222222"/>
          <w:sz w:val="28"/>
          <w:szCs w:val="28"/>
        </w:rPr>
        <w:t xml:space="preserve"> a far-reaching, bright, and many-colored woodland</w:t>
      </w:r>
      <w:r>
        <w:rPr>
          <w:rFonts w:asciiTheme="majorBidi" w:hAnsiTheme="majorBidi" w:cstheme="majorBidi"/>
          <w:color w:val="222222"/>
          <w:sz w:val="28"/>
          <w:szCs w:val="28"/>
        </w:rPr>
        <w:t xml:space="preserve"> in the Italian Piedmont in springtime. But Federer likened</w:t>
      </w:r>
      <w:r w:rsidRPr="009A3D9D">
        <w:rPr>
          <w:rFonts w:asciiTheme="majorBidi" w:hAnsiTheme="majorBidi" w:cstheme="majorBidi"/>
          <w:color w:val="222222"/>
          <w:sz w:val="28"/>
          <w:szCs w:val="28"/>
        </w:rPr>
        <w:t xml:space="preserve"> his own German language to a dense primeval forest without any single</w:t>
      </w:r>
      <w:r>
        <w:rPr>
          <w:rFonts w:asciiTheme="majorBidi" w:hAnsiTheme="majorBidi" w:cstheme="majorBidi"/>
          <w:color w:val="222222"/>
          <w:sz w:val="28"/>
          <w:szCs w:val="28"/>
        </w:rPr>
        <w:t>,</w:t>
      </w:r>
      <w:r w:rsidRPr="009A3D9D">
        <w:rPr>
          <w:rFonts w:asciiTheme="majorBidi" w:hAnsiTheme="majorBidi" w:cstheme="majorBidi"/>
          <w:color w:val="222222"/>
          <w:sz w:val="28"/>
          <w:szCs w:val="28"/>
        </w:rPr>
        <w:t xml:space="preserve"> large thoroughfare, full of secrets and thousands of </w:t>
      </w:r>
      <w:r>
        <w:rPr>
          <w:rFonts w:asciiTheme="majorBidi" w:hAnsiTheme="majorBidi" w:cstheme="majorBidi"/>
          <w:color w:val="222222"/>
          <w:sz w:val="28"/>
          <w:szCs w:val="28"/>
        </w:rPr>
        <w:t xml:space="preserve">meandering </w:t>
      </w:r>
      <w:r w:rsidRPr="009A3D9D">
        <w:rPr>
          <w:rFonts w:asciiTheme="majorBidi" w:hAnsiTheme="majorBidi" w:cstheme="majorBidi"/>
          <w:color w:val="222222"/>
          <w:sz w:val="28"/>
          <w:szCs w:val="28"/>
        </w:rPr>
        <w:t>pathways in which it is easy to get lost</w:t>
      </w:r>
      <w:r>
        <w:rPr>
          <w:rFonts w:asciiTheme="majorBidi" w:hAnsiTheme="majorBidi" w:cstheme="majorBidi"/>
          <w:color w:val="222222"/>
          <w:sz w:val="28"/>
          <w:szCs w:val="28"/>
        </w:rPr>
        <w:t xml:space="preserve"> and never be found again</w:t>
      </w:r>
      <w:r w:rsidRPr="009A3D9D">
        <w:rPr>
          <w:rFonts w:asciiTheme="majorBidi" w:hAnsiTheme="majorBidi" w:cstheme="majorBidi"/>
          <w:color w:val="222222"/>
          <w:sz w:val="28"/>
          <w:szCs w:val="28"/>
        </w:rPr>
        <w:t xml:space="preserve">. </w:t>
      </w:r>
      <w:r>
        <w:rPr>
          <w:rFonts w:asciiTheme="majorBidi" w:hAnsiTheme="majorBidi" w:cstheme="majorBidi"/>
          <w:color w:val="222222"/>
          <w:sz w:val="28"/>
          <w:szCs w:val="28"/>
        </w:rPr>
        <w:t>Federer recognized that e</w:t>
      </w:r>
      <w:r w:rsidRPr="009A3D9D">
        <w:rPr>
          <w:rFonts w:asciiTheme="majorBidi" w:hAnsiTheme="majorBidi" w:cstheme="majorBidi"/>
          <w:color w:val="222222"/>
          <w:sz w:val="28"/>
          <w:szCs w:val="28"/>
        </w:rPr>
        <w:t>ach of the three languages</w:t>
      </w:r>
      <w:r>
        <w:rPr>
          <w:rFonts w:asciiTheme="majorBidi" w:hAnsiTheme="majorBidi" w:cstheme="majorBidi"/>
          <w:color w:val="222222"/>
          <w:sz w:val="28"/>
          <w:szCs w:val="28"/>
        </w:rPr>
        <w:t>—each</w:t>
      </w:r>
      <w:r w:rsidR="00E97F20">
        <w:rPr>
          <w:rFonts w:asciiTheme="majorBidi" w:hAnsiTheme="majorBidi" w:cstheme="majorBidi"/>
          <w:color w:val="222222"/>
          <w:sz w:val="28"/>
          <w:szCs w:val="28"/>
        </w:rPr>
        <w:t xml:space="preserve"> </w:t>
      </w:r>
      <w:r>
        <w:rPr>
          <w:rFonts w:asciiTheme="majorBidi" w:hAnsiTheme="majorBidi" w:cstheme="majorBidi"/>
          <w:color w:val="222222"/>
          <w:sz w:val="28"/>
          <w:szCs w:val="28"/>
        </w:rPr>
        <w:t>endowed with it</w:t>
      </w:r>
      <w:r w:rsidR="00E97F20">
        <w:rPr>
          <w:rFonts w:asciiTheme="majorBidi" w:hAnsiTheme="majorBidi" w:cstheme="majorBidi"/>
          <w:color w:val="222222"/>
          <w:sz w:val="28"/>
          <w:szCs w:val="28"/>
        </w:rPr>
        <w:t>s</w:t>
      </w:r>
      <w:r>
        <w:rPr>
          <w:rFonts w:asciiTheme="majorBidi" w:hAnsiTheme="majorBidi" w:cstheme="majorBidi"/>
          <w:color w:val="222222"/>
          <w:sz w:val="28"/>
          <w:szCs w:val="28"/>
        </w:rPr>
        <w:t xml:space="preserve"> unique genius—</w:t>
      </w:r>
      <w:r w:rsidRPr="009A3D9D">
        <w:rPr>
          <w:rFonts w:asciiTheme="majorBidi" w:hAnsiTheme="majorBidi" w:cstheme="majorBidi"/>
          <w:color w:val="222222"/>
          <w:sz w:val="28"/>
          <w:szCs w:val="28"/>
        </w:rPr>
        <w:t xml:space="preserve">constitutes a </w:t>
      </w:r>
      <w:r w:rsidR="004A13B6">
        <w:rPr>
          <w:rFonts w:asciiTheme="majorBidi" w:hAnsiTheme="majorBidi" w:cstheme="majorBidi"/>
          <w:color w:val="222222"/>
          <w:sz w:val="28"/>
          <w:szCs w:val="28"/>
        </w:rPr>
        <w:t>distinct</w:t>
      </w:r>
      <w:r w:rsidRPr="009A3D9D">
        <w:rPr>
          <w:rFonts w:asciiTheme="majorBidi" w:hAnsiTheme="majorBidi" w:cstheme="majorBidi"/>
          <w:color w:val="222222"/>
          <w:sz w:val="28"/>
          <w:szCs w:val="28"/>
        </w:rPr>
        <w:t xml:space="preserve"> cognitive world, </w:t>
      </w:r>
      <w:r w:rsidR="004A13B6">
        <w:rPr>
          <w:rFonts w:asciiTheme="majorBidi" w:hAnsiTheme="majorBidi" w:cstheme="majorBidi"/>
          <w:color w:val="222222"/>
          <w:sz w:val="28"/>
          <w:szCs w:val="28"/>
        </w:rPr>
        <w:t>although</w:t>
      </w:r>
      <w:r w:rsidRPr="009A3D9D">
        <w:rPr>
          <w:rFonts w:asciiTheme="majorBidi" w:hAnsiTheme="majorBidi" w:cstheme="majorBidi"/>
          <w:color w:val="222222"/>
          <w:sz w:val="28"/>
          <w:szCs w:val="28"/>
        </w:rPr>
        <w:t xml:space="preserve"> they all are perfectly capable of generating with precision the expressions, </w:t>
      </w:r>
      <w:r w:rsidR="005A4495">
        <w:rPr>
          <w:rFonts w:asciiTheme="majorBidi" w:hAnsiTheme="majorBidi" w:cstheme="majorBidi"/>
          <w:color w:val="222222"/>
          <w:sz w:val="28"/>
          <w:szCs w:val="28"/>
        </w:rPr>
        <w:t>P</w:t>
      </w:r>
      <w:r w:rsidRPr="009A3D9D">
        <w:rPr>
          <w:rFonts w:asciiTheme="majorBidi" w:hAnsiTheme="majorBidi" w:cstheme="majorBidi"/>
          <w:color w:val="222222"/>
          <w:sz w:val="28"/>
          <w:szCs w:val="28"/>
        </w:rPr>
        <w:t xml:space="preserve">aradigms, and </w:t>
      </w:r>
      <w:r w:rsidR="005A4495">
        <w:rPr>
          <w:rFonts w:asciiTheme="majorBidi" w:hAnsiTheme="majorBidi" w:cstheme="majorBidi"/>
          <w:color w:val="222222"/>
          <w:sz w:val="28"/>
          <w:szCs w:val="28"/>
        </w:rPr>
        <w:t>C</w:t>
      </w:r>
      <w:r w:rsidRPr="009A3D9D">
        <w:rPr>
          <w:rFonts w:asciiTheme="majorBidi" w:hAnsiTheme="majorBidi" w:cstheme="majorBidi"/>
          <w:color w:val="222222"/>
          <w:sz w:val="28"/>
          <w:szCs w:val="28"/>
        </w:rPr>
        <w:t xml:space="preserve">ognitive </w:t>
      </w:r>
      <w:r w:rsidR="009A5211">
        <w:rPr>
          <w:rFonts w:asciiTheme="majorBidi" w:hAnsiTheme="majorBidi" w:cstheme="majorBidi"/>
          <w:color w:val="222222"/>
          <w:sz w:val="28"/>
          <w:szCs w:val="28"/>
        </w:rPr>
        <w:t>F</w:t>
      </w:r>
      <w:r w:rsidRPr="009A3D9D">
        <w:rPr>
          <w:rFonts w:asciiTheme="majorBidi" w:hAnsiTheme="majorBidi" w:cstheme="majorBidi"/>
          <w:color w:val="222222"/>
          <w:sz w:val="28"/>
          <w:szCs w:val="28"/>
        </w:rPr>
        <w:t xml:space="preserve">rames </w:t>
      </w:r>
      <w:r>
        <w:rPr>
          <w:rFonts w:asciiTheme="majorBidi" w:hAnsiTheme="majorBidi" w:cstheme="majorBidi"/>
          <w:color w:val="222222"/>
          <w:sz w:val="28"/>
          <w:szCs w:val="28"/>
        </w:rPr>
        <w:t xml:space="preserve">that </w:t>
      </w:r>
      <w:r w:rsidRPr="009A3D9D">
        <w:rPr>
          <w:rFonts w:asciiTheme="majorBidi" w:hAnsiTheme="majorBidi" w:cstheme="majorBidi"/>
          <w:color w:val="222222"/>
          <w:sz w:val="28"/>
          <w:szCs w:val="28"/>
        </w:rPr>
        <w:t>human thought requires</w:t>
      </w:r>
      <w:r>
        <w:rPr>
          <w:rFonts w:asciiTheme="majorBidi" w:hAnsiTheme="majorBidi" w:cstheme="majorBidi"/>
          <w:color w:val="222222"/>
          <w:sz w:val="28"/>
          <w:szCs w:val="28"/>
        </w:rPr>
        <w:t xml:space="preserve"> in order to</w:t>
      </w:r>
      <w:r w:rsidR="009A5211">
        <w:rPr>
          <w:rFonts w:asciiTheme="majorBidi" w:hAnsiTheme="majorBidi" w:cstheme="majorBidi"/>
          <w:color w:val="222222"/>
          <w:sz w:val="28"/>
          <w:szCs w:val="28"/>
        </w:rPr>
        <w:t xml:space="preserve"> fly and ultimately</w:t>
      </w:r>
      <w:r>
        <w:rPr>
          <w:rFonts w:asciiTheme="majorBidi" w:hAnsiTheme="majorBidi" w:cstheme="majorBidi"/>
          <w:color w:val="222222"/>
          <w:sz w:val="28"/>
          <w:szCs w:val="28"/>
        </w:rPr>
        <w:t xml:space="preserve"> soar</w:t>
      </w:r>
      <w:r w:rsidRPr="009A3D9D">
        <w:rPr>
          <w:rFonts w:asciiTheme="majorBidi" w:hAnsiTheme="majorBidi" w:cstheme="majorBidi"/>
          <w:color w:val="222222"/>
          <w:sz w:val="28"/>
          <w:szCs w:val="28"/>
        </w:rPr>
        <w:t xml:space="preserve">. The same can be said about other languages: Spanish, for example, possesses </w:t>
      </w:r>
      <w:r>
        <w:rPr>
          <w:rFonts w:asciiTheme="majorBidi" w:hAnsiTheme="majorBidi" w:cstheme="majorBidi"/>
          <w:color w:val="222222"/>
          <w:sz w:val="28"/>
          <w:szCs w:val="28"/>
        </w:rPr>
        <w:t>an</w:t>
      </w:r>
      <w:r w:rsidRPr="009A3D9D">
        <w:rPr>
          <w:rFonts w:asciiTheme="majorBidi" w:hAnsiTheme="majorBidi" w:cstheme="majorBidi"/>
          <w:color w:val="222222"/>
          <w:sz w:val="28"/>
          <w:szCs w:val="28"/>
        </w:rPr>
        <w:t xml:space="preserve"> intimacy, clarity, and directness that </w:t>
      </w:r>
      <w:r w:rsidR="00CB400C">
        <w:rPr>
          <w:rFonts w:asciiTheme="majorBidi" w:hAnsiTheme="majorBidi" w:cstheme="majorBidi"/>
          <w:color w:val="222222"/>
          <w:sz w:val="28"/>
          <w:szCs w:val="28"/>
        </w:rPr>
        <w:t xml:space="preserve">truly </w:t>
      </w:r>
      <w:r w:rsidRPr="009A3D9D">
        <w:rPr>
          <w:rFonts w:asciiTheme="majorBidi" w:hAnsiTheme="majorBidi" w:cstheme="majorBidi"/>
          <w:color w:val="222222"/>
          <w:sz w:val="28"/>
          <w:szCs w:val="28"/>
        </w:rPr>
        <w:t>make</w:t>
      </w:r>
      <w:r>
        <w:rPr>
          <w:rFonts w:asciiTheme="majorBidi" w:hAnsiTheme="majorBidi" w:cstheme="majorBidi"/>
          <w:color w:val="222222"/>
          <w:sz w:val="28"/>
          <w:szCs w:val="28"/>
        </w:rPr>
        <w:t>s</w:t>
      </w:r>
      <w:r w:rsidRPr="009A3D9D">
        <w:rPr>
          <w:rFonts w:asciiTheme="majorBidi" w:hAnsiTheme="majorBidi" w:cstheme="majorBidi"/>
          <w:color w:val="222222"/>
          <w:sz w:val="28"/>
          <w:szCs w:val="28"/>
        </w:rPr>
        <w:t xml:space="preserve"> it</w:t>
      </w:r>
      <w:r w:rsidR="00CB400C">
        <w:rPr>
          <w:rFonts w:asciiTheme="majorBidi" w:hAnsiTheme="majorBidi" w:cstheme="majorBidi"/>
          <w:color w:val="222222"/>
          <w:sz w:val="28"/>
          <w:szCs w:val="28"/>
        </w:rPr>
        <w:t>—as is often said—i</w:t>
      </w:r>
      <w:r w:rsidRPr="009A3D9D">
        <w:rPr>
          <w:rFonts w:asciiTheme="majorBidi" w:hAnsiTheme="majorBidi" w:cstheme="majorBidi"/>
          <w:color w:val="222222"/>
          <w:sz w:val="28"/>
          <w:szCs w:val="28"/>
        </w:rPr>
        <w:t xml:space="preserve">deal for </w:t>
      </w:r>
      <w:r w:rsidR="00CB400C">
        <w:rPr>
          <w:rFonts w:asciiTheme="majorBidi" w:hAnsiTheme="majorBidi" w:cstheme="majorBidi"/>
          <w:color w:val="222222"/>
          <w:sz w:val="28"/>
          <w:szCs w:val="28"/>
        </w:rPr>
        <w:t>“</w:t>
      </w:r>
      <w:r w:rsidRPr="009A3D9D">
        <w:rPr>
          <w:rFonts w:asciiTheme="majorBidi" w:hAnsiTheme="majorBidi" w:cstheme="majorBidi"/>
          <w:color w:val="222222"/>
          <w:sz w:val="28"/>
          <w:szCs w:val="28"/>
        </w:rPr>
        <w:t>speaking with God.</w:t>
      </w:r>
      <w:r w:rsidR="00CB400C">
        <w:rPr>
          <w:rFonts w:asciiTheme="majorBidi" w:hAnsiTheme="majorBidi" w:cstheme="majorBidi"/>
          <w:color w:val="222222"/>
          <w:sz w:val="28"/>
          <w:szCs w:val="28"/>
        </w:rPr>
        <w:t>”</w:t>
      </w:r>
      <w:r w:rsidRPr="009A3D9D">
        <w:rPr>
          <w:rFonts w:asciiTheme="majorBidi" w:hAnsiTheme="majorBidi" w:cstheme="majorBidi"/>
          <w:color w:val="222222"/>
          <w:sz w:val="28"/>
          <w:szCs w:val="28"/>
        </w:rPr>
        <w:t xml:space="preserve"> As for Arabic</w:t>
      </w:r>
      <w:r>
        <w:rPr>
          <w:rFonts w:asciiTheme="majorBidi" w:hAnsiTheme="majorBidi" w:cstheme="majorBidi"/>
          <w:color w:val="222222"/>
          <w:sz w:val="28"/>
          <w:szCs w:val="28"/>
        </w:rPr>
        <w:t>, which ranks—as we will see</w:t>
      </w:r>
      <w:r w:rsidR="000D3EAA">
        <w:rPr>
          <w:rFonts w:asciiTheme="majorBidi" w:hAnsiTheme="majorBidi" w:cstheme="majorBidi"/>
          <w:color w:val="222222"/>
          <w:sz w:val="28"/>
          <w:szCs w:val="28"/>
        </w:rPr>
        <w:t xml:space="preserve"> illustrated</w:t>
      </w:r>
      <w:r>
        <w:rPr>
          <w:rFonts w:asciiTheme="majorBidi" w:hAnsiTheme="majorBidi" w:cstheme="majorBidi"/>
          <w:color w:val="222222"/>
          <w:sz w:val="28"/>
          <w:szCs w:val="28"/>
        </w:rPr>
        <w:t xml:space="preserve"> below—among the purest and most ancient of</w:t>
      </w:r>
      <w:r w:rsidR="000D3EAA">
        <w:rPr>
          <w:rFonts w:asciiTheme="majorBidi" w:hAnsiTheme="majorBidi" w:cstheme="majorBidi"/>
          <w:color w:val="222222"/>
          <w:sz w:val="28"/>
          <w:szCs w:val="28"/>
        </w:rPr>
        <w:t xml:space="preserve"> the Semitic languages and</w:t>
      </w:r>
      <w:r>
        <w:rPr>
          <w:rFonts w:asciiTheme="majorBidi" w:hAnsiTheme="majorBidi" w:cstheme="majorBidi"/>
          <w:color w:val="222222"/>
          <w:sz w:val="28"/>
          <w:szCs w:val="28"/>
        </w:rPr>
        <w:t xml:space="preserve"> known human tongues, </w:t>
      </w:r>
      <w:r w:rsidRPr="009A3D9D">
        <w:rPr>
          <w:rFonts w:asciiTheme="majorBidi" w:hAnsiTheme="majorBidi" w:cstheme="majorBidi"/>
          <w:color w:val="222222"/>
          <w:sz w:val="28"/>
          <w:szCs w:val="28"/>
        </w:rPr>
        <w:t xml:space="preserve">it may be compared to flying on the back of a great </w:t>
      </w:r>
      <w:r>
        <w:rPr>
          <w:rFonts w:asciiTheme="majorBidi" w:hAnsiTheme="majorBidi" w:cstheme="majorBidi"/>
          <w:color w:val="222222"/>
          <w:sz w:val="28"/>
          <w:szCs w:val="28"/>
        </w:rPr>
        <w:t xml:space="preserve">mythical </w:t>
      </w:r>
      <w:r w:rsidRPr="009A3D9D">
        <w:rPr>
          <w:rFonts w:asciiTheme="majorBidi" w:hAnsiTheme="majorBidi" w:cstheme="majorBidi"/>
          <w:color w:val="222222"/>
          <w:sz w:val="28"/>
          <w:szCs w:val="28"/>
        </w:rPr>
        <w:t xml:space="preserve">eagle, which you direct to some </w:t>
      </w:r>
      <w:r>
        <w:rPr>
          <w:rFonts w:asciiTheme="majorBidi" w:hAnsiTheme="majorBidi" w:cstheme="majorBidi"/>
          <w:color w:val="222222"/>
          <w:sz w:val="28"/>
          <w:szCs w:val="28"/>
        </w:rPr>
        <w:t xml:space="preserve">distant </w:t>
      </w:r>
      <w:r w:rsidRPr="009A3D9D">
        <w:rPr>
          <w:rFonts w:asciiTheme="majorBidi" w:hAnsiTheme="majorBidi" w:cstheme="majorBidi"/>
          <w:color w:val="222222"/>
          <w:sz w:val="28"/>
          <w:szCs w:val="28"/>
        </w:rPr>
        <w:t xml:space="preserve">destination, but </w:t>
      </w:r>
      <w:r>
        <w:rPr>
          <w:rFonts w:asciiTheme="majorBidi" w:hAnsiTheme="majorBidi" w:cstheme="majorBidi"/>
          <w:color w:val="222222"/>
          <w:sz w:val="28"/>
          <w:szCs w:val="28"/>
        </w:rPr>
        <w:t>that</w:t>
      </w:r>
      <w:r w:rsidRPr="009A3D9D">
        <w:rPr>
          <w:rFonts w:asciiTheme="majorBidi" w:hAnsiTheme="majorBidi" w:cstheme="majorBidi"/>
          <w:color w:val="222222"/>
          <w:sz w:val="28"/>
          <w:szCs w:val="28"/>
        </w:rPr>
        <w:t xml:space="preserve"> shows you the topography</w:t>
      </w:r>
      <w:r>
        <w:rPr>
          <w:rFonts w:asciiTheme="majorBidi" w:hAnsiTheme="majorBidi" w:cstheme="majorBidi"/>
          <w:color w:val="222222"/>
          <w:sz w:val="28"/>
          <w:szCs w:val="28"/>
        </w:rPr>
        <w:t>,</w:t>
      </w:r>
      <w:r w:rsidRPr="009A3D9D">
        <w:rPr>
          <w:rFonts w:asciiTheme="majorBidi" w:hAnsiTheme="majorBidi" w:cstheme="majorBidi"/>
          <w:color w:val="222222"/>
          <w:sz w:val="28"/>
          <w:szCs w:val="28"/>
        </w:rPr>
        <w:t xml:space="preserve"> places</w:t>
      </w:r>
      <w:r>
        <w:rPr>
          <w:rFonts w:asciiTheme="majorBidi" w:hAnsiTheme="majorBidi" w:cstheme="majorBidi"/>
          <w:color w:val="222222"/>
          <w:sz w:val="28"/>
          <w:szCs w:val="28"/>
        </w:rPr>
        <w:t>, and secrets</w:t>
      </w:r>
      <w:r w:rsidRPr="009A3D9D">
        <w:rPr>
          <w:rFonts w:asciiTheme="majorBidi" w:hAnsiTheme="majorBidi" w:cstheme="majorBidi"/>
          <w:color w:val="222222"/>
          <w:sz w:val="28"/>
          <w:szCs w:val="28"/>
        </w:rPr>
        <w:t xml:space="preserve"> below you </w:t>
      </w:r>
      <w:r>
        <w:rPr>
          <w:rFonts w:asciiTheme="majorBidi" w:hAnsiTheme="majorBidi" w:cstheme="majorBidi"/>
          <w:color w:val="222222"/>
          <w:sz w:val="28"/>
          <w:szCs w:val="28"/>
        </w:rPr>
        <w:t>or</w:t>
      </w:r>
      <w:r w:rsidRPr="009A3D9D">
        <w:rPr>
          <w:rFonts w:asciiTheme="majorBidi" w:hAnsiTheme="majorBidi" w:cstheme="majorBidi"/>
          <w:color w:val="222222"/>
          <w:sz w:val="28"/>
          <w:szCs w:val="28"/>
        </w:rPr>
        <w:t xml:space="preserve"> on the horizons that you would not otherwise have seen</w:t>
      </w:r>
      <w:r>
        <w:rPr>
          <w:rFonts w:asciiTheme="majorBidi" w:hAnsiTheme="majorBidi" w:cstheme="majorBidi"/>
          <w:color w:val="222222"/>
          <w:sz w:val="28"/>
          <w:szCs w:val="28"/>
        </w:rPr>
        <w:t xml:space="preserve"> or even imagined</w:t>
      </w:r>
      <w:r w:rsidRPr="009A3D9D">
        <w:rPr>
          <w:rFonts w:asciiTheme="majorBidi" w:hAnsiTheme="majorBidi" w:cstheme="majorBidi"/>
          <w:color w:val="222222"/>
          <w:sz w:val="28"/>
          <w:szCs w:val="28"/>
        </w:rPr>
        <w:t>.</w:t>
      </w:r>
    </w:p>
    <w:p w14:paraId="09EB11EC" w14:textId="77777777" w:rsidR="00E86172" w:rsidRDefault="00E86172" w:rsidP="00E86172">
      <w:pPr>
        <w:rPr>
          <w:rFonts w:asciiTheme="majorBidi" w:hAnsiTheme="majorBidi" w:cstheme="majorBidi"/>
          <w:sz w:val="28"/>
          <w:szCs w:val="28"/>
        </w:rPr>
      </w:pPr>
    </w:p>
    <w:p w14:paraId="2EAB7CA0" w14:textId="6BAF1ED7" w:rsidR="007338D5" w:rsidRPr="00FB783A" w:rsidRDefault="007338D5" w:rsidP="00B27641">
      <w:pPr>
        <w:ind w:left="1440"/>
        <w:rPr>
          <w:color w:val="222222"/>
          <w:sz w:val="20"/>
          <w:szCs w:val="20"/>
        </w:rPr>
      </w:pPr>
      <w:r w:rsidRPr="00FB783A">
        <w:rPr>
          <w:color w:val="222222"/>
          <w:sz w:val="20"/>
          <w:szCs w:val="20"/>
        </w:rPr>
        <w:t>Image 3</w:t>
      </w:r>
      <w:r w:rsidR="0095163E">
        <w:rPr>
          <w:color w:val="222222"/>
          <w:sz w:val="20"/>
          <w:szCs w:val="20"/>
        </w:rPr>
        <w:t>0</w:t>
      </w:r>
      <w:r w:rsidRPr="00FB783A">
        <w:rPr>
          <w:color w:val="222222"/>
          <w:sz w:val="20"/>
          <w:szCs w:val="20"/>
        </w:rPr>
        <w:t>:</w:t>
      </w:r>
    </w:p>
    <w:p w14:paraId="03D8C837" w14:textId="77777777" w:rsidR="007338D5" w:rsidRPr="00FB783A" w:rsidRDefault="007338D5" w:rsidP="00B27641">
      <w:pPr>
        <w:ind w:left="1440"/>
        <w:rPr>
          <w:color w:val="222222"/>
          <w:sz w:val="20"/>
          <w:szCs w:val="20"/>
        </w:rPr>
      </w:pPr>
    </w:p>
    <w:p w14:paraId="48E6FFB4" w14:textId="77777777" w:rsidR="009030C5" w:rsidRPr="00FB783A" w:rsidRDefault="009030C5" w:rsidP="00B27641">
      <w:pPr>
        <w:ind w:left="1440"/>
        <w:rPr>
          <w:color w:val="222222"/>
          <w:sz w:val="20"/>
          <w:szCs w:val="20"/>
        </w:rPr>
      </w:pPr>
    </w:p>
    <w:p w14:paraId="36E98EC8" w14:textId="77777777" w:rsidR="009052A3" w:rsidRDefault="009052A3" w:rsidP="00B27641">
      <w:pPr>
        <w:ind w:left="1440"/>
        <w:rPr>
          <w:color w:val="222222"/>
          <w:sz w:val="20"/>
          <w:szCs w:val="20"/>
        </w:rPr>
      </w:pPr>
    </w:p>
    <w:p w14:paraId="5203B26D" w14:textId="77777777" w:rsidR="009052A3" w:rsidRPr="00FB783A" w:rsidRDefault="009052A3" w:rsidP="00B27641">
      <w:pPr>
        <w:ind w:left="1440"/>
        <w:rPr>
          <w:color w:val="222222"/>
          <w:sz w:val="20"/>
          <w:szCs w:val="20"/>
        </w:rPr>
      </w:pPr>
    </w:p>
    <w:p w14:paraId="1172B250" w14:textId="77777777" w:rsidR="009030C5" w:rsidRPr="00FB783A" w:rsidRDefault="009030C5" w:rsidP="00B27641">
      <w:pPr>
        <w:ind w:left="1440"/>
        <w:rPr>
          <w:color w:val="222222"/>
          <w:sz w:val="20"/>
          <w:szCs w:val="20"/>
        </w:rPr>
      </w:pPr>
    </w:p>
    <w:p w14:paraId="4AF93A15" w14:textId="77777777" w:rsidR="009030C5" w:rsidRPr="00FB783A" w:rsidRDefault="009030C5" w:rsidP="00B27641">
      <w:pPr>
        <w:ind w:left="1440"/>
        <w:rPr>
          <w:color w:val="222222"/>
          <w:sz w:val="20"/>
          <w:szCs w:val="20"/>
        </w:rPr>
      </w:pPr>
    </w:p>
    <w:p w14:paraId="727FC351" w14:textId="0C9814B6" w:rsidR="009030C5" w:rsidRPr="00FB783A" w:rsidRDefault="0095163E" w:rsidP="00B27641">
      <w:pPr>
        <w:ind w:left="1440"/>
        <w:rPr>
          <w:color w:val="222222"/>
          <w:sz w:val="20"/>
          <w:szCs w:val="20"/>
        </w:rPr>
      </w:pPr>
      <w:r>
        <w:rPr>
          <w:color w:val="222222"/>
          <w:sz w:val="20"/>
          <w:szCs w:val="20"/>
        </w:rPr>
        <w:t xml:space="preserve">Visual </w:t>
      </w:r>
      <w:r w:rsidR="00FB783A" w:rsidRPr="00FB783A">
        <w:rPr>
          <w:color w:val="222222"/>
          <w:sz w:val="20"/>
          <w:szCs w:val="20"/>
        </w:rPr>
        <w:t>Metaphors for French, Italian, German, and Arabic.</w:t>
      </w:r>
    </w:p>
    <w:p w14:paraId="0343F6FF" w14:textId="5654677B" w:rsidR="003B4ADC" w:rsidRDefault="003B4ADC" w:rsidP="00E86172">
      <w:pPr>
        <w:rPr>
          <w:rFonts w:asciiTheme="majorBidi" w:hAnsiTheme="majorBidi" w:cstheme="majorBidi"/>
          <w:sz w:val="28"/>
          <w:szCs w:val="28"/>
        </w:rPr>
      </w:pPr>
    </w:p>
    <w:p w14:paraId="1A1B39CB" w14:textId="4D6861B6" w:rsidR="00E86172" w:rsidRDefault="00E86172" w:rsidP="00E86172">
      <w:pPr>
        <w:rPr>
          <w:rFonts w:asciiTheme="majorBidi" w:hAnsiTheme="majorBidi" w:cstheme="majorBidi"/>
          <w:color w:val="222222"/>
          <w:sz w:val="28"/>
          <w:szCs w:val="28"/>
        </w:rPr>
      </w:pPr>
      <w:r w:rsidRPr="00364D5F">
        <w:rPr>
          <w:rFonts w:asciiTheme="majorBidi" w:hAnsiTheme="majorBidi" w:cstheme="majorBidi"/>
          <w:sz w:val="28"/>
          <w:szCs w:val="28"/>
        </w:rPr>
        <w:t>Not only have</w:t>
      </w:r>
      <w:r>
        <w:rPr>
          <w:rFonts w:asciiTheme="majorBidi" w:hAnsiTheme="majorBidi" w:cstheme="majorBidi"/>
          <w:sz w:val="28"/>
          <w:szCs w:val="28"/>
        </w:rPr>
        <w:t xml:space="preserve"> m</w:t>
      </w:r>
      <w:r w:rsidRPr="000118F2">
        <w:rPr>
          <w:rFonts w:asciiTheme="majorBidi" w:hAnsiTheme="majorBidi" w:cstheme="majorBidi"/>
          <w:sz w:val="28"/>
          <w:szCs w:val="28"/>
        </w:rPr>
        <w:t>any</w:t>
      </w:r>
      <w:r>
        <w:rPr>
          <w:rFonts w:asciiTheme="majorBidi" w:hAnsiTheme="majorBidi" w:cstheme="majorBidi"/>
          <w:sz w:val="28"/>
          <w:szCs w:val="28"/>
        </w:rPr>
        <w:t xml:space="preserve"> people today</w:t>
      </w:r>
      <w:r w:rsidRPr="000118F2">
        <w:rPr>
          <w:rFonts w:asciiTheme="majorBidi" w:hAnsiTheme="majorBidi" w:cstheme="majorBidi"/>
          <w:sz w:val="28"/>
          <w:szCs w:val="28"/>
        </w:rPr>
        <w:t xml:space="preserve"> become largely ignorant of history and foreign languages, </w:t>
      </w:r>
      <w:r>
        <w:rPr>
          <w:rFonts w:asciiTheme="majorBidi" w:hAnsiTheme="majorBidi" w:cstheme="majorBidi"/>
          <w:sz w:val="28"/>
          <w:szCs w:val="28"/>
        </w:rPr>
        <w:t xml:space="preserve">but </w:t>
      </w:r>
      <w:r w:rsidRPr="000118F2">
        <w:rPr>
          <w:rFonts w:asciiTheme="majorBidi" w:hAnsiTheme="majorBidi" w:cstheme="majorBidi"/>
          <w:sz w:val="28"/>
          <w:szCs w:val="28"/>
        </w:rPr>
        <w:t>we are</w:t>
      </w:r>
      <w:r>
        <w:rPr>
          <w:rFonts w:asciiTheme="majorBidi" w:hAnsiTheme="majorBidi" w:cstheme="majorBidi"/>
          <w:sz w:val="28"/>
          <w:szCs w:val="28"/>
        </w:rPr>
        <w:t xml:space="preserve"> </w:t>
      </w:r>
      <w:r w:rsidR="00827450">
        <w:rPr>
          <w:rFonts w:asciiTheme="majorBidi" w:hAnsiTheme="majorBidi" w:cstheme="majorBidi"/>
          <w:sz w:val="28"/>
          <w:szCs w:val="28"/>
        </w:rPr>
        <w:t xml:space="preserve">also </w:t>
      </w:r>
      <w:r>
        <w:rPr>
          <w:rFonts w:asciiTheme="majorBidi" w:hAnsiTheme="majorBidi" w:cstheme="majorBidi"/>
          <w:sz w:val="28"/>
          <w:szCs w:val="28"/>
        </w:rPr>
        <w:t>collectively ensnared in</w:t>
      </w:r>
      <w:r w:rsidRPr="000118F2">
        <w:rPr>
          <w:rFonts w:asciiTheme="majorBidi" w:hAnsiTheme="majorBidi" w:cstheme="majorBidi"/>
          <w:sz w:val="28"/>
          <w:szCs w:val="28"/>
        </w:rPr>
        <w:t xml:space="preserve"> </w:t>
      </w:r>
      <w:r>
        <w:rPr>
          <w:rFonts w:asciiTheme="majorBidi" w:hAnsiTheme="majorBidi" w:cstheme="majorBidi"/>
          <w:sz w:val="28"/>
          <w:szCs w:val="28"/>
        </w:rPr>
        <w:t xml:space="preserve">the </w:t>
      </w:r>
      <w:r w:rsidR="00CF3D73">
        <w:rPr>
          <w:rFonts w:asciiTheme="majorBidi" w:hAnsiTheme="majorBidi" w:cstheme="majorBidi"/>
          <w:sz w:val="28"/>
          <w:szCs w:val="28"/>
        </w:rPr>
        <w:t>potentially catastrophic</w:t>
      </w:r>
      <w:r w:rsidRPr="000118F2">
        <w:rPr>
          <w:rFonts w:asciiTheme="majorBidi" w:hAnsiTheme="majorBidi" w:cstheme="majorBidi"/>
          <w:sz w:val="28"/>
          <w:szCs w:val="28"/>
        </w:rPr>
        <w:t xml:space="preserve"> process of losing </w:t>
      </w:r>
      <w:r w:rsidR="00AF059C">
        <w:rPr>
          <w:rFonts w:asciiTheme="majorBidi" w:hAnsiTheme="majorBidi" w:cstheme="majorBidi"/>
          <w:sz w:val="28"/>
          <w:szCs w:val="28"/>
        </w:rPr>
        <w:t xml:space="preserve">knowledge </w:t>
      </w:r>
      <w:r w:rsidRPr="000118F2">
        <w:rPr>
          <w:rFonts w:asciiTheme="majorBidi" w:hAnsiTheme="majorBidi" w:cstheme="majorBidi"/>
          <w:sz w:val="28"/>
          <w:szCs w:val="28"/>
        </w:rPr>
        <w:t xml:space="preserve">what authentic history and </w:t>
      </w:r>
      <w:r w:rsidR="00AF059C">
        <w:rPr>
          <w:rFonts w:asciiTheme="majorBidi" w:hAnsiTheme="majorBidi" w:cstheme="majorBidi"/>
          <w:sz w:val="28"/>
          <w:szCs w:val="28"/>
        </w:rPr>
        <w:t xml:space="preserve">accurate </w:t>
      </w:r>
      <w:r w:rsidRPr="000118F2">
        <w:rPr>
          <w:rFonts w:asciiTheme="majorBidi" w:hAnsiTheme="majorBidi" w:cstheme="majorBidi"/>
          <w:sz w:val="28"/>
          <w:szCs w:val="28"/>
        </w:rPr>
        <w:t>language</w:t>
      </w:r>
      <w:r w:rsidR="00402C02">
        <w:rPr>
          <w:rFonts w:asciiTheme="majorBidi" w:hAnsiTheme="majorBidi" w:cstheme="majorBidi"/>
          <w:sz w:val="28"/>
          <w:szCs w:val="28"/>
        </w:rPr>
        <w:t xml:space="preserve"> usage</w:t>
      </w:r>
      <w:r w:rsidRPr="000118F2">
        <w:rPr>
          <w:rFonts w:asciiTheme="majorBidi" w:hAnsiTheme="majorBidi" w:cstheme="majorBidi"/>
          <w:sz w:val="28"/>
          <w:szCs w:val="28"/>
        </w:rPr>
        <w:t xml:space="preserve"> are still left</w:t>
      </w:r>
      <w:r w:rsidR="00402C02">
        <w:rPr>
          <w:rFonts w:asciiTheme="majorBidi" w:hAnsiTheme="majorBidi" w:cstheme="majorBidi"/>
          <w:sz w:val="28"/>
          <w:szCs w:val="28"/>
        </w:rPr>
        <w:t xml:space="preserve"> for us, even</w:t>
      </w:r>
      <w:r>
        <w:rPr>
          <w:rFonts w:asciiTheme="majorBidi" w:hAnsiTheme="majorBidi" w:cstheme="majorBidi"/>
          <w:sz w:val="28"/>
          <w:szCs w:val="28"/>
        </w:rPr>
        <w:t xml:space="preserve"> in the native tongues we speak</w:t>
      </w:r>
      <w:r w:rsidRPr="000118F2">
        <w:rPr>
          <w:rFonts w:asciiTheme="majorBidi" w:hAnsiTheme="majorBidi" w:cstheme="majorBidi"/>
          <w:sz w:val="28"/>
          <w:szCs w:val="28"/>
        </w:rPr>
        <w:t>.</w:t>
      </w:r>
      <w:r w:rsidRPr="000118F2">
        <w:rPr>
          <w:rFonts w:asciiTheme="majorBidi" w:hAnsiTheme="majorBidi" w:cstheme="majorBidi"/>
          <w:color w:val="222222"/>
          <w:sz w:val="28"/>
          <w:szCs w:val="28"/>
        </w:rPr>
        <w:t xml:space="preserve"> As regards </w:t>
      </w:r>
      <w:r>
        <w:rPr>
          <w:rFonts w:asciiTheme="majorBidi" w:hAnsiTheme="majorBidi" w:cstheme="majorBidi"/>
          <w:color w:val="222222"/>
          <w:sz w:val="28"/>
          <w:szCs w:val="28"/>
        </w:rPr>
        <w:t xml:space="preserve">the gift of </w:t>
      </w:r>
      <w:r w:rsidRPr="000118F2">
        <w:rPr>
          <w:rFonts w:asciiTheme="majorBidi" w:hAnsiTheme="majorBidi" w:cstheme="majorBidi"/>
          <w:color w:val="222222"/>
          <w:sz w:val="28"/>
          <w:szCs w:val="28"/>
        </w:rPr>
        <w:t>language</w:t>
      </w:r>
      <w:r>
        <w:rPr>
          <w:rFonts w:asciiTheme="majorBidi" w:hAnsiTheme="majorBidi" w:cstheme="majorBidi"/>
          <w:color w:val="222222"/>
          <w:sz w:val="28"/>
          <w:szCs w:val="28"/>
        </w:rPr>
        <w:t xml:space="preserve"> in particular</w:t>
      </w:r>
      <w:r w:rsidR="00402C02">
        <w:rPr>
          <w:rFonts w:asciiTheme="majorBidi" w:hAnsiTheme="majorBidi" w:cstheme="majorBidi"/>
          <w:color w:val="222222"/>
          <w:sz w:val="28"/>
          <w:szCs w:val="28"/>
        </w:rPr>
        <w:t>—</w:t>
      </w:r>
      <w:r w:rsidRPr="000118F2">
        <w:rPr>
          <w:rFonts w:asciiTheme="majorBidi" w:hAnsiTheme="majorBidi" w:cstheme="majorBidi"/>
          <w:color w:val="222222"/>
          <w:sz w:val="28"/>
          <w:szCs w:val="28"/>
        </w:rPr>
        <w:t xml:space="preserve">without meaningful speech and </w:t>
      </w:r>
      <w:r>
        <w:rPr>
          <w:rFonts w:asciiTheme="majorBidi" w:hAnsiTheme="majorBidi" w:cstheme="majorBidi"/>
          <w:color w:val="222222"/>
          <w:sz w:val="28"/>
          <w:szCs w:val="28"/>
        </w:rPr>
        <w:t xml:space="preserve">its vigilant protection and </w:t>
      </w:r>
      <w:r w:rsidRPr="000118F2">
        <w:rPr>
          <w:rFonts w:asciiTheme="majorBidi" w:hAnsiTheme="majorBidi" w:cstheme="majorBidi"/>
          <w:color w:val="222222"/>
          <w:sz w:val="28"/>
          <w:szCs w:val="28"/>
        </w:rPr>
        <w:t>careful use</w:t>
      </w:r>
      <w:r w:rsidR="00402C02">
        <w:rPr>
          <w:rFonts w:asciiTheme="majorBidi" w:hAnsiTheme="majorBidi" w:cstheme="majorBidi"/>
          <w:color w:val="222222"/>
          <w:sz w:val="28"/>
          <w:szCs w:val="28"/>
        </w:rPr>
        <w:t>—</w:t>
      </w:r>
      <w:r w:rsidRPr="000118F2">
        <w:rPr>
          <w:rFonts w:asciiTheme="majorBidi" w:hAnsiTheme="majorBidi" w:cstheme="majorBidi"/>
          <w:color w:val="222222"/>
          <w:sz w:val="28"/>
          <w:szCs w:val="28"/>
        </w:rPr>
        <w:t>people</w:t>
      </w:r>
      <w:r w:rsidR="00402C02">
        <w:rPr>
          <w:rFonts w:asciiTheme="majorBidi" w:hAnsiTheme="majorBidi" w:cstheme="majorBidi"/>
          <w:color w:val="222222"/>
          <w:sz w:val="28"/>
          <w:szCs w:val="28"/>
        </w:rPr>
        <w:t xml:space="preserve">, once </w:t>
      </w:r>
      <w:r>
        <w:rPr>
          <w:rFonts w:asciiTheme="majorBidi" w:hAnsiTheme="majorBidi" w:cstheme="majorBidi"/>
          <w:color w:val="222222"/>
          <w:sz w:val="28"/>
          <w:szCs w:val="28"/>
        </w:rPr>
        <w:t xml:space="preserve">robbed of </w:t>
      </w:r>
      <w:r w:rsidR="002004C7">
        <w:rPr>
          <w:rFonts w:asciiTheme="majorBidi" w:hAnsiTheme="majorBidi" w:cstheme="majorBidi"/>
          <w:color w:val="222222"/>
          <w:sz w:val="28"/>
          <w:szCs w:val="28"/>
        </w:rPr>
        <w:t>correct and fully meaningful</w:t>
      </w:r>
      <w:r>
        <w:rPr>
          <w:rFonts w:asciiTheme="majorBidi" w:hAnsiTheme="majorBidi" w:cstheme="majorBidi"/>
          <w:color w:val="222222"/>
          <w:sz w:val="28"/>
          <w:szCs w:val="28"/>
        </w:rPr>
        <w:t xml:space="preserve"> language</w:t>
      </w:r>
      <w:r w:rsidR="00402C02">
        <w:rPr>
          <w:rFonts w:asciiTheme="majorBidi" w:hAnsiTheme="majorBidi" w:cstheme="majorBidi"/>
          <w:color w:val="222222"/>
          <w:sz w:val="28"/>
          <w:szCs w:val="28"/>
        </w:rPr>
        <w:t xml:space="preserve">, </w:t>
      </w:r>
      <w:r w:rsidR="002004C7">
        <w:rPr>
          <w:rFonts w:asciiTheme="majorBidi" w:hAnsiTheme="majorBidi" w:cstheme="majorBidi"/>
          <w:color w:val="222222"/>
          <w:sz w:val="28"/>
          <w:szCs w:val="28"/>
        </w:rPr>
        <w:t xml:space="preserve">easily </w:t>
      </w:r>
      <w:r>
        <w:rPr>
          <w:rFonts w:asciiTheme="majorBidi" w:hAnsiTheme="majorBidi" w:cstheme="majorBidi"/>
          <w:color w:val="222222"/>
          <w:sz w:val="28"/>
          <w:szCs w:val="28"/>
        </w:rPr>
        <w:t>b</w:t>
      </w:r>
      <w:r w:rsidRPr="000118F2">
        <w:rPr>
          <w:rFonts w:asciiTheme="majorBidi" w:hAnsiTheme="majorBidi" w:cstheme="majorBidi"/>
          <w:color w:val="222222"/>
          <w:sz w:val="28"/>
          <w:szCs w:val="28"/>
        </w:rPr>
        <w:t>ecome mere pawns in</w:t>
      </w:r>
      <w:r w:rsidR="002004C7">
        <w:rPr>
          <w:rFonts w:asciiTheme="majorBidi" w:hAnsiTheme="majorBidi" w:cstheme="majorBidi"/>
          <w:color w:val="222222"/>
          <w:sz w:val="28"/>
          <w:szCs w:val="28"/>
        </w:rPr>
        <w:t xml:space="preserve"> the</w:t>
      </w:r>
      <w:r w:rsidR="00BB5B78">
        <w:rPr>
          <w:rFonts w:asciiTheme="majorBidi" w:hAnsiTheme="majorBidi" w:cstheme="majorBidi"/>
          <w:color w:val="222222"/>
          <w:sz w:val="28"/>
          <w:szCs w:val="28"/>
        </w:rPr>
        <w:t xml:space="preserve"> schemes of interest groups and power elites</w:t>
      </w:r>
      <w:r w:rsidRPr="000118F2">
        <w:rPr>
          <w:rFonts w:asciiTheme="majorBidi" w:hAnsiTheme="majorBidi" w:cstheme="majorBidi"/>
          <w:color w:val="222222"/>
          <w:sz w:val="28"/>
          <w:szCs w:val="28"/>
        </w:rPr>
        <w:t xml:space="preserve">. To subjugate and rule a </w:t>
      </w:r>
      <w:r w:rsidR="00BB5B78">
        <w:rPr>
          <w:rFonts w:asciiTheme="majorBidi" w:hAnsiTheme="majorBidi" w:cstheme="majorBidi"/>
          <w:color w:val="222222"/>
          <w:sz w:val="28"/>
          <w:szCs w:val="28"/>
        </w:rPr>
        <w:t xml:space="preserve">people or </w:t>
      </w:r>
      <w:r>
        <w:rPr>
          <w:rFonts w:asciiTheme="majorBidi" w:hAnsiTheme="majorBidi" w:cstheme="majorBidi"/>
          <w:color w:val="222222"/>
          <w:sz w:val="28"/>
          <w:szCs w:val="28"/>
        </w:rPr>
        <w:t>nation</w:t>
      </w:r>
      <w:r w:rsidRPr="000118F2">
        <w:rPr>
          <w:rFonts w:asciiTheme="majorBidi" w:hAnsiTheme="majorBidi" w:cstheme="majorBidi"/>
          <w:color w:val="222222"/>
          <w:sz w:val="28"/>
          <w:szCs w:val="28"/>
        </w:rPr>
        <w:t xml:space="preserve">, </w:t>
      </w:r>
      <w:r>
        <w:rPr>
          <w:rFonts w:asciiTheme="majorBidi" w:hAnsiTheme="majorBidi" w:cstheme="majorBidi"/>
          <w:color w:val="222222"/>
          <w:sz w:val="28"/>
          <w:szCs w:val="28"/>
        </w:rPr>
        <w:t>its</w:t>
      </w:r>
      <w:r w:rsidRPr="000118F2">
        <w:rPr>
          <w:rFonts w:asciiTheme="majorBidi" w:hAnsiTheme="majorBidi" w:cstheme="majorBidi"/>
          <w:color w:val="222222"/>
          <w:sz w:val="28"/>
          <w:szCs w:val="28"/>
        </w:rPr>
        <w:t xml:space="preserve"> language must </w:t>
      </w:r>
      <w:r>
        <w:rPr>
          <w:rFonts w:asciiTheme="majorBidi" w:hAnsiTheme="majorBidi" w:cstheme="majorBidi"/>
          <w:color w:val="222222"/>
          <w:sz w:val="28"/>
          <w:szCs w:val="28"/>
        </w:rPr>
        <w:t xml:space="preserve">first </w:t>
      </w:r>
      <w:r w:rsidRPr="000118F2">
        <w:rPr>
          <w:rFonts w:asciiTheme="majorBidi" w:hAnsiTheme="majorBidi" w:cstheme="majorBidi"/>
          <w:color w:val="222222"/>
          <w:sz w:val="28"/>
          <w:szCs w:val="28"/>
        </w:rPr>
        <w:t xml:space="preserve">be debased and destroyed. </w:t>
      </w:r>
      <w:r>
        <w:rPr>
          <w:rFonts w:asciiTheme="majorBidi" w:hAnsiTheme="majorBidi" w:cstheme="majorBidi"/>
          <w:color w:val="222222"/>
          <w:sz w:val="28"/>
          <w:szCs w:val="28"/>
        </w:rPr>
        <w:t>Liberation and f</w:t>
      </w:r>
      <w:r w:rsidRPr="000118F2">
        <w:rPr>
          <w:rFonts w:asciiTheme="majorBidi" w:hAnsiTheme="majorBidi" w:cstheme="majorBidi"/>
          <w:color w:val="222222"/>
          <w:sz w:val="28"/>
          <w:szCs w:val="28"/>
        </w:rPr>
        <w:t xml:space="preserve">reedom require </w:t>
      </w:r>
      <w:r w:rsidR="00EE1ED3">
        <w:rPr>
          <w:rFonts w:asciiTheme="majorBidi" w:hAnsiTheme="majorBidi" w:cstheme="majorBidi"/>
          <w:color w:val="222222"/>
          <w:sz w:val="28"/>
          <w:szCs w:val="28"/>
        </w:rPr>
        <w:t>T</w:t>
      </w:r>
      <w:r w:rsidRPr="000118F2">
        <w:rPr>
          <w:rFonts w:asciiTheme="majorBidi" w:hAnsiTheme="majorBidi" w:cstheme="majorBidi"/>
          <w:color w:val="222222"/>
          <w:sz w:val="28"/>
          <w:szCs w:val="28"/>
        </w:rPr>
        <w:t xml:space="preserve">ruth. To destroy freedom, </w:t>
      </w:r>
      <w:r w:rsidR="00EE1ED3">
        <w:rPr>
          <w:rFonts w:asciiTheme="majorBidi" w:hAnsiTheme="majorBidi" w:cstheme="majorBidi"/>
          <w:color w:val="222222"/>
          <w:sz w:val="28"/>
          <w:szCs w:val="28"/>
        </w:rPr>
        <w:t>T</w:t>
      </w:r>
      <w:r w:rsidRPr="000118F2">
        <w:rPr>
          <w:rFonts w:asciiTheme="majorBidi" w:hAnsiTheme="majorBidi" w:cstheme="majorBidi"/>
          <w:color w:val="222222"/>
          <w:sz w:val="28"/>
          <w:szCs w:val="28"/>
        </w:rPr>
        <w:t xml:space="preserve">ruth must also be destroyed. One of the most direct and effective means of </w:t>
      </w:r>
      <w:r w:rsidR="00EE1ED3">
        <w:rPr>
          <w:rFonts w:asciiTheme="majorBidi" w:hAnsiTheme="majorBidi" w:cstheme="majorBidi"/>
          <w:color w:val="222222"/>
          <w:sz w:val="28"/>
          <w:szCs w:val="28"/>
        </w:rPr>
        <w:t xml:space="preserve">undermining and </w:t>
      </w:r>
      <w:r w:rsidRPr="000118F2">
        <w:rPr>
          <w:rFonts w:asciiTheme="majorBidi" w:hAnsiTheme="majorBidi" w:cstheme="majorBidi"/>
          <w:color w:val="222222"/>
          <w:sz w:val="28"/>
          <w:szCs w:val="28"/>
        </w:rPr>
        <w:t xml:space="preserve">destroying </w:t>
      </w:r>
      <w:r w:rsidR="00231725">
        <w:rPr>
          <w:rFonts w:asciiTheme="majorBidi" w:hAnsiTheme="majorBidi" w:cstheme="majorBidi"/>
          <w:color w:val="222222"/>
          <w:sz w:val="28"/>
          <w:szCs w:val="28"/>
        </w:rPr>
        <w:t>T</w:t>
      </w:r>
      <w:r w:rsidRPr="000118F2">
        <w:rPr>
          <w:rFonts w:asciiTheme="majorBidi" w:hAnsiTheme="majorBidi" w:cstheme="majorBidi"/>
          <w:color w:val="222222"/>
          <w:sz w:val="28"/>
          <w:szCs w:val="28"/>
        </w:rPr>
        <w:t xml:space="preserve">ruth is the degradation of language. </w:t>
      </w:r>
      <w:r>
        <w:rPr>
          <w:rFonts w:asciiTheme="majorBidi" w:hAnsiTheme="majorBidi" w:cstheme="majorBidi"/>
          <w:color w:val="222222"/>
          <w:sz w:val="28"/>
          <w:szCs w:val="28"/>
        </w:rPr>
        <w:t>On the other hand, t</w:t>
      </w:r>
      <w:r w:rsidRPr="000118F2">
        <w:rPr>
          <w:rFonts w:asciiTheme="majorBidi" w:hAnsiTheme="majorBidi" w:cstheme="majorBidi"/>
          <w:color w:val="222222"/>
          <w:sz w:val="28"/>
          <w:szCs w:val="28"/>
        </w:rPr>
        <w:t xml:space="preserve">o liberate a people and unleash their best hidden potential, the gift </w:t>
      </w:r>
      <w:r w:rsidR="00231725">
        <w:rPr>
          <w:rFonts w:asciiTheme="majorBidi" w:hAnsiTheme="majorBidi" w:cstheme="majorBidi"/>
          <w:color w:val="222222"/>
          <w:sz w:val="28"/>
          <w:szCs w:val="28"/>
        </w:rPr>
        <w:t xml:space="preserve">accurate, </w:t>
      </w:r>
      <w:r w:rsidRPr="000118F2">
        <w:rPr>
          <w:rFonts w:asciiTheme="majorBidi" w:hAnsiTheme="majorBidi" w:cstheme="majorBidi"/>
          <w:color w:val="222222"/>
          <w:sz w:val="28"/>
          <w:szCs w:val="28"/>
        </w:rPr>
        <w:t>power</w:t>
      </w:r>
      <w:r w:rsidR="00231725">
        <w:rPr>
          <w:rFonts w:asciiTheme="majorBidi" w:hAnsiTheme="majorBidi" w:cstheme="majorBidi"/>
          <w:color w:val="222222"/>
          <w:sz w:val="28"/>
          <w:szCs w:val="28"/>
        </w:rPr>
        <w:t xml:space="preserve">ful, and </w:t>
      </w:r>
      <w:r>
        <w:rPr>
          <w:rFonts w:asciiTheme="majorBidi" w:hAnsiTheme="majorBidi" w:cstheme="majorBidi"/>
          <w:color w:val="222222"/>
          <w:sz w:val="28"/>
          <w:szCs w:val="28"/>
        </w:rPr>
        <w:t xml:space="preserve">meaningful </w:t>
      </w:r>
      <w:r w:rsidRPr="000118F2">
        <w:rPr>
          <w:rFonts w:asciiTheme="majorBidi" w:hAnsiTheme="majorBidi" w:cstheme="majorBidi"/>
          <w:color w:val="222222"/>
          <w:sz w:val="28"/>
          <w:szCs w:val="28"/>
        </w:rPr>
        <w:t>language</w:t>
      </w:r>
      <w:r w:rsidR="00231725">
        <w:rPr>
          <w:rFonts w:asciiTheme="majorBidi" w:hAnsiTheme="majorBidi" w:cstheme="majorBidi"/>
          <w:color w:val="222222"/>
          <w:sz w:val="28"/>
          <w:szCs w:val="28"/>
        </w:rPr>
        <w:t xml:space="preserve"> must be given back to them.</w:t>
      </w:r>
    </w:p>
    <w:p w14:paraId="2184D6EC" w14:textId="77777777" w:rsidR="00E86172" w:rsidRDefault="00E86172" w:rsidP="00E86172">
      <w:pPr>
        <w:rPr>
          <w:rFonts w:asciiTheme="majorBidi" w:hAnsiTheme="majorBidi" w:cstheme="majorBidi"/>
          <w:color w:val="222222"/>
          <w:sz w:val="28"/>
          <w:szCs w:val="28"/>
        </w:rPr>
      </w:pPr>
    </w:p>
    <w:p w14:paraId="093F7CDB" w14:textId="7CF627F1" w:rsidR="00873A19" w:rsidRDefault="00E86172" w:rsidP="00873A19">
      <w:pPr>
        <w:rPr>
          <w:rFonts w:asciiTheme="majorBidi" w:hAnsiTheme="majorBidi" w:cstheme="majorBidi"/>
          <w:color w:val="222222"/>
          <w:sz w:val="28"/>
          <w:szCs w:val="28"/>
        </w:rPr>
      </w:pPr>
      <w:r w:rsidRPr="000118F2">
        <w:rPr>
          <w:rFonts w:asciiTheme="majorBidi" w:hAnsiTheme="majorBidi" w:cstheme="majorBidi"/>
          <w:color w:val="222222"/>
          <w:sz w:val="28"/>
          <w:szCs w:val="28"/>
        </w:rPr>
        <w:t xml:space="preserve">The </w:t>
      </w:r>
      <w:r w:rsidRPr="000118F2">
        <w:rPr>
          <w:rFonts w:asciiTheme="majorBidi" w:hAnsiTheme="majorBidi" w:cstheme="majorBidi"/>
          <w:b/>
          <w:bCs/>
          <w:color w:val="222222"/>
          <w:sz w:val="28"/>
          <w:szCs w:val="28"/>
        </w:rPr>
        <w:t>Spanish and Portuguese Inquisitions</w:t>
      </w:r>
      <w:r w:rsidRPr="00B277E0">
        <w:rPr>
          <w:rFonts w:asciiTheme="majorBidi" w:hAnsiTheme="majorBidi" w:cstheme="majorBidi"/>
          <w:color w:val="222222"/>
          <w:sz w:val="28"/>
          <w:szCs w:val="28"/>
        </w:rPr>
        <w:t>,</w:t>
      </w:r>
      <w:r w:rsidRPr="000118F2">
        <w:rPr>
          <w:rStyle w:val="FootnoteReference"/>
          <w:rFonts w:asciiTheme="majorBidi" w:hAnsiTheme="majorBidi" w:cstheme="majorBidi"/>
          <w:color w:val="222222"/>
          <w:sz w:val="28"/>
          <w:szCs w:val="28"/>
        </w:rPr>
        <w:footnoteReference w:id="145"/>
      </w:r>
      <w:r w:rsidRPr="000118F2">
        <w:rPr>
          <w:rFonts w:asciiTheme="majorBidi" w:hAnsiTheme="majorBidi" w:cstheme="majorBidi"/>
          <w:color w:val="222222"/>
          <w:sz w:val="28"/>
          <w:szCs w:val="28"/>
        </w:rPr>
        <w:t xml:space="preserve"> </w:t>
      </w:r>
      <w:r>
        <w:rPr>
          <w:rFonts w:asciiTheme="majorBidi" w:hAnsiTheme="majorBidi" w:cstheme="majorBidi"/>
          <w:color w:val="222222"/>
          <w:sz w:val="28"/>
          <w:szCs w:val="28"/>
        </w:rPr>
        <w:t>which we will discuss in detail below</w:t>
      </w:r>
      <w:r w:rsidR="001409CE">
        <w:rPr>
          <w:rFonts w:asciiTheme="majorBidi" w:hAnsiTheme="majorBidi" w:cstheme="majorBidi"/>
          <w:color w:val="222222"/>
          <w:sz w:val="28"/>
          <w:szCs w:val="28"/>
        </w:rPr>
        <w:t xml:space="preserve"> in Volume Four</w:t>
      </w:r>
      <w:r>
        <w:rPr>
          <w:rFonts w:asciiTheme="majorBidi" w:hAnsiTheme="majorBidi" w:cstheme="majorBidi"/>
          <w:color w:val="222222"/>
          <w:sz w:val="28"/>
          <w:szCs w:val="28"/>
        </w:rPr>
        <w:t xml:space="preserve">, </w:t>
      </w:r>
      <w:r w:rsidRPr="000118F2">
        <w:rPr>
          <w:rFonts w:asciiTheme="majorBidi" w:hAnsiTheme="majorBidi" w:cstheme="majorBidi"/>
          <w:color w:val="222222"/>
          <w:sz w:val="28"/>
          <w:szCs w:val="28"/>
        </w:rPr>
        <w:t>forbad</w:t>
      </w:r>
      <w:r>
        <w:rPr>
          <w:rFonts w:asciiTheme="majorBidi" w:hAnsiTheme="majorBidi" w:cstheme="majorBidi"/>
          <w:color w:val="222222"/>
          <w:sz w:val="28"/>
          <w:szCs w:val="28"/>
        </w:rPr>
        <w:t>e</w:t>
      </w:r>
      <w:r w:rsidRPr="000118F2">
        <w:rPr>
          <w:rFonts w:asciiTheme="majorBidi" w:hAnsiTheme="majorBidi" w:cstheme="majorBidi"/>
          <w:color w:val="222222"/>
          <w:sz w:val="28"/>
          <w:szCs w:val="28"/>
        </w:rPr>
        <w:t xml:space="preserve"> </w:t>
      </w:r>
      <w:r>
        <w:rPr>
          <w:rFonts w:asciiTheme="majorBidi" w:hAnsiTheme="majorBidi" w:cstheme="majorBidi"/>
          <w:color w:val="222222"/>
          <w:sz w:val="28"/>
          <w:szCs w:val="28"/>
        </w:rPr>
        <w:t xml:space="preserve">the </w:t>
      </w:r>
      <w:r w:rsidRPr="000118F2">
        <w:rPr>
          <w:rFonts w:asciiTheme="majorBidi" w:hAnsiTheme="majorBidi" w:cstheme="majorBidi"/>
          <w:color w:val="222222"/>
          <w:sz w:val="28"/>
          <w:szCs w:val="28"/>
        </w:rPr>
        <w:t>former Jews and Muslims</w:t>
      </w:r>
      <w:r>
        <w:rPr>
          <w:rFonts w:asciiTheme="majorBidi" w:hAnsiTheme="majorBidi" w:cstheme="majorBidi"/>
          <w:color w:val="222222"/>
          <w:sz w:val="28"/>
          <w:szCs w:val="28"/>
        </w:rPr>
        <w:t xml:space="preserve"> of </w:t>
      </w:r>
      <w:r>
        <w:rPr>
          <w:rFonts w:asciiTheme="majorBidi" w:hAnsiTheme="majorBidi" w:cstheme="majorBidi"/>
          <w:color w:val="222222"/>
          <w:sz w:val="28"/>
          <w:szCs w:val="28"/>
        </w:rPr>
        <w:lastRenderedPageBreak/>
        <w:t>Iberia</w:t>
      </w:r>
      <w:r w:rsidRPr="000118F2">
        <w:rPr>
          <w:rFonts w:asciiTheme="majorBidi" w:hAnsiTheme="majorBidi" w:cstheme="majorBidi"/>
          <w:color w:val="222222"/>
          <w:sz w:val="28"/>
          <w:szCs w:val="28"/>
        </w:rPr>
        <w:t xml:space="preserve"> from speaking, writing, or cultivating Hebrew and Arabic</w:t>
      </w:r>
      <w:r w:rsidR="001409CE">
        <w:rPr>
          <w:rFonts w:asciiTheme="majorBidi" w:hAnsiTheme="majorBidi" w:cstheme="majorBidi"/>
          <w:color w:val="222222"/>
          <w:sz w:val="28"/>
          <w:szCs w:val="28"/>
        </w:rPr>
        <w:t>. At the same time, it</w:t>
      </w:r>
      <w:r w:rsidRPr="000118F2">
        <w:rPr>
          <w:rFonts w:asciiTheme="majorBidi" w:hAnsiTheme="majorBidi" w:cstheme="majorBidi"/>
          <w:color w:val="222222"/>
          <w:sz w:val="28"/>
          <w:szCs w:val="28"/>
        </w:rPr>
        <w:t xml:space="preserve"> </w:t>
      </w:r>
      <w:r>
        <w:rPr>
          <w:rFonts w:asciiTheme="majorBidi" w:hAnsiTheme="majorBidi" w:cstheme="majorBidi"/>
          <w:color w:val="222222"/>
          <w:sz w:val="28"/>
          <w:szCs w:val="28"/>
        </w:rPr>
        <w:t>coerc</w:t>
      </w:r>
      <w:r w:rsidR="001409CE">
        <w:rPr>
          <w:rFonts w:asciiTheme="majorBidi" w:hAnsiTheme="majorBidi" w:cstheme="majorBidi"/>
          <w:color w:val="222222"/>
          <w:sz w:val="28"/>
          <w:szCs w:val="28"/>
        </w:rPr>
        <w:t>ed</w:t>
      </w:r>
      <w:r w:rsidRPr="000118F2">
        <w:rPr>
          <w:rFonts w:asciiTheme="majorBidi" w:hAnsiTheme="majorBidi" w:cstheme="majorBidi"/>
          <w:color w:val="222222"/>
          <w:sz w:val="28"/>
          <w:szCs w:val="28"/>
        </w:rPr>
        <w:t xml:space="preserve"> them</w:t>
      </w:r>
      <w:r>
        <w:rPr>
          <w:rFonts w:asciiTheme="majorBidi" w:hAnsiTheme="majorBidi" w:cstheme="majorBidi"/>
          <w:color w:val="222222"/>
          <w:sz w:val="28"/>
          <w:szCs w:val="28"/>
        </w:rPr>
        <w:t>—on pain of death—to</w:t>
      </w:r>
      <w:r w:rsidRPr="000118F2">
        <w:rPr>
          <w:rFonts w:asciiTheme="majorBidi" w:hAnsiTheme="majorBidi" w:cstheme="majorBidi"/>
          <w:color w:val="222222"/>
          <w:sz w:val="28"/>
          <w:szCs w:val="28"/>
        </w:rPr>
        <w:t xml:space="preserve"> adopt the Galician Portuguese or Castilian Spanish dialects of their </w:t>
      </w:r>
      <w:r>
        <w:rPr>
          <w:rFonts w:asciiTheme="majorBidi" w:hAnsiTheme="majorBidi" w:cstheme="majorBidi"/>
          <w:color w:val="222222"/>
          <w:sz w:val="28"/>
          <w:szCs w:val="28"/>
        </w:rPr>
        <w:t xml:space="preserve">Crusader </w:t>
      </w:r>
      <w:r w:rsidRPr="000118F2">
        <w:rPr>
          <w:rFonts w:asciiTheme="majorBidi" w:hAnsiTheme="majorBidi" w:cstheme="majorBidi"/>
          <w:color w:val="222222"/>
          <w:sz w:val="28"/>
          <w:szCs w:val="28"/>
        </w:rPr>
        <w:t>conquerors. This</w:t>
      </w:r>
      <w:r w:rsidR="00053F70">
        <w:rPr>
          <w:rFonts w:asciiTheme="majorBidi" w:hAnsiTheme="majorBidi" w:cstheme="majorBidi"/>
          <w:color w:val="222222"/>
          <w:sz w:val="28"/>
          <w:szCs w:val="28"/>
        </w:rPr>
        <w:t xml:space="preserve"> antagonistic</w:t>
      </w:r>
      <w:r w:rsidRPr="000118F2">
        <w:rPr>
          <w:rFonts w:asciiTheme="majorBidi" w:hAnsiTheme="majorBidi" w:cstheme="majorBidi"/>
          <w:color w:val="222222"/>
          <w:sz w:val="28"/>
          <w:szCs w:val="28"/>
        </w:rPr>
        <w:t xml:space="preserve"> </w:t>
      </w:r>
      <w:r w:rsidRPr="001409CE">
        <w:rPr>
          <w:rFonts w:asciiTheme="majorBidi" w:hAnsiTheme="majorBidi" w:cstheme="majorBidi"/>
          <w:i/>
          <w:iCs/>
          <w:color w:val="222222"/>
          <w:sz w:val="28"/>
          <w:szCs w:val="28"/>
        </w:rPr>
        <w:t xml:space="preserve">politics of language </w:t>
      </w:r>
      <w:r w:rsidRPr="000118F2">
        <w:rPr>
          <w:rFonts w:asciiTheme="majorBidi" w:hAnsiTheme="majorBidi" w:cstheme="majorBidi"/>
          <w:color w:val="222222"/>
          <w:sz w:val="28"/>
          <w:szCs w:val="28"/>
        </w:rPr>
        <w:t xml:space="preserve">was essential to the imperial </w:t>
      </w:r>
      <w:r w:rsidR="00802047">
        <w:rPr>
          <w:rFonts w:asciiTheme="majorBidi" w:hAnsiTheme="majorBidi" w:cstheme="majorBidi"/>
          <w:color w:val="222222"/>
          <w:sz w:val="28"/>
          <w:szCs w:val="28"/>
        </w:rPr>
        <w:t xml:space="preserve">consolidation of the Catholic State in Iberia and the </w:t>
      </w:r>
      <w:r w:rsidRPr="000118F2">
        <w:rPr>
          <w:rFonts w:asciiTheme="majorBidi" w:hAnsiTheme="majorBidi" w:cstheme="majorBidi"/>
          <w:color w:val="222222"/>
          <w:sz w:val="28"/>
          <w:szCs w:val="28"/>
        </w:rPr>
        <w:t>domination of the</w:t>
      </w:r>
      <w:r w:rsidRPr="009A7232">
        <w:rPr>
          <w:rFonts w:asciiTheme="majorBidi" w:hAnsiTheme="majorBidi" w:cstheme="majorBidi"/>
          <w:color w:val="222222"/>
          <w:sz w:val="28"/>
          <w:szCs w:val="28"/>
        </w:rPr>
        <w:t xml:space="preserve"> </w:t>
      </w:r>
      <w:r w:rsidRPr="000118F2">
        <w:rPr>
          <w:rFonts w:asciiTheme="majorBidi" w:hAnsiTheme="majorBidi" w:cstheme="majorBidi"/>
          <w:color w:val="222222"/>
          <w:sz w:val="28"/>
          <w:szCs w:val="28"/>
        </w:rPr>
        <w:t>Portuguese</w:t>
      </w:r>
      <w:r>
        <w:rPr>
          <w:rFonts w:asciiTheme="majorBidi" w:hAnsiTheme="majorBidi" w:cstheme="majorBidi"/>
          <w:color w:val="222222"/>
          <w:sz w:val="28"/>
          <w:szCs w:val="28"/>
        </w:rPr>
        <w:t xml:space="preserve"> and</w:t>
      </w:r>
      <w:r w:rsidRPr="000118F2">
        <w:rPr>
          <w:rFonts w:asciiTheme="majorBidi" w:hAnsiTheme="majorBidi" w:cstheme="majorBidi"/>
          <w:color w:val="222222"/>
          <w:sz w:val="28"/>
          <w:szCs w:val="28"/>
        </w:rPr>
        <w:t xml:space="preserve"> Spanish co</w:t>
      </w:r>
      <w:r>
        <w:rPr>
          <w:rFonts w:asciiTheme="majorBidi" w:hAnsiTheme="majorBidi" w:cstheme="majorBidi"/>
          <w:color w:val="222222"/>
          <w:sz w:val="28"/>
          <w:szCs w:val="28"/>
        </w:rPr>
        <w:t>lonizers</w:t>
      </w:r>
      <w:r w:rsidR="00802047">
        <w:rPr>
          <w:rFonts w:asciiTheme="majorBidi" w:hAnsiTheme="majorBidi" w:cstheme="majorBidi"/>
          <w:color w:val="222222"/>
          <w:sz w:val="28"/>
          <w:szCs w:val="28"/>
        </w:rPr>
        <w:t xml:space="preserve"> in Iberia and abroad</w:t>
      </w:r>
      <w:r w:rsidRPr="000118F2">
        <w:rPr>
          <w:rFonts w:asciiTheme="majorBidi" w:hAnsiTheme="majorBidi" w:cstheme="majorBidi"/>
          <w:color w:val="222222"/>
          <w:sz w:val="28"/>
          <w:szCs w:val="28"/>
        </w:rPr>
        <w:t>.</w:t>
      </w:r>
      <w:r>
        <w:rPr>
          <w:rFonts w:asciiTheme="majorBidi" w:hAnsiTheme="majorBidi" w:cstheme="majorBidi"/>
          <w:color w:val="222222"/>
          <w:sz w:val="28"/>
          <w:szCs w:val="28"/>
        </w:rPr>
        <w:t xml:space="preserve"> Similarly, w</w:t>
      </w:r>
      <w:r w:rsidRPr="000118F2">
        <w:rPr>
          <w:rFonts w:asciiTheme="majorBidi" w:hAnsiTheme="majorBidi" w:cstheme="majorBidi"/>
          <w:color w:val="222222"/>
          <w:sz w:val="28"/>
          <w:szCs w:val="28"/>
        </w:rPr>
        <w:t xml:space="preserve">hen enslaved Africans were brought to the Americas, they too were </w:t>
      </w:r>
      <w:r w:rsidR="0096194E">
        <w:rPr>
          <w:rFonts w:asciiTheme="majorBidi" w:hAnsiTheme="majorBidi" w:cstheme="majorBidi"/>
          <w:color w:val="222222"/>
          <w:sz w:val="28"/>
          <w:szCs w:val="28"/>
        </w:rPr>
        <w:t>not</w:t>
      </w:r>
      <w:r w:rsidRPr="000118F2">
        <w:rPr>
          <w:rFonts w:asciiTheme="majorBidi" w:hAnsiTheme="majorBidi" w:cstheme="majorBidi"/>
          <w:color w:val="222222"/>
          <w:sz w:val="28"/>
          <w:szCs w:val="28"/>
        </w:rPr>
        <w:t xml:space="preserve"> allowed to keep</w:t>
      </w:r>
      <w:r>
        <w:rPr>
          <w:rFonts w:asciiTheme="majorBidi" w:hAnsiTheme="majorBidi" w:cstheme="majorBidi"/>
          <w:color w:val="222222"/>
          <w:sz w:val="28"/>
          <w:szCs w:val="28"/>
        </w:rPr>
        <w:t xml:space="preserve"> and cultivate</w:t>
      </w:r>
      <w:r w:rsidRPr="000118F2">
        <w:rPr>
          <w:rFonts w:asciiTheme="majorBidi" w:hAnsiTheme="majorBidi" w:cstheme="majorBidi"/>
          <w:color w:val="222222"/>
          <w:sz w:val="28"/>
          <w:szCs w:val="28"/>
        </w:rPr>
        <w:t xml:space="preserve"> their </w:t>
      </w:r>
      <w:r w:rsidR="0096194E">
        <w:rPr>
          <w:rFonts w:asciiTheme="majorBidi" w:hAnsiTheme="majorBidi" w:cstheme="majorBidi"/>
          <w:color w:val="222222"/>
          <w:sz w:val="28"/>
          <w:szCs w:val="28"/>
        </w:rPr>
        <w:t xml:space="preserve">beautiful and highly </w:t>
      </w:r>
      <w:r>
        <w:rPr>
          <w:rFonts w:asciiTheme="majorBidi" w:hAnsiTheme="majorBidi" w:cstheme="majorBidi"/>
          <w:color w:val="222222"/>
          <w:sz w:val="28"/>
          <w:szCs w:val="28"/>
        </w:rPr>
        <w:t xml:space="preserve">expressive </w:t>
      </w:r>
      <w:r w:rsidRPr="000118F2">
        <w:rPr>
          <w:rFonts w:asciiTheme="majorBidi" w:hAnsiTheme="majorBidi" w:cstheme="majorBidi"/>
          <w:color w:val="222222"/>
          <w:sz w:val="28"/>
          <w:szCs w:val="28"/>
        </w:rPr>
        <w:t>African tongues, which would have</w:t>
      </w:r>
      <w:r>
        <w:rPr>
          <w:rFonts w:asciiTheme="majorBidi" w:hAnsiTheme="majorBidi" w:cstheme="majorBidi"/>
          <w:color w:val="222222"/>
          <w:sz w:val="28"/>
          <w:szCs w:val="28"/>
        </w:rPr>
        <w:t xml:space="preserve"> helped them</w:t>
      </w:r>
      <w:r w:rsidRPr="000118F2">
        <w:rPr>
          <w:rFonts w:asciiTheme="majorBidi" w:hAnsiTheme="majorBidi" w:cstheme="majorBidi"/>
          <w:color w:val="222222"/>
          <w:sz w:val="28"/>
          <w:szCs w:val="28"/>
        </w:rPr>
        <w:t xml:space="preserve"> preserve their </w:t>
      </w:r>
      <w:r w:rsidR="0096194E">
        <w:rPr>
          <w:rFonts w:asciiTheme="majorBidi" w:hAnsiTheme="majorBidi" w:cstheme="majorBidi"/>
          <w:color w:val="222222"/>
          <w:sz w:val="28"/>
          <w:szCs w:val="28"/>
        </w:rPr>
        <w:t>I</w:t>
      </w:r>
      <w:r w:rsidRPr="000118F2">
        <w:rPr>
          <w:rFonts w:asciiTheme="majorBidi" w:hAnsiTheme="majorBidi" w:cstheme="majorBidi"/>
          <w:color w:val="222222"/>
          <w:sz w:val="28"/>
          <w:szCs w:val="28"/>
        </w:rPr>
        <w:t xml:space="preserve">dentity and </w:t>
      </w:r>
      <w:r w:rsidR="0096194E">
        <w:rPr>
          <w:rFonts w:asciiTheme="majorBidi" w:hAnsiTheme="majorBidi" w:cstheme="majorBidi"/>
          <w:color w:val="222222"/>
          <w:sz w:val="28"/>
          <w:szCs w:val="28"/>
        </w:rPr>
        <w:t>restored</w:t>
      </w:r>
      <w:r w:rsidRPr="000118F2">
        <w:rPr>
          <w:rFonts w:asciiTheme="majorBidi" w:hAnsiTheme="majorBidi" w:cstheme="majorBidi"/>
          <w:color w:val="222222"/>
          <w:sz w:val="28"/>
          <w:szCs w:val="28"/>
        </w:rPr>
        <w:t xml:space="preserve"> a modicum of their stolen dignity. Instead, they were forced to </w:t>
      </w:r>
      <w:r w:rsidRPr="000118F2">
        <w:rPr>
          <w:rFonts w:asciiTheme="majorBidi" w:hAnsiTheme="majorBidi" w:cstheme="majorBidi"/>
          <w:color w:val="222222"/>
          <w:sz w:val="28"/>
          <w:szCs w:val="28"/>
        </w:rPr>
        <w:lastRenderedPageBreak/>
        <w:t xml:space="preserve">adopt </w:t>
      </w:r>
      <w:r>
        <w:rPr>
          <w:rFonts w:asciiTheme="majorBidi" w:hAnsiTheme="majorBidi" w:cstheme="majorBidi"/>
          <w:color w:val="222222"/>
          <w:sz w:val="28"/>
          <w:szCs w:val="28"/>
        </w:rPr>
        <w:t xml:space="preserve">highly simplified </w:t>
      </w:r>
      <w:r>
        <w:rPr>
          <w:rFonts w:asciiTheme="majorBidi" w:hAnsiTheme="majorBidi" w:cstheme="majorBidi"/>
          <w:b/>
          <w:bCs/>
          <w:color w:val="222222"/>
          <w:sz w:val="28"/>
          <w:szCs w:val="28"/>
        </w:rPr>
        <w:t>P</w:t>
      </w:r>
      <w:r w:rsidRPr="00C04028">
        <w:rPr>
          <w:rFonts w:asciiTheme="majorBidi" w:hAnsiTheme="majorBidi" w:cstheme="majorBidi"/>
          <w:b/>
          <w:bCs/>
          <w:color w:val="222222"/>
          <w:sz w:val="28"/>
          <w:szCs w:val="28"/>
        </w:rPr>
        <w:t>idgin</w:t>
      </w:r>
      <w:r w:rsidRPr="001E782F">
        <w:rPr>
          <w:rStyle w:val="FootnoteReference"/>
          <w:rFonts w:asciiTheme="majorBidi" w:hAnsiTheme="majorBidi" w:cstheme="majorBidi"/>
          <w:color w:val="222222"/>
          <w:sz w:val="28"/>
          <w:szCs w:val="28"/>
        </w:rPr>
        <w:footnoteReference w:id="146"/>
      </w:r>
      <w:r>
        <w:rPr>
          <w:rFonts w:asciiTheme="majorBidi" w:hAnsiTheme="majorBidi" w:cstheme="majorBidi"/>
          <w:b/>
          <w:bCs/>
          <w:color w:val="222222"/>
          <w:sz w:val="28"/>
          <w:szCs w:val="28"/>
        </w:rPr>
        <w:t xml:space="preserve"> </w:t>
      </w:r>
      <w:r w:rsidRPr="001E782F">
        <w:rPr>
          <w:rFonts w:asciiTheme="majorBidi" w:hAnsiTheme="majorBidi" w:cstheme="majorBidi"/>
          <w:color w:val="222222"/>
          <w:sz w:val="28"/>
          <w:szCs w:val="28"/>
        </w:rPr>
        <w:t>or more fully developed</w:t>
      </w:r>
      <w:r w:rsidRPr="00C04028">
        <w:rPr>
          <w:rFonts w:asciiTheme="majorBidi" w:hAnsiTheme="majorBidi" w:cstheme="majorBidi"/>
          <w:b/>
          <w:bCs/>
          <w:color w:val="222222"/>
          <w:sz w:val="28"/>
          <w:szCs w:val="28"/>
        </w:rPr>
        <w:t xml:space="preserve"> </w:t>
      </w:r>
      <w:r>
        <w:rPr>
          <w:rFonts w:asciiTheme="majorBidi" w:hAnsiTheme="majorBidi" w:cstheme="majorBidi"/>
          <w:b/>
          <w:bCs/>
          <w:color w:val="222222"/>
          <w:sz w:val="28"/>
          <w:szCs w:val="28"/>
        </w:rPr>
        <w:t>C</w:t>
      </w:r>
      <w:r w:rsidRPr="00C04028">
        <w:rPr>
          <w:rFonts w:asciiTheme="majorBidi" w:hAnsiTheme="majorBidi" w:cstheme="majorBidi"/>
          <w:b/>
          <w:bCs/>
          <w:color w:val="222222"/>
          <w:sz w:val="28"/>
          <w:szCs w:val="28"/>
        </w:rPr>
        <w:t>reole</w:t>
      </w:r>
      <w:r>
        <w:rPr>
          <w:rStyle w:val="FootnoteReference"/>
          <w:rFonts w:asciiTheme="majorBidi" w:hAnsiTheme="majorBidi" w:cstheme="majorBidi"/>
          <w:color w:val="222222"/>
          <w:sz w:val="28"/>
          <w:szCs w:val="28"/>
        </w:rPr>
        <w:footnoteReference w:id="147"/>
      </w:r>
      <w:r>
        <w:rPr>
          <w:rFonts w:asciiTheme="majorBidi" w:hAnsiTheme="majorBidi" w:cstheme="majorBidi"/>
          <w:color w:val="222222"/>
          <w:sz w:val="28"/>
          <w:szCs w:val="28"/>
        </w:rPr>
        <w:t xml:space="preserve"> variations of</w:t>
      </w:r>
      <w:r w:rsidRPr="007A3923">
        <w:rPr>
          <w:rFonts w:asciiTheme="majorBidi" w:hAnsiTheme="majorBidi" w:cstheme="majorBidi"/>
          <w:color w:val="222222"/>
          <w:sz w:val="28"/>
          <w:szCs w:val="28"/>
        </w:rPr>
        <w:t xml:space="preserve"> </w:t>
      </w:r>
      <w:r w:rsidRPr="000118F2">
        <w:rPr>
          <w:rFonts w:asciiTheme="majorBidi" w:hAnsiTheme="majorBidi" w:cstheme="majorBidi"/>
          <w:color w:val="222222"/>
          <w:sz w:val="28"/>
          <w:szCs w:val="28"/>
        </w:rPr>
        <w:t>their subjugators</w:t>
      </w:r>
      <w:r>
        <w:rPr>
          <w:rFonts w:asciiTheme="majorBidi" w:hAnsiTheme="majorBidi" w:cstheme="majorBidi"/>
          <w:color w:val="222222"/>
          <w:sz w:val="28"/>
          <w:szCs w:val="28"/>
        </w:rPr>
        <w:t>’ l</w:t>
      </w:r>
      <w:r w:rsidRPr="000118F2">
        <w:rPr>
          <w:rFonts w:asciiTheme="majorBidi" w:hAnsiTheme="majorBidi" w:cstheme="majorBidi"/>
          <w:color w:val="222222"/>
          <w:sz w:val="28"/>
          <w:szCs w:val="28"/>
        </w:rPr>
        <w:t>anguages</w:t>
      </w:r>
      <w:r>
        <w:rPr>
          <w:rFonts w:asciiTheme="majorBidi" w:hAnsiTheme="majorBidi" w:cstheme="majorBidi"/>
          <w:color w:val="222222"/>
          <w:sz w:val="28"/>
          <w:szCs w:val="28"/>
        </w:rPr>
        <w:t>—</w:t>
      </w:r>
      <w:r w:rsidRPr="000118F2">
        <w:rPr>
          <w:rFonts w:asciiTheme="majorBidi" w:hAnsiTheme="majorBidi" w:cstheme="majorBidi"/>
          <w:color w:val="222222"/>
          <w:sz w:val="28"/>
          <w:szCs w:val="28"/>
        </w:rPr>
        <w:t xml:space="preserve">but without being </w:t>
      </w:r>
      <w:r>
        <w:rPr>
          <w:rFonts w:asciiTheme="majorBidi" w:hAnsiTheme="majorBidi" w:cstheme="majorBidi"/>
          <w:color w:val="222222"/>
          <w:sz w:val="28"/>
          <w:szCs w:val="28"/>
        </w:rPr>
        <w:t>allowed to study</w:t>
      </w:r>
      <w:r w:rsidR="00D93AB7">
        <w:rPr>
          <w:rFonts w:asciiTheme="majorBidi" w:hAnsiTheme="majorBidi" w:cstheme="majorBidi"/>
          <w:color w:val="222222"/>
          <w:sz w:val="28"/>
          <w:szCs w:val="28"/>
        </w:rPr>
        <w:t xml:space="preserve"> systematically and master</w:t>
      </w:r>
      <w:r>
        <w:rPr>
          <w:rFonts w:asciiTheme="majorBidi" w:hAnsiTheme="majorBidi" w:cstheme="majorBidi"/>
          <w:color w:val="222222"/>
          <w:sz w:val="28"/>
          <w:szCs w:val="28"/>
        </w:rPr>
        <w:t xml:space="preserve"> the</w:t>
      </w:r>
      <w:r w:rsidR="00D93AB7">
        <w:rPr>
          <w:rFonts w:asciiTheme="majorBidi" w:hAnsiTheme="majorBidi" w:cstheme="majorBidi"/>
          <w:color w:val="222222"/>
          <w:sz w:val="28"/>
          <w:szCs w:val="28"/>
        </w:rPr>
        <w:t xml:space="preserve"> </w:t>
      </w:r>
      <w:r>
        <w:rPr>
          <w:rFonts w:asciiTheme="majorBidi" w:hAnsiTheme="majorBidi" w:cstheme="majorBidi"/>
          <w:color w:val="222222"/>
          <w:sz w:val="28"/>
          <w:szCs w:val="28"/>
        </w:rPr>
        <w:t>tongues</w:t>
      </w:r>
      <w:r w:rsidR="00D93AB7">
        <w:rPr>
          <w:rFonts w:asciiTheme="majorBidi" w:hAnsiTheme="majorBidi" w:cstheme="majorBidi"/>
          <w:color w:val="222222"/>
          <w:sz w:val="28"/>
          <w:szCs w:val="28"/>
        </w:rPr>
        <w:t xml:space="preserve"> of their oppressors</w:t>
      </w:r>
      <w:r w:rsidR="00BF1E0D">
        <w:rPr>
          <w:rFonts w:asciiTheme="majorBidi" w:hAnsiTheme="majorBidi" w:cstheme="majorBidi"/>
          <w:color w:val="222222"/>
          <w:sz w:val="28"/>
          <w:szCs w:val="28"/>
        </w:rPr>
        <w:t xml:space="preserve">, in order to </w:t>
      </w:r>
      <w:r>
        <w:rPr>
          <w:rFonts w:asciiTheme="majorBidi" w:hAnsiTheme="majorBidi" w:cstheme="majorBidi"/>
          <w:color w:val="222222"/>
          <w:sz w:val="28"/>
          <w:szCs w:val="28"/>
        </w:rPr>
        <w:t>learn</w:t>
      </w:r>
      <w:r w:rsidRPr="000118F2">
        <w:rPr>
          <w:rFonts w:asciiTheme="majorBidi" w:hAnsiTheme="majorBidi" w:cstheme="majorBidi"/>
          <w:color w:val="222222"/>
          <w:sz w:val="28"/>
          <w:szCs w:val="28"/>
        </w:rPr>
        <w:t xml:space="preserve"> to read or write them in the same manner and with the same facility as their </w:t>
      </w:r>
      <w:r w:rsidR="00BF1E0D">
        <w:rPr>
          <w:rFonts w:asciiTheme="majorBidi" w:hAnsiTheme="majorBidi" w:cstheme="majorBidi"/>
          <w:color w:val="222222"/>
          <w:sz w:val="28"/>
          <w:szCs w:val="28"/>
        </w:rPr>
        <w:t>colonial masters</w:t>
      </w:r>
      <w:r w:rsidRPr="000118F2">
        <w:rPr>
          <w:rFonts w:asciiTheme="majorBidi" w:hAnsiTheme="majorBidi" w:cstheme="majorBidi"/>
          <w:color w:val="222222"/>
          <w:sz w:val="28"/>
          <w:szCs w:val="28"/>
        </w:rPr>
        <w:t>.</w:t>
      </w:r>
    </w:p>
    <w:p w14:paraId="5F38D4C8" w14:textId="77777777" w:rsidR="00873A19" w:rsidRDefault="00873A19" w:rsidP="00873A19">
      <w:pPr>
        <w:rPr>
          <w:rFonts w:asciiTheme="majorBidi" w:hAnsiTheme="majorBidi" w:cstheme="majorBidi"/>
          <w:color w:val="222222"/>
          <w:sz w:val="28"/>
          <w:szCs w:val="28"/>
        </w:rPr>
      </w:pPr>
    </w:p>
    <w:p w14:paraId="51483004" w14:textId="075CCE8C" w:rsidR="00E86172" w:rsidRPr="00873A19" w:rsidRDefault="00E86172" w:rsidP="00873A19">
      <w:pPr>
        <w:rPr>
          <w:rFonts w:asciiTheme="majorBidi" w:hAnsiTheme="majorBidi" w:cstheme="majorBidi"/>
          <w:color w:val="222222"/>
          <w:sz w:val="28"/>
          <w:szCs w:val="28"/>
        </w:rPr>
      </w:pPr>
      <w:r w:rsidRPr="000118F2">
        <w:rPr>
          <w:rFonts w:asciiTheme="majorBidi" w:hAnsiTheme="majorBidi" w:cstheme="majorBidi"/>
          <w:b/>
          <w:bCs/>
          <w:sz w:val="28"/>
          <w:szCs w:val="28"/>
        </w:rPr>
        <w:lastRenderedPageBreak/>
        <w:t>Prodicus</w:t>
      </w:r>
      <w:r w:rsidRPr="000118F2">
        <w:rPr>
          <w:rStyle w:val="FootnoteReference"/>
          <w:rFonts w:asciiTheme="majorBidi" w:eastAsiaTheme="majorEastAsia" w:hAnsiTheme="majorBidi" w:cstheme="majorBidi"/>
          <w:sz w:val="28"/>
          <w:szCs w:val="28"/>
        </w:rPr>
        <w:footnoteReference w:id="148"/>
      </w:r>
      <w:r w:rsidRPr="000118F2">
        <w:rPr>
          <w:rFonts w:asciiTheme="majorBidi" w:hAnsiTheme="majorBidi" w:cstheme="majorBidi"/>
          <w:sz w:val="28"/>
          <w:szCs w:val="28"/>
        </w:rPr>
        <w:t xml:space="preserve"> s</w:t>
      </w:r>
      <w:r>
        <w:rPr>
          <w:rFonts w:asciiTheme="majorBidi" w:hAnsiTheme="majorBidi" w:cstheme="majorBidi"/>
          <w:sz w:val="28"/>
          <w:szCs w:val="28"/>
        </w:rPr>
        <w:t>aid</w:t>
      </w:r>
      <w:r w:rsidRPr="000118F2">
        <w:rPr>
          <w:rFonts w:asciiTheme="majorBidi" w:hAnsiTheme="majorBidi" w:cstheme="majorBidi"/>
          <w:sz w:val="28"/>
          <w:szCs w:val="28"/>
        </w:rPr>
        <w:t xml:space="preserve">: “The right use of terms is the beginning of knowledge.” </w:t>
      </w:r>
      <w:r w:rsidRPr="000118F2">
        <w:rPr>
          <w:rFonts w:asciiTheme="majorBidi" w:hAnsiTheme="majorBidi" w:cstheme="majorBidi"/>
          <w:b/>
          <w:bCs/>
          <w:sz w:val="28"/>
          <w:szCs w:val="28"/>
        </w:rPr>
        <w:t>Antisthenes</w:t>
      </w:r>
      <w:r w:rsidRPr="000118F2">
        <w:rPr>
          <w:rStyle w:val="FootnoteReference"/>
          <w:rFonts w:asciiTheme="majorBidi" w:eastAsiaTheme="majorEastAsia" w:hAnsiTheme="majorBidi" w:cstheme="majorBidi"/>
          <w:sz w:val="28"/>
          <w:szCs w:val="28"/>
        </w:rPr>
        <w:footnoteReference w:id="149"/>
      </w:r>
      <w:r w:rsidRPr="000118F2">
        <w:rPr>
          <w:rFonts w:asciiTheme="majorBidi" w:hAnsiTheme="majorBidi" w:cstheme="majorBidi"/>
          <w:sz w:val="28"/>
          <w:szCs w:val="28"/>
        </w:rPr>
        <w:t xml:space="preserve"> </w:t>
      </w:r>
      <w:r>
        <w:rPr>
          <w:rFonts w:asciiTheme="majorBidi" w:hAnsiTheme="majorBidi" w:cstheme="majorBidi"/>
          <w:sz w:val="28"/>
          <w:szCs w:val="28"/>
        </w:rPr>
        <w:t>stated</w:t>
      </w:r>
      <w:r w:rsidRPr="000118F2">
        <w:rPr>
          <w:rFonts w:asciiTheme="majorBidi" w:hAnsiTheme="majorBidi" w:cstheme="majorBidi"/>
          <w:sz w:val="28"/>
          <w:szCs w:val="28"/>
        </w:rPr>
        <w:t xml:space="preserve">: “The examination of terms is the beginning of education.” </w:t>
      </w:r>
      <w:r>
        <w:rPr>
          <w:rFonts w:asciiTheme="majorBidi" w:hAnsiTheme="majorBidi" w:cstheme="majorBidi"/>
          <w:sz w:val="28"/>
          <w:szCs w:val="28"/>
        </w:rPr>
        <w:t>Well-developed l</w:t>
      </w:r>
      <w:r w:rsidRPr="000118F2">
        <w:rPr>
          <w:rFonts w:asciiTheme="majorBidi" w:eastAsia="Arial" w:hAnsiTheme="majorBidi" w:cstheme="majorBidi"/>
          <w:sz w:val="28"/>
          <w:szCs w:val="28"/>
        </w:rPr>
        <w:t xml:space="preserve">anguages reflect and fortify the </w:t>
      </w:r>
      <w:r w:rsidR="00873A19">
        <w:rPr>
          <w:rFonts w:asciiTheme="majorBidi" w:eastAsia="Arial" w:hAnsiTheme="majorBidi" w:cstheme="majorBidi"/>
          <w:sz w:val="28"/>
          <w:szCs w:val="28"/>
        </w:rPr>
        <w:t>I</w:t>
      </w:r>
      <w:r w:rsidRPr="000118F2">
        <w:rPr>
          <w:rFonts w:asciiTheme="majorBidi" w:eastAsia="Arial" w:hAnsiTheme="majorBidi" w:cstheme="majorBidi"/>
          <w:sz w:val="28"/>
          <w:szCs w:val="28"/>
        </w:rPr>
        <w:t xml:space="preserve">ntellects of their speakers. </w:t>
      </w:r>
      <w:r w:rsidRPr="000118F2">
        <w:rPr>
          <w:rFonts w:asciiTheme="majorBidi" w:eastAsia="Arial" w:hAnsiTheme="majorBidi" w:cstheme="majorBidi"/>
          <w:b/>
          <w:bCs/>
          <w:sz w:val="28"/>
          <w:szCs w:val="28"/>
        </w:rPr>
        <w:t>Giambattista Vico</w:t>
      </w:r>
      <w:r w:rsidRPr="000118F2">
        <w:rPr>
          <w:rStyle w:val="FootnoteReference"/>
          <w:rFonts w:asciiTheme="majorBidi" w:eastAsia="Arial" w:hAnsiTheme="majorBidi" w:cstheme="majorBidi"/>
          <w:color w:val="000000" w:themeColor="text1"/>
          <w:sz w:val="28"/>
          <w:szCs w:val="28"/>
        </w:rPr>
        <w:footnoteReference w:id="150"/>
      </w:r>
      <w:r w:rsidRPr="000118F2">
        <w:rPr>
          <w:rFonts w:asciiTheme="majorBidi" w:eastAsia="Arial" w:hAnsiTheme="majorBidi" w:cstheme="majorBidi"/>
          <w:sz w:val="28"/>
          <w:szCs w:val="28"/>
        </w:rPr>
        <w:t xml:space="preserve"> held that language and thought are so inextricably bound together that the course of language development is an indispensable part of </w:t>
      </w:r>
      <w:r w:rsidR="009F5ABB">
        <w:rPr>
          <w:rFonts w:asciiTheme="majorBidi" w:eastAsia="Arial" w:hAnsiTheme="majorBidi" w:cstheme="majorBidi"/>
          <w:sz w:val="28"/>
          <w:szCs w:val="28"/>
        </w:rPr>
        <w:t>H</w:t>
      </w:r>
      <w:r w:rsidRPr="000118F2">
        <w:rPr>
          <w:rFonts w:asciiTheme="majorBidi" w:eastAsia="Arial" w:hAnsiTheme="majorBidi" w:cstheme="majorBidi"/>
          <w:sz w:val="28"/>
          <w:szCs w:val="28"/>
        </w:rPr>
        <w:t xml:space="preserve">uman and </w:t>
      </w:r>
      <w:r w:rsidR="009F5ABB">
        <w:rPr>
          <w:rFonts w:asciiTheme="majorBidi" w:eastAsia="Arial" w:hAnsiTheme="majorBidi" w:cstheme="majorBidi"/>
          <w:sz w:val="28"/>
          <w:szCs w:val="28"/>
        </w:rPr>
        <w:t>I</w:t>
      </w:r>
      <w:r w:rsidRPr="000118F2">
        <w:rPr>
          <w:rFonts w:asciiTheme="majorBidi" w:eastAsia="Arial" w:hAnsiTheme="majorBidi" w:cstheme="majorBidi"/>
          <w:sz w:val="28"/>
          <w:szCs w:val="28"/>
        </w:rPr>
        <w:t xml:space="preserve">ntellectual history. As Vico understood, language and cognition always go hand-in-hand: We cannot think without language, and language </w:t>
      </w:r>
      <w:r w:rsidR="009F5ABB">
        <w:rPr>
          <w:rFonts w:asciiTheme="majorBidi" w:eastAsia="Arial" w:hAnsiTheme="majorBidi" w:cstheme="majorBidi"/>
          <w:sz w:val="28"/>
          <w:szCs w:val="28"/>
        </w:rPr>
        <w:t xml:space="preserve">both guides and </w:t>
      </w:r>
      <w:r>
        <w:rPr>
          <w:rFonts w:asciiTheme="majorBidi" w:eastAsia="Arial" w:hAnsiTheme="majorBidi" w:cstheme="majorBidi"/>
          <w:sz w:val="28"/>
          <w:szCs w:val="28"/>
        </w:rPr>
        <w:t>determines</w:t>
      </w:r>
      <w:r w:rsidRPr="000118F2">
        <w:rPr>
          <w:rFonts w:asciiTheme="majorBidi" w:eastAsia="Arial" w:hAnsiTheme="majorBidi" w:cstheme="majorBidi"/>
          <w:sz w:val="28"/>
          <w:szCs w:val="28"/>
        </w:rPr>
        <w:t xml:space="preserve"> the perfection, precision, and depth of our thought. </w:t>
      </w:r>
      <w:r w:rsidRPr="000118F2">
        <w:rPr>
          <w:rFonts w:asciiTheme="majorBidi" w:hAnsiTheme="majorBidi" w:cstheme="majorBidi"/>
          <w:b/>
          <w:bCs/>
          <w:sz w:val="28"/>
          <w:szCs w:val="28"/>
          <w:lang w:val="en"/>
        </w:rPr>
        <w:t xml:space="preserve">Étienne Bonnot de </w:t>
      </w:r>
      <w:r w:rsidRPr="000118F2">
        <w:rPr>
          <w:rFonts w:asciiTheme="majorBidi" w:hAnsiTheme="majorBidi" w:cstheme="majorBidi"/>
          <w:b/>
          <w:bCs/>
          <w:sz w:val="28"/>
          <w:szCs w:val="28"/>
          <w:lang w:val="en"/>
        </w:rPr>
        <w:lastRenderedPageBreak/>
        <w:t>Condillac</w:t>
      </w:r>
      <w:r w:rsidRPr="000118F2">
        <w:rPr>
          <w:rStyle w:val="FootnoteReference"/>
          <w:rFonts w:asciiTheme="majorBidi" w:eastAsiaTheme="majorEastAsia" w:hAnsiTheme="majorBidi" w:cstheme="majorBidi"/>
          <w:sz w:val="28"/>
          <w:szCs w:val="28"/>
          <w:lang w:val="en"/>
        </w:rPr>
        <w:footnoteReference w:id="151"/>
      </w:r>
      <w:r w:rsidRPr="000118F2">
        <w:rPr>
          <w:rFonts w:asciiTheme="majorBidi" w:hAnsiTheme="majorBidi" w:cstheme="majorBidi"/>
          <w:sz w:val="28"/>
          <w:szCs w:val="28"/>
          <w:lang w:val="en"/>
        </w:rPr>
        <w:t xml:space="preserve"> asserted: </w:t>
      </w:r>
      <w:r w:rsidRPr="000118F2">
        <w:rPr>
          <w:rFonts w:asciiTheme="majorBidi" w:hAnsiTheme="majorBidi" w:cstheme="majorBidi"/>
          <w:sz w:val="28"/>
          <w:szCs w:val="28"/>
        </w:rPr>
        <w:t>“Science is only language well posed.”</w:t>
      </w:r>
      <w:r w:rsidRPr="000118F2">
        <w:rPr>
          <w:rFonts w:asciiTheme="majorBidi" w:hAnsiTheme="majorBidi" w:cstheme="majorBidi"/>
          <w:sz w:val="28"/>
          <w:szCs w:val="28"/>
          <w:lang w:val="en"/>
        </w:rPr>
        <w:t xml:space="preserve"> This</w:t>
      </w:r>
      <w:r w:rsidR="00A96E16">
        <w:rPr>
          <w:rFonts w:asciiTheme="majorBidi" w:hAnsiTheme="majorBidi" w:cstheme="majorBidi"/>
          <w:sz w:val="28"/>
          <w:szCs w:val="28"/>
          <w:lang w:val="en"/>
        </w:rPr>
        <w:t xml:space="preserve"> crucial use of language in thou</w:t>
      </w:r>
      <w:r w:rsidR="001F48CC">
        <w:rPr>
          <w:rFonts w:asciiTheme="majorBidi" w:hAnsiTheme="majorBidi" w:cstheme="majorBidi"/>
          <w:sz w:val="28"/>
          <w:szCs w:val="28"/>
          <w:lang w:val="en"/>
        </w:rPr>
        <w:t>ght</w:t>
      </w:r>
      <w:r w:rsidRPr="000118F2">
        <w:rPr>
          <w:rFonts w:asciiTheme="majorBidi" w:hAnsiTheme="majorBidi" w:cstheme="majorBidi"/>
          <w:sz w:val="28"/>
          <w:szCs w:val="28"/>
          <w:lang w:val="en"/>
        </w:rPr>
        <w:t xml:space="preserve"> applies not just to </w:t>
      </w:r>
      <w:r w:rsidR="00A96E16">
        <w:rPr>
          <w:rFonts w:asciiTheme="majorBidi" w:hAnsiTheme="majorBidi" w:cstheme="majorBidi"/>
          <w:sz w:val="28"/>
          <w:szCs w:val="28"/>
          <w:lang w:val="en"/>
        </w:rPr>
        <w:t>E</w:t>
      </w:r>
      <w:r w:rsidRPr="000118F2">
        <w:rPr>
          <w:rFonts w:asciiTheme="majorBidi" w:hAnsiTheme="majorBidi" w:cstheme="majorBidi"/>
          <w:sz w:val="28"/>
          <w:szCs w:val="28"/>
          <w:lang w:val="en"/>
        </w:rPr>
        <w:t xml:space="preserve">mpirical </w:t>
      </w:r>
      <w:r w:rsidR="00A96E16">
        <w:rPr>
          <w:rFonts w:asciiTheme="majorBidi" w:hAnsiTheme="majorBidi" w:cstheme="majorBidi"/>
          <w:sz w:val="28"/>
          <w:szCs w:val="28"/>
          <w:lang w:val="en"/>
        </w:rPr>
        <w:t>S</w:t>
      </w:r>
      <w:r w:rsidRPr="000118F2">
        <w:rPr>
          <w:rFonts w:asciiTheme="majorBidi" w:hAnsiTheme="majorBidi" w:cstheme="majorBidi"/>
          <w:sz w:val="28"/>
          <w:szCs w:val="28"/>
          <w:lang w:val="en"/>
        </w:rPr>
        <w:t xml:space="preserve">cience but to all </w:t>
      </w:r>
      <w:r w:rsidR="00A96E16">
        <w:rPr>
          <w:rFonts w:asciiTheme="majorBidi" w:hAnsiTheme="majorBidi" w:cstheme="majorBidi"/>
          <w:sz w:val="28"/>
          <w:szCs w:val="28"/>
          <w:lang w:val="en"/>
        </w:rPr>
        <w:t>H</w:t>
      </w:r>
      <w:r w:rsidRPr="000118F2">
        <w:rPr>
          <w:rFonts w:asciiTheme="majorBidi" w:hAnsiTheme="majorBidi" w:cstheme="majorBidi"/>
          <w:sz w:val="28"/>
          <w:szCs w:val="28"/>
          <w:lang w:val="en"/>
        </w:rPr>
        <w:t>uman endeavors involving th</w:t>
      </w:r>
      <w:r w:rsidR="001F48CC">
        <w:rPr>
          <w:rFonts w:asciiTheme="majorBidi" w:hAnsiTheme="majorBidi" w:cstheme="majorBidi"/>
          <w:sz w:val="28"/>
          <w:szCs w:val="28"/>
          <w:lang w:val="en"/>
        </w:rPr>
        <w:t>e Intellect</w:t>
      </w:r>
      <w:r w:rsidRPr="000118F2">
        <w:rPr>
          <w:rFonts w:asciiTheme="majorBidi" w:hAnsiTheme="majorBidi" w:cstheme="majorBidi"/>
          <w:sz w:val="28"/>
          <w:szCs w:val="28"/>
          <w:lang w:val="en"/>
        </w:rPr>
        <w:t xml:space="preserve">. </w:t>
      </w:r>
      <w:r w:rsidRPr="000118F2">
        <w:rPr>
          <w:rFonts w:asciiTheme="majorBidi" w:hAnsiTheme="majorBidi" w:cstheme="majorBidi"/>
          <w:b/>
          <w:bCs/>
          <w:sz w:val="28"/>
          <w:szCs w:val="28"/>
          <w:lang w:val="en"/>
        </w:rPr>
        <w:t xml:space="preserve">Jean </w:t>
      </w:r>
      <w:r w:rsidRPr="000118F2">
        <w:rPr>
          <w:rFonts w:asciiTheme="majorBidi" w:hAnsiTheme="majorBidi" w:cstheme="majorBidi"/>
          <w:b/>
          <w:bCs/>
          <w:sz w:val="28"/>
          <w:szCs w:val="28"/>
        </w:rPr>
        <w:t>Borella</w:t>
      </w:r>
      <w:r w:rsidRPr="000118F2">
        <w:rPr>
          <w:rStyle w:val="FootnoteReference"/>
          <w:rFonts w:asciiTheme="majorBidi" w:hAnsiTheme="majorBidi" w:cstheme="majorBidi"/>
          <w:sz w:val="28"/>
          <w:szCs w:val="28"/>
        </w:rPr>
        <w:footnoteReference w:id="152"/>
      </w:r>
      <w:r w:rsidRPr="000118F2">
        <w:rPr>
          <w:rFonts w:asciiTheme="majorBidi" w:hAnsiTheme="majorBidi" w:cstheme="majorBidi"/>
          <w:sz w:val="28"/>
          <w:szCs w:val="28"/>
        </w:rPr>
        <w:t xml:space="preserve"> observes:</w:t>
      </w:r>
    </w:p>
    <w:p w14:paraId="5966D7E7" w14:textId="77777777" w:rsidR="00E86172" w:rsidRPr="000118F2" w:rsidRDefault="00E86172" w:rsidP="00E86172">
      <w:pPr>
        <w:rPr>
          <w:rFonts w:asciiTheme="majorBidi" w:hAnsiTheme="majorBidi" w:cstheme="majorBidi"/>
          <w:sz w:val="28"/>
          <w:szCs w:val="28"/>
        </w:rPr>
      </w:pPr>
    </w:p>
    <w:p w14:paraId="59759993" w14:textId="77777777" w:rsidR="00E86172" w:rsidRPr="00070231" w:rsidRDefault="00E86172" w:rsidP="0083540F">
      <w:pPr>
        <w:ind w:left="990" w:right="1620"/>
        <w:rPr>
          <w:rFonts w:asciiTheme="majorBidi" w:hAnsiTheme="majorBidi" w:cstheme="majorBidi"/>
        </w:rPr>
      </w:pPr>
      <w:r w:rsidRPr="00070231">
        <w:rPr>
          <w:rFonts w:asciiTheme="majorBidi" w:hAnsiTheme="majorBidi" w:cstheme="majorBidi"/>
        </w:rPr>
        <w:t>Thought is mental movement in search for an object. It is inherently oriented toward an objective referent by way of a concept. Language is to support, express, and communicate thought. Thought has primacy. Truth, coherence, and non-contradiction arise from both thought and language well-used.</w:t>
      </w:r>
    </w:p>
    <w:p w14:paraId="0F918262" w14:textId="71B0B444" w:rsidR="00E86172" w:rsidRPr="000118F2" w:rsidRDefault="00E86172" w:rsidP="00E86172">
      <w:pPr>
        <w:rPr>
          <w:rFonts w:asciiTheme="majorBidi" w:eastAsiaTheme="majorEastAsia" w:hAnsiTheme="majorBidi" w:cstheme="majorBidi"/>
          <w:sz w:val="28"/>
          <w:szCs w:val="28"/>
        </w:rPr>
      </w:pPr>
    </w:p>
    <w:p w14:paraId="6A09ACEB" w14:textId="77777777" w:rsidR="00544362" w:rsidRDefault="00E86172" w:rsidP="00E86172">
      <w:pPr>
        <w:rPr>
          <w:rFonts w:asciiTheme="majorBidi" w:eastAsiaTheme="majorEastAsia" w:hAnsiTheme="majorBidi" w:cstheme="majorBidi"/>
          <w:sz w:val="28"/>
          <w:szCs w:val="28"/>
        </w:rPr>
      </w:pPr>
      <w:r w:rsidRPr="000118F2">
        <w:rPr>
          <w:rFonts w:asciiTheme="majorBidi" w:eastAsiaTheme="majorEastAsia" w:hAnsiTheme="majorBidi" w:cstheme="majorBidi"/>
          <w:sz w:val="28"/>
          <w:szCs w:val="28"/>
        </w:rPr>
        <w:t>We must know what we mean by the words we employ, and we must know how to use th</w:t>
      </w:r>
      <w:r w:rsidR="00982DF6">
        <w:rPr>
          <w:rFonts w:asciiTheme="majorBidi" w:eastAsiaTheme="majorEastAsia" w:hAnsiTheme="majorBidi" w:cstheme="majorBidi"/>
          <w:sz w:val="28"/>
          <w:szCs w:val="28"/>
        </w:rPr>
        <w:t>em</w:t>
      </w:r>
      <w:r w:rsidRPr="000118F2">
        <w:rPr>
          <w:rFonts w:asciiTheme="majorBidi" w:eastAsiaTheme="majorEastAsia" w:hAnsiTheme="majorBidi" w:cstheme="majorBidi"/>
          <w:sz w:val="28"/>
          <w:szCs w:val="28"/>
        </w:rPr>
        <w:t xml:space="preserve"> properly. Sound grammar</w:t>
      </w:r>
      <w:r>
        <w:rPr>
          <w:rFonts w:asciiTheme="majorBidi" w:eastAsiaTheme="majorEastAsia" w:hAnsiTheme="majorBidi" w:cstheme="majorBidi"/>
          <w:sz w:val="28"/>
          <w:szCs w:val="28"/>
        </w:rPr>
        <w:t xml:space="preserve">—which is the built-in </w:t>
      </w:r>
      <w:r w:rsidR="00982DF6">
        <w:rPr>
          <w:rFonts w:asciiTheme="majorBidi" w:eastAsiaTheme="majorEastAsia" w:hAnsiTheme="majorBidi" w:cstheme="majorBidi"/>
          <w:sz w:val="28"/>
          <w:szCs w:val="28"/>
        </w:rPr>
        <w:t>L</w:t>
      </w:r>
      <w:r>
        <w:rPr>
          <w:rFonts w:asciiTheme="majorBidi" w:eastAsiaTheme="majorEastAsia" w:hAnsiTheme="majorBidi" w:cstheme="majorBidi"/>
          <w:sz w:val="28"/>
          <w:szCs w:val="28"/>
        </w:rPr>
        <w:t>ogic of language—e</w:t>
      </w:r>
      <w:r w:rsidRPr="000118F2">
        <w:rPr>
          <w:rFonts w:asciiTheme="majorBidi" w:eastAsiaTheme="majorEastAsia" w:hAnsiTheme="majorBidi" w:cstheme="majorBidi"/>
          <w:sz w:val="28"/>
          <w:szCs w:val="28"/>
        </w:rPr>
        <w:t xml:space="preserve">nsures good structure and </w:t>
      </w:r>
      <w:r>
        <w:rPr>
          <w:rFonts w:asciiTheme="majorBidi" w:eastAsiaTheme="majorEastAsia" w:hAnsiTheme="majorBidi" w:cstheme="majorBidi"/>
          <w:sz w:val="28"/>
          <w:szCs w:val="28"/>
        </w:rPr>
        <w:t xml:space="preserve">the </w:t>
      </w:r>
      <w:r w:rsidRPr="000118F2">
        <w:rPr>
          <w:rFonts w:asciiTheme="majorBidi" w:eastAsiaTheme="majorEastAsia" w:hAnsiTheme="majorBidi" w:cstheme="majorBidi"/>
          <w:sz w:val="28"/>
          <w:szCs w:val="28"/>
        </w:rPr>
        <w:t>proper direction of thought. Logic, on the other hand</w:t>
      </w:r>
      <w:r w:rsidR="00B959E3">
        <w:rPr>
          <w:rFonts w:asciiTheme="majorBidi" w:eastAsiaTheme="majorEastAsia" w:hAnsiTheme="majorBidi" w:cstheme="majorBidi"/>
          <w:sz w:val="28"/>
          <w:szCs w:val="28"/>
        </w:rPr>
        <w:t xml:space="preserve">—which </w:t>
      </w:r>
      <w:r w:rsidRPr="000118F2">
        <w:rPr>
          <w:rFonts w:asciiTheme="majorBidi" w:eastAsiaTheme="majorEastAsia" w:hAnsiTheme="majorBidi" w:cstheme="majorBidi"/>
          <w:sz w:val="28"/>
          <w:szCs w:val="28"/>
        </w:rPr>
        <w:t>is the grammar of thought</w:t>
      </w:r>
      <w:r w:rsidR="00B959E3">
        <w:rPr>
          <w:rFonts w:asciiTheme="majorBidi" w:eastAsiaTheme="majorEastAsia" w:hAnsiTheme="majorBidi" w:cstheme="majorBidi"/>
          <w:sz w:val="28"/>
          <w:szCs w:val="28"/>
        </w:rPr>
        <w:t>—</w:t>
      </w:r>
      <w:r w:rsidR="00B959E3" w:rsidRPr="000118F2">
        <w:rPr>
          <w:rFonts w:asciiTheme="majorBidi" w:eastAsiaTheme="majorEastAsia" w:hAnsiTheme="majorBidi" w:cstheme="majorBidi"/>
          <w:sz w:val="28"/>
          <w:szCs w:val="28"/>
        </w:rPr>
        <w:t>ensures the sound structure of the prose</w:t>
      </w:r>
      <w:r w:rsidR="00B959E3">
        <w:rPr>
          <w:rFonts w:asciiTheme="majorBidi" w:eastAsiaTheme="majorEastAsia" w:hAnsiTheme="majorBidi" w:cstheme="majorBidi"/>
          <w:sz w:val="28"/>
          <w:szCs w:val="28"/>
        </w:rPr>
        <w:t>, poetry, or symbolism</w:t>
      </w:r>
      <w:r w:rsidR="00B959E3" w:rsidRPr="000118F2">
        <w:rPr>
          <w:rFonts w:asciiTheme="majorBidi" w:eastAsiaTheme="majorEastAsia" w:hAnsiTheme="majorBidi" w:cstheme="majorBidi"/>
          <w:sz w:val="28"/>
          <w:szCs w:val="28"/>
        </w:rPr>
        <w:t xml:space="preserve"> that we </w:t>
      </w:r>
      <w:r w:rsidR="00EB4525">
        <w:rPr>
          <w:rFonts w:asciiTheme="majorBidi" w:eastAsiaTheme="majorEastAsia" w:hAnsiTheme="majorBidi" w:cstheme="majorBidi"/>
          <w:sz w:val="28"/>
          <w:szCs w:val="28"/>
        </w:rPr>
        <w:t xml:space="preserve">arrange </w:t>
      </w:r>
      <w:r w:rsidR="00B959E3" w:rsidRPr="000118F2">
        <w:rPr>
          <w:rFonts w:asciiTheme="majorBidi" w:eastAsiaTheme="majorEastAsia" w:hAnsiTheme="majorBidi" w:cstheme="majorBidi"/>
          <w:sz w:val="28"/>
          <w:szCs w:val="28"/>
        </w:rPr>
        <w:t xml:space="preserve">for discovering the </w:t>
      </w:r>
      <w:r w:rsidR="00EB4525">
        <w:rPr>
          <w:rFonts w:asciiTheme="majorBidi" w:eastAsiaTheme="majorEastAsia" w:hAnsiTheme="majorBidi" w:cstheme="majorBidi"/>
          <w:sz w:val="28"/>
          <w:szCs w:val="28"/>
        </w:rPr>
        <w:t>T</w:t>
      </w:r>
      <w:r w:rsidR="00B959E3" w:rsidRPr="000118F2">
        <w:rPr>
          <w:rFonts w:asciiTheme="majorBidi" w:eastAsiaTheme="majorEastAsia" w:hAnsiTheme="majorBidi" w:cstheme="majorBidi"/>
          <w:sz w:val="28"/>
          <w:szCs w:val="28"/>
        </w:rPr>
        <w:t>ruth</w:t>
      </w:r>
      <w:r w:rsidR="00B959E3">
        <w:rPr>
          <w:rFonts w:asciiTheme="majorBidi" w:eastAsiaTheme="majorEastAsia" w:hAnsiTheme="majorBidi" w:cstheme="majorBidi"/>
          <w:sz w:val="28"/>
          <w:szCs w:val="28"/>
        </w:rPr>
        <w:t xml:space="preserve"> and</w:t>
      </w:r>
      <w:r w:rsidR="00EB4525">
        <w:rPr>
          <w:rFonts w:asciiTheme="majorBidi" w:eastAsiaTheme="majorEastAsia" w:hAnsiTheme="majorBidi" w:cstheme="majorBidi"/>
          <w:sz w:val="28"/>
          <w:szCs w:val="28"/>
        </w:rPr>
        <w:t xml:space="preserve"> making </w:t>
      </w:r>
      <w:r w:rsidRPr="000118F2">
        <w:rPr>
          <w:rFonts w:asciiTheme="majorBidi" w:eastAsiaTheme="majorEastAsia" w:hAnsiTheme="majorBidi" w:cstheme="majorBidi"/>
          <w:sz w:val="28"/>
          <w:szCs w:val="28"/>
        </w:rPr>
        <w:t>proper use</w:t>
      </w:r>
      <w:r w:rsidR="00B959E3">
        <w:rPr>
          <w:rFonts w:asciiTheme="majorBidi" w:eastAsiaTheme="majorEastAsia" w:hAnsiTheme="majorBidi" w:cstheme="majorBidi"/>
          <w:sz w:val="28"/>
          <w:szCs w:val="28"/>
        </w:rPr>
        <w:t xml:space="preserve"> </w:t>
      </w:r>
      <w:r w:rsidR="00EB4525">
        <w:rPr>
          <w:rFonts w:asciiTheme="majorBidi" w:eastAsiaTheme="majorEastAsia" w:hAnsiTheme="majorBidi" w:cstheme="majorBidi"/>
          <w:sz w:val="28"/>
          <w:szCs w:val="28"/>
        </w:rPr>
        <w:t xml:space="preserve">of it. </w:t>
      </w:r>
      <w:r w:rsidRPr="000118F2">
        <w:rPr>
          <w:rFonts w:asciiTheme="majorBidi" w:eastAsiaTheme="majorEastAsia" w:hAnsiTheme="majorBidi" w:cstheme="majorBidi"/>
          <w:sz w:val="28"/>
          <w:szCs w:val="28"/>
        </w:rPr>
        <w:t xml:space="preserve">Our language </w:t>
      </w:r>
      <w:r w:rsidR="009105F1">
        <w:rPr>
          <w:rFonts w:asciiTheme="majorBidi" w:eastAsiaTheme="majorEastAsia" w:hAnsiTheme="majorBidi" w:cstheme="majorBidi"/>
          <w:sz w:val="28"/>
          <w:szCs w:val="28"/>
        </w:rPr>
        <w:t xml:space="preserve">requires continuity and </w:t>
      </w:r>
      <w:r w:rsidR="009105F1" w:rsidRPr="000118F2">
        <w:rPr>
          <w:rFonts w:asciiTheme="majorBidi" w:eastAsiaTheme="majorEastAsia" w:hAnsiTheme="majorBidi" w:cstheme="majorBidi"/>
          <w:sz w:val="28"/>
          <w:szCs w:val="28"/>
        </w:rPr>
        <w:t xml:space="preserve">stable </w:t>
      </w:r>
      <w:r w:rsidR="009105F1">
        <w:rPr>
          <w:rFonts w:asciiTheme="majorBidi" w:eastAsiaTheme="majorEastAsia" w:hAnsiTheme="majorBidi" w:cstheme="majorBidi"/>
          <w:sz w:val="28"/>
          <w:szCs w:val="28"/>
        </w:rPr>
        <w:t xml:space="preserve">as well as </w:t>
      </w:r>
      <w:r w:rsidRPr="000118F2">
        <w:rPr>
          <w:rFonts w:asciiTheme="majorBidi" w:eastAsiaTheme="majorEastAsia" w:hAnsiTheme="majorBidi" w:cstheme="majorBidi"/>
          <w:sz w:val="28"/>
          <w:szCs w:val="28"/>
        </w:rPr>
        <w:t xml:space="preserve">accurate, based on established </w:t>
      </w:r>
      <w:r w:rsidR="009105F1">
        <w:rPr>
          <w:rFonts w:asciiTheme="majorBidi" w:eastAsiaTheme="majorEastAsia" w:hAnsiTheme="majorBidi" w:cstheme="majorBidi"/>
          <w:sz w:val="28"/>
          <w:szCs w:val="28"/>
        </w:rPr>
        <w:t xml:space="preserve">lexical </w:t>
      </w:r>
      <w:r w:rsidRPr="000118F2">
        <w:rPr>
          <w:rFonts w:asciiTheme="majorBidi" w:eastAsiaTheme="majorEastAsia" w:hAnsiTheme="majorBidi" w:cstheme="majorBidi"/>
          <w:sz w:val="28"/>
          <w:szCs w:val="28"/>
        </w:rPr>
        <w:t xml:space="preserve">meanings and </w:t>
      </w:r>
      <w:r w:rsidR="006E0900">
        <w:rPr>
          <w:rFonts w:asciiTheme="majorBidi" w:eastAsiaTheme="majorEastAsia" w:hAnsiTheme="majorBidi" w:cstheme="majorBidi"/>
          <w:sz w:val="28"/>
          <w:szCs w:val="28"/>
        </w:rPr>
        <w:t xml:space="preserve">their </w:t>
      </w:r>
      <w:r w:rsidRPr="000118F2">
        <w:rPr>
          <w:rFonts w:asciiTheme="majorBidi" w:eastAsiaTheme="majorEastAsia" w:hAnsiTheme="majorBidi" w:cstheme="majorBidi"/>
          <w:sz w:val="28"/>
          <w:szCs w:val="28"/>
        </w:rPr>
        <w:t>articulate connotations.</w:t>
      </w:r>
      <w:r w:rsidRPr="000118F2">
        <w:rPr>
          <w:rFonts w:asciiTheme="majorBidi" w:hAnsiTheme="majorBidi" w:cstheme="majorBidi"/>
          <w:sz w:val="28"/>
          <w:szCs w:val="28"/>
        </w:rPr>
        <w:t xml:space="preserve"> Disciplined and coherent language, </w:t>
      </w:r>
      <w:r w:rsidRPr="000118F2">
        <w:rPr>
          <w:rFonts w:asciiTheme="majorBidi" w:eastAsiaTheme="majorEastAsia" w:hAnsiTheme="majorBidi" w:cstheme="majorBidi"/>
          <w:sz w:val="28"/>
          <w:szCs w:val="28"/>
        </w:rPr>
        <w:t xml:space="preserve">sound </w:t>
      </w:r>
      <w:r w:rsidR="006E0900">
        <w:rPr>
          <w:rFonts w:asciiTheme="majorBidi" w:eastAsiaTheme="majorEastAsia" w:hAnsiTheme="majorBidi" w:cstheme="majorBidi"/>
          <w:sz w:val="28"/>
          <w:szCs w:val="28"/>
        </w:rPr>
        <w:t>P</w:t>
      </w:r>
      <w:r w:rsidRPr="000118F2">
        <w:rPr>
          <w:rFonts w:asciiTheme="majorBidi" w:eastAsiaTheme="majorEastAsia" w:hAnsiTheme="majorBidi" w:cstheme="majorBidi"/>
          <w:sz w:val="28"/>
          <w:szCs w:val="28"/>
        </w:rPr>
        <w:t xml:space="preserve">aradigms of thought, and fertile </w:t>
      </w:r>
      <w:r w:rsidR="006E0900">
        <w:rPr>
          <w:rFonts w:asciiTheme="majorBidi" w:eastAsiaTheme="majorEastAsia" w:hAnsiTheme="majorBidi" w:cstheme="majorBidi"/>
          <w:sz w:val="28"/>
          <w:szCs w:val="28"/>
        </w:rPr>
        <w:t>C</w:t>
      </w:r>
      <w:r w:rsidRPr="000118F2">
        <w:rPr>
          <w:rFonts w:asciiTheme="majorBidi" w:eastAsiaTheme="majorEastAsia" w:hAnsiTheme="majorBidi" w:cstheme="majorBidi"/>
          <w:sz w:val="28"/>
          <w:szCs w:val="28"/>
        </w:rPr>
        <w:t xml:space="preserve">ognitive </w:t>
      </w:r>
      <w:r w:rsidR="006E0900">
        <w:rPr>
          <w:rFonts w:asciiTheme="majorBidi" w:eastAsiaTheme="majorEastAsia" w:hAnsiTheme="majorBidi" w:cstheme="majorBidi"/>
          <w:sz w:val="28"/>
          <w:szCs w:val="28"/>
        </w:rPr>
        <w:t>F</w:t>
      </w:r>
      <w:r w:rsidRPr="000118F2">
        <w:rPr>
          <w:rFonts w:asciiTheme="majorBidi" w:eastAsiaTheme="majorEastAsia" w:hAnsiTheme="majorBidi" w:cstheme="majorBidi"/>
          <w:sz w:val="28"/>
          <w:szCs w:val="28"/>
        </w:rPr>
        <w:t>rames are</w:t>
      </w:r>
      <w:r>
        <w:rPr>
          <w:rFonts w:asciiTheme="majorBidi" w:eastAsiaTheme="majorEastAsia" w:hAnsiTheme="majorBidi" w:cstheme="majorBidi"/>
          <w:sz w:val="28"/>
          <w:szCs w:val="28"/>
        </w:rPr>
        <w:t xml:space="preserve">—as we will demonstrate in </w:t>
      </w:r>
      <w:r w:rsidR="00F71F5F">
        <w:rPr>
          <w:rFonts w:asciiTheme="majorBidi" w:eastAsiaTheme="majorEastAsia" w:hAnsiTheme="majorBidi" w:cstheme="majorBidi"/>
          <w:sz w:val="28"/>
          <w:szCs w:val="28"/>
        </w:rPr>
        <w:t>Volume</w:t>
      </w:r>
      <w:r w:rsidR="00692B0E">
        <w:rPr>
          <w:rFonts w:asciiTheme="majorBidi" w:eastAsiaTheme="majorEastAsia" w:hAnsiTheme="majorBidi" w:cstheme="majorBidi"/>
          <w:sz w:val="28"/>
          <w:szCs w:val="28"/>
        </w:rPr>
        <w:t xml:space="preserve"> Eight</w:t>
      </w:r>
      <w:r>
        <w:rPr>
          <w:rFonts w:asciiTheme="majorBidi" w:eastAsiaTheme="majorEastAsia" w:hAnsiTheme="majorBidi" w:cstheme="majorBidi"/>
          <w:sz w:val="28"/>
          <w:szCs w:val="28"/>
        </w:rPr>
        <w:t>—</w:t>
      </w:r>
      <w:r w:rsidRPr="000118F2">
        <w:rPr>
          <w:rFonts w:asciiTheme="majorBidi" w:eastAsiaTheme="majorEastAsia" w:hAnsiTheme="majorBidi" w:cstheme="majorBidi"/>
          <w:sz w:val="28"/>
          <w:szCs w:val="28"/>
        </w:rPr>
        <w:t xml:space="preserve">essential to </w:t>
      </w:r>
      <w:r>
        <w:rPr>
          <w:rFonts w:asciiTheme="majorBidi" w:eastAsiaTheme="majorEastAsia" w:hAnsiTheme="majorBidi" w:cstheme="majorBidi"/>
          <w:sz w:val="28"/>
          <w:szCs w:val="28"/>
        </w:rPr>
        <w:t>T</w:t>
      </w:r>
      <w:r w:rsidRPr="000118F2">
        <w:rPr>
          <w:rFonts w:asciiTheme="majorBidi" w:eastAsiaTheme="majorEastAsia" w:hAnsiTheme="majorBidi" w:cstheme="majorBidi"/>
          <w:sz w:val="28"/>
          <w:szCs w:val="28"/>
        </w:rPr>
        <w:t>heology</w:t>
      </w:r>
      <w:r>
        <w:rPr>
          <w:rFonts w:asciiTheme="majorBidi" w:eastAsiaTheme="majorEastAsia" w:hAnsiTheme="majorBidi" w:cstheme="majorBidi"/>
          <w:sz w:val="28"/>
          <w:szCs w:val="28"/>
        </w:rPr>
        <w:t>, Metaphysics,</w:t>
      </w:r>
      <w:r w:rsidRPr="000118F2">
        <w:rPr>
          <w:rFonts w:asciiTheme="majorBidi" w:eastAsiaTheme="majorEastAsia" w:hAnsiTheme="majorBidi" w:cstheme="majorBidi"/>
          <w:sz w:val="28"/>
          <w:szCs w:val="28"/>
        </w:rPr>
        <w:t xml:space="preserve"> </w:t>
      </w:r>
      <w:r w:rsidR="00692B0E">
        <w:rPr>
          <w:rFonts w:asciiTheme="majorBidi" w:eastAsiaTheme="majorEastAsia" w:hAnsiTheme="majorBidi" w:cstheme="majorBidi"/>
          <w:sz w:val="28"/>
          <w:szCs w:val="28"/>
        </w:rPr>
        <w:t xml:space="preserve">Science, </w:t>
      </w:r>
      <w:r w:rsidRPr="000118F2">
        <w:rPr>
          <w:rFonts w:asciiTheme="majorBidi" w:eastAsiaTheme="majorEastAsia" w:hAnsiTheme="majorBidi" w:cstheme="majorBidi"/>
          <w:sz w:val="28"/>
          <w:szCs w:val="28"/>
        </w:rPr>
        <w:t xml:space="preserve">and </w:t>
      </w:r>
      <w:r>
        <w:rPr>
          <w:rFonts w:asciiTheme="majorBidi" w:eastAsiaTheme="majorEastAsia" w:hAnsiTheme="majorBidi" w:cstheme="majorBidi"/>
          <w:sz w:val="28"/>
          <w:szCs w:val="28"/>
        </w:rPr>
        <w:t>every</w:t>
      </w:r>
      <w:r w:rsidRPr="000118F2">
        <w:rPr>
          <w:rFonts w:asciiTheme="majorBidi" w:eastAsiaTheme="majorEastAsia" w:hAnsiTheme="majorBidi" w:cstheme="majorBidi"/>
          <w:sz w:val="28"/>
          <w:szCs w:val="28"/>
        </w:rPr>
        <w:t xml:space="preserve"> project</w:t>
      </w:r>
      <w:r w:rsidR="00544362">
        <w:rPr>
          <w:rFonts w:asciiTheme="majorBidi" w:eastAsiaTheme="majorEastAsia" w:hAnsiTheme="majorBidi" w:cstheme="majorBidi"/>
          <w:sz w:val="28"/>
          <w:szCs w:val="28"/>
        </w:rPr>
        <w:t xml:space="preserve"> of the Intellect</w:t>
      </w:r>
      <w:r w:rsidRPr="000118F2">
        <w:rPr>
          <w:rFonts w:asciiTheme="majorBidi" w:eastAsiaTheme="majorEastAsia" w:hAnsiTheme="majorBidi" w:cstheme="majorBidi"/>
          <w:sz w:val="28"/>
          <w:szCs w:val="28"/>
        </w:rPr>
        <w:t>. Dictionaries</w:t>
      </w:r>
      <w:r>
        <w:rPr>
          <w:rFonts w:asciiTheme="majorBidi" w:eastAsiaTheme="majorEastAsia" w:hAnsiTheme="majorBidi" w:cstheme="majorBidi"/>
          <w:sz w:val="28"/>
          <w:szCs w:val="28"/>
        </w:rPr>
        <w:t xml:space="preserve">—Traditional dictionaries based on authentic etymologies—are </w:t>
      </w:r>
      <w:r w:rsidRPr="000118F2">
        <w:rPr>
          <w:rFonts w:asciiTheme="majorBidi" w:eastAsiaTheme="majorEastAsia" w:hAnsiTheme="majorBidi" w:cstheme="majorBidi"/>
          <w:sz w:val="28"/>
          <w:szCs w:val="28"/>
        </w:rPr>
        <w:t>among the</w:t>
      </w:r>
      <w:r>
        <w:rPr>
          <w:rFonts w:asciiTheme="majorBidi" w:eastAsiaTheme="majorEastAsia" w:hAnsiTheme="majorBidi" w:cstheme="majorBidi"/>
          <w:sz w:val="28"/>
          <w:szCs w:val="28"/>
        </w:rPr>
        <w:t xml:space="preserve"> best friends and</w:t>
      </w:r>
      <w:r w:rsidRPr="000118F2">
        <w:rPr>
          <w:rFonts w:asciiTheme="majorBidi" w:eastAsiaTheme="majorEastAsia" w:hAnsiTheme="majorBidi" w:cstheme="majorBidi"/>
          <w:sz w:val="28"/>
          <w:szCs w:val="28"/>
        </w:rPr>
        <w:t xml:space="preserve"> most faithful guardians of language</w:t>
      </w:r>
      <w:r>
        <w:rPr>
          <w:rFonts w:asciiTheme="majorBidi" w:eastAsiaTheme="majorEastAsia" w:hAnsiTheme="majorBidi" w:cstheme="majorBidi"/>
          <w:sz w:val="28"/>
          <w:szCs w:val="28"/>
        </w:rPr>
        <w:t>. It is the lexicon first and foremost that</w:t>
      </w:r>
      <w:r w:rsidRPr="000118F2">
        <w:rPr>
          <w:rFonts w:asciiTheme="majorBidi" w:eastAsiaTheme="majorEastAsia" w:hAnsiTheme="majorBidi" w:cstheme="majorBidi"/>
          <w:sz w:val="28"/>
          <w:szCs w:val="28"/>
        </w:rPr>
        <w:t xml:space="preserve"> help</w:t>
      </w:r>
      <w:r>
        <w:rPr>
          <w:rFonts w:asciiTheme="majorBidi" w:eastAsiaTheme="majorEastAsia" w:hAnsiTheme="majorBidi" w:cstheme="majorBidi"/>
          <w:sz w:val="28"/>
          <w:szCs w:val="28"/>
        </w:rPr>
        <w:t>s</w:t>
      </w:r>
      <w:r w:rsidRPr="000118F2">
        <w:rPr>
          <w:rFonts w:asciiTheme="majorBidi" w:eastAsiaTheme="majorEastAsia" w:hAnsiTheme="majorBidi" w:cstheme="majorBidi"/>
          <w:sz w:val="28"/>
          <w:szCs w:val="28"/>
        </w:rPr>
        <w:t xml:space="preserve"> </w:t>
      </w:r>
      <w:r>
        <w:rPr>
          <w:rFonts w:asciiTheme="majorBidi" w:eastAsiaTheme="majorEastAsia" w:hAnsiTheme="majorBidi" w:cstheme="majorBidi"/>
          <w:sz w:val="28"/>
          <w:szCs w:val="28"/>
        </w:rPr>
        <w:t xml:space="preserve">to </w:t>
      </w:r>
      <w:r w:rsidRPr="000118F2">
        <w:rPr>
          <w:rFonts w:asciiTheme="majorBidi" w:eastAsiaTheme="majorEastAsia" w:hAnsiTheme="majorBidi" w:cstheme="majorBidi"/>
          <w:sz w:val="28"/>
          <w:szCs w:val="28"/>
        </w:rPr>
        <w:t xml:space="preserve">preserve </w:t>
      </w:r>
      <w:r>
        <w:rPr>
          <w:rFonts w:asciiTheme="majorBidi" w:eastAsiaTheme="majorEastAsia" w:hAnsiTheme="majorBidi" w:cstheme="majorBidi"/>
          <w:sz w:val="28"/>
          <w:szCs w:val="28"/>
        </w:rPr>
        <w:t>each language’s</w:t>
      </w:r>
      <w:r w:rsidRPr="000118F2">
        <w:rPr>
          <w:rFonts w:asciiTheme="majorBidi" w:eastAsiaTheme="majorEastAsia" w:hAnsiTheme="majorBidi" w:cstheme="majorBidi"/>
          <w:sz w:val="28"/>
          <w:szCs w:val="28"/>
        </w:rPr>
        <w:t xml:space="preserve"> linguistic gold standard from generation to generation. </w:t>
      </w:r>
    </w:p>
    <w:p w14:paraId="5D1FE32D" w14:textId="77777777" w:rsidR="00544362" w:rsidRDefault="00544362" w:rsidP="00E86172">
      <w:pPr>
        <w:rPr>
          <w:rFonts w:asciiTheme="majorBidi" w:eastAsiaTheme="majorEastAsia" w:hAnsiTheme="majorBidi" w:cstheme="majorBidi"/>
          <w:sz w:val="28"/>
          <w:szCs w:val="28"/>
        </w:rPr>
      </w:pPr>
    </w:p>
    <w:p w14:paraId="5C43A53E" w14:textId="613F6A29" w:rsidR="00E86172" w:rsidRPr="000118F2" w:rsidRDefault="00E86172" w:rsidP="00E86172">
      <w:pPr>
        <w:rPr>
          <w:rFonts w:asciiTheme="majorBidi" w:eastAsiaTheme="majorEastAsia" w:hAnsiTheme="majorBidi" w:cstheme="majorBidi"/>
          <w:sz w:val="28"/>
          <w:szCs w:val="28"/>
        </w:rPr>
      </w:pPr>
      <w:r w:rsidRPr="000118F2">
        <w:rPr>
          <w:rFonts w:asciiTheme="majorBidi" w:eastAsiaTheme="majorEastAsia" w:hAnsiTheme="majorBidi" w:cstheme="majorBidi"/>
          <w:sz w:val="28"/>
          <w:szCs w:val="28"/>
        </w:rPr>
        <w:t xml:space="preserve">In the </w:t>
      </w:r>
      <w:r>
        <w:rPr>
          <w:rFonts w:asciiTheme="majorBidi" w:eastAsiaTheme="majorEastAsia" w:hAnsiTheme="majorBidi" w:cstheme="majorBidi"/>
          <w:sz w:val="28"/>
          <w:szCs w:val="28"/>
        </w:rPr>
        <w:t>T</w:t>
      </w:r>
      <w:r w:rsidRPr="000118F2">
        <w:rPr>
          <w:rFonts w:asciiTheme="majorBidi" w:eastAsiaTheme="majorEastAsia" w:hAnsiTheme="majorBidi" w:cstheme="majorBidi"/>
          <w:sz w:val="28"/>
          <w:szCs w:val="28"/>
        </w:rPr>
        <w:t>raditional Islamic world, Muslims read and memorized dictionaries from cover to cover under the supervision of their teachers with full authorization (</w:t>
      </w:r>
      <w:r w:rsidRPr="000118F2">
        <w:rPr>
          <w:rFonts w:asciiTheme="majorBidi" w:eastAsiaTheme="majorEastAsia" w:hAnsiTheme="majorBidi" w:cstheme="majorBidi"/>
          <w:i/>
          <w:iCs/>
          <w:sz w:val="28"/>
          <w:szCs w:val="28"/>
        </w:rPr>
        <w:t>ij</w:t>
      </w:r>
      <w:r w:rsidRPr="000118F2">
        <w:rPr>
          <w:rFonts w:asciiTheme="majorBidi" w:hAnsiTheme="majorBidi" w:cstheme="majorBidi"/>
          <w:i/>
          <w:iCs/>
          <w:sz w:val="28"/>
          <w:szCs w:val="28"/>
        </w:rPr>
        <w:t>ā</w:t>
      </w:r>
      <w:r w:rsidRPr="000118F2">
        <w:rPr>
          <w:rFonts w:asciiTheme="majorBidi" w:eastAsiaTheme="majorEastAsia" w:hAnsiTheme="majorBidi" w:cstheme="majorBidi"/>
          <w:i/>
          <w:iCs/>
          <w:sz w:val="28"/>
          <w:szCs w:val="28"/>
        </w:rPr>
        <w:t>za</w:t>
      </w:r>
      <w:r w:rsidRPr="000118F2">
        <w:rPr>
          <w:rFonts w:asciiTheme="majorBidi" w:eastAsiaTheme="majorEastAsia" w:hAnsiTheme="majorBidi" w:cstheme="majorBidi"/>
          <w:sz w:val="28"/>
          <w:szCs w:val="28"/>
        </w:rPr>
        <w:t xml:space="preserve">) as an essential part of their training in </w:t>
      </w:r>
      <w:r w:rsidRPr="001F48CC">
        <w:rPr>
          <w:rFonts w:asciiTheme="majorBidi" w:eastAsiaTheme="majorEastAsia" w:hAnsiTheme="majorBidi" w:cstheme="majorBidi"/>
          <w:b/>
          <w:bCs/>
          <w:sz w:val="28"/>
          <w:szCs w:val="28"/>
        </w:rPr>
        <w:t>th</w:t>
      </w:r>
      <w:r w:rsidRPr="004F1FE1">
        <w:rPr>
          <w:rFonts w:asciiTheme="majorBidi" w:eastAsiaTheme="majorEastAsia" w:hAnsiTheme="majorBidi" w:cstheme="majorBidi"/>
          <w:b/>
          <w:bCs/>
          <w:sz w:val="28"/>
          <w:szCs w:val="28"/>
        </w:rPr>
        <w:t xml:space="preserve">e </w:t>
      </w:r>
      <w:r w:rsidR="00F7069A" w:rsidRPr="004F1FE1">
        <w:rPr>
          <w:rFonts w:asciiTheme="majorBidi" w:eastAsiaTheme="majorEastAsia" w:hAnsiTheme="majorBidi" w:cstheme="majorBidi"/>
          <w:b/>
          <w:bCs/>
          <w:sz w:val="28"/>
          <w:szCs w:val="28"/>
        </w:rPr>
        <w:t>I</w:t>
      </w:r>
      <w:r w:rsidRPr="004F1FE1">
        <w:rPr>
          <w:rFonts w:asciiTheme="majorBidi" w:eastAsiaTheme="majorEastAsia" w:hAnsiTheme="majorBidi" w:cstheme="majorBidi"/>
          <w:b/>
          <w:bCs/>
          <w:sz w:val="28"/>
          <w:szCs w:val="28"/>
        </w:rPr>
        <w:t xml:space="preserve">nstrumental </w:t>
      </w:r>
      <w:r w:rsidR="00F7069A" w:rsidRPr="004F1FE1">
        <w:rPr>
          <w:rFonts w:asciiTheme="majorBidi" w:eastAsiaTheme="majorEastAsia" w:hAnsiTheme="majorBidi" w:cstheme="majorBidi"/>
          <w:b/>
          <w:bCs/>
          <w:sz w:val="28"/>
          <w:szCs w:val="28"/>
        </w:rPr>
        <w:t>Sciences</w:t>
      </w:r>
      <w:r w:rsidRPr="004F1FE1">
        <w:rPr>
          <w:rFonts w:asciiTheme="majorBidi" w:eastAsiaTheme="majorEastAsia" w:hAnsiTheme="majorBidi" w:cstheme="majorBidi"/>
          <w:b/>
          <w:bCs/>
          <w:sz w:val="28"/>
          <w:szCs w:val="28"/>
        </w:rPr>
        <w:t xml:space="preserve"> (</w:t>
      </w:r>
      <w:r w:rsidRPr="004F1FE1">
        <w:rPr>
          <w:rFonts w:asciiTheme="majorBidi" w:eastAsiaTheme="majorEastAsia" w:hAnsiTheme="majorBidi" w:cstheme="majorBidi"/>
          <w:b/>
          <w:bCs/>
          <w:i/>
          <w:iCs/>
          <w:sz w:val="28"/>
          <w:szCs w:val="28"/>
        </w:rPr>
        <w:t>‘</w:t>
      </w:r>
      <w:r w:rsidR="00F7069A" w:rsidRPr="004F1FE1">
        <w:rPr>
          <w:rFonts w:asciiTheme="majorBidi" w:eastAsiaTheme="majorEastAsia" w:hAnsiTheme="majorBidi" w:cstheme="majorBidi"/>
          <w:b/>
          <w:bCs/>
          <w:i/>
          <w:iCs/>
          <w:sz w:val="28"/>
          <w:szCs w:val="28"/>
        </w:rPr>
        <w:t>U</w:t>
      </w:r>
      <w:r w:rsidRPr="004F1FE1">
        <w:rPr>
          <w:rFonts w:asciiTheme="majorBidi" w:eastAsiaTheme="majorEastAsia" w:hAnsiTheme="majorBidi" w:cstheme="majorBidi"/>
          <w:b/>
          <w:bCs/>
          <w:i/>
          <w:iCs/>
          <w:sz w:val="28"/>
          <w:szCs w:val="28"/>
        </w:rPr>
        <w:t>l</w:t>
      </w:r>
      <w:r w:rsidRPr="004F1FE1">
        <w:rPr>
          <w:rFonts w:asciiTheme="majorBidi" w:hAnsiTheme="majorBidi" w:cstheme="majorBidi"/>
          <w:b/>
          <w:bCs/>
          <w:i/>
          <w:iCs/>
          <w:sz w:val="28"/>
          <w:szCs w:val="28"/>
        </w:rPr>
        <w:t>ū</w:t>
      </w:r>
      <w:r w:rsidRPr="004F1FE1">
        <w:rPr>
          <w:rFonts w:asciiTheme="majorBidi" w:eastAsiaTheme="majorEastAsia" w:hAnsiTheme="majorBidi" w:cstheme="majorBidi"/>
          <w:b/>
          <w:bCs/>
          <w:i/>
          <w:iCs/>
          <w:sz w:val="28"/>
          <w:szCs w:val="28"/>
        </w:rPr>
        <w:t>m al-</w:t>
      </w:r>
      <w:r w:rsidR="004F1FE1" w:rsidRPr="004F1FE1">
        <w:rPr>
          <w:rFonts w:asciiTheme="majorBidi" w:hAnsiTheme="majorBidi" w:cstheme="majorBidi"/>
          <w:b/>
          <w:bCs/>
          <w:i/>
          <w:iCs/>
          <w:sz w:val="28"/>
          <w:szCs w:val="28"/>
        </w:rPr>
        <w:t>Ā</w:t>
      </w:r>
      <w:r w:rsidRPr="004F1FE1">
        <w:rPr>
          <w:rFonts w:asciiTheme="majorBidi" w:eastAsiaTheme="majorEastAsia" w:hAnsiTheme="majorBidi" w:cstheme="majorBidi"/>
          <w:b/>
          <w:bCs/>
          <w:i/>
          <w:iCs/>
          <w:sz w:val="28"/>
          <w:szCs w:val="28"/>
        </w:rPr>
        <w:t>la</w:t>
      </w:r>
      <w:r w:rsidRPr="004F1FE1">
        <w:rPr>
          <w:rFonts w:asciiTheme="majorBidi" w:eastAsiaTheme="majorEastAsia" w:hAnsiTheme="majorBidi" w:cstheme="majorBidi"/>
          <w:b/>
          <w:bCs/>
          <w:sz w:val="28"/>
          <w:szCs w:val="28"/>
        </w:rPr>
        <w:t>)</w:t>
      </w:r>
      <w:r>
        <w:rPr>
          <w:rFonts w:asciiTheme="majorBidi" w:eastAsiaTheme="majorEastAsia" w:hAnsiTheme="majorBidi" w:cstheme="majorBidi"/>
          <w:sz w:val="28"/>
          <w:szCs w:val="28"/>
        </w:rPr>
        <w:t>,</w:t>
      </w:r>
      <w:r>
        <w:rPr>
          <w:rStyle w:val="FootnoteReference"/>
          <w:rFonts w:asciiTheme="majorBidi" w:eastAsiaTheme="majorEastAsia" w:hAnsiTheme="majorBidi" w:cstheme="majorBidi"/>
          <w:sz w:val="28"/>
          <w:szCs w:val="28"/>
        </w:rPr>
        <w:footnoteReference w:id="153"/>
      </w:r>
      <w:r>
        <w:rPr>
          <w:rFonts w:asciiTheme="majorBidi" w:eastAsiaTheme="majorEastAsia" w:hAnsiTheme="majorBidi" w:cstheme="majorBidi"/>
          <w:sz w:val="28"/>
          <w:szCs w:val="28"/>
        </w:rPr>
        <w:t xml:space="preserve"> which are the prerequisites of </w:t>
      </w:r>
      <w:r>
        <w:rPr>
          <w:rFonts w:asciiTheme="majorBidi" w:eastAsiaTheme="majorEastAsia" w:hAnsiTheme="majorBidi" w:cstheme="majorBidi"/>
          <w:sz w:val="28"/>
          <w:szCs w:val="28"/>
        </w:rPr>
        <w:lastRenderedPageBreak/>
        <w:t>the</w:t>
      </w:r>
      <w:r w:rsidR="004F1FE1">
        <w:rPr>
          <w:rFonts w:asciiTheme="majorBidi" w:eastAsiaTheme="majorEastAsia" w:hAnsiTheme="majorBidi" w:cstheme="majorBidi"/>
          <w:sz w:val="28"/>
          <w:szCs w:val="28"/>
        </w:rPr>
        <w:t xml:space="preserve"> other</w:t>
      </w:r>
      <w:r>
        <w:rPr>
          <w:rFonts w:asciiTheme="majorBidi" w:eastAsiaTheme="majorEastAsia" w:hAnsiTheme="majorBidi" w:cstheme="majorBidi"/>
          <w:sz w:val="28"/>
          <w:szCs w:val="28"/>
        </w:rPr>
        <w:t xml:space="preserve"> </w:t>
      </w:r>
      <w:r w:rsidR="004F1FE1">
        <w:rPr>
          <w:rFonts w:asciiTheme="majorBidi" w:eastAsiaTheme="majorEastAsia" w:hAnsiTheme="majorBidi" w:cstheme="majorBidi"/>
          <w:sz w:val="28"/>
          <w:szCs w:val="28"/>
        </w:rPr>
        <w:t>S</w:t>
      </w:r>
      <w:r>
        <w:rPr>
          <w:rFonts w:asciiTheme="majorBidi" w:eastAsiaTheme="majorEastAsia" w:hAnsiTheme="majorBidi" w:cstheme="majorBidi"/>
          <w:sz w:val="28"/>
          <w:szCs w:val="28"/>
        </w:rPr>
        <w:t>ciences</w:t>
      </w:r>
      <w:r w:rsidRPr="000118F2">
        <w:rPr>
          <w:rFonts w:asciiTheme="majorBidi" w:eastAsiaTheme="majorEastAsia" w:hAnsiTheme="majorBidi" w:cstheme="majorBidi"/>
          <w:sz w:val="28"/>
          <w:szCs w:val="28"/>
        </w:rPr>
        <w:t>.</w:t>
      </w:r>
      <w:r w:rsidRPr="000118F2">
        <w:rPr>
          <w:rFonts w:asciiTheme="majorBidi" w:hAnsiTheme="majorBidi" w:cstheme="majorBidi"/>
          <w:sz w:val="28"/>
          <w:szCs w:val="28"/>
        </w:rPr>
        <w:t xml:space="preserve"> It is no coincidence that when Malcolm X, while still in prison, set out to prepare himself for his Muslim ministry, he began by carefully studying the dictionary from cover to cover.</w:t>
      </w:r>
      <w:r w:rsidRPr="000118F2">
        <w:rPr>
          <w:rFonts w:asciiTheme="majorBidi" w:eastAsiaTheme="majorEastAsia" w:hAnsiTheme="majorBidi" w:cstheme="majorBidi"/>
          <w:sz w:val="28"/>
          <w:szCs w:val="28"/>
        </w:rPr>
        <w:t xml:space="preserve"> Like him, w</w:t>
      </w:r>
      <w:r w:rsidRPr="000118F2">
        <w:rPr>
          <w:rFonts w:asciiTheme="majorBidi" w:hAnsiTheme="majorBidi" w:cstheme="majorBidi"/>
          <w:color w:val="222222"/>
          <w:sz w:val="28"/>
          <w:szCs w:val="28"/>
        </w:rPr>
        <w:t>e must rediscover the value of dictionar</w:t>
      </w:r>
      <w:r w:rsidR="00A11A4E">
        <w:rPr>
          <w:rFonts w:asciiTheme="majorBidi" w:hAnsiTheme="majorBidi" w:cstheme="majorBidi"/>
          <w:color w:val="222222"/>
          <w:sz w:val="28"/>
          <w:szCs w:val="28"/>
        </w:rPr>
        <w:t>ies</w:t>
      </w:r>
      <w:r w:rsidRPr="000118F2">
        <w:rPr>
          <w:rFonts w:asciiTheme="majorBidi" w:hAnsiTheme="majorBidi" w:cstheme="majorBidi"/>
          <w:color w:val="222222"/>
          <w:sz w:val="28"/>
          <w:szCs w:val="28"/>
        </w:rPr>
        <w:t xml:space="preserve">, especially </w:t>
      </w:r>
      <w:r w:rsidR="00A11A4E">
        <w:rPr>
          <w:rFonts w:asciiTheme="majorBidi" w:hAnsiTheme="majorBidi" w:cstheme="majorBidi"/>
          <w:color w:val="222222"/>
          <w:sz w:val="28"/>
          <w:szCs w:val="28"/>
        </w:rPr>
        <w:t>their</w:t>
      </w:r>
      <w:r w:rsidR="00A11A4E" w:rsidRPr="00A11A4E">
        <w:rPr>
          <w:rFonts w:asciiTheme="majorBidi" w:hAnsiTheme="majorBidi" w:cstheme="majorBidi"/>
          <w:color w:val="222222"/>
          <w:sz w:val="28"/>
          <w:szCs w:val="28"/>
        </w:rPr>
        <w:t xml:space="preserve"> </w:t>
      </w:r>
      <w:r w:rsidR="00A11A4E" w:rsidRPr="000118F2">
        <w:rPr>
          <w:rFonts w:asciiTheme="majorBidi" w:hAnsiTheme="majorBidi" w:cstheme="majorBidi"/>
          <w:color w:val="222222"/>
          <w:sz w:val="28"/>
          <w:szCs w:val="28"/>
        </w:rPr>
        <w:t>etymologies</w:t>
      </w:r>
      <w:r w:rsidR="00A11A4E">
        <w:rPr>
          <w:rFonts w:asciiTheme="majorBidi" w:hAnsiTheme="majorBidi" w:cstheme="majorBidi"/>
          <w:color w:val="222222"/>
          <w:sz w:val="28"/>
          <w:szCs w:val="28"/>
        </w:rPr>
        <w:t xml:space="preserve"> and</w:t>
      </w:r>
      <w:r w:rsidRPr="000118F2">
        <w:rPr>
          <w:rFonts w:asciiTheme="majorBidi" w:hAnsiTheme="majorBidi" w:cstheme="majorBidi"/>
          <w:color w:val="222222"/>
          <w:sz w:val="28"/>
          <w:szCs w:val="28"/>
        </w:rPr>
        <w:t xml:space="preserve"> precise denotations. Opening the dictionary brings language to life and </w:t>
      </w:r>
      <w:r w:rsidR="00A11A4E">
        <w:rPr>
          <w:rFonts w:asciiTheme="majorBidi" w:hAnsiTheme="majorBidi" w:cstheme="majorBidi"/>
          <w:color w:val="222222"/>
          <w:sz w:val="28"/>
          <w:szCs w:val="28"/>
        </w:rPr>
        <w:t xml:space="preserve">helps </w:t>
      </w:r>
      <w:r w:rsidRPr="000118F2">
        <w:rPr>
          <w:rFonts w:asciiTheme="majorBidi" w:hAnsiTheme="majorBidi" w:cstheme="majorBidi"/>
          <w:color w:val="222222"/>
          <w:sz w:val="28"/>
          <w:szCs w:val="28"/>
        </w:rPr>
        <w:t>undercut the presiding reign of mendacious and hollow words.</w:t>
      </w:r>
    </w:p>
    <w:p w14:paraId="2A272BD8" w14:textId="77777777" w:rsidR="00E86172" w:rsidRPr="000118F2" w:rsidRDefault="00E86172" w:rsidP="00E86172">
      <w:pPr>
        <w:rPr>
          <w:rFonts w:asciiTheme="majorBidi" w:hAnsiTheme="majorBidi" w:cstheme="majorBidi"/>
          <w:sz w:val="28"/>
          <w:szCs w:val="28"/>
        </w:rPr>
      </w:pPr>
    </w:p>
    <w:p w14:paraId="0E057678" w14:textId="76B206B1" w:rsidR="00E936FB" w:rsidRDefault="00E86172" w:rsidP="00F669A9">
      <w:pPr>
        <w:rPr>
          <w:rFonts w:asciiTheme="majorBidi" w:hAnsiTheme="majorBidi" w:cstheme="majorBidi"/>
          <w:color w:val="000000"/>
          <w:sz w:val="28"/>
          <w:szCs w:val="28"/>
        </w:rPr>
      </w:pPr>
      <w:r w:rsidRPr="000118F2">
        <w:rPr>
          <w:rFonts w:asciiTheme="majorBidi" w:hAnsiTheme="majorBidi" w:cstheme="majorBidi"/>
          <w:sz w:val="28"/>
          <w:szCs w:val="28"/>
        </w:rPr>
        <w:t>Today,</w:t>
      </w:r>
      <w:r>
        <w:rPr>
          <w:rFonts w:asciiTheme="majorBidi" w:hAnsiTheme="majorBidi" w:cstheme="majorBidi"/>
          <w:sz w:val="28"/>
          <w:szCs w:val="28"/>
        </w:rPr>
        <w:t xml:space="preserve"> </w:t>
      </w:r>
      <w:r w:rsidR="00793B0F">
        <w:rPr>
          <w:rFonts w:asciiTheme="majorBidi" w:hAnsiTheme="majorBidi" w:cstheme="majorBidi"/>
          <w:sz w:val="28"/>
          <w:szCs w:val="28"/>
        </w:rPr>
        <w:t>H</w:t>
      </w:r>
      <w:r>
        <w:rPr>
          <w:rFonts w:asciiTheme="majorBidi" w:hAnsiTheme="majorBidi" w:cstheme="majorBidi"/>
          <w:sz w:val="28"/>
          <w:szCs w:val="28"/>
        </w:rPr>
        <w:t xml:space="preserve">uman </w:t>
      </w:r>
      <w:r w:rsidR="00793B0F">
        <w:rPr>
          <w:rFonts w:asciiTheme="majorBidi" w:hAnsiTheme="majorBidi" w:cstheme="majorBidi"/>
          <w:sz w:val="28"/>
          <w:szCs w:val="28"/>
        </w:rPr>
        <w:t>B</w:t>
      </w:r>
      <w:r>
        <w:rPr>
          <w:rFonts w:asciiTheme="majorBidi" w:hAnsiTheme="majorBidi" w:cstheme="majorBidi"/>
          <w:sz w:val="28"/>
          <w:szCs w:val="28"/>
        </w:rPr>
        <w:t>eings</w:t>
      </w:r>
      <w:r w:rsidRPr="000118F2">
        <w:rPr>
          <w:rFonts w:asciiTheme="majorBidi" w:hAnsiTheme="majorBidi" w:cstheme="majorBidi"/>
          <w:sz w:val="28"/>
          <w:szCs w:val="28"/>
        </w:rPr>
        <w:t xml:space="preserve"> are faced</w:t>
      </w:r>
      <w:r w:rsidR="00793B0F" w:rsidRPr="00793B0F">
        <w:rPr>
          <w:rFonts w:asciiTheme="majorBidi" w:hAnsiTheme="majorBidi" w:cstheme="majorBidi"/>
          <w:sz w:val="28"/>
          <w:szCs w:val="28"/>
        </w:rPr>
        <w:t xml:space="preserve"> </w:t>
      </w:r>
      <w:r w:rsidR="00793B0F">
        <w:rPr>
          <w:rFonts w:asciiTheme="majorBidi" w:hAnsiTheme="majorBidi" w:cstheme="majorBidi"/>
          <w:sz w:val="28"/>
          <w:szCs w:val="28"/>
        </w:rPr>
        <w:t>everywhere</w:t>
      </w:r>
      <w:r w:rsidRPr="000118F2">
        <w:rPr>
          <w:rFonts w:asciiTheme="majorBidi" w:hAnsiTheme="majorBidi" w:cstheme="majorBidi"/>
          <w:sz w:val="28"/>
          <w:szCs w:val="28"/>
        </w:rPr>
        <w:t xml:space="preserve"> with </w:t>
      </w:r>
      <w:r>
        <w:rPr>
          <w:rFonts w:asciiTheme="majorBidi" w:hAnsiTheme="majorBidi" w:cstheme="majorBidi"/>
          <w:sz w:val="28"/>
          <w:szCs w:val="28"/>
        </w:rPr>
        <w:t>the</w:t>
      </w:r>
      <w:r w:rsidRPr="000118F2">
        <w:rPr>
          <w:rFonts w:asciiTheme="majorBidi" w:hAnsiTheme="majorBidi" w:cstheme="majorBidi"/>
          <w:sz w:val="28"/>
          <w:szCs w:val="28"/>
        </w:rPr>
        <w:t xml:space="preserve"> r</w:t>
      </w:r>
      <w:r w:rsidR="00793B0F">
        <w:rPr>
          <w:rFonts w:asciiTheme="majorBidi" w:hAnsiTheme="majorBidi" w:cstheme="majorBidi"/>
          <w:sz w:val="28"/>
          <w:szCs w:val="28"/>
        </w:rPr>
        <w:t>apid</w:t>
      </w:r>
      <w:r w:rsidRPr="000118F2">
        <w:rPr>
          <w:rFonts w:asciiTheme="majorBidi" w:hAnsiTheme="majorBidi" w:cstheme="majorBidi"/>
          <w:sz w:val="28"/>
          <w:szCs w:val="28"/>
        </w:rPr>
        <w:t xml:space="preserve"> degeneration of language, which bodes ominously for the future unless the decay </w:t>
      </w:r>
      <w:r w:rsidR="00E93BBB">
        <w:rPr>
          <w:rFonts w:asciiTheme="majorBidi" w:hAnsiTheme="majorBidi" w:cstheme="majorBidi"/>
          <w:sz w:val="28"/>
          <w:szCs w:val="28"/>
        </w:rPr>
        <w:t>is</w:t>
      </w:r>
      <w:r w:rsidRPr="000118F2">
        <w:rPr>
          <w:rFonts w:asciiTheme="majorBidi" w:hAnsiTheme="majorBidi" w:cstheme="majorBidi"/>
          <w:sz w:val="28"/>
          <w:szCs w:val="28"/>
        </w:rPr>
        <w:t xml:space="preserve"> stopped and language </w:t>
      </w:r>
      <w:r>
        <w:rPr>
          <w:rFonts w:asciiTheme="majorBidi" w:hAnsiTheme="majorBidi" w:cstheme="majorBidi"/>
          <w:sz w:val="28"/>
          <w:szCs w:val="28"/>
        </w:rPr>
        <w:t>can be</w:t>
      </w:r>
      <w:r w:rsidRPr="000118F2">
        <w:rPr>
          <w:rFonts w:asciiTheme="majorBidi" w:hAnsiTheme="majorBidi" w:cstheme="majorBidi"/>
          <w:sz w:val="28"/>
          <w:szCs w:val="28"/>
        </w:rPr>
        <w:t xml:space="preserve"> restored to its proper place. In the history of fallacies, the use of words without carefully defined meanings is one of the most common of all cognitive</w:t>
      </w:r>
      <w:r w:rsidR="00D54064">
        <w:rPr>
          <w:rFonts w:asciiTheme="majorBidi" w:hAnsiTheme="majorBidi" w:cstheme="majorBidi"/>
          <w:sz w:val="28"/>
          <w:szCs w:val="28"/>
        </w:rPr>
        <w:t xml:space="preserve"> errors and deceptions</w:t>
      </w:r>
      <w:r w:rsidRPr="000118F2">
        <w:rPr>
          <w:rFonts w:asciiTheme="majorBidi" w:hAnsiTheme="majorBidi" w:cstheme="majorBidi"/>
          <w:sz w:val="28"/>
          <w:szCs w:val="28"/>
        </w:rPr>
        <w:t xml:space="preserve">. </w:t>
      </w:r>
      <w:r>
        <w:rPr>
          <w:rFonts w:asciiTheme="majorBidi" w:hAnsiTheme="majorBidi" w:cstheme="majorBidi"/>
          <w:sz w:val="28"/>
          <w:szCs w:val="28"/>
        </w:rPr>
        <w:t>Strictly speaking, i</w:t>
      </w:r>
      <w:r w:rsidRPr="000118F2">
        <w:rPr>
          <w:rFonts w:asciiTheme="majorBidi" w:hAnsiTheme="majorBidi" w:cstheme="majorBidi"/>
          <w:color w:val="000000"/>
          <w:sz w:val="28"/>
          <w:szCs w:val="28"/>
        </w:rPr>
        <w:t>t is not fallac</w:t>
      </w:r>
      <w:r w:rsidR="00D54064">
        <w:rPr>
          <w:rFonts w:asciiTheme="majorBidi" w:hAnsiTheme="majorBidi" w:cstheme="majorBidi"/>
          <w:color w:val="000000"/>
          <w:sz w:val="28"/>
          <w:szCs w:val="28"/>
        </w:rPr>
        <w:t>ious</w:t>
      </w:r>
      <w:r w:rsidRPr="000118F2">
        <w:rPr>
          <w:rFonts w:asciiTheme="majorBidi" w:hAnsiTheme="majorBidi" w:cstheme="majorBidi"/>
          <w:color w:val="000000"/>
          <w:sz w:val="28"/>
          <w:szCs w:val="28"/>
        </w:rPr>
        <w:t xml:space="preserve"> when a thinker fails to define his terms</w:t>
      </w:r>
      <w:r w:rsidR="00125AAE">
        <w:rPr>
          <w:rFonts w:asciiTheme="majorBidi" w:hAnsiTheme="majorBidi" w:cstheme="majorBidi"/>
          <w:color w:val="000000"/>
          <w:sz w:val="28"/>
          <w:szCs w:val="28"/>
        </w:rPr>
        <w:t>. I</w:t>
      </w:r>
      <w:r w:rsidRPr="000118F2">
        <w:rPr>
          <w:rFonts w:asciiTheme="majorBidi" w:hAnsiTheme="majorBidi" w:cstheme="majorBidi"/>
          <w:color w:val="000000"/>
          <w:sz w:val="28"/>
          <w:szCs w:val="28"/>
        </w:rPr>
        <w:t>t is just a</w:t>
      </w:r>
      <w:r>
        <w:rPr>
          <w:rFonts w:asciiTheme="majorBidi" w:hAnsiTheme="majorBidi" w:cstheme="majorBidi"/>
          <w:color w:val="000000"/>
          <w:sz w:val="28"/>
          <w:szCs w:val="28"/>
        </w:rPr>
        <w:t xml:space="preserve"> deficiency and an</w:t>
      </w:r>
      <w:r w:rsidRPr="000118F2">
        <w:rPr>
          <w:rFonts w:asciiTheme="majorBidi" w:hAnsiTheme="majorBidi" w:cstheme="majorBidi"/>
          <w:color w:val="000000"/>
          <w:sz w:val="28"/>
          <w:szCs w:val="28"/>
        </w:rPr>
        <w:t xml:space="preserve"> inconvenience</w:t>
      </w:r>
      <w:r>
        <w:rPr>
          <w:rFonts w:asciiTheme="majorBidi" w:hAnsiTheme="majorBidi" w:cstheme="majorBidi"/>
          <w:color w:val="000000"/>
          <w:sz w:val="28"/>
          <w:szCs w:val="28"/>
        </w:rPr>
        <w:t xml:space="preserve"> for others</w:t>
      </w:r>
      <w:r w:rsidRPr="000118F2">
        <w:rPr>
          <w:rFonts w:asciiTheme="majorBidi" w:hAnsiTheme="majorBidi" w:cstheme="majorBidi"/>
          <w:color w:val="000000"/>
          <w:sz w:val="28"/>
          <w:szCs w:val="28"/>
        </w:rPr>
        <w:t xml:space="preserve">, </w:t>
      </w:r>
      <w:r>
        <w:rPr>
          <w:rFonts w:asciiTheme="majorBidi" w:hAnsiTheme="majorBidi" w:cstheme="majorBidi"/>
          <w:color w:val="000000"/>
          <w:sz w:val="28"/>
          <w:szCs w:val="28"/>
        </w:rPr>
        <w:t xml:space="preserve">even if </w:t>
      </w:r>
      <w:r w:rsidRPr="000118F2">
        <w:rPr>
          <w:rFonts w:asciiTheme="majorBidi" w:hAnsiTheme="majorBidi" w:cstheme="majorBidi"/>
          <w:color w:val="000000"/>
          <w:sz w:val="28"/>
          <w:szCs w:val="28"/>
        </w:rPr>
        <w:t xml:space="preserve">he </w:t>
      </w:r>
      <w:r>
        <w:rPr>
          <w:rFonts w:asciiTheme="majorBidi" w:hAnsiTheme="majorBidi" w:cstheme="majorBidi"/>
          <w:color w:val="000000"/>
          <w:sz w:val="28"/>
          <w:szCs w:val="28"/>
        </w:rPr>
        <w:t xml:space="preserve">personally </w:t>
      </w:r>
      <w:r w:rsidRPr="000118F2">
        <w:rPr>
          <w:rFonts w:asciiTheme="majorBidi" w:hAnsiTheme="majorBidi" w:cstheme="majorBidi"/>
          <w:color w:val="000000"/>
          <w:sz w:val="28"/>
          <w:szCs w:val="28"/>
        </w:rPr>
        <w:t xml:space="preserve">knows their meanings and uses them </w:t>
      </w:r>
      <w:r w:rsidR="00125AAE">
        <w:rPr>
          <w:rFonts w:asciiTheme="majorBidi" w:hAnsiTheme="majorBidi" w:cstheme="majorBidi"/>
          <w:color w:val="000000"/>
          <w:sz w:val="28"/>
          <w:szCs w:val="28"/>
        </w:rPr>
        <w:t>well</w:t>
      </w:r>
      <w:r w:rsidRPr="000118F2">
        <w:rPr>
          <w:rFonts w:asciiTheme="majorBidi" w:hAnsiTheme="majorBidi" w:cstheme="majorBidi"/>
          <w:color w:val="000000"/>
          <w:sz w:val="28"/>
          <w:szCs w:val="28"/>
        </w:rPr>
        <w:t>.</w:t>
      </w:r>
      <w:r w:rsidRPr="000118F2">
        <w:rPr>
          <w:rFonts w:asciiTheme="majorBidi" w:hAnsiTheme="majorBidi" w:cstheme="majorBidi"/>
          <w:sz w:val="28"/>
          <w:szCs w:val="28"/>
        </w:rPr>
        <w:t xml:space="preserve"> But the </w:t>
      </w:r>
      <w:r w:rsidRPr="000118F2">
        <w:rPr>
          <w:rFonts w:asciiTheme="majorBidi" w:hAnsiTheme="majorBidi" w:cstheme="majorBidi"/>
          <w:color w:val="000000"/>
          <w:sz w:val="28"/>
          <w:szCs w:val="28"/>
        </w:rPr>
        <w:t>falsification of everything has be</w:t>
      </w:r>
      <w:r>
        <w:rPr>
          <w:rFonts w:asciiTheme="majorBidi" w:hAnsiTheme="majorBidi" w:cstheme="majorBidi"/>
          <w:color w:val="000000"/>
          <w:sz w:val="28"/>
          <w:szCs w:val="28"/>
        </w:rPr>
        <w:t>come</w:t>
      </w:r>
      <w:r w:rsidRPr="000118F2">
        <w:rPr>
          <w:rFonts w:asciiTheme="majorBidi" w:hAnsiTheme="majorBidi" w:cstheme="majorBidi"/>
          <w:color w:val="000000"/>
          <w:sz w:val="28"/>
          <w:szCs w:val="28"/>
        </w:rPr>
        <w:t xml:space="preserve"> one of the characteristic features of our time</w:t>
      </w:r>
      <w:r>
        <w:rPr>
          <w:rFonts w:asciiTheme="majorBidi" w:hAnsiTheme="majorBidi" w:cstheme="majorBidi"/>
          <w:color w:val="000000"/>
          <w:sz w:val="28"/>
          <w:szCs w:val="28"/>
        </w:rPr>
        <w:t>, and,</w:t>
      </w:r>
      <w:r w:rsidRPr="000118F2">
        <w:rPr>
          <w:rFonts w:asciiTheme="majorBidi" w:hAnsiTheme="majorBidi" w:cstheme="majorBidi"/>
          <w:color w:val="000000"/>
          <w:sz w:val="28"/>
          <w:szCs w:val="28"/>
        </w:rPr>
        <w:t xml:space="preserve"> of all these falsifications, the subversion of language</w:t>
      </w:r>
      <w:r>
        <w:rPr>
          <w:rFonts w:asciiTheme="majorBidi" w:hAnsiTheme="majorBidi" w:cstheme="majorBidi"/>
          <w:color w:val="000000"/>
          <w:sz w:val="28"/>
          <w:szCs w:val="28"/>
        </w:rPr>
        <w:t>—</w:t>
      </w:r>
      <w:r w:rsidRPr="000118F2">
        <w:rPr>
          <w:rFonts w:asciiTheme="majorBidi" w:hAnsiTheme="majorBidi" w:cstheme="majorBidi"/>
          <w:color w:val="000000"/>
          <w:sz w:val="28"/>
          <w:szCs w:val="28"/>
        </w:rPr>
        <w:t>which will be</w:t>
      </w:r>
      <w:r>
        <w:rPr>
          <w:rFonts w:asciiTheme="majorBidi" w:hAnsiTheme="majorBidi" w:cstheme="majorBidi"/>
          <w:color w:val="000000"/>
          <w:sz w:val="28"/>
          <w:szCs w:val="28"/>
        </w:rPr>
        <w:t xml:space="preserve"> examined</w:t>
      </w:r>
      <w:r w:rsidRPr="000118F2">
        <w:rPr>
          <w:rFonts w:asciiTheme="majorBidi" w:hAnsiTheme="majorBidi" w:cstheme="majorBidi"/>
          <w:color w:val="000000"/>
          <w:sz w:val="28"/>
          <w:szCs w:val="28"/>
        </w:rPr>
        <w:t xml:space="preserve"> later</w:t>
      </w:r>
      <w:r>
        <w:rPr>
          <w:rFonts w:asciiTheme="majorBidi" w:hAnsiTheme="majorBidi" w:cstheme="majorBidi"/>
          <w:color w:val="000000"/>
          <w:sz w:val="28"/>
          <w:szCs w:val="28"/>
        </w:rPr>
        <w:t xml:space="preserve"> in “</w:t>
      </w:r>
      <w:r w:rsidRPr="008D6D99">
        <w:rPr>
          <w:rFonts w:asciiTheme="majorBidi" w:hAnsiTheme="majorBidi" w:cstheme="majorBidi"/>
          <w:b/>
          <w:bCs/>
          <w:color w:val="000000"/>
          <w:sz w:val="28"/>
          <w:szCs w:val="28"/>
        </w:rPr>
        <w:t>the</w:t>
      </w:r>
      <w:r>
        <w:rPr>
          <w:rFonts w:asciiTheme="majorBidi" w:hAnsiTheme="majorBidi" w:cstheme="majorBidi"/>
          <w:color w:val="000000"/>
          <w:sz w:val="28"/>
          <w:szCs w:val="28"/>
        </w:rPr>
        <w:t xml:space="preserve"> </w:t>
      </w:r>
      <w:r w:rsidRPr="00BC78E7">
        <w:rPr>
          <w:rFonts w:asciiTheme="majorBidi" w:hAnsiTheme="majorBidi" w:cstheme="majorBidi"/>
          <w:b/>
          <w:bCs/>
          <w:color w:val="000000"/>
          <w:sz w:val="28"/>
          <w:szCs w:val="28"/>
        </w:rPr>
        <w:t>Age of</w:t>
      </w:r>
      <w:r>
        <w:rPr>
          <w:rFonts w:asciiTheme="majorBidi" w:hAnsiTheme="majorBidi" w:cstheme="majorBidi"/>
          <w:color w:val="000000"/>
          <w:sz w:val="28"/>
          <w:szCs w:val="28"/>
        </w:rPr>
        <w:t xml:space="preserve"> </w:t>
      </w:r>
      <w:r w:rsidRPr="00134F3A">
        <w:rPr>
          <w:rFonts w:asciiTheme="majorBidi" w:hAnsiTheme="majorBidi" w:cstheme="majorBidi"/>
          <w:b/>
          <w:bCs/>
          <w:color w:val="000000"/>
          <w:sz w:val="28"/>
          <w:szCs w:val="28"/>
        </w:rPr>
        <w:t>Plastic Words</w:t>
      </w:r>
      <w:r>
        <w:rPr>
          <w:rFonts w:asciiTheme="majorBidi" w:hAnsiTheme="majorBidi" w:cstheme="majorBidi"/>
          <w:color w:val="000000"/>
          <w:sz w:val="28"/>
          <w:szCs w:val="28"/>
        </w:rPr>
        <w:t>”</w:t>
      </w:r>
      <w:r>
        <w:rPr>
          <w:rStyle w:val="FootnoteReference"/>
          <w:rFonts w:asciiTheme="majorBidi" w:eastAsiaTheme="minorEastAsia" w:hAnsiTheme="majorBidi" w:cstheme="majorBidi"/>
          <w:sz w:val="28"/>
          <w:szCs w:val="28"/>
        </w:rPr>
        <w:footnoteReference w:id="154"/>
      </w:r>
      <w:r>
        <w:rPr>
          <w:rFonts w:asciiTheme="majorBidi" w:hAnsiTheme="majorBidi" w:cstheme="majorBidi"/>
          <w:color w:val="000000"/>
          <w:sz w:val="28"/>
          <w:szCs w:val="28"/>
        </w:rPr>
        <w:t>—</w:t>
      </w:r>
      <w:r w:rsidRPr="000118F2">
        <w:rPr>
          <w:rFonts w:asciiTheme="majorBidi" w:hAnsiTheme="majorBidi" w:cstheme="majorBidi"/>
          <w:color w:val="000000"/>
          <w:sz w:val="28"/>
          <w:szCs w:val="28"/>
        </w:rPr>
        <w:t xml:space="preserve">stands out as one of the most </w:t>
      </w:r>
      <w:r w:rsidRPr="000118F2">
        <w:rPr>
          <w:rFonts w:asciiTheme="majorBidi" w:hAnsiTheme="majorBidi" w:cstheme="majorBidi"/>
          <w:color w:val="000000"/>
          <w:sz w:val="28"/>
          <w:szCs w:val="28"/>
        </w:rPr>
        <w:lastRenderedPageBreak/>
        <w:t xml:space="preserve">pernicious of all. </w:t>
      </w:r>
      <w:r w:rsidR="00E93BBB">
        <w:rPr>
          <w:rFonts w:asciiTheme="majorBidi" w:hAnsiTheme="majorBidi" w:cstheme="majorBidi"/>
          <w:color w:val="000000"/>
          <w:sz w:val="28"/>
          <w:szCs w:val="28"/>
        </w:rPr>
        <w:t xml:space="preserve">It is in the light of the imperative of defining terms and </w:t>
      </w:r>
      <w:r w:rsidR="000568D5">
        <w:rPr>
          <w:rFonts w:asciiTheme="majorBidi" w:hAnsiTheme="majorBidi" w:cstheme="majorBidi"/>
          <w:color w:val="000000"/>
          <w:sz w:val="28"/>
          <w:szCs w:val="28"/>
        </w:rPr>
        <w:t xml:space="preserve">using them correctly that </w:t>
      </w:r>
      <w:r w:rsidR="000568D5">
        <w:rPr>
          <w:rFonts w:asciiTheme="majorBidi" w:hAnsiTheme="majorBidi" w:cstheme="majorBidi"/>
          <w:i/>
          <w:iCs/>
          <w:color w:val="000000"/>
          <w:sz w:val="28"/>
          <w:szCs w:val="28"/>
        </w:rPr>
        <w:t>The First Teaching</w:t>
      </w:r>
      <w:r w:rsidR="000568D5">
        <w:rPr>
          <w:rFonts w:asciiTheme="majorBidi" w:hAnsiTheme="majorBidi" w:cstheme="majorBidi"/>
          <w:color w:val="000000"/>
          <w:sz w:val="28"/>
          <w:szCs w:val="28"/>
        </w:rPr>
        <w:t xml:space="preserve"> seeks to clarify </w:t>
      </w:r>
      <w:r w:rsidR="002B0CC9">
        <w:rPr>
          <w:rFonts w:asciiTheme="majorBidi" w:hAnsiTheme="majorBidi" w:cstheme="majorBidi"/>
          <w:color w:val="000000"/>
          <w:sz w:val="28"/>
          <w:szCs w:val="28"/>
        </w:rPr>
        <w:t xml:space="preserve">systematically </w:t>
      </w:r>
      <w:r w:rsidR="000568D5">
        <w:rPr>
          <w:rFonts w:asciiTheme="majorBidi" w:hAnsiTheme="majorBidi" w:cstheme="majorBidi"/>
          <w:color w:val="000000"/>
          <w:sz w:val="28"/>
          <w:szCs w:val="28"/>
        </w:rPr>
        <w:t>the words it uses</w:t>
      </w:r>
      <w:r w:rsidR="002B0CC9">
        <w:rPr>
          <w:rFonts w:asciiTheme="majorBidi" w:hAnsiTheme="majorBidi" w:cstheme="majorBidi"/>
          <w:color w:val="000000"/>
          <w:sz w:val="28"/>
          <w:szCs w:val="28"/>
        </w:rPr>
        <w:t xml:space="preserve">, while also providing the </w:t>
      </w:r>
      <w:r w:rsidR="002B0CC9">
        <w:rPr>
          <w:rFonts w:asciiTheme="majorBidi" w:hAnsiTheme="majorBidi" w:cstheme="majorBidi"/>
          <w:i/>
          <w:iCs/>
          <w:color w:val="000000"/>
          <w:sz w:val="28"/>
          <w:szCs w:val="28"/>
        </w:rPr>
        <w:t>Teaching Gloss</w:t>
      </w:r>
      <w:r w:rsidR="002B0CC9">
        <w:rPr>
          <w:rFonts w:asciiTheme="majorBidi" w:hAnsiTheme="majorBidi" w:cstheme="majorBidi"/>
          <w:color w:val="000000"/>
          <w:sz w:val="28"/>
          <w:szCs w:val="28"/>
        </w:rPr>
        <w:t xml:space="preserve"> at the end of this Volume, which </w:t>
      </w:r>
      <w:r w:rsidR="00F669A9">
        <w:rPr>
          <w:rFonts w:asciiTheme="majorBidi" w:hAnsiTheme="majorBidi" w:cstheme="majorBidi"/>
          <w:color w:val="000000"/>
          <w:sz w:val="28"/>
          <w:szCs w:val="28"/>
        </w:rPr>
        <w:t>collects the most important of them.</w:t>
      </w:r>
    </w:p>
    <w:p w14:paraId="1AE3D731" w14:textId="77777777" w:rsidR="00E936FB" w:rsidRDefault="00E936FB" w:rsidP="00E86172">
      <w:pPr>
        <w:rPr>
          <w:rFonts w:asciiTheme="majorBidi" w:hAnsiTheme="majorBidi" w:cstheme="majorBidi"/>
          <w:color w:val="000000"/>
          <w:sz w:val="28"/>
          <w:szCs w:val="28"/>
        </w:rPr>
      </w:pPr>
    </w:p>
    <w:p w14:paraId="45311318" w14:textId="00C75F7E" w:rsidR="00E86172" w:rsidRPr="00820C11" w:rsidRDefault="00B51C59" w:rsidP="00820C11">
      <w:pPr>
        <w:ind w:left="1260" w:right="1890"/>
        <w:rPr>
          <w:rFonts w:asciiTheme="majorBidi" w:hAnsiTheme="majorBidi" w:cstheme="majorBidi"/>
          <w:color w:val="000000"/>
          <w:sz w:val="20"/>
          <w:szCs w:val="20"/>
        </w:rPr>
      </w:pPr>
      <w:r w:rsidRPr="00820C11">
        <w:rPr>
          <w:rFonts w:asciiTheme="majorBidi" w:hAnsiTheme="majorBidi" w:cstheme="majorBidi"/>
          <w:color w:val="000000"/>
          <w:sz w:val="20"/>
          <w:szCs w:val="20"/>
        </w:rPr>
        <w:t>Image 3</w:t>
      </w:r>
      <w:r w:rsidR="0095163E">
        <w:rPr>
          <w:rFonts w:asciiTheme="majorBidi" w:hAnsiTheme="majorBidi" w:cstheme="majorBidi"/>
          <w:color w:val="000000"/>
          <w:sz w:val="20"/>
          <w:szCs w:val="20"/>
        </w:rPr>
        <w:t>1</w:t>
      </w:r>
      <w:r w:rsidRPr="00820C11">
        <w:rPr>
          <w:rFonts w:asciiTheme="majorBidi" w:hAnsiTheme="majorBidi" w:cstheme="majorBidi"/>
          <w:color w:val="000000"/>
          <w:sz w:val="20"/>
          <w:szCs w:val="20"/>
        </w:rPr>
        <w:t>:</w:t>
      </w:r>
    </w:p>
    <w:p w14:paraId="31A3BE9A" w14:textId="77777777" w:rsidR="00B51C59" w:rsidRPr="00820C11" w:rsidRDefault="00B51C59" w:rsidP="00820C11">
      <w:pPr>
        <w:ind w:left="1260" w:right="1890"/>
        <w:rPr>
          <w:rFonts w:asciiTheme="majorBidi" w:hAnsiTheme="majorBidi" w:cstheme="majorBidi"/>
          <w:color w:val="000000"/>
          <w:sz w:val="20"/>
          <w:szCs w:val="20"/>
        </w:rPr>
      </w:pPr>
    </w:p>
    <w:p w14:paraId="6AB23DE6" w14:textId="77777777" w:rsidR="00B51C59" w:rsidRPr="00820C11" w:rsidRDefault="00B51C59" w:rsidP="00820C11">
      <w:pPr>
        <w:ind w:left="1260" w:right="1890"/>
        <w:rPr>
          <w:rFonts w:asciiTheme="majorBidi" w:hAnsiTheme="majorBidi" w:cstheme="majorBidi"/>
          <w:color w:val="000000"/>
          <w:sz w:val="20"/>
          <w:szCs w:val="20"/>
        </w:rPr>
      </w:pPr>
    </w:p>
    <w:p w14:paraId="6221FCCB" w14:textId="77777777" w:rsidR="00B51C59" w:rsidRDefault="00B51C59" w:rsidP="00820C11">
      <w:pPr>
        <w:ind w:left="1260" w:right="1890"/>
        <w:rPr>
          <w:rFonts w:asciiTheme="majorBidi" w:hAnsiTheme="majorBidi" w:cstheme="majorBidi"/>
          <w:color w:val="000000"/>
          <w:sz w:val="20"/>
          <w:szCs w:val="20"/>
        </w:rPr>
      </w:pPr>
    </w:p>
    <w:p w14:paraId="64B1121A" w14:textId="77777777" w:rsidR="00820C11" w:rsidRDefault="00820C11" w:rsidP="00820C11">
      <w:pPr>
        <w:ind w:left="1260" w:right="1890"/>
        <w:rPr>
          <w:rFonts w:asciiTheme="majorBidi" w:hAnsiTheme="majorBidi" w:cstheme="majorBidi"/>
          <w:color w:val="000000"/>
          <w:sz w:val="20"/>
          <w:szCs w:val="20"/>
        </w:rPr>
      </w:pPr>
    </w:p>
    <w:p w14:paraId="246DC078" w14:textId="77777777" w:rsidR="00820C11" w:rsidRDefault="00820C11" w:rsidP="00820C11">
      <w:pPr>
        <w:ind w:left="1260" w:right="1890"/>
        <w:rPr>
          <w:rFonts w:asciiTheme="majorBidi" w:hAnsiTheme="majorBidi" w:cstheme="majorBidi"/>
          <w:color w:val="000000"/>
          <w:sz w:val="20"/>
          <w:szCs w:val="20"/>
        </w:rPr>
      </w:pPr>
    </w:p>
    <w:p w14:paraId="01ACD812" w14:textId="77777777" w:rsidR="00F669A9" w:rsidRDefault="00F669A9" w:rsidP="00820C11">
      <w:pPr>
        <w:ind w:left="1260" w:right="1890"/>
        <w:rPr>
          <w:rFonts w:asciiTheme="majorBidi" w:hAnsiTheme="majorBidi" w:cstheme="majorBidi"/>
          <w:color w:val="000000"/>
          <w:sz w:val="20"/>
          <w:szCs w:val="20"/>
        </w:rPr>
      </w:pPr>
    </w:p>
    <w:p w14:paraId="4B9E20A5" w14:textId="77777777" w:rsidR="00F669A9" w:rsidRDefault="00F669A9" w:rsidP="00820C11">
      <w:pPr>
        <w:ind w:left="1260" w:right="1890"/>
        <w:rPr>
          <w:rFonts w:asciiTheme="majorBidi" w:hAnsiTheme="majorBidi" w:cstheme="majorBidi"/>
          <w:color w:val="000000"/>
          <w:sz w:val="20"/>
          <w:szCs w:val="20"/>
        </w:rPr>
      </w:pPr>
    </w:p>
    <w:p w14:paraId="666AFC91" w14:textId="77777777" w:rsidR="00820C11" w:rsidRPr="00820C11" w:rsidRDefault="00820C11" w:rsidP="00820C11">
      <w:pPr>
        <w:ind w:left="1260" w:right="1890"/>
        <w:rPr>
          <w:rFonts w:asciiTheme="majorBidi" w:hAnsiTheme="majorBidi" w:cstheme="majorBidi"/>
          <w:color w:val="000000"/>
          <w:sz w:val="20"/>
          <w:szCs w:val="20"/>
        </w:rPr>
      </w:pPr>
    </w:p>
    <w:p w14:paraId="401EE19B" w14:textId="0D5D768D" w:rsidR="00B51C59" w:rsidRPr="00820C11" w:rsidRDefault="00B51C59" w:rsidP="00820C11">
      <w:pPr>
        <w:ind w:left="1260" w:right="1890"/>
        <w:rPr>
          <w:rFonts w:asciiTheme="majorBidi" w:hAnsiTheme="majorBidi" w:cstheme="majorBidi"/>
          <w:color w:val="000000"/>
          <w:sz w:val="20"/>
          <w:szCs w:val="20"/>
        </w:rPr>
      </w:pPr>
      <w:r w:rsidRPr="00820C11">
        <w:rPr>
          <w:rFonts w:asciiTheme="majorBidi" w:eastAsia="Arial" w:hAnsiTheme="majorBidi" w:cstheme="majorBidi"/>
          <w:sz w:val="20"/>
          <w:szCs w:val="20"/>
        </w:rPr>
        <w:t>“If the doors of perception were cleansed everything would appear to Man as it is: Infinite.”</w:t>
      </w:r>
      <w:r w:rsidRPr="00820C11">
        <w:rPr>
          <w:rStyle w:val="FootnoteReference"/>
          <w:rFonts w:asciiTheme="majorBidi" w:eastAsia="Arial" w:hAnsiTheme="majorBidi" w:cstheme="majorBidi"/>
          <w:sz w:val="20"/>
          <w:szCs w:val="20"/>
        </w:rPr>
        <w:footnoteReference w:id="155"/>
      </w:r>
    </w:p>
    <w:p w14:paraId="5495BB15" w14:textId="77777777" w:rsidR="00B51C59" w:rsidRDefault="00B51C59" w:rsidP="00E86172">
      <w:pPr>
        <w:rPr>
          <w:rFonts w:asciiTheme="majorBidi" w:hAnsiTheme="majorBidi" w:cstheme="majorBidi"/>
          <w:color w:val="000000"/>
          <w:sz w:val="28"/>
          <w:szCs w:val="28"/>
        </w:rPr>
      </w:pPr>
    </w:p>
    <w:p w14:paraId="06B64B40" w14:textId="6F009ABE" w:rsidR="00E86172" w:rsidRPr="000118F2" w:rsidRDefault="00E86172" w:rsidP="00357484">
      <w:pPr>
        <w:rPr>
          <w:rFonts w:asciiTheme="majorBidi" w:hAnsiTheme="majorBidi" w:cstheme="majorBidi"/>
          <w:color w:val="000000"/>
          <w:sz w:val="28"/>
          <w:szCs w:val="28"/>
        </w:rPr>
      </w:pPr>
      <w:r>
        <w:rPr>
          <w:rFonts w:asciiTheme="majorBidi" w:hAnsiTheme="majorBidi" w:cstheme="majorBidi"/>
          <w:color w:val="000000"/>
          <w:sz w:val="28"/>
          <w:szCs w:val="28"/>
        </w:rPr>
        <w:t>T</w:t>
      </w:r>
      <w:r w:rsidRPr="000118F2">
        <w:rPr>
          <w:rFonts w:asciiTheme="majorBidi" w:hAnsiTheme="majorBidi" w:cstheme="majorBidi"/>
          <w:color w:val="000000"/>
          <w:sz w:val="28"/>
          <w:szCs w:val="28"/>
        </w:rPr>
        <w:t xml:space="preserve">oday </w:t>
      </w:r>
      <w:r>
        <w:rPr>
          <w:rFonts w:asciiTheme="majorBidi" w:hAnsiTheme="majorBidi" w:cstheme="majorBidi"/>
          <w:color w:val="000000"/>
          <w:sz w:val="28"/>
          <w:szCs w:val="28"/>
        </w:rPr>
        <w:t>w</w:t>
      </w:r>
      <w:r w:rsidRPr="000118F2">
        <w:rPr>
          <w:rFonts w:asciiTheme="majorBidi" w:hAnsiTheme="majorBidi" w:cstheme="majorBidi"/>
          <w:color w:val="000000"/>
          <w:sz w:val="28"/>
          <w:szCs w:val="28"/>
        </w:rPr>
        <w:t>ords</w:t>
      </w:r>
      <w:r>
        <w:rPr>
          <w:rFonts w:asciiTheme="majorBidi" w:hAnsiTheme="majorBidi" w:cstheme="majorBidi"/>
          <w:color w:val="000000"/>
          <w:sz w:val="28"/>
          <w:szCs w:val="28"/>
        </w:rPr>
        <w:t xml:space="preserve"> and expressions</w:t>
      </w:r>
      <w:r w:rsidRPr="000118F2">
        <w:rPr>
          <w:rFonts w:asciiTheme="majorBidi" w:hAnsiTheme="majorBidi" w:cstheme="majorBidi"/>
          <w:color w:val="000000"/>
          <w:sz w:val="28"/>
          <w:szCs w:val="28"/>
        </w:rPr>
        <w:t xml:space="preserve"> are systematically misused and diverted from their true meanings. Such </w:t>
      </w:r>
      <w:r>
        <w:rPr>
          <w:rFonts w:asciiTheme="majorBidi" w:hAnsiTheme="majorBidi" w:cstheme="majorBidi"/>
          <w:color w:val="000000"/>
          <w:sz w:val="28"/>
          <w:szCs w:val="28"/>
        </w:rPr>
        <w:t xml:space="preserve">engineering of </w:t>
      </w:r>
      <w:r w:rsidRPr="000118F2">
        <w:rPr>
          <w:rFonts w:asciiTheme="majorBidi" w:hAnsiTheme="majorBidi" w:cstheme="majorBidi"/>
          <w:color w:val="000000"/>
          <w:sz w:val="28"/>
          <w:szCs w:val="28"/>
        </w:rPr>
        <w:t xml:space="preserve">language is to some extent </w:t>
      </w:r>
      <w:r>
        <w:rPr>
          <w:rFonts w:asciiTheme="majorBidi" w:hAnsiTheme="majorBidi" w:cstheme="majorBidi"/>
          <w:color w:val="000000"/>
          <w:sz w:val="28"/>
          <w:szCs w:val="28"/>
        </w:rPr>
        <w:t>accomplished</w:t>
      </w:r>
      <w:r w:rsidRPr="000118F2">
        <w:rPr>
          <w:rFonts w:asciiTheme="majorBidi" w:hAnsiTheme="majorBidi" w:cstheme="majorBidi"/>
          <w:color w:val="000000"/>
          <w:sz w:val="28"/>
          <w:szCs w:val="28"/>
        </w:rPr>
        <w:t xml:space="preserve"> by the constant suggestions that are instilled in people’s minds </w:t>
      </w:r>
      <w:r>
        <w:rPr>
          <w:rFonts w:asciiTheme="majorBidi" w:hAnsiTheme="majorBidi" w:cstheme="majorBidi"/>
          <w:color w:val="000000"/>
          <w:sz w:val="28"/>
          <w:szCs w:val="28"/>
        </w:rPr>
        <w:t>by</w:t>
      </w:r>
      <w:r w:rsidRPr="000118F2">
        <w:rPr>
          <w:rFonts w:asciiTheme="majorBidi" w:hAnsiTheme="majorBidi" w:cstheme="majorBidi"/>
          <w:color w:val="000000"/>
          <w:sz w:val="28"/>
          <w:szCs w:val="28"/>
        </w:rPr>
        <w:t xml:space="preserve"> </w:t>
      </w:r>
      <w:r>
        <w:rPr>
          <w:rFonts w:asciiTheme="majorBidi" w:hAnsiTheme="majorBidi" w:cstheme="majorBidi"/>
          <w:color w:val="000000"/>
          <w:sz w:val="28"/>
          <w:szCs w:val="28"/>
        </w:rPr>
        <w:t>those</w:t>
      </w:r>
      <w:r w:rsidRPr="000118F2">
        <w:rPr>
          <w:rFonts w:asciiTheme="majorBidi" w:hAnsiTheme="majorBidi" w:cstheme="majorBidi"/>
          <w:color w:val="000000"/>
          <w:sz w:val="28"/>
          <w:szCs w:val="28"/>
        </w:rPr>
        <w:t xml:space="preserve"> who </w:t>
      </w:r>
      <w:r>
        <w:rPr>
          <w:rFonts w:asciiTheme="majorBidi" w:hAnsiTheme="majorBidi" w:cstheme="majorBidi"/>
          <w:color w:val="000000"/>
          <w:sz w:val="28"/>
          <w:szCs w:val="28"/>
        </w:rPr>
        <w:t xml:space="preserve">exercise the greatest </w:t>
      </w:r>
      <w:r w:rsidRPr="000118F2">
        <w:rPr>
          <w:rFonts w:asciiTheme="majorBidi" w:hAnsiTheme="majorBidi" w:cstheme="majorBidi"/>
          <w:color w:val="000000"/>
          <w:sz w:val="28"/>
          <w:szCs w:val="28"/>
        </w:rPr>
        <w:t>influence over the public</w:t>
      </w:r>
      <w:r>
        <w:rPr>
          <w:rFonts w:asciiTheme="majorBidi" w:hAnsiTheme="majorBidi" w:cstheme="majorBidi"/>
          <w:color w:val="000000"/>
          <w:sz w:val="28"/>
          <w:szCs w:val="28"/>
        </w:rPr>
        <w:t xml:space="preserve">—such as, for example, </w:t>
      </w:r>
      <w:r w:rsidRPr="000118F2">
        <w:rPr>
          <w:rFonts w:asciiTheme="majorBidi" w:hAnsiTheme="majorBidi" w:cstheme="majorBidi"/>
          <w:color w:val="000000"/>
          <w:sz w:val="28"/>
          <w:szCs w:val="28"/>
        </w:rPr>
        <w:t xml:space="preserve">the media and “activist” academia. </w:t>
      </w:r>
      <w:r>
        <w:rPr>
          <w:rFonts w:asciiTheme="majorBidi" w:hAnsiTheme="majorBidi" w:cstheme="majorBidi"/>
          <w:color w:val="000000"/>
          <w:sz w:val="28"/>
          <w:szCs w:val="28"/>
        </w:rPr>
        <w:t>Here, we</w:t>
      </w:r>
      <w:r w:rsidRPr="000118F2">
        <w:rPr>
          <w:rFonts w:asciiTheme="majorBidi" w:hAnsiTheme="majorBidi" w:cstheme="majorBidi"/>
          <w:color w:val="000000"/>
          <w:sz w:val="28"/>
          <w:szCs w:val="28"/>
        </w:rPr>
        <w:t xml:space="preserve"> are no</w:t>
      </w:r>
      <w:r>
        <w:rPr>
          <w:rFonts w:asciiTheme="majorBidi" w:hAnsiTheme="majorBidi" w:cstheme="majorBidi"/>
          <w:color w:val="000000"/>
          <w:sz w:val="28"/>
          <w:szCs w:val="28"/>
        </w:rPr>
        <w:t xml:space="preserve"> longer</w:t>
      </w:r>
      <w:r w:rsidRPr="000118F2">
        <w:rPr>
          <w:rFonts w:asciiTheme="majorBidi" w:hAnsiTheme="majorBidi" w:cstheme="majorBidi"/>
          <w:color w:val="000000"/>
          <w:sz w:val="28"/>
          <w:szCs w:val="28"/>
        </w:rPr>
        <w:t xml:space="preserve"> just speaking of </w:t>
      </w:r>
      <w:r>
        <w:rPr>
          <w:rFonts w:asciiTheme="majorBidi" w:hAnsiTheme="majorBidi" w:cstheme="majorBidi"/>
          <w:color w:val="000000"/>
          <w:sz w:val="28"/>
          <w:szCs w:val="28"/>
        </w:rPr>
        <w:t xml:space="preserve">the </w:t>
      </w:r>
      <w:r w:rsidRPr="000118F2">
        <w:rPr>
          <w:rFonts w:asciiTheme="majorBidi" w:hAnsiTheme="majorBidi" w:cstheme="majorBidi"/>
          <w:color w:val="000000"/>
          <w:sz w:val="28"/>
          <w:szCs w:val="28"/>
        </w:rPr>
        <w:t>“degeneration”</w:t>
      </w:r>
      <w:r>
        <w:rPr>
          <w:rFonts w:asciiTheme="majorBidi" w:hAnsiTheme="majorBidi" w:cstheme="majorBidi"/>
          <w:color w:val="000000"/>
          <w:sz w:val="28"/>
          <w:szCs w:val="28"/>
        </w:rPr>
        <w:t xml:space="preserve"> of language</w:t>
      </w:r>
      <w:r w:rsidRPr="000118F2">
        <w:rPr>
          <w:rFonts w:asciiTheme="majorBidi" w:hAnsiTheme="majorBidi" w:cstheme="majorBidi"/>
          <w:color w:val="000000"/>
          <w:sz w:val="28"/>
          <w:szCs w:val="28"/>
        </w:rPr>
        <w:t xml:space="preserve"> but </w:t>
      </w:r>
      <w:r>
        <w:rPr>
          <w:rFonts w:asciiTheme="majorBidi" w:hAnsiTheme="majorBidi" w:cstheme="majorBidi"/>
          <w:color w:val="000000"/>
          <w:sz w:val="28"/>
          <w:szCs w:val="28"/>
        </w:rPr>
        <w:t>its actual and intentional</w:t>
      </w:r>
      <w:r w:rsidRPr="000118F2">
        <w:rPr>
          <w:rFonts w:asciiTheme="majorBidi" w:hAnsiTheme="majorBidi" w:cstheme="majorBidi"/>
          <w:color w:val="000000"/>
          <w:sz w:val="28"/>
          <w:szCs w:val="28"/>
        </w:rPr>
        <w:t xml:space="preserve"> “</w:t>
      </w:r>
      <w:r w:rsidR="00DB5C80">
        <w:rPr>
          <w:rFonts w:asciiTheme="majorBidi" w:hAnsiTheme="majorBidi" w:cstheme="majorBidi"/>
          <w:color w:val="000000"/>
          <w:sz w:val="28"/>
          <w:szCs w:val="28"/>
        </w:rPr>
        <w:t>sub</w:t>
      </w:r>
      <w:r w:rsidRPr="000118F2">
        <w:rPr>
          <w:rFonts w:asciiTheme="majorBidi" w:hAnsiTheme="majorBidi" w:cstheme="majorBidi"/>
          <w:color w:val="000000"/>
          <w:sz w:val="28"/>
          <w:szCs w:val="28"/>
        </w:rPr>
        <w:t>version</w:t>
      </w:r>
      <w:r>
        <w:rPr>
          <w:rFonts w:asciiTheme="majorBidi" w:hAnsiTheme="majorBidi" w:cstheme="majorBidi"/>
          <w:color w:val="000000"/>
          <w:sz w:val="28"/>
          <w:szCs w:val="28"/>
        </w:rPr>
        <w:t>.</w:t>
      </w:r>
      <w:r w:rsidRPr="000118F2">
        <w:rPr>
          <w:rFonts w:asciiTheme="majorBidi" w:hAnsiTheme="majorBidi" w:cstheme="majorBidi"/>
          <w:color w:val="000000"/>
          <w:sz w:val="28"/>
          <w:szCs w:val="28"/>
        </w:rPr>
        <w:t xml:space="preserve">” </w:t>
      </w:r>
      <w:r>
        <w:rPr>
          <w:rFonts w:asciiTheme="majorBidi" w:hAnsiTheme="majorBidi" w:cstheme="majorBidi"/>
          <w:color w:val="000000"/>
          <w:sz w:val="28"/>
          <w:szCs w:val="28"/>
        </w:rPr>
        <w:t>This engineering of language applies</w:t>
      </w:r>
      <w:r w:rsidRPr="000118F2">
        <w:rPr>
          <w:rFonts w:asciiTheme="majorBidi" w:hAnsiTheme="majorBidi" w:cstheme="majorBidi"/>
          <w:color w:val="000000"/>
          <w:sz w:val="28"/>
          <w:szCs w:val="28"/>
        </w:rPr>
        <w:t xml:space="preserve"> </w:t>
      </w:r>
      <w:r w:rsidR="00DB5C80">
        <w:rPr>
          <w:rFonts w:asciiTheme="majorBidi" w:hAnsiTheme="majorBidi" w:cstheme="majorBidi"/>
          <w:color w:val="000000"/>
          <w:sz w:val="28"/>
          <w:szCs w:val="28"/>
        </w:rPr>
        <w:t>T</w:t>
      </w:r>
      <w:r>
        <w:rPr>
          <w:rFonts w:asciiTheme="majorBidi" w:hAnsiTheme="majorBidi" w:cstheme="majorBidi"/>
          <w:color w:val="000000"/>
          <w:sz w:val="28"/>
          <w:szCs w:val="28"/>
        </w:rPr>
        <w:t xml:space="preserve">raditional </w:t>
      </w:r>
      <w:r w:rsidRPr="000118F2">
        <w:rPr>
          <w:rFonts w:asciiTheme="majorBidi" w:hAnsiTheme="majorBidi" w:cstheme="majorBidi"/>
          <w:color w:val="000000"/>
          <w:sz w:val="28"/>
          <w:szCs w:val="28"/>
        </w:rPr>
        <w:t xml:space="preserve">words to things which they do not fit and sometimes in a sense directly opposed to their </w:t>
      </w:r>
      <w:r>
        <w:rPr>
          <w:rFonts w:asciiTheme="majorBidi" w:hAnsiTheme="majorBidi" w:cstheme="majorBidi"/>
          <w:color w:val="000000"/>
          <w:sz w:val="28"/>
          <w:szCs w:val="28"/>
        </w:rPr>
        <w:t xml:space="preserve">authentic </w:t>
      </w:r>
      <w:r w:rsidRPr="000118F2">
        <w:rPr>
          <w:rFonts w:asciiTheme="majorBidi" w:hAnsiTheme="majorBidi" w:cstheme="majorBidi"/>
          <w:color w:val="000000"/>
          <w:sz w:val="28"/>
          <w:szCs w:val="28"/>
        </w:rPr>
        <w:t>meaning</w:t>
      </w:r>
      <w:r>
        <w:rPr>
          <w:rFonts w:asciiTheme="majorBidi" w:hAnsiTheme="majorBidi" w:cstheme="majorBidi"/>
          <w:color w:val="000000"/>
          <w:sz w:val="28"/>
          <w:szCs w:val="28"/>
        </w:rPr>
        <w:t>s</w:t>
      </w:r>
      <w:r w:rsidRPr="000118F2">
        <w:rPr>
          <w:rFonts w:asciiTheme="majorBidi" w:hAnsiTheme="majorBidi" w:cstheme="majorBidi"/>
          <w:color w:val="000000"/>
          <w:sz w:val="28"/>
          <w:szCs w:val="28"/>
        </w:rPr>
        <w:t>. This falsification of language</w:t>
      </w:r>
      <w:r>
        <w:rPr>
          <w:rFonts w:asciiTheme="majorBidi" w:hAnsiTheme="majorBidi" w:cstheme="majorBidi"/>
          <w:color w:val="000000"/>
          <w:sz w:val="28"/>
          <w:szCs w:val="28"/>
        </w:rPr>
        <w:t>—</w:t>
      </w:r>
      <w:r w:rsidRPr="000118F2">
        <w:rPr>
          <w:rFonts w:asciiTheme="majorBidi" w:hAnsiTheme="majorBidi" w:cstheme="majorBidi"/>
          <w:color w:val="000000"/>
          <w:sz w:val="28"/>
          <w:szCs w:val="28"/>
        </w:rPr>
        <w:t xml:space="preserve">even </w:t>
      </w:r>
      <w:r w:rsidRPr="000118F2">
        <w:rPr>
          <w:rFonts w:asciiTheme="majorBidi" w:hAnsiTheme="majorBidi" w:cstheme="majorBidi"/>
          <w:color w:val="000000"/>
          <w:sz w:val="28"/>
          <w:szCs w:val="28"/>
        </w:rPr>
        <w:lastRenderedPageBreak/>
        <w:t>at the highest levels where language ought to be preserved</w:t>
      </w:r>
      <w:r>
        <w:rPr>
          <w:rFonts w:asciiTheme="majorBidi" w:hAnsiTheme="majorBidi" w:cstheme="majorBidi"/>
          <w:color w:val="000000"/>
          <w:sz w:val="28"/>
          <w:szCs w:val="28"/>
        </w:rPr>
        <w:t>, especially in academia—</w:t>
      </w:r>
      <w:r w:rsidRPr="000118F2">
        <w:rPr>
          <w:rFonts w:asciiTheme="majorBidi" w:hAnsiTheme="majorBidi" w:cstheme="majorBidi"/>
          <w:color w:val="000000"/>
          <w:sz w:val="28"/>
          <w:szCs w:val="28"/>
        </w:rPr>
        <w:t xml:space="preserve">is one of the most profound causes of the </w:t>
      </w:r>
      <w:r w:rsidR="002D0257">
        <w:rPr>
          <w:rFonts w:asciiTheme="majorBidi" w:hAnsiTheme="majorBidi" w:cstheme="majorBidi"/>
          <w:color w:val="000000"/>
          <w:sz w:val="28"/>
          <w:szCs w:val="28"/>
        </w:rPr>
        <w:t>I</w:t>
      </w:r>
      <w:r w:rsidRPr="000118F2">
        <w:rPr>
          <w:rFonts w:asciiTheme="majorBidi" w:hAnsiTheme="majorBidi" w:cstheme="majorBidi"/>
          <w:color w:val="000000"/>
          <w:sz w:val="28"/>
          <w:szCs w:val="28"/>
        </w:rPr>
        <w:t xml:space="preserve">ntellectual confusion which reigns in </w:t>
      </w:r>
      <w:r w:rsidR="002D0257">
        <w:rPr>
          <w:rFonts w:asciiTheme="majorBidi" w:hAnsiTheme="majorBidi" w:cstheme="majorBidi"/>
          <w:color w:val="000000"/>
          <w:sz w:val="28"/>
          <w:szCs w:val="28"/>
        </w:rPr>
        <w:t>our</w:t>
      </w:r>
      <w:r w:rsidRPr="000118F2">
        <w:rPr>
          <w:rFonts w:asciiTheme="majorBidi" w:hAnsiTheme="majorBidi" w:cstheme="majorBidi"/>
          <w:color w:val="000000"/>
          <w:sz w:val="28"/>
          <w:szCs w:val="28"/>
        </w:rPr>
        <w:t xml:space="preserve"> present</w:t>
      </w:r>
      <w:r w:rsidR="002D0257">
        <w:rPr>
          <w:rFonts w:asciiTheme="majorBidi" w:hAnsiTheme="majorBidi" w:cstheme="majorBidi"/>
          <w:color w:val="000000"/>
          <w:sz w:val="28"/>
          <w:szCs w:val="28"/>
        </w:rPr>
        <w:t>-day</w:t>
      </w:r>
      <w:r w:rsidRPr="000118F2">
        <w:rPr>
          <w:rFonts w:asciiTheme="majorBidi" w:hAnsiTheme="majorBidi" w:cstheme="majorBidi"/>
          <w:color w:val="000000"/>
          <w:sz w:val="28"/>
          <w:szCs w:val="28"/>
        </w:rPr>
        <w:t xml:space="preserve"> world. Academic scholar-activists, for example, have devised specialized language</w:t>
      </w:r>
      <w:r>
        <w:rPr>
          <w:rFonts w:asciiTheme="majorBidi" w:hAnsiTheme="majorBidi" w:cstheme="majorBidi"/>
          <w:color w:val="000000"/>
          <w:sz w:val="28"/>
          <w:szCs w:val="28"/>
        </w:rPr>
        <w:t>s</w:t>
      </w:r>
      <w:r w:rsidRPr="000118F2">
        <w:rPr>
          <w:rFonts w:asciiTheme="majorBidi" w:hAnsiTheme="majorBidi" w:cstheme="majorBidi"/>
          <w:color w:val="000000"/>
          <w:sz w:val="28"/>
          <w:szCs w:val="28"/>
        </w:rPr>
        <w:t xml:space="preserve">. They use everyday words that people trust and assume </w:t>
      </w:r>
      <w:r w:rsidR="00CC6242">
        <w:rPr>
          <w:rFonts w:asciiTheme="majorBidi" w:hAnsiTheme="majorBidi" w:cstheme="majorBidi"/>
          <w:color w:val="000000"/>
          <w:sz w:val="28"/>
          <w:szCs w:val="28"/>
        </w:rPr>
        <w:t xml:space="preserve">that </w:t>
      </w:r>
      <w:r w:rsidRPr="000118F2">
        <w:rPr>
          <w:rFonts w:asciiTheme="majorBidi" w:hAnsiTheme="majorBidi" w:cstheme="majorBidi"/>
          <w:color w:val="000000"/>
          <w:sz w:val="28"/>
          <w:szCs w:val="28"/>
        </w:rPr>
        <w:t xml:space="preserve">they </w:t>
      </w:r>
      <w:r w:rsidR="00CC6242">
        <w:rPr>
          <w:rFonts w:asciiTheme="majorBidi" w:hAnsiTheme="majorBidi" w:cstheme="majorBidi"/>
          <w:color w:val="000000"/>
          <w:sz w:val="28"/>
          <w:szCs w:val="28"/>
        </w:rPr>
        <w:t xml:space="preserve">already </w:t>
      </w:r>
      <w:r w:rsidRPr="000118F2">
        <w:rPr>
          <w:rFonts w:asciiTheme="majorBidi" w:hAnsiTheme="majorBidi" w:cstheme="majorBidi"/>
          <w:color w:val="000000"/>
          <w:sz w:val="28"/>
          <w:szCs w:val="28"/>
        </w:rPr>
        <w:t xml:space="preserve">understand, but </w:t>
      </w:r>
      <w:r w:rsidR="00CC6242">
        <w:rPr>
          <w:rFonts w:asciiTheme="majorBidi" w:hAnsiTheme="majorBidi" w:cstheme="majorBidi"/>
          <w:color w:val="000000"/>
          <w:sz w:val="28"/>
          <w:szCs w:val="28"/>
        </w:rPr>
        <w:t xml:space="preserve">by </w:t>
      </w:r>
      <w:r w:rsidR="00EB3985">
        <w:rPr>
          <w:rFonts w:asciiTheme="majorBidi" w:hAnsiTheme="majorBidi" w:cstheme="majorBidi"/>
          <w:color w:val="000000"/>
          <w:sz w:val="28"/>
          <w:szCs w:val="28"/>
        </w:rPr>
        <w:t>perverting</w:t>
      </w:r>
      <w:r w:rsidRPr="000118F2">
        <w:rPr>
          <w:rFonts w:asciiTheme="majorBidi" w:hAnsiTheme="majorBidi" w:cstheme="majorBidi"/>
          <w:color w:val="000000"/>
          <w:sz w:val="28"/>
          <w:szCs w:val="28"/>
        </w:rPr>
        <w:t xml:space="preserve"> </w:t>
      </w:r>
      <w:r>
        <w:rPr>
          <w:rFonts w:asciiTheme="majorBidi" w:hAnsiTheme="majorBidi" w:cstheme="majorBidi"/>
          <w:color w:val="000000"/>
          <w:sz w:val="28"/>
          <w:szCs w:val="28"/>
        </w:rPr>
        <w:t xml:space="preserve">them </w:t>
      </w:r>
      <w:r w:rsidRPr="000118F2">
        <w:rPr>
          <w:rFonts w:asciiTheme="majorBidi" w:hAnsiTheme="majorBidi" w:cstheme="majorBidi"/>
          <w:color w:val="000000"/>
          <w:sz w:val="28"/>
          <w:szCs w:val="28"/>
        </w:rPr>
        <w:t xml:space="preserve">in a manner wholly different </w:t>
      </w:r>
      <w:r>
        <w:rPr>
          <w:rFonts w:asciiTheme="majorBidi" w:hAnsiTheme="majorBidi" w:cstheme="majorBidi"/>
          <w:color w:val="000000"/>
          <w:sz w:val="28"/>
          <w:szCs w:val="28"/>
        </w:rPr>
        <w:t>from</w:t>
      </w:r>
      <w:r w:rsidRPr="000118F2">
        <w:rPr>
          <w:rFonts w:asciiTheme="majorBidi" w:hAnsiTheme="majorBidi" w:cstheme="majorBidi"/>
          <w:color w:val="000000"/>
          <w:sz w:val="28"/>
          <w:szCs w:val="28"/>
        </w:rPr>
        <w:t xml:space="preserve"> that </w:t>
      </w:r>
      <w:r>
        <w:rPr>
          <w:rFonts w:asciiTheme="majorBidi" w:hAnsiTheme="majorBidi" w:cstheme="majorBidi"/>
          <w:color w:val="000000"/>
          <w:sz w:val="28"/>
          <w:szCs w:val="28"/>
        </w:rPr>
        <w:t xml:space="preserve">common </w:t>
      </w:r>
      <w:r w:rsidRPr="000118F2">
        <w:rPr>
          <w:rFonts w:asciiTheme="majorBidi" w:hAnsiTheme="majorBidi" w:cstheme="majorBidi"/>
          <w:color w:val="000000"/>
          <w:sz w:val="28"/>
          <w:szCs w:val="28"/>
        </w:rPr>
        <w:t>understanding</w:t>
      </w:r>
      <w:r w:rsidR="00EB3985">
        <w:rPr>
          <w:rFonts w:asciiTheme="majorBidi" w:hAnsiTheme="majorBidi" w:cstheme="majorBidi"/>
          <w:color w:val="000000"/>
          <w:sz w:val="28"/>
          <w:szCs w:val="28"/>
        </w:rPr>
        <w:t xml:space="preserve"> and</w:t>
      </w:r>
      <w:r w:rsidRPr="000118F2">
        <w:rPr>
          <w:rFonts w:asciiTheme="majorBidi" w:hAnsiTheme="majorBidi" w:cstheme="majorBidi"/>
          <w:color w:val="000000"/>
          <w:sz w:val="28"/>
          <w:szCs w:val="28"/>
        </w:rPr>
        <w:t xml:space="preserve"> </w:t>
      </w:r>
      <w:r>
        <w:rPr>
          <w:rFonts w:asciiTheme="majorBidi" w:hAnsiTheme="majorBidi" w:cstheme="majorBidi"/>
          <w:color w:val="000000"/>
          <w:sz w:val="28"/>
          <w:szCs w:val="28"/>
        </w:rPr>
        <w:t>which</w:t>
      </w:r>
      <w:r w:rsidRPr="000118F2">
        <w:rPr>
          <w:rFonts w:asciiTheme="majorBidi" w:hAnsiTheme="majorBidi" w:cstheme="majorBidi"/>
          <w:color w:val="000000"/>
          <w:sz w:val="28"/>
          <w:szCs w:val="28"/>
        </w:rPr>
        <w:t xml:space="preserve"> violates the basic trust</w:t>
      </w:r>
      <w:r>
        <w:rPr>
          <w:rFonts w:asciiTheme="majorBidi" w:hAnsiTheme="majorBidi" w:cstheme="majorBidi"/>
          <w:color w:val="000000"/>
          <w:sz w:val="28"/>
          <w:szCs w:val="28"/>
        </w:rPr>
        <w:t xml:space="preserve"> that language culturally assumes we will keep</w:t>
      </w:r>
      <w:r w:rsidRPr="000118F2">
        <w:rPr>
          <w:rFonts w:asciiTheme="majorBidi" w:hAnsiTheme="majorBidi" w:cstheme="majorBidi"/>
          <w:color w:val="000000"/>
          <w:sz w:val="28"/>
          <w:szCs w:val="28"/>
        </w:rPr>
        <w:t>. These new words radiate from a</w:t>
      </w:r>
      <w:r w:rsidR="00EE181A">
        <w:rPr>
          <w:rFonts w:asciiTheme="majorBidi" w:hAnsiTheme="majorBidi" w:cstheme="majorBidi"/>
          <w:color w:val="000000"/>
          <w:sz w:val="28"/>
          <w:szCs w:val="28"/>
        </w:rPr>
        <w:t xml:space="preserve">n </w:t>
      </w:r>
      <w:r w:rsidR="00EE181A" w:rsidRPr="000118F2">
        <w:rPr>
          <w:rFonts w:asciiTheme="majorBidi" w:hAnsiTheme="majorBidi" w:cstheme="majorBidi"/>
          <w:color w:val="000000"/>
          <w:sz w:val="28"/>
          <w:szCs w:val="28"/>
        </w:rPr>
        <w:t>unsound</w:t>
      </w:r>
      <w:r w:rsidR="00EE181A">
        <w:rPr>
          <w:rFonts w:asciiTheme="majorBidi" w:hAnsiTheme="majorBidi" w:cstheme="majorBidi"/>
          <w:color w:val="000000"/>
          <w:sz w:val="28"/>
          <w:szCs w:val="28"/>
        </w:rPr>
        <w:t xml:space="preserve"> and</w:t>
      </w:r>
      <w:r w:rsidRPr="000118F2">
        <w:rPr>
          <w:rFonts w:asciiTheme="majorBidi" w:hAnsiTheme="majorBidi" w:cstheme="majorBidi"/>
          <w:color w:val="000000"/>
          <w:sz w:val="28"/>
          <w:szCs w:val="28"/>
        </w:rPr>
        <w:t xml:space="preserve"> foreign cognitive </w:t>
      </w:r>
      <w:r w:rsidR="00FC6F1B">
        <w:rPr>
          <w:rFonts w:asciiTheme="majorBidi" w:hAnsiTheme="majorBidi" w:cstheme="majorBidi"/>
          <w:color w:val="000000"/>
          <w:sz w:val="28"/>
          <w:szCs w:val="28"/>
        </w:rPr>
        <w:t>territory</w:t>
      </w:r>
      <w:r w:rsidRPr="000118F2">
        <w:rPr>
          <w:rFonts w:asciiTheme="majorBidi" w:hAnsiTheme="majorBidi" w:cstheme="majorBidi"/>
          <w:color w:val="000000"/>
          <w:sz w:val="28"/>
          <w:szCs w:val="28"/>
        </w:rPr>
        <w:t xml:space="preserve"> that is intellectually a world apart from the ordinary person,</w:t>
      </w:r>
      <w:r w:rsidR="00FC6F1B">
        <w:rPr>
          <w:rFonts w:asciiTheme="majorBidi" w:hAnsiTheme="majorBidi" w:cstheme="majorBidi"/>
          <w:color w:val="000000"/>
          <w:sz w:val="28"/>
          <w:szCs w:val="28"/>
        </w:rPr>
        <w:t xml:space="preserve"> and this dissonance</w:t>
      </w:r>
      <w:r w:rsidRPr="000118F2">
        <w:rPr>
          <w:rFonts w:asciiTheme="majorBidi" w:hAnsiTheme="majorBidi" w:cstheme="majorBidi"/>
          <w:color w:val="000000"/>
          <w:sz w:val="28"/>
          <w:szCs w:val="28"/>
        </w:rPr>
        <w:t xml:space="preserve"> also makes</w:t>
      </w:r>
      <w:r>
        <w:rPr>
          <w:rFonts w:asciiTheme="majorBidi" w:hAnsiTheme="majorBidi" w:cstheme="majorBidi"/>
          <w:color w:val="000000"/>
          <w:sz w:val="28"/>
          <w:szCs w:val="28"/>
        </w:rPr>
        <w:t xml:space="preserve"> meaningful</w:t>
      </w:r>
      <w:r w:rsidRPr="000118F2">
        <w:rPr>
          <w:rFonts w:asciiTheme="majorBidi" w:hAnsiTheme="majorBidi" w:cstheme="majorBidi"/>
          <w:color w:val="000000"/>
          <w:sz w:val="28"/>
          <w:szCs w:val="28"/>
        </w:rPr>
        <w:t xml:space="preserve"> communication</w:t>
      </w:r>
      <w:r>
        <w:rPr>
          <w:rFonts w:asciiTheme="majorBidi" w:hAnsiTheme="majorBidi" w:cstheme="majorBidi"/>
          <w:color w:val="000000"/>
          <w:sz w:val="28"/>
          <w:szCs w:val="28"/>
        </w:rPr>
        <w:t xml:space="preserve"> and real debate</w:t>
      </w:r>
      <w:r w:rsidRPr="000118F2">
        <w:rPr>
          <w:rFonts w:asciiTheme="majorBidi" w:hAnsiTheme="majorBidi" w:cstheme="majorBidi"/>
          <w:color w:val="000000"/>
          <w:sz w:val="28"/>
          <w:szCs w:val="28"/>
        </w:rPr>
        <w:t xml:space="preserve"> with </w:t>
      </w:r>
      <w:commentRangeStart w:id="296"/>
      <w:commentRangeStart w:id="297"/>
      <w:r w:rsidRPr="000118F2">
        <w:rPr>
          <w:rFonts w:asciiTheme="majorBidi" w:hAnsiTheme="majorBidi" w:cstheme="majorBidi"/>
          <w:color w:val="000000"/>
          <w:sz w:val="28"/>
          <w:szCs w:val="28"/>
        </w:rPr>
        <w:t>“activist”</w:t>
      </w:r>
      <w:commentRangeEnd w:id="296"/>
      <w:r>
        <w:rPr>
          <w:rStyle w:val="CommentReference"/>
          <w:rFonts w:ascii="SabondiacriticRoman" w:hAnsi="SabondiacriticRoman"/>
        </w:rPr>
        <w:commentReference w:id="296"/>
      </w:r>
      <w:commentRangeEnd w:id="297"/>
      <w:r>
        <w:rPr>
          <w:rStyle w:val="CommentReference"/>
          <w:rFonts w:ascii="SabondiacriticRoman" w:hAnsi="SabondiacriticRoman"/>
        </w:rPr>
        <w:commentReference w:id="297"/>
      </w:r>
      <w:r w:rsidRPr="000118F2">
        <w:rPr>
          <w:rFonts w:asciiTheme="majorBidi" w:hAnsiTheme="majorBidi" w:cstheme="majorBidi"/>
          <w:color w:val="000000"/>
          <w:sz w:val="28"/>
          <w:szCs w:val="28"/>
        </w:rPr>
        <w:t xml:space="preserve"> scholars and their disciples virtually impossible. Such abuse of language</w:t>
      </w:r>
      <w:r>
        <w:rPr>
          <w:rFonts w:asciiTheme="majorBidi" w:hAnsiTheme="majorBidi" w:cstheme="majorBidi"/>
          <w:color w:val="000000"/>
          <w:sz w:val="28"/>
          <w:szCs w:val="28"/>
        </w:rPr>
        <w:t xml:space="preserve"> first inflicts partial</w:t>
      </w:r>
      <w:r w:rsidRPr="000118F2">
        <w:rPr>
          <w:rFonts w:asciiTheme="majorBidi" w:hAnsiTheme="majorBidi" w:cstheme="majorBidi"/>
          <w:color w:val="000000"/>
          <w:sz w:val="28"/>
          <w:szCs w:val="28"/>
        </w:rPr>
        <w:t xml:space="preserve"> blind</w:t>
      </w:r>
      <w:r>
        <w:rPr>
          <w:rFonts w:asciiTheme="majorBidi" w:hAnsiTheme="majorBidi" w:cstheme="majorBidi"/>
          <w:color w:val="000000"/>
          <w:sz w:val="28"/>
          <w:szCs w:val="28"/>
        </w:rPr>
        <w:t>ness</w:t>
      </w:r>
      <w:r w:rsidR="007D5618">
        <w:rPr>
          <w:rFonts w:asciiTheme="majorBidi" w:hAnsiTheme="majorBidi" w:cstheme="majorBidi"/>
          <w:color w:val="000000"/>
          <w:sz w:val="28"/>
          <w:szCs w:val="28"/>
        </w:rPr>
        <w:t xml:space="preserve"> upon its authors, which</w:t>
      </w:r>
      <w:r>
        <w:rPr>
          <w:rFonts w:asciiTheme="majorBidi" w:hAnsiTheme="majorBidi" w:cstheme="majorBidi"/>
          <w:color w:val="000000"/>
          <w:sz w:val="28"/>
          <w:szCs w:val="28"/>
        </w:rPr>
        <w:t xml:space="preserve"> makes so many “scholar-activists” today oblivious to the</w:t>
      </w:r>
      <w:r w:rsidR="007D5618">
        <w:rPr>
          <w:rFonts w:asciiTheme="majorBidi" w:hAnsiTheme="majorBidi" w:cstheme="majorBidi"/>
          <w:color w:val="000000"/>
          <w:sz w:val="28"/>
          <w:szCs w:val="28"/>
        </w:rPr>
        <w:t xml:space="preserve"> repercussions and</w:t>
      </w:r>
      <w:r w:rsidRPr="000118F2">
        <w:rPr>
          <w:rFonts w:asciiTheme="majorBidi" w:hAnsiTheme="majorBidi" w:cstheme="majorBidi"/>
          <w:color w:val="000000"/>
          <w:sz w:val="28"/>
          <w:szCs w:val="28"/>
        </w:rPr>
        <w:t xml:space="preserve"> consequences that come</w:t>
      </w:r>
      <w:r w:rsidR="005F60A6">
        <w:rPr>
          <w:rFonts w:asciiTheme="majorBidi" w:hAnsiTheme="majorBidi" w:cstheme="majorBidi"/>
          <w:color w:val="000000"/>
          <w:sz w:val="28"/>
          <w:szCs w:val="28"/>
        </w:rPr>
        <w:t xml:space="preserve"> about</w:t>
      </w:r>
      <w:r w:rsidRPr="000118F2">
        <w:rPr>
          <w:rFonts w:asciiTheme="majorBidi" w:hAnsiTheme="majorBidi" w:cstheme="majorBidi"/>
          <w:color w:val="000000"/>
          <w:sz w:val="28"/>
          <w:szCs w:val="28"/>
        </w:rPr>
        <w:t xml:space="preserve"> </w:t>
      </w:r>
      <w:r w:rsidR="005F60A6">
        <w:rPr>
          <w:rFonts w:asciiTheme="majorBidi" w:hAnsiTheme="majorBidi" w:cstheme="majorBidi"/>
          <w:color w:val="000000"/>
          <w:sz w:val="28"/>
          <w:szCs w:val="28"/>
        </w:rPr>
        <w:t>through</w:t>
      </w:r>
      <w:r>
        <w:rPr>
          <w:rFonts w:asciiTheme="majorBidi" w:hAnsiTheme="majorBidi" w:cstheme="majorBidi"/>
          <w:color w:val="000000"/>
          <w:sz w:val="28"/>
          <w:szCs w:val="28"/>
        </w:rPr>
        <w:t xml:space="preserve"> their</w:t>
      </w:r>
      <w:r w:rsidRPr="000118F2">
        <w:rPr>
          <w:rFonts w:asciiTheme="majorBidi" w:hAnsiTheme="majorBidi" w:cstheme="majorBidi"/>
          <w:color w:val="000000"/>
          <w:sz w:val="28"/>
          <w:szCs w:val="28"/>
        </w:rPr>
        <w:t xml:space="preserve"> falsificati</w:t>
      </w:r>
      <w:r>
        <w:rPr>
          <w:rFonts w:asciiTheme="majorBidi" w:hAnsiTheme="majorBidi" w:cstheme="majorBidi"/>
          <w:color w:val="000000"/>
          <w:sz w:val="28"/>
          <w:szCs w:val="28"/>
        </w:rPr>
        <w:t>o</w:t>
      </w:r>
      <w:r w:rsidRPr="000118F2">
        <w:rPr>
          <w:rFonts w:asciiTheme="majorBidi" w:hAnsiTheme="majorBidi" w:cstheme="majorBidi"/>
          <w:color w:val="000000"/>
          <w:sz w:val="28"/>
          <w:szCs w:val="28"/>
        </w:rPr>
        <w:t>n</w:t>
      </w:r>
      <w:r w:rsidR="005F60A6">
        <w:rPr>
          <w:rFonts w:asciiTheme="majorBidi" w:hAnsiTheme="majorBidi" w:cstheme="majorBidi"/>
          <w:color w:val="000000"/>
          <w:sz w:val="28"/>
          <w:szCs w:val="28"/>
        </w:rPr>
        <w:t>s</w:t>
      </w:r>
      <w:r>
        <w:rPr>
          <w:rFonts w:asciiTheme="majorBidi" w:hAnsiTheme="majorBidi" w:cstheme="majorBidi"/>
          <w:color w:val="000000"/>
          <w:sz w:val="28"/>
          <w:szCs w:val="28"/>
        </w:rPr>
        <w:t>.</w:t>
      </w:r>
    </w:p>
    <w:p w14:paraId="1A718D53" w14:textId="77777777" w:rsidR="00E86172" w:rsidRPr="000118F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F252D"/>
          <w:sz w:val="28"/>
          <w:szCs w:val="28"/>
        </w:rPr>
      </w:pPr>
    </w:p>
    <w:p w14:paraId="1147700A" w14:textId="5780A4BF" w:rsidR="00E86172" w:rsidRPr="00A312BD" w:rsidRDefault="00E86172" w:rsidP="00E86172">
      <w:pPr>
        <w:rPr>
          <w:rFonts w:asciiTheme="majorBidi" w:hAnsiTheme="majorBidi" w:cstheme="majorBidi"/>
          <w:sz w:val="28"/>
          <w:szCs w:val="28"/>
        </w:rPr>
      </w:pPr>
      <w:r w:rsidRPr="000118F2">
        <w:rPr>
          <w:rFonts w:asciiTheme="majorBidi" w:hAnsiTheme="majorBidi" w:cstheme="majorBidi"/>
          <w:sz w:val="28"/>
          <w:szCs w:val="28"/>
        </w:rPr>
        <w:t xml:space="preserve">Use and </w:t>
      </w:r>
      <w:r>
        <w:rPr>
          <w:rFonts w:asciiTheme="majorBidi" w:hAnsiTheme="majorBidi" w:cstheme="majorBidi"/>
          <w:sz w:val="28"/>
          <w:szCs w:val="28"/>
        </w:rPr>
        <w:t>abuse</w:t>
      </w:r>
      <w:r w:rsidRPr="000118F2">
        <w:rPr>
          <w:rFonts w:asciiTheme="majorBidi" w:hAnsiTheme="majorBidi" w:cstheme="majorBidi"/>
          <w:sz w:val="28"/>
          <w:szCs w:val="28"/>
        </w:rPr>
        <w:t xml:space="preserve"> of language, </w:t>
      </w:r>
      <w:r w:rsidR="00820C11">
        <w:rPr>
          <w:rFonts w:asciiTheme="majorBidi" w:hAnsiTheme="majorBidi" w:cstheme="majorBidi"/>
          <w:sz w:val="28"/>
          <w:szCs w:val="28"/>
        </w:rPr>
        <w:t>P</w:t>
      </w:r>
      <w:r w:rsidRPr="000118F2">
        <w:rPr>
          <w:rFonts w:asciiTheme="majorBidi" w:hAnsiTheme="majorBidi" w:cstheme="majorBidi"/>
          <w:sz w:val="28"/>
          <w:szCs w:val="28"/>
        </w:rPr>
        <w:t xml:space="preserve">aradigms, and </w:t>
      </w:r>
      <w:r w:rsidR="00820C11">
        <w:rPr>
          <w:rFonts w:asciiTheme="majorBidi" w:hAnsiTheme="majorBidi" w:cstheme="majorBidi"/>
          <w:sz w:val="28"/>
          <w:szCs w:val="28"/>
        </w:rPr>
        <w:t>C</w:t>
      </w:r>
      <w:r w:rsidRPr="000118F2">
        <w:rPr>
          <w:rFonts w:asciiTheme="majorBidi" w:hAnsiTheme="majorBidi" w:cstheme="majorBidi"/>
          <w:sz w:val="28"/>
          <w:szCs w:val="28"/>
        </w:rPr>
        <w:t xml:space="preserve">ognitive </w:t>
      </w:r>
      <w:r w:rsidR="00820C11">
        <w:rPr>
          <w:rFonts w:asciiTheme="majorBidi" w:hAnsiTheme="majorBidi" w:cstheme="majorBidi"/>
          <w:sz w:val="28"/>
          <w:szCs w:val="28"/>
        </w:rPr>
        <w:t>F</w:t>
      </w:r>
      <w:r w:rsidRPr="000118F2">
        <w:rPr>
          <w:rFonts w:asciiTheme="majorBidi" w:hAnsiTheme="majorBidi" w:cstheme="majorBidi"/>
          <w:sz w:val="28"/>
          <w:szCs w:val="28"/>
        </w:rPr>
        <w:t xml:space="preserve">rames is one of the greatest recurrent disasters in the intellectual history of human thought. </w:t>
      </w:r>
      <w:r w:rsidRPr="000118F2">
        <w:rPr>
          <w:rFonts w:asciiTheme="majorBidi" w:hAnsiTheme="majorBidi" w:cstheme="majorBidi"/>
          <w:sz w:val="28"/>
          <w:szCs w:val="28"/>
          <w:shd w:val="clear" w:color="auto" w:fill="FFFFFF" w:themeFill="background1"/>
        </w:rPr>
        <w:t>Precise articulation of exact vocabulary, rich</w:t>
      </w:r>
      <w:r w:rsidRPr="000118F2">
        <w:rPr>
          <w:rFonts w:asciiTheme="majorBidi" w:hAnsiTheme="majorBidi" w:cstheme="majorBidi"/>
          <w:sz w:val="28"/>
          <w:szCs w:val="28"/>
        </w:rPr>
        <w:t xml:space="preserve"> </w:t>
      </w:r>
      <w:r w:rsidR="00C21022">
        <w:rPr>
          <w:rFonts w:asciiTheme="majorBidi" w:hAnsiTheme="majorBidi" w:cstheme="majorBidi"/>
          <w:sz w:val="28"/>
          <w:szCs w:val="28"/>
        </w:rPr>
        <w:t>P</w:t>
      </w:r>
      <w:r w:rsidRPr="000118F2">
        <w:rPr>
          <w:rFonts w:asciiTheme="majorBidi" w:hAnsiTheme="majorBidi" w:cstheme="majorBidi"/>
          <w:sz w:val="28"/>
          <w:szCs w:val="28"/>
        </w:rPr>
        <w:t xml:space="preserve">aradigms, and right-minded </w:t>
      </w:r>
      <w:r w:rsidR="00C21022">
        <w:rPr>
          <w:rFonts w:asciiTheme="majorBidi" w:hAnsiTheme="majorBidi" w:cstheme="majorBidi"/>
          <w:sz w:val="28"/>
          <w:szCs w:val="28"/>
        </w:rPr>
        <w:t>C</w:t>
      </w:r>
      <w:r w:rsidRPr="000118F2">
        <w:rPr>
          <w:rFonts w:asciiTheme="majorBidi" w:hAnsiTheme="majorBidi" w:cstheme="majorBidi"/>
          <w:sz w:val="28"/>
          <w:szCs w:val="28"/>
        </w:rPr>
        <w:t>ognitive frames is an act of liberation</w:t>
      </w:r>
      <w:r w:rsidR="00C21022">
        <w:rPr>
          <w:rFonts w:asciiTheme="majorBidi" w:hAnsiTheme="majorBidi" w:cstheme="majorBidi"/>
          <w:sz w:val="28"/>
          <w:szCs w:val="28"/>
        </w:rPr>
        <w:t xml:space="preserve"> and</w:t>
      </w:r>
      <w:r>
        <w:rPr>
          <w:rFonts w:asciiTheme="majorBidi" w:hAnsiTheme="majorBidi" w:cstheme="majorBidi"/>
          <w:sz w:val="28"/>
          <w:szCs w:val="28"/>
        </w:rPr>
        <w:t xml:space="preserve"> not just cogent thought</w:t>
      </w:r>
      <w:r w:rsidRPr="000118F2">
        <w:rPr>
          <w:rFonts w:asciiTheme="majorBidi" w:hAnsiTheme="majorBidi" w:cstheme="majorBidi"/>
          <w:sz w:val="28"/>
          <w:szCs w:val="28"/>
        </w:rPr>
        <w:t xml:space="preserve">. On the other hand, manipulation and distortion of language, </w:t>
      </w:r>
      <w:r w:rsidR="00837B25">
        <w:rPr>
          <w:rFonts w:asciiTheme="majorBidi" w:hAnsiTheme="majorBidi" w:cstheme="majorBidi"/>
          <w:sz w:val="28"/>
          <w:szCs w:val="28"/>
        </w:rPr>
        <w:t>P</w:t>
      </w:r>
      <w:r w:rsidRPr="000118F2">
        <w:rPr>
          <w:rFonts w:asciiTheme="majorBidi" w:hAnsiTheme="majorBidi" w:cstheme="majorBidi"/>
          <w:sz w:val="28"/>
          <w:szCs w:val="28"/>
        </w:rPr>
        <w:t xml:space="preserve">aradigms, and </w:t>
      </w:r>
      <w:r w:rsidR="00837B25">
        <w:rPr>
          <w:rFonts w:asciiTheme="majorBidi" w:hAnsiTheme="majorBidi" w:cstheme="majorBidi"/>
          <w:sz w:val="28"/>
          <w:szCs w:val="28"/>
        </w:rPr>
        <w:t>C</w:t>
      </w:r>
      <w:r w:rsidRPr="000118F2">
        <w:rPr>
          <w:rFonts w:asciiTheme="majorBidi" w:hAnsiTheme="majorBidi" w:cstheme="majorBidi"/>
          <w:sz w:val="28"/>
          <w:szCs w:val="28"/>
        </w:rPr>
        <w:t>ognitive frames is an act of subjugation and treason</w:t>
      </w:r>
      <w:r>
        <w:rPr>
          <w:rFonts w:asciiTheme="majorBidi" w:hAnsiTheme="majorBidi" w:cstheme="majorBidi"/>
          <w:sz w:val="28"/>
          <w:szCs w:val="28"/>
        </w:rPr>
        <w:t xml:space="preserve"> and not just an obstruction to cogent th</w:t>
      </w:r>
      <w:r w:rsidR="00837B25">
        <w:rPr>
          <w:rFonts w:asciiTheme="majorBidi" w:hAnsiTheme="majorBidi" w:cstheme="majorBidi"/>
          <w:sz w:val="28"/>
          <w:szCs w:val="28"/>
        </w:rPr>
        <w:t>inking</w:t>
      </w:r>
      <w:r w:rsidRPr="000118F2">
        <w:rPr>
          <w:rFonts w:asciiTheme="majorBidi" w:hAnsiTheme="majorBidi" w:cstheme="majorBidi"/>
          <w:sz w:val="28"/>
          <w:szCs w:val="28"/>
        </w:rPr>
        <w:t>. The distortion of language and thought</w:t>
      </w:r>
      <w:r>
        <w:rPr>
          <w:rFonts w:asciiTheme="majorBidi" w:hAnsiTheme="majorBidi" w:cstheme="majorBidi"/>
          <w:sz w:val="28"/>
          <w:szCs w:val="28"/>
        </w:rPr>
        <w:t xml:space="preserve"> as well as other </w:t>
      </w:r>
      <w:r w:rsidRPr="000118F2">
        <w:rPr>
          <w:rFonts w:asciiTheme="majorBidi" w:hAnsiTheme="majorBidi" w:cstheme="majorBidi"/>
          <w:sz w:val="28"/>
          <w:szCs w:val="28"/>
        </w:rPr>
        <w:t>inversion</w:t>
      </w:r>
      <w:r>
        <w:rPr>
          <w:rFonts w:asciiTheme="majorBidi" w:hAnsiTheme="majorBidi" w:cstheme="majorBidi"/>
          <w:sz w:val="28"/>
          <w:szCs w:val="28"/>
        </w:rPr>
        <w:t>s</w:t>
      </w:r>
      <w:r w:rsidRPr="000118F2">
        <w:rPr>
          <w:rFonts w:asciiTheme="majorBidi" w:hAnsiTheme="majorBidi" w:cstheme="majorBidi"/>
          <w:sz w:val="28"/>
          <w:szCs w:val="28"/>
        </w:rPr>
        <w:t xml:space="preserve"> of realit</w:t>
      </w:r>
      <w:r>
        <w:rPr>
          <w:rFonts w:asciiTheme="majorBidi" w:hAnsiTheme="majorBidi" w:cstheme="majorBidi"/>
          <w:sz w:val="28"/>
          <w:szCs w:val="28"/>
        </w:rPr>
        <w:t xml:space="preserve">y </w:t>
      </w:r>
      <w:r w:rsidRPr="000118F2">
        <w:rPr>
          <w:rFonts w:asciiTheme="majorBidi" w:hAnsiTheme="majorBidi" w:cstheme="majorBidi"/>
          <w:sz w:val="28"/>
          <w:szCs w:val="28"/>
        </w:rPr>
        <w:t>is the hallmark of the Antichrist and the chief characteristic of the social, cultural, political, and economic systems he</w:t>
      </w:r>
      <w:r w:rsidR="00C42432">
        <w:rPr>
          <w:rFonts w:asciiTheme="majorBidi" w:hAnsiTheme="majorBidi" w:cstheme="majorBidi"/>
          <w:sz w:val="28"/>
          <w:szCs w:val="28"/>
        </w:rPr>
        <w:t xml:space="preserve"> and his minions</w:t>
      </w:r>
      <w:r w:rsidRPr="000118F2">
        <w:rPr>
          <w:rFonts w:asciiTheme="majorBidi" w:hAnsiTheme="majorBidi" w:cstheme="majorBidi"/>
          <w:sz w:val="28"/>
          <w:szCs w:val="28"/>
        </w:rPr>
        <w:t xml:space="preserve"> propagate</w:t>
      </w:r>
      <w:r w:rsidR="00C42432">
        <w:rPr>
          <w:rFonts w:asciiTheme="majorBidi" w:hAnsiTheme="majorBidi" w:cstheme="majorBidi"/>
          <w:sz w:val="28"/>
          <w:szCs w:val="28"/>
        </w:rPr>
        <w:t xml:space="preserve"> over the generations</w:t>
      </w:r>
      <w:r w:rsidRPr="000118F2">
        <w:rPr>
          <w:rFonts w:asciiTheme="majorBidi" w:hAnsiTheme="majorBidi" w:cstheme="majorBidi"/>
          <w:sz w:val="28"/>
          <w:szCs w:val="28"/>
        </w:rPr>
        <w:t>. His title in Arabic</w:t>
      </w:r>
      <w:r w:rsidRPr="000118F2">
        <w:rPr>
          <w:rFonts w:asciiTheme="majorBidi" w:hAnsiTheme="majorBidi" w:cstheme="majorBidi"/>
          <w:i/>
          <w:iCs/>
          <w:sz w:val="28"/>
          <w:szCs w:val="28"/>
        </w:rPr>
        <w:t>,</w:t>
      </w:r>
      <w:r w:rsidRPr="000118F2">
        <w:rPr>
          <w:rFonts w:asciiTheme="majorBidi" w:hAnsiTheme="majorBidi" w:cstheme="majorBidi"/>
          <w:sz w:val="28"/>
          <w:szCs w:val="28"/>
        </w:rPr>
        <w:t xml:space="preserve"> </w:t>
      </w:r>
      <w:r w:rsidRPr="000118F2">
        <w:rPr>
          <w:rFonts w:asciiTheme="majorBidi" w:hAnsiTheme="majorBidi" w:cstheme="majorBidi"/>
          <w:i/>
          <w:iCs/>
          <w:sz w:val="28"/>
          <w:szCs w:val="28"/>
        </w:rPr>
        <w:t>al-Masīḥ al-Dajjāl</w:t>
      </w:r>
      <w:r w:rsidRPr="000118F2">
        <w:rPr>
          <w:rFonts w:asciiTheme="majorBidi" w:hAnsiTheme="majorBidi" w:cstheme="majorBidi"/>
          <w:sz w:val="28"/>
          <w:szCs w:val="28"/>
        </w:rPr>
        <w:t xml:space="preserve"> (the false and greatly deceiving messiah), explicitly identifies him</w:t>
      </w:r>
      <w:r>
        <w:rPr>
          <w:rFonts w:asciiTheme="majorBidi" w:hAnsiTheme="majorBidi" w:cstheme="majorBidi"/>
          <w:sz w:val="28"/>
          <w:szCs w:val="28"/>
        </w:rPr>
        <w:t>—as we have noted above and will discuss in detail later—as</w:t>
      </w:r>
      <w:r w:rsidRPr="000118F2">
        <w:rPr>
          <w:rFonts w:asciiTheme="majorBidi" w:hAnsiTheme="majorBidi" w:cstheme="majorBidi"/>
          <w:sz w:val="28"/>
          <w:szCs w:val="28"/>
        </w:rPr>
        <w:t xml:space="preserve"> the “father of lies,” the master of deceit, and the inverter</w:t>
      </w:r>
      <w:r>
        <w:rPr>
          <w:rFonts w:asciiTheme="majorBidi" w:hAnsiTheme="majorBidi" w:cstheme="majorBidi"/>
          <w:sz w:val="28"/>
          <w:szCs w:val="28"/>
        </w:rPr>
        <w:t xml:space="preserve"> and perverter</w:t>
      </w:r>
      <w:r w:rsidRPr="000118F2">
        <w:rPr>
          <w:rFonts w:asciiTheme="majorBidi" w:hAnsiTheme="majorBidi" w:cstheme="majorBidi"/>
          <w:sz w:val="28"/>
          <w:szCs w:val="28"/>
        </w:rPr>
        <w:t xml:space="preserve"> of realities. This</w:t>
      </w:r>
      <w:r>
        <w:rPr>
          <w:rFonts w:asciiTheme="majorBidi" w:hAnsiTheme="majorBidi" w:cstheme="majorBidi"/>
          <w:sz w:val="28"/>
          <w:szCs w:val="28"/>
        </w:rPr>
        <w:t xml:space="preserve"> is one of many features that</w:t>
      </w:r>
      <w:r w:rsidRPr="000118F2">
        <w:rPr>
          <w:rFonts w:asciiTheme="majorBidi" w:hAnsiTheme="majorBidi" w:cstheme="majorBidi"/>
          <w:sz w:val="28"/>
          <w:szCs w:val="28"/>
        </w:rPr>
        <w:t xml:space="preserve"> distinguish him from the true Messiah (</w:t>
      </w:r>
      <w:r w:rsidRPr="000118F2">
        <w:rPr>
          <w:rFonts w:asciiTheme="majorBidi" w:hAnsiTheme="majorBidi" w:cstheme="majorBidi"/>
          <w:i/>
          <w:iCs/>
          <w:sz w:val="28"/>
          <w:szCs w:val="28"/>
        </w:rPr>
        <w:t>al-Masīḥ al-</w:t>
      </w:r>
      <w:r w:rsidRPr="00EB5491">
        <w:rPr>
          <w:rFonts w:asciiTheme="majorBidi" w:hAnsiTheme="majorBidi" w:cstheme="majorBidi"/>
          <w:i/>
          <w:iCs/>
          <w:sz w:val="28"/>
          <w:szCs w:val="28"/>
        </w:rPr>
        <w:t>Ḥ</w:t>
      </w:r>
      <w:r w:rsidRPr="000118F2">
        <w:rPr>
          <w:rFonts w:asciiTheme="majorBidi" w:hAnsiTheme="majorBidi" w:cstheme="majorBidi"/>
          <w:i/>
          <w:iCs/>
          <w:sz w:val="28"/>
          <w:szCs w:val="28"/>
        </w:rPr>
        <w:t>aqq</w:t>
      </w:r>
      <w:r w:rsidRPr="000118F2">
        <w:rPr>
          <w:rFonts w:asciiTheme="majorBidi" w:hAnsiTheme="majorBidi" w:cstheme="majorBidi"/>
          <w:sz w:val="28"/>
          <w:szCs w:val="28"/>
        </w:rPr>
        <w:t>), Jesus the son of Mary, who</w:t>
      </w:r>
      <w:r w:rsidR="008C586F">
        <w:rPr>
          <w:rFonts w:asciiTheme="majorBidi" w:hAnsiTheme="majorBidi" w:cstheme="majorBidi"/>
          <w:sz w:val="28"/>
          <w:szCs w:val="28"/>
        </w:rPr>
        <w:t>—as we have seen above—d</w:t>
      </w:r>
      <w:r w:rsidRPr="000118F2">
        <w:rPr>
          <w:rFonts w:asciiTheme="majorBidi" w:hAnsiTheme="majorBidi" w:cstheme="majorBidi"/>
          <w:sz w:val="28"/>
          <w:szCs w:val="28"/>
        </w:rPr>
        <w:t xml:space="preserve">elivers </w:t>
      </w:r>
      <w:r w:rsidR="008C586F">
        <w:rPr>
          <w:rFonts w:asciiTheme="majorBidi" w:hAnsiTheme="majorBidi" w:cstheme="majorBidi"/>
          <w:sz w:val="28"/>
          <w:szCs w:val="28"/>
        </w:rPr>
        <w:t>H</w:t>
      </w:r>
      <w:r w:rsidRPr="000118F2">
        <w:rPr>
          <w:rFonts w:asciiTheme="majorBidi" w:hAnsiTheme="majorBidi" w:cstheme="majorBidi"/>
          <w:sz w:val="28"/>
          <w:szCs w:val="28"/>
        </w:rPr>
        <w:t>umanity from the Antichrist, brings t</w:t>
      </w:r>
      <w:r w:rsidRPr="00A312BD">
        <w:rPr>
          <w:rFonts w:asciiTheme="majorBidi" w:hAnsiTheme="majorBidi" w:cstheme="majorBidi"/>
          <w:sz w:val="28"/>
          <w:szCs w:val="28"/>
        </w:rPr>
        <w:t xml:space="preserve">he </w:t>
      </w:r>
      <w:r w:rsidR="008C586F">
        <w:rPr>
          <w:rFonts w:asciiTheme="majorBidi" w:hAnsiTheme="majorBidi" w:cstheme="majorBidi"/>
          <w:sz w:val="28"/>
          <w:szCs w:val="28"/>
        </w:rPr>
        <w:t>T</w:t>
      </w:r>
      <w:r w:rsidRPr="00A312BD">
        <w:rPr>
          <w:rFonts w:asciiTheme="majorBidi" w:hAnsiTheme="majorBidi" w:cstheme="majorBidi"/>
          <w:sz w:val="28"/>
          <w:szCs w:val="28"/>
        </w:rPr>
        <w:t xml:space="preserve">ruth back to life, </w:t>
      </w:r>
      <w:r>
        <w:rPr>
          <w:rFonts w:asciiTheme="majorBidi" w:hAnsiTheme="majorBidi" w:cstheme="majorBidi"/>
          <w:sz w:val="28"/>
          <w:szCs w:val="28"/>
        </w:rPr>
        <w:t xml:space="preserve">and </w:t>
      </w:r>
      <w:r w:rsidRPr="00A312BD">
        <w:rPr>
          <w:rFonts w:asciiTheme="majorBidi" w:hAnsiTheme="majorBidi" w:cstheme="majorBidi"/>
          <w:sz w:val="28"/>
          <w:szCs w:val="28"/>
        </w:rPr>
        <w:t>rescues reality from diabolical inversion</w:t>
      </w:r>
      <w:r>
        <w:rPr>
          <w:rFonts w:asciiTheme="majorBidi" w:hAnsiTheme="majorBidi" w:cstheme="majorBidi"/>
          <w:sz w:val="28"/>
          <w:szCs w:val="28"/>
        </w:rPr>
        <w:t xml:space="preserve">. Thus, </w:t>
      </w:r>
      <w:r w:rsidR="008C586F">
        <w:rPr>
          <w:rFonts w:asciiTheme="majorBidi" w:hAnsiTheme="majorBidi" w:cstheme="majorBidi"/>
          <w:sz w:val="28"/>
          <w:szCs w:val="28"/>
        </w:rPr>
        <w:t>Christ</w:t>
      </w:r>
      <w:r>
        <w:rPr>
          <w:rFonts w:asciiTheme="majorBidi" w:hAnsiTheme="majorBidi" w:cstheme="majorBidi"/>
          <w:sz w:val="28"/>
          <w:szCs w:val="28"/>
        </w:rPr>
        <w:t xml:space="preserve"> declared as the hallmark of his Message</w:t>
      </w:r>
      <w:r w:rsidRPr="00A312BD">
        <w:rPr>
          <w:rFonts w:asciiTheme="majorBidi" w:hAnsiTheme="majorBidi" w:cstheme="majorBidi"/>
          <w:sz w:val="28"/>
          <w:szCs w:val="28"/>
        </w:rPr>
        <w:t xml:space="preserve">: </w:t>
      </w:r>
      <w:r w:rsidRPr="00A312BD">
        <w:rPr>
          <w:rFonts w:asciiTheme="majorBidi" w:hAnsiTheme="majorBidi" w:cstheme="majorBidi"/>
          <w:color w:val="000000" w:themeColor="text1"/>
          <w:sz w:val="28"/>
          <w:szCs w:val="28"/>
        </w:rPr>
        <w:t>“And you shall know the truth, and the truth will set you free” (John, 8:32).</w:t>
      </w:r>
    </w:p>
    <w:p w14:paraId="7CA1DCA9" w14:textId="77777777" w:rsidR="00E86172" w:rsidRDefault="00E86172" w:rsidP="00E86172">
      <w:pPr>
        <w:rPr>
          <w:rFonts w:asciiTheme="majorBidi" w:hAnsiTheme="majorBidi" w:cstheme="majorBidi"/>
          <w:sz w:val="28"/>
          <w:szCs w:val="28"/>
        </w:rPr>
      </w:pPr>
    </w:p>
    <w:p w14:paraId="7704ECBD" w14:textId="56BB8581" w:rsidR="00906761" w:rsidRDefault="00D932C5" w:rsidP="00E86172">
      <w:pPr>
        <w:rPr>
          <w:rFonts w:asciiTheme="majorBidi" w:hAnsiTheme="majorBidi" w:cstheme="majorBidi"/>
          <w:color w:val="000000"/>
          <w:sz w:val="20"/>
          <w:szCs w:val="20"/>
        </w:rPr>
      </w:pPr>
      <w:r>
        <w:rPr>
          <w:rFonts w:asciiTheme="majorBidi" w:hAnsiTheme="majorBidi" w:cstheme="majorBidi"/>
          <w:color w:val="000000"/>
          <w:sz w:val="20"/>
          <w:szCs w:val="20"/>
        </w:rPr>
        <w:t xml:space="preserve">                            </w:t>
      </w:r>
      <w:r w:rsidR="00906761" w:rsidRPr="00820C11">
        <w:rPr>
          <w:rFonts w:asciiTheme="majorBidi" w:hAnsiTheme="majorBidi" w:cstheme="majorBidi"/>
          <w:color w:val="000000"/>
          <w:sz w:val="20"/>
          <w:szCs w:val="20"/>
        </w:rPr>
        <w:t>Image 3</w:t>
      </w:r>
      <w:r w:rsidR="0095163E">
        <w:rPr>
          <w:rFonts w:asciiTheme="majorBidi" w:hAnsiTheme="majorBidi" w:cstheme="majorBidi"/>
          <w:color w:val="000000"/>
          <w:sz w:val="20"/>
          <w:szCs w:val="20"/>
        </w:rPr>
        <w:t>2</w:t>
      </w:r>
      <w:r w:rsidR="00906761" w:rsidRPr="00820C11">
        <w:rPr>
          <w:rFonts w:asciiTheme="majorBidi" w:hAnsiTheme="majorBidi" w:cstheme="majorBidi"/>
          <w:color w:val="000000"/>
          <w:sz w:val="20"/>
          <w:szCs w:val="20"/>
        </w:rPr>
        <w:t>:</w:t>
      </w:r>
    </w:p>
    <w:p w14:paraId="5B9D4F42" w14:textId="77777777" w:rsidR="00906761" w:rsidRDefault="00906761" w:rsidP="00E86172">
      <w:pPr>
        <w:rPr>
          <w:rFonts w:asciiTheme="majorBidi" w:hAnsiTheme="majorBidi" w:cstheme="majorBidi"/>
          <w:color w:val="000000"/>
          <w:sz w:val="20"/>
          <w:szCs w:val="20"/>
        </w:rPr>
      </w:pPr>
    </w:p>
    <w:p w14:paraId="5746FD18" w14:textId="77777777" w:rsidR="00906761" w:rsidRDefault="00906761" w:rsidP="00E86172">
      <w:pPr>
        <w:rPr>
          <w:rFonts w:asciiTheme="majorBidi" w:hAnsiTheme="majorBidi" w:cstheme="majorBidi"/>
          <w:color w:val="000000"/>
          <w:sz w:val="20"/>
          <w:szCs w:val="20"/>
        </w:rPr>
      </w:pPr>
    </w:p>
    <w:p w14:paraId="32959FF1" w14:textId="77777777" w:rsidR="00906761" w:rsidRDefault="00906761" w:rsidP="00E86172">
      <w:pPr>
        <w:rPr>
          <w:rFonts w:asciiTheme="majorBidi" w:hAnsiTheme="majorBidi" w:cstheme="majorBidi"/>
          <w:color w:val="000000"/>
          <w:sz w:val="20"/>
          <w:szCs w:val="20"/>
        </w:rPr>
      </w:pPr>
    </w:p>
    <w:p w14:paraId="52A06574" w14:textId="77777777" w:rsidR="00D932C5" w:rsidRDefault="00D932C5" w:rsidP="00E86172">
      <w:pPr>
        <w:rPr>
          <w:rFonts w:asciiTheme="majorBidi" w:hAnsiTheme="majorBidi" w:cstheme="majorBidi"/>
          <w:color w:val="000000"/>
          <w:sz w:val="20"/>
          <w:szCs w:val="20"/>
        </w:rPr>
      </w:pPr>
    </w:p>
    <w:p w14:paraId="1889DE2F" w14:textId="77777777" w:rsidR="00D932C5" w:rsidRDefault="00D932C5" w:rsidP="00E86172">
      <w:pPr>
        <w:rPr>
          <w:rFonts w:asciiTheme="majorBidi" w:hAnsiTheme="majorBidi" w:cstheme="majorBidi"/>
          <w:color w:val="000000"/>
          <w:sz w:val="20"/>
          <w:szCs w:val="20"/>
        </w:rPr>
      </w:pPr>
    </w:p>
    <w:p w14:paraId="6F0A52CF" w14:textId="77777777" w:rsidR="00E62C7C" w:rsidRDefault="00E62C7C" w:rsidP="00E86172">
      <w:pPr>
        <w:rPr>
          <w:rFonts w:asciiTheme="majorBidi" w:hAnsiTheme="majorBidi" w:cstheme="majorBidi"/>
          <w:color w:val="000000"/>
          <w:sz w:val="20"/>
          <w:szCs w:val="20"/>
        </w:rPr>
      </w:pPr>
    </w:p>
    <w:p w14:paraId="2B5C2E4B" w14:textId="77777777" w:rsidR="008C586F" w:rsidRDefault="008C586F" w:rsidP="00E86172">
      <w:pPr>
        <w:rPr>
          <w:rFonts w:asciiTheme="majorBidi" w:hAnsiTheme="majorBidi" w:cstheme="majorBidi"/>
          <w:color w:val="000000"/>
          <w:sz w:val="20"/>
          <w:szCs w:val="20"/>
        </w:rPr>
      </w:pPr>
    </w:p>
    <w:p w14:paraId="708262D1" w14:textId="77777777" w:rsidR="008C586F" w:rsidRDefault="008C586F" w:rsidP="00E86172">
      <w:pPr>
        <w:rPr>
          <w:rFonts w:asciiTheme="majorBidi" w:hAnsiTheme="majorBidi" w:cstheme="majorBidi"/>
          <w:color w:val="000000"/>
          <w:sz w:val="20"/>
          <w:szCs w:val="20"/>
        </w:rPr>
      </w:pPr>
    </w:p>
    <w:p w14:paraId="114DA860" w14:textId="77777777" w:rsidR="00D932C5" w:rsidRDefault="00D932C5" w:rsidP="00E86172">
      <w:pPr>
        <w:rPr>
          <w:rFonts w:asciiTheme="majorBidi" w:hAnsiTheme="majorBidi" w:cstheme="majorBidi"/>
          <w:color w:val="000000"/>
          <w:sz w:val="20"/>
          <w:szCs w:val="20"/>
        </w:rPr>
      </w:pPr>
    </w:p>
    <w:p w14:paraId="0AF4537A" w14:textId="77777777" w:rsidR="00906761" w:rsidRDefault="00906761" w:rsidP="00E86172">
      <w:pPr>
        <w:rPr>
          <w:rFonts w:asciiTheme="majorBidi" w:hAnsiTheme="majorBidi" w:cstheme="majorBidi"/>
          <w:color w:val="000000"/>
          <w:sz w:val="20"/>
          <w:szCs w:val="20"/>
        </w:rPr>
      </w:pPr>
    </w:p>
    <w:p w14:paraId="7E90E17A" w14:textId="77777777" w:rsidR="00906761" w:rsidRDefault="00906761" w:rsidP="00906761">
      <w:pPr>
        <w:ind w:left="1440" w:right="1620"/>
        <w:rPr>
          <w:sz w:val="20"/>
          <w:szCs w:val="20"/>
        </w:rPr>
      </w:pPr>
      <w:r w:rsidRPr="002F5C50">
        <w:rPr>
          <w:rFonts w:asciiTheme="majorBidi" w:hAnsiTheme="majorBidi" w:cstheme="majorBidi"/>
          <w:color w:val="000000" w:themeColor="text1"/>
          <w:sz w:val="20"/>
          <w:szCs w:val="20"/>
        </w:rPr>
        <w:t>Our eyes are the windows of our Souls. Like the voice of the Sea, Nature’s beauty speaks directly to our Hearts: “Yet mountains are the beginning and the end of all natural scenery.”</w:t>
      </w:r>
      <w:r w:rsidRPr="002F5C50">
        <w:rPr>
          <w:rStyle w:val="FootnoteReference"/>
          <w:rFonts w:asciiTheme="majorBidi" w:hAnsiTheme="majorBidi" w:cstheme="majorBidi"/>
          <w:color w:val="000000" w:themeColor="text1"/>
          <w:sz w:val="20"/>
          <w:szCs w:val="20"/>
        </w:rPr>
        <w:footnoteReference w:id="156"/>
      </w:r>
    </w:p>
    <w:p w14:paraId="3CEB5C37" w14:textId="77777777" w:rsidR="00906761" w:rsidRDefault="00906761" w:rsidP="00E86172">
      <w:pPr>
        <w:rPr>
          <w:rFonts w:asciiTheme="majorBidi" w:hAnsiTheme="majorBidi" w:cstheme="majorBidi"/>
          <w:sz w:val="28"/>
          <w:szCs w:val="28"/>
        </w:rPr>
      </w:pPr>
    </w:p>
    <w:p w14:paraId="0BF3FD0E" w14:textId="234A3E4C" w:rsidR="00C06019" w:rsidRDefault="00E86172" w:rsidP="00C06019">
      <w:pPr>
        <w:rPr>
          <w:rFonts w:asciiTheme="majorBidi" w:hAnsiTheme="majorBidi" w:cstheme="majorBidi"/>
          <w:color w:val="000000"/>
          <w:sz w:val="28"/>
          <w:szCs w:val="28"/>
        </w:rPr>
      </w:pPr>
      <w:r>
        <w:rPr>
          <w:rFonts w:asciiTheme="majorBidi" w:hAnsiTheme="majorBidi" w:cstheme="majorBidi"/>
          <w:sz w:val="28"/>
          <w:szCs w:val="28"/>
        </w:rPr>
        <w:t>The p</w:t>
      </w:r>
      <w:r w:rsidRPr="000118F2">
        <w:rPr>
          <w:rFonts w:asciiTheme="majorBidi" w:hAnsiTheme="majorBidi" w:cstheme="majorBidi"/>
          <w:sz w:val="28"/>
          <w:szCs w:val="28"/>
        </w:rPr>
        <w:t xml:space="preserve">erversion of language and mental constructs </w:t>
      </w:r>
      <w:r w:rsidR="00001ED7">
        <w:rPr>
          <w:rFonts w:asciiTheme="majorBidi" w:hAnsiTheme="majorBidi" w:cstheme="majorBidi"/>
          <w:sz w:val="28"/>
          <w:szCs w:val="28"/>
        </w:rPr>
        <w:t>provides</w:t>
      </w:r>
      <w:r w:rsidRPr="000118F2">
        <w:rPr>
          <w:rFonts w:asciiTheme="majorBidi" w:hAnsiTheme="majorBidi" w:cstheme="majorBidi"/>
          <w:sz w:val="28"/>
          <w:szCs w:val="28"/>
        </w:rPr>
        <w:t xml:space="preserve"> harmful propaganda and false ideologies </w:t>
      </w:r>
      <w:r w:rsidR="009B37BF">
        <w:rPr>
          <w:rFonts w:asciiTheme="majorBidi" w:hAnsiTheme="majorBidi" w:cstheme="majorBidi"/>
          <w:sz w:val="28"/>
          <w:szCs w:val="28"/>
        </w:rPr>
        <w:t xml:space="preserve">powerful and lasting </w:t>
      </w:r>
      <w:r w:rsidR="00001ED7">
        <w:rPr>
          <w:rFonts w:asciiTheme="majorBidi" w:hAnsiTheme="majorBidi" w:cstheme="majorBidi"/>
          <w:sz w:val="28"/>
          <w:szCs w:val="28"/>
        </w:rPr>
        <w:t>means for the</w:t>
      </w:r>
      <w:r w:rsidRPr="000118F2">
        <w:rPr>
          <w:rFonts w:asciiTheme="majorBidi" w:hAnsiTheme="majorBidi" w:cstheme="majorBidi"/>
          <w:sz w:val="28"/>
          <w:szCs w:val="28"/>
        </w:rPr>
        <w:t>ir injurious, dulling, and disempowering effect</w:t>
      </w:r>
      <w:r>
        <w:rPr>
          <w:rFonts w:asciiTheme="majorBidi" w:hAnsiTheme="majorBidi" w:cstheme="majorBidi"/>
          <w:sz w:val="28"/>
          <w:szCs w:val="28"/>
        </w:rPr>
        <w:t xml:space="preserve">s. </w:t>
      </w:r>
      <w:r w:rsidR="00A12251">
        <w:rPr>
          <w:rFonts w:asciiTheme="majorBidi" w:hAnsiTheme="majorBidi" w:cstheme="majorBidi"/>
          <w:sz w:val="28"/>
          <w:szCs w:val="28"/>
        </w:rPr>
        <w:t>Such corruption</w:t>
      </w:r>
      <w:r>
        <w:rPr>
          <w:rFonts w:asciiTheme="majorBidi" w:hAnsiTheme="majorBidi" w:cstheme="majorBidi"/>
          <w:sz w:val="28"/>
          <w:szCs w:val="28"/>
        </w:rPr>
        <w:t xml:space="preserve"> is the hidden toxin that makes</w:t>
      </w:r>
      <w:r w:rsidRPr="000118F2">
        <w:rPr>
          <w:rFonts w:asciiTheme="majorBidi" w:hAnsiTheme="majorBidi" w:cstheme="majorBidi"/>
          <w:sz w:val="28"/>
          <w:szCs w:val="28"/>
        </w:rPr>
        <w:t xml:space="preserve"> it possible for the</w:t>
      </w:r>
      <w:r>
        <w:rPr>
          <w:rFonts w:asciiTheme="majorBidi" w:hAnsiTheme="majorBidi" w:cstheme="majorBidi"/>
          <w:sz w:val="28"/>
          <w:szCs w:val="28"/>
        </w:rPr>
        <w:t xml:space="preserve"> enemies of </w:t>
      </w:r>
      <w:r w:rsidR="00A12251">
        <w:rPr>
          <w:rFonts w:asciiTheme="majorBidi" w:hAnsiTheme="majorBidi" w:cstheme="majorBidi"/>
          <w:sz w:val="28"/>
          <w:szCs w:val="28"/>
        </w:rPr>
        <w:t>T</w:t>
      </w:r>
      <w:r>
        <w:rPr>
          <w:rFonts w:asciiTheme="majorBidi" w:hAnsiTheme="majorBidi" w:cstheme="majorBidi"/>
          <w:sz w:val="28"/>
          <w:szCs w:val="28"/>
        </w:rPr>
        <w:t>ruth to poison minds,</w:t>
      </w:r>
      <w:r w:rsidRPr="000118F2">
        <w:rPr>
          <w:rFonts w:asciiTheme="majorBidi" w:hAnsiTheme="majorBidi" w:cstheme="majorBidi"/>
          <w:sz w:val="28"/>
          <w:szCs w:val="28"/>
        </w:rPr>
        <w:t xml:space="preserve"> turn realities upside down</w:t>
      </w:r>
      <w:r>
        <w:rPr>
          <w:rFonts w:asciiTheme="majorBidi" w:hAnsiTheme="majorBidi" w:cstheme="majorBidi"/>
          <w:sz w:val="28"/>
          <w:szCs w:val="28"/>
        </w:rPr>
        <w:t>,</w:t>
      </w:r>
      <w:r w:rsidRPr="000118F2">
        <w:rPr>
          <w:rFonts w:asciiTheme="majorBidi" w:hAnsiTheme="majorBidi" w:cstheme="majorBidi"/>
          <w:sz w:val="28"/>
          <w:szCs w:val="28"/>
        </w:rPr>
        <w:t xml:space="preserve"> and blind people to </w:t>
      </w:r>
      <w:r w:rsidR="00A12251">
        <w:rPr>
          <w:rFonts w:asciiTheme="majorBidi" w:hAnsiTheme="majorBidi" w:cstheme="majorBidi"/>
          <w:sz w:val="28"/>
          <w:szCs w:val="28"/>
        </w:rPr>
        <w:t>what is real</w:t>
      </w:r>
      <w:r w:rsidRPr="000118F2">
        <w:rPr>
          <w:rFonts w:asciiTheme="majorBidi" w:hAnsiTheme="majorBidi" w:cstheme="majorBidi"/>
          <w:sz w:val="28"/>
          <w:szCs w:val="28"/>
        </w:rPr>
        <w:t xml:space="preserve">, even </w:t>
      </w:r>
      <w:r>
        <w:rPr>
          <w:rFonts w:asciiTheme="majorBidi" w:hAnsiTheme="majorBidi" w:cstheme="majorBidi"/>
          <w:sz w:val="28"/>
          <w:szCs w:val="28"/>
        </w:rPr>
        <w:t xml:space="preserve">when the </w:t>
      </w:r>
      <w:r w:rsidR="00A12251">
        <w:rPr>
          <w:rFonts w:asciiTheme="majorBidi" w:hAnsiTheme="majorBidi" w:cstheme="majorBidi"/>
          <w:sz w:val="28"/>
          <w:szCs w:val="28"/>
        </w:rPr>
        <w:t>T</w:t>
      </w:r>
      <w:r>
        <w:rPr>
          <w:rFonts w:asciiTheme="majorBidi" w:hAnsiTheme="majorBidi" w:cstheme="majorBidi"/>
          <w:sz w:val="28"/>
          <w:szCs w:val="28"/>
        </w:rPr>
        <w:t>ruth is perfectly clear and on display</w:t>
      </w:r>
      <w:r w:rsidRPr="000118F2">
        <w:rPr>
          <w:rFonts w:asciiTheme="majorBidi" w:hAnsiTheme="majorBidi" w:cstheme="majorBidi"/>
          <w:sz w:val="28"/>
          <w:szCs w:val="28"/>
        </w:rPr>
        <w:t xml:space="preserve"> right before their eyes. Getting language right and setting fruitful mental constructs is</w:t>
      </w:r>
      <w:r>
        <w:rPr>
          <w:rFonts w:asciiTheme="majorBidi" w:hAnsiTheme="majorBidi" w:cstheme="majorBidi"/>
          <w:sz w:val="28"/>
          <w:szCs w:val="28"/>
        </w:rPr>
        <w:t>—at once</w:t>
      </w:r>
      <w:r w:rsidR="00A12251">
        <w:rPr>
          <w:rFonts w:asciiTheme="majorBidi" w:hAnsiTheme="majorBidi" w:cstheme="majorBidi"/>
          <w:sz w:val="28"/>
          <w:szCs w:val="28"/>
        </w:rPr>
        <w:t>, therefore</w:t>
      </w:r>
      <w:r>
        <w:rPr>
          <w:rFonts w:asciiTheme="majorBidi" w:hAnsiTheme="majorBidi" w:cstheme="majorBidi"/>
          <w:sz w:val="28"/>
          <w:szCs w:val="28"/>
        </w:rPr>
        <w:t>—</w:t>
      </w:r>
      <w:r w:rsidRPr="000118F2">
        <w:rPr>
          <w:rFonts w:asciiTheme="majorBidi" w:hAnsiTheme="majorBidi" w:cstheme="majorBidi"/>
          <w:sz w:val="28"/>
          <w:szCs w:val="28"/>
        </w:rPr>
        <w:t xml:space="preserve">a cultural, civic, and moral </w:t>
      </w:r>
      <w:r>
        <w:rPr>
          <w:rFonts w:asciiTheme="majorBidi" w:hAnsiTheme="majorBidi" w:cstheme="majorBidi"/>
          <w:sz w:val="28"/>
          <w:szCs w:val="28"/>
        </w:rPr>
        <w:t xml:space="preserve">service and </w:t>
      </w:r>
      <w:r w:rsidRPr="000118F2">
        <w:rPr>
          <w:rFonts w:asciiTheme="majorBidi" w:hAnsiTheme="majorBidi" w:cstheme="majorBidi"/>
          <w:sz w:val="28"/>
          <w:szCs w:val="28"/>
        </w:rPr>
        <w:t xml:space="preserve">obligation of the highest order. </w:t>
      </w:r>
      <w:r w:rsidRPr="00CF47C1">
        <w:rPr>
          <w:rFonts w:asciiTheme="majorBidi" w:hAnsiTheme="majorBidi" w:cstheme="majorBidi"/>
          <w:sz w:val="28"/>
          <w:szCs w:val="28"/>
        </w:rPr>
        <w:t>Ralph Waldo E</w:t>
      </w:r>
      <w:r w:rsidRPr="00CF47C1">
        <w:rPr>
          <w:rFonts w:asciiTheme="majorBidi" w:hAnsiTheme="majorBidi" w:cstheme="majorBidi"/>
          <w:color w:val="000000"/>
          <w:sz w:val="28"/>
          <w:szCs w:val="28"/>
        </w:rPr>
        <w:t>merson</w:t>
      </w:r>
      <w:r w:rsidRPr="000118F2">
        <w:rPr>
          <w:rFonts w:asciiTheme="majorBidi" w:hAnsiTheme="majorBidi" w:cstheme="majorBidi"/>
          <w:color w:val="000000"/>
          <w:sz w:val="28"/>
          <w:szCs w:val="28"/>
        </w:rPr>
        <w:t xml:space="preserve"> said: “The corruption of man is followed by the corruption of language.” In fact, </w:t>
      </w:r>
      <w:r w:rsidR="00A12251">
        <w:rPr>
          <w:rFonts w:asciiTheme="majorBidi" w:hAnsiTheme="majorBidi" w:cstheme="majorBidi"/>
          <w:color w:val="000000"/>
          <w:sz w:val="28"/>
          <w:szCs w:val="28"/>
        </w:rPr>
        <w:t xml:space="preserve">however, </w:t>
      </w:r>
      <w:r w:rsidRPr="000118F2">
        <w:rPr>
          <w:rFonts w:asciiTheme="majorBidi" w:hAnsiTheme="majorBidi" w:cstheme="majorBidi"/>
          <w:color w:val="000000"/>
          <w:sz w:val="28"/>
          <w:szCs w:val="28"/>
        </w:rPr>
        <w:t xml:space="preserve">the corruption of language and </w:t>
      </w:r>
      <w:r w:rsidR="00A12251">
        <w:rPr>
          <w:rFonts w:asciiTheme="majorBidi" w:hAnsiTheme="majorBidi" w:cstheme="majorBidi"/>
          <w:color w:val="000000"/>
          <w:sz w:val="28"/>
          <w:szCs w:val="28"/>
        </w:rPr>
        <w:t>H</w:t>
      </w:r>
      <w:r w:rsidRPr="000118F2">
        <w:rPr>
          <w:rFonts w:asciiTheme="majorBidi" w:hAnsiTheme="majorBidi" w:cstheme="majorBidi"/>
          <w:color w:val="000000"/>
          <w:sz w:val="28"/>
          <w:szCs w:val="28"/>
        </w:rPr>
        <w:t xml:space="preserve">uman </w:t>
      </w:r>
      <w:r w:rsidR="00A12251">
        <w:rPr>
          <w:rFonts w:asciiTheme="majorBidi" w:hAnsiTheme="majorBidi" w:cstheme="majorBidi"/>
          <w:color w:val="000000"/>
          <w:sz w:val="28"/>
          <w:szCs w:val="28"/>
        </w:rPr>
        <w:t>B</w:t>
      </w:r>
      <w:r w:rsidRPr="000118F2">
        <w:rPr>
          <w:rFonts w:asciiTheme="majorBidi" w:hAnsiTheme="majorBidi" w:cstheme="majorBidi"/>
          <w:color w:val="000000"/>
          <w:sz w:val="28"/>
          <w:szCs w:val="28"/>
        </w:rPr>
        <w:t xml:space="preserve">eings </w:t>
      </w:r>
      <w:r w:rsidR="00A12251">
        <w:rPr>
          <w:rFonts w:asciiTheme="majorBidi" w:hAnsiTheme="majorBidi" w:cstheme="majorBidi"/>
          <w:color w:val="000000"/>
          <w:sz w:val="28"/>
          <w:szCs w:val="28"/>
        </w:rPr>
        <w:t xml:space="preserve">usually </w:t>
      </w:r>
      <w:r w:rsidRPr="000118F2">
        <w:rPr>
          <w:rFonts w:asciiTheme="majorBidi" w:hAnsiTheme="majorBidi" w:cstheme="majorBidi"/>
          <w:color w:val="000000"/>
          <w:sz w:val="28"/>
          <w:szCs w:val="28"/>
        </w:rPr>
        <w:t>go together</w:t>
      </w:r>
      <w:r>
        <w:rPr>
          <w:rFonts w:asciiTheme="majorBidi" w:hAnsiTheme="majorBidi" w:cstheme="majorBidi"/>
          <w:color w:val="000000"/>
          <w:sz w:val="28"/>
          <w:szCs w:val="28"/>
        </w:rPr>
        <w:t xml:space="preserve"> so closely that they become virtually </w:t>
      </w:r>
      <w:r w:rsidR="00A12251">
        <w:rPr>
          <w:rFonts w:asciiTheme="majorBidi" w:hAnsiTheme="majorBidi" w:cstheme="majorBidi"/>
          <w:color w:val="000000"/>
          <w:sz w:val="28"/>
          <w:szCs w:val="28"/>
        </w:rPr>
        <w:t xml:space="preserve">indistinguishable. </w:t>
      </w:r>
      <w:r>
        <w:rPr>
          <w:rFonts w:asciiTheme="majorBidi" w:hAnsiTheme="majorBidi" w:cstheme="majorBidi"/>
          <w:color w:val="000000"/>
          <w:sz w:val="28"/>
          <w:szCs w:val="28"/>
        </w:rPr>
        <w:t>Yet,</w:t>
      </w:r>
      <w:r w:rsidRPr="000118F2">
        <w:rPr>
          <w:rFonts w:asciiTheme="majorBidi" w:hAnsiTheme="majorBidi" w:cstheme="majorBidi"/>
          <w:color w:val="000000"/>
          <w:sz w:val="28"/>
          <w:szCs w:val="28"/>
        </w:rPr>
        <w:t xml:space="preserve"> the opposite holds as well: The restoration of sound language </w:t>
      </w:r>
      <w:r>
        <w:rPr>
          <w:rFonts w:asciiTheme="majorBidi" w:hAnsiTheme="majorBidi" w:cstheme="majorBidi"/>
          <w:color w:val="000000"/>
          <w:sz w:val="28"/>
          <w:szCs w:val="28"/>
        </w:rPr>
        <w:t>goes hand-in-hand</w:t>
      </w:r>
      <w:r w:rsidRPr="000118F2">
        <w:rPr>
          <w:rFonts w:asciiTheme="majorBidi" w:hAnsiTheme="majorBidi" w:cstheme="majorBidi"/>
          <w:color w:val="000000"/>
          <w:sz w:val="28"/>
          <w:szCs w:val="28"/>
        </w:rPr>
        <w:t xml:space="preserve"> </w:t>
      </w:r>
      <w:r>
        <w:rPr>
          <w:rFonts w:asciiTheme="majorBidi" w:hAnsiTheme="majorBidi" w:cstheme="majorBidi"/>
          <w:color w:val="000000"/>
          <w:sz w:val="28"/>
          <w:szCs w:val="28"/>
        </w:rPr>
        <w:t xml:space="preserve">with the rehabilitation of </w:t>
      </w:r>
      <w:r w:rsidR="00A12251">
        <w:rPr>
          <w:rFonts w:asciiTheme="majorBidi" w:hAnsiTheme="majorBidi" w:cstheme="majorBidi"/>
          <w:color w:val="000000"/>
          <w:sz w:val="28"/>
          <w:szCs w:val="28"/>
        </w:rPr>
        <w:t>H</w:t>
      </w:r>
      <w:r>
        <w:rPr>
          <w:rFonts w:asciiTheme="majorBidi" w:hAnsiTheme="majorBidi" w:cstheme="majorBidi"/>
          <w:color w:val="000000"/>
          <w:sz w:val="28"/>
          <w:szCs w:val="28"/>
        </w:rPr>
        <w:t xml:space="preserve">uman </w:t>
      </w:r>
      <w:r w:rsidR="00A12251">
        <w:rPr>
          <w:rFonts w:asciiTheme="majorBidi" w:hAnsiTheme="majorBidi" w:cstheme="majorBidi"/>
          <w:color w:val="000000"/>
          <w:sz w:val="28"/>
          <w:szCs w:val="28"/>
        </w:rPr>
        <w:t>B</w:t>
      </w:r>
      <w:r>
        <w:rPr>
          <w:rFonts w:asciiTheme="majorBidi" w:hAnsiTheme="majorBidi" w:cstheme="majorBidi"/>
          <w:color w:val="000000"/>
          <w:sz w:val="28"/>
          <w:szCs w:val="28"/>
        </w:rPr>
        <w:t>eings and</w:t>
      </w:r>
      <w:r w:rsidR="00A12251">
        <w:rPr>
          <w:rFonts w:asciiTheme="majorBidi" w:hAnsiTheme="majorBidi" w:cstheme="majorBidi"/>
          <w:color w:val="000000"/>
          <w:sz w:val="28"/>
          <w:szCs w:val="28"/>
        </w:rPr>
        <w:t xml:space="preserve"> the restoration of</w:t>
      </w:r>
      <w:r>
        <w:rPr>
          <w:rFonts w:asciiTheme="majorBidi" w:hAnsiTheme="majorBidi" w:cstheme="majorBidi"/>
          <w:color w:val="000000"/>
          <w:sz w:val="28"/>
          <w:szCs w:val="28"/>
        </w:rPr>
        <w:t xml:space="preserve"> their in-born goodness and</w:t>
      </w:r>
      <w:r w:rsidRPr="000118F2">
        <w:rPr>
          <w:rFonts w:asciiTheme="majorBidi" w:hAnsiTheme="majorBidi" w:cstheme="majorBidi"/>
          <w:color w:val="000000"/>
          <w:sz w:val="28"/>
          <w:szCs w:val="28"/>
        </w:rPr>
        <w:t xml:space="preserve"> integrity. </w:t>
      </w:r>
    </w:p>
    <w:p w14:paraId="7EFB7EE9" w14:textId="77777777" w:rsidR="00C06019" w:rsidRDefault="00C06019" w:rsidP="00C06019">
      <w:pPr>
        <w:rPr>
          <w:rFonts w:asciiTheme="majorBidi" w:hAnsiTheme="majorBidi" w:cstheme="majorBidi"/>
          <w:color w:val="000000"/>
          <w:sz w:val="28"/>
          <w:szCs w:val="28"/>
        </w:rPr>
      </w:pPr>
    </w:p>
    <w:p w14:paraId="50F8139D" w14:textId="050FCBED" w:rsidR="00C06019" w:rsidRDefault="00C06019" w:rsidP="00C06019">
      <w:pPr>
        <w:ind w:left="1440" w:right="1620"/>
        <w:rPr>
          <w:sz w:val="20"/>
          <w:szCs w:val="20"/>
        </w:rPr>
      </w:pPr>
      <w:r w:rsidRPr="00B16600">
        <w:rPr>
          <w:sz w:val="20"/>
          <w:szCs w:val="20"/>
        </w:rPr>
        <w:t>Image</w:t>
      </w:r>
      <w:r>
        <w:rPr>
          <w:sz w:val="20"/>
          <w:szCs w:val="20"/>
        </w:rPr>
        <w:t xml:space="preserve"> 3</w:t>
      </w:r>
      <w:r w:rsidR="0095163E">
        <w:rPr>
          <w:sz w:val="20"/>
          <w:szCs w:val="20"/>
        </w:rPr>
        <w:t>3</w:t>
      </w:r>
      <w:r w:rsidRPr="00B16600">
        <w:rPr>
          <w:sz w:val="20"/>
          <w:szCs w:val="20"/>
        </w:rPr>
        <w:t>:</w:t>
      </w:r>
    </w:p>
    <w:p w14:paraId="58155EF3" w14:textId="77777777" w:rsidR="00C06019" w:rsidRDefault="00C06019" w:rsidP="00C06019">
      <w:pPr>
        <w:ind w:left="1440" w:right="1620"/>
        <w:rPr>
          <w:sz w:val="20"/>
          <w:szCs w:val="20"/>
        </w:rPr>
      </w:pPr>
    </w:p>
    <w:p w14:paraId="46E88637" w14:textId="77777777" w:rsidR="00C06019" w:rsidRDefault="00C06019" w:rsidP="00C06019">
      <w:pPr>
        <w:ind w:left="1440" w:right="1620"/>
        <w:rPr>
          <w:sz w:val="20"/>
          <w:szCs w:val="20"/>
        </w:rPr>
      </w:pPr>
    </w:p>
    <w:p w14:paraId="6171C212" w14:textId="77777777" w:rsidR="00C06019" w:rsidRDefault="00C06019" w:rsidP="00C06019">
      <w:pPr>
        <w:ind w:left="1440" w:right="1620"/>
        <w:rPr>
          <w:sz w:val="20"/>
          <w:szCs w:val="20"/>
        </w:rPr>
      </w:pPr>
    </w:p>
    <w:p w14:paraId="7F223A38" w14:textId="77777777" w:rsidR="00C06019" w:rsidRDefault="00C06019" w:rsidP="00C06019">
      <w:pPr>
        <w:ind w:left="1440" w:right="1620"/>
        <w:rPr>
          <w:sz w:val="20"/>
          <w:szCs w:val="20"/>
        </w:rPr>
      </w:pPr>
    </w:p>
    <w:p w14:paraId="1C1D6FB4" w14:textId="77777777" w:rsidR="00A12251" w:rsidRDefault="00A12251" w:rsidP="00C06019">
      <w:pPr>
        <w:ind w:left="1440" w:right="1620"/>
        <w:rPr>
          <w:sz w:val="20"/>
          <w:szCs w:val="20"/>
        </w:rPr>
      </w:pPr>
    </w:p>
    <w:p w14:paraId="7B82B65C" w14:textId="77777777" w:rsidR="00E62C7C" w:rsidRDefault="00E62C7C" w:rsidP="00C06019">
      <w:pPr>
        <w:ind w:left="1440" w:right="1620"/>
        <w:rPr>
          <w:sz w:val="20"/>
          <w:szCs w:val="20"/>
        </w:rPr>
      </w:pPr>
    </w:p>
    <w:p w14:paraId="7B0C3ADE" w14:textId="77777777" w:rsidR="00A12251" w:rsidRDefault="00A12251" w:rsidP="00C06019">
      <w:pPr>
        <w:ind w:left="1440" w:right="1620"/>
        <w:rPr>
          <w:sz w:val="20"/>
          <w:szCs w:val="20"/>
        </w:rPr>
      </w:pPr>
    </w:p>
    <w:p w14:paraId="5F207E90" w14:textId="77777777" w:rsidR="00C06019" w:rsidRDefault="00C06019" w:rsidP="00C06019">
      <w:pPr>
        <w:ind w:left="1440" w:right="1620"/>
        <w:rPr>
          <w:sz w:val="20"/>
          <w:szCs w:val="20"/>
        </w:rPr>
      </w:pPr>
    </w:p>
    <w:p w14:paraId="7CA43CB1" w14:textId="77777777" w:rsidR="00C06019" w:rsidRPr="00B16600" w:rsidRDefault="00C06019" w:rsidP="00C06019">
      <w:pPr>
        <w:ind w:left="1440" w:right="1620"/>
        <w:rPr>
          <w:sz w:val="20"/>
          <w:szCs w:val="20"/>
        </w:rPr>
      </w:pPr>
    </w:p>
    <w:p w14:paraId="43B93F19" w14:textId="77777777" w:rsidR="00C06019" w:rsidRDefault="00C06019" w:rsidP="00C06019">
      <w:pPr>
        <w:ind w:left="1440" w:right="1620"/>
        <w:rPr>
          <w:sz w:val="20"/>
          <w:szCs w:val="20"/>
        </w:rPr>
      </w:pPr>
      <w:r w:rsidRPr="00B16600">
        <w:rPr>
          <w:sz w:val="20"/>
          <w:szCs w:val="20"/>
        </w:rPr>
        <w:t>“Beauty is the splendor of Truth.”</w:t>
      </w:r>
      <w:r w:rsidRPr="00B16600">
        <w:rPr>
          <w:rStyle w:val="FootnoteReference"/>
          <w:sz w:val="20"/>
          <w:szCs w:val="20"/>
        </w:rPr>
        <w:footnoteReference w:id="157"/>
      </w:r>
    </w:p>
    <w:p w14:paraId="71088CE9" w14:textId="77777777" w:rsidR="00A12251" w:rsidRDefault="00A12251" w:rsidP="00E86172">
      <w:pPr>
        <w:rPr>
          <w:rFonts w:asciiTheme="majorBidi" w:hAnsiTheme="majorBidi" w:cstheme="majorBidi"/>
          <w:color w:val="000000"/>
          <w:sz w:val="28"/>
          <w:szCs w:val="28"/>
        </w:rPr>
      </w:pPr>
    </w:p>
    <w:p w14:paraId="229F6488" w14:textId="77777777" w:rsidR="00F52569" w:rsidRDefault="00F52569" w:rsidP="00E86172">
      <w:pPr>
        <w:rPr>
          <w:rFonts w:asciiTheme="majorBidi" w:hAnsiTheme="majorBidi" w:cstheme="majorBidi"/>
          <w:color w:val="000000"/>
          <w:sz w:val="28"/>
          <w:szCs w:val="28"/>
        </w:rPr>
      </w:pPr>
    </w:p>
    <w:p w14:paraId="17BB0A94" w14:textId="0D1073DF" w:rsidR="00E86172" w:rsidRPr="008C69C5" w:rsidRDefault="00324433" w:rsidP="00324433">
      <w:pPr>
        <w:pStyle w:val="Heading3"/>
        <w:rPr>
          <w:rFonts w:asciiTheme="majorBidi" w:hAnsiTheme="majorBidi"/>
          <w:b/>
          <w:bCs/>
          <w:i/>
          <w:iCs/>
          <w:szCs w:val="32"/>
        </w:rPr>
      </w:pPr>
      <w:bookmarkStart w:id="298" w:name="_Toc152136623"/>
      <w:bookmarkStart w:id="299" w:name="_Toc169109337"/>
      <w:bookmarkStart w:id="300" w:name="_Toc188509247"/>
      <w:bookmarkStart w:id="301" w:name="_Toc192407481"/>
      <w:r>
        <w:rPr>
          <w:rFonts w:asciiTheme="majorBidi" w:hAnsiTheme="majorBidi"/>
          <w:b/>
          <w:bCs/>
          <w:i/>
          <w:iCs/>
          <w:szCs w:val="32"/>
        </w:rPr>
        <w:lastRenderedPageBreak/>
        <w:t xml:space="preserve">There Is </w:t>
      </w:r>
      <w:r w:rsidR="00E86172" w:rsidRPr="008C69C5">
        <w:rPr>
          <w:rFonts w:asciiTheme="majorBidi" w:hAnsiTheme="majorBidi"/>
          <w:b/>
          <w:bCs/>
          <w:i/>
          <w:iCs/>
          <w:szCs w:val="32"/>
        </w:rPr>
        <w:t>No God but God</w:t>
      </w:r>
      <w:r>
        <w:rPr>
          <w:rFonts w:asciiTheme="majorBidi" w:hAnsiTheme="majorBidi"/>
          <w:b/>
          <w:bCs/>
          <w:i/>
          <w:iCs/>
          <w:szCs w:val="32"/>
        </w:rPr>
        <w:t xml:space="preserve">: Without God, There Is </w:t>
      </w:r>
      <w:r w:rsidR="00E86172" w:rsidRPr="008C69C5">
        <w:rPr>
          <w:rFonts w:asciiTheme="majorBidi" w:hAnsiTheme="majorBidi"/>
          <w:b/>
          <w:bCs/>
          <w:i/>
          <w:iCs/>
          <w:szCs w:val="32"/>
        </w:rPr>
        <w:t>No Ma</w:t>
      </w:r>
      <w:bookmarkEnd w:id="298"/>
      <w:bookmarkEnd w:id="299"/>
      <w:bookmarkEnd w:id="300"/>
      <w:r>
        <w:rPr>
          <w:rFonts w:asciiTheme="majorBidi" w:hAnsiTheme="majorBidi"/>
          <w:b/>
          <w:bCs/>
          <w:i/>
          <w:iCs/>
          <w:szCs w:val="32"/>
        </w:rPr>
        <w:t>n</w:t>
      </w:r>
      <w:r w:rsidR="00BF0B06" w:rsidRPr="00BF0B06">
        <w:rPr>
          <w:rStyle w:val="FootnoteReference"/>
          <w:rFonts w:asciiTheme="majorBidi" w:hAnsiTheme="majorBidi"/>
          <w:szCs w:val="32"/>
        </w:rPr>
        <w:footnoteReference w:id="158"/>
      </w:r>
      <w:bookmarkEnd w:id="301"/>
    </w:p>
    <w:p w14:paraId="7D91955F" w14:textId="7777777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551C53E6" w14:textId="77777777" w:rsidR="00E86172" w:rsidRPr="00EC3889" w:rsidRDefault="00E86172" w:rsidP="00E86172">
      <w:pPr>
        <w:jc w:val="center"/>
        <w:rPr>
          <w:rFonts w:asciiTheme="majorBidi" w:hAnsiTheme="majorBidi" w:cstheme="majorBidi"/>
          <w:color w:val="222222"/>
        </w:rPr>
      </w:pPr>
      <w:r w:rsidRPr="00EC3889">
        <w:rPr>
          <w:rFonts w:asciiTheme="majorBidi" w:hAnsiTheme="majorBidi" w:cstheme="majorBidi"/>
          <w:color w:val="222222"/>
        </w:rPr>
        <w:t>Inherited with Life—</w:t>
      </w:r>
      <w:r w:rsidRPr="00EC3889">
        <w:rPr>
          <w:rFonts w:asciiTheme="majorBidi" w:hAnsiTheme="majorBidi" w:cstheme="majorBidi"/>
          <w:color w:val="222222"/>
        </w:rPr>
        <w:br/>
        <w:t>Belief—but once—can be—</w:t>
      </w:r>
      <w:r w:rsidRPr="00EC3889">
        <w:rPr>
          <w:rFonts w:asciiTheme="majorBidi" w:hAnsiTheme="majorBidi" w:cstheme="majorBidi"/>
          <w:color w:val="222222"/>
        </w:rPr>
        <w:br/>
        <w:t>Annihilate a single clause—</w:t>
      </w:r>
      <w:r w:rsidRPr="00EC3889">
        <w:rPr>
          <w:rFonts w:asciiTheme="majorBidi" w:hAnsiTheme="majorBidi" w:cstheme="majorBidi"/>
          <w:color w:val="222222"/>
        </w:rPr>
        <w:br/>
        <w:t>And Being’s—Beggary—</w:t>
      </w:r>
      <w:r w:rsidRPr="00EC3889">
        <w:rPr>
          <w:rStyle w:val="FootnoteReference"/>
          <w:rFonts w:asciiTheme="majorBidi" w:hAnsiTheme="majorBidi" w:cstheme="majorBidi"/>
          <w:color w:val="222222"/>
        </w:rPr>
        <w:footnoteReference w:id="159"/>
      </w:r>
    </w:p>
    <w:p w14:paraId="4FE6DDC9" w14:textId="77777777" w:rsidR="00EC3889" w:rsidRPr="00055B05" w:rsidRDefault="00EC3889" w:rsidP="00E86172">
      <w:pPr>
        <w:jc w:val="center"/>
        <w:rPr>
          <w:rFonts w:asciiTheme="majorBidi" w:hAnsiTheme="majorBidi" w:cstheme="majorBidi"/>
          <w:sz w:val="28"/>
          <w:szCs w:val="28"/>
        </w:rPr>
      </w:pPr>
    </w:p>
    <w:p w14:paraId="3ACB7818" w14:textId="41DA96B1" w:rsidR="00E86172" w:rsidRPr="00EC3889" w:rsidRDefault="00E86172" w:rsidP="00E86172">
      <w:pPr>
        <w:jc w:val="center"/>
        <w:rPr>
          <w:rFonts w:asciiTheme="majorBidi" w:hAnsiTheme="majorBidi" w:cstheme="majorBidi"/>
        </w:rPr>
      </w:pPr>
      <w:r w:rsidRPr="00055B05">
        <w:rPr>
          <w:rFonts w:asciiTheme="majorBidi" w:hAnsiTheme="majorBidi" w:cstheme="majorBidi"/>
          <w:sz w:val="28"/>
          <w:szCs w:val="28"/>
        </w:rPr>
        <w:t xml:space="preserve">                  </w:t>
      </w:r>
      <w:r w:rsidRPr="00EC3889">
        <w:rPr>
          <w:rFonts w:asciiTheme="majorBidi" w:hAnsiTheme="majorBidi" w:cstheme="majorBidi"/>
        </w:rPr>
        <w:t xml:space="preserve"> ~ Emily Dickinson</w:t>
      </w:r>
    </w:p>
    <w:p w14:paraId="2ACB0CE2" w14:textId="7777777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AB9FD9D" w14:textId="3346031B" w:rsidR="00E86172" w:rsidRDefault="00E86172" w:rsidP="00E86172">
      <w:pPr>
        <w:rPr>
          <w:rFonts w:asciiTheme="majorBidi" w:hAnsiTheme="majorBidi" w:cstheme="majorBidi"/>
          <w:sz w:val="28"/>
          <w:szCs w:val="28"/>
        </w:rPr>
      </w:pPr>
      <w:r w:rsidRPr="007656A8">
        <w:rPr>
          <w:rFonts w:asciiTheme="majorBidi" w:hAnsiTheme="majorBidi" w:cstheme="majorBidi"/>
          <w:i/>
          <w:iCs/>
          <w:sz w:val="28"/>
          <w:szCs w:val="28"/>
          <w:u w:val="single"/>
        </w:rPr>
        <w:t>The</w:t>
      </w:r>
      <w:r w:rsidRPr="007656A8">
        <w:rPr>
          <w:rFonts w:asciiTheme="majorBidi" w:hAnsiTheme="majorBidi" w:cstheme="majorBidi"/>
          <w:sz w:val="28"/>
          <w:szCs w:val="28"/>
          <w:u w:val="single"/>
        </w:rPr>
        <w:t xml:space="preserve"> </w:t>
      </w:r>
      <w:r w:rsidRPr="007656A8">
        <w:rPr>
          <w:rFonts w:asciiTheme="majorBidi" w:hAnsiTheme="majorBidi" w:cstheme="majorBidi"/>
          <w:i/>
          <w:iCs/>
          <w:sz w:val="28"/>
          <w:szCs w:val="28"/>
          <w:u w:val="single"/>
        </w:rPr>
        <w:t>First Teaching</w:t>
      </w:r>
      <w:r>
        <w:rPr>
          <w:rFonts w:asciiTheme="majorBidi" w:hAnsiTheme="majorBidi" w:cstheme="majorBidi"/>
          <w:sz w:val="28"/>
          <w:szCs w:val="28"/>
          <w:u w:val="single"/>
        </w:rPr>
        <w:t xml:space="preserve"> is an</w:t>
      </w:r>
      <w:r w:rsidRPr="003E7AC1">
        <w:rPr>
          <w:rFonts w:asciiTheme="majorBidi" w:hAnsiTheme="majorBidi" w:cstheme="majorBidi"/>
          <w:b/>
          <w:bCs/>
          <w:sz w:val="28"/>
          <w:szCs w:val="28"/>
          <w:u w:val="single"/>
        </w:rPr>
        <w:t xml:space="preserve"> Apology</w:t>
      </w:r>
      <w:r w:rsidRPr="00451CC6">
        <w:rPr>
          <w:rStyle w:val="FootnoteReference"/>
          <w:rFonts w:asciiTheme="majorBidi" w:eastAsiaTheme="minorEastAsia" w:hAnsiTheme="majorBidi" w:cstheme="majorBidi"/>
          <w:color w:val="000000"/>
          <w:sz w:val="28"/>
          <w:szCs w:val="28"/>
          <w:u w:val="single"/>
        </w:rPr>
        <w:footnoteReference w:id="160"/>
      </w:r>
      <w:r w:rsidR="007610FA">
        <w:rPr>
          <w:rFonts w:asciiTheme="majorBidi" w:hAnsiTheme="majorBidi" w:cstheme="majorBidi"/>
          <w:sz w:val="28"/>
          <w:szCs w:val="28"/>
          <w:u w:val="single"/>
        </w:rPr>
        <w:t xml:space="preserve"> </w:t>
      </w:r>
      <w:r w:rsidRPr="00451CC6">
        <w:rPr>
          <w:rFonts w:asciiTheme="majorBidi" w:hAnsiTheme="majorBidi" w:cstheme="majorBidi"/>
          <w:sz w:val="28"/>
          <w:szCs w:val="28"/>
          <w:u w:val="single"/>
        </w:rPr>
        <w:t>f</w:t>
      </w:r>
      <w:r>
        <w:rPr>
          <w:rFonts w:asciiTheme="majorBidi" w:hAnsiTheme="majorBidi" w:cstheme="majorBidi"/>
          <w:sz w:val="28"/>
          <w:szCs w:val="28"/>
          <w:u w:val="single"/>
        </w:rPr>
        <w:t>or Islam—an honest defense of an authentic but much maligned primordial Prophetic faith</w:t>
      </w:r>
      <w:r w:rsidR="00120E21">
        <w:rPr>
          <w:rFonts w:asciiTheme="majorBidi" w:hAnsiTheme="majorBidi" w:cstheme="majorBidi"/>
          <w:sz w:val="28"/>
          <w:szCs w:val="28"/>
          <w:u w:val="single"/>
        </w:rPr>
        <w:t>, which deserves to be defended</w:t>
      </w:r>
      <w:r w:rsidR="00461104">
        <w:rPr>
          <w:rFonts w:asciiTheme="majorBidi" w:hAnsiTheme="majorBidi" w:cstheme="majorBidi"/>
          <w:sz w:val="28"/>
          <w:szCs w:val="28"/>
          <w:u w:val="single"/>
        </w:rPr>
        <w:t>. Nothing</w:t>
      </w:r>
      <w:r>
        <w:rPr>
          <w:rFonts w:asciiTheme="majorBidi" w:hAnsiTheme="majorBidi" w:cstheme="majorBidi"/>
          <w:sz w:val="28"/>
          <w:szCs w:val="28"/>
          <w:u w:val="single"/>
        </w:rPr>
        <w:t xml:space="preserve"> about the book</w:t>
      </w:r>
      <w:r w:rsidR="00461104">
        <w:rPr>
          <w:rFonts w:asciiTheme="majorBidi" w:hAnsiTheme="majorBidi" w:cstheme="majorBidi"/>
          <w:sz w:val="28"/>
          <w:szCs w:val="28"/>
          <w:u w:val="single"/>
        </w:rPr>
        <w:t>, however,</w:t>
      </w:r>
      <w:r>
        <w:rPr>
          <w:rFonts w:asciiTheme="majorBidi" w:hAnsiTheme="majorBidi" w:cstheme="majorBidi"/>
          <w:sz w:val="28"/>
          <w:szCs w:val="28"/>
          <w:u w:val="single"/>
        </w:rPr>
        <w:t xml:space="preserve"> </w:t>
      </w:r>
      <w:r w:rsidRPr="007656A8">
        <w:rPr>
          <w:rFonts w:asciiTheme="majorBidi" w:hAnsiTheme="majorBidi" w:cstheme="majorBidi"/>
          <w:sz w:val="28"/>
          <w:szCs w:val="28"/>
          <w:u w:val="single"/>
        </w:rPr>
        <w:t>is</w:t>
      </w:r>
      <w:r w:rsidRPr="00EB6171">
        <w:rPr>
          <w:rFonts w:asciiTheme="majorBidi" w:hAnsiTheme="majorBidi" w:cstheme="majorBidi"/>
          <w:sz w:val="28"/>
          <w:szCs w:val="28"/>
          <w:u w:val="single"/>
        </w:rPr>
        <w:t xml:space="preserve"> </w:t>
      </w:r>
      <w:r w:rsidRPr="00451CC6">
        <w:rPr>
          <w:rFonts w:asciiTheme="majorBidi" w:hAnsiTheme="majorBidi" w:cstheme="majorBidi"/>
          <w:b/>
          <w:bCs/>
          <w:sz w:val="28"/>
          <w:szCs w:val="28"/>
          <w:u w:val="single"/>
        </w:rPr>
        <w:t>apologetic</w:t>
      </w:r>
      <w:r>
        <w:rPr>
          <w:rFonts w:asciiTheme="majorBidi" w:hAnsiTheme="majorBidi" w:cstheme="majorBidi"/>
          <w:sz w:val="28"/>
          <w:szCs w:val="28"/>
        </w:rPr>
        <w:t>.</w:t>
      </w:r>
      <w:r>
        <w:rPr>
          <w:rStyle w:val="FootnoteReference"/>
          <w:rFonts w:asciiTheme="majorBidi" w:hAnsiTheme="majorBidi" w:cstheme="majorBidi"/>
          <w:sz w:val="28"/>
          <w:szCs w:val="28"/>
        </w:rPr>
        <w:footnoteReference w:id="161"/>
      </w:r>
      <w:r>
        <w:rPr>
          <w:rFonts w:asciiTheme="majorBidi" w:hAnsiTheme="majorBidi" w:cstheme="majorBidi"/>
          <w:sz w:val="28"/>
          <w:szCs w:val="28"/>
        </w:rPr>
        <w:t xml:space="preserve"> On the contrary, the work</w:t>
      </w:r>
      <w:r w:rsidRPr="00EE5586">
        <w:rPr>
          <w:rFonts w:asciiTheme="majorBidi" w:hAnsiTheme="majorBidi" w:cstheme="majorBidi"/>
          <w:sz w:val="28"/>
          <w:szCs w:val="28"/>
        </w:rPr>
        <w:t xml:space="preserve"> </w:t>
      </w:r>
      <w:r w:rsidR="009E3C22">
        <w:rPr>
          <w:rFonts w:asciiTheme="majorBidi" w:hAnsiTheme="majorBidi" w:cstheme="majorBidi"/>
          <w:sz w:val="28"/>
          <w:szCs w:val="28"/>
        </w:rPr>
        <w:t xml:space="preserve">honestly, </w:t>
      </w:r>
      <w:r w:rsidRPr="00EE5586">
        <w:rPr>
          <w:rFonts w:asciiTheme="majorBidi" w:hAnsiTheme="majorBidi" w:cstheme="majorBidi"/>
          <w:sz w:val="28"/>
          <w:szCs w:val="28"/>
        </w:rPr>
        <w:t>confidently</w:t>
      </w:r>
      <w:r w:rsidR="009E3C22">
        <w:rPr>
          <w:rFonts w:asciiTheme="majorBidi" w:hAnsiTheme="majorBidi" w:cstheme="majorBidi"/>
          <w:sz w:val="28"/>
          <w:szCs w:val="28"/>
        </w:rPr>
        <w:t>,</w:t>
      </w:r>
      <w:r w:rsidRPr="00EE5586">
        <w:rPr>
          <w:rFonts w:asciiTheme="majorBidi" w:hAnsiTheme="majorBidi" w:cstheme="majorBidi"/>
          <w:sz w:val="28"/>
          <w:szCs w:val="28"/>
        </w:rPr>
        <w:t xml:space="preserve"> </w:t>
      </w:r>
      <w:r>
        <w:rPr>
          <w:rFonts w:asciiTheme="majorBidi" w:hAnsiTheme="majorBidi" w:cstheme="majorBidi"/>
          <w:sz w:val="28"/>
          <w:szCs w:val="28"/>
        </w:rPr>
        <w:t xml:space="preserve">and wholeheartedly </w:t>
      </w:r>
      <w:r w:rsidRPr="00EE5586">
        <w:rPr>
          <w:rFonts w:asciiTheme="majorBidi" w:hAnsiTheme="majorBidi" w:cstheme="majorBidi"/>
          <w:sz w:val="28"/>
          <w:szCs w:val="28"/>
        </w:rPr>
        <w:t xml:space="preserve">advocates </w:t>
      </w:r>
      <w:r>
        <w:rPr>
          <w:rFonts w:asciiTheme="majorBidi" w:hAnsiTheme="majorBidi" w:cstheme="majorBidi"/>
          <w:sz w:val="28"/>
          <w:szCs w:val="28"/>
        </w:rPr>
        <w:t>the primordial Prophetic faith of Islam</w:t>
      </w:r>
      <w:r w:rsidRPr="00EE5586">
        <w:rPr>
          <w:rFonts w:asciiTheme="majorBidi" w:hAnsiTheme="majorBidi" w:cstheme="majorBidi"/>
          <w:sz w:val="28"/>
          <w:szCs w:val="28"/>
        </w:rPr>
        <w:t xml:space="preserve"> as</w:t>
      </w:r>
      <w:r w:rsidRPr="00A11B8E">
        <w:rPr>
          <w:rFonts w:asciiTheme="majorBidi" w:hAnsiTheme="majorBidi" w:cstheme="majorBidi"/>
          <w:sz w:val="28"/>
          <w:szCs w:val="28"/>
        </w:rPr>
        <w:t xml:space="preserve"> </w:t>
      </w:r>
      <w:r>
        <w:rPr>
          <w:rFonts w:asciiTheme="majorBidi" w:hAnsiTheme="majorBidi" w:cstheme="majorBidi"/>
          <w:sz w:val="28"/>
          <w:szCs w:val="28"/>
        </w:rPr>
        <w:t>a</w:t>
      </w:r>
      <w:r w:rsidRPr="00EE5586">
        <w:rPr>
          <w:rFonts w:asciiTheme="majorBidi" w:hAnsiTheme="majorBidi" w:cstheme="majorBidi"/>
          <w:sz w:val="28"/>
          <w:szCs w:val="28"/>
        </w:rPr>
        <w:t xml:space="preserve"> </w:t>
      </w:r>
      <w:r>
        <w:rPr>
          <w:rFonts w:asciiTheme="majorBidi" w:hAnsiTheme="majorBidi" w:cstheme="majorBidi"/>
          <w:sz w:val="28"/>
          <w:szCs w:val="28"/>
        </w:rPr>
        <w:t xml:space="preserve">dignified </w:t>
      </w:r>
      <w:r w:rsidRPr="00EE5586">
        <w:rPr>
          <w:rFonts w:asciiTheme="majorBidi" w:hAnsiTheme="majorBidi" w:cstheme="majorBidi"/>
          <w:sz w:val="28"/>
          <w:szCs w:val="28"/>
        </w:rPr>
        <w:t>living religion</w:t>
      </w:r>
      <w:r>
        <w:rPr>
          <w:rFonts w:asciiTheme="majorBidi" w:hAnsiTheme="majorBidi" w:cstheme="majorBidi"/>
          <w:sz w:val="28"/>
          <w:szCs w:val="28"/>
        </w:rPr>
        <w:t xml:space="preserve"> with a unique historical record, which has repeatedly proven itself to be panacea </w:t>
      </w:r>
      <w:r>
        <w:rPr>
          <w:rFonts w:asciiTheme="majorBidi" w:hAnsiTheme="majorBidi" w:cstheme="majorBidi"/>
          <w:sz w:val="28"/>
          <w:szCs w:val="28"/>
        </w:rPr>
        <w:lastRenderedPageBreak/>
        <w:t xml:space="preserve">for </w:t>
      </w:r>
      <w:r w:rsidR="009E3C22">
        <w:rPr>
          <w:rFonts w:asciiTheme="majorBidi" w:hAnsiTheme="majorBidi" w:cstheme="majorBidi"/>
          <w:sz w:val="28"/>
          <w:szCs w:val="28"/>
        </w:rPr>
        <w:t>H</w:t>
      </w:r>
      <w:r>
        <w:rPr>
          <w:rFonts w:asciiTheme="majorBidi" w:hAnsiTheme="majorBidi" w:cstheme="majorBidi"/>
          <w:sz w:val="28"/>
          <w:szCs w:val="28"/>
        </w:rPr>
        <w:t>uman ills</w:t>
      </w:r>
      <w:r w:rsidR="00031F5A">
        <w:rPr>
          <w:rFonts w:asciiTheme="majorBidi" w:hAnsiTheme="majorBidi" w:cstheme="majorBidi"/>
          <w:sz w:val="28"/>
          <w:szCs w:val="28"/>
        </w:rPr>
        <w:t xml:space="preserve"> and a catalyst </w:t>
      </w:r>
      <w:r w:rsidR="00446C78">
        <w:rPr>
          <w:rFonts w:asciiTheme="majorBidi" w:hAnsiTheme="majorBidi" w:cstheme="majorBidi"/>
          <w:sz w:val="28"/>
          <w:szCs w:val="28"/>
        </w:rPr>
        <w:t xml:space="preserve">for </w:t>
      </w:r>
      <w:r w:rsidR="00A602B3">
        <w:rPr>
          <w:rFonts w:asciiTheme="majorBidi" w:hAnsiTheme="majorBidi" w:cstheme="majorBidi"/>
          <w:sz w:val="28"/>
          <w:szCs w:val="28"/>
        </w:rPr>
        <w:t>generating the gift of</w:t>
      </w:r>
      <w:r w:rsidR="00031F5A">
        <w:rPr>
          <w:rFonts w:asciiTheme="majorBidi" w:hAnsiTheme="majorBidi" w:cstheme="majorBidi"/>
          <w:sz w:val="28"/>
          <w:szCs w:val="28"/>
        </w:rPr>
        <w:t xml:space="preserve"> Civilization</w:t>
      </w:r>
      <w:r>
        <w:rPr>
          <w:rFonts w:asciiTheme="majorBidi" w:hAnsiTheme="majorBidi" w:cstheme="majorBidi"/>
          <w:sz w:val="28"/>
          <w:szCs w:val="28"/>
        </w:rPr>
        <w:t xml:space="preserve">. The compendium strives to accomplish </w:t>
      </w:r>
      <w:r w:rsidR="00FF7CE5">
        <w:rPr>
          <w:rFonts w:asciiTheme="majorBidi" w:hAnsiTheme="majorBidi" w:cstheme="majorBidi"/>
          <w:sz w:val="28"/>
          <w:szCs w:val="28"/>
        </w:rPr>
        <w:t>this</w:t>
      </w:r>
      <w:r>
        <w:rPr>
          <w:rFonts w:asciiTheme="majorBidi" w:hAnsiTheme="majorBidi" w:cstheme="majorBidi"/>
          <w:sz w:val="28"/>
          <w:szCs w:val="28"/>
        </w:rPr>
        <w:t xml:space="preserve"> </w:t>
      </w:r>
      <w:r w:rsidR="00FF7CE5">
        <w:rPr>
          <w:rFonts w:asciiTheme="majorBidi" w:hAnsiTheme="majorBidi" w:cstheme="majorBidi"/>
          <w:sz w:val="28"/>
          <w:szCs w:val="28"/>
        </w:rPr>
        <w:t xml:space="preserve">vindication </w:t>
      </w:r>
      <w:r>
        <w:rPr>
          <w:rFonts w:asciiTheme="majorBidi" w:hAnsiTheme="majorBidi" w:cstheme="majorBidi"/>
          <w:sz w:val="28"/>
          <w:szCs w:val="28"/>
        </w:rPr>
        <w:t>on the basis of sound demonstration and knowledge—as I hope every sincere reader</w:t>
      </w:r>
      <w:r w:rsidR="003B3A18">
        <w:rPr>
          <w:rFonts w:asciiTheme="majorBidi" w:hAnsiTheme="majorBidi" w:cstheme="majorBidi"/>
          <w:sz w:val="28"/>
          <w:szCs w:val="28"/>
        </w:rPr>
        <w:t>-listener</w:t>
      </w:r>
      <w:r>
        <w:rPr>
          <w:rFonts w:asciiTheme="majorBidi" w:hAnsiTheme="majorBidi" w:cstheme="majorBidi"/>
          <w:sz w:val="28"/>
          <w:szCs w:val="28"/>
        </w:rPr>
        <w:t xml:space="preserve"> will </w:t>
      </w:r>
      <w:r w:rsidR="00D47A9C">
        <w:rPr>
          <w:rFonts w:asciiTheme="majorBidi" w:hAnsiTheme="majorBidi" w:cstheme="majorBidi"/>
          <w:sz w:val="28"/>
          <w:szCs w:val="28"/>
        </w:rPr>
        <w:t>clearly see</w:t>
      </w:r>
      <w:r>
        <w:rPr>
          <w:rFonts w:asciiTheme="majorBidi" w:hAnsiTheme="majorBidi" w:cstheme="majorBidi"/>
          <w:sz w:val="28"/>
          <w:szCs w:val="28"/>
        </w:rPr>
        <w:t xml:space="preserve"> for themselves. </w:t>
      </w:r>
      <w:r w:rsidR="003F0F03">
        <w:rPr>
          <w:rFonts w:asciiTheme="majorBidi" w:hAnsiTheme="majorBidi" w:cstheme="majorBidi"/>
          <w:sz w:val="28"/>
          <w:szCs w:val="28"/>
        </w:rPr>
        <w:t xml:space="preserve">Today, </w:t>
      </w:r>
      <w:r>
        <w:rPr>
          <w:rFonts w:asciiTheme="majorBidi" w:hAnsiTheme="majorBidi" w:cstheme="majorBidi"/>
          <w:sz w:val="28"/>
          <w:szCs w:val="28"/>
        </w:rPr>
        <w:t xml:space="preserve">Islam </w:t>
      </w:r>
      <w:r w:rsidR="00D47A9C">
        <w:rPr>
          <w:rFonts w:asciiTheme="majorBidi" w:hAnsiTheme="majorBidi" w:cstheme="majorBidi"/>
          <w:sz w:val="28"/>
          <w:szCs w:val="28"/>
        </w:rPr>
        <w:t>remains</w:t>
      </w:r>
      <w:r>
        <w:rPr>
          <w:rFonts w:asciiTheme="majorBidi" w:hAnsiTheme="majorBidi" w:cstheme="majorBidi"/>
          <w:sz w:val="28"/>
          <w:szCs w:val="28"/>
        </w:rPr>
        <w:t xml:space="preserve"> very much alive and is hardly</w:t>
      </w:r>
      <w:r w:rsidRPr="00EE5586">
        <w:rPr>
          <w:rFonts w:asciiTheme="majorBidi" w:hAnsiTheme="majorBidi" w:cstheme="majorBidi"/>
          <w:sz w:val="28"/>
          <w:szCs w:val="28"/>
        </w:rPr>
        <w:t xml:space="preserve"> a by-gone historical venture</w:t>
      </w:r>
      <w:r>
        <w:rPr>
          <w:rFonts w:asciiTheme="majorBidi" w:hAnsiTheme="majorBidi" w:cstheme="majorBidi"/>
          <w:sz w:val="28"/>
          <w:szCs w:val="28"/>
        </w:rPr>
        <w:t>, fit only for postmortem academic forensics or being</w:t>
      </w:r>
      <w:r w:rsidRPr="00EE5586">
        <w:rPr>
          <w:rFonts w:asciiTheme="majorBidi" w:hAnsiTheme="majorBidi" w:cstheme="majorBidi"/>
          <w:sz w:val="28"/>
          <w:szCs w:val="28"/>
        </w:rPr>
        <w:t xml:space="preserve"> </w:t>
      </w:r>
      <w:r>
        <w:rPr>
          <w:rFonts w:asciiTheme="majorBidi" w:hAnsiTheme="majorBidi" w:cstheme="majorBidi"/>
          <w:sz w:val="28"/>
          <w:szCs w:val="28"/>
        </w:rPr>
        <w:t xml:space="preserve">catalogued </w:t>
      </w:r>
      <w:r w:rsidRPr="00EE5586">
        <w:rPr>
          <w:rFonts w:asciiTheme="majorBidi" w:hAnsiTheme="majorBidi" w:cstheme="majorBidi"/>
          <w:sz w:val="28"/>
          <w:szCs w:val="28"/>
        </w:rPr>
        <w:t xml:space="preserve">away </w:t>
      </w:r>
      <w:r>
        <w:rPr>
          <w:rFonts w:asciiTheme="majorBidi" w:hAnsiTheme="majorBidi" w:cstheme="majorBidi"/>
          <w:sz w:val="28"/>
          <w:szCs w:val="28"/>
        </w:rPr>
        <w:t>along with</w:t>
      </w:r>
      <w:r w:rsidRPr="00EE5586">
        <w:rPr>
          <w:rFonts w:asciiTheme="majorBidi" w:hAnsiTheme="majorBidi" w:cstheme="majorBidi"/>
          <w:sz w:val="28"/>
          <w:szCs w:val="28"/>
        </w:rPr>
        <w:t xml:space="preserve"> other </w:t>
      </w:r>
      <w:r>
        <w:rPr>
          <w:rFonts w:asciiTheme="majorBidi" w:hAnsiTheme="majorBidi" w:cstheme="majorBidi"/>
          <w:sz w:val="28"/>
          <w:szCs w:val="28"/>
        </w:rPr>
        <w:t xml:space="preserve">dusty </w:t>
      </w:r>
      <w:r w:rsidRPr="00EE5586">
        <w:rPr>
          <w:rFonts w:asciiTheme="majorBidi" w:hAnsiTheme="majorBidi" w:cstheme="majorBidi"/>
          <w:sz w:val="28"/>
          <w:szCs w:val="28"/>
        </w:rPr>
        <w:t xml:space="preserve">artifacts of </w:t>
      </w:r>
      <w:r>
        <w:rPr>
          <w:rFonts w:asciiTheme="majorBidi" w:hAnsiTheme="majorBidi" w:cstheme="majorBidi"/>
          <w:sz w:val="28"/>
          <w:szCs w:val="28"/>
        </w:rPr>
        <w:t>a</w:t>
      </w:r>
      <w:r w:rsidRPr="00EE5586">
        <w:rPr>
          <w:rFonts w:asciiTheme="majorBidi" w:hAnsiTheme="majorBidi" w:cstheme="majorBidi"/>
          <w:sz w:val="28"/>
          <w:szCs w:val="28"/>
        </w:rPr>
        <w:t xml:space="preserve"> dead past. </w:t>
      </w:r>
    </w:p>
    <w:p w14:paraId="5C433CC3" w14:textId="77777777" w:rsidR="00E86172" w:rsidRDefault="00E86172" w:rsidP="00E86172">
      <w:pPr>
        <w:rPr>
          <w:rFonts w:asciiTheme="majorBidi" w:hAnsiTheme="majorBidi" w:cstheme="majorBidi"/>
          <w:sz w:val="28"/>
          <w:szCs w:val="28"/>
        </w:rPr>
      </w:pPr>
    </w:p>
    <w:p w14:paraId="1A7EDEAE" w14:textId="1FF1F4EF" w:rsidR="00E86172" w:rsidRPr="007177B3" w:rsidRDefault="00E86172" w:rsidP="00E86172">
      <w:pPr>
        <w:rPr>
          <w:rFonts w:asciiTheme="majorBidi" w:hAnsiTheme="majorBidi" w:cstheme="majorBidi"/>
          <w:sz w:val="28"/>
          <w:szCs w:val="28"/>
        </w:rPr>
      </w:pPr>
      <w:r w:rsidRPr="00EE5586">
        <w:rPr>
          <w:rFonts w:asciiTheme="majorBidi" w:hAnsiTheme="majorBidi" w:cstheme="majorBidi"/>
          <w:sz w:val="28"/>
          <w:szCs w:val="28"/>
        </w:rPr>
        <w:t xml:space="preserve">People frequently asked the late German </w:t>
      </w:r>
      <w:r w:rsidR="003F0F03">
        <w:rPr>
          <w:rFonts w:asciiTheme="majorBidi" w:hAnsiTheme="majorBidi" w:cstheme="majorBidi"/>
          <w:sz w:val="28"/>
          <w:szCs w:val="28"/>
        </w:rPr>
        <w:t>S</w:t>
      </w:r>
      <w:r w:rsidRPr="00EE5586">
        <w:rPr>
          <w:rFonts w:asciiTheme="majorBidi" w:hAnsiTheme="majorBidi" w:cstheme="majorBidi"/>
          <w:sz w:val="28"/>
          <w:szCs w:val="28"/>
        </w:rPr>
        <w:t xml:space="preserve">cholar of Islamic studies </w:t>
      </w:r>
      <w:r w:rsidRPr="001860A3">
        <w:rPr>
          <w:rFonts w:asciiTheme="majorBidi" w:hAnsiTheme="majorBidi" w:cstheme="majorBidi"/>
          <w:b/>
          <w:bCs/>
          <w:sz w:val="28"/>
          <w:szCs w:val="28"/>
        </w:rPr>
        <w:t>Annemarie Schimmel</w:t>
      </w:r>
      <w:r w:rsidRPr="00EE5586">
        <w:rPr>
          <w:rFonts w:asciiTheme="majorBidi" w:hAnsiTheme="majorBidi" w:cstheme="majorBidi"/>
          <w:sz w:val="28"/>
          <w:szCs w:val="28"/>
        </w:rPr>
        <w:t>:</w:t>
      </w:r>
      <w:r w:rsidRPr="00055B05">
        <w:rPr>
          <w:rStyle w:val="FootnoteReference"/>
          <w:rFonts w:asciiTheme="majorBidi" w:hAnsiTheme="majorBidi" w:cstheme="majorBidi"/>
          <w:color w:val="000000"/>
          <w:sz w:val="28"/>
          <w:szCs w:val="28"/>
        </w:rPr>
        <w:footnoteReference w:id="162"/>
      </w:r>
      <w:r w:rsidRPr="00EE5586">
        <w:rPr>
          <w:rFonts w:asciiTheme="majorBidi" w:hAnsiTheme="majorBidi" w:cstheme="majorBidi"/>
          <w:sz w:val="28"/>
          <w:szCs w:val="28"/>
        </w:rPr>
        <w:t xml:space="preserve"> “Why do you like Islam?” She would typically answer: “Because Muslims take</w:t>
      </w:r>
      <w:r w:rsidRPr="0060467B">
        <w:rPr>
          <w:rFonts w:asciiTheme="majorBidi" w:hAnsiTheme="majorBidi" w:cstheme="majorBidi"/>
          <w:b/>
          <w:bCs/>
          <w:sz w:val="28"/>
          <w:szCs w:val="28"/>
        </w:rPr>
        <w:t xml:space="preserve"> </w:t>
      </w:r>
      <w:r w:rsidRPr="00B50134">
        <w:rPr>
          <w:rFonts w:asciiTheme="majorBidi" w:hAnsiTheme="majorBidi" w:cstheme="majorBidi"/>
          <w:sz w:val="28"/>
          <w:szCs w:val="28"/>
        </w:rPr>
        <w:t>God</w:t>
      </w:r>
      <w:r>
        <w:rPr>
          <w:rFonts w:asciiTheme="majorBidi" w:hAnsiTheme="majorBidi" w:cstheme="majorBidi"/>
          <w:sz w:val="28"/>
          <w:szCs w:val="28"/>
        </w:rPr>
        <w:t xml:space="preserve"> </w:t>
      </w:r>
      <w:r w:rsidRPr="00055B05">
        <w:rPr>
          <w:rFonts w:asciiTheme="majorBidi" w:hAnsiTheme="majorBidi" w:cstheme="majorBidi"/>
          <w:color w:val="000000"/>
          <w:sz w:val="28"/>
          <w:szCs w:val="28"/>
        </w:rPr>
        <w:t xml:space="preserve">seriously.” </w:t>
      </w:r>
      <w:r>
        <w:rPr>
          <w:rFonts w:asciiTheme="majorBidi" w:hAnsiTheme="majorBidi" w:cstheme="majorBidi"/>
          <w:color w:val="000000"/>
          <w:sz w:val="28"/>
          <w:szCs w:val="28"/>
        </w:rPr>
        <w:t xml:space="preserve">In this same </w:t>
      </w:r>
      <w:r w:rsidR="00D66337">
        <w:rPr>
          <w:rFonts w:asciiTheme="majorBidi" w:hAnsiTheme="majorBidi" w:cstheme="majorBidi"/>
          <w:color w:val="000000"/>
          <w:sz w:val="28"/>
          <w:szCs w:val="28"/>
        </w:rPr>
        <w:t>tenor</w:t>
      </w:r>
      <w:r>
        <w:rPr>
          <w:rFonts w:asciiTheme="majorBidi" w:hAnsiTheme="majorBidi" w:cstheme="majorBidi"/>
          <w:color w:val="000000"/>
          <w:sz w:val="28"/>
          <w:szCs w:val="28"/>
        </w:rPr>
        <w:t xml:space="preserve">, it is the goal of </w:t>
      </w:r>
      <w:r w:rsidRPr="00055B05">
        <w:rPr>
          <w:rFonts w:asciiTheme="majorBidi" w:hAnsiTheme="majorBidi" w:cstheme="majorBidi"/>
          <w:i/>
          <w:iCs/>
          <w:sz w:val="28"/>
          <w:szCs w:val="28"/>
        </w:rPr>
        <w:t>The First Teaching</w:t>
      </w:r>
      <w:r w:rsidRPr="00055B05">
        <w:rPr>
          <w:rFonts w:asciiTheme="majorBidi" w:hAnsiTheme="majorBidi" w:cstheme="majorBidi"/>
          <w:color w:val="000000"/>
          <w:sz w:val="28"/>
          <w:szCs w:val="28"/>
        </w:rPr>
        <w:t xml:space="preserve"> to take God </w:t>
      </w:r>
      <w:r>
        <w:rPr>
          <w:rFonts w:asciiTheme="majorBidi" w:hAnsiTheme="majorBidi" w:cstheme="majorBidi"/>
          <w:color w:val="000000"/>
          <w:sz w:val="28"/>
          <w:szCs w:val="28"/>
        </w:rPr>
        <w:t xml:space="preserve">in earnest as </w:t>
      </w:r>
      <w:r w:rsidRPr="003D0D60">
        <w:rPr>
          <w:rFonts w:asciiTheme="majorBidi" w:hAnsiTheme="majorBidi" w:cstheme="majorBidi"/>
          <w:b/>
          <w:bCs/>
          <w:color w:val="000000"/>
          <w:sz w:val="28"/>
          <w:szCs w:val="28"/>
        </w:rPr>
        <w:t>He</w:t>
      </w:r>
      <w:r>
        <w:rPr>
          <w:rStyle w:val="FootnoteReference"/>
          <w:rFonts w:asciiTheme="majorBidi" w:hAnsiTheme="majorBidi" w:cstheme="majorBidi"/>
          <w:sz w:val="28"/>
          <w:szCs w:val="28"/>
        </w:rPr>
        <w:footnoteReference w:id="163"/>
      </w:r>
      <w:r>
        <w:rPr>
          <w:rFonts w:asciiTheme="majorBidi" w:hAnsiTheme="majorBidi" w:cstheme="majorBidi"/>
          <w:color w:val="000000"/>
          <w:sz w:val="28"/>
          <w:szCs w:val="28"/>
        </w:rPr>
        <w:t xml:space="preserve"> deserves to </w:t>
      </w:r>
      <w:r>
        <w:rPr>
          <w:rFonts w:asciiTheme="majorBidi" w:hAnsiTheme="majorBidi" w:cstheme="majorBidi"/>
          <w:color w:val="000000"/>
          <w:sz w:val="28"/>
          <w:szCs w:val="28"/>
        </w:rPr>
        <w:lastRenderedPageBreak/>
        <w:t>be taken</w:t>
      </w:r>
      <w:r w:rsidRPr="00055B05">
        <w:rPr>
          <w:rFonts w:asciiTheme="majorBidi" w:hAnsiTheme="majorBidi" w:cstheme="majorBidi"/>
          <w:color w:val="000000"/>
          <w:sz w:val="28"/>
          <w:szCs w:val="28"/>
        </w:rPr>
        <w:t xml:space="preserve"> and</w:t>
      </w:r>
      <w:r w:rsidR="00D66337">
        <w:rPr>
          <w:rFonts w:asciiTheme="majorBidi" w:hAnsiTheme="majorBidi" w:cstheme="majorBidi"/>
          <w:color w:val="000000"/>
          <w:sz w:val="28"/>
          <w:szCs w:val="28"/>
        </w:rPr>
        <w:t>, by that,</w:t>
      </w:r>
      <w:r w:rsidRPr="00055B05">
        <w:rPr>
          <w:rFonts w:asciiTheme="majorBidi" w:hAnsiTheme="majorBidi" w:cstheme="majorBidi"/>
          <w:color w:val="000000"/>
          <w:sz w:val="28"/>
          <w:szCs w:val="28"/>
        </w:rPr>
        <w:t xml:space="preserve"> </w:t>
      </w:r>
      <w:r>
        <w:rPr>
          <w:rFonts w:asciiTheme="majorBidi" w:hAnsiTheme="majorBidi" w:cstheme="majorBidi"/>
          <w:color w:val="000000"/>
          <w:sz w:val="28"/>
          <w:szCs w:val="28"/>
        </w:rPr>
        <w:t xml:space="preserve">to </w:t>
      </w:r>
      <w:r w:rsidRPr="00055B05">
        <w:rPr>
          <w:rFonts w:asciiTheme="majorBidi" w:hAnsiTheme="majorBidi" w:cstheme="majorBidi"/>
          <w:color w:val="000000"/>
          <w:sz w:val="28"/>
          <w:szCs w:val="28"/>
        </w:rPr>
        <w:t>open</w:t>
      </w:r>
      <w:r>
        <w:rPr>
          <w:rFonts w:asciiTheme="majorBidi" w:hAnsiTheme="majorBidi" w:cstheme="majorBidi"/>
          <w:color w:val="000000"/>
          <w:sz w:val="28"/>
          <w:szCs w:val="28"/>
        </w:rPr>
        <w:t xml:space="preserve"> up</w:t>
      </w:r>
      <w:r w:rsidRPr="00055B05">
        <w:rPr>
          <w:rFonts w:asciiTheme="majorBidi" w:hAnsiTheme="majorBidi" w:cstheme="majorBidi"/>
          <w:color w:val="000000"/>
          <w:sz w:val="28"/>
          <w:szCs w:val="28"/>
        </w:rPr>
        <w:t xml:space="preserve"> the doors for every </w:t>
      </w:r>
      <w:r>
        <w:rPr>
          <w:rFonts w:asciiTheme="majorBidi" w:hAnsiTheme="majorBidi" w:cstheme="majorBidi"/>
          <w:color w:val="000000"/>
          <w:sz w:val="28"/>
          <w:szCs w:val="28"/>
        </w:rPr>
        <w:t>listener-reader</w:t>
      </w:r>
      <w:r w:rsidRPr="00055B05">
        <w:rPr>
          <w:rFonts w:asciiTheme="majorBidi" w:hAnsiTheme="majorBidi" w:cstheme="majorBidi"/>
          <w:color w:val="000000"/>
          <w:sz w:val="28"/>
          <w:szCs w:val="28"/>
        </w:rPr>
        <w:t xml:space="preserve"> to do the same.</w:t>
      </w:r>
      <w:r>
        <w:rPr>
          <w:rFonts w:asciiTheme="majorBidi" w:hAnsiTheme="majorBidi" w:cstheme="majorBidi"/>
          <w:color w:val="000000"/>
          <w:sz w:val="28"/>
          <w:szCs w:val="28"/>
        </w:rPr>
        <w:t xml:space="preserve"> More than anything else, people</w:t>
      </w:r>
      <w:r w:rsidRPr="00B36B68">
        <w:rPr>
          <w:rFonts w:asciiTheme="majorBidi" w:hAnsiTheme="majorBidi" w:cstheme="majorBidi"/>
          <w:color w:val="000000"/>
          <w:sz w:val="28"/>
          <w:szCs w:val="28"/>
        </w:rPr>
        <w:t xml:space="preserve"> </w:t>
      </w:r>
      <w:r>
        <w:rPr>
          <w:rFonts w:asciiTheme="majorBidi" w:hAnsiTheme="majorBidi" w:cstheme="majorBidi"/>
          <w:color w:val="000000"/>
          <w:sz w:val="28"/>
          <w:szCs w:val="28"/>
        </w:rPr>
        <w:t>today need to rediscover the meaning of life, regain access to their Lord Creator,</w:t>
      </w:r>
      <w:r w:rsidRPr="00337769">
        <w:rPr>
          <w:rFonts w:asciiTheme="majorBidi" w:hAnsiTheme="majorBidi" w:cstheme="majorBidi"/>
          <w:color w:val="000000"/>
          <w:sz w:val="28"/>
          <w:szCs w:val="28"/>
        </w:rPr>
        <w:t xml:space="preserve"> </w:t>
      </w:r>
      <w:r>
        <w:rPr>
          <w:rFonts w:asciiTheme="majorBidi" w:hAnsiTheme="majorBidi" w:cstheme="majorBidi"/>
          <w:color w:val="000000"/>
          <w:sz w:val="28"/>
          <w:szCs w:val="28"/>
        </w:rPr>
        <w:t xml:space="preserve">and take </w:t>
      </w:r>
      <w:r w:rsidRPr="003D0D60">
        <w:rPr>
          <w:rFonts w:asciiTheme="majorBidi" w:hAnsiTheme="majorBidi" w:cstheme="majorBidi"/>
          <w:color w:val="000000"/>
          <w:sz w:val="28"/>
          <w:szCs w:val="28"/>
        </w:rPr>
        <w:t>Him</w:t>
      </w:r>
      <w:r>
        <w:rPr>
          <w:rFonts w:asciiTheme="majorBidi" w:hAnsiTheme="majorBidi" w:cstheme="majorBidi"/>
          <w:color w:val="000000"/>
          <w:sz w:val="28"/>
          <w:szCs w:val="28"/>
        </w:rPr>
        <w:t xml:space="preserve"> seriously.</w:t>
      </w:r>
    </w:p>
    <w:p w14:paraId="10318AE3" w14:textId="77777777" w:rsidR="00E86172" w:rsidRDefault="00E86172" w:rsidP="00E86172">
      <w:pPr>
        <w:rPr>
          <w:rFonts w:asciiTheme="majorBidi" w:hAnsiTheme="majorBidi" w:cstheme="majorBidi"/>
          <w:color w:val="000000"/>
          <w:sz w:val="28"/>
          <w:szCs w:val="28"/>
        </w:rPr>
      </w:pPr>
    </w:p>
    <w:p w14:paraId="4FE3BC73" w14:textId="7498EF40" w:rsidR="00EA0C4E" w:rsidRDefault="00EA0C4E" w:rsidP="00DB37C5">
      <w:pPr>
        <w:ind w:left="1440"/>
        <w:rPr>
          <w:rFonts w:asciiTheme="majorBidi" w:hAnsiTheme="majorBidi" w:cstheme="majorBidi"/>
          <w:color w:val="000000"/>
          <w:sz w:val="20"/>
          <w:szCs w:val="20"/>
        </w:rPr>
      </w:pPr>
      <w:r w:rsidRPr="00DB37C5">
        <w:rPr>
          <w:rFonts w:asciiTheme="majorBidi" w:hAnsiTheme="majorBidi" w:cstheme="majorBidi"/>
          <w:color w:val="000000"/>
          <w:sz w:val="20"/>
          <w:szCs w:val="20"/>
        </w:rPr>
        <w:t>Image</w:t>
      </w:r>
      <w:r w:rsidR="00DB37C5" w:rsidRPr="00DB37C5">
        <w:rPr>
          <w:rFonts w:asciiTheme="majorBidi" w:hAnsiTheme="majorBidi" w:cstheme="majorBidi"/>
          <w:color w:val="000000"/>
          <w:sz w:val="20"/>
          <w:szCs w:val="20"/>
        </w:rPr>
        <w:t xml:space="preserve"> 3</w:t>
      </w:r>
      <w:r w:rsidR="0095163E">
        <w:rPr>
          <w:rFonts w:asciiTheme="majorBidi" w:hAnsiTheme="majorBidi" w:cstheme="majorBidi"/>
          <w:color w:val="000000"/>
          <w:sz w:val="20"/>
          <w:szCs w:val="20"/>
        </w:rPr>
        <w:t>4</w:t>
      </w:r>
      <w:r w:rsidRPr="00DB37C5">
        <w:rPr>
          <w:rFonts w:asciiTheme="majorBidi" w:hAnsiTheme="majorBidi" w:cstheme="majorBidi"/>
          <w:color w:val="000000"/>
          <w:sz w:val="20"/>
          <w:szCs w:val="20"/>
        </w:rPr>
        <w:t>:</w:t>
      </w:r>
    </w:p>
    <w:p w14:paraId="7D210A9F" w14:textId="77777777" w:rsidR="00DB37C5" w:rsidRDefault="00DB37C5" w:rsidP="00DB37C5">
      <w:pPr>
        <w:ind w:left="1440"/>
        <w:rPr>
          <w:rFonts w:asciiTheme="majorBidi" w:hAnsiTheme="majorBidi" w:cstheme="majorBidi"/>
          <w:color w:val="000000"/>
          <w:sz w:val="20"/>
          <w:szCs w:val="20"/>
        </w:rPr>
      </w:pPr>
    </w:p>
    <w:p w14:paraId="09E962E1" w14:textId="77777777" w:rsidR="00DB37C5" w:rsidRDefault="00DB37C5" w:rsidP="00DB37C5">
      <w:pPr>
        <w:ind w:left="1440"/>
        <w:rPr>
          <w:rFonts w:asciiTheme="majorBidi" w:hAnsiTheme="majorBidi" w:cstheme="majorBidi"/>
          <w:color w:val="000000"/>
          <w:sz w:val="20"/>
          <w:szCs w:val="20"/>
        </w:rPr>
      </w:pPr>
    </w:p>
    <w:p w14:paraId="0017BDD8" w14:textId="77777777" w:rsidR="007610FA" w:rsidRDefault="007610FA" w:rsidP="00DB37C5">
      <w:pPr>
        <w:ind w:left="1440"/>
        <w:rPr>
          <w:rFonts w:asciiTheme="majorBidi" w:hAnsiTheme="majorBidi" w:cstheme="majorBidi"/>
          <w:color w:val="000000"/>
          <w:sz w:val="20"/>
          <w:szCs w:val="20"/>
        </w:rPr>
      </w:pPr>
    </w:p>
    <w:p w14:paraId="1118AFEA" w14:textId="77777777" w:rsidR="00DB37C5" w:rsidRDefault="00DB37C5" w:rsidP="00DB37C5">
      <w:pPr>
        <w:ind w:left="1440"/>
        <w:rPr>
          <w:rFonts w:asciiTheme="majorBidi" w:hAnsiTheme="majorBidi" w:cstheme="majorBidi"/>
          <w:color w:val="000000"/>
          <w:sz w:val="20"/>
          <w:szCs w:val="20"/>
        </w:rPr>
      </w:pPr>
    </w:p>
    <w:p w14:paraId="4CF755BF" w14:textId="77777777" w:rsidR="00DB37C5" w:rsidRDefault="00DB37C5" w:rsidP="00DB37C5">
      <w:pPr>
        <w:ind w:left="1440"/>
        <w:rPr>
          <w:rFonts w:asciiTheme="majorBidi" w:hAnsiTheme="majorBidi" w:cstheme="majorBidi"/>
          <w:color w:val="000000"/>
          <w:sz w:val="20"/>
          <w:szCs w:val="20"/>
        </w:rPr>
      </w:pPr>
    </w:p>
    <w:p w14:paraId="16BB55F7" w14:textId="77777777" w:rsidR="00DB37C5" w:rsidRDefault="00DB37C5" w:rsidP="00DB37C5">
      <w:pPr>
        <w:ind w:left="1440"/>
        <w:rPr>
          <w:rFonts w:asciiTheme="majorBidi" w:hAnsiTheme="majorBidi" w:cstheme="majorBidi"/>
          <w:color w:val="000000"/>
          <w:sz w:val="20"/>
          <w:szCs w:val="20"/>
        </w:rPr>
      </w:pPr>
    </w:p>
    <w:p w14:paraId="7191DEFD" w14:textId="77777777" w:rsidR="00DB37C5" w:rsidRDefault="00DB37C5" w:rsidP="00DB37C5">
      <w:pPr>
        <w:ind w:left="1440"/>
        <w:rPr>
          <w:rFonts w:asciiTheme="majorBidi" w:hAnsiTheme="majorBidi" w:cstheme="majorBidi"/>
          <w:color w:val="000000"/>
          <w:sz w:val="20"/>
          <w:szCs w:val="20"/>
        </w:rPr>
      </w:pPr>
    </w:p>
    <w:p w14:paraId="087D4883" w14:textId="77777777" w:rsidR="00DB37C5" w:rsidRPr="00DB37C5" w:rsidRDefault="00DB37C5" w:rsidP="00DB37C5">
      <w:pPr>
        <w:ind w:left="1440"/>
        <w:rPr>
          <w:rFonts w:asciiTheme="majorBidi" w:hAnsiTheme="majorBidi" w:cstheme="majorBidi"/>
          <w:color w:val="000000"/>
          <w:sz w:val="20"/>
          <w:szCs w:val="20"/>
        </w:rPr>
      </w:pPr>
    </w:p>
    <w:p w14:paraId="49AE7037" w14:textId="044DAE2D" w:rsidR="00EA0C4E" w:rsidRDefault="002B7E04" w:rsidP="00DB37C5">
      <w:pPr>
        <w:ind w:left="1440"/>
        <w:rPr>
          <w:rFonts w:asciiTheme="majorBidi" w:eastAsia="Arial" w:hAnsiTheme="majorBidi" w:cstheme="majorBidi"/>
          <w:sz w:val="20"/>
          <w:szCs w:val="20"/>
        </w:rPr>
      </w:pPr>
      <w:r>
        <w:rPr>
          <w:rFonts w:asciiTheme="majorBidi" w:eastAsia="Arial" w:hAnsiTheme="majorBidi" w:cstheme="majorBidi"/>
          <w:sz w:val="20"/>
          <w:szCs w:val="20"/>
        </w:rPr>
        <w:t>“</w:t>
      </w:r>
      <w:r w:rsidR="00DB37C5" w:rsidRPr="00DB37C5">
        <w:rPr>
          <w:rFonts w:asciiTheme="majorBidi" w:eastAsia="Arial" w:hAnsiTheme="majorBidi" w:cstheme="majorBidi"/>
          <w:sz w:val="20"/>
          <w:szCs w:val="20"/>
        </w:rPr>
        <w:t>Great things are done when Men and Mountains meet</w:t>
      </w:r>
      <w:r w:rsidR="00DB37C5">
        <w:rPr>
          <w:rFonts w:asciiTheme="majorBidi" w:eastAsia="Arial" w:hAnsiTheme="majorBidi" w:cstheme="majorBidi"/>
          <w:sz w:val="20"/>
          <w:szCs w:val="20"/>
        </w:rPr>
        <w:t>.</w:t>
      </w:r>
      <w:r>
        <w:rPr>
          <w:rFonts w:asciiTheme="majorBidi" w:eastAsia="Arial" w:hAnsiTheme="majorBidi" w:cstheme="majorBidi"/>
          <w:sz w:val="20"/>
          <w:szCs w:val="20"/>
        </w:rPr>
        <w:t>”</w:t>
      </w:r>
      <w:r>
        <w:rPr>
          <w:rStyle w:val="FootnoteReference"/>
          <w:rFonts w:asciiTheme="majorBidi" w:eastAsia="Arial" w:hAnsiTheme="majorBidi" w:cstheme="majorBidi"/>
          <w:sz w:val="20"/>
          <w:szCs w:val="20"/>
        </w:rPr>
        <w:footnoteReference w:id="164"/>
      </w:r>
    </w:p>
    <w:p w14:paraId="70ED31B5" w14:textId="77777777" w:rsidR="00DB37C5" w:rsidRDefault="00DB37C5" w:rsidP="00DB37C5">
      <w:pPr>
        <w:ind w:left="1440"/>
        <w:rPr>
          <w:rFonts w:asciiTheme="majorBidi" w:eastAsia="Arial" w:hAnsiTheme="majorBidi" w:cstheme="majorBidi"/>
          <w:sz w:val="20"/>
          <w:szCs w:val="20"/>
        </w:rPr>
      </w:pPr>
    </w:p>
    <w:p w14:paraId="43938714" w14:textId="77777777" w:rsidR="00DB37C5" w:rsidRPr="00DB37C5" w:rsidRDefault="00DB37C5" w:rsidP="00E86172">
      <w:pPr>
        <w:rPr>
          <w:rFonts w:asciiTheme="majorBidi" w:hAnsiTheme="majorBidi" w:cstheme="majorBidi"/>
          <w:color w:val="000000"/>
          <w:sz w:val="20"/>
          <w:szCs w:val="20"/>
        </w:rPr>
      </w:pPr>
    </w:p>
    <w:p w14:paraId="58E1B4B1" w14:textId="1E6C5849" w:rsidR="002E7FEB" w:rsidRDefault="00E86172" w:rsidP="00E86172">
      <w:pPr>
        <w:rPr>
          <w:rFonts w:asciiTheme="majorBidi" w:hAnsiTheme="majorBidi" w:cstheme="majorBidi"/>
          <w:sz w:val="28"/>
          <w:szCs w:val="28"/>
        </w:rPr>
      </w:pPr>
      <w:r w:rsidRPr="00434560">
        <w:rPr>
          <w:rFonts w:eastAsia="Calibri" w:cs="Calibri"/>
          <w:sz w:val="28"/>
          <w:szCs w:val="28"/>
        </w:rPr>
        <w:t>“</w:t>
      </w:r>
      <w:r w:rsidRPr="00434560">
        <w:rPr>
          <w:rFonts w:eastAsia="Calibri" w:cs="Calibri"/>
          <w:i/>
          <w:iCs/>
          <w:sz w:val="28"/>
          <w:szCs w:val="28"/>
        </w:rPr>
        <w:t>There is no god but God</w:t>
      </w:r>
      <w:r>
        <w:rPr>
          <w:rFonts w:eastAsia="Calibri" w:cs="Calibri"/>
          <w:sz w:val="28"/>
          <w:szCs w:val="28"/>
        </w:rPr>
        <w:t xml:space="preserve"> (</w:t>
      </w:r>
      <w:r>
        <w:rPr>
          <w:rFonts w:eastAsia="Calibri" w:cs="Calibri"/>
          <w:i/>
          <w:iCs/>
          <w:sz w:val="28"/>
          <w:szCs w:val="28"/>
        </w:rPr>
        <w:t>L</w:t>
      </w:r>
      <w:r w:rsidRPr="0098412E">
        <w:rPr>
          <w:rFonts w:asciiTheme="majorBidi" w:hAnsiTheme="majorBidi" w:cstheme="majorBidi"/>
          <w:i/>
          <w:iCs/>
          <w:sz w:val="28"/>
          <w:szCs w:val="28"/>
        </w:rPr>
        <w:t>ā</w:t>
      </w:r>
      <w:r>
        <w:rPr>
          <w:rFonts w:eastAsia="Calibri" w:cs="Calibri"/>
          <w:i/>
          <w:iCs/>
          <w:sz w:val="28"/>
          <w:szCs w:val="28"/>
        </w:rPr>
        <w:t xml:space="preserve"> il</w:t>
      </w:r>
      <w:r w:rsidRPr="0098412E">
        <w:rPr>
          <w:rFonts w:asciiTheme="majorBidi" w:hAnsiTheme="majorBidi" w:cstheme="majorBidi"/>
          <w:i/>
          <w:iCs/>
          <w:sz w:val="28"/>
          <w:szCs w:val="28"/>
        </w:rPr>
        <w:t>ā</w:t>
      </w:r>
      <w:r>
        <w:rPr>
          <w:rFonts w:eastAsia="Calibri" w:cs="Calibri"/>
          <w:i/>
          <w:iCs/>
          <w:sz w:val="28"/>
          <w:szCs w:val="28"/>
        </w:rPr>
        <w:t>ha ill-All</w:t>
      </w:r>
      <w:r w:rsidRPr="0098412E">
        <w:rPr>
          <w:rFonts w:asciiTheme="majorBidi" w:hAnsiTheme="majorBidi" w:cstheme="majorBidi"/>
          <w:i/>
          <w:iCs/>
          <w:sz w:val="28"/>
          <w:szCs w:val="28"/>
        </w:rPr>
        <w:t>ā</w:t>
      </w:r>
      <w:r>
        <w:rPr>
          <w:rFonts w:eastAsia="Calibri" w:cs="Calibri"/>
          <w:i/>
          <w:iCs/>
          <w:sz w:val="28"/>
          <w:szCs w:val="28"/>
        </w:rPr>
        <w:t>h</w:t>
      </w:r>
      <w:r>
        <w:rPr>
          <w:rFonts w:eastAsia="Calibri" w:cs="Calibri"/>
          <w:sz w:val="28"/>
          <w:szCs w:val="28"/>
        </w:rPr>
        <w:t>).”</w:t>
      </w:r>
      <w:r>
        <w:rPr>
          <w:rFonts w:asciiTheme="majorBidi" w:hAnsiTheme="majorBidi" w:cstheme="majorBidi"/>
          <w:sz w:val="28"/>
          <w:szCs w:val="28"/>
        </w:rPr>
        <w:t xml:space="preserve"> But without God, there is also no </w:t>
      </w:r>
      <w:r w:rsidR="00D07149">
        <w:rPr>
          <w:rFonts w:asciiTheme="majorBidi" w:hAnsiTheme="majorBidi" w:cstheme="majorBidi"/>
          <w:sz w:val="28"/>
          <w:szCs w:val="28"/>
        </w:rPr>
        <w:t>H</w:t>
      </w:r>
      <w:r>
        <w:rPr>
          <w:rFonts w:asciiTheme="majorBidi" w:hAnsiTheme="majorBidi" w:cstheme="majorBidi"/>
          <w:sz w:val="28"/>
          <w:szCs w:val="28"/>
        </w:rPr>
        <w:t xml:space="preserve">uman </w:t>
      </w:r>
      <w:r w:rsidR="00D07149">
        <w:rPr>
          <w:rFonts w:asciiTheme="majorBidi" w:hAnsiTheme="majorBidi" w:cstheme="majorBidi"/>
          <w:sz w:val="28"/>
          <w:szCs w:val="28"/>
        </w:rPr>
        <w:t>B</w:t>
      </w:r>
      <w:r>
        <w:rPr>
          <w:rFonts w:asciiTheme="majorBidi" w:hAnsiTheme="majorBidi" w:cstheme="majorBidi"/>
          <w:sz w:val="28"/>
          <w:szCs w:val="28"/>
        </w:rPr>
        <w:t xml:space="preserve">eing worthy of that designation. Thus also: “There is no god but God.” But correlatively: “There is no </w:t>
      </w:r>
      <w:r w:rsidRPr="00D8345B">
        <w:rPr>
          <w:rFonts w:asciiTheme="majorBidi" w:hAnsiTheme="majorBidi" w:cstheme="majorBidi"/>
          <w:sz w:val="28"/>
          <w:szCs w:val="28"/>
        </w:rPr>
        <w:t>Man</w:t>
      </w:r>
      <w:r>
        <w:rPr>
          <w:rFonts w:asciiTheme="majorBidi" w:hAnsiTheme="majorBidi" w:cstheme="majorBidi"/>
          <w:sz w:val="28"/>
          <w:szCs w:val="28"/>
        </w:rPr>
        <w:t xml:space="preserve"> without God.” As a rule, generalizations are hazardous, but this sweeping statement about our inherently </w:t>
      </w:r>
      <w:r w:rsidR="00A76789">
        <w:rPr>
          <w:rFonts w:asciiTheme="majorBidi" w:hAnsiTheme="majorBidi" w:cstheme="majorBidi"/>
          <w:sz w:val="28"/>
          <w:szCs w:val="28"/>
        </w:rPr>
        <w:t>H</w:t>
      </w:r>
      <w:r>
        <w:rPr>
          <w:rFonts w:asciiTheme="majorBidi" w:hAnsiTheme="majorBidi" w:cstheme="majorBidi"/>
          <w:sz w:val="28"/>
          <w:szCs w:val="28"/>
        </w:rPr>
        <w:t>uman need for God</w:t>
      </w:r>
      <w:r w:rsidR="0070362B">
        <w:rPr>
          <w:rFonts w:asciiTheme="majorBidi" w:hAnsiTheme="majorBidi" w:cstheme="majorBidi"/>
          <w:sz w:val="28"/>
          <w:szCs w:val="28"/>
        </w:rPr>
        <w:t>—as will be fully discussed in Volume</w:t>
      </w:r>
      <w:r w:rsidR="003752F7">
        <w:rPr>
          <w:rFonts w:asciiTheme="majorBidi" w:hAnsiTheme="majorBidi" w:cstheme="majorBidi"/>
          <w:sz w:val="28"/>
          <w:szCs w:val="28"/>
        </w:rPr>
        <w:t>s</w:t>
      </w:r>
      <w:r w:rsidR="0070362B">
        <w:rPr>
          <w:rFonts w:asciiTheme="majorBidi" w:hAnsiTheme="majorBidi" w:cstheme="majorBidi"/>
          <w:sz w:val="28"/>
          <w:szCs w:val="28"/>
        </w:rPr>
        <w:t xml:space="preserve"> Six</w:t>
      </w:r>
      <w:r w:rsidR="003752F7">
        <w:rPr>
          <w:rFonts w:asciiTheme="majorBidi" w:hAnsiTheme="majorBidi" w:cstheme="majorBidi"/>
          <w:sz w:val="28"/>
          <w:szCs w:val="28"/>
        </w:rPr>
        <w:t xml:space="preserve"> and Eight</w:t>
      </w:r>
      <w:r w:rsidR="0070362B">
        <w:rPr>
          <w:rFonts w:asciiTheme="majorBidi" w:hAnsiTheme="majorBidi" w:cstheme="majorBidi"/>
          <w:sz w:val="28"/>
          <w:szCs w:val="28"/>
        </w:rPr>
        <w:t xml:space="preserve">—is </w:t>
      </w:r>
      <w:r>
        <w:rPr>
          <w:rFonts w:asciiTheme="majorBidi" w:hAnsiTheme="majorBidi" w:cstheme="majorBidi"/>
          <w:sz w:val="28"/>
          <w:szCs w:val="28"/>
        </w:rPr>
        <w:t xml:space="preserve">central to our universal </w:t>
      </w:r>
      <w:r w:rsidR="00A76789">
        <w:rPr>
          <w:rFonts w:asciiTheme="majorBidi" w:hAnsiTheme="majorBidi" w:cstheme="majorBidi"/>
          <w:sz w:val="28"/>
          <w:szCs w:val="28"/>
        </w:rPr>
        <w:t>P</w:t>
      </w:r>
      <w:r>
        <w:rPr>
          <w:rFonts w:asciiTheme="majorBidi" w:hAnsiTheme="majorBidi" w:cstheme="majorBidi"/>
          <w:sz w:val="28"/>
          <w:szCs w:val="28"/>
        </w:rPr>
        <w:t xml:space="preserve">rimordial </w:t>
      </w:r>
      <w:r w:rsidR="00A76789">
        <w:rPr>
          <w:rFonts w:asciiTheme="majorBidi" w:hAnsiTheme="majorBidi" w:cstheme="majorBidi"/>
          <w:sz w:val="28"/>
          <w:szCs w:val="28"/>
        </w:rPr>
        <w:t>N</w:t>
      </w:r>
      <w:r>
        <w:rPr>
          <w:rFonts w:asciiTheme="majorBidi" w:hAnsiTheme="majorBidi" w:cstheme="majorBidi"/>
          <w:sz w:val="28"/>
          <w:szCs w:val="28"/>
        </w:rPr>
        <w:t>ature (</w:t>
      </w:r>
      <w:r>
        <w:rPr>
          <w:rFonts w:asciiTheme="majorBidi" w:hAnsiTheme="majorBidi" w:cstheme="majorBidi"/>
          <w:i/>
          <w:iCs/>
          <w:sz w:val="28"/>
          <w:szCs w:val="28"/>
        </w:rPr>
        <w:t>al-Fi</w:t>
      </w:r>
      <w:r w:rsidRPr="00EB5491">
        <w:rPr>
          <w:rFonts w:asciiTheme="majorBidi" w:hAnsiTheme="majorBidi" w:cstheme="majorBidi"/>
          <w:i/>
          <w:iCs/>
          <w:sz w:val="28"/>
          <w:szCs w:val="28"/>
        </w:rPr>
        <w:t>ṭ</w:t>
      </w:r>
      <w:r>
        <w:rPr>
          <w:rFonts w:asciiTheme="majorBidi" w:hAnsiTheme="majorBidi" w:cstheme="majorBidi"/>
          <w:i/>
          <w:iCs/>
          <w:sz w:val="28"/>
          <w:szCs w:val="28"/>
        </w:rPr>
        <w:t>ra</w:t>
      </w:r>
      <w:r>
        <w:rPr>
          <w:rFonts w:asciiTheme="majorBidi" w:hAnsiTheme="majorBidi" w:cstheme="majorBidi"/>
          <w:sz w:val="28"/>
          <w:szCs w:val="28"/>
        </w:rPr>
        <w:t xml:space="preserve">) as God-created beings. </w:t>
      </w:r>
      <w:r w:rsidR="000A4816">
        <w:rPr>
          <w:rFonts w:asciiTheme="majorBidi" w:hAnsiTheme="majorBidi" w:cstheme="majorBidi"/>
          <w:sz w:val="28"/>
          <w:szCs w:val="28"/>
        </w:rPr>
        <w:t xml:space="preserve">The centrality of God-consciousness to </w:t>
      </w:r>
      <w:r w:rsidR="00926064">
        <w:rPr>
          <w:rFonts w:asciiTheme="majorBidi" w:hAnsiTheme="majorBidi" w:cstheme="majorBidi"/>
          <w:sz w:val="28"/>
          <w:szCs w:val="28"/>
        </w:rPr>
        <w:t>Human Beings</w:t>
      </w:r>
      <w:r>
        <w:rPr>
          <w:rFonts w:asciiTheme="majorBidi" w:hAnsiTheme="majorBidi" w:cstheme="majorBidi"/>
          <w:sz w:val="28"/>
          <w:szCs w:val="28"/>
        </w:rPr>
        <w:t xml:space="preserve"> is an assertion that lies at the heart of Islamic </w:t>
      </w:r>
      <w:r w:rsidR="00A76789">
        <w:rPr>
          <w:rFonts w:asciiTheme="majorBidi" w:hAnsiTheme="majorBidi" w:cstheme="majorBidi"/>
          <w:sz w:val="28"/>
          <w:szCs w:val="28"/>
        </w:rPr>
        <w:t>H</w:t>
      </w:r>
      <w:r>
        <w:rPr>
          <w:rFonts w:asciiTheme="majorBidi" w:hAnsiTheme="majorBidi" w:cstheme="majorBidi"/>
          <w:sz w:val="28"/>
          <w:szCs w:val="28"/>
        </w:rPr>
        <w:t xml:space="preserve">umanism—as we </w:t>
      </w:r>
      <w:r>
        <w:rPr>
          <w:rFonts w:asciiTheme="majorBidi" w:hAnsiTheme="majorBidi" w:cstheme="majorBidi"/>
          <w:sz w:val="28"/>
          <w:szCs w:val="28"/>
        </w:rPr>
        <w:lastRenderedPageBreak/>
        <w:t>will see in what follows—and it is</w:t>
      </w:r>
      <w:r>
        <w:rPr>
          <w:rFonts w:asciiTheme="majorBidi" w:hAnsiTheme="majorBidi" w:cstheme="majorBidi"/>
          <w:i/>
          <w:iCs/>
          <w:sz w:val="28"/>
          <w:szCs w:val="28"/>
        </w:rPr>
        <w:t xml:space="preserve"> </w:t>
      </w:r>
      <w:r>
        <w:rPr>
          <w:rFonts w:asciiTheme="majorBidi" w:hAnsiTheme="majorBidi" w:cstheme="majorBidi"/>
          <w:sz w:val="28"/>
          <w:szCs w:val="28"/>
        </w:rPr>
        <w:t xml:space="preserve">a major theme of </w:t>
      </w:r>
      <w:r>
        <w:rPr>
          <w:rFonts w:asciiTheme="majorBidi" w:hAnsiTheme="majorBidi" w:cstheme="majorBidi"/>
          <w:i/>
          <w:iCs/>
          <w:sz w:val="28"/>
          <w:szCs w:val="28"/>
        </w:rPr>
        <w:t>The First Teaching</w:t>
      </w:r>
      <w:r>
        <w:rPr>
          <w:rFonts w:asciiTheme="majorBidi" w:hAnsiTheme="majorBidi" w:cstheme="majorBidi"/>
          <w:sz w:val="28"/>
          <w:szCs w:val="28"/>
        </w:rPr>
        <w:t xml:space="preserve">, just as, I believe, </w:t>
      </w:r>
      <w:r w:rsidR="00032107">
        <w:rPr>
          <w:rFonts w:asciiTheme="majorBidi" w:hAnsiTheme="majorBidi" w:cstheme="majorBidi"/>
          <w:sz w:val="28"/>
          <w:szCs w:val="28"/>
        </w:rPr>
        <w:t>the harms of losing sight of God</w:t>
      </w:r>
      <w:r>
        <w:rPr>
          <w:rFonts w:asciiTheme="majorBidi" w:hAnsiTheme="majorBidi" w:cstheme="majorBidi"/>
          <w:sz w:val="28"/>
          <w:szCs w:val="28"/>
        </w:rPr>
        <w:t xml:space="preserve"> </w:t>
      </w:r>
      <w:r w:rsidR="00032107">
        <w:rPr>
          <w:rFonts w:asciiTheme="majorBidi" w:hAnsiTheme="majorBidi" w:cstheme="majorBidi"/>
          <w:sz w:val="28"/>
          <w:szCs w:val="28"/>
        </w:rPr>
        <w:t>are</w:t>
      </w:r>
      <w:r>
        <w:rPr>
          <w:rFonts w:asciiTheme="majorBidi" w:hAnsiTheme="majorBidi" w:cstheme="majorBidi"/>
          <w:sz w:val="28"/>
          <w:szCs w:val="28"/>
        </w:rPr>
        <w:t xml:space="preserve"> an unavoidable conclusion in our time. </w:t>
      </w:r>
    </w:p>
    <w:p w14:paraId="0BDF1B08" w14:textId="6790AE67" w:rsidR="002E7FEB" w:rsidRDefault="002E7FEB" w:rsidP="00E86172">
      <w:pPr>
        <w:rPr>
          <w:rFonts w:asciiTheme="majorBidi" w:hAnsiTheme="majorBidi" w:cstheme="majorBidi"/>
          <w:sz w:val="28"/>
          <w:szCs w:val="28"/>
        </w:rPr>
      </w:pPr>
    </w:p>
    <w:p w14:paraId="57A9D97D" w14:textId="178DC85F" w:rsidR="00E86172" w:rsidRDefault="00E86172" w:rsidP="00E86172">
      <w:pPr>
        <w:rPr>
          <w:rFonts w:asciiTheme="majorBidi" w:hAnsiTheme="majorBidi" w:cstheme="majorBidi"/>
          <w:sz w:val="28"/>
          <w:szCs w:val="28"/>
        </w:rPr>
      </w:pPr>
      <w:r>
        <w:rPr>
          <w:rFonts w:asciiTheme="majorBidi" w:hAnsiTheme="majorBidi" w:cstheme="majorBidi"/>
          <w:color w:val="000000"/>
          <w:sz w:val="28"/>
          <w:szCs w:val="28"/>
        </w:rPr>
        <w:t>All the entangled and endlessly proliferating problems we face today—</w:t>
      </w:r>
      <w:r w:rsidR="00032107">
        <w:rPr>
          <w:rFonts w:asciiTheme="majorBidi" w:hAnsiTheme="majorBidi" w:cstheme="majorBidi"/>
          <w:color w:val="000000"/>
          <w:sz w:val="28"/>
          <w:szCs w:val="28"/>
        </w:rPr>
        <w:t xml:space="preserve">in the Environment, </w:t>
      </w:r>
      <w:r>
        <w:rPr>
          <w:rFonts w:asciiTheme="majorBidi" w:hAnsiTheme="majorBidi" w:cstheme="majorBidi"/>
          <w:color w:val="000000"/>
          <w:sz w:val="28"/>
          <w:szCs w:val="28"/>
        </w:rPr>
        <w:t>our personal psyches,</w:t>
      </w:r>
      <w:r w:rsidR="00032107">
        <w:rPr>
          <w:rFonts w:asciiTheme="majorBidi" w:hAnsiTheme="majorBidi" w:cstheme="majorBidi"/>
          <w:color w:val="000000"/>
          <w:sz w:val="28"/>
          <w:szCs w:val="28"/>
        </w:rPr>
        <w:t xml:space="preserve"> and</w:t>
      </w:r>
      <w:r w:rsidR="009F60D4">
        <w:rPr>
          <w:rFonts w:asciiTheme="majorBidi" w:hAnsiTheme="majorBidi" w:cstheme="majorBidi"/>
          <w:color w:val="000000"/>
          <w:sz w:val="28"/>
          <w:szCs w:val="28"/>
        </w:rPr>
        <w:t xml:space="preserve"> our</w:t>
      </w:r>
      <w:r>
        <w:rPr>
          <w:rFonts w:asciiTheme="majorBidi" w:hAnsiTheme="majorBidi" w:cstheme="majorBidi"/>
          <w:color w:val="000000"/>
          <w:sz w:val="28"/>
          <w:szCs w:val="28"/>
        </w:rPr>
        <w:t xml:space="preserve"> societies—go back, directly and indirectly, to our collective heedlessness toward God and ignorance of our intrinsic </w:t>
      </w:r>
      <w:r w:rsidR="009F60D4">
        <w:rPr>
          <w:rFonts w:asciiTheme="majorBidi" w:hAnsiTheme="majorBidi" w:cstheme="majorBidi"/>
          <w:color w:val="000000"/>
          <w:sz w:val="28"/>
          <w:szCs w:val="28"/>
        </w:rPr>
        <w:t>H</w:t>
      </w:r>
      <w:r>
        <w:rPr>
          <w:rFonts w:asciiTheme="majorBidi" w:hAnsiTheme="majorBidi" w:cstheme="majorBidi"/>
          <w:color w:val="000000"/>
          <w:sz w:val="28"/>
          <w:szCs w:val="28"/>
        </w:rPr>
        <w:t xml:space="preserve">uman </w:t>
      </w:r>
      <w:r w:rsidR="009F60D4">
        <w:rPr>
          <w:rFonts w:asciiTheme="majorBidi" w:hAnsiTheme="majorBidi" w:cstheme="majorBidi"/>
          <w:color w:val="000000"/>
          <w:sz w:val="28"/>
          <w:szCs w:val="28"/>
        </w:rPr>
        <w:t>disposition</w:t>
      </w:r>
      <w:r>
        <w:rPr>
          <w:rFonts w:asciiTheme="majorBidi" w:hAnsiTheme="majorBidi" w:cstheme="majorBidi"/>
          <w:color w:val="000000"/>
          <w:sz w:val="28"/>
          <w:szCs w:val="28"/>
        </w:rPr>
        <w:t xml:space="preserve"> as created, living </w:t>
      </w:r>
      <w:r w:rsidR="009F60D4">
        <w:rPr>
          <w:rFonts w:asciiTheme="majorBidi" w:hAnsiTheme="majorBidi" w:cstheme="majorBidi"/>
          <w:color w:val="000000"/>
          <w:sz w:val="28"/>
          <w:szCs w:val="28"/>
        </w:rPr>
        <w:t>S</w:t>
      </w:r>
      <w:r>
        <w:rPr>
          <w:rFonts w:asciiTheme="majorBidi" w:hAnsiTheme="majorBidi" w:cstheme="majorBidi"/>
          <w:color w:val="000000"/>
          <w:sz w:val="28"/>
          <w:szCs w:val="28"/>
        </w:rPr>
        <w:t>ouls whom God put on earth in order to know</w:t>
      </w:r>
      <w:r w:rsidR="009F60D4">
        <w:rPr>
          <w:rFonts w:asciiTheme="majorBidi" w:hAnsiTheme="majorBidi" w:cstheme="majorBidi"/>
          <w:color w:val="000000"/>
          <w:sz w:val="28"/>
          <w:szCs w:val="28"/>
        </w:rPr>
        <w:t xml:space="preserve"> and </w:t>
      </w:r>
      <w:r>
        <w:rPr>
          <w:rFonts w:asciiTheme="majorBidi" w:hAnsiTheme="majorBidi" w:cstheme="majorBidi"/>
          <w:color w:val="000000"/>
          <w:sz w:val="28"/>
          <w:szCs w:val="28"/>
        </w:rPr>
        <w:t>worship</w:t>
      </w:r>
      <w:r w:rsidR="009F60D4">
        <w:rPr>
          <w:rFonts w:asciiTheme="majorBidi" w:hAnsiTheme="majorBidi" w:cstheme="majorBidi"/>
          <w:color w:val="000000"/>
          <w:sz w:val="28"/>
          <w:szCs w:val="28"/>
        </w:rPr>
        <w:t xml:space="preserve"> Him, while</w:t>
      </w:r>
      <w:r>
        <w:rPr>
          <w:rFonts w:asciiTheme="majorBidi" w:hAnsiTheme="majorBidi" w:cstheme="majorBidi"/>
          <w:color w:val="000000"/>
          <w:sz w:val="28"/>
          <w:szCs w:val="28"/>
        </w:rPr>
        <w:t xml:space="preserve"> serve Him</w:t>
      </w:r>
      <w:r w:rsidR="009F60D4">
        <w:rPr>
          <w:rFonts w:asciiTheme="majorBidi" w:hAnsiTheme="majorBidi" w:cstheme="majorBidi"/>
          <w:color w:val="000000"/>
          <w:sz w:val="28"/>
          <w:szCs w:val="28"/>
        </w:rPr>
        <w:t xml:space="preserve"> on earth</w:t>
      </w:r>
      <w:r>
        <w:rPr>
          <w:rFonts w:asciiTheme="majorBidi" w:hAnsiTheme="majorBidi" w:cstheme="majorBidi"/>
          <w:color w:val="000000"/>
          <w:sz w:val="28"/>
          <w:szCs w:val="28"/>
        </w:rPr>
        <w:t xml:space="preserve"> as His Stewards. In the verses cited above, </w:t>
      </w:r>
      <w:r>
        <w:rPr>
          <w:rFonts w:asciiTheme="majorBidi" w:hAnsiTheme="majorBidi" w:cstheme="majorBidi"/>
          <w:sz w:val="28"/>
          <w:szCs w:val="28"/>
        </w:rPr>
        <w:t xml:space="preserve">Emily Dickinson echoes, therefore, a central Islamic refrain in asserting that each of us—as </w:t>
      </w:r>
      <w:r w:rsidR="00981CE2">
        <w:rPr>
          <w:rFonts w:asciiTheme="majorBidi" w:hAnsiTheme="majorBidi" w:cstheme="majorBidi"/>
          <w:sz w:val="28"/>
          <w:szCs w:val="28"/>
        </w:rPr>
        <w:t>H</w:t>
      </w:r>
      <w:r>
        <w:rPr>
          <w:rFonts w:asciiTheme="majorBidi" w:hAnsiTheme="majorBidi" w:cstheme="majorBidi"/>
          <w:sz w:val="28"/>
          <w:szCs w:val="28"/>
        </w:rPr>
        <w:t xml:space="preserve">uman </w:t>
      </w:r>
      <w:r w:rsidR="00981CE2">
        <w:rPr>
          <w:rFonts w:asciiTheme="majorBidi" w:hAnsiTheme="majorBidi" w:cstheme="majorBidi"/>
          <w:sz w:val="28"/>
          <w:szCs w:val="28"/>
        </w:rPr>
        <w:t>B</w:t>
      </w:r>
      <w:r>
        <w:rPr>
          <w:rFonts w:asciiTheme="majorBidi" w:hAnsiTheme="majorBidi" w:cstheme="majorBidi"/>
          <w:sz w:val="28"/>
          <w:szCs w:val="28"/>
        </w:rPr>
        <w:t xml:space="preserve">eings—has inherited </w:t>
      </w:r>
      <w:r w:rsidR="00981CE2">
        <w:rPr>
          <w:rFonts w:asciiTheme="majorBidi" w:hAnsiTheme="majorBidi" w:cstheme="majorBidi"/>
          <w:sz w:val="28"/>
          <w:szCs w:val="28"/>
        </w:rPr>
        <w:t xml:space="preserve">at birth </w:t>
      </w:r>
      <w:r>
        <w:rPr>
          <w:rFonts w:asciiTheme="majorBidi" w:hAnsiTheme="majorBidi" w:cstheme="majorBidi"/>
          <w:sz w:val="28"/>
          <w:szCs w:val="28"/>
        </w:rPr>
        <w:t xml:space="preserve">the gift of true belief. Today, however, so many in our generation have not just annihilated one tenet of their </w:t>
      </w:r>
      <w:r w:rsidR="009A5385">
        <w:rPr>
          <w:rFonts w:asciiTheme="majorBidi" w:hAnsiTheme="majorBidi" w:cstheme="majorBidi"/>
          <w:sz w:val="28"/>
          <w:szCs w:val="28"/>
        </w:rPr>
        <w:t xml:space="preserve">belief </w:t>
      </w:r>
      <w:r>
        <w:rPr>
          <w:rFonts w:asciiTheme="majorBidi" w:hAnsiTheme="majorBidi" w:cstheme="majorBidi"/>
          <w:sz w:val="28"/>
          <w:szCs w:val="28"/>
        </w:rPr>
        <w:t>birthright, but every single clause. Consequently, the reality we live—privately and communally—has been reduced</w:t>
      </w:r>
      <w:r w:rsidRPr="00FC3B6D">
        <w:rPr>
          <w:rFonts w:asciiTheme="majorBidi" w:hAnsiTheme="majorBidi" w:cstheme="majorBidi"/>
          <w:sz w:val="28"/>
          <w:szCs w:val="28"/>
        </w:rPr>
        <w:t xml:space="preserve"> </w:t>
      </w:r>
      <w:r>
        <w:rPr>
          <w:rFonts w:asciiTheme="majorBidi" w:hAnsiTheme="majorBidi" w:cstheme="majorBidi"/>
          <w:sz w:val="28"/>
          <w:szCs w:val="28"/>
        </w:rPr>
        <w:t xml:space="preserve">to beggary everywhere, and both </w:t>
      </w:r>
      <w:r w:rsidR="009A5385">
        <w:rPr>
          <w:rFonts w:asciiTheme="majorBidi" w:hAnsiTheme="majorBidi" w:cstheme="majorBidi"/>
          <w:sz w:val="28"/>
          <w:szCs w:val="28"/>
        </w:rPr>
        <w:t>H</w:t>
      </w:r>
      <w:r>
        <w:rPr>
          <w:rFonts w:asciiTheme="majorBidi" w:hAnsiTheme="majorBidi" w:cstheme="majorBidi"/>
          <w:sz w:val="28"/>
          <w:szCs w:val="28"/>
        </w:rPr>
        <w:t xml:space="preserve">umanity and the natural world now stand on the brink of destruction in a way unlike anything we could have ever imagined before. </w:t>
      </w:r>
    </w:p>
    <w:p w14:paraId="653411C1" w14:textId="77777777" w:rsidR="00EE10C5" w:rsidRDefault="00EE10C5" w:rsidP="00E86172">
      <w:pPr>
        <w:rPr>
          <w:rFonts w:asciiTheme="majorBidi" w:hAnsiTheme="majorBidi" w:cstheme="majorBidi"/>
          <w:sz w:val="28"/>
          <w:szCs w:val="28"/>
        </w:rPr>
      </w:pPr>
    </w:p>
    <w:p w14:paraId="25CD4274" w14:textId="3FF24725" w:rsidR="009D5DE2" w:rsidRDefault="00EE10C5" w:rsidP="003C431E">
      <w:pPr>
        <w:rPr>
          <w:rFonts w:asciiTheme="majorBidi" w:eastAsiaTheme="minorEastAsia" w:hAnsiTheme="majorBidi" w:cstheme="majorBidi"/>
          <w:color w:val="000000"/>
          <w:sz w:val="28"/>
          <w:szCs w:val="28"/>
        </w:rPr>
      </w:pPr>
      <w:r>
        <w:rPr>
          <w:rFonts w:asciiTheme="majorBidi" w:hAnsiTheme="majorBidi" w:cstheme="majorBidi"/>
          <w:sz w:val="28"/>
          <w:szCs w:val="28"/>
        </w:rPr>
        <w:t>We</w:t>
      </w:r>
      <w:r w:rsidR="009D5DE2">
        <w:rPr>
          <w:rFonts w:asciiTheme="majorBidi" w:hAnsiTheme="majorBidi" w:cstheme="majorBidi"/>
          <w:sz w:val="28"/>
          <w:szCs w:val="28"/>
        </w:rPr>
        <w:t xml:space="preserve"> need God, and we</w:t>
      </w:r>
      <w:r>
        <w:rPr>
          <w:rFonts w:asciiTheme="majorBidi" w:hAnsiTheme="majorBidi" w:cstheme="majorBidi"/>
          <w:sz w:val="28"/>
          <w:szCs w:val="28"/>
        </w:rPr>
        <w:t xml:space="preserve"> must </w:t>
      </w:r>
      <w:r w:rsidR="00F15AFE">
        <w:rPr>
          <w:rFonts w:asciiTheme="majorBidi" w:hAnsiTheme="majorBidi" w:cstheme="majorBidi"/>
          <w:sz w:val="28"/>
          <w:szCs w:val="28"/>
        </w:rPr>
        <w:t xml:space="preserve">meet </w:t>
      </w:r>
      <w:r w:rsidR="00A97CA0">
        <w:rPr>
          <w:rFonts w:asciiTheme="majorBidi" w:hAnsiTheme="majorBidi" w:cstheme="majorBidi"/>
          <w:sz w:val="28"/>
          <w:szCs w:val="28"/>
        </w:rPr>
        <w:t>Him again</w:t>
      </w:r>
      <w:r w:rsidR="00F15AFE">
        <w:rPr>
          <w:rFonts w:asciiTheme="majorBidi" w:hAnsiTheme="majorBidi" w:cstheme="majorBidi"/>
          <w:sz w:val="28"/>
          <w:szCs w:val="28"/>
        </w:rPr>
        <w:t xml:space="preserve"> on the ground of </w:t>
      </w:r>
      <w:r w:rsidR="009D5DE2">
        <w:rPr>
          <w:rFonts w:asciiTheme="majorBidi" w:hAnsiTheme="majorBidi" w:cstheme="majorBidi"/>
          <w:sz w:val="28"/>
          <w:szCs w:val="28"/>
        </w:rPr>
        <w:t>n</w:t>
      </w:r>
      <w:r w:rsidR="00F15AFE">
        <w:rPr>
          <w:rFonts w:asciiTheme="majorBidi" w:hAnsiTheme="majorBidi" w:cstheme="majorBidi"/>
          <w:sz w:val="28"/>
          <w:szCs w:val="28"/>
        </w:rPr>
        <w:t>ature</w:t>
      </w:r>
      <w:r w:rsidR="009D5DE2">
        <w:rPr>
          <w:rFonts w:asciiTheme="majorBidi" w:hAnsiTheme="majorBidi" w:cstheme="majorBidi"/>
          <w:sz w:val="28"/>
          <w:szCs w:val="28"/>
        </w:rPr>
        <w:t xml:space="preserve"> and all the world around us</w:t>
      </w:r>
      <w:r w:rsidR="00F15AFE">
        <w:rPr>
          <w:rFonts w:asciiTheme="majorBidi" w:hAnsiTheme="majorBidi" w:cstheme="majorBidi"/>
          <w:sz w:val="28"/>
          <w:szCs w:val="28"/>
        </w:rPr>
        <w:t xml:space="preserve">. </w:t>
      </w:r>
      <w:r w:rsidRPr="005A5DEC">
        <w:rPr>
          <w:rFonts w:asciiTheme="majorBidi" w:eastAsiaTheme="minorEastAsia" w:hAnsiTheme="majorBidi" w:cstheme="majorBidi"/>
          <w:color w:val="000000"/>
          <w:sz w:val="28"/>
          <w:szCs w:val="28"/>
        </w:rPr>
        <w:t>Bishop Burgmann</w:t>
      </w:r>
      <w:r w:rsidR="00F15AFE">
        <w:rPr>
          <w:rFonts w:asciiTheme="majorBidi" w:eastAsiaTheme="minorEastAsia" w:hAnsiTheme="majorBidi" w:cstheme="majorBidi"/>
          <w:color w:val="000000"/>
          <w:sz w:val="28"/>
          <w:szCs w:val="28"/>
        </w:rPr>
        <w:t xml:space="preserve"> said</w:t>
      </w:r>
      <w:r w:rsidRPr="005A5DEC">
        <w:rPr>
          <w:rFonts w:asciiTheme="majorBidi" w:eastAsiaTheme="minorEastAsia" w:hAnsiTheme="majorBidi" w:cstheme="majorBidi"/>
          <w:color w:val="000000"/>
          <w:sz w:val="28"/>
          <w:szCs w:val="28"/>
        </w:rPr>
        <w:t>:</w:t>
      </w:r>
    </w:p>
    <w:p w14:paraId="11FA4F55" w14:textId="0125E4F5" w:rsidR="00F15AFE" w:rsidRDefault="00EE10C5" w:rsidP="003C431E">
      <w:pPr>
        <w:rPr>
          <w:rFonts w:asciiTheme="majorBidi" w:eastAsiaTheme="minorEastAsia" w:hAnsiTheme="majorBidi" w:cstheme="majorBidi"/>
          <w:color w:val="000000"/>
          <w:sz w:val="28"/>
          <w:szCs w:val="28"/>
        </w:rPr>
      </w:pPr>
      <w:r w:rsidRPr="005A5DEC">
        <w:rPr>
          <w:rFonts w:asciiTheme="majorBidi" w:eastAsiaTheme="minorEastAsia" w:hAnsiTheme="majorBidi" w:cstheme="majorBidi"/>
          <w:color w:val="000000"/>
          <w:sz w:val="28"/>
          <w:szCs w:val="28"/>
        </w:rPr>
        <w:t xml:space="preserve"> </w:t>
      </w:r>
    </w:p>
    <w:p w14:paraId="6B5F9F1A" w14:textId="3DCAC7E7" w:rsidR="00EE10C5" w:rsidRPr="004306D5" w:rsidRDefault="00E62A1B" w:rsidP="009D5DE2">
      <w:pPr>
        <w:ind w:left="810" w:right="990"/>
        <w:rPr>
          <w:rFonts w:asciiTheme="majorBidi" w:hAnsiTheme="majorBidi" w:cstheme="majorBidi"/>
        </w:rPr>
      </w:pPr>
      <w:r>
        <w:rPr>
          <w:rFonts w:asciiTheme="majorBidi" w:eastAsiaTheme="minorEastAsia" w:hAnsiTheme="majorBidi" w:cstheme="majorBidi"/>
          <w:color w:val="000000"/>
        </w:rPr>
        <w:t xml:space="preserve">    </w:t>
      </w:r>
      <w:r w:rsidR="00EE10C5" w:rsidRPr="004306D5">
        <w:rPr>
          <w:rFonts w:asciiTheme="majorBidi" w:eastAsiaTheme="minorEastAsia" w:hAnsiTheme="majorBidi" w:cstheme="majorBidi"/>
          <w:color w:val="000000"/>
        </w:rPr>
        <w:t>Civilized man no longer meets God at all on the ground of nature. God is ignored. Civilized man is confident that he has no need of this hypothesis. This, in effect, makes man his own god.</w:t>
      </w:r>
      <w:r w:rsidR="004306D5" w:rsidRPr="004306D5">
        <w:rPr>
          <w:rFonts w:asciiTheme="majorBidi" w:eastAsiaTheme="minorEastAsia" w:hAnsiTheme="majorBidi" w:cstheme="majorBidi"/>
          <w:color w:val="000000"/>
        </w:rPr>
        <w:t xml:space="preserve"> But, if</w:t>
      </w:r>
      <w:r w:rsidR="00EE10C5" w:rsidRPr="004306D5">
        <w:rPr>
          <w:rFonts w:asciiTheme="majorBidi" w:eastAsiaTheme="minorEastAsia" w:hAnsiTheme="majorBidi" w:cstheme="majorBidi"/>
          <w:color w:val="000000"/>
        </w:rPr>
        <w:t xml:space="preserve"> there is anything “serious” in this world, it is because of its connection with what lies beyond. </w:t>
      </w:r>
      <w:r w:rsidR="004306D5" w:rsidRPr="004306D5">
        <w:rPr>
          <w:rFonts w:asciiTheme="majorBidi" w:eastAsiaTheme="minorEastAsia" w:hAnsiTheme="majorBidi" w:cstheme="majorBidi"/>
          <w:color w:val="000000"/>
        </w:rPr>
        <w:t>If we r</w:t>
      </w:r>
      <w:r w:rsidR="00EE10C5" w:rsidRPr="004306D5">
        <w:rPr>
          <w:rFonts w:asciiTheme="majorBidi" w:eastAsiaTheme="minorEastAsia" w:hAnsiTheme="majorBidi" w:cstheme="majorBidi"/>
          <w:color w:val="000000"/>
        </w:rPr>
        <w:t xml:space="preserve">emove God from our conception of the universe, </w:t>
      </w:r>
      <w:r w:rsidR="004306D5" w:rsidRPr="004306D5">
        <w:rPr>
          <w:rFonts w:asciiTheme="majorBidi" w:eastAsiaTheme="minorEastAsia" w:hAnsiTheme="majorBidi" w:cstheme="majorBidi"/>
          <w:color w:val="000000"/>
        </w:rPr>
        <w:t>then</w:t>
      </w:r>
      <w:r w:rsidR="00EE10C5" w:rsidRPr="004306D5">
        <w:rPr>
          <w:rFonts w:asciiTheme="majorBidi" w:eastAsiaTheme="minorEastAsia" w:hAnsiTheme="majorBidi" w:cstheme="majorBidi"/>
          <w:color w:val="000000"/>
        </w:rPr>
        <w:t xml:space="preserve"> the world becomes a desert of rocks or ice</w:t>
      </w:r>
      <w:r w:rsidR="004306D5" w:rsidRPr="004306D5">
        <w:rPr>
          <w:rFonts w:asciiTheme="majorBidi" w:eastAsiaTheme="minorEastAsia" w:hAnsiTheme="majorBidi" w:cstheme="majorBidi"/>
          <w:color w:val="000000"/>
        </w:rPr>
        <w:t>—</w:t>
      </w:r>
      <w:r w:rsidR="00EE10C5" w:rsidRPr="004306D5">
        <w:rPr>
          <w:rFonts w:asciiTheme="majorBidi" w:eastAsiaTheme="minorEastAsia" w:hAnsiTheme="majorBidi" w:cstheme="majorBidi"/>
          <w:color w:val="000000"/>
        </w:rPr>
        <w:t>a hell of hot or cold</w:t>
      </w:r>
      <w:r w:rsidR="004306D5" w:rsidRPr="004306D5">
        <w:rPr>
          <w:rFonts w:asciiTheme="majorBidi" w:eastAsiaTheme="minorEastAsia" w:hAnsiTheme="majorBidi" w:cstheme="majorBidi"/>
          <w:color w:val="000000"/>
        </w:rPr>
        <w:t>—</w:t>
      </w:r>
      <w:r w:rsidR="00EE10C5" w:rsidRPr="004306D5">
        <w:rPr>
          <w:rFonts w:asciiTheme="majorBidi" w:eastAsiaTheme="minorEastAsia" w:hAnsiTheme="majorBidi" w:cstheme="majorBidi"/>
          <w:color w:val="000000"/>
        </w:rPr>
        <w:t xml:space="preserve">it is deprived of life and warmth. </w:t>
      </w:r>
    </w:p>
    <w:p w14:paraId="336B5F72" w14:textId="3C82CF12" w:rsidR="00EE10C5" w:rsidRPr="009D5DE2" w:rsidRDefault="009D5DE2" w:rsidP="009D5DE2">
      <w:pPr>
        <w:ind w:left="810" w:right="1170"/>
        <w:rPr>
          <w:rFonts w:asciiTheme="majorBidi" w:hAnsiTheme="majorBidi" w:cstheme="majorBidi"/>
        </w:rPr>
      </w:pPr>
      <w:r>
        <w:rPr>
          <w:rFonts w:asciiTheme="majorBidi" w:eastAsiaTheme="minorEastAsia" w:hAnsiTheme="majorBidi" w:cstheme="majorBidi"/>
          <w:color w:val="000000"/>
        </w:rPr>
        <w:t xml:space="preserve">    </w:t>
      </w:r>
      <w:r w:rsidR="00E62A1B">
        <w:rPr>
          <w:rFonts w:asciiTheme="majorBidi" w:eastAsiaTheme="minorEastAsia" w:hAnsiTheme="majorBidi" w:cstheme="majorBidi"/>
          <w:color w:val="000000"/>
        </w:rPr>
        <w:t xml:space="preserve"> </w:t>
      </w:r>
      <w:r w:rsidR="004306D5" w:rsidRPr="009D5DE2">
        <w:rPr>
          <w:rFonts w:asciiTheme="majorBidi" w:eastAsiaTheme="minorEastAsia" w:hAnsiTheme="majorBidi" w:cstheme="majorBidi"/>
          <w:color w:val="000000"/>
        </w:rPr>
        <w:t>But p</w:t>
      </w:r>
      <w:r w:rsidR="00EE10C5" w:rsidRPr="009D5DE2">
        <w:rPr>
          <w:rFonts w:asciiTheme="majorBidi" w:eastAsiaTheme="minorEastAsia" w:hAnsiTheme="majorBidi" w:cstheme="majorBidi"/>
          <w:color w:val="000000"/>
        </w:rPr>
        <w:t xml:space="preserve">rofane </w:t>
      </w:r>
      <w:r w:rsidR="004306D5" w:rsidRPr="009D5DE2">
        <w:rPr>
          <w:rFonts w:asciiTheme="majorBidi" w:eastAsiaTheme="minorEastAsia" w:hAnsiTheme="majorBidi" w:cstheme="majorBidi"/>
          <w:color w:val="000000"/>
        </w:rPr>
        <w:t>M</w:t>
      </w:r>
      <w:r w:rsidR="00EE10C5" w:rsidRPr="009D5DE2">
        <w:rPr>
          <w:rFonts w:asciiTheme="majorBidi" w:eastAsiaTheme="minorEastAsia" w:hAnsiTheme="majorBidi" w:cstheme="majorBidi"/>
          <w:color w:val="000000"/>
        </w:rPr>
        <w:t xml:space="preserve">an has no awareness of these </w:t>
      </w:r>
      <w:r w:rsidR="004306D5" w:rsidRPr="009D5DE2">
        <w:rPr>
          <w:rFonts w:asciiTheme="majorBidi" w:eastAsiaTheme="minorEastAsia" w:hAnsiTheme="majorBidi" w:cstheme="majorBidi"/>
          <w:color w:val="000000"/>
        </w:rPr>
        <w:t>R</w:t>
      </w:r>
      <w:r w:rsidR="00EE10C5" w:rsidRPr="009D5DE2">
        <w:rPr>
          <w:rFonts w:asciiTheme="majorBidi" w:eastAsiaTheme="minorEastAsia" w:hAnsiTheme="majorBidi" w:cstheme="majorBidi"/>
          <w:color w:val="000000"/>
        </w:rPr>
        <w:t>ealities</w:t>
      </w:r>
      <w:r w:rsidR="003C431E" w:rsidRPr="009D5DE2">
        <w:rPr>
          <w:rFonts w:asciiTheme="majorBidi" w:eastAsiaTheme="minorEastAsia" w:hAnsiTheme="majorBidi" w:cstheme="majorBidi"/>
          <w:color w:val="000000"/>
        </w:rPr>
        <w:t>. W</w:t>
      </w:r>
      <w:r w:rsidR="00EE10C5" w:rsidRPr="009D5DE2">
        <w:rPr>
          <w:rFonts w:asciiTheme="majorBidi" w:eastAsiaTheme="minorEastAsia" w:hAnsiTheme="majorBidi" w:cstheme="majorBidi"/>
          <w:color w:val="000000"/>
        </w:rPr>
        <w:t xml:space="preserve">ith the assurance of a sleepwalker, he moves exclusively in the fragile content of the cosmic fabric, the divine craftsmanship of which he knows little or nothing </w:t>
      </w:r>
      <w:r w:rsidR="00390072">
        <w:rPr>
          <w:rFonts w:asciiTheme="majorBidi" w:eastAsiaTheme="minorEastAsia" w:hAnsiTheme="majorBidi" w:cstheme="majorBidi"/>
          <w:color w:val="000000"/>
        </w:rPr>
        <w:t xml:space="preserve">about </w:t>
      </w:r>
      <w:r w:rsidR="003C431E" w:rsidRPr="009D5DE2">
        <w:rPr>
          <w:rFonts w:asciiTheme="majorBidi" w:eastAsiaTheme="minorEastAsia" w:hAnsiTheme="majorBidi" w:cstheme="majorBidi"/>
          <w:color w:val="000000"/>
        </w:rPr>
        <w:t>or</w:t>
      </w:r>
      <w:r w:rsidR="00EE10C5" w:rsidRPr="009D5DE2">
        <w:rPr>
          <w:rFonts w:asciiTheme="majorBidi" w:eastAsiaTheme="minorEastAsia" w:hAnsiTheme="majorBidi" w:cstheme="majorBidi"/>
          <w:color w:val="000000"/>
        </w:rPr>
        <w:t xml:space="preserve"> has forgotten</w:t>
      </w:r>
      <w:r w:rsidR="003C431E" w:rsidRPr="009D5DE2">
        <w:rPr>
          <w:rFonts w:asciiTheme="majorBidi" w:eastAsiaTheme="minorEastAsia" w:hAnsiTheme="majorBidi" w:cstheme="majorBidi"/>
          <w:color w:val="000000"/>
        </w:rPr>
        <w:t>. T</w:t>
      </w:r>
      <w:r w:rsidR="00EE10C5" w:rsidRPr="009D5DE2">
        <w:rPr>
          <w:rFonts w:asciiTheme="majorBidi" w:eastAsiaTheme="minorEastAsia" w:hAnsiTheme="majorBidi" w:cstheme="majorBidi"/>
          <w:color w:val="000000"/>
        </w:rPr>
        <w:t>hus</w:t>
      </w:r>
      <w:r w:rsidR="003C431E" w:rsidRPr="009D5DE2">
        <w:rPr>
          <w:rFonts w:asciiTheme="majorBidi" w:eastAsiaTheme="minorEastAsia" w:hAnsiTheme="majorBidi" w:cstheme="majorBidi"/>
          <w:color w:val="000000"/>
        </w:rPr>
        <w:t>,</w:t>
      </w:r>
      <w:r w:rsidR="00EE10C5" w:rsidRPr="009D5DE2">
        <w:rPr>
          <w:rFonts w:asciiTheme="majorBidi" w:eastAsiaTheme="minorEastAsia" w:hAnsiTheme="majorBidi" w:cstheme="majorBidi"/>
          <w:color w:val="000000"/>
        </w:rPr>
        <w:t xml:space="preserve"> he has an</w:t>
      </w:r>
      <w:r w:rsidR="003C431E" w:rsidRPr="009D5DE2">
        <w:rPr>
          <w:rFonts w:asciiTheme="majorBidi" w:eastAsiaTheme="minorEastAsia" w:hAnsiTheme="majorBidi" w:cstheme="majorBidi"/>
          <w:color w:val="000000"/>
        </w:rPr>
        <w:t xml:space="preserve"> unrealistic overestimation of himself </w:t>
      </w:r>
      <w:r w:rsidR="00EE10C5" w:rsidRPr="009D5DE2">
        <w:rPr>
          <w:rFonts w:asciiTheme="majorBidi" w:eastAsiaTheme="minorEastAsia" w:hAnsiTheme="majorBidi" w:cstheme="majorBidi"/>
          <w:color w:val="000000"/>
        </w:rPr>
        <w:t xml:space="preserve">as well as the things and facts that he discovers, as if </w:t>
      </w:r>
      <w:r w:rsidR="003C431E" w:rsidRPr="009D5DE2">
        <w:rPr>
          <w:rFonts w:asciiTheme="majorBidi" w:eastAsiaTheme="minorEastAsia" w:hAnsiTheme="majorBidi" w:cstheme="majorBidi"/>
          <w:color w:val="000000"/>
        </w:rPr>
        <w:t>phenomena</w:t>
      </w:r>
      <w:r w:rsidR="00EE10C5" w:rsidRPr="009D5DE2">
        <w:rPr>
          <w:rFonts w:asciiTheme="majorBidi" w:eastAsiaTheme="minorEastAsia" w:hAnsiTheme="majorBidi" w:cstheme="majorBidi"/>
          <w:color w:val="000000"/>
        </w:rPr>
        <w:t xml:space="preserve"> were absolute and as if earthly life were eternal. In this there is a prodigious</w:t>
      </w:r>
      <w:r w:rsidR="003C431E" w:rsidRPr="009D5DE2">
        <w:rPr>
          <w:rFonts w:asciiTheme="majorBidi" w:eastAsiaTheme="minorEastAsia" w:hAnsiTheme="majorBidi" w:cstheme="majorBidi"/>
          <w:color w:val="000000"/>
        </w:rPr>
        <w:t xml:space="preserve"> lack of imagination,</w:t>
      </w:r>
      <w:r w:rsidR="00EE10C5" w:rsidRPr="009D5DE2">
        <w:rPr>
          <w:rFonts w:asciiTheme="majorBidi" w:eastAsiaTheme="minorEastAsia" w:hAnsiTheme="majorBidi" w:cstheme="majorBidi"/>
          <w:color w:val="000000"/>
        </w:rPr>
        <w:t xml:space="preserve"> all the more astonishing and absurd in that it affects people who are supposed to be intelligent and who claim insistently that they are, but who forget that intelligence is the perception of the real an</w:t>
      </w:r>
      <w:r w:rsidR="003C431E" w:rsidRPr="009D5DE2">
        <w:rPr>
          <w:rFonts w:asciiTheme="majorBidi" w:eastAsiaTheme="minorEastAsia" w:hAnsiTheme="majorBidi" w:cstheme="majorBidi"/>
          <w:color w:val="000000"/>
        </w:rPr>
        <w:t>d</w:t>
      </w:r>
      <w:r w:rsidR="00EE10C5" w:rsidRPr="009D5DE2">
        <w:rPr>
          <w:rFonts w:asciiTheme="majorBidi" w:eastAsiaTheme="minorEastAsia" w:hAnsiTheme="majorBidi" w:cstheme="majorBidi"/>
          <w:color w:val="000000"/>
        </w:rPr>
        <w:t xml:space="preserve"> not the “intellectualization” of the unreal.</w:t>
      </w:r>
    </w:p>
    <w:p w14:paraId="2A098500" w14:textId="77777777" w:rsidR="00E86172" w:rsidRDefault="00E86172" w:rsidP="00E86172">
      <w:pPr>
        <w:rPr>
          <w:rFonts w:asciiTheme="majorBidi" w:hAnsiTheme="majorBidi" w:cstheme="majorBidi"/>
          <w:sz w:val="28"/>
          <w:szCs w:val="28"/>
        </w:rPr>
      </w:pPr>
    </w:p>
    <w:p w14:paraId="08E0C25A" w14:textId="228ACB5F" w:rsidR="00A97CA0" w:rsidRPr="00F11D23" w:rsidRDefault="00A97CA0" w:rsidP="00B34137">
      <w:pPr>
        <w:rPr>
          <w:rFonts w:asciiTheme="majorBidi" w:hAnsiTheme="majorBidi" w:cstheme="majorBidi"/>
          <w:sz w:val="28"/>
          <w:szCs w:val="28"/>
        </w:rPr>
      </w:pPr>
      <w:r w:rsidRPr="00F11D23">
        <w:rPr>
          <w:rFonts w:asciiTheme="majorBidi" w:hAnsiTheme="majorBidi" w:cstheme="majorBidi"/>
          <w:b/>
          <w:bCs/>
          <w:color w:val="000000"/>
          <w:sz w:val="28"/>
          <w:szCs w:val="28"/>
        </w:rPr>
        <w:lastRenderedPageBreak/>
        <w:t>Sir Muḥammad Iqbāl</w:t>
      </w:r>
      <w:r w:rsidRPr="00F11D23">
        <w:rPr>
          <w:rStyle w:val="FootnoteReference"/>
          <w:rFonts w:asciiTheme="majorBidi" w:hAnsiTheme="majorBidi" w:cstheme="majorBidi"/>
          <w:sz w:val="28"/>
          <w:szCs w:val="28"/>
        </w:rPr>
        <w:footnoteReference w:id="165"/>
      </w:r>
      <w:r w:rsidR="00F11D23">
        <w:rPr>
          <w:rFonts w:asciiTheme="majorBidi" w:hAnsiTheme="majorBidi" w:cstheme="majorBidi"/>
          <w:sz w:val="28"/>
          <w:szCs w:val="28"/>
        </w:rPr>
        <w:t xml:space="preserve"> knew well the Reality of which Bishop Burgman speaks, and he </w:t>
      </w:r>
      <w:r w:rsidRPr="00F11D23">
        <w:rPr>
          <w:rFonts w:asciiTheme="majorBidi" w:hAnsiTheme="majorBidi" w:cstheme="majorBidi"/>
          <w:color w:val="000000"/>
          <w:sz w:val="28"/>
          <w:szCs w:val="28"/>
        </w:rPr>
        <w:t>sums up the staggering disparity between the</w:t>
      </w:r>
      <w:r w:rsidR="00F11D23" w:rsidRPr="00F11D23">
        <w:rPr>
          <w:rFonts w:asciiTheme="majorBidi" w:hAnsiTheme="majorBidi" w:cstheme="majorBidi"/>
          <w:color w:val="000000"/>
          <w:sz w:val="28"/>
          <w:szCs w:val="28"/>
        </w:rPr>
        <w:t xml:space="preserve"> penury of Godlessness and ignorance</w:t>
      </w:r>
      <w:r w:rsidR="00381BA0" w:rsidRPr="00F11D23">
        <w:rPr>
          <w:rFonts w:asciiTheme="majorBidi" w:hAnsiTheme="majorBidi" w:cstheme="majorBidi"/>
          <w:color w:val="000000"/>
          <w:sz w:val="28"/>
          <w:szCs w:val="28"/>
        </w:rPr>
        <w:t>, so typical of our time</w:t>
      </w:r>
      <w:r w:rsidR="00381BA0">
        <w:rPr>
          <w:rFonts w:asciiTheme="majorBidi" w:hAnsiTheme="majorBidi" w:cstheme="majorBidi"/>
          <w:color w:val="000000"/>
          <w:sz w:val="28"/>
          <w:szCs w:val="28"/>
        </w:rPr>
        <w:t>,</w:t>
      </w:r>
      <w:r w:rsidRPr="00F11D23">
        <w:rPr>
          <w:rFonts w:asciiTheme="majorBidi" w:hAnsiTheme="majorBidi" w:cstheme="majorBidi"/>
          <w:color w:val="000000"/>
          <w:sz w:val="28"/>
          <w:szCs w:val="28"/>
        </w:rPr>
        <w:t xml:space="preserve"> </w:t>
      </w:r>
      <w:r w:rsidR="00381BA0">
        <w:rPr>
          <w:rFonts w:asciiTheme="majorBidi" w:hAnsiTheme="majorBidi" w:cstheme="majorBidi"/>
          <w:color w:val="000000"/>
          <w:sz w:val="28"/>
          <w:szCs w:val="28"/>
        </w:rPr>
        <w:t xml:space="preserve">and the </w:t>
      </w:r>
      <w:r w:rsidRPr="00F11D23">
        <w:rPr>
          <w:rFonts w:asciiTheme="majorBidi" w:hAnsiTheme="majorBidi" w:cstheme="majorBidi"/>
          <w:color w:val="000000"/>
          <w:sz w:val="28"/>
          <w:szCs w:val="28"/>
        </w:rPr>
        <w:t xml:space="preserve">gifts of Godliness and true belief. </w:t>
      </w:r>
      <w:r w:rsidR="0087258C" w:rsidRPr="00F11D23">
        <w:rPr>
          <w:rFonts w:asciiTheme="majorBidi" w:hAnsiTheme="majorBidi" w:cstheme="majorBidi"/>
          <w:color w:val="000000"/>
          <w:sz w:val="28"/>
          <w:szCs w:val="28"/>
        </w:rPr>
        <w:t>He</w:t>
      </w:r>
      <w:r w:rsidR="006E12C8" w:rsidRPr="00F11D23">
        <w:rPr>
          <w:rFonts w:asciiTheme="majorBidi" w:hAnsiTheme="majorBidi" w:cstheme="majorBidi"/>
          <w:color w:val="000000"/>
          <w:sz w:val="28"/>
          <w:szCs w:val="28"/>
        </w:rPr>
        <w:t xml:space="preserve"> gauges the</w:t>
      </w:r>
      <w:r w:rsidR="0087258C" w:rsidRPr="00F11D23">
        <w:rPr>
          <w:rFonts w:asciiTheme="majorBidi" w:hAnsiTheme="majorBidi" w:cstheme="majorBidi"/>
          <w:color w:val="000000"/>
          <w:sz w:val="28"/>
          <w:szCs w:val="28"/>
        </w:rPr>
        <w:t xml:space="preserve"> </w:t>
      </w:r>
      <w:r w:rsidR="006E12C8" w:rsidRPr="00F11D23">
        <w:rPr>
          <w:rFonts w:asciiTheme="majorBidi" w:hAnsiTheme="majorBidi" w:cstheme="majorBidi"/>
          <w:color w:val="000000"/>
          <w:sz w:val="28"/>
          <w:szCs w:val="28"/>
        </w:rPr>
        <w:t>bewilderment</w:t>
      </w:r>
      <w:r w:rsidR="00A00787" w:rsidRPr="00F11D23">
        <w:rPr>
          <w:rFonts w:asciiTheme="majorBidi" w:hAnsiTheme="majorBidi" w:cstheme="majorBidi"/>
          <w:color w:val="000000"/>
          <w:sz w:val="28"/>
          <w:szCs w:val="28"/>
        </w:rPr>
        <w:t xml:space="preserve"> of Godless Man, the self-assured sleepwalker</w:t>
      </w:r>
      <w:r w:rsidR="00381BA0">
        <w:rPr>
          <w:rFonts w:asciiTheme="majorBidi" w:hAnsiTheme="majorBidi" w:cstheme="majorBidi"/>
          <w:color w:val="000000"/>
          <w:sz w:val="28"/>
          <w:szCs w:val="28"/>
        </w:rPr>
        <w:t>—lost in the horizons</w:t>
      </w:r>
      <w:r w:rsidR="008B4020">
        <w:rPr>
          <w:rFonts w:asciiTheme="majorBidi" w:hAnsiTheme="majorBidi" w:cstheme="majorBidi"/>
          <w:color w:val="000000"/>
          <w:sz w:val="28"/>
          <w:szCs w:val="28"/>
        </w:rPr>
        <w:t>,</w:t>
      </w:r>
      <w:r w:rsidR="00E30DFD">
        <w:rPr>
          <w:rFonts w:asciiTheme="majorBidi" w:hAnsiTheme="majorBidi" w:cstheme="majorBidi"/>
          <w:color w:val="000000"/>
          <w:sz w:val="28"/>
          <w:szCs w:val="28"/>
        </w:rPr>
        <w:t xml:space="preserve"> lost in</w:t>
      </w:r>
      <w:r w:rsidR="008B4020">
        <w:rPr>
          <w:rFonts w:asciiTheme="majorBidi" w:hAnsiTheme="majorBidi" w:cstheme="majorBidi"/>
          <w:color w:val="000000"/>
          <w:sz w:val="28"/>
          <w:szCs w:val="28"/>
        </w:rPr>
        <w:t xml:space="preserve"> </w:t>
      </w:r>
      <w:r w:rsidR="008B4020" w:rsidRPr="00F11D23">
        <w:rPr>
          <w:rFonts w:asciiTheme="majorBidi" w:hAnsiTheme="majorBidi" w:cstheme="majorBidi"/>
          <w:color w:val="000000"/>
          <w:sz w:val="28"/>
          <w:szCs w:val="28"/>
        </w:rPr>
        <w:t>himself and his world</w:t>
      </w:r>
      <w:r w:rsidR="00381BA0">
        <w:rPr>
          <w:rFonts w:asciiTheme="majorBidi" w:hAnsiTheme="majorBidi" w:cstheme="majorBidi"/>
          <w:color w:val="000000"/>
          <w:sz w:val="28"/>
          <w:szCs w:val="28"/>
        </w:rPr>
        <w:t>—who</w:t>
      </w:r>
      <w:r w:rsidR="00A00787" w:rsidRPr="00F11D23">
        <w:rPr>
          <w:rFonts w:asciiTheme="majorBidi" w:hAnsiTheme="majorBidi" w:cstheme="majorBidi"/>
          <w:color w:val="000000"/>
          <w:sz w:val="28"/>
          <w:szCs w:val="28"/>
        </w:rPr>
        <w:t xml:space="preserve"> takes himself as god and turns</w:t>
      </w:r>
      <w:r w:rsidR="00717FCE" w:rsidRPr="00F11D23">
        <w:rPr>
          <w:rFonts w:asciiTheme="majorBidi" w:hAnsiTheme="majorBidi" w:cstheme="majorBidi"/>
          <w:color w:val="000000"/>
          <w:sz w:val="28"/>
          <w:szCs w:val="28"/>
        </w:rPr>
        <w:t xml:space="preserve"> </w:t>
      </w:r>
      <w:r w:rsidR="00B35047">
        <w:rPr>
          <w:rFonts w:asciiTheme="majorBidi" w:hAnsiTheme="majorBidi" w:cstheme="majorBidi"/>
          <w:color w:val="000000"/>
          <w:sz w:val="28"/>
          <w:szCs w:val="28"/>
        </w:rPr>
        <w:t xml:space="preserve">everything around him </w:t>
      </w:r>
      <w:r w:rsidR="00717FCE" w:rsidRPr="00F11D23">
        <w:rPr>
          <w:rFonts w:asciiTheme="majorBidi" w:eastAsiaTheme="minorEastAsia" w:hAnsiTheme="majorBidi" w:cstheme="majorBidi"/>
          <w:color w:val="000000"/>
          <w:sz w:val="28"/>
          <w:szCs w:val="28"/>
        </w:rPr>
        <w:t>into a</w:t>
      </w:r>
      <w:r w:rsidR="00B35047">
        <w:rPr>
          <w:rFonts w:asciiTheme="majorBidi" w:eastAsiaTheme="minorEastAsia" w:hAnsiTheme="majorBidi" w:cstheme="majorBidi"/>
          <w:color w:val="000000"/>
          <w:sz w:val="28"/>
          <w:szCs w:val="28"/>
        </w:rPr>
        <w:t>n unintelligible</w:t>
      </w:r>
      <w:r w:rsidR="00717FCE" w:rsidRPr="00F11D23">
        <w:rPr>
          <w:rFonts w:asciiTheme="majorBidi" w:eastAsiaTheme="minorEastAsia" w:hAnsiTheme="majorBidi" w:cstheme="majorBidi"/>
          <w:color w:val="000000"/>
          <w:sz w:val="28"/>
          <w:szCs w:val="28"/>
        </w:rPr>
        <w:t xml:space="preserve"> desert of rocks or ice—a hell of hot or cold—deprived of life and warmth. </w:t>
      </w:r>
      <w:r w:rsidR="00DC6A6E" w:rsidRPr="00F11D23">
        <w:rPr>
          <w:rFonts w:asciiTheme="majorBidi" w:hAnsiTheme="majorBidi" w:cstheme="majorBidi"/>
          <w:sz w:val="28"/>
          <w:szCs w:val="28"/>
        </w:rPr>
        <w:t xml:space="preserve">His </w:t>
      </w:r>
      <w:r w:rsidR="00015D02" w:rsidRPr="00F11D23">
        <w:rPr>
          <w:rFonts w:asciiTheme="majorBidi" w:hAnsiTheme="majorBidi" w:cstheme="majorBidi"/>
          <w:color w:val="000000"/>
          <w:sz w:val="28"/>
          <w:szCs w:val="28"/>
        </w:rPr>
        <w:t xml:space="preserve">extreme </w:t>
      </w:r>
      <w:r w:rsidR="00B35047">
        <w:rPr>
          <w:rFonts w:asciiTheme="majorBidi" w:hAnsiTheme="majorBidi" w:cstheme="majorBidi"/>
          <w:color w:val="000000"/>
          <w:sz w:val="28"/>
          <w:szCs w:val="28"/>
        </w:rPr>
        <w:t xml:space="preserve">self-inflicted </w:t>
      </w:r>
      <w:r w:rsidR="00015D02" w:rsidRPr="00F11D23">
        <w:rPr>
          <w:rFonts w:asciiTheme="majorBidi" w:hAnsiTheme="majorBidi" w:cstheme="majorBidi"/>
          <w:color w:val="000000"/>
          <w:sz w:val="28"/>
          <w:szCs w:val="28"/>
        </w:rPr>
        <w:t>poverty—masquerading as wealth—</w:t>
      </w:r>
      <w:r w:rsidR="00B35047">
        <w:rPr>
          <w:rFonts w:asciiTheme="majorBidi" w:hAnsiTheme="majorBidi" w:cstheme="majorBidi"/>
          <w:color w:val="000000"/>
          <w:sz w:val="28"/>
          <w:szCs w:val="28"/>
        </w:rPr>
        <w:t>robs</w:t>
      </w:r>
      <w:r w:rsidRPr="00F11D23">
        <w:rPr>
          <w:rFonts w:asciiTheme="majorBidi" w:hAnsiTheme="majorBidi" w:cstheme="majorBidi"/>
          <w:color w:val="000000"/>
          <w:sz w:val="28"/>
          <w:szCs w:val="28"/>
        </w:rPr>
        <w:t xml:space="preserve"> </w:t>
      </w:r>
      <w:r w:rsidR="00015D02" w:rsidRPr="00F11D23">
        <w:rPr>
          <w:rFonts w:asciiTheme="majorBidi" w:hAnsiTheme="majorBidi" w:cstheme="majorBidi"/>
          <w:color w:val="000000"/>
          <w:sz w:val="28"/>
          <w:szCs w:val="28"/>
        </w:rPr>
        <w:t xml:space="preserve">him of </w:t>
      </w:r>
      <w:r w:rsidRPr="00F11D23">
        <w:rPr>
          <w:rFonts w:asciiTheme="majorBidi" w:hAnsiTheme="majorBidi" w:cstheme="majorBidi"/>
          <w:color w:val="000000"/>
          <w:sz w:val="28"/>
          <w:szCs w:val="28"/>
        </w:rPr>
        <w:t>his Humanity</w:t>
      </w:r>
      <w:r w:rsidR="00015D02" w:rsidRPr="00F11D23">
        <w:rPr>
          <w:rFonts w:asciiTheme="majorBidi" w:hAnsiTheme="majorBidi" w:cstheme="majorBidi"/>
          <w:color w:val="000000"/>
          <w:sz w:val="28"/>
          <w:szCs w:val="28"/>
        </w:rPr>
        <w:t xml:space="preserve">, bringing </w:t>
      </w:r>
      <w:r w:rsidRPr="00F11D23">
        <w:rPr>
          <w:rFonts w:asciiTheme="majorBidi" w:hAnsiTheme="majorBidi" w:cstheme="majorBidi"/>
          <w:color w:val="000000"/>
          <w:sz w:val="28"/>
          <w:szCs w:val="28"/>
        </w:rPr>
        <w:t xml:space="preserve">with it the unmistakable privations that we witness almost everywhere in the Modern world. </w:t>
      </w:r>
      <w:r w:rsidR="00B35047" w:rsidRPr="00F11D23">
        <w:rPr>
          <w:rFonts w:asciiTheme="majorBidi" w:hAnsiTheme="majorBidi" w:cstheme="majorBidi"/>
          <w:color w:val="000000"/>
          <w:sz w:val="28"/>
          <w:szCs w:val="28"/>
        </w:rPr>
        <w:t>Iqbāl</w:t>
      </w:r>
      <w:r w:rsidR="00A97277" w:rsidRPr="00F11D23">
        <w:rPr>
          <w:rFonts w:asciiTheme="majorBidi" w:eastAsia="MS Mincho" w:hAnsiTheme="majorBidi" w:cstheme="majorBidi"/>
          <w:color w:val="000000"/>
          <w:sz w:val="28"/>
          <w:szCs w:val="28"/>
        </w:rPr>
        <w:t xml:space="preserve"> measures this </w:t>
      </w:r>
      <w:r w:rsidR="00DC6A6E" w:rsidRPr="00F11D23">
        <w:rPr>
          <w:rFonts w:asciiTheme="majorBidi" w:hAnsiTheme="majorBidi" w:cstheme="majorBidi"/>
          <w:color w:val="000000"/>
          <w:sz w:val="28"/>
          <w:szCs w:val="28"/>
        </w:rPr>
        <w:t>state</w:t>
      </w:r>
      <w:r w:rsidR="00A97277" w:rsidRPr="00F11D23">
        <w:rPr>
          <w:rFonts w:asciiTheme="majorBidi" w:hAnsiTheme="majorBidi" w:cstheme="majorBidi"/>
          <w:color w:val="000000"/>
          <w:sz w:val="28"/>
          <w:szCs w:val="28"/>
        </w:rPr>
        <w:t xml:space="preserve"> of utter loss against the </w:t>
      </w:r>
      <w:r w:rsidR="00B35047">
        <w:rPr>
          <w:rFonts w:asciiTheme="majorBidi" w:hAnsiTheme="majorBidi" w:cstheme="majorBidi"/>
          <w:color w:val="000000"/>
          <w:sz w:val="28"/>
          <w:szCs w:val="28"/>
        </w:rPr>
        <w:t>state</w:t>
      </w:r>
      <w:r w:rsidR="000567CF" w:rsidRPr="00F11D23">
        <w:rPr>
          <w:rFonts w:asciiTheme="majorBidi" w:hAnsiTheme="majorBidi" w:cstheme="majorBidi"/>
          <w:color w:val="000000"/>
          <w:sz w:val="28"/>
          <w:szCs w:val="28"/>
        </w:rPr>
        <w:t xml:space="preserve"> of the Believer—the Man of God</w:t>
      </w:r>
      <w:r w:rsidR="00DC6A6E" w:rsidRPr="00F11D23">
        <w:rPr>
          <w:rFonts w:asciiTheme="majorBidi" w:hAnsiTheme="majorBidi" w:cstheme="majorBidi"/>
          <w:color w:val="000000"/>
          <w:sz w:val="28"/>
          <w:szCs w:val="28"/>
        </w:rPr>
        <w:t>—based upon the sound Science of Divinity and careful Spiritual training—</w:t>
      </w:r>
      <w:r w:rsidR="000567CF" w:rsidRPr="00F11D23">
        <w:rPr>
          <w:rFonts w:asciiTheme="majorBidi" w:hAnsiTheme="majorBidi" w:cstheme="majorBidi"/>
          <w:color w:val="000000"/>
          <w:sz w:val="28"/>
          <w:szCs w:val="28"/>
        </w:rPr>
        <w:t xml:space="preserve">the richness of whose world </w:t>
      </w:r>
      <w:r w:rsidR="00DC6A6E" w:rsidRPr="00F11D23">
        <w:rPr>
          <w:rFonts w:asciiTheme="majorBidi" w:hAnsiTheme="majorBidi" w:cstheme="majorBidi"/>
          <w:color w:val="000000"/>
          <w:sz w:val="28"/>
          <w:szCs w:val="28"/>
        </w:rPr>
        <w:t xml:space="preserve">opens up </w:t>
      </w:r>
      <w:r w:rsidR="000567CF" w:rsidRPr="00F11D23">
        <w:rPr>
          <w:rFonts w:asciiTheme="majorBidi" w:hAnsiTheme="majorBidi" w:cstheme="majorBidi"/>
          <w:color w:val="000000"/>
          <w:sz w:val="28"/>
          <w:szCs w:val="28"/>
        </w:rPr>
        <w:t>his</w:t>
      </w:r>
      <w:r w:rsidR="00DC6A6E" w:rsidRPr="00F11D23">
        <w:rPr>
          <w:rFonts w:asciiTheme="majorBidi" w:hAnsiTheme="majorBidi" w:cstheme="majorBidi"/>
          <w:color w:val="000000"/>
          <w:sz w:val="28"/>
          <w:szCs w:val="28"/>
        </w:rPr>
        <w:t xml:space="preserve"> horizons to Self-knowledge and cognizance of the vast perspectives of objective Reality—as it truly is—which bring with them the greatest of all </w:t>
      </w:r>
      <w:r w:rsidR="00B34137">
        <w:rPr>
          <w:rFonts w:asciiTheme="majorBidi" w:hAnsiTheme="majorBidi" w:cstheme="majorBidi"/>
          <w:color w:val="000000"/>
          <w:sz w:val="28"/>
          <w:szCs w:val="28"/>
        </w:rPr>
        <w:t>Human,</w:t>
      </w:r>
      <w:r w:rsidR="00DC6A6E" w:rsidRPr="00F11D23">
        <w:rPr>
          <w:rFonts w:asciiTheme="majorBidi" w:hAnsiTheme="majorBidi" w:cstheme="majorBidi"/>
          <w:color w:val="000000"/>
          <w:sz w:val="28"/>
          <w:szCs w:val="28"/>
        </w:rPr>
        <w:t xml:space="preserve"> Spiritual</w:t>
      </w:r>
      <w:r w:rsidR="00B34137">
        <w:rPr>
          <w:rFonts w:asciiTheme="majorBidi" w:hAnsiTheme="majorBidi" w:cstheme="majorBidi"/>
          <w:color w:val="000000"/>
          <w:sz w:val="28"/>
          <w:szCs w:val="28"/>
        </w:rPr>
        <w:t>, and Civilizational</w:t>
      </w:r>
      <w:r w:rsidR="00DC6A6E" w:rsidRPr="00F11D23">
        <w:rPr>
          <w:rFonts w:asciiTheme="majorBidi" w:hAnsiTheme="majorBidi" w:cstheme="majorBidi"/>
          <w:color w:val="000000"/>
          <w:sz w:val="28"/>
          <w:szCs w:val="28"/>
        </w:rPr>
        <w:t xml:space="preserve"> perfections.</w:t>
      </w:r>
      <w:r w:rsidR="00F11D23" w:rsidRPr="00F11D23">
        <w:rPr>
          <w:rFonts w:asciiTheme="majorBidi" w:hAnsiTheme="majorBidi" w:cstheme="majorBidi"/>
          <w:color w:val="000000"/>
          <w:sz w:val="28"/>
          <w:szCs w:val="28"/>
        </w:rPr>
        <w:t xml:space="preserve"> Iqbāl states:</w:t>
      </w:r>
    </w:p>
    <w:p w14:paraId="66618CB2" w14:textId="77777777" w:rsidR="00F11D23" w:rsidRPr="00A23754" w:rsidRDefault="00F11D23" w:rsidP="00A97CA0">
      <w:pPr>
        <w:autoSpaceDE w:val="0"/>
        <w:autoSpaceDN w:val="0"/>
        <w:adjustRightInd w:val="0"/>
        <w:rPr>
          <w:rFonts w:asciiTheme="majorBidi" w:hAnsiTheme="majorBidi" w:cstheme="majorBidi"/>
          <w:color w:val="000000"/>
          <w:sz w:val="28"/>
          <w:szCs w:val="28"/>
        </w:rPr>
      </w:pPr>
    </w:p>
    <w:p w14:paraId="318CA8E6" w14:textId="77777777" w:rsidR="00A97CA0" w:rsidRPr="00A23754" w:rsidRDefault="00A97CA0" w:rsidP="00A97CA0">
      <w:pPr>
        <w:autoSpaceDE w:val="0"/>
        <w:autoSpaceDN w:val="0"/>
        <w:adjustRightInd w:val="0"/>
        <w:jc w:val="center"/>
        <w:rPr>
          <w:rFonts w:asciiTheme="majorBidi" w:hAnsiTheme="majorBidi" w:cstheme="majorBidi"/>
          <w:color w:val="000000"/>
          <w:sz w:val="28"/>
          <w:szCs w:val="28"/>
        </w:rPr>
      </w:pPr>
      <w:r w:rsidRPr="00A23754">
        <w:rPr>
          <w:rFonts w:asciiTheme="majorBidi" w:hAnsiTheme="majorBidi" w:cstheme="majorBidi"/>
          <w:color w:val="000000"/>
          <w:sz w:val="28"/>
          <w:szCs w:val="28"/>
        </w:rPr>
        <w:t>The disbeliever’s Sign is that he is lost in the horizons;</w:t>
      </w:r>
      <w:r w:rsidRPr="00A23754">
        <w:rPr>
          <w:rStyle w:val="FootnoteReference"/>
          <w:rFonts w:asciiTheme="majorBidi" w:hAnsiTheme="majorBidi" w:cstheme="majorBidi"/>
          <w:color w:val="000000"/>
          <w:sz w:val="28"/>
          <w:szCs w:val="28"/>
        </w:rPr>
        <w:footnoteReference w:id="166"/>
      </w:r>
      <w:r w:rsidRPr="00A23754">
        <w:rPr>
          <w:rFonts w:asciiTheme="majorBidi" w:hAnsiTheme="majorBidi" w:cstheme="majorBidi"/>
          <w:color w:val="000000"/>
          <w:sz w:val="28"/>
          <w:szCs w:val="28"/>
        </w:rPr>
        <w:t xml:space="preserve">   </w:t>
      </w:r>
    </w:p>
    <w:p w14:paraId="7C384DDA" w14:textId="77777777" w:rsidR="00A97CA0" w:rsidRPr="00A23754" w:rsidRDefault="00A97CA0" w:rsidP="00A97CA0">
      <w:pPr>
        <w:autoSpaceDE w:val="0"/>
        <w:autoSpaceDN w:val="0"/>
        <w:adjustRightInd w:val="0"/>
        <w:jc w:val="center"/>
        <w:rPr>
          <w:rFonts w:asciiTheme="majorBidi" w:hAnsiTheme="majorBidi" w:cstheme="majorBidi"/>
          <w:color w:val="000000"/>
          <w:sz w:val="28"/>
          <w:szCs w:val="28"/>
        </w:rPr>
      </w:pPr>
      <w:r w:rsidRPr="00A23754">
        <w:rPr>
          <w:rFonts w:asciiTheme="majorBidi" w:hAnsiTheme="majorBidi" w:cstheme="majorBidi"/>
          <w:color w:val="000000"/>
          <w:sz w:val="28"/>
          <w:szCs w:val="28"/>
        </w:rPr>
        <w:t xml:space="preserve">            The Sign of a believer is that the horizons are lost in him.   </w:t>
      </w:r>
    </w:p>
    <w:p w14:paraId="170F9D48" w14:textId="77777777" w:rsidR="00A97CA0" w:rsidRPr="00A23754" w:rsidRDefault="00A97CA0" w:rsidP="00A97CA0">
      <w:pPr>
        <w:autoSpaceDE w:val="0"/>
        <w:autoSpaceDN w:val="0"/>
        <w:adjustRightInd w:val="0"/>
        <w:jc w:val="center"/>
        <w:rPr>
          <w:rFonts w:asciiTheme="majorBidi" w:hAnsiTheme="majorBidi" w:cstheme="majorBidi"/>
          <w:color w:val="000000"/>
          <w:sz w:val="28"/>
          <w:szCs w:val="28"/>
        </w:rPr>
      </w:pPr>
      <w:r w:rsidRPr="00A23754">
        <w:rPr>
          <w:rFonts w:ascii="MS Mincho" w:eastAsia="MS Mincho" w:hAnsi="MS Mincho" w:cs="MS Mincho" w:hint="eastAsia"/>
          <w:color w:val="000000"/>
          <w:sz w:val="28"/>
          <w:szCs w:val="28"/>
        </w:rPr>
        <w:t> </w:t>
      </w:r>
    </w:p>
    <w:p w14:paraId="4D119B03" w14:textId="77777777" w:rsidR="00A97CA0" w:rsidRPr="00A23754" w:rsidRDefault="00A97CA0" w:rsidP="00A97CA0">
      <w:pPr>
        <w:autoSpaceDE w:val="0"/>
        <w:autoSpaceDN w:val="0"/>
        <w:adjustRightInd w:val="0"/>
        <w:rPr>
          <w:rFonts w:asciiTheme="majorBidi" w:hAnsiTheme="majorBidi" w:cstheme="majorBidi"/>
          <w:color w:val="000000"/>
          <w:sz w:val="28"/>
          <w:szCs w:val="28"/>
        </w:rPr>
      </w:pPr>
      <w:r w:rsidRPr="00A23754">
        <w:rPr>
          <w:rFonts w:asciiTheme="majorBidi" w:hAnsiTheme="majorBidi" w:cstheme="majorBidi"/>
          <w:color w:val="000000"/>
          <w:sz w:val="28"/>
          <w:szCs w:val="28"/>
        </w:rPr>
        <w:t xml:space="preserve">                           </w:t>
      </w:r>
      <w:r w:rsidRPr="00A23754">
        <w:rPr>
          <w:rFonts w:asciiTheme="majorBidi" w:hAnsiTheme="majorBidi" w:cstheme="majorBidi"/>
          <w:i/>
          <w:iCs/>
          <w:color w:val="000000"/>
          <w:sz w:val="28"/>
          <w:szCs w:val="28"/>
        </w:rPr>
        <w:t>Kāfir kī yē pehchān kē āfāq meiñ gum hai</w:t>
      </w:r>
    </w:p>
    <w:p w14:paraId="050513EE" w14:textId="506A6BB7" w:rsidR="00A97CA0" w:rsidRDefault="00A97CA0" w:rsidP="00B34137">
      <w:pPr>
        <w:autoSpaceDE w:val="0"/>
        <w:autoSpaceDN w:val="0"/>
        <w:adjustRightInd w:val="0"/>
        <w:jc w:val="center"/>
        <w:rPr>
          <w:rFonts w:asciiTheme="majorBidi" w:hAnsiTheme="majorBidi" w:cstheme="majorBidi"/>
          <w:color w:val="000000"/>
          <w:sz w:val="28"/>
          <w:szCs w:val="28"/>
        </w:rPr>
      </w:pPr>
      <w:r w:rsidRPr="00A23754">
        <w:rPr>
          <w:rFonts w:asciiTheme="majorBidi" w:hAnsiTheme="majorBidi" w:cstheme="majorBidi"/>
          <w:i/>
          <w:iCs/>
          <w:color w:val="000000"/>
          <w:sz w:val="28"/>
          <w:szCs w:val="28"/>
        </w:rPr>
        <w:t xml:space="preserve">                 Mōmin kī yē pehchān kē gum iss meiñ haiñ āfāq</w:t>
      </w:r>
      <w:r w:rsidRPr="00A23754">
        <w:rPr>
          <w:rFonts w:asciiTheme="majorBidi" w:hAnsiTheme="majorBidi" w:cstheme="majorBidi"/>
          <w:color w:val="000000"/>
          <w:sz w:val="28"/>
          <w:szCs w:val="28"/>
        </w:rPr>
        <w:t>.</w:t>
      </w:r>
      <w:r w:rsidRPr="00A23754">
        <w:rPr>
          <w:rStyle w:val="FootnoteReference"/>
          <w:rFonts w:asciiTheme="majorBidi" w:hAnsiTheme="majorBidi" w:cstheme="majorBidi"/>
          <w:color w:val="000000"/>
          <w:sz w:val="28"/>
          <w:szCs w:val="28"/>
        </w:rPr>
        <w:footnoteReference w:id="167"/>
      </w:r>
    </w:p>
    <w:p w14:paraId="7C1BD2ED" w14:textId="77777777" w:rsidR="00B34137" w:rsidRDefault="00B34137" w:rsidP="00B34137">
      <w:pPr>
        <w:autoSpaceDE w:val="0"/>
        <w:autoSpaceDN w:val="0"/>
        <w:adjustRightInd w:val="0"/>
        <w:jc w:val="center"/>
        <w:rPr>
          <w:rFonts w:asciiTheme="majorBidi" w:hAnsiTheme="majorBidi" w:cstheme="majorBidi"/>
          <w:color w:val="000000"/>
          <w:sz w:val="28"/>
          <w:szCs w:val="28"/>
        </w:rPr>
      </w:pPr>
    </w:p>
    <w:p w14:paraId="5E354DD1" w14:textId="3C419846" w:rsidR="00B1082B" w:rsidRPr="00C92169" w:rsidRDefault="00B4417F" w:rsidP="003E1362">
      <w:pPr>
        <w:autoSpaceDE w:val="0"/>
        <w:autoSpaceDN w:val="0"/>
        <w:adjustRightInd w:val="0"/>
        <w:rPr>
          <w:rFonts w:asciiTheme="majorBidi" w:hAnsiTheme="majorBidi" w:cstheme="majorBidi"/>
          <w:color w:val="000000"/>
          <w:sz w:val="28"/>
          <w:szCs w:val="28"/>
        </w:rPr>
      </w:pPr>
      <w:bookmarkStart w:id="302" w:name="_Toc174193396"/>
      <w:bookmarkStart w:id="303" w:name="_Toc180499042"/>
      <w:bookmarkStart w:id="304" w:name="_Toc185825115"/>
      <w:r w:rsidRPr="00C92169">
        <w:rPr>
          <w:rFonts w:asciiTheme="majorBidi" w:hAnsiTheme="majorBidi" w:cstheme="majorBidi"/>
          <w:sz w:val="28"/>
          <w:szCs w:val="28"/>
        </w:rPr>
        <w:lastRenderedPageBreak/>
        <w:t>Relativism has become a pronounced feature of Modern and post-Modern thought.</w:t>
      </w:r>
      <w:r w:rsidR="001A677E" w:rsidRPr="00FA220B">
        <w:rPr>
          <w:rStyle w:val="FootnoteReference"/>
          <w:rFonts w:asciiTheme="majorBidi" w:hAnsiTheme="majorBidi" w:cstheme="majorBidi"/>
          <w:sz w:val="28"/>
          <w:szCs w:val="28"/>
        </w:rPr>
        <w:footnoteReference w:id="168"/>
      </w:r>
      <w:r w:rsidRPr="00C92169">
        <w:rPr>
          <w:rFonts w:asciiTheme="majorBidi" w:hAnsiTheme="majorBidi" w:cstheme="majorBidi"/>
          <w:sz w:val="28"/>
          <w:szCs w:val="28"/>
        </w:rPr>
        <w:t xml:space="preserve"> It trains us to be skeptical of any type of Human knowledge that asserts certitude and lays claim to the Holy Grail of Truth. Totalitarian relativism undercuts and disqualifies all pretentions that aspire to escape from relativity or </w:t>
      </w:r>
      <w:r w:rsidR="00D300D3" w:rsidRPr="00C92169">
        <w:rPr>
          <w:rFonts w:asciiTheme="majorBidi" w:hAnsiTheme="majorBidi" w:cstheme="majorBidi"/>
          <w:sz w:val="28"/>
          <w:szCs w:val="28"/>
        </w:rPr>
        <w:t xml:space="preserve">satisfy the </w:t>
      </w:r>
      <w:r w:rsidRPr="00C92169">
        <w:rPr>
          <w:rFonts w:asciiTheme="majorBidi" w:hAnsiTheme="majorBidi" w:cstheme="majorBidi"/>
          <w:sz w:val="28"/>
          <w:szCs w:val="28"/>
        </w:rPr>
        <w:t xml:space="preserve">limitations inherent in our </w:t>
      </w:r>
      <w:r w:rsidR="00D300D3" w:rsidRPr="00C92169">
        <w:rPr>
          <w:rFonts w:asciiTheme="majorBidi" w:hAnsiTheme="majorBidi" w:cstheme="majorBidi"/>
          <w:sz w:val="28"/>
          <w:szCs w:val="28"/>
        </w:rPr>
        <w:t>I</w:t>
      </w:r>
      <w:r w:rsidRPr="00C92169">
        <w:rPr>
          <w:rFonts w:asciiTheme="majorBidi" w:hAnsiTheme="majorBidi" w:cstheme="majorBidi"/>
          <w:sz w:val="28"/>
          <w:szCs w:val="28"/>
        </w:rPr>
        <w:t xml:space="preserve">ntellects and modes of perception. When speaking about </w:t>
      </w:r>
      <w:r w:rsidR="003E1362" w:rsidRPr="00C92169">
        <w:rPr>
          <w:rFonts w:asciiTheme="majorBidi" w:hAnsiTheme="majorBidi" w:cstheme="majorBidi"/>
          <w:sz w:val="28"/>
          <w:szCs w:val="28"/>
        </w:rPr>
        <w:t>T</w:t>
      </w:r>
      <w:r w:rsidRPr="00C92169">
        <w:rPr>
          <w:rFonts w:asciiTheme="majorBidi" w:hAnsiTheme="majorBidi" w:cstheme="majorBidi"/>
          <w:sz w:val="28"/>
          <w:szCs w:val="28"/>
        </w:rPr>
        <w:t xml:space="preserve">ruths and values, </w:t>
      </w:r>
      <w:r w:rsidRPr="00C92169">
        <w:rPr>
          <w:rFonts w:asciiTheme="majorBidi" w:hAnsiTheme="majorBidi" w:cstheme="majorBidi"/>
          <w:sz w:val="28"/>
          <w:szCs w:val="28"/>
          <w:shd w:val="clear" w:color="auto" w:fill="FFFFFF" w:themeFill="background1"/>
        </w:rPr>
        <w:t>relativism</w:t>
      </w:r>
      <w:r w:rsidRPr="00C92169">
        <w:rPr>
          <w:rFonts w:asciiTheme="majorBidi" w:hAnsiTheme="majorBidi" w:cstheme="majorBidi"/>
          <w:sz w:val="28"/>
          <w:szCs w:val="28"/>
        </w:rPr>
        <w:t xml:space="preserve"> prompts us to say: “It might be</w:t>
      </w:r>
      <w:r w:rsidR="003E1362" w:rsidRPr="00C92169">
        <w:rPr>
          <w:rFonts w:asciiTheme="majorBidi" w:hAnsiTheme="majorBidi" w:cstheme="majorBidi"/>
          <w:sz w:val="28"/>
          <w:szCs w:val="28"/>
        </w:rPr>
        <w:t>; it might not be.</w:t>
      </w:r>
      <w:r w:rsidRPr="00C92169">
        <w:rPr>
          <w:rFonts w:asciiTheme="majorBidi" w:hAnsiTheme="majorBidi" w:cstheme="majorBidi"/>
          <w:sz w:val="28"/>
          <w:szCs w:val="28"/>
        </w:rPr>
        <w:t>” But it makes us</w:t>
      </w:r>
      <w:r w:rsidR="003E1362" w:rsidRPr="00C92169">
        <w:rPr>
          <w:rFonts w:asciiTheme="majorBidi" w:hAnsiTheme="majorBidi" w:cstheme="majorBidi"/>
          <w:sz w:val="28"/>
          <w:szCs w:val="28"/>
        </w:rPr>
        <w:t xml:space="preserve"> </w:t>
      </w:r>
      <w:r w:rsidRPr="00C92169">
        <w:rPr>
          <w:rFonts w:asciiTheme="majorBidi" w:hAnsiTheme="majorBidi" w:cstheme="majorBidi"/>
          <w:sz w:val="28"/>
          <w:szCs w:val="28"/>
        </w:rPr>
        <w:t>uncomfortable to take the liberty to assert: “It is.”</w:t>
      </w:r>
      <w:r w:rsidR="003E1362" w:rsidRPr="00C92169">
        <w:rPr>
          <w:rFonts w:asciiTheme="majorBidi" w:hAnsiTheme="majorBidi" w:cstheme="majorBidi"/>
          <w:color w:val="000000"/>
          <w:sz w:val="28"/>
          <w:szCs w:val="28"/>
        </w:rPr>
        <w:t xml:space="preserve"> T</w:t>
      </w:r>
      <w:r w:rsidRPr="00C92169">
        <w:rPr>
          <w:sz w:val="28"/>
          <w:szCs w:val="28"/>
        </w:rPr>
        <w:t xml:space="preserve">wo </w:t>
      </w:r>
      <w:r w:rsidR="00D5259B" w:rsidRPr="00C92169">
        <w:rPr>
          <w:sz w:val="28"/>
          <w:szCs w:val="28"/>
        </w:rPr>
        <w:t xml:space="preserve">other </w:t>
      </w:r>
      <w:r w:rsidRPr="00C92169">
        <w:rPr>
          <w:sz w:val="28"/>
          <w:szCs w:val="28"/>
        </w:rPr>
        <w:t xml:space="preserve">maladies </w:t>
      </w:r>
      <w:r w:rsidR="00D5259B" w:rsidRPr="00C92169">
        <w:rPr>
          <w:sz w:val="28"/>
          <w:szCs w:val="28"/>
        </w:rPr>
        <w:t xml:space="preserve">reign </w:t>
      </w:r>
      <w:r w:rsidR="00C92169" w:rsidRPr="00C92169">
        <w:rPr>
          <w:sz w:val="28"/>
          <w:szCs w:val="28"/>
        </w:rPr>
        <w:t>in the re</w:t>
      </w:r>
      <w:r w:rsidR="00D5259B" w:rsidRPr="00C92169">
        <w:rPr>
          <w:rFonts w:asciiTheme="majorBidi" w:hAnsiTheme="majorBidi" w:cstheme="majorBidi"/>
          <w:sz w:val="28"/>
          <w:szCs w:val="28"/>
        </w:rPr>
        <w:t xml:space="preserve">lativism of </w:t>
      </w:r>
      <w:r w:rsidR="00C92169" w:rsidRPr="00C92169">
        <w:rPr>
          <w:rFonts w:asciiTheme="majorBidi" w:hAnsiTheme="majorBidi" w:cstheme="majorBidi"/>
          <w:sz w:val="28"/>
          <w:szCs w:val="28"/>
        </w:rPr>
        <w:t>contempoary</w:t>
      </w:r>
      <w:r w:rsidR="00D5259B" w:rsidRPr="00C92169">
        <w:rPr>
          <w:rFonts w:asciiTheme="majorBidi" w:hAnsiTheme="majorBidi" w:cstheme="majorBidi"/>
          <w:sz w:val="28"/>
          <w:szCs w:val="28"/>
        </w:rPr>
        <w:t xml:space="preserve"> thought</w:t>
      </w:r>
      <w:r w:rsidRPr="00C92169">
        <w:rPr>
          <w:sz w:val="28"/>
          <w:szCs w:val="28"/>
        </w:rPr>
        <w:t>: “Openness to everything” and “being closed to everything</w:t>
      </w:r>
      <w:bookmarkEnd w:id="302"/>
      <w:r w:rsidRPr="00C92169">
        <w:rPr>
          <w:sz w:val="28"/>
          <w:szCs w:val="28"/>
        </w:rPr>
        <w:t xml:space="preserve">. </w:t>
      </w:r>
      <w:bookmarkEnd w:id="303"/>
      <w:bookmarkEnd w:id="304"/>
      <w:r w:rsidR="00B1082B" w:rsidRPr="00C92169">
        <w:rPr>
          <w:sz w:val="28"/>
          <w:szCs w:val="28"/>
        </w:rPr>
        <w:t xml:space="preserve">T. S. Eliot says in the </w:t>
      </w:r>
      <w:r w:rsidR="00B1082B" w:rsidRPr="00C92169">
        <w:rPr>
          <w:i/>
          <w:iCs/>
          <w:sz w:val="28"/>
          <w:szCs w:val="28"/>
        </w:rPr>
        <w:t>Four Quartets</w:t>
      </w:r>
      <w:r w:rsidR="00B1082B" w:rsidRPr="00C92169">
        <w:rPr>
          <w:sz w:val="28"/>
          <w:szCs w:val="28"/>
        </w:rPr>
        <w:t>:</w:t>
      </w:r>
    </w:p>
    <w:p w14:paraId="3DF73374" w14:textId="77777777" w:rsidR="00B1082B" w:rsidRDefault="00B1082B" w:rsidP="00B1082B">
      <w:r>
        <w:t xml:space="preserve"> </w:t>
      </w:r>
    </w:p>
    <w:p w14:paraId="4F7DAB87" w14:textId="77777777" w:rsidR="00B1082B" w:rsidRDefault="00B1082B" w:rsidP="00B1082B">
      <w:pPr>
        <w:jc w:val="center"/>
      </w:pPr>
      <w:r>
        <w:t>Go, go, go, said the bird: humankind</w:t>
      </w:r>
    </w:p>
    <w:p w14:paraId="232A3156" w14:textId="77777777" w:rsidR="00B1082B" w:rsidRDefault="00B1082B" w:rsidP="00B1082B">
      <w:pPr>
        <w:jc w:val="center"/>
      </w:pPr>
      <w:r>
        <w:t>Cannot bear very much reality.</w:t>
      </w:r>
    </w:p>
    <w:p w14:paraId="24B37B2C" w14:textId="77777777" w:rsidR="00B1082B" w:rsidRDefault="00B1082B" w:rsidP="00B1082B"/>
    <w:p w14:paraId="01B7F200" w14:textId="77777777" w:rsidR="00A20D23" w:rsidRPr="00FA220B" w:rsidRDefault="00A20D23" w:rsidP="00A20D23">
      <w:pPr>
        <w:rPr>
          <w:rFonts w:asciiTheme="majorBidi" w:hAnsiTheme="majorBidi" w:cstheme="majorBidi"/>
          <w:sz w:val="28"/>
          <w:szCs w:val="28"/>
        </w:rPr>
      </w:pPr>
      <w:r w:rsidRPr="00FA220B">
        <w:rPr>
          <w:rFonts w:asciiTheme="majorBidi" w:hAnsiTheme="majorBidi" w:cstheme="majorBidi"/>
          <w:sz w:val="28"/>
          <w:szCs w:val="28"/>
        </w:rPr>
        <w:t xml:space="preserve">Relativism is an example of cognitive polarization. By nature, it is reductionist and agnostic. It dissolves all standards of truth and all absolute moral imperatives other than its own. This skepticism extends even to the first principles of intellect and other commonsense understandings that have been the bedrock of the cultures and civilizations of previous generations. Our relativist generation is trained to doubt all beliefs and absolutes out of hand, even before knowing what they are or examining their theological and philosophical merits. Paradoxically, the “openness to everything” that relativism promotes has closed our minds to the most important truths and made us capable of amassing information but not gaining knowledge or wisdom. In his poem </w:t>
      </w:r>
      <w:r w:rsidRPr="00FA220B">
        <w:rPr>
          <w:rFonts w:asciiTheme="majorBidi" w:hAnsiTheme="majorBidi" w:cstheme="majorBidi"/>
          <w:i/>
          <w:iCs/>
          <w:sz w:val="28"/>
          <w:szCs w:val="28"/>
        </w:rPr>
        <w:t>The Wasteland</w:t>
      </w:r>
      <w:r w:rsidRPr="00FA220B">
        <w:rPr>
          <w:rFonts w:asciiTheme="majorBidi" w:hAnsiTheme="majorBidi" w:cstheme="majorBidi"/>
          <w:sz w:val="28"/>
          <w:szCs w:val="28"/>
        </w:rPr>
        <w:t>, T. S. Eliot laments our modern dilemma of being unable to discern the truth and follow it to wisdom and the adoration of God:</w:t>
      </w:r>
    </w:p>
    <w:p w14:paraId="08CB99BC" w14:textId="77777777" w:rsidR="00A20D23" w:rsidRDefault="00A20D23" w:rsidP="00A20D23"/>
    <w:p w14:paraId="05D56977" w14:textId="58546D30" w:rsidR="00A20D23" w:rsidRDefault="00A20D23" w:rsidP="00A20D23">
      <w:r>
        <w:t xml:space="preserve">                        All our knowledge brings us nearer to our ignorance,</w:t>
      </w:r>
    </w:p>
    <w:p w14:paraId="673BAC1F" w14:textId="77777777" w:rsidR="00A20D23" w:rsidRDefault="00A20D23" w:rsidP="00A20D23">
      <w:r>
        <w:t xml:space="preserve">                        All our ignorance brings us nearer to death,</w:t>
      </w:r>
    </w:p>
    <w:p w14:paraId="77471128" w14:textId="77777777" w:rsidR="00A20D23" w:rsidRDefault="00A20D23" w:rsidP="00A20D23">
      <w:r>
        <w:t xml:space="preserve">                        But nearness to death no nearer to God.</w:t>
      </w:r>
    </w:p>
    <w:p w14:paraId="7C6A140E" w14:textId="77777777" w:rsidR="00A20D23" w:rsidRDefault="00A20D23" w:rsidP="00A20D23">
      <w:r>
        <w:t xml:space="preserve">                        Where is the life we have lost in living?</w:t>
      </w:r>
    </w:p>
    <w:p w14:paraId="0C9045EA" w14:textId="77777777" w:rsidR="00A20D23" w:rsidRDefault="00A20D23" w:rsidP="00A20D23">
      <w:r>
        <w:t xml:space="preserve">                        Where is the wisdom we have lost in knowledge?</w:t>
      </w:r>
    </w:p>
    <w:p w14:paraId="15D6D9FB" w14:textId="77777777" w:rsidR="00A20D23" w:rsidRDefault="00A20D23" w:rsidP="00A20D23">
      <w:r>
        <w:t xml:space="preserve">                        Where is the knowledge we have lost in information?</w:t>
      </w:r>
    </w:p>
    <w:p w14:paraId="0DB2D8D4" w14:textId="77777777" w:rsidR="00C92169" w:rsidRPr="00A63BE3" w:rsidRDefault="00C92169" w:rsidP="00B1082B"/>
    <w:p w14:paraId="4F95BEDA" w14:textId="7D23F5E2" w:rsidR="00205C6F" w:rsidRDefault="00E86172" w:rsidP="00E86172">
      <w:pPr>
        <w:autoSpaceDE w:val="0"/>
        <w:autoSpaceDN w:val="0"/>
        <w:adjustRightInd w:val="0"/>
        <w:rPr>
          <w:rFonts w:asciiTheme="majorBidi" w:hAnsiTheme="majorBidi" w:cstheme="majorBidi"/>
          <w:sz w:val="28"/>
          <w:szCs w:val="28"/>
        </w:rPr>
      </w:pPr>
      <w:r>
        <w:rPr>
          <w:rFonts w:asciiTheme="majorBidi" w:hAnsiTheme="majorBidi" w:cstheme="majorBidi"/>
          <w:sz w:val="28"/>
          <w:szCs w:val="28"/>
        </w:rPr>
        <w:lastRenderedPageBreak/>
        <w:t>Thus, i</w:t>
      </w:r>
      <w:r w:rsidRPr="00055B05">
        <w:rPr>
          <w:rFonts w:asciiTheme="majorBidi" w:hAnsiTheme="majorBidi" w:cstheme="majorBidi"/>
          <w:sz w:val="28"/>
          <w:szCs w:val="28"/>
        </w:rPr>
        <w:t>n light of its purpose,</w:t>
      </w:r>
      <w:r>
        <w:rPr>
          <w:rFonts w:asciiTheme="majorBidi" w:hAnsiTheme="majorBidi" w:cstheme="majorBidi"/>
          <w:sz w:val="28"/>
          <w:szCs w:val="28"/>
        </w:rPr>
        <w:t xml:space="preserve"> </w:t>
      </w:r>
      <w:r>
        <w:rPr>
          <w:rFonts w:asciiTheme="majorBidi" w:hAnsiTheme="majorBidi" w:cstheme="majorBidi"/>
          <w:i/>
          <w:iCs/>
          <w:sz w:val="28"/>
          <w:szCs w:val="28"/>
        </w:rPr>
        <w:t>The First Teaching</w:t>
      </w:r>
      <w:r w:rsidRPr="00055B05">
        <w:rPr>
          <w:rFonts w:asciiTheme="majorBidi" w:hAnsiTheme="majorBidi" w:cstheme="majorBidi"/>
          <w:sz w:val="28"/>
          <w:szCs w:val="28"/>
        </w:rPr>
        <w:t xml:space="preserve"> strives to demonstrate the internal rationale</w:t>
      </w:r>
      <w:r>
        <w:rPr>
          <w:rFonts w:asciiTheme="majorBidi" w:hAnsiTheme="majorBidi" w:cstheme="majorBidi"/>
          <w:sz w:val="28"/>
          <w:szCs w:val="28"/>
        </w:rPr>
        <w:t xml:space="preserve"> and uniquely rich content</w:t>
      </w:r>
      <w:r w:rsidRPr="00055B05">
        <w:rPr>
          <w:rFonts w:asciiTheme="majorBidi" w:hAnsiTheme="majorBidi" w:cstheme="majorBidi"/>
          <w:sz w:val="28"/>
          <w:szCs w:val="28"/>
        </w:rPr>
        <w:t xml:space="preserve"> of Islam</w:t>
      </w:r>
      <w:r>
        <w:rPr>
          <w:rFonts w:asciiTheme="majorBidi" w:hAnsiTheme="majorBidi" w:cstheme="majorBidi"/>
          <w:sz w:val="28"/>
          <w:szCs w:val="28"/>
        </w:rPr>
        <w:t>’s primordial Prophetic</w:t>
      </w:r>
      <w:r w:rsidRPr="00055B05">
        <w:rPr>
          <w:rFonts w:asciiTheme="majorBidi" w:hAnsiTheme="majorBidi" w:cstheme="majorBidi"/>
          <w:sz w:val="28"/>
          <w:szCs w:val="28"/>
        </w:rPr>
        <w:t xml:space="preserve"> worldview and its applicability</w:t>
      </w:r>
      <w:r w:rsidRPr="00770EC7">
        <w:rPr>
          <w:rFonts w:asciiTheme="majorBidi" w:hAnsiTheme="majorBidi" w:cstheme="majorBidi"/>
          <w:sz w:val="28"/>
          <w:szCs w:val="28"/>
        </w:rPr>
        <w:t xml:space="preserve"> </w:t>
      </w:r>
      <w:r>
        <w:rPr>
          <w:rFonts w:asciiTheme="majorBidi" w:hAnsiTheme="majorBidi" w:cstheme="majorBidi"/>
          <w:sz w:val="28"/>
          <w:szCs w:val="28"/>
        </w:rPr>
        <w:t>as a healing elixir</w:t>
      </w:r>
      <w:r w:rsidRPr="00055B05">
        <w:rPr>
          <w:rFonts w:asciiTheme="majorBidi" w:hAnsiTheme="majorBidi" w:cstheme="majorBidi"/>
          <w:sz w:val="28"/>
          <w:szCs w:val="28"/>
        </w:rPr>
        <w:t xml:space="preserve"> </w:t>
      </w:r>
      <w:r>
        <w:rPr>
          <w:rFonts w:asciiTheme="majorBidi" w:hAnsiTheme="majorBidi" w:cstheme="majorBidi"/>
          <w:sz w:val="28"/>
          <w:szCs w:val="28"/>
        </w:rPr>
        <w:t>for the various</w:t>
      </w:r>
      <w:r w:rsidRPr="00055B05">
        <w:rPr>
          <w:rFonts w:asciiTheme="majorBidi" w:hAnsiTheme="majorBidi" w:cstheme="majorBidi"/>
          <w:sz w:val="28"/>
          <w:szCs w:val="28"/>
        </w:rPr>
        <w:t xml:space="preserve"> </w:t>
      </w:r>
      <w:r>
        <w:rPr>
          <w:rFonts w:asciiTheme="majorBidi" w:hAnsiTheme="majorBidi" w:cstheme="majorBidi"/>
          <w:sz w:val="28"/>
          <w:szCs w:val="28"/>
        </w:rPr>
        <w:t xml:space="preserve">toxicities that have contaminated our generation, deluded our minds, and devastated our </w:t>
      </w:r>
      <w:r w:rsidR="00875769">
        <w:rPr>
          <w:rFonts w:asciiTheme="majorBidi" w:hAnsiTheme="majorBidi" w:cstheme="majorBidi"/>
          <w:sz w:val="28"/>
          <w:szCs w:val="28"/>
        </w:rPr>
        <w:t>E</w:t>
      </w:r>
      <w:r>
        <w:rPr>
          <w:rFonts w:asciiTheme="majorBidi" w:hAnsiTheme="majorBidi" w:cstheme="majorBidi"/>
          <w:sz w:val="28"/>
          <w:szCs w:val="28"/>
        </w:rPr>
        <w:t>nvironment. To do this, the book teaches Islam from the interior</w:t>
      </w:r>
      <w:r w:rsidR="00BA63A0">
        <w:rPr>
          <w:rFonts w:asciiTheme="majorBidi" w:hAnsiTheme="majorBidi" w:cstheme="majorBidi"/>
          <w:sz w:val="28"/>
          <w:szCs w:val="28"/>
        </w:rPr>
        <w:t>, from “the inward out”</w:t>
      </w:r>
      <w:r>
        <w:rPr>
          <w:rFonts w:asciiTheme="majorBidi" w:hAnsiTheme="majorBidi" w:cstheme="majorBidi"/>
          <w:sz w:val="28"/>
          <w:szCs w:val="28"/>
        </w:rPr>
        <w:t>—that is, from the internal perspective of the Muslim believer—for the teachings of other peoples and their faiths ought to be studied from the inside to be truly profitable.</w:t>
      </w:r>
      <w:r w:rsidRPr="00641E8C">
        <w:rPr>
          <w:rFonts w:asciiTheme="majorBidi" w:hAnsiTheme="majorBidi" w:cstheme="majorBidi"/>
          <w:sz w:val="28"/>
          <w:szCs w:val="28"/>
        </w:rPr>
        <w:t xml:space="preserve"> </w:t>
      </w:r>
      <w:r>
        <w:rPr>
          <w:rFonts w:asciiTheme="majorBidi" w:hAnsiTheme="majorBidi" w:cstheme="majorBidi"/>
          <w:sz w:val="28"/>
          <w:szCs w:val="28"/>
        </w:rPr>
        <w:t>But, i</w:t>
      </w:r>
      <w:r w:rsidRPr="004D6052">
        <w:rPr>
          <w:rFonts w:asciiTheme="majorBidi" w:hAnsiTheme="majorBidi" w:cstheme="majorBidi"/>
          <w:sz w:val="28"/>
          <w:szCs w:val="28"/>
        </w:rPr>
        <w:t xml:space="preserve">n adopting </w:t>
      </w:r>
      <w:r>
        <w:rPr>
          <w:rFonts w:asciiTheme="majorBidi" w:hAnsiTheme="majorBidi" w:cstheme="majorBidi"/>
          <w:sz w:val="28"/>
          <w:szCs w:val="28"/>
        </w:rPr>
        <w:t xml:space="preserve">its </w:t>
      </w:r>
      <w:r w:rsidRPr="0070108E">
        <w:rPr>
          <w:rFonts w:asciiTheme="majorBidi" w:hAnsiTheme="majorBidi" w:cstheme="majorBidi"/>
          <w:sz w:val="28"/>
          <w:szCs w:val="28"/>
        </w:rPr>
        <w:t xml:space="preserve">detailed in-depth approach, </w:t>
      </w:r>
      <w:r>
        <w:rPr>
          <w:rFonts w:asciiTheme="majorBidi" w:hAnsiTheme="majorBidi" w:cstheme="majorBidi"/>
          <w:sz w:val="28"/>
          <w:szCs w:val="28"/>
        </w:rPr>
        <w:t>this compendium also seeks</w:t>
      </w:r>
      <w:r w:rsidRPr="0070108E">
        <w:rPr>
          <w:rFonts w:asciiTheme="majorBidi" w:hAnsiTheme="majorBidi" w:cstheme="majorBidi"/>
          <w:sz w:val="28"/>
          <w:szCs w:val="28"/>
        </w:rPr>
        <w:t xml:space="preserve"> to </w:t>
      </w:r>
      <w:r>
        <w:rPr>
          <w:rFonts w:asciiTheme="majorBidi" w:hAnsiTheme="majorBidi" w:cstheme="majorBidi"/>
          <w:sz w:val="28"/>
          <w:szCs w:val="28"/>
        </w:rPr>
        <w:t>serve each reader</w:t>
      </w:r>
      <w:r w:rsidR="003B3A18">
        <w:rPr>
          <w:rFonts w:asciiTheme="majorBidi" w:hAnsiTheme="majorBidi" w:cstheme="majorBidi"/>
          <w:sz w:val="28"/>
          <w:szCs w:val="28"/>
        </w:rPr>
        <w:t>-listener</w:t>
      </w:r>
      <w:r>
        <w:rPr>
          <w:rFonts w:asciiTheme="majorBidi" w:hAnsiTheme="majorBidi" w:cstheme="majorBidi"/>
          <w:sz w:val="28"/>
          <w:szCs w:val="28"/>
        </w:rPr>
        <w:t xml:space="preserve"> as</w:t>
      </w:r>
      <w:r w:rsidRPr="0070108E">
        <w:rPr>
          <w:rFonts w:asciiTheme="majorBidi" w:hAnsiTheme="majorBidi" w:cstheme="majorBidi"/>
          <w:sz w:val="28"/>
          <w:szCs w:val="28"/>
        </w:rPr>
        <w:t xml:space="preserve"> a</w:t>
      </w:r>
      <w:r>
        <w:rPr>
          <w:rFonts w:asciiTheme="majorBidi" w:hAnsiTheme="majorBidi" w:cstheme="majorBidi"/>
          <w:sz w:val="28"/>
          <w:szCs w:val="28"/>
        </w:rPr>
        <w:t xml:space="preserve"> broad standard </w:t>
      </w:r>
      <w:r w:rsidRPr="00D92B67">
        <w:rPr>
          <w:rFonts w:asciiTheme="majorBidi" w:hAnsiTheme="majorBidi" w:cstheme="majorBidi"/>
          <w:sz w:val="28"/>
          <w:szCs w:val="28"/>
        </w:rPr>
        <w:t>reference</w:t>
      </w:r>
      <w:r>
        <w:rPr>
          <w:rFonts w:asciiTheme="majorBidi" w:hAnsiTheme="majorBidi" w:cstheme="majorBidi"/>
          <w:sz w:val="28"/>
          <w:szCs w:val="28"/>
        </w:rPr>
        <w:t xml:space="preserve"> for </w:t>
      </w:r>
      <w:r w:rsidR="004F7E42">
        <w:rPr>
          <w:rFonts w:asciiTheme="majorBidi" w:hAnsiTheme="majorBidi" w:cstheme="majorBidi"/>
          <w:sz w:val="28"/>
          <w:szCs w:val="28"/>
        </w:rPr>
        <w:t>H</w:t>
      </w:r>
      <w:r>
        <w:rPr>
          <w:rFonts w:asciiTheme="majorBidi" w:hAnsiTheme="majorBidi" w:cstheme="majorBidi"/>
          <w:sz w:val="28"/>
          <w:szCs w:val="28"/>
        </w:rPr>
        <w:t>uman</w:t>
      </w:r>
      <w:r w:rsidR="004F7E42">
        <w:rPr>
          <w:rFonts w:asciiTheme="majorBidi" w:hAnsiTheme="majorBidi" w:cstheme="majorBidi"/>
          <w:sz w:val="28"/>
          <w:szCs w:val="28"/>
        </w:rPr>
        <w:t xml:space="preserve"> cognition and</w:t>
      </w:r>
      <w:r>
        <w:rPr>
          <w:rFonts w:asciiTheme="majorBidi" w:hAnsiTheme="majorBidi" w:cstheme="majorBidi"/>
          <w:sz w:val="28"/>
          <w:szCs w:val="28"/>
        </w:rPr>
        <w:t xml:space="preserve"> knowledge</w:t>
      </w:r>
      <w:r w:rsidR="004F7E42">
        <w:rPr>
          <w:rFonts w:asciiTheme="majorBidi" w:hAnsiTheme="majorBidi" w:cstheme="majorBidi"/>
          <w:sz w:val="28"/>
          <w:szCs w:val="28"/>
        </w:rPr>
        <w:t>, so that</w:t>
      </w:r>
      <w:r>
        <w:rPr>
          <w:rFonts w:asciiTheme="majorBidi" w:hAnsiTheme="majorBidi" w:cstheme="majorBidi"/>
          <w:sz w:val="28"/>
          <w:szCs w:val="28"/>
        </w:rPr>
        <w:t xml:space="preserve">, hopefully, </w:t>
      </w:r>
      <w:r w:rsidR="004F7E42">
        <w:rPr>
          <w:rFonts w:asciiTheme="majorBidi" w:hAnsiTheme="majorBidi" w:cstheme="majorBidi"/>
          <w:sz w:val="28"/>
          <w:szCs w:val="28"/>
        </w:rPr>
        <w:t xml:space="preserve">it may </w:t>
      </w:r>
      <w:r>
        <w:rPr>
          <w:rFonts w:asciiTheme="majorBidi" w:hAnsiTheme="majorBidi" w:cstheme="majorBidi"/>
          <w:sz w:val="28"/>
          <w:szCs w:val="28"/>
        </w:rPr>
        <w:t>be</w:t>
      </w:r>
      <w:r w:rsidR="004F7E42">
        <w:rPr>
          <w:rFonts w:asciiTheme="majorBidi" w:hAnsiTheme="majorBidi" w:cstheme="majorBidi"/>
          <w:sz w:val="28"/>
          <w:szCs w:val="28"/>
        </w:rPr>
        <w:t>come</w:t>
      </w:r>
      <w:r>
        <w:rPr>
          <w:rFonts w:asciiTheme="majorBidi" w:hAnsiTheme="majorBidi" w:cstheme="majorBidi"/>
          <w:sz w:val="28"/>
          <w:szCs w:val="28"/>
        </w:rPr>
        <w:t xml:space="preserve"> a portable</w:t>
      </w:r>
      <w:r w:rsidRPr="00D92B67">
        <w:rPr>
          <w:rFonts w:asciiTheme="majorBidi" w:hAnsiTheme="majorBidi" w:cstheme="majorBidi"/>
          <w:sz w:val="28"/>
          <w:szCs w:val="28"/>
        </w:rPr>
        <w:t xml:space="preserve"> personal </w:t>
      </w:r>
      <w:r w:rsidR="003752F7">
        <w:rPr>
          <w:rFonts w:asciiTheme="majorBidi" w:hAnsiTheme="majorBidi" w:cstheme="majorBidi"/>
          <w:b/>
          <w:bCs/>
          <w:sz w:val="28"/>
          <w:szCs w:val="28"/>
        </w:rPr>
        <w:t>U</w:t>
      </w:r>
      <w:r w:rsidRPr="00CC0B44">
        <w:rPr>
          <w:rFonts w:asciiTheme="majorBidi" w:hAnsiTheme="majorBidi" w:cstheme="majorBidi"/>
          <w:b/>
          <w:bCs/>
          <w:sz w:val="28"/>
          <w:szCs w:val="28"/>
        </w:rPr>
        <w:t>niversity</w:t>
      </w:r>
      <w:r>
        <w:rPr>
          <w:rFonts w:asciiTheme="majorBidi" w:hAnsiTheme="majorBidi" w:cstheme="majorBidi"/>
          <w:sz w:val="28"/>
          <w:szCs w:val="28"/>
        </w:rPr>
        <w:t>,</w:t>
      </w:r>
      <w:r>
        <w:rPr>
          <w:rStyle w:val="FootnoteReference"/>
          <w:rFonts w:asciiTheme="majorBidi" w:hAnsiTheme="majorBidi" w:cstheme="majorBidi"/>
          <w:sz w:val="28"/>
          <w:szCs w:val="28"/>
        </w:rPr>
        <w:footnoteReference w:id="169"/>
      </w:r>
      <w:r>
        <w:rPr>
          <w:rFonts w:asciiTheme="majorBidi" w:hAnsiTheme="majorBidi" w:cstheme="majorBidi"/>
          <w:sz w:val="28"/>
          <w:szCs w:val="28"/>
        </w:rPr>
        <w:t xml:space="preserve"> summoning us all—each in his own way—to strive for real knowledge in our time—knowledge that gives meaning to life and is worthy of being called by the name of “true knowledge” because it is properly rooted, unified, and readily comprehensible. </w:t>
      </w:r>
    </w:p>
    <w:p w14:paraId="0B6C6492" w14:textId="1333FF75" w:rsidR="00205C6F" w:rsidRDefault="00205C6F" w:rsidP="00E86172">
      <w:pPr>
        <w:autoSpaceDE w:val="0"/>
        <w:autoSpaceDN w:val="0"/>
        <w:adjustRightInd w:val="0"/>
        <w:rPr>
          <w:rFonts w:asciiTheme="majorBidi" w:hAnsiTheme="majorBidi" w:cstheme="majorBidi"/>
          <w:sz w:val="28"/>
          <w:szCs w:val="28"/>
        </w:rPr>
      </w:pPr>
    </w:p>
    <w:p w14:paraId="4A401CC1" w14:textId="021ED96B" w:rsidR="00E86172" w:rsidRDefault="00E86172" w:rsidP="00E86172">
      <w:pPr>
        <w:autoSpaceDE w:val="0"/>
        <w:autoSpaceDN w:val="0"/>
        <w:adjustRightInd w:val="0"/>
        <w:rPr>
          <w:rFonts w:asciiTheme="majorBidi" w:hAnsiTheme="majorBidi" w:cstheme="majorBidi"/>
          <w:sz w:val="28"/>
          <w:szCs w:val="28"/>
        </w:rPr>
      </w:pPr>
      <w:r>
        <w:rPr>
          <w:rFonts w:asciiTheme="majorBidi" w:hAnsiTheme="majorBidi" w:cstheme="majorBidi"/>
          <w:sz w:val="28"/>
          <w:szCs w:val="28"/>
        </w:rPr>
        <w:t xml:space="preserve">In this regard, </w:t>
      </w:r>
      <w:r>
        <w:rPr>
          <w:rFonts w:asciiTheme="majorBidi" w:hAnsiTheme="majorBidi" w:cstheme="majorBidi"/>
          <w:i/>
          <w:iCs/>
          <w:sz w:val="28"/>
          <w:szCs w:val="28"/>
        </w:rPr>
        <w:t xml:space="preserve">The First Teaching </w:t>
      </w:r>
      <w:r>
        <w:rPr>
          <w:rFonts w:asciiTheme="majorBidi" w:hAnsiTheme="majorBidi" w:cstheme="majorBidi"/>
          <w:sz w:val="28"/>
          <w:szCs w:val="28"/>
        </w:rPr>
        <w:t xml:space="preserve">seeks to promote extensive further contemplation, study, writing, and teaching. It hopes to contribute to </w:t>
      </w:r>
      <w:r w:rsidR="00205C6F">
        <w:rPr>
          <w:rFonts w:asciiTheme="majorBidi" w:hAnsiTheme="majorBidi" w:cstheme="majorBidi"/>
          <w:sz w:val="28"/>
          <w:szCs w:val="28"/>
        </w:rPr>
        <w:t>the</w:t>
      </w:r>
      <w:r>
        <w:rPr>
          <w:rFonts w:asciiTheme="majorBidi" w:hAnsiTheme="majorBidi" w:cstheme="majorBidi"/>
          <w:sz w:val="28"/>
          <w:szCs w:val="28"/>
        </w:rPr>
        <w:t xml:space="preserve"> new generation of researchers and Scholars—in </w:t>
      </w:r>
      <w:r w:rsidR="00205C6F">
        <w:rPr>
          <w:rFonts w:asciiTheme="majorBidi" w:hAnsiTheme="majorBidi" w:cstheme="majorBidi"/>
          <w:sz w:val="28"/>
          <w:szCs w:val="28"/>
        </w:rPr>
        <w:t>Divinity</w:t>
      </w:r>
      <w:r>
        <w:rPr>
          <w:rFonts w:asciiTheme="majorBidi" w:hAnsiTheme="majorBidi" w:cstheme="majorBidi"/>
          <w:sz w:val="28"/>
          <w:szCs w:val="28"/>
        </w:rPr>
        <w:t>, Metaphysics, the elaboration of First Principles,</w:t>
      </w:r>
      <w:r w:rsidR="00205C6F">
        <w:rPr>
          <w:rFonts w:asciiTheme="majorBidi" w:hAnsiTheme="majorBidi" w:cstheme="majorBidi"/>
          <w:sz w:val="28"/>
          <w:szCs w:val="28"/>
        </w:rPr>
        <w:t xml:space="preserve"> </w:t>
      </w:r>
      <w:r w:rsidR="00205C6F">
        <w:rPr>
          <w:rFonts w:asciiTheme="majorBidi" w:hAnsiTheme="majorBidi" w:cstheme="majorBidi"/>
          <w:i/>
          <w:iCs/>
          <w:sz w:val="28"/>
          <w:szCs w:val="28"/>
        </w:rPr>
        <w:t xml:space="preserve">A Priori </w:t>
      </w:r>
      <w:r w:rsidR="00205C6F">
        <w:rPr>
          <w:rFonts w:asciiTheme="majorBidi" w:hAnsiTheme="majorBidi" w:cstheme="majorBidi"/>
          <w:sz w:val="28"/>
          <w:szCs w:val="28"/>
        </w:rPr>
        <w:t>Truths, and</w:t>
      </w:r>
      <w:r>
        <w:rPr>
          <w:rFonts w:asciiTheme="majorBidi" w:hAnsiTheme="majorBidi" w:cstheme="majorBidi"/>
          <w:sz w:val="28"/>
          <w:szCs w:val="28"/>
        </w:rPr>
        <w:t xml:space="preserve"> the full</w:t>
      </w:r>
      <w:r w:rsidR="00205C6F">
        <w:rPr>
          <w:rFonts w:asciiTheme="majorBidi" w:hAnsiTheme="majorBidi" w:cstheme="majorBidi"/>
          <w:sz w:val="28"/>
          <w:szCs w:val="28"/>
        </w:rPr>
        <w:t>er</w:t>
      </w:r>
      <w:r>
        <w:rPr>
          <w:rFonts w:asciiTheme="majorBidi" w:hAnsiTheme="majorBidi" w:cstheme="majorBidi"/>
          <w:sz w:val="28"/>
          <w:szCs w:val="28"/>
        </w:rPr>
        <w:t xml:space="preserve"> development of the material </w:t>
      </w:r>
      <w:r w:rsidR="00205C6F">
        <w:rPr>
          <w:rFonts w:asciiTheme="majorBidi" w:hAnsiTheme="majorBidi" w:cstheme="majorBidi"/>
          <w:sz w:val="28"/>
          <w:szCs w:val="28"/>
        </w:rPr>
        <w:t>S</w:t>
      </w:r>
      <w:r>
        <w:rPr>
          <w:rFonts w:asciiTheme="majorBidi" w:hAnsiTheme="majorBidi" w:cstheme="majorBidi"/>
          <w:sz w:val="28"/>
          <w:szCs w:val="28"/>
        </w:rPr>
        <w:t>ciences, history, art, architecture, and other fields.</w:t>
      </w:r>
    </w:p>
    <w:p w14:paraId="189BE418" w14:textId="10B9896B" w:rsidR="00E86172" w:rsidRDefault="00E86172" w:rsidP="00E86172">
      <w:pPr>
        <w:autoSpaceDE w:val="0"/>
        <w:autoSpaceDN w:val="0"/>
        <w:adjustRightInd w:val="0"/>
        <w:rPr>
          <w:rFonts w:asciiTheme="majorBidi" w:hAnsiTheme="majorBidi" w:cstheme="majorBidi"/>
          <w:sz w:val="28"/>
          <w:szCs w:val="28"/>
        </w:rPr>
      </w:pPr>
    </w:p>
    <w:p w14:paraId="0D451DEC" w14:textId="54FFE6F6" w:rsidR="008F3F19" w:rsidRPr="000F7392" w:rsidRDefault="008F3F19" w:rsidP="000F7392">
      <w:pPr>
        <w:autoSpaceDE w:val="0"/>
        <w:autoSpaceDN w:val="0"/>
        <w:adjustRightInd w:val="0"/>
        <w:ind w:left="1440"/>
        <w:rPr>
          <w:rFonts w:asciiTheme="majorBidi" w:hAnsiTheme="majorBidi" w:cstheme="majorBidi"/>
          <w:sz w:val="20"/>
          <w:szCs w:val="20"/>
        </w:rPr>
      </w:pPr>
      <w:r w:rsidRPr="000F7392">
        <w:rPr>
          <w:rFonts w:asciiTheme="majorBidi" w:hAnsiTheme="majorBidi" w:cstheme="majorBidi"/>
          <w:sz w:val="20"/>
          <w:szCs w:val="20"/>
        </w:rPr>
        <w:t>Image</w:t>
      </w:r>
      <w:r w:rsidR="000F7392" w:rsidRPr="000F7392">
        <w:rPr>
          <w:rFonts w:asciiTheme="majorBidi" w:hAnsiTheme="majorBidi" w:cstheme="majorBidi"/>
          <w:sz w:val="20"/>
          <w:szCs w:val="20"/>
        </w:rPr>
        <w:t xml:space="preserve"> </w:t>
      </w:r>
      <w:r w:rsidR="0095163E">
        <w:rPr>
          <w:rFonts w:asciiTheme="majorBidi" w:hAnsiTheme="majorBidi" w:cstheme="majorBidi"/>
          <w:sz w:val="20"/>
          <w:szCs w:val="20"/>
        </w:rPr>
        <w:t>35</w:t>
      </w:r>
      <w:r w:rsidRPr="000F7392">
        <w:rPr>
          <w:rFonts w:asciiTheme="majorBidi" w:hAnsiTheme="majorBidi" w:cstheme="majorBidi"/>
          <w:sz w:val="20"/>
          <w:szCs w:val="20"/>
        </w:rPr>
        <w:t>:</w:t>
      </w:r>
    </w:p>
    <w:p w14:paraId="3CAA554C" w14:textId="77777777" w:rsidR="007E7963" w:rsidRDefault="007E7963" w:rsidP="000F7392">
      <w:pPr>
        <w:autoSpaceDE w:val="0"/>
        <w:autoSpaceDN w:val="0"/>
        <w:adjustRightInd w:val="0"/>
        <w:ind w:left="1440"/>
        <w:rPr>
          <w:rFonts w:asciiTheme="majorBidi" w:hAnsiTheme="majorBidi" w:cstheme="majorBidi"/>
          <w:sz w:val="20"/>
          <w:szCs w:val="20"/>
        </w:rPr>
      </w:pPr>
    </w:p>
    <w:p w14:paraId="71315769" w14:textId="77777777" w:rsidR="000F7392" w:rsidRDefault="000F7392" w:rsidP="000F7392">
      <w:pPr>
        <w:autoSpaceDE w:val="0"/>
        <w:autoSpaceDN w:val="0"/>
        <w:adjustRightInd w:val="0"/>
        <w:ind w:left="1440"/>
        <w:rPr>
          <w:rFonts w:asciiTheme="majorBidi" w:hAnsiTheme="majorBidi" w:cstheme="majorBidi"/>
          <w:sz w:val="20"/>
          <w:szCs w:val="20"/>
        </w:rPr>
      </w:pPr>
    </w:p>
    <w:p w14:paraId="2889C079" w14:textId="77777777" w:rsidR="00045E1E" w:rsidRDefault="00045E1E" w:rsidP="000F7392">
      <w:pPr>
        <w:autoSpaceDE w:val="0"/>
        <w:autoSpaceDN w:val="0"/>
        <w:adjustRightInd w:val="0"/>
        <w:ind w:left="1440"/>
        <w:rPr>
          <w:rFonts w:asciiTheme="majorBidi" w:hAnsiTheme="majorBidi" w:cstheme="majorBidi"/>
          <w:sz w:val="20"/>
          <w:szCs w:val="20"/>
        </w:rPr>
      </w:pPr>
    </w:p>
    <w:p w14:paraId="55799413" w14:textId="77777777" w:rsidR="00045E1E" w:rsidRDefault="00045E1E" w:rsidP="000F7392">
      <w:pPr>
        <w:autoSpaceDE w:val="0"/>
        <w:autoSpaceDN w:val="0"/>
        <w:adjustRightInd w:val="0"/>
        <w:ind w:left="1440"/>
        <w:rPr>
          <w:rFonts w:asciiTheme="majorBidi" w:hAnsiTheme="majorBidi" w:cstheme="majorBidi"/>
          <w:sz w:val="20"/>
          <w:szCs w:val="20"/>
        </w:rPr>
      </w:pPr>
    </w:p>
    <w:p w14:paraId="69EFD69A" w14:textId="77777777" w:rsidR="000F7392" w:rsidRDefault="000F7392" w:rsidP="000F7392">
      <w:pPr>
        <w:autoSpaceDE w:val="0"/>
        <w:autoSpaceDN w:val="0"/>
        <w:adjustRightInd w:val="0"/>
        <w:ind w:left="1440"/>
        <w:rPr>
          <w:rFonts w:asciiTheme="majorBidi" w:hAnsiTheme="majorBidi" w:cstheme="majorBidi"/>
          <w:sz w:val="20"/>
          <w:szCs w:val="20"/>
        </w:rPr>
      </w:pPr>
    </w:p>
    <w:p w14:paraId="3995776F" w14:textId="77777777" w:rsidR="000F7392" w:rsidRDefault="000F7392" w:rsidP="000F7392">
      <w:pPr>
        <w:autoSpaceDE w:val="0"/>
        <w:autoSpaceDN w:val="0"/>
        <w:adjustRightInd w:val="0"/>
        <w:ind w:left="1440"/>
        <w:rPr>
          <w:rFonts w:asciiTheme="majorBidi" w:hAnsiTheme="majorBidi" w:cstheme="majorBidi"/>
          <w:sz w:val="20"/>
          <w:szCs w:val="20"/>
        </w:rPr>
      </w:pPr>
    </w:p>
    <w:p w14:paraId="2EE4E6BB" w14:textId="77777777" w:rsidR="000F7392" w:rsidRDefault="000F7392" w:rsidP="000F7392">
      <w:pPr>
        <w:autoSpaceDE w:val="0"/>
        <w:autoSpaceDN w:val="0"/>
        <w:adjustRightInd w:val="0"/>
        <w:ind w:left="1440"/>
        <w:rPr>
          <w:rFonts w:asciiTheme="majorBidi" w:hAnsiTheme="majorBidi" w:cstheme="majorBidi"/>
          <w:sz w:val="20"/>
          <w:szCs w:val="20"/>
        </w:rPr>
      </w:pPr>
    </w:p>
    <w:p w14:paraId="71EC4A63" w14:textId="77777777" w:rsidR="000F7392" w:rsidRPr="000F7392" w:rsidRDefault="000F7392" w:rsidP="000F7392">
      <w:pPr>
        <w:autoSpaceDE w:val="0"/>
        <w:autoSpaceDN w:val="0"/>
        <w:adjustRightInd w:val="0"/>
        <w:ind w:left="1440"/>
        <w:rPr>
          <w:rFonts w:asciiTheme="majorBidi" w:hAnsiTheme="majorBidi" w:cstheme="majorBidi"/>
          <w:sz w:val="20"/>
          <w:szCs w:val="20"/>
        </w:rPr>
      </w:pPr>
    </w:p>
    <w:p w14:paraId="56BD72E0" w14:textId="1D98621B" w:rsidR="007E7963" w:rsidRPr="000F7392" w:rsidRDefault="007E7963" w:rsidP="000F7392">
      <w:pPr>
        <w:autoSpaceDE w:val="0"/>
        <w:autoSpaceDN w:val="0"/>
        <w:adjustRightInd w:val="0"/>
        <w:ind w:left="1440"/>
        <w:rPr>
          <w:rFonts w:asciiTheme="majorBidi" w:hAnsiTheme="majorBidi" w:cstheme="majorBidi"/>
          <w:sz w:val="20"/>
          <w:szCs w:val="20"/>
        </w:rPr>
      </w:pPr>
      <w:r w:rsidRPr="000F7392">
        <w:rPr>
          <w:rFonts w:asciiTheme="majorBidi" w:hAnsiTheme="majorBidi" w:cstheme="majorBidi"/>
          <w:sz w:val="20"/>
          <w:szCs w:val="20"/>
        </w:rPr>
        <w:t>Still waters run deep.</w:t>
      </w:r>
      <w:r w:rsidRPr="000F7392">
        <w:rPr>
          <w:rStyle w:val="FootnoteReference"/>
          <w:rFonts w:asciiTheme="majorBidi" w:hAnsiTheme="majorBidi" w:cstheme="majorBidi"/>
          <w:sz w:val="20"/>
          <w:szCs w:val="20"/>
        </w:rPr>
        <w:footnoteReference w:id="170"/>
      </w:r>
    </w:p>
    <w:p w14:paraId="2905FB48" w14:textId="77777777" w:rsidR="008F3F19" w:rsidRDefault="008F3F19" w:rsidP="00E86172">
      <w:pPr>
        <w:autoSpaceDE w:val="0"/>
        <w:autoSpaceDN w:val="0"/>
        <w:adjustRightInd w:val="0"/>
        <w:rPr>
          <w:rFonts w:asciiTheme="majorBidi" w:hAnsiTheme="majorBidi" w:cstheme="majorBidi"/>
          <w:sz w:val="28"/>
          <w:szCs w:val="28"/>
        </w:rPr>
      </w:pPr>
    </w:p>
    <w:p w14:paraId="0F5E248F" w14:textId="025B2E6F" w:rsidR="00045E1E" w:rsidRDefault="00C834C0" w:rsidP="00E86172">
      <w:pPr>
        <w:rPr>
          <w:color w:val="0F252D"/>
          <w:sz w:val="28"/>
          <w:szCs w:val="28"/>
        </w:rPr>
      </w:pPr>
      <w:r>
        <w:rPr>
          <w:sz w:val="28"/>
          <w:szCs w:val="28"/>
        </w:rPr>
        <w:lastRenderedPageBreak/>
        <w:t xml:space="preserve">From my personal point of view, </w:t>
      </w:r>
      <w:r w:rsidR="00E86172" w:rsidRPr="00254AE9">
        <w:rPr>
          <w:i/>
          <w:iCs/>
          <w:sz w:val="28"/>
          <w:szCs w:val="28"/>
        </w:rPr>
        <w:t>The First Teaching</w:t>
      </w:r>
      <w:r w:rsidR="00E86172" w:rsidRPr="00254AE9">
        <w:rPr>
          <w:sz w:val="28"/>
          <w:szCs w:val="28"/>
        </w:rPr>
        <w:t xml:space="preserve"> is a vision, an endeavor, and a lifework. It compiles extensive information, assimilated and synthesized over a lifetime. F</w:t>
      </w:r>
      <w:r>
        <w:rPr>
          <w:sz w:val="28"/>
          <w:szCs w:val="28"/>
        </w:rPr>
        <w:t>urthermore, f</w:t>
      </w:r>
      <w:r w:rsidR="00E86172" w:rsidRPr="00254AE9">
        <w:rPr>
          <w:sz w:val="28"/>
          <w:szCs w:val="28"/>
        </w:rPr>
        <w:t xml:space="preserve">or me, the book attempts to fulfill the requirement of </w:t>
      </w:r>
      <w:r w:rsidR="00E86172" w:rsidRPr="00DC59D9">
        <w:rPr>
          <w:b/>
          <w:bCs/>
          <w:i/>
          <w:iCs/>
          <w:color w:val="0F252D"/>
          <w:sz w:val="28"/>
          <w:szCs w:val="28"/>
        </w:rPr>
        <w:t>Ijtih</w:t>
      </w:r>
      <w:r w:rsidR="00E86172" w:rsidRPr="00DC59D9">
        <w:rPr>
          <w:b/>
          <w:bCs/>
          <w:i/>
          <w:iCs/>
          <w:sz w:val="28"/>
          <w:szCs w:val="28"/>
        </w:rPr>
        <w:t>ā</w:t>
      </w:r>
      <w:r w:rsidR="00E86172" w:rsidRPr="00DC59D9">
        <w:rPr>
          <w:b/>
          <w:bCs/>
          <w:i/>
          <w:iCs/>
          <w:color w:val="0F252D"/>
          <w:sz w:val="28"/>
          <w:szCs w:val="28"/>
        </w:rPr>
        <w:t>d</w:t>
      </w:r>
      <w:r w:rsidR="00DC59D9" w:rsidRPr="00DC59D9">
        <w:rPr>
          <w:rStyle w:val="FootnoteReference"/>
          <w:color w:val="0F252D"/>
          <w:sz w:val="28"/>
          <w:szCs w:val="28"/>
        </w:rPr>
        <w:footnoteReference w:id="171"/>
      </w:r>
      <w:r w:rsidR="007C4FDF">
        <w:rPr>
          <w:b/>
          <w:bCs/>
          <w:i/>
          <w:iCs/>
          <w:color w:val="0F252D"/>
          <w:sz w:val="28"/>
          <w:szCs w:val="28"/>
        </w:rPr>
        <w:t xml:space="preserve"> </w:t>
      </w:r>
      <w:r w:rsidR="00E86172" w:rsidRPr="00254AE9">
        <w:rPr>
          <w:color w:val="0F252D"/>
          <w:sz w:val="28"/>
          <w:szCs w:val="28"/>
        </w:rPr>
        <w:t xml:space="preserve">(personal </w:t>
      </w:r>
      <w:r w:rsidR="007C4FDF">
        <w:rPr>
          <w:color w:val="0F252D"/>
          <w:sz w:val="28"/>
          <w:szCs w:val="28"/>
        </w:rPr>
        <w:t>diligence and struggle</w:t>
      </w:r>
      <w:r w:rsidR="00E86172" w:rsidRPr="00254AE9">
        <w:rPr>
          <w:color w:val="0F252D"/>
          <w:sz w:val="28"/>
          <w:szCs w:val="28"/>
        </w:rPr>
        <w:t xml:space="preserve"> to discover truth) </w:t>
      </w:r>
      <w:r w:rsidR="00E86172" w:rsidRPr="00254AE9">
        <w:rPr>
          <w:sz w:val="28"/>
          <w:szCs w:val="28"/>
        </w:rPr>
        <w:t>in the</w:t>
      </w:r>
      <w:r w:rsidR="00E86172">
        <w:rPr>
          <w:sz w:val="28"/>
          <w:szCs w:val="28"/>
        </w:rPr>
        <w:t xml:space="preserve"> study of Divinity</w:t>
      </w:r>
      <w:r w:rsidR="00E86172" w:rsidRPr="00254AE9">
        <w:rPr>
          <w:sz w:val="28"/>
          <w:szCs w:val="28"/>
        </w:rPr>
        <w:t xml:space="preserve"> </w:t>
      </w:r>
      <w:r w:rsidR="00E86172">
        <w:rPr>
          <w:sz w:val="28"/>
          <w:szCs w:val="28"/>
        </w:rPr>
        <w:t xml:space="preserve">and the </w:t>
      </w:r>
      <w:r w:rsidR="00E86172" w:rsidRPr="00254AE9">
        <w:rPr>
          <w:sz w:val="28"/>
          <w:szCs w:val="28"/>
        </w:rPr>
        <w:t xml:space="preserve">service of sound Prophetic belief. </w:t>
      </w:r>
      <w:r w:rsidR="00E86172" w:rsidRPr="00254AE9">
        <w:rPr>
          <w:color w:val="0F252D"/>
          <w:sz w:val="28"/>
          <w:szCs w:val="28"/>
        </w:rPr>
        <w:t xml:space="preserve">We will discuss later in greater detail the debate among Islamic </w:t>
      </w:r>
      <w:r w:rsidR="007742B6">
        <w:rPr>
          <w:color w:val="0F252D"/>
          <w:sz w:val="28"/>
          <w:szCs w:val="28"/>
        </w:rPr>
        <w:t>Scholars of Divinity</w:t>
      </w:r>
      <w:r w:rsidR="00E86172" w:rsidRPr="00254AE9">
        <w:rPr>
          <w:color w:val="0F252D"/>
          <w:sz w:val="28"/>
          <w:szCs w:val="28"/>
        </w:rPr>
        <w:t xml:space="preserve"> about whether or not the discipline of the Divine Science requires </w:t>
      </w:r>
      <w:r w:rsidR="00E86172" w:rsidRPr="00254AE9">
        <w:rPr>
          <w:i/>
          <w:iCs/>
          <w:color w:val="0F252D"/>
          <w:sz w:val="28"/>
          <w:szCs w:val="28"/>
        </w:rPr>
        <w:t>Ijtih</w:t>
      </w:r>
      <w:r w:rsidR="00E86172" w:rsidRPr="00254AE9">
        <w:rPr>
          <w:i/>
          <w:iCs/>
          <w:sz w:val="28"/>
          <w:szCs w:val="28"/>
        </w:rPr>
        <w:t>ā</w:t>
      </w:r>
      <w:r w:rsidR="00E86172" w:rsidRPr="00254AE9">
        <w:rPr>
          <w:i/>
          <w:iCs/>
          <w:color w:val="0F252D"/>
          <w:sz w:val="28"/>
          <w:szCs w:val="28"/>
        </w:rPr>
        <w:t>d</w:t>
      </w:r>
      <w:r w:rsidR="00E86172" w:rsidRPr="00254AE9">
        <w:rPr>
          <w:color w:val="0F252D"/>
          <w:sz w:val="28"/>
          <w:szCs w:val="28"/>
        </w:rPr>
        <w:t xml:space="preserve"> from each believer or allows for </w:t>
      </w:r>
      <w:r w:rsidR="00E86172" w:rsidRPr="00254AE9">
        <w:rPr>
          <w:i/>
          <w:iCs/>
          <w:color w:val="0F252D"/>
          <w:sz w:val="28"/>
          <w:szCs w:val="28"/>
        </w:rPr>
        <w:t>taql</w:t>
      </w:r>
      <w:r w:rsidR="00E86172" w:rsidRPr="00254AE9">
        <w:rPr>
          <w:i/>
          <w:iCs/>
          <w:sz w:val="28"/>
          <w:szCs w:val="28"/>
        </w:rPr>
        <w:t>ī</w:t>
      </w:r>
      <w:r w:rsidR="00E86172" w:rsidRPr="00254AE9">
        <w:rPr>
          <w:i/>
          <w:iCs/>
          <w:color w:val="0F252D"/>
          <w:sz w:val="28"/>
          <w:szCs w:val="28"/>
        </w:rPr>
        <w:t xml:space="preserve">d </w:t>
      </w:r>
      <w:r w:rsidR="00E86172" w:rsidRPr="00254AE9">
        <w:rPr>
          <w:color w:val="0F252D"/>
          <w:sz w:val="28"/>
          <w:szCs w:val="28"/>
        </w:rPr>
        <w:t xml:space="preserve">(uncritical acceptance). Many </w:t>
      </w:r>
      <w:r w:rsidR="007742B6">
        <w:rPr>
          <w:color w:val="0F252D"/>
          <w:sz w:val="28"/>
          <w:szCs w:val="28"/>
        </w:rPr>
        <w:t>Scholars of Divinity</w:t>
      </w:r>
      <w:r w:rsidR="00E86172" w:rsidRPr="00254AE9">
        <w:rPr>
          <w:color w:val="0F252D"/>
          <w:sz w:val="28"/>
          <w:szCs w:val="28"/>
        </w:rPr>
        <w:t xml:space="preserve"> held, however, that </w:t>
      </w:r>
      <w:r w:rsidR="004A6D49">
        <w:rPr>
          <w:color w:val="0F252D"/>
          <w:sz w:val="28"/>
          <w:szCs w:val="28"/>
        </w:rPr>
        <w:t>their</w:t>
      </w:r>
      <w:r w:rsidR="00E86172" w:rsidRPr="00254AE9">
        <w:rPr>
          <w:color w:val="0F252D"/>
          <w:sz w:val="28"/>
          <w:szCs w:val="28"/>
        </w:rPr>
        <w:t xml:space="preserve"> pursuits differed fundamentally from </w:t>
      </w:r>
      <w:r w:rsidR="004A6D49">
        <w:rPr>
          <w:color w:val="0F252D"/>
          <w:sz w:val="28"/>
          <w:szCs w:val="28"/>
        </w:rPr>
        <w:t xml:space="preserve">those of </w:t>
      </w:r>
      <w:r w:rsidR="00E86172" w:rsidRPr="00254AE9">
        <w:rPr>
          <w:color w:val="0F252D"/>
          <w:sz w:val="28"/>
          <w:szCs w:val="28"/>
        </w:rPr>
        <w:t xml:space="preserve">Islamic substantive </w:t>
      </w:r>
      <w:r w:rsidR="004A6D49">
        <w:rPr>
          <w:color w:val="0F252D"/>
          <w:sz w:val="28"/>
          <w:szCs w:val="28"/>
        </w:rPr>
        <w:t>regulations</w:t>
      </w:r>
      <w:r w:rsidR="00E86172" w:rsidRPr="00254AE9">
        <w:rPr>
          <w:color w:val="0F252D"/>
          <w:sz w:val="28"/>
          <w:szCs w:val="28"/>
        </w:rPr>
        <w:t xml:space="preserve"> (</w:t>
      </w:r>
      <w:r w:rsidR="00E86172" w:rsidRPr="00254AE9">
        <w:rPr>
          <w:b/>
          <w:bCs/>
          <w:i/>
          <w:iCs/>
          <w:color w:val="0F252D"/>
          <w:sz w:val="28"/>
          <w:szCs w:val="28"/>
        </w:rPr>
        <w:t>al-Fiqh</w:t>
      </w:r>
      <w:r w:rsidR="00E86172" w:rsidRPr="00254AE9">
        <w:rPr>
          <w:color w:val="0F252D"/>
          <w:sz w:val="28"/>
          <w:szCs w:val="28"/>
        </w:rPr>
        <w:t>)</w:t>
      </w:r>
      <w:r w:rsidR="00E86172" w:rsidRPr="00254AE9">
        <w:rPr>
          <w:rStyle w:val="FootnoteReference"/>
          <w:rFonts w:asciiTheme="majorBidi" w:hAnsiTheme="majorBidi" w:cstheme="majorBidi"/>
          <w:color w:val="0F252D"/>
          <w:sz w:val="28"/>
          <w:szCs w:val="28"/>
        </w:rPr>
        <w:footnoteReference w:id="172"/>
      </w:r>
      <w:r w:rsidR="00E86172" w:rsidRPr="00254AE9">
        <w:rPr>
          <w:color w:val="0F252D"/>
          <w:sz w:val="28"/>
          <w:szCs w:val="28"/>
        </w:rPr>
        <w:t xml:space="preserve"> in that each person—even one who is uneducated—must </w:t>
      </w:r>
      <w:r w:rsidR="00E86172" w:rsidRPr="00254AE9">
        <w:rPr>
          <w:color w:val="0F252D"/>
          <w:sz w:val="28"/>
          <w:szCs w:val="28"/>
        </w:rPr>
        <w:lastRenderedPageBreak/>
        <w:t>undertake their own individual</w:t>
      </w:r>
      <w:r w:rsidR="00E86172" w:rsidRPr="00254AE9">
        <w:rPr>
          <w:i/>
          <w:iCs/>
          <w:color w:val="0F252D"/>
          <w:sz w:val="28"/>
          <w:szCs w:val="28"/>
        </w:rPr>
        <w:t xml:space="preserve"> Ijtih</w:t>
      </w:r>
      <w:r w:rsidR="00E86172" w:rsidRPr="00254AE9">
        <w:rPr>
          <w:i/>
          <w:iCs/>
          <w:sz w:val="28"/>
          <w:szCs w:val="28"/>
        </w:rPr>
        <w:t>ā</w:t>
      </w:r>
      <w:r w:rsidR="00E86172" w:rsidRPr="00254AE9">
        <w:rPr>
          <w:i/>
          <w:iCs/>
          <w:color w:val="0F252D"/>
          <w:sz w:val="28"/>
          <w:szCs w:val="28"/>
        </w:rPr>
        <w:t>d</w:t>
      </w:r>
      <w:r w:rsidR="00E86172" w:rsidRPr="00254AE9">
        <w:rPr>
          <w:color w:val="0F252D"/>
          <w:sz w:val="28"/>
          <w:szCs w:val="28"/>
        </w:rPr>
        <w:t xml:space="preserve">, despite their limitations, in seeking to grasp the proofs of belief, according to their aptitudes and abilities. </w:t>
      </w:r>
    </w:p>
    <w:p w14:paraId="01FB9620" w14:textId="77777777" w:rsidR="002D7B92" w:rsidRDefault="002D7B92" w:rsidP="00E86172">
      <w:pPr>
        <w:rPr>
          <w:color w:val="0F252D"/>
          <w:sz w:val="28"/>
          <w:szCs w:val="28"/>
        </w:rPr>
      </w:pPr>
    </w:p>
    <w:p w14:paraId="2F8A273D" w14:textId="2BDABFC4" w:rsidR="00E86172" w:rsidRPr="00254AE9" w:rsidRDefault="004A6D49" w:rsidP="00E86172">
      <w:pPr>
        <w:rPr>
          <w:color w:val="0F252D"/>
          <w:sz w:val="28"/>
          <w:szCs w:val="28"/>
        </w:rPr>
      </w:pPr>
      <w:r>
        <w:rPr>
          <w:color w:val="0F252D"/>
          <w:sz w:val="28"/>
          <w:szCs w:val="28"/>
        </w:rPr>
        <w:t>Each person</w:t>
      </w:r>
      <w:r w:rsidR="00E86172" w:rsidRPr="00254AE9">
        <w:rPr>
          <w:color w:val="0F252D"/>
          <w:sz w:val="28"/>
          <w:szCs w:val="28"/>
        </w:rPr>
        <w:t xml:space="preserve"> must, however, </w:t>
      </w:r>
      <w:r>
        <w:rPr>
          <w:color w:val="0F252D"/>
          <w:sz w:val="28"/>
          <w:szCs w:val="28"/>
        </w:rPr>
        <w:t xml:space="preserve">also </w:t>
      </w:r>
      <w:r w:rsidR="00E86172" w:rsidRPr="00254AE9">
        <w:rPr>
          <w:color w:val="0F252D"/>
          <w:sz w:val="28"/>
          <w:szCs w:val="28"/>
        </w:rPr>
        <w:t xml:space="preserve">present their personal endeavors in the Divine Science to others so that their </w:t>
      </w:r>
      <w:r w:rsidR="00861766">
        <w:rPr>
          <w:color w:val="0F252D"/>
          <w:sz w:val="28"/>
          <w:szCs w:val="28"/>
        </w:rPr>
        <w:t xml:space="preserve">achievements can benefit others, while their </w:t>
      </w:r>
      <w:r w:rsidR="00E86172" w:rsidRPr="00254AE9">
        <w:rPr>
          <w:color w:val="0F252D"/>
          <w:sz w:val="28"/>
          <w:szCs w:val="28"/>
        </w:rPr>
        <w:t xml:space="preserve">mistakes can be corrected. </w:t>
      </w:r>
      <w:r w:rsidR="00E86172" w:rsidRPr="00254AE9">
        <w:rPr>
          <w:sz w:val="28"/>
          <w:szCs w:val="28"/>
        </w:rPr>
        <w:t xml:space="preserve">We learn from experience and from positive </w:t>
      </w:r>
      <w:r w:rsidR="00861766">
        <w:rPr>
          <w:sz w:val="28"/>
          <w:szCs w:val="28"/>
        </w:rPr>
        <w:t>I</w:t>
      </w:r>
      <w:r w:rsidR="00E86172" w:rsidRPr="00254AE9">
        <w:rPr>
          <w:sz w:val="28"/>
          <w:szCs w:val="28"/>
        </w:rPr>
        <w:t>ntellectual exchanges and interchanges over time. A well-known Latin aphorism states: “One day instructs the next” (</w:t>
      </w:r>
      <w:r w:rsidR="00861766">
        <w:rPr>
          <w:i/>
          <w:iCs/>
          <w:sz w:val="28"/>
          <w:szCs w:val="28"/>
        </w:rPr>
        <w:t>D</w:t>
      </w:r>
      <w:r w:rsidR="00E86172" w:rsidRPr="00254AE9">
        <w:rPr>
          <w:i/>
          <w:iCs/>
          <w:sz w:val="28"/>
          <w:szCs w:val="28"/>
        </w:rPr>
        <w:t>i</w:t>
      </w:r>
      <w:r w:rsidR="00E86172" w:rsidRPr="0069607A">
        <w:rPr>
          <w:rFonts w:asciiTheme="majorBidi" w:hAnsiTheme="majorBidi" w:cstheme="majorBidi"/>
          <w:i/>
          <w:iCs/>
          <w:color w:val="000000" w:themeColor="text1"/>
          <w:sz w:val="28"/>
          <w:szCs w:val="28"/>
        </w:rPr>
        <w:t>ē</w:t>
      </w:r>
      <w:r w:rsidR="00E86172" w:rsidRPr="00254AE9">
        <w:rPr>
          <w:i/>
          <w:iCs/>
          <w:sz w:val="28"/>
          <w:szCs w:val="28"/>
        </w:rPr>
        <w:t>s di</w:t>
      </w:r>
      <w:r w:rsidR="00E86172" w:rsidRPr="0069607A">
        <w:rPr>
          <w:rFonts w:asciiTheme="majorBidi" w:hAnsiTheme="majorBidi" w:cstheme="majorBidi"/>
          <w:i/>
          <w:iCs/>
          <w:color w:val="000000" w:themeColor="text1"/>
          <w:sz w:val="28"/>
          <w:szCs w:val="28"/>
        </w:rPr>
        <w:t>ē</w:t>
      </w:r>
      <w:r w:rsidR="00E86172" w:rsidRPr="00254AE9">
        <w:rPr>
          <w:i/>
          <w:iCs/>
          <w:sz w:val="28"/>
          <w:szCs w:val="28"/>
        </w:rPr>
        <w:t>m docet</w:t>
      </w:r>
      <w:r w:rsidR="00E86172" w:rsidRPr="00254AE9">
        <w:rPr>
          <w:sz w:val="28"/>
          <w:szCs w:val="28"/>
        </w:rPr>
        <w:t xml:space="preserve">). As </w:t>
      </w:r>
      <w:r w:rsidR="00E86172" w:rsidRPr="00254AE9">
        <w:rPr>
          <w:i/>
          <w:iCs/>
          <w:sz w:val="28"/>
          <w:szCs w:val="28"/>
        </w:rPr>
        <w:t>The First Teaching</w:t>
      </w:r>
      <w:r w:rsidR="00E86172" w:rsidRPr="00254AE9">
        <w:rPr>
          <w:sz w:val="28"/>
          <w:szCs w:val="28"/>
        </w:rPr>
        <w:t xml:space="preserve"> comes to light, it will naturally be shown to contain mistakes and shortcomings. Consequently, I invite improvements and corrections as well as beneficial clarifications and additions. In the same vein, I </w:t>
      </w:r>
      <w:r w:rsidR="00E86172">
        <w:rPr>
          <w:sz w:val="28"/>
          <w:szCs w:val="28"/>
        </w:rPr>
        <w:t>wholeheartedly</w:t>
      </w:r>
      <w:r w:rsidR="00E86172" w:rsidRPr="00254AE9">
        <w:rPr>
          <w:sz w:val="28"/>
          <w:szCs w:val="28"/>
        </w:rPr>
        <w:t xml:space="preserve"> welcome and encourage advice and help in revisions, simplifications, and various other renditions—Scholarly, artistic, and otherwise—which I hope to incorporate into future editions.</w:t>
      </w:r>
    </w:p>
    <w:p w14:paraId="621023AD" w14:textId="00576A0A" w:rsidR="00E86172" w:rsidRPr="00254AE9" w:rsidRDefault="00E86172" w:rsidP="00E86172">
      <w:pPr>
        <w:autoSpaceDE w:val="0"/>
        <w:autoSpaceDN w:val="0"/>
        <w:adjustRightInd w:val="0"/>
        <w:rPr>
          <w:rFonts w:asciiTheme="majorBidi" w:hAnsiTheme="majorBidi" w:cstheme="majorBidi"/>
          <w:sz w:val="28"/>
          <w:szCs w:val="28"/>
        </w:rPr>
      </w:pPr>
    </w:p>
    <w:p w14:paraId="20359FDB" w14:textId="763FA73E" w:rsidR="00E86172" w:rsidRPr="008051FB" w:rsidRDefault="00E86172" w:rsidP="008051FB">
      <w:pPr>
        <w:autoSpaceDE w:val="0"/>
        <w:autoSpaceDN w:val="0"/>
        <w:adjustRightInd w:val="0"/>
        <w:rPr>
          <w:rFonts w:asciiTheme="majorBidi" w:hAnsiTheme="majorBidi" w:cstheme="majorBidi"/>
          <w:sz w:val="28"/>
          <w:szCs w:val="28"/>
        </w:rPr>
      </w:pPr>
      <w:r w:rsidRPr="00254AE9">
        <w:rPr>
          <w:rFonts w:asciiTheme="majorBidi" w:hAnsiTheme="majorBidi" w:cstheme="majorBidi"/>
          <w:sz w:val="28"/>
          <w:szCs w:val="28"/>
        </w:rPr>
        <w:t>With the hope of bec</w:t>
      </w:r>
      <w:r>
        <w:rPr>
          <w:rFonts w:asciiTheme="majorBidi" w:hAnsiTheme="majorBidi" w:cstheme="majorBidi"/>
          <w:sz w:val="28"/>
          <w:szCs w:val="28"/>
        </w:rPr>
        <w:t xml:space="preserve">oming a dependable all-inclusive resource—not just about Islam but the entire </w:t>
      </w:r>
      <w:r w:rsidR="004C3FBF">
        <w:rPr>
          <w:rFonts w:asciiTheme="majorBidi" w:hAnsiTheme="majorBidi" w:cstheme="majorBidi"/>
          <w:sz w:val="28"/>
          <w:szCs w:val="28"/>
        </w:rPr>
        <w:t>H</w:t>
      </w:r>
      <w:r>
        <w:rPr>
          <w:rFonts w:asciiTheme="majorBidi" w:hAnsiTheme="majorBidi" w:cstheme="majorBidi"/>
          <w:sz w:val="28"/>
          <w:szCs w:val="28"/>
        </w:rPr>
        <w:t>uman</w:t>
      </w:r>
      <w:r w:rsidR="004C3FBF">
        <w:rPr>
          <w:rFonts w:asciiTheme="majorBidi" w:hAnsiTheme="majorBidi" w:cstheme="majorBidi"/>
          <w:sz w:val="28"/>
          <w:szCs w:val="28"/>
        </w:rPr>
        <w:t xml:space="preserve"> and universal Prophetic</w:t>
      </w:r>
      <w:r>
        <w:rPr>
          <w:rFonts w:asciiTheme="majorBidi" w:hAnsiTheme="majorBidi" w:cstheme="majorBidi"/>
          <w:sz w:val="28"/>
          <w:szCs w:val="28"/>
        </w:rPr>
        <w:t xml:space="preserve"> legacy—</w:t>
      </w:r>
      <w:r>
        <w:rPr>
          <w:rFonts w:asciiTheme="majorBidi" w:hAnsiTheme="majorBidi" w:cstheme="majorBidi"/>
          <w:i/>
          <w:iCs/>
          <w:sz w:val="28"/>
          <w:szCs w:val="28"/>
        </w:rPr>
        <w:t>The First Teaching</w:t>
      </w:r>
      <w:r w:rsidRPr="0070108E">
        <w:rPr>
          <w:rFonts w:asciiTheme="majorBidi" w:hAnsiTheme="majorBidi" w:cstheme="majorBidi"/>
          <w:sz w:val="28"/>
          <w:szCs w:val="28"/>
        </w:rPr>
        <w:t xml:space="preserve"> </w:t>
      </w:r>
      <w:r>
        <w:rPr>
          <w:rFonts w:asciiTheme="majorBidi" w:hAnsiTheme="majorBidi" w:cstheme="majorBidi"/>
          <w:sz w:val="28"/>
          <w:szCs w:val="28"/>
        </w:rPr>
        <w:t>aspires to</w:t>
      </w:r>
      <w:r w:rsidRPr="0070108E">
        <w:rPr>
          <w:rFonts w:asciiTheme="majorBidi" w:hAnsiTheme="majorBidi" w:cstheme="majorBidi"/>
          <w:sz w:val="28"/>
          <w:szCs w:val="28"/>
        </w:rPr>
        <w:t xml:space="preserve"> help</w:t>
      </w:r>
      <w:r>
        <w:rPr>
          <w:rFonts w:asciiTheme="majorBidi" w:hAnsiTheme="majorBidi" w:cstheme="majorBidi"/>
          <w:sz w:val="28"/>
          <w:szCs w:val="28"/>
        </w:rPr>
        <w:t xml:space="preserve"> the reader, listener, and listener-reader—especially those who are </w:t>
      </w:r>
      <w:r w:rsidRPr="0070108E">
        <w:rPr>
          <w:rFonts w:asciiTheme="majorBidi" w:hAnsiTheme="majorBidi" w:cstheme="majorBidi"/>
          <w:sz w:val="28"/>
          <w:szCs w:val="28"/>
        </w:rPr>
        <w:t>Muslim</w:t>
      </w:r>
      <w:r>
        <w:rPr>
          <w:rFonts w:asciiTheme="majorBidi" w:hAnsiTheme="majorBidi" w:cstheme="majorBidi"/>
          <w:sz w:val="28"/>
          <w:szCs w:val="28"/>
        </w:rPr>
        <w:t>—</w:t>
      </w:r>
      <w:r w:rsidRPr="0070108E">
        <w:rPr>
          <w:rFonts w:asciiTheme="majorBidi" w:hAnsiTheme="majorBidi" w:cstheme="majorBidi"/>
          <w:sz w:val="28"/>
          <w:szCs w:val="28"/>
        </w:rPr>
        <w:t xml:space="preserve">rediscover and renew </w:t>
      </w:r>
      <w:r>
        <w:rPr>
          <w:rFonts w:asciiTheme="majorBidi" w:hAnsiTheme="majorBidi" w:cstheme="majorBidi"/>
          <w:sz w:val="28"/>
          <w:szCs w:val="28"/>
        </w:rPr>
        <w:t>the</w:t>
      </w:r>
      <w:r w:rsidRPr="005C3DB6">
        <w:rPr>
          <w:rFonts w:asciiTheme="majorBidi" w:hAnsiTheme="majorBidi" w:cstheme="majorBidi"/>
          <w:sz w:val="28"/>
          <w:szCs w:val="28"/>
        </w:rPr>
        <w:t xml:space="preserve"> Islamic Tradition</w:t>
      </w:r>
      <w:r w:rsidRPr="004D6052">
        <w:rPr>
          <w:rFonts w:asciiTheme="majorBidi" w:hAnsiTheme="majorBidi" w:cstheme="majorBidi"/>
          <w:sz w:val="28"/>
          <w:szCs w:val="28"/>
        </w:rPr>
        <w:t xml:space="preserve"> in the </w:t>
      </w:r>
      <w:r w:rsidR="004C3FBF">
        <w:rPr>
          <w:rFonts w:asciiTheme="majorBidi" w:hAnsiTheme="majorBidi" w:cstheme="majorBidi"/>
          <w:sz w:val="28"/>
          <w:szCs w:val="28"/>
        </w:rPr>
        <w:t>M</w:t>
      </w:r>
      <w:r w:rsidRPr="004D6052">
        <w:rPr>
          <w:rFonts w:asciiTheme="majorBidi" w:hAnsiTheme="majorBidi" w:cstheme="majorBidi"/>
          <w:sz w:val="28"/>
          <w:szCs w:val="28"/>
        </w:rPr>
        <w:t xml:space="preserve">odern world as </w:t>
      </w:r>
      <w:r>
        <w:rPr>
          <w:rFonts w:asciiTheme="majorBidi" w:hAnsiTheme="majorBidi" w:cstheme="majorBidi"/>
          <w:sz w:val="28"/>
          <w:szCs w:val="28"/>
        </w:rPr>
        <w:t>a</w:t>
      </w:r>
      <w:r w:rsidRPr="004D6052">
        <w:rPr>
          <w:rFonts w:asciiTheme="majorBidi" w:hAnsiTheme="majorBidi" w:cstheme="majorBidi"/>
          <w:sz w:val="28"/>
          <w:szCs w:val="28"/>
        </w:rPr>
        <w:t xml:space="preserve"> positively humanizing </w:t>
      </w:r>
      <w:r>
        <w:rPr>
          <w:rFonts w:asciiTheme="majorBidi" w:hAnsiTheme="majorBidi" w:cstheme="majorBidi"/>
          <w:sz w:val="28"/>
          <w:szCs w:val="28"/>
        </w:rPr>
        <w:t>“</w:t>
      </w:r>
      <w:r>
        <w:rPr>
          <w:rFonts w:asciiTheme="majorBidi" w:hAnsiTheme="majorBidi" w:cstheme="majorBidi"/>
          <w:b/>
          <w:bCs/>
          <w:sz w:val="28"/>
          <w:szCs w:val="28"/>
        </w:rPr>
        <w:t>C</w:t>
      </w:r>
      <w:r w:rsidRPr="00B46307">
        <w:rPr>
          <w:rFonts w:asciiTheme="majorBidi" w:hAnsiTheme="majorBidi" w:cstheme="majorBidi"/>
          <w:b/>
          <w:bCs/>
          <w:sz w:val="28"/>
          <w:szCs w:val="28"/>
        </w:rPr>
        <w:t xml:space="preserve">ultural </w:t>
      </w:r>
      <w:r>
        <w:rPr>
          <w:rFonts w:asciiTheme="majorBidi" w:hAnsiTheme="majorBidi" w:cstheme="majorBidi"/>
          <w:b/>
          <w:bCs/>
          <w:sz w:val="28"/>
          <w:szCs w:val="28"/>
        </w:rPr>
        <w:t>I</w:t>
      </w:r>
      <w:r w:rsidRPr="00B46307">
        <w:rPr>
          <w:rFonts w:asciiTheme="majorBidi" w:hAnsiTheme="majorBidi" w:cstheme="majorBidi"/>
          <w:b/>
          <w:bCs/>
          <w:sz w:val="28"/>
          <w:szCs w:val="28"/>
        </w:rPr>
        <w:t>mperative</w:t>
      </w:r>
      <w:r w:rsidR="00AC2700">
        <w:rPr>
          <w:rFonts w:asciiTheme="majorBidi" w:hAnsiTheme="majorBidi" w:cstheme="majorBidi"/>
          <w:sz w:val="28"/>
          <w:szCs w:val="28"/>
        </w:rPr>
        <w:t>,</w:t>
      </w:r>
      <w:r w:rsidRPr="00A86D47">
        <w:rPr>
          <w:rFonts w:asciiTheme="majorBidi" w:hAnsiTheme="majorBidi" w:cstheme="majorBidi"/>
          <w:sz w:val="28"/>
          <w:szCs w:val="28"/>
        </w:rPr>
        <w:t>”</w:t>
      </w:r>
      <w:r w:rsidR="00AC2700">
        <w:rPr>
          <w:rFonts w:asciiTheme="majorBidi" w:hAnsiTheme="majorBidi" w:cstheme="majorBidi"/>
          <w:sz w:val="28"/>
          <w:szCs w:val="28"/>
        </w:rPr>
        <w:t xml:space="preserve"> which we introduced earlier</w:t>
      </w:r>
      <w:r w:rsidR="00C669E3">
        <w:rPr>
          <w:rFonts w:asciiTheme="majorBidi" w:hAnsiTheme="majorBidi" w:cstheme="majorBidi"/>
          <w:sz w:val="28"/>
          <w:szCs w:val="28"/>
        </w:rPr>
        <w:t xml:space="preserve">, and builder of Civilization </w:t>
      </w:r>
      <w:r w:rsidR="00C669E3" w:rsidRPr="007077A9">
        <w:rPr>
          <w:rFonts w:asciiTheme="majorBidi" w:hAnsiTheme="majorBidi" w:cstheme="majorBidi"/>
          <w:sz w:val="28"/>
          <w:szCs w:val="28"/>
        </w:rPr>
        <w:t>(</w:t>
      </w:r>
      <w:r w:rsidR="00C669E3" w:rsidRPr="007077A9">
        <w:rPr>
          <w:rFonts w:asciiTheme="majorBidi" w:hAnsiTheme="majorBidi" w:cstheme="majorBidi"/>
          <w:i/>
          <w:iCs/>
          <w:sz w:val="28"/>
          <w:szCs w:val="28"/>
        </w:rPr>
        <w:t>al-‘Umrān</w:t>
      </w:r>
      <w:r w:rsidR="00C669E3" w:rsidRPr="007077A9">
        <w:rPr>
          <w:rFonts w:asciiTheme="majorBidi" w:hAnsiTheme="majorBidi" w:cstheme="majorBidi"/>
          <w:sz w:val="28"/>
          <w:szCs w:val="28"/>
        </w:rPr>
        <w:t>)</w:t>
      </w:r>
      <w:r w:rsidR="00C669E3">
        <w:rPr>
          <w:rFonts w:asciiTheme="majorBidi" w:hAnsiTheme="majorBidi" w:cstheme="majorBidi"/>
          <w:sz w:val="28"/>
          <w:szCs w:val="28"/>
        </w:rPr>
        <w:t>.</w:t>
      </w:r>
      <w:r w:rsidR="008051FB">
        <w:rPr>
          <w:rFonts w:asciiTheme="majorBidi" w:hAnsiTheme="majorBidi" w:cstheme="majorBidi"/>
          <w:sz w:val="28"/>
          <w:szCs w:val="28"/>
        </w:rPr>
        <w:t xml:space="preserve"> </w:t>
      </w:r>
      <w:r w:rsidRPr="007077A9">
        <w:rPr>
          <w:rFonts w:asciiTheme="majorBidi" w:hAnsiTheme="majorBidi" w:cstheme="majorBidi"/>
          <w:sz w:val="28"/>
          <w:szCs w:val="28"/>
        </w:rPr>
        <w:t>Thus, w</w:t>
      </w:r>
      <w:r w:rsidRPr="00B16600">
        <w:rPr>
          <w:rFonts w:asciiTheme="majorBidi" w:hAnsiTheme="majorBidi" w:cstheme="majorBidi"/>
          <w:sz w:val="28"/>
          <w:szCs w:val="28"/>
        </w:rPr>
        <w:t xml:space="preserve">herever Islam spread in the pre-colonial past, it </w:t>
      </w:r>
      <w:r w:rsidR="008051FB">
        <w:rPr>
          <w:rFonts w:asciiTheme="majorBidi" w:hAnsiTheme="majorBidi" w:cstheme="majorBidi"/>
          <w:sz w:val="28"/>
          <w:szCs w:val="28"/>
        </w:rPr>
        <w:t xml:space="preserve">generally </w:t>
      </w:r>
      <w:r w:rsidRPr="00B16600">
        <w:rPr>
          <w:rFonts w:asciiTheme="majorBidi" w:hAnsiTheme="majorBidi" w:cstheme="majorBidi"/>
          <w:sz w:val="28"/>
          <w:szCs w:val="28"/>
        </w:rPr>
        <w:t xml:space="preserve">remained true to itself, while also taking on and reflecting the local color of all that was good in the indigenous </w:t>
      </w:r>
      <w:r w:rsidR="008051FB">
        <w:rPr>
          <w:rFonts w:asciiTheme="majorBidi" w:hAnsiTheme="majorBidi" w:cstheme="majorBidi"/>
          <w:sz w:val="28"/>
          <w:szCs w:val="28"/>
        </w:rPr>
        <w:t>C</w:t>
      </w:r>
      <w:r w:rsidRPr="00B16600">
        <w:rPr>
          <w:rFonts w:asciiTheme="majorBidi" w:hAnsiTheme="majorBidi" w:cstheme="majorBidi"/>
          <w:sz w:val="28"/>
          <w:szCs w:val="28"/>
        </w:rPr>
        <w:t xml:space="preserve">ultures it engaged. Thus, the </w:t>
      </w:r>
      <w:r w:rsidRPr="00B16600">
        <w:rPr>
          <w:rFonts w:asciiTheme="majorBidi" w:hAnsiTheme="majorBidi" w:cstheme="majorBidi"/>
          <w:i/>
          <w:iCs/>
          <w:sz w:val="28"/>
          <w:szCs w:val="28"/>
        </w:rPr>
        <w:t>Shar</w:t>
      </w:r>
      <w:bookmarkStart w:id="305" w:name="OLE_LINK1"/>
      <w:bookmarkStart w:id="306" w:name="OLE_LINK2"/>
      <w:r w:rsidRPr="007077A9">
        <w:rPr>
          <w:rFonts w:asciiTheme="majorBidi" w:hAnsiTheme="majorBidi" w:cstheme="majorBidi"/>
          <w:i/>
          <w:iCs/>
          <w:sz w:val="28"/>
          <w:szCs w:val="28"/>
        </w:rPr>
        <w:t>ī</w:t>
      </w:r>
      <w:bookmarkEnd w:id="305"/>
      <w:bookmarkEnd w:id="306"/>
      <w:r w:rsidRPr="00B16600">
        <w:rPr>
          <w:rFonts w:asciiTheme="majorBidi" w:hAnsiTheme="majorBidi" w:cstheme="majorBidi"/>
          <w:i/>
          <w:iCs/>
          <w:sz w:val="28"/>
          <w:szCs w:val="28"/>
        </w:rPr>
        <w:t>‘a</w:t>
      </w:r>
      <w:r w:rsidR="008051FB">
        <w:rPr>
          <w:rFonts w:asciiTheme="majorBidi" w:hAnsiTheme="majorBidi" w:cstheme="majorBidi"/>
          <w:sz w:val="28"/>
          <w:szCs w:val="28"/>
        </w:rPr>
        <w:t xml:space="preserve"> or Prophetic Code</w:t>
      </w:r>
      <w:r w:rsidRPr="00B16600">
        <w:rPr>
          <w:rFonts w:asciiTheme="majorBidi" w:hAnsiTheme="majorBidi" w:cstheme="majorBidi"/>
          <w:sz w:val="28"/>
          <w:szCs w:val="28"/>
        </w:rPr>
        <w:t xml:space="preserve"> in its wisdom, manifested itself like a crystal-clear life-giving water that reflected faithfully the diverse colors of the bedrock which it covered. </w:t>
      </w:r>
      <w:r w:rsidR="008051FB">
        <w:rPr>
          <w:rFonts w:asciiTheme="majorBidi" w:hAnsiTheme="majorBidi" w:cstheme="majorBidi"/>
          <w:sz w:val="28"/>
          <w:szCs w:val="28"/>
        </w:rPr>
        <w:t>I</w:t>
      </w:r>
      <w:r w:rsidRPr="00B16600">
        <w:rPr>
          <w:rFonts w:asciiTheme="majorBidi" w:hAnsiTheme="majorBidi" w:cstheme="majorBidi"/>
          <w:sz w:val="28"/>
          <w:szCs w:val="28"/>
        </w:rPr>
        <w:t>n China, Islam looked Chinese</w:t>
      </w:r>
      <w:r w:rsidR="008051FB">
        <w:rPr>
          <w:rFonts w:asciiTheme="majorBidi" w:hAnsiTheme="majorBidi" w:cstheme="majorBidi"/>
          <w:sz w:val="28"/>
          <w:szCs w:val="28"/>
        </w:rPr>
        <w:t>.</w:t>
      </w:r>
      <w:r w:rsidRPr="00B16600">
        <w:rPr>
          <w:rFonts w:asciiTheme="majorBidi" w:hAnsiTheme="majorBidi" w:cstheme="majorBidi"/>
          <w:sz w:val="28"/>
          <w:szCs w:val="28"/>
        </w:rPr>
        <w:t xml:space="preserve"> </w:t>
      </w:r>
      <w:r w:rsidR="008051FB">
        <w:rPr>
          <w:rFonts w:asciiTheme="majorBidi" w:hAnsiTheme="majorBidi" w:cstheme="majorBidi"/>
          <w:sz w:val="28"/>
          <w:szCs w:val="28"/>
        </w:rPr>
        <w:t>I</w:t>
      </w:r>
      <w:r w:rsidRPr="00B16600">
        <w:rPr>
          <w:rFonts w:asciiTheme="majorBidi" w:hAnsiTheme="majorBidi" w:cstheme="majorBidi"/>
          <w:sz w:val="28"/>
          <w:szCs w:val="28"/>
        </w:rPr>
        <w:t>n Africa it looked African, and in Europe it looked European—never finding itself alien in any environment where it spread</w:t>
      </w:r>
      <w:r w:rsidRPr="007077A9">
        <w:rPr>
          <w:rFonts w:asciiTheme="majorBidi" w:hAnsiTheme="majorBidi" w:cstheme="majorBidi"/>
          <w:sz w:val="28"/>
          <w:szCs w:val="28"/>
        </w:rPr>
        <w:t>. For virtually a millennium</w:t>
      </w:r>
      <w:r w:rsidR="00EF6268">
        <w:rPr>
          <w:rFonts w:asciiTheme="majorBidi" w:hAnsiTheme="majorBidi" w:cstheme="majorBidi"/>
          <w:sz w:val="28"/>
          <w:szCs w:val="28"/>
        </w:rPr>
        <w:t xml:space="preserve"> during the Age of Islamic Globalism, the words </w:t>
      </w:r>
      <w:r w:rsidR="00EF6268" w:rsidRPr="007077A9">
        <w:rPr>
          <w:rFonts w:asciiTheme="majorBidi" w:hAnsiTheme="majorBidi" w:cstheme="majorBidi"/>
          <w:sz w:val="28"/>
          <w:szCs w:val="28"/>
        </w:rPr>
        <w:t>Islam</w:t>
      </w:r>
      <w:r w:rsidRPr="007077A9">
        <w:rPr>
          <w:rFonts w:asciiTheme="majorBidi" w:hAnsiTheme="majorBidi" w:cstheme="majorBidi"/>
          <w:sz w:val="28"/>
          <w:szCs w:val="28"/>
        </w:rPr>
        <w:t xml:space="preserve"> and sophisticated, pluralistic Civilization were</w:t>
      </w:r>
      <w:r w:rsidR="00EF6268">
        <w:rPr>
          <w:rFonts w:asciiTheme="majorBidi" w:hAnsiTheme="majorBidi" w:cstheme="majorBidi"/>
          <w:sz w:val="28"/>
          <w:szCs w:val="28"/>
        </w:rPr>
        <w:t xml:space="preserve"> virtually</w:t>
      </w:r>
      <w:r w:rsidRPr="007077A9">
        <w:rPr>
          <w:rFonts w:asciiTheme="majorBidi" w:hAnsiTheme="majorBidi" w:cstheme="majorBidi"/>
          <w:sz w:val="28"/>
          <w:szCs w:val="28"/>
        </w:rPr>
        <w:t xml:space="preserve"> synonymous.</w:t>
      </w:r>
      <w:r w:rsidRPr="007077A9">
        <w:rPr>
          <w:rFonts w:asciiTheme="majorBidi" w:eastAsiaTheme="minorEastAsia" w:hAnsiTheme="majorBidi" w:cstheme="majorBidi"/>
          <w:color w:val="000000"/>
          <w:sz w:val="28"/>
          <w:szCs w:val="28"/>
        </w:rPr>
        <w:t xml:space="preserve"> Today just like yesterday, the </w:t>
      </w:r>
      <w:r w:rsidRPr="007077A9">
        <w:rPr>
          <w:rFonts w:asciiTheme="majorBidi" w:hAnsiTheme="majorBidi" w:cstheme="majorBidi"/>
          <w:sz w:val="28"/>
          <w:szCs w:val="28"/>
        </w:rPr>
        <w:t>authentic Islamic faith remains capable of performing that monumental task once again. But</w:t>
      </w:r>
      <w:r w:rsidR="00EF6268">
        <w:rPr>
          <w:rFonts w:asciiTheme="majorBidi" w:hAnsiTheme="majorBidi" w:cstheme="majorBidi"/>
          <w:sz w:val="28"/>
          <w:szCs w:val="28"/>
        </w:rPr>
        <w:t>,</w:t>
      </w:r>
      <w:r w:rsidRPr="007077A9">
        <w:rPr>
          <w:rFonts w:asciiTheme="majorBidi" w:hAnsiTheme="majorBidi" w:cstheme="majorBidi"/>
          <w:sz w:val="28"/>
          <w:szCs w:val="28"/>
        </w:rPr>
        <w:t xml:space="preserve"> for the Prophetic Tradition to operate once more as a Civilizational catalyst, we—the present generation of Muslims across</w:t>
      </w:r>
      <w:r>
        <w:rPr>
          <w:rFonts w:asciiTheme="majorBidi" w:hAnsiTheme="majorBidi" w:cstheme="majorBidi"/>
          <w:sz w:val="28"/>
          <w:szCs w:val="28"/>
        </w:rPr>
        <w:t xml:space="preserve"> the world—must first purify</w:t>
      </w:r>
      <w:r w:rsidR="000761BF">
        <w:rPr>
          <w:rFonts w:asciiTheme="majorBidi" w:hAnsiTheme="majorBidi" w:cstheme="majorBidi"/>
          <w:sz w:val="28"/>
          <w:szCs w:val="28"/>
        </w:rPr>
        <w:t xml:space="preserve"> our Souls</w:t>
      </w:r>
      <w:r>
        <w:rPr>
          <w:rFonts w:asciiTheme="majorBidi" w:hAnsiTheme="majorBidi" w:cstheme="majorBidi"/>
          <w:sz w:val="28"/>
          <w:szCs w:val="28"/>
        </w:rPr>
        <w:t xml:space="preserve"> and renew our</w:t>
      </w:r>
      <w:r w:rsidR="000761BF">
        <w:rPr>
          <w:rFonts w:asciiTheme="majorBidi" w:hAnsiTheme="majorBidi" w:cstheme="majorBidi"/>
          <w:sz w:val="28"/>
          <w:szCs w:val="28"/>
        </w:rPr>
        <w:t xml:space="preserve"> Hearts so that we can</w:t>
      </w:r>
      <w:r>
        <w:rPr>
          <w:rFonts w:asciiTheme="majorBidi" w:hAnsiTheme="majorBidi" w:cstheme="majorBidi"/>
          <w:sz w:val="28"/>
          <w:szCs w:val="28"/>
        </w:rPr>
        <w:t xml:space="preserve"> bring to life our forgotten Tradition, build dynamic </w:t>
      </w:r>
      <w:r w:rsidR="000761BF">
        <w:rPr>
          <w:rFonts w:asciiTheme="majorBidi" w:hAnsiTheme="majorBidi" w:cstheme="majorBidi"/>
          <w:sz w:val="28"/>
          <w:szCs w:val="28"/>
        </w:rPr>
        <w:t>C</w:t>
      </w:r>
      <w:r>
        <w:rPr>
          <w:rFonts w:asciiTheme="majorBidi" w:hAnsiTheme="majorBidi" w:cstheme="majorBidi"/>
          <w:sz w:val="28"/>
          <w:szCs w:val="28"/>
        </w:rPr>
        <w:t xml:space="preserve">ommunities that embody that Tradition, and—once again—strive to </w:t>
      </w:r>
      <w:r>
        <w:rPr>
          <w:rFonts w:asciiTheme="majorBidi" w:hAnsiTheme="majorBidi" w:cstheme="majorBidi"/>
          <w:sz w:val="28"/>
          <w:szCs w:val="28"/>
        </w:rPr>
        <w:lastRenderedPageBreak/>
        <w:t xml:space="preserve">make our Prophetic faith </w:t>
      </w:r>
      <w:r w:rsidRPr="004D6052">
        <w:rPr>
          <w:rFonts w:asciiTheme="majorBidi" w:hAnsiTheme="majorBidi" w:cstheme="majorBidi"/>
          <w:sz w:val="28"/>
          <w:szCs w:val="28"/>
        </w:rPr>
        <w:t>a</w:t>
      </w:r>
      <w:r>
        <w:rPr>
          <w:rFonts w:asciiTheme="majorBidi" w:hAnsiTheme="majorBidi" w:cstheme="majorBidi"/>
          <w:sz w:val="28"/>
          <w:szCs w:val="28"/>
        </w:rPr>
        <w:t xml:space="preserve"> tangible alternative and</w:t>
      </w:r>
      <w:r w:rsidRPr="004D6052">
        <w:rPr>
          <w:rFonts w:asciiTheme="majorBidi" w:hAnsiTheme="majorBidi" w:cstheme="majorBidi"/>
          <w:sz w:val="28"/>
          <w:szCs w:val="28"/>
        </w:rPr>
        <w:t xml:space="preserve"> </w:t>
      </w:r>
      <w:r>
        <w:rPr>
          <w:rFonts w:asciiTheme="majorBidi" w:hAnsiTheme="majorBidi" w:cstheme="majorBidi"/>
          <w:sz w:val="28"/>
          <w:szCs w:val="28"/>
        </w:rPr>
        <w:t xml:space="preserve">an </w:t>
      </w:r>
      <w:r w:rsidRPr="004D6052">
        <w:rPr>
          <w:rFonts w:asciiTheme="majorBidi" w:hAnsiTheme="majorBidi" w:cstheme="majorBidi"/>
          <w:sz w:val="28"/>
          <w:szCs w:val="28"/>
        </w:rPr>
        <w:t xml:space="preserve">enduring </w:t>
      </w:r>
      <w:r>
        <w:rPr>
          <w:rFonts w:asciiTheme="majorBidi" w:hAnsiTheme="majorBidi" w:cstheme="majorBidi"/>
          <w:sz w:val="28"/>
          <w:szCs w:val="28"/>
        </w:rPr>
        <w:t>well-spring</w:t>
      </w:r>
      <w:r w:rsidRPr="004D6052">
        <w:rPr>
          <w:rFonts w:asciiTheme="majorBidi" w:hAnsiTheme="majorBidi" w:cstheme="majorBidi"/>
          <w:sz w:val="28"/>
          <w:szCs w:val="28"/>
        </w:rPr>
        <w:t xml:space="preserve"> of good </w:t>
      </w:r>
      <w:r>
        <w:rPr>
          <w:rFonts w:asciiTheme="majorBidi" w:hAnsiTheme="majorBidi" w:cstheme="majorBidi"/>
          <w:sz w:val="28"/>
          <w:szCs w:val="28"/>
        </w:rPr>
        <w:t>for</w:t>
      </w:r>
      <w:r w:rsidRPr="004D6052">
        <w:rPr>
          <w:rFonts w:asciiTheme="majorBidi" w:hAnsiTheme="majorBidi" w:cstheme="majorBidi"/>
          <w:sz w:val="28"/>
          <w:szCs w:val="28"/>
        </w:rPr>
        <w:t xml:space="preserve"> our lives</w:t>
      </w:r>
      <w:r>
        <w:rPr>
          <w:rFonts w:asciiTheme="majorBidi" w:hAnsiTheme="majorBidi" w:cstheme="majorBidi"/>
          <w:sz w:val="28"/>
          <w:szCs w:val="28"/>
        </w:rPr>
        <w:t xml:space="preserve">, the </w:t>
      </w:r>
      <w:r w:rsidR="000B5123">
        <w:rPr>
          <w:rFonts w:asciiTheme="majorBidi" w:hAnsiTheme="majorBidi" w:cstheme="majorBidi"/>
          <w:sz w:val="28"/>
          <w:szCs w:val="28"/>
        </w:rPr>
        <w:t>E</w:t>
      </w:r>
      <w:r>
        <w:rPr>
          <w:rFonts w:asciiTheme="majorBidi" w:hAnsiTheme="majorBidi" w:cstheme="majorBidi"/>
          <w:sz w:val="28"/>
          <w:szCs w:val="28"/>
        </w:rPr>
        <w:t>nvironment,</w:t>
      </w:r>
      <w:r w:rsidRPr="004D6052">
        <w:rPr>
          <w:rFonts w:asciiTheme="majorBidi" w:hAnsiTheme="majorBidi" w:cstheme="majorBidi"/>
          <w:sz w:val="28"/>
          <w:szCs w:val="28"/>
        </w:rPr>
        <w:t xml:space="preserve"> and </w:t>
      </w:r>
      <w:r>
        <w:rPr>
          <w:rFonts w:asciiTheme="majorBidi" w:hAnsiTheme="majorBidi" w:cstheme="majorBidi"/>
          <w:sz w:val="28"/>
          <w:szCs w:val="28"/>
        </w:rPr>
        <w:t>all</w:t>
      </w:r>
      <w:r w:rsidRPr="004D6052">
        <w:rPr>
          <w:rFonts w:asciiTheme="majorBidi" w:hAnsiTheme="majorBidi" w:cstheme="majorBidi"/>
          <w:sz w:val="28"/>
          <w:szCs w:val="28"/>
        </w:rPr>
        <w:t xml:space="preserve"> of o</w:t>
      </w:r>
      <w:r>
        <w:rPr>
          <w:rFonts w:asciiTheme="majorBidi" w:hAnsiTheme="majorBidi" w:cstheme="majorBidi"/>
          <w:sz w:val="28"/>
          <w:szCs w:val="28"/>
        </w:rPr>
        <w:t>ur neighbors, whether globally, at home, or wherever they may be</w:t>
      </w:r>
      <w:r w:rsidRPr="004D6052">
        <w:rPr>
          <w:rFonts w:asciiTheme="majorBidi" w:hAnsiTheme="majorBidi" w:cstheme="majorBidi"/>
          <w:sz w:val="28"/>
          <w:szCs w:val="28"/>
        </w:rPr>
        <w:t>.</w:t>
      </w:r>
      <w:r w:rsidRPr="00A2160D">
        <w:rPr>
          <w:rFonts w:asciiTheme="majorBidi" w:hAnsiTheme="majorBidi" w:cstheme="majorBidi"/>
          <w:noProof/>
          <w:color w:val="000000" w:themeColor="text1"/>
          <w14:ligatures w14:val="standardContextual"/>
        </w:rPr>
        <w:t xml:space="preserve"> </w:t>
      </w:r>
    </w:p>
    <w:p w14:paraId="44425FA3" w14:textId="77777777" w:rsidR="00E86172" w:rsidRDefault="00E86172" w:rsidP="00E86172">
      <w:pPr>
        <w:autoSpaceDE w:val="0"/>
        <w:autoSpaceDN w:val="0"/>
        <w:adjustRightInd w:val="0"/>
        <w:rPr>
          <w:rFonts w:asciiTheme="majorBidi" w:hAnsiTheme="majorBidi" w:cstheme="majorBidi"/>
          <w:noProof/>
          <w:color w:val="000000" w:themeColor="text1"/>
          <w14:ligatures w14:val="standardContextual"/>
        </w:rPr>
      </w:pPr>
    </w:p>
    <w:p w14:paraId="415BCA34" w14:textId="1185391B" w:rsidR="00E86172" w:rsidRDefault="00E86172" w:rsidP="00E86172">
      <w:pPr>
        <w:autoSpaceDE w:val="0"/>
        <w:autoSpaceDN w:val="0"/>
        <w:adjustRightInd w:val="0"/>
        <w:ind w:left="1440" w:right="900"/>
        <w:rPr>
          <w:rFonts w:asciiTheme="majorBidi" w:hAnsiTheme="majorBidi" w:cstheme="majorBidi"/>
          <w:noProof/>
          <w:color w:val="000000" w:themeColor="text1"/>
          <w:sz w:val="20"/>
          <w:szCs w:val="20"/>
          <w14:ligatures w14:val="standardContextual"/>
        </w:rPr>
      </w:pPr>
      <w:r w:rsidRPr="00B16600">
        <w:rPr>
          <w:rFonts w:asciiTheme="majorBidi" w:hAnsiTheme="majorBidi" w:cstheme="majorBidi"/>
          <w:noProof/>
          <w:color w:val="000000" w:themeColor="text1"/>
          <w:sz w:val="20"/>
          <w:szCs w:val="20"/>
          <w14:ligatures w14:val="standardContextual"/>
        </w:rPr>
        <w:t>Image</w:t>
      </w:r>
      <w:r w:rsidR="009F3B6F">
        <w:rPr>
          <w:rFonts w:asciiTheme="majorBidi" w:hAnsiTheme="majorBidi" w:cstheme="majorBidi"/>
          <w:noProof/>
          <w:color w:val="000000" w:themeColor="text1"/>
          <w:sz w:val="20"/>
          <w:szCs w:val="20"/>
          <w14:ligatures w14:val="standardContextual"/>
        </w:rPr>
        <w:t xml:space="preserve"> </w:t>
      </w:r>
      <w:r w:rsidR="0095163E">
        <w:rPr>
          <w:rFonts w:asciiTheme="majorBidi" w:hAnsiTheme="majorBidi" w:cstheme="majorBidi"/>
          <w:noProof/>
          <w:color w:val="000000" w:themeColor="text1"/>
          <w:sz w:val="20"/>
          <w:szCs w:val="20"/>
          <w14:ligatures w14:val="standardContextual"/>
        </w:rPr>
        <w:t>36</w:t>
      </w:r>
      <w:r w:rsidR="00C06019">
        <w:rPr>
          <w:rFonts w:asciiTheme="majorBidi" w:hAnsiTheme="majorBidi" w:cstheme="majorBidi"/>
          <w:noProof/>
          <w:color w:val="000000" w:themeColor="text1"/>
          <w:sz w:val="20"/>
          <w:szCs w:val="20"/>
          <w14:ligatures w14:val="standardContextual"/>
        </w:rPr>
        <w:t>:</w:t>
      </w:r>
    </w:p>
    <w:p w14:paraId="79690C7F" w14:textId="77777777" w:rsidR="00E86172" w:rsidRDefault="00E86172" w:rsidP="00E86172">
      <w:pPr>
        <w:autoSpaceDE w:val="0"/>
        <w:autoSpaceDN w:val="0"/>
        <w:adjustRightInd w:val="0"/>
        <w:ind w:left="1440" w:right="900"/>
        <w:rPr>
          <w:rFonts w:asciiTheme="majorBidi" w:hAnsiTheme="majorBidi" w:cstheme="majorBidi"/>
          <w:noProof/>
          <w:color w:val="000000" w:themeColor="text1"/>
          <w:sz w:val="20"/>
          <w:szCs w:val="20"/>
          <w14:ligatures w14:val="standardContextual"/>
        </w:rPr>
      </w:pPr>
    </w:p>
    <w:p w14:paraId="4E115BA6" w14:textId="77777777" w:rsidR="00E86172" w:rsidRDefault="00E86172" w:rsidP="00E86172">
      <w:pPr>
        <w:autoSpaceDE w:val="0"/>
        <w:autoSpaceDN w:val="0"/>
        <w:adjustRightInd w:val="0"/>
        <w:ind w:left="1440" w:right="900"/>
        <w:rPr>
          <w:rFonts w:asciiTheme="majorBidi" w:hAnsiTheme="majorBidi" w:cstheme="majorBidi"/>
          <w:noProof/>
          <w:color w:val="000000" w:themeColor="text1"/>
          <w:sz w:val="20"/>
          <w:szCs w:val="20"/>
          <w14:ligatures w14:val="standardContextual"/>
        </w:rPr>
      </w:pPr>
    </w:p>
    <w:p w14:paraId="3F33C7FC" w14:textId="77777777" w:rsidR="00045E1E" w:rsidRDefault="00045E1E" w:rsidP="00E86172">
      <w:pPr>
        <w:autoSpaceDE w:val="0"/>
        <w:autoSpaceDN w:val="0"/>
        <w:adjustRightInd w:val="0"/>
        <w:ind w:left="1440" w:right="900"/>
        <w:rPr>
          <w:rFonts w:asciiTheme="majorBidi" w:hAnsiTheme="majorBidi" w:cstheme="majorBidi"/>
          <w:noProof/>
          <w:color w:val="000000" w:themeColor="text1"/>
          <w:sz w:val="20"/>
          <w:szCs w:val="20"/>
          <w14:ligatures w14:val="standardContextual"/>
        </w:rPr>
      </w:pPr>
    </w:p>
    <w:p w14:paraId="51F4946C" w14:textId="77777777" w:rsidR="00045E1E" w:rsidRDefault="00045E1E" w:rsidP="00E86172">
      <w:pPr>
        <w:autoSpaceDE w:val="0"/>
        <w:autoSpaceDN w:val="0"/>
        <w:adjustRightInd w:val="0"/>
        <w:ind w:left="1440" w:right="900"/>
        <w:rPr>
          <w:rFonts w:asciiTheme="majorBidi" w:hAnsiTheme="majorBidi" w:cstheme="majorBidi"/>
          <w:noProof/>
          <w:color w:val="000000" w:themeColor="text1"/>
          <w:sz w:val="20"/>
          <w:szCs w:val="20"/>
          <w14:ligatures w14:val="standardContextual"/>
        </w:rPr>
      </w:pPr>
    </w:p>
    <w:p w14:paraId="1A078609" w14:textId="77777777" w:rsidR="00045E1E" w:rsidRDefault="00045E1E" w:rsidP="00E86172">
      <w:pPr>
        <w:autoSpaceDE w:val="0"/>
        <w:autoSpaceDN w:val="0"/>
        <w:adjustRightInd w:val="0"/>
        <w:ind w:left="1440" w:right="900"/>
        <w:rPr>
          <w:rFonts w:asciiTheme="majorBidi" w:hAnsiTheme="majorBidi" w:cstheme="majorBidi"/>
          <w:noProof/>
          <w:color w:val="000000" w:themeColor="text1"/>
          <w:sz w:val="20"/>
          <w:szCs w:val="20"/>
          <w14:ligatures w14:val="standardContextual"/>
        </w:rPr>
      </w:pPr>
    </w:p>
    <w:p w14:paraId="7D0D211E" w14:textId="77777777" w:rsidR="00045E1E" w:rsidRDefault="00045E1E" w:rsidP="00E86172">
      <w:pPr>
        <w:autoSpaceDE w:val="0"/>
        <w:autoSpaceDN w:val="0"/>
        <w:adjustRightInd w:val="0"/>
        <w:ind w:left="1440" w:right="900"/>
        <w:rPr>
          <w:rFonts w:asciiTheme="majorBidi" w:hAnsiTheme="majorBidi" w:cstheme="majorBidi"/>
          <w:noProof/>
          <w:color w:val="000000" w:themeColor="text1"/>
          <w:sz w:val="20"/>
          <w:szCs w:val="20"/>
          <w14:ligatures w14:val="standardContextual"/>
        </w:rPr>
      </w:pPr>
    </w:p>
    <w:p w14:paraId="0AF5BE5C" w14:textId="77777777" w:rsidR="00E86172" w:rsidRDefault="00E86172" w:rsidP="00E86172">
      <w:pPr>
        <w:autoSpaceDE w:val="0"/>
        <w:autoSpaceDN w:val="0"/>
        <w:adjustRightInd w:val="0"/>
        <w:ind w:left="1440" w:right="900"/>
        <w:rPr>
          <w:rFonts w:asciiTheme="majorBidi" w:hAnsiTheme="majorBidi" w:cstheme="majorBidi"/>
          <w:noProof/>
          <w:color w:val="000000" w:themeColor="text1"/>
          <w:sz w:val="20"/>
          <w:szCs w:val="20"/>
          <w14:ligatures w14:val="standardContextual"/>
        </w:rPr>
      </w:pPr>
    </w:p>
    <w:p w14:paraId="109474BD" w14:textId="77777777" w:rsidR="00E86172" w:rsidRPr="00B16600" w:rsidRDefault="00E86172" w:rsidP="00E86172">
      <w:pPr>
        <w:autoSpaceDE w:val="0"/>
        <w:autoSpaceDN w:val="0"/>
        <w:adjustRightInd w:val="0"/>
        <w:ind w:left="1440" w:right="900"/>
        <w:rPr>
          <w:rFonts w:asciiTheme="majorBidi" w:hAnsiTheme="majorBidi" w:cstheme="majorBidi"/>
          <w:noProof/>
          <w:color w:val="000000" w:themeColor="text1"/>
          <w:sz w:val="20"/>
          <w:szCs w:val="20"/>
          <w14:ligatures w14:val="standardContextual"/>
        </w:rPr>
      </w:pPr>
    </w:p>
    <w:p w14:paraId="2A4F3BAC" w14:textId="77777777" w:rsidR="00E86172" w:rsidRPr="004D7832" w:rsidRDefault="00E86172" w:rsidP="00E86172">
      <w:pPr>
        <w:autoSpaceDE w:val="0"/>
        <w:autoSpaceDN w:val="0"/>
        <w:adjustRightInd w:val="0"/>
        <w:ind w:left="1440" w:right="900"/>
        <w:rPr>
          <w:sz w:val="20"/>
          <w:szCs w:val="20"/>
        </w:rPr>
      </w:pPr>
      <w:r w:rsidRPr="004D7832">
        <w:rPr>
          <w:sz w:val="20"/>
          <w:szCs w:val="20"/>
        </w:rPr>
        <w:t>Given its inherent “Cultural Imperative,” Islam traditionally took on the mosaic richness of the indigenous cultures it encountered, like the clear life-giving waters of a lake faithfully reflect the colors of the bedrock beneath them.</w:t>
      </w:r>
    </w:p>
    <w:p w14:paraId="3CB0F420" w14:textId="77777777" w:rsidR="00E86172" w:rsidRPr="004D7832" w:rsidRDefault="00E86172" w:rsidP="00E86172">
      <w:pPr>
        <w:autoSpaceDE w:val="0"/>
        <w:autoSpaceDN w:val="0"/>
        <w:adjustRightInd w:val="0"/>
        <w:rPr>
          <w:sz w:val="20"/>
          <w:szCs w:val="20"/>
        </w:rPr>
      </w:pPr>
    </w:p>
    <w:p w14:paraId="6B9243C4" w14:textId="77777777" w:rsidR="00E86172" w:rsidRDefault="00E86172" w:rsidP="00E86172">
      <w:pPr>
        <w:autoSpaceDE w:val="0"/>
        <w:autoSpaceDN w:val="0"/>
        <w:adjustRightInd w:val="0"/>
        <w:rPr>
          <w:rFonts w:asciiTheme="majorBidi" w:hAnsiTheme="majorBidi" w:cstheme="majorBidi"/>
          <w:sz w:val="28"/>
          <w:szCs w:val="28"/>
        </w:rPr>
      </w:pPr>
    </w:p>
    <w:p w14:paraId="705A77A7" w14:textId="77777777" w:rsidR="00DB0362" w:rsidRDefault="00E86172" w:rsidP="00E86172">
      <w:pPr>
        <w:rPr>
          <w:rFonts w:asciiTheme="majorBidi" w:eastAsiaTheme="minorEastAsia" w:hAnsiTheme="majorBidi" w:cstheme="majorBidi"/>
          <w:sz w:val="28"/>
          <w:szCs w:val="28"/>
        </w:rPr>
      </w:pPr>
      <w:r w:rsidRPr="00FD7D41">
        <w:rPr>
          <w:rFonts w:asciiTheme="majorBidi" w:eastAsiaTheme="minorEastAsia" w:hAnsiTheme="majorBidi" w:cstheme="majorBidi"/>
          <w:b/>
          <w:bCs/>
          <w:sz w:val="28"/>
          <w:szCs w:val="28"/>
        </w:rPr>
        <w:t>Thomas Wolfe</w:t>
      </w:r>
      <w:r w:rsidRPr="006A1D3F">
        <w:rPr>
          <w:rStyle w:val="FootnoteReference"/>
          <w:rFonts w:asciiTheme="majorBidi" w:eastAsiaTheme="minorEastAsia" w:hAnsiTheme="majorBidi" w:cstheme="majorBidi"/>
          <w:sz w:val="28"/>
          <w:szCs w:val="28"/>
        </w:rPr>
        <w:footnoteReference w:id="173"/>
      </w:r>
      <w:r w:rsidRPr="006A1D3F">
        <w:rPr>
          <w:rFonts w:asciiTheme="majorBidi" w:eastAsiaTheme="minorEastAsia" w:hAnsiTheme="majorBidi" w:cstheme="majorBidi"/>
          <w:sz w:val="28"/>
          <w:szCs w:val="28"/>
        </w:rPr>
        <w:t xml:space="preserve"> </w:t>
      </w:r>
      <w:r>
        <w:rPr>
          <w:rFonts w:asciiTheme="majorBidi" w:eastAsiaTheme="minorEastAsia" w:hAnsiTheme="majorBidi" w:cstheme="majorBidi"/>
          <w:sz w:val="28"/>
          <w:szCs w:val="28"/>
        </w:rPr>
        <w:t>asserted i</w:t>
      </w:r>
      <w:r w:rsidRPr="006A1D3F">
        <w:rPr>
          <w:rFonts w:asciiTheme="majorBidi" w:eastAsiaTheme="minorEastAsia" w:hAnsiTheme="majorBidi" w:cstheme="majorBidi"/>
          <w:sz w:val="28"/>
          <w:szCs w:val="28"/>
        </w:rPr>
        <w:t>n</w:t>
      </w:r>
      <w:r>
        <w:rPr>
          <w:rFonts w:asciiTheme="majorBidi" w:eastAsiaTheme="minorEastAsia" w:hAnsiTheme="majorBidi" w:cstheme="majorBidi"/>
          <w:sz w:val="28"/>
          <w:szCs w:val="28"/>
        </w:rPr>
        <w:t xml:space="preserve"> his last work,</w:t>
      </w:r>
      <w:r w:rsidRPr="006A1D3F">
        <w:rPr>
          <w:rFonts w:asciiTheme="majorBidi" w:eastAsiaTheme="minorEastAsia" w:hAnsiTheme="majorBidi" w:cstheme="majorBidi"/>
          <w:sz w:val="28"/>
          <w:szCs w:val="28"/>
        </w:rPr>
        <w:t xml:space="preserve"> </w:t>
      </w:r>
      <w:r w:rsidRPr="006A1D3F">
        <w:rPr>
          <w:rFonts w:asciiTheme="majorBidi" w:eastAsiaTheme="minorEastAsia" w:hAnsiTheme="majorBidi" w:cstheme="majorBidi"/>
          <w:i/>
          <w:iCs/>
          <w:sz w:val="28"/>
          <w:szCs w:val="28"/>
        </w:rPr>
        <w:t>You Can’t Go Home Again</w:t>
      </w:r>
      <w:r w:rsidRPr="006A1D3F">
        <w:rPr>
          <w:rFonts w:asciiTheme="majorBidi" w:eastAsiaTheme="minorEastAsia" w:hAnsiTheme="majorBidi" w:cstheme="majorBidi"/>
          <w:sz w:val="28"/>
          <w:szCs w:val="28"/>
        </w:rPr>
        <w:t xml:space="preserve">, which was published in </w:t>
      </w:r>
      <w:r>
        <w:rPr>
          <w:rFonts w:asciiTheme="majorBidi" w:eastAsiaTheme="minorEastAsia" w:hAnsiTheme="majorBidi" w:cstheme="majorBidi"/>
          <w:sz w:val="28"/>
          <w:szCs w:val="28"/>
        </w:rPr>
        <w:t>1359/</w:t>
      </w:r>
      <w:r w:rsidRPr="006A1D3F">
        <w:rPr>
          <w:rFonts w:asciiTheme="majorBidi" w:eastAsiaTheme="minorEastAsia" w:hAnsiTheme="majorBidi" w:cstheme="majorBidi"/>
          <w:sz w:val="28"/>
          <w:szCs w:val="28"/>
        </w:rPr>
        <w:t>1940</w:t>
      </w:r>
      <w:r>
        <w:rPr>
          <w:rFonts w:asciiTheme="majorBidi" w:eastAsiaTheme="minorEastAsia" w:hAnsiTheme="majorBidi" w:cstheme="majorBidi"/>
          <w:sz w:val="28"/>
          <w:szCs w:val="28"/>
        </w:rPr>
        <w:t xml:space="preserve">, shortly </w:t>
      </w:r>
      <w:r w:rsidRPr="006A1D3F">
        <w:rPr>
          <w:rFonts w:asciiTheme="majorBidi" w:eastAsiaTheme="minorEastAsia" w:hAnsiTheme="majorBidi" w:cstheme="majorBidi"/>
          <w:sz w:val="28"/>
          <w:szCs w:val="28"/>
        </w:rPr>
        <w:t>after his death: “</w:t>
      </w:r>
      <w:r w:rsidRPr="00AE0AD9">
        <w:rPr>
          <w:rFonts w:asciiTheme="majorBidi" w:eastAsiaTheme="minorEastAsia" w:hAnsiTheme="majorBidi" w:cstheme="majorBidi"/>
          <w:sz w:val="28"/>
          <w:szCs w:val="28"/>
          <w:u w:val="single"/>
        </w:rPr>
        <w:t>I believe that we are lost here in America, but I believe we shall be found</w:t>
      </w:r>
      <w:r w:rsidRPr="006A1D3F">
        <w:rPr>
          <w:rFonts w:asciiTheme="majorBidi" w:eastAsiaTheme="minorEastAsia" w:hAnsiTheme="majorBidi" w:cstheme="majorBidi"/>
          <w:sz w:val="28"/>
          <w:szCs w:val="28"/>
        </w:rPr>
        <w:t xml:space="preserve">.” What Wolfe </w:t>
      </w:r>
      <w:r>
        <w:rPr>
          <w:rFonts w:asciiTheme="majorBidi" w:eastAsiaTheme="minorEastAsia" w:hAnsiTheme="majorBidi" w:cstheme="majorBidi"/>
          <w:sz w:val="28"/>
          <w:szCs w:val="28"/>
        </w:rPr>
        <w:t>discerned</w:t>
      </w:r>
      <w:r w:rsidRPr="003F1B42">
        <w:rPr>
          <w:rFonts w:asciiTheme="majorBidi" w:eastAsiaTheme="minorEastAsia" w:hAnsiTheme="majorBidi" w:cstheme="majorBidi"/>
          <w:sz w:val="28"/>
          <w:szCs w:val="28"/>
        </w:rPr>
        <w:t xml:space="preserve"> </w:t>
      </w:r>
      <w:r>
        <w:rPr>
          <w:rFonts w:asciiTheme="majorBidi" w:eastAsiaTheme="minorEastAsia" w:hAnsiTheme="majorBidi" w:cstheme="majorBidi"/>
          <w:sz w:val="28"/>
          <w:szCs w:val="28"/>
        </w:rPr>
        <w:t>in his time</w:t>
      </w:r>
      <w:r w:rsidRPr="006A1D3F">
        <w:rPr>
          <w:rFonts w:asciiTheme="majorBidi" w:eastAsiaTheme="minorEastAsia" w:hAnsiTheme="majorBidi" w:cstheme="majorBidi"/>
          <w:sz w:val="28"/>
          <w:szCs w:val="28"/>
        </w:rPr>
        <w:t xml:space="preserve"> about </w:t>
      </w:r>
      <w:r>
        <w:rPr>
          <w:rFonts w:asciiTheme="majorBidi" w:eastAsiaTheme="minorEastAsia" w:hAnsiTheme="majorBidi" w:cstheme="majorBidi"/>
          <w:sz w:val="28"/>
          <w:szCs w:val="28"/>
        </w:rPr>
        <w:t>his native land</w:t>
      </w:r>
      <w:r w:rsidRPr="006A1D3F">
        <w:rPr>
          <w:rFonts w:asciiTheme="majorBidi" w:eastAsiaTheme="minorEastAsia" w:hAnsiTheme="majorBidi" w:cstheme="majorBidi"/>
          <w:sz w:val="28"/>
          <w:szCs w:val="28"/>
        </w:rPr>
        <w:t xml:space="preserve"> </w:t>
      </w:r>
      <w:r>
        <w:rPr>
          <w:rFonts w:asciiTheme="majorBidi" w:eastAsiaTheme="minorEastAsia" w:hAnsiTheme="majorBidi" w:cstheme="majorBidi"/>
          <w:sz w:val="28"/>
          <w:szCs w:val="28"/>
        </w:rPr>
        <w:t>has</w:t>
      </w:r>
      <w:r w:rsidRPr="006A1D3F">
        <w:rPr>
          <w:rFonts w:asciiTheme="majorBidi" w:eastAsiaTheme="minorEastAsia" w:hAnsiTheme="majorBidi" w:cstheme="majorBidi"/>
          <w:sz w:val="28"/>
          <w:szCs w:val="28"/>
        </w:rPr>
        <w:t xml:space="preserve"> now </w:t>
      </w:r>
      <w:r>
        <w:rPr>
          <w:rFonts w:asciiTheme="majorBidi" w:eastAsiaTheme="minorEastAsia" w:hAnsiTheme="majorBidi" w:cstheme="majorBidi"/>
          <w:sz w:val="28"/>
          <w:szCs w:val="28"/>
        </w:rPr>
        <w:t>clearly become a principal concern for</w:t>
      </w:r>
      <w:r w:rsidR="00AA77CC">
        <w:rPr>
          <w:rFonts w:asciiTheme="majorBidi" w:eastAsiaTheme="minorEastAsia" w:hAnsiTheme="majorBidi" w:cstheme="majorBidi"/>
          <w:sz w:val="28"/>
          <w:szCs w:val="28"/>
        </w:rPr>
        <w:t xml:space="preserve"> not just the United Staes but</w:t>
      </w:r>
      <w:r w:rsidRPr="006A1D3F">
        <w:rPr>
          <w:rFonts w:asciiTheme="majorBidi" w:eastAsiaTheme="minorEastAsia" w:hAnsiTheme="majorBidi" w:cstheme="majorBidi"/>
          <w:sz w:val="28"/>
          <w:szCs w:val="28"/>
        </w:rPr>
        <w:t xml:space="preserve"> the </w:t>
      </w:r>
      <w:r>
        <w:rPr>
          <w:rFonts w:asciiTheme="majorBidi" w:eastAsiaTheme="minorEastAsia" w:hAnsiTheme="majorBidi" w:cstheme="majorBidi"/>
          <w:sz w:val="28"/>
          <w:szCs w:val="28"/>
        </w:rPr>
        <w:t xml:space="preserve">whole </w:t>
      </w:r>
      <w:r w:rsidRPr="006A1D3F">
        <w:rPr>
          <w:rFonts w:asciiTheme="majorBidi" w:eastAsiaTheme="minorEastAsia" w:hAnsiTheme="majorBidi" w:cstheme="majorBidi"/>
          <w:sz w:val="28"/>
          <w:szCs w:val="28"/>
        </w:rPr>
        <w:t>world</w:t>
      </w:r>
      <w:r w:rsidR="000F290B">
        <w:rPr>
          <w:rFonts w:asciiTheme="majorBidi" w:eastAsiaTheme="minorEastAsia" w:hAnsiTheme="majorBidi" w:cstheme="majorBidi"/>
          <w:sz w:val="28"/>
          <w:szCs w:val="28"/>
        </w:rPr>
        <w:t>. W</w:t>
      </w:r>
      <w:r>
        <w:rPr>
          <w:rFonts w:asciiTheme="majorBidi" w:eastAsiaTheme="minorEastAsia" w:hAnsiTheme="majorBidi" w:cstheme="majorBidi"/>
          <w:sz w:val="28"/>
          <w:szCs w:val="28"/>
        </w:rPr>
        <w:t xml:space="preserve">e </w:t>
      </w:r>
      <w:r w:rsidR="00AA77CC">
        <w:rPr>
          <w:rFonts w:asciiTheme="majorBidi" w:eastAsiaTheme="minorEastAsia" w:hAnsiTheme="majorBidi" w:cstheme="majorBidi"/>
          <w:sz w:val="28"/>
          <w:szCs w:val="28"/>
        </w:rPr>
        <w:t>are</w:t>
      </w:r>
      <w:r>
        <w:rPr>
          <w:rFonts w:asciiTheme="majorBidi" w:eastAsiaTheme="minorEastAsia" w:hAnsiTheme="majorBidi" w:cstheme="majorBidi"/>
          <w:sz w:val="28"/>
          <w:szCs w:val="28"/>
        </w:rPr>
        <w:t xml:space="preserve"> all</w:t>
      </w:r>
      <w:r w:rsidR="00AA77CC">
        <w:rPr>
          <w:rFonts w:asciiTheme="majorBidi" w:eastAsiaTheme="minorEastAsia" w:hAnsiTheme="majorBidi" w:cstheme="majorBidi"/>
          <w:sz w:val="28"/>
          <w:szCs w:val="28"/>
        </w:rPr>
        <w:t xml:space="preserve"> </w:t>
      </w:r>
      <w:r w:rsidR="000F290B">
        <w:rPr>
          <w:rFonts w:asciiTheme="majorBidi" w:eastAsiaTheme="minorEastAsia" w:hAnsiTheme="majorBidi" w:cstheme="majorBidi"/>
          <w:sz w:val="28"/>
          <w:szCs w:val="28"/>
        </w:rPr>
        <w:t xml:space="preserve">living </w:t>
      </w:r>
      <w:r w:rsidR="00AA77CC">
        <w:rPr>
          <w:rFonts w:asciiTheme="majorBidi" w:eastAsiaTheme="minorEastAsia" w:hAnsiTheme="majorBidi" w:cstheme="majorBidi"/>
          <w:sz w:val="28"/>
          <w:szCs w:val="28"/>
        </w:rPr>
        <w:t>in danger of</w:t>
      </w:r>
      <w:r>
        <w:rPr>
          <w:rFonts w:asciiTheme="majorBidi" w:eastAsiaTheme="minorEastAsia" w:hAnsiTheme="majorBidi" w:cstheme="majorBidi"/>
          <w:sz w:val="28"/>
          <w:szCs w:val="28"/>
        </w:rPr>
        <w:t xml:space="preserve"> los</w:t>
      </w:r>
      <w:r w:rsidR="00AA77CC">
        <w:rPr>
          <w:rFonts w:asciiTheme="majorBidi" w:eastAsiaTheme="minorEastAsia" w:hAnsiTheme="majorBidi" w:cstheme="majorBidi"/>
          <w:sz w:val="28"/>
          <w:szCs w:val="28"/>
        </w:rPr>
        <w:t>ing ourselves in</w:t>
      </w:r>
      <w:r>
        <w:rPr>
          <w:rFonts w:asciiTheme="majorBidi" w:eastAsiaTheme="minorEastAsia" w:hAnsiTheme="majorBidi" w:cstheme="majorBidi"/>
          <w:sz w:val="28"/>
          <w:szCs w:val="28"/>
        </w:rPr>
        <w:t xml:space="preserve"> narrow-minded tribalism, divisive nationalism, </w:t>
      </w:r>
      <w:r w:rsidR="005B56F6">
        <w:rPr>
          <w:rFonts w:asciiTheme="majorBidi" w:eastAsiaTheme="minorEastAsia" w:hAnsiTheme="majorBidi" w:cstheme="majorBidi"/>
          <w:sz w:val="28"/>
          <w:szCs w:val="28"/>
        </w:rPr>
        <w:t xml:space="preserve">and </w:t>
      </w:r>
      <w:r>
        <w:rPr>
          <w:rFonts w:asciiTheme="majorBidi" w:eastAsiaTheme="minorEastAsia" w:hAnsiTheme="majorBidi" w:cstheme="majorBidi"/>
          <w:sz w:val="28"/>
          <w:szCs w:val="28"/>
        </w:rPr>
        <w:t xml:space="preserve">cruel racism, </w:t>
      </w:r>
      <w:r w:rsidR="005B56F6">
        <w:rPr>
          <w:rFonts w:asciiTheme="majorBidi" w:eastAsiaTheme="minorEastAsia" w:hAnsiTheme="majorBidi" w:cstheme="majorBidi"/>
          <w:sz w:val="28"/>
          <w:szCs w:val="28"/>
        </w:rPr>
        <w:t>even</w:t>
      </w:r>
      <w:r w:rsidR="000F290B">
        <w:rPr>
          <w:rFonts w:asciiTheme="majorBidi" w:eastAsiaTheme="minorEastAsia" w:hAnsiTheme="majorBidi" w:cstheme="majorBidi"/>
          <w:sz w:val="28"/>
          <w:szCs w:val="28"/>
        </w:rPr>
        <w:t xml:space="preserve"> including the</w:t>
      </w:r>
      <w:r w:rsidR="005B56F6">
        <w:rPr>
          <w:rFonts w:asciiTheme="majorBidi" w:eastAsiaTheme="minorEastAsia" w:hAnsiTheme="majorBidi" w:cstheme="majorBidi"/>
          <w:sz w:val="28"/>
          <w:szCs w:val="28"/>
        </w:rPr>
        <w:t xml:space="preserve"> perpetrat</w:t>
      </w:r>
      <w:r w:rsidR="000F290B">
        <w:rPr>
          <w:rFonts w:asciiTheme="majorBidi" w:eastAsiaTheme="minorEastAsia" w:hAnsiTheme="majorBidi" w:cstheme="majorBidi"/>
          <w:sz w:val="28"/>
          <w:szCs w:val="28"/>
        </w:rPr>
        <w:t>ion of</w:t>
      </w:r>
      <w:r>
        <w:rPr>
          <w:rFonts w:asciiTheme="majorBidi" w:eastAsiaTheme="minorEastAsia" w:hAnsiTheme="majorBidi" w:cstheme="majorBidi"/>
          <w:sz w:val="28"/>
          <w:szCs w:val="28"/>
        </w:rPr>
        <w:t xml:space="preserve"> blatant acts of genocide </w:t>
      </w:r>
      <w:r w:rsidR="005B56F6">
        <w:rPr>
          <w:rFonts w:asciiTheme="majorBidi" w:eastAsiaTheme="minorEastAsia" w:hAnsiTheme="majorBidi" w:cstheme="majorBidi"/>
          <w:sz w:val="28"/>
          <w:szCs w:val="28"/>
        </w:rPr>
        <w:t xml:space="preserve">as </w:t>
      </w:r>
      <w:r w:rsidR="005E5910">
        <w:rPr>
          <w:rFonts w:asciiTheme="majorBidi" w:eastAsiaTheme="minorEastAsia" w:hAnsiTheme="majorBidi" w:cstheme="majorBidi"/>
          <w:sz w:val="28"/>
          <w:szCs w:val="28"/>
        </w:rPr>
        <w:t>flagrant</w:t>
      </w:r>
      <w:r w:rsidR="005B56F6">
        <w:rPr>
          <w:rFonts w:asciiTheme="majorBidi" w:eastAsiaTheme="minorEastAsia" w:hAnsiTheme="majorBidi" w:cstheme="majorBidi"/>
          <w:sz w:val="28"/>
          <w:szCs w:val="28"/>
        </w:rPr>
        <w:t xml:space="preserve"> as anything in our </w:t>
      </w:r>
      <w:r w:rsidR="005E5910">
        <w:rPr>
          <w:rFonts w:asciiTheme="majorBidi" w:eastAsiaTheme="minorEastAsia" w:hAnsiTheme="majorBidi" w:cstheme="majorBidi"/>
          <w:sz w:val="28"/>
          <w:szCs w:val="28"/>
        </w:rPr>
        <w:t>previous</w:t>
      </w:r>
      <w:r w:rsidR="005B56F6">
        <w:rPr>
          <w:rFonts w:asciiTheme="majorBidi" w:eastAsiaTheme="minorEastAsia" w:hAnsiTheme="majorBidi" w:cstheme="majorBidi"/>
          <w:sz w:val="28"/>
          <w:szCs w:val="28"/>
        </w:rPr>
        <w:t xml:space="preserve"> or recent history</w:t>
      </w:r>
      <w:r>
        <w:rPr>
          <w:rFonts w:asciiTheme="majorBidi" w:eastAsiaTheme="minorEastAsia" w:hAnsiTheme="majorBidi" w:cstheme="majorBidi"/>
          <w:sz w:val="28"/>
          <w:szCs w:val="28"/>
        </w:rPr>
        <w:t>. Yet,</w:t>
      </w:r>
      <w:r w:rsidRPr="006A1D3F">
        <w:rPr>
          <w:rFonts w:asciiTheme="majorBidi" w:eastAsiaTheme="minorEastAsia" w:hAnsiTheme="majorBidi" w:cstheme="majorBidi"/>
          <w:sz w:val="28"/>
          <w:szCs w:val="28"/>
        </w:rPr>
        <w:t xml:space="preserve"> we</w:t>
      </w:r>
      <w:r>
        <w:rPr>
          <w:rFonts w:asciiTheme="majorBidi" w:eastAsiaTheme="minorEastAsia" w:hAnsiTheme="majorBidi" w:cstheme="majorBidi"/>
          <w:sz w:val="28"/>
          <w:szCs w:val="28"/>
        </w:rPr>
        <w:t xml:space="preserve"> too</w:t>
      </w:r>
      <w:r w:rsidRPr="006A1D3F">
        <w:rPr>
          <w:rFonts w:asciiTheme="majorBidi" w:eastAsiaTheme="minorEastAsia" w:hAnsiTheme="majorBidi" w:cstheme="majorBidi"/>
          <w:sz w:val="28"/>
          <w:szCs w:val="28"/>
        </w:rPr>
        <w:t xml:space="preserve"> must</w:t>
      </w:r>
      <w:r>
        <w:rPr>
          <w:rFonts w:asciiTheme="majorBidi" w:eastAsiaTheme="minorEastAsia" w:hAnsiTheme="majorBidi" w:cstheme="majorBidi"/>
          <w:sz w:val="28"/>
          <w:szCs w:val="28"/>
        </w:rPr>
        <w:t xml:space="preserve"> all aspire to be </w:t>
      </w:r>
      <w:r w:rsidRPr="006A1D3F">
        <w:rPr>
          <w:rFonts w:asciiTheme="majorBidi" w:eastAsiaTheme="minorEastAsia" w:hAnsiTheme="majorBidi" w:cstheme="majorBidi"/>
          <w:sz w:val="28"/>
          <w:szCs w:val="28"/>
        </w:rPr>
        <w:t>found again</w:t>
      </w:r>
      <w:r>
        <w:rPr>
          <w:rFonts w:asciiTheme="majorBidi" w:eastAsiaTheme="minorEastAsia" w:hAnsiTheme="majorBidi" w:cstheme="majorBidi"/>
          <w:sz w:val="28"/>
          <w:szCs w:val="28"/>
        </w:rPr>
        <w:t xml:space="preserve"> before it is too late, and</w:t>
      </w:r>
      <w:r w:rsidRPr="00366840">
        <w:rPr>
          <w:rFonts w:asciiTheme="majorBidi" w:eastAsiaTheme="minorEastAsia" w:hAnsiTheme="majorBidi" w:cstheme="majorBidi"/>
          <w:sz w:val="28"/>
          <w:szCs w:val="28"/>
        </w:rPr>
        <w:t xml:space="preserve"> </w:t>
      </w:r>
      <w:r>
        <w:rPr>
          <w:rFonts w:asciiTheme="majorBidi" w:eastAsiaTheme="minorEastAsia" w:hAnsiTheme="majorBidi" w:cstheme="majorBidi"/>
          <w:sz w:val="28"/>
          <w:szCs w:val="28"/>
        </w:rPr>
        <w:t>we</w:t>
      </w:r>
      <w:r w:rsidRPr="006A1D3F">
        <w:rPr>
          <w:rFonts w:asciiTheme="majorBidi" w:eastAsiaTheme="minorEastAsia" w:hAnsiTheme="majorBidi" w:cstheme="majorBidi"/>
          <w:sz w:val="28"/>
          <w:szCs w:val="28"/>
        </w:rPr>
        <w:t xml:space="preserve"> </w:t>
      </w:r>
      <w:r>
        <w:rPr>
          <w:rFonts w:asciiTheme="majorBidi" w:eastAsiaTheme="minorEastAsia" w:hAnsiTheme="majorBidi" w:cstheme="majorBidi"/>
          <w:sz w:val="28"/>
          <w:szCs w:val="28"/>
        </w:rPr>
        <w:t xml:space="preserve">should </w:t>
      </w:r>
      <w:r w:rsidR="00840F61">
        <w:rPr>
          <w:rFonts w:asciiTheme="majorBidi" w:eastAsiaTheme="minorEastAsia" w:hAnsiTheme="majorBidi" w:cstheme="majorBidi"/>
          <w:sz w:val="28"/>
          <w:szCs w:val="28"/>
        </w:rPr>
        <w:t>fix</w:t>
      </w:r>
      <w:r>
        <w:rPr>
          <w:rFonts w:asciiTheme="majorBidi" w:eastAsiaTheme="minorEastAsia" w:hAnsiTheme="majorBidi" w:cstheme="majorBidi"/>
          <w:sz w:val="28"/>
          <w:szCs w:val="28"/>
        </w:rPr>
        <w:t xml:space="preserve"> our </w:t>
      </w:r>
      <w:r w:rsidR="00840F61">
        <w:rPr>
          <w:rFonts w:asciiTheme="majorBidi" w:eastAsiaTheme="minorEastAsia" w:hAnsiTheme="majorBidi" w:cstheme="majorBidi"/>
          <w:sz w:val="28"/>
          <w:szCs w:val="28"/>
        </w:rPr>
        <w:t>H</w:t>
      </w:r>
      <w:r>
        <w:rPr>
          <w:rFonts w:asciiTheme="majorBidi" w:eastAsiaTheme="minorEastAsia" w:hAnsiTheme="majorBidi" w:cstheme="majorBidi"/>
          <w:sz w:val="28"/>
          <w:szCs w:val="28"/>
        </w:rPr>
        <w:t>earts on the ancient Latin motto: “</w:t>
      </w:r>
      <w:r>
        <w:rPr>
          <w:rFonts w:asciiTheme="majorBidi" w:eastAsiaTheme="minorEastAsia" w:hAnsiTheme="majorBidi" w:cstheme="majorBidi"/>
          <w:i/>
          <w:iCs/>
          <w:sz w:val="28"/>
          <w:szCs w:val="28"/>
        </w:rPr>
        <w:t>Ad astra per aspera</w:t>
      </w:r>
      <w:r>
        <w:rPr>
          <w:rFonts w:asciiTheme="majorBidi" w:eastAsiaTheme="minorEastAsia" w:hAnsiTheme="majorBidi" w:cstheme="majorBidi"/>
          <w:sz w:val="28"/>
          <w:szCs w:val="28"/>
        </w:rPr>
        <w:t xml:space="preserve">” (Through adversity, [we will] reach the stars.) </w:t>
      </w:r>
    </w:p>
    <w:p w14:paraId="62E24681" w14:textId="77777777" w:rsidR="00DB0362" w:rsidRDefault="00DB0362" w:rsidP="00E86172">
      <w:pPr>
        <w:rPr>
          <w:rFonts w:asciiTheme="majorBidi" w:eastAsiaTheme="minorEastAsia" w:hAnsiTheme="majorBidi" w:cstheme="majorBidi"/>
          <w:sz w:val="28"/>
          <w:szCs w:val="28"/>
        </w:rPr>
      </w:pPr>
    </w:p>
    <w:p w14:paraId="653EB5BB" w14:textId="29F4C0B1" w:rsidR="00E86172" w:rsidRDefault="00E86172" w:rsidP="00E86172">
      <w:pPr>
        <w:rPr>
          <w:sz w:val="28"/>
          <w:szCs w:val="28"/>
        </w:rPr>
      </w:pPr>
      <w:r>
        <w:rPr>
          <w:rFonts w:asciiTheme="majorBidi" w:eastAsiaTheme="minorEastAsia" w:hAnsiTheme="majorBidi" w:cstheme="majorBidi"/>
          <w:sz w:val="28"/>
          <w:szCs w:val="28"/>
        </w:rPr>
        <w:t xml:space="preserve">In the last century, </w:t>
      </w:r>
      <w:r w:rsidRPr="00FD7D41">
        <w:rPr>
          <w:b/>
          <w:bCs/>
          <w:sz w:val="28"/>
          <w:szCs w:val="28"/>
        </w:rPr>
        <w:t>Bishop Ernest Burgmann</w:t>
      </w:r>
      <w:r>
        <w:rPr>
          <w:rStyle w:val="FootnoteReference"/>
          <w:sz w:val="28"/>
          <w:szCs w:val="28"/>
        </w:rPr>
        <w:footnoteReference w:id="174"/>
      </w:r>
      <w:r w:rsidRPr="00DD05B4">
        <w:rPr>
          <w:sz w:val="28"/>
          <w:szCs w:val="28"/>
        </w:rPr>
        <w:t xml:space="preserve"> </w:t>
      </w:r>
      <w:r>
        <w:rPr>
          <w:iCs/>
          <w:sz w:val="28"/>
          <w:szCs w:val="28"/>
        </w:rPr>
        <w:t>articulated well</w:t>
      </w:r>
      <w:r w:rsidRPr="00DD05B4">
        <w:rPr>
          <w:iCs/>
          <w:sz w:val="28"/>
          <w:szCs w:val="28"/>
        </w:rPr>
        <w:t xml:space="preserve"> humanity’s</w:t>
      </w:r>
      <w:r>
        <w:rPr>
          <w:iCs/>
          <w:sz w:val="28"/>
          <w:szCs w:val="28"/>
        </w:rPr>
        <w:t xml:space="preserve"> profound </w:t>
      </w:r>
      <w:r w:rsidR="00DB0362">
        <w:rPr>
          <w:iCs/>
          <w:sz w:val="28"/>
          <w:szCs w:val="28"/>
        </w:rPr>
        <w:t>S</w:t>
      </w:r>
      <w:r>
        <w:rPr>
          <w:iCs/>
          <w:sz w:val="28"/>
          <w:szCs w:val="28"/>
        </w:rPr>
        <w:t>piritual</w:t>
      </w:r>
      <w:r w:rsidRPr="00DD05B4">
        <w:rPr>
          <w:iCs/>
          <w:sz w:val="28"/>
          <w:szCs w:val="28"/>
        </w:rPr>
        <w:t xml:space="preserve"> dilemma </w:t>
      </w:r>
      <w:r>
        <w:rPr>
          <w:iCs/>
          <w:sz w:val="28"/>
          <w:szCs w:val="28"/>
        </w:rPr>
        <w:t>today</w:t>
      </w:r>
      <w:r w:rsidRPr="00EF4FCF">
        <w:rPr>
          <w:sz w:val="28"/>
          <w:szCs w:val="28"/>
        </w:rPr>
        <w:t>:</w:t>
      </w:r>
    </w:p>
    <w:p w14:paraId="31CEA69E" w14:textId="77777777" w:rsidR="00E86172" w:rsidRDefault="00E86172" w:rsidP="00E86172">
      <w:pPr>
        <w:rPr>
          <w:sz w:val="28"/>
          <w:szCs w:val="28"/>
        </w:rPr>
      </w:pPr>
    </w:p>
    <w:p w14:paraId="2F72B270" w14:textId="19458BF6" w:rsidR="00E86172" w:rsidRPr="00811EAB" w:rsidRDefault="00E86172" w:rsidP="00DB0362">
      <w:pPr>
        <w:ind w:left="990" w:right="1440"/>
        <w:rPr>
          <w:rFonts w:asciiTheme="majorBidi" w:hAnsiTheme="majorBidi" w:cstheme="majorBidi"/>
          <w:noProof/>
          <w:sz w:val="28"/>
          <w:szCs w:val="28"/>
          <w14:ligatures w14:val="standardContextual"/>
        </w:rPr>
      </w:pPr>
      <w:r w:rsidRPr="00B068E8">
        <w:t>Wandering, as they are, in the wilderness of distracted mind</w:t>
      </w:r>
      <w:r>
        <w:t xml:space="preserve">s, </w:t>
      </w:r>
      <w:r w:rsidRPr="00B068E8">
        <w:t>people everywhere feel insecure.</w:t>
      </w:r>
      <w:r>
        <w:t xml:space="preserve"> </w:t>
      </w:r>
      <w:r w:rsidRPr="00B068E8">
        <w:t xml:space="preserve">They are no longer rooted </w:t>
      </w:r>
      <w:r w:rsidRPr="00B068E8">
        <w:lastRenderedPageBreak/>
        <w:t xml:space="preserve">anywhere. There is intense and widespread loneliness; they seek comradeship anywhere at any price. </w:t>
      </w:r>
      <w:r w:rsidRPr="004B2E8E">
        <w:rPr>
          <w:u w:val="single"/>
        </w:rPr>
        <w:t>The day of the tribe returns</w:t>
      </w:r>
      <w:r w:rsidRPr="00B068E8">
        <w:t xml:space="preserve">. Man is seeking for some strong tribal body, with its tribal leaders to relieve him of the responsibility of making personal decisions, and the modern tribe is larger than in the days of old. Now it can be a nation, or the people of a continent, or of continents. </w:t>
      </w:r>
      <w:r w:rsidRPr="00B068E8">
        <w:rPr>
          <w:u w:val="single"/>
        </w:rPr>
        <w:t>In the Western world it represents the retreat of a people who have lost the guidance and support of a higher faith</w:t>
      </w:r>
      <w:r w:rsidRPr="00B068E8">
        <w:t>. This emotional regression is a very serious matter in a highly rationalized and artificial environment.</w:t>
      </w:r>
      <w:r w:rsidRPr="00362514">
        <w:rPr>
          <w:rFonts w:asciiTheme="majorBidi" w:hAnsiTheme="majorBidi" w:cstheme="majorBidi"/>
          <w:noProof/>
          <w:sz w:val="28"/>
          <w:szCs w:val="28"/>
          <w14:ligatures w14:val="standardContextual"/>
        </w:rPr>
        <w:t xml:space="preserve"> </w:t>
      </w:r>
    </w:p>
    <w:p w14:paraId="5E344C86" w14:textId="1B11992E" w:rsidR="00E86172" w:rsidRDefault="00E86172" w:rsidP="00E86172">
      <w:pPr>
        <w:rPr>
          <w:sz w:val="28"/>
          <w:szCs w:val="28"/>
        </w:rPr>
      </w:pPr>
    </w:p>
    <w:p w14:paraId="1768A8B8" w14:textId="43932D8D" w:rsidR="00E86172" w:rsidRDefault="00E86172" w:rsidP="00E86172">
      <w:pPr>
        <w:rPr>
          <w:sz w:val="28"/>
          <w:szCs w:val="28"/>
        </w:rPr>
      </w:pPr>
      <w:r>
        <w:rPr>
          <w:sz w:val="28"/>
          <w:szCs w:val="28"/>
        </w:rPr>
        <w:t>In similar terms</w:t>
      </w:r>
      <w:r w:rsidR="0055197F">
        <w:rPr>
          <w:sz w:val="28"/>
          <w:szCs w:val="28"/>
        </w:rPr>
        <w:t>, although</w:t>
      </w:r>
      <w:r>
        <w:rPr>
          <w:sz w:val="28"/>
          <w:szCs w:val="28"/>
        </w:rPr>
        <w:t xml:space="preserve"> in a secular vein, </w:t>
      </w:r>
      <w:r w:rsidRPr="00FD7D41">
        <w:rPr>
          <w:b/>
          <w:bCs/>
          <w:sz w:val="28"/>
          <w:szCs w:val="28"/>
        </w:rPr>
        <w:t>Hannah Aren</w:t>
      </w:r>
      <w:r>
        <w:rPr>
          <w:b/>
          <w:bCs/>
          <w:sz w:val="28"/>
          <w:szCs w:val="28"/>
        </w:rPr>
        <w:t>dt</w:t>
      </w:r>
      <w:r w:rsidRPr="00EF4FCF">
        <w:rPr>
          <w:rStyle w:val="FootnoteReference"/>
          <w:sz w:val="28"/>
          <w:szCs w:val="28"/>
        </w:rPr>
        <w:footnoteReference w:id="175"/>
      </w:r>
      <w:r w:rsidRPr="00EF4FCF">
        <w:rPr>
          <w:sz w:val="28"/>
          <w:szCs w:val="28"/>
        </w:rPr>
        <w:t xml:space="preserve"> emphasized that it is exactly the presence of </w:t>
      </w:r>
      <w:r>
        <w:rPr>
          <w:sz w:val="28"/>
          <w:szCs w:val="28"/>
        </w:rPr>
        <w:t>multitudes of</w:t>
      </w:r>
      <w:r w:rsidRPr="00EF4FCF">
        <w:rPr>
          <w:sz w:val="28"/>
          <w:szCs w:val="28"/>
        </w:rPr>
        <w:t xml:space="preserve"> insecure, uprooted</w:t>
      </w:r>
      <w:r>
        <w:rPr>
          <w:sz w:val="28"/>
          <w:szCs w:val="28"/>
        </w:rPr>
        <w:t xml:space="preserve">, and </w:t>
      </w:r>
      <w:r w:rsidRPr="00EF4FCF">
        <w:rPr>
          <w:sz w:val="28"/>
          <w:szCs w:val="28"/>
        </w:rPr>
        <w:t xml:space="preserve">alienated </w:t>
      </w:r>
      <w:r>
        <w:rPr>
          <w:sz w:val="28"/>
          <w:szCs w:val="28"/>
        </w:rPr>
        <w:t>people in the world today</w:t>
      </w:r>
      <w:r w:rsidRPr="00EF4FCF">
        <w:rPr>
          <w:sz w:val="28"/>
          <w:szCs w:val="28"/>
        </w:rPr>
        <w:t xml:space="preserve"> that provides</w:t>
      </w:r>
      <w:r>
        <w:rPr>
          <w:sz w:val="28"/>
          <w:szCs w:val="28"/>
        </w:rPr>
        <w:t xml:space="preserve"> the</w:t>
      </w:r>
      <w:r w:rsidRPr="00EF4FCF">
        <w:rPr>
          <w:sz w:val="28"/>
          <w:szCs w:val="28"/>
        </w:rPr>
        <w:t xml:space="preserve"> </w:t>
      </w:r>
      <w:r>
        <w:rPr>
          <w:sz w:val="28"/>
          <w:szCs w:val="28"/>
        </w:rPr>
        <w:t>raw material needed</w:t>
      </w:r>
      <w:r w:rsidRPr="00EF4FCF">
        <w:rPr>
          <w:sz w:val="28"/>
          <w:szCs w:val="28"/>
        </w:rPr>
        <w:t xml:space="preserve"> </w:t>
      </w:r>
      <w:r>
        <w:rPr>
          <w:sz w:val="28"/>
          <w:szCs w:val="28"/>
        </w:rPr>
        <w:t>to produce</w:t>
      </w:r>
      <w:r w:rsidRPr="00EF4FCF">
        <w:rPr>
          <w:sz w:val="28"/>
          <w:szCs w:val="28"/>
        </w:rPr>
        <w:t xml:space="preserve"> </w:t>
      </w:r>
      <w:r>
        <w:rPr>
          <w:sz w:val="28"/>
          <w:szCs w:val="28"/>
        </w:rPr>
        <w:t xml:space="preserve">the </w:t>
      </w:r>
      <w:r w:rsidRPr="00EF4FCF">
        <w:rPr>
          <w:sz w:val="28"/>
          <w:szCs w:val="28"/>
        </w:rPr>
        <w:t>modern juggernaut</w:t>
      </w:r>
      <w:r>
        <w:rPr>
          <w:sz w:val="28"/>
          <w:szCs w:val="28"/>
        </w:rPr>
        <w:t>s</w:t>
      </w:r>
      <w:r w:rsidRPr="00EF4FCF">
        <w:rPr>
          <w:sz w:val="28"/>
          <w:szCs w:val="28"/>
        </w:rPr>
        <w:t xml:space="preserve"> of the technological</w:t>
      </w:r>
      <w:r>
        <w:rPr>
          <w:sz w:val="28"/>
          <w:szCs w:val="28"/>
        </w:rPr>
        <w:t>ly-based</w:t>
      </w:r>
      <w:r w:rsidRPr="00EF4FCF">
        <w:rPr>
          <w:sz w:val="28"/>
          <w:szCs w:val="28"/>
        </w:rPr>
        <w:t xml:space="preserve"> totalitarian </w:t>
      </w:r>
      <w:r w:rsidR="00B10D1D">
        <w:rPr>
          <w:sz w:val="28"/>
          <w:szCs w:val="28"/>
        </w:rPr>
        <w:t>S</w:t>
      </w:r>
      <w:r w:rsidRPr="00EF4FCF">
        <w:rPr>
          <w:sz w:val="28"/>
          <w:szCs w:val="28"/>
        </w:rPr>
        <w:t xml:space="preserve">tate. She stated succinctly: “Totalitarian movements are massive organizations of atomized and isolated individuals.” </w:t>
      </w:r>
    </w:p>
    <w:p w14:paraId="251D4DDF" w14:textId="77777777" w:rsidR="00E86172" w:rsidRPr="00EF4FCF" w:rsidRDefault="00E86172" w:rsidP="00E86172">
      <w:pPr>
        <w:rPr>
          <w:sz w:val="28"/>
          <w:szCs w:val="28"/>
        </w:rPr>
      </w:pPr>
    </w:p>
    <w:p w14:paraId="7DCB4625" w14:textId="53FB33C2" w:rsidR="00486213" w:rsidRDefault="00E86172" w:rsidP="004F5656">
      <w:pPr>
        <w:autoSpaceDE w:val="0"/>
        <w:autoSpaceDN w:val="0"/>
        <w:adjustRightInd w:val="0"/>
        <w:rPr>
          <w:sz w:val="28"/>
          <w:szCs w:val="28"/>
        </w:rPr>
      </w:pPr>
      <w:r w:rsidRPr="00EF4FCF">
        <w:rPr>
          <w:rFonts w:eastAsiaTheme="minorEastAsia"/>
          <w:color w:val="000000"/>
          <w:sz w:val="28"/>
          <w:szCs w:val="28"/>
        </w:rPr>
        <w:t>T</w:t>
      </w:r>
      <w:r w:rsidRPr="00EF4FCF">
        <w:rPr>
          <w:rFonts w:asciiTheme="majorBidi" w:eastAsiaTheme="minorEastAsia" w:hAnsiTheme="majorBidi" w:cstheme="majorBidi"/>
          <w:color w:val="000000"/>
          <w:sz w:val="28"/>
          <w:szCs w:val="28"/>
        </w:rPr>
        <w:t xml:space="preserve">oday, with the </w:t>
      </w:r>
      <w:r w:rsidR="004F5656">
        <w:rPr>
          <w:rFonts w:asciiTheme="majorBidi" w:eastAsiaTheme="minorEastAsia" w:hAnsiTheme="majorBidi" w:cstheme="majorBidi"/>
          <w:color w:val="000000"/>
          <w:sz w:val="28"/>
          <w:szCs w:val="28"/>
        </w:rPr>
        <w:t>ascendance</w:t>
      </w:r>
      <w:r w:rsidRPr="00EF4FCF">
        <w:rPr>
          <w:rFonts w:asciiTheme="majorBidi" w:eastAsiaTheme="minorEastAsia" w:hAnsiTheme="majorBidi" w:cstheme="majorBidi"/>
          <w:color w:val="000000"/>
          <w:sz w:val="28"/>
          <w:szCs w:val="28"/>
        </w:rPr>
        <w:t xml:space="preserve"> of the modern emotive </w:t>
      </w:r>
      <w:r>
        <w:rPr>
          <w:rFonts w:asciiTheme="majorBidi" w:eastAsiaTheme="minorEastAsia" w:hAnsiTheme="majorBidi" w:cstheme="majorBidi"/>
          <w:color w:val="000000"/>
          <w:sz w:val="28"/>
          <w:szCs w:val="28"/>
        </w:rPr>
        <w:t>Bonsai S</w:t>
      </w:r>
      <w:r w:rsidRPr="00EF4FCF">
        <w:rPr>
          <w:rFonts w:asciiTheme="majorBidi" w:eastAsiaTheme="minorEastAsia" w:hAnsiTheme="majorBidi" w:cstheme="majorBidi"/>
          <w:color w:val="000000"/>
          <w:sz w:val="28"/>
          <w:szCs w:val="28"/>
        </w:rPr>
        <w:t>elf</w:t>
      </w:r>
      <w:r>
        <w:rPr>
          <w:rFonts w:asciiTheme="majorBidi" w:eastAsiaTheme="minorEastAsia" w:hAnsiTheme="majorBidi" w:cstheme="majorBidi"/>
          <w:color w:val="000000"/>
          <w:sz w:val="28"/>
          <w:szCs w:val="28"/>
        </w:rPr>
        <w:t xml:space="preserve">, </w:t>
      </w:r>
      <w:r w:rsidRPr="00EF4FCF">
        <w:rPr>
          <w:rFonts w:asciiTheme="majorBidi" w:eastAsiaTheme="minorEastAsia" w:hAnsiTheme="majorBidi" w:cstheme="majorBidi"/>
          <w:color w:val="000000"/>
          <w:sz w:val="28"/>
          <w:szCs w:val="28"/>
        </w:rPr>
        <w:t xml:space="preserve">the very notion of </w:t>
      </w:r>
      <w:r w:rsidR="004F5656">
        <w:rPr>
          <w:rFonts w:asciiTheme="majorBidi" w:eastAsiaTheme="minorEastAsia" w:hAnsiTheme="majorBidi" w:cstheme="majorBidi"/>
          <w:color w:val="000000"/>
          <w:sz w:val="28"/>
          <w:szCs w:val="28"/>
        </w:rPr>
        <w:t>I</w:t>
      </w:r>
      <w:r w:rsidRPr="00EF4FCF">
        <w:rPr>
          <w:rFonts w:asciiTheme="majorBidi" w:eastAsiaTheme="minorEastAsia" w:hAnsiTheme="majorBidi" w:cstheme="majorBidi"/>
          <w:color w:val="000000"/>
          <w:sz w:val="28"/>
          <w:szCs w:val="28"/>
        </w:rPr>
        <w:t xml:space="preserve">dentity </w:t>
      </w:r>
      <w:r>
        <w:rPr>
          <w:rFonts w:asciiTheme="majorBidi" w:eastAsiaTheme="minorEastAsia" w:hAnsiTheme="majorBidi" w:cstheme="majorBidi"/>
          <w:color w:val="000000"/>
          <w:sz w:val="28"/>
          <w:szCs w:val="28"/>
        </w:rPr>
        <w:t>has itself become</w:t>
      </w:r>
      <w:r w:rsidRPr="00EF4FCF">
        <w:rPr>
          <w:rFonts w:asciiTheme="majorBidi" w:eastAsiaTheme="minorEastAsia" w:hAnsiTheme="majorBidi" w:cstheme="majorBidi"/>
          <w:color w:val="000000"/>
          <w:sz w:val="28"/>
          <w:szCs w:val="28"/>
        </w:rPr>
        <w:t xml:space="preserve"> fragmented, unstable, and highly contentious in a manner unprecedented in history. </w:t>
      </w:r>
      <w:r w:rsidR="004F5656">
        <w:rPr>
          <w:rFonts w:asciiTheme="majorBidi" w:eastAsiaTheme="minorEastAsia" w:hAnsiTheme="majorBidi" w:cstheme="majorBidi"/>
          <w:color w:val="000000"/>
          <w:sz w:val="28"/>
          <w:szCs w:val="28"/>
        </w:rPr>
        <w:t>Each of o</w:t>
      </w:r>
      <w:r w:rsidRPr="00EF4FCF">
        <w:rPr>
          <w:rFonts w:asciiTheme="majorBidi" w:eastAsiaTheme="minorEastAsia" w:hAnsiTheme="majorBidi" w:cstheme="majorBidi"/>
          <w:color w:val="000000"/>
          <w:sz w:val="28"/>
          <w:szCs w:val="28"/>
        </w:rPr>
        <w:t xml:space="preserve">ur </w:t>
      </w:r>
      <w:r>
        <w:rPr>
          <w:rFonts w:asciiTheme="majorBidi" w:hAnsiTheme="majorBidi" w:cstheme="majorBidi"/>
          <w:sz w:val="28"/>
          <w:szCs w:val="28"/>
        </w:rPr>
        <w:t>imploded</w:t>
      </w:r>
      <w:r w:rsidRPr="00EF4FCF">
        <w:rPr>
          <w:rFonts w:asciiTheme="majorBidi" w:hAnsiTheme="majorBidi" w:cstheme="majorBidi"/>
          <w:sz w:val="28"/>
          <w:szCs w:val="28"/>
        </w:rPr>
        <w:t>, alienated, and atomized human selves ha</w:t>
      </w:r>
      <w:r w:rsidR="004F5656">
        <w:rPr>
          <w:rFonts w:asciiTheme="majorBidi" w:hAnsiTheme="majorBidi" w:cstheme="majorBidi"/>
          <w:sz w:val="28"/>
          <w:szCs w:val="28"/>
        </w:rPr>
        <w:t xml:space="preserve">s </w:t>
      </w:r>
      <w:r w:rsidRPr="00EF4FCF">
        <w:rPr>
          <w:rFonts w:asciiTheme="majorBidi" w:hAnsiTheme="majorBidi" w:cstheme="majorBidi"/>
          <w:sz w:val="28"/>
          <w:szCs w:val="28"/>
        </w:rPr>
        <w:t>come</w:t>
      </w:r>
      <w:r>
        <w:rPr>
          <w:rFonts w:asciiTheme="majorBidi" w:hAnsiTheme="majorBidi" w:cstheme="majorBidi"/>
          <w:sz w:val="28"/>
          <w:szCs w:val="28"/>
        </w:rPr>
        <w:t xml:space="preserve"> to constitute</w:t>
      </w:r>
      <w:r w:rsidRPr="00EF4FCF">
        <w:rPr>
          <w:rFonts w:asciiTheme="majorBidi" w:hAnsiTheme="majorBidi" w:cstheme="majorBidi"/>
          <w:sz w:val="28"/>
          <w:szCs w:val="28"/>
        </w:rPr>
        <w:t xml:space="preserve"> “</w:t>
      </w:r>
      <w:r w:rsidRPr="004B2E8E">
        <w:rPr>
          <w:rFonts w:asciiTheme="majorBidi" w:hAnsiTheme="majorBidi" w:cstheme="majorBidi"/>
          <w:sz w:val="28"/>
          <w:szCs w:val="28"/>
          <w:u w:val="single"/>
        </w:rPr>
        <w:t>a house divided against itself</w:t>
      </w:r>
      <w:r>
        <w:rPr>
          <w:rFonts w:asciiTheme="majorBidi" w:hAnsiTheme="majorBidi" w:cstheme="majorBidi"/>
          <w:sz w:val="28"/>
          <w:szCs w:val="28"/>
          <w:u w:val="single"/>
        </w:rPr>
        <w:t xml:space="preserve"> that cannot stand</w:t>
      </w:r>
      <w:r w:rsidRPr="00EF4FCF">
        <w:rPr>
          <w:rFonts w:asciiTheme="majorBidi" w:hAnsiTheme="majorBidi" w:cstheme="majorBidi"/>
          <w:sz w:val="28"/>
          <w:szCs w:val="28"/>
        </w:rPr>
        <w:t>.”</w:t>
      </w:r>
      <w:r w:rsidRPr="00EF4FCF">
        <w:rPr>
          <w:rStyle w:val="FootnoteReference"/>
          <w:rFonts w:asciiTheme="majorBidi" w:hAnsiTheme="majorBidi" w:cstheme="majorBidi"/>
          <w:sz w:val="28"/>
          <w:szCs w:val="28"/>
        </w:rPr>
        <w:footnoteReference w:id="176"/>
      </w:r>
      <w:r w:rsidRPr="00EF4FCF">
        <w:rPr>
          <w:rFonts w:asciiTheme="majorBidi" w:hAnsiTheme="majorBidi" w:cstheme="majorBidi"/>
          <w:sz w:val="28"/>
          <w:szCs w:val="28"/>
        </w:rPr>
        <w:t xml:space="preserve"> </w:t>
      </w:r>
      <w:r w:rsidR="004F5656">
        <w:rPr>
          <w:sz w:val="28"/>
          <w:szCs w:val="28"/>
        </w:rPr>
        <w:t xml:space="preserve">Consequently, </w:t>
      </w:r>
      <w:r w:rsidRPr="00EF4FCF">
        <w:rPr>
          <w:rFonts w:asciiTheme="majorBidi" w:hAnsiTheme="majorBidi" w:cstheme="majorBidi"/>
          <w:sz w:val="28"/>
          <w:szCs w:val="28"/>
        </w:rPr>
        <w:t xml:space="preserve">Humanity today </w:t>
      </w:r>
      <w:r w:rsidR="00635EC0">
        <w:rPr>
          <w:rFonts w:asciiTheme="majorBidi" w:hAnsiTheme="majorBidi" w:cstheme="majorBidi"/>
          <w:sz w:val="28"/>
          <w:szCs w:val="28"/>
        </w:rPr>
        <w:lastRenderedPageBreak/>
        <w:t>has become</w:t>
      </w:r>
      <w:r w:rsidRPr="00EF4FCF">
        <w:rPr>
          <w:rFonts w:asciiTheme="majorBidi" w:hAnsiTheme="majorBidi" w:cstheme="majorBidi"/>
          <w:sz w:val="28"/>
          <w:szCs w:val="28"/>
        </w:rPr>
        <w:t xml:space="preserve"> fra</w:t>
      </w:r>
      <w:r>
        <w:rPr>
          <w:rFonts w:asciiTheme="majorBidi" w:hAnsiTheme="majorBidi" w:cstheme="majorBidi"/>
          <w:sz w:val="28"/>
          <w:szCs w:val="28"/>
        </w:rPr>
        <w:t>ctured and</w:t>
      </w:r>
      <w:r w:rsidR="00635EC0">
        <w:rPr>
          <w:rFonts w:asciiTheme="majorBidi" w:hAnsiTheme="majorBidi" w:cstheme="majorBidi"/>
          <w:sz w:val="28"/>
          <w:szCs w:val="28"/>
        </w:rPr>
        <w:t xml:space="preserve"> fragmented,</w:t>
      </w:r>
      <w:r>
        <w:rPr>
          <w:rFonts w:asciiTheme="majorBidi" w:hAnsiTheme="majorBidi" w:cstheme="majorBidi"/>
          <w:sz w:val="28"/>
          <w:szCs w:val="28"/>
        </w:rPr>
        <w:t xml:space="preserve"> estranged from </w:t>
      </w:r>
      <w:r w:rsidR="005416FE">
        <w:rPr>
          <w:rFonts w:asciiTheme="majorBidi" w:hAnsiTheme="majorBidi" w:cstheme="majorBidi"/>
          <w:sz w:val="28"/>
          <w:szCs w:val="28"/>
        </w:rPr>
        <w:t>R</w:t>
      </w:r>
      <w:r>
        <w:rPr>
          <w:rFonts w:asciiTheme="majorBidi" w:hAnsiTheme="majorBidi" w:cstheme="majorBidi"/>
          <w:sz w:val="28"/>
          <w:szCs w:val="28"/>
        </w:rPr>
        <w:t>eality</w:t>
      </w:r>
      <w:r w:rsidR="005416FE" w:rsidRPr="005416FE">
        <w:rPr>
          <w:rFonts w:asciiTheme="majorBidi" w:hAnsiTheme="majorBidi" w:cstheme="majorBidi"/>
          <w:sz w:val="28"/>
          <w:szCs w:val="28"/>
        </w:rPr>
        <w:t xml:space="preserve"> </w:t>
      </w:r>
      <w:r w:rsidR="005416FE" w:rsidRPr="00EF4FCF">
        <w:rPr>
          <w:rFonts w:asciiTheme="majorBidi" w:hAnsiTheme="majorBidi" w:cstheme="majorBidi"/>
          <w:sz w:val="28"/>
          <w:szCs w:val="28"/>
        </w:rPr>
        <w:t>as never before</w:t>
      </w:r>
      <w:r>
        <w:rPr>
          <w:rFonts w:asciiTheme="majorBidi" w:hAnsiTheme="majorBidi" w:cstheme="majorBidi"/>
          <w:sz w:val="28"/>
          <w:szCs w:val="28"/>
        </w:rPr>
        <w:t>—at the individual and communal levels</w:t>
      </w:r>
      <w:r w:rsidR="005416FE">
        <w:rPr>
          <w:rFonts w:asciiTheme="majorBidi" w:hAnsiTheme="majorBidi" w:cstheme="majorBidi"/>
          <w:sz w:val="28"/>
          <w:szCs w:val="28"/>
        </w:rPr>
        <w:t xml:space="preserve">. </w:t>
      </w:r>
      <w:r w:rsidR="005A2825">
        <w:rPr>
          <w:rFonts w:asciiTheme="majorBidi" w:hAnsiTheme="majorBidi" w:cstheme="majorBidi"/>
          <w:sz w:val="28"/>
          <w:szCs w:val="28"/>
        </w:rPr>
        <w:t>As this book hopes to demonstrate beyond question: “Without God, there is no Man,” and w</w:t>
      </w:r>
      <w:r w:rsidRPr="00EF4FCF">
        <w:rPr>
          <w:rFonts w:asciiTheme="majorBidi" w:hAnsiTheme="majorBidi" w:cstheme="majorBidi"/>
          <w:sz w:val="28"/>
          <w:szCs w:val="28"/>
        </w:rPr>
        <w:t xml:space="preserve">hen people reach such a </w:t>
      </w:r>
      <w:r>
        <w:rPr>
          <w:rFonts w:asciiTheme="majorBidi" w:hAnsiTheme="majorBidi" w:cstheme="majorBidi"/>
          <w:sz w:val="28"/>
          <w:szCs w:val="28"/>
        </w:rPr>
        <w:t>plight</w:t>
      </w:r>
      <w:r w:rsidR="00D7232C">
        <w:rPr>
          <w:rFonts w:asciiTheme="majorBidi" w:hAnsiTheme="majorBidi" w:cstheme="majorBidi"/>
          <w:sz w:val="28"/>
          <w:szCs w:val="28"/>
        </w:rPr>
        <w:t xml:space="preserve"> of personal and communal loss</w:t>
      </w:r>
      <w:r w:rsidRPr="00EF4FCF">
        <w:rPr>
          <w:rFonts w:asciiTheme="majorBidi" w:hAnsiTheme="majorBidi" w:cstheme="majorBidi"/>
          <w:sz w:val="28"/>
          <w:szCs w:val="28"/>
        </w:rPr>
        <w:t>, it is impossible</w:t>
      </w:r>
      <w:r w:rsidRPr="00EF4FCF">
        <w:rPr>
          <w:sz w:val="28"/>
          <w:szCs w:val="28"/>
        </w:rPr>
        <w:t xml:space="preserve"> for them to remain sane, to find themselves, or to discover </w:t>
      </w:r>
      <w:r>
        <w:rPr>
          <w:sz w:val="28"/>
          <w:szCs w:val="28"/>
        </w:rPr>
        <w:t xml:space="preserve">and recognize </w:t>
      </w:r>
      <w:r w:rsidRPr="00EF4FCF">
        <w:rPr>
          <w:sz w:val="28"/>
          <w:szCs w:val="28"/>
        </w:rPr>
        <w:t>“</w:t>
      </w:r>
      <w:r w:rsidRPr="004B2E8E">
        <w:rPr>
          <w:sz w:val="28"/>
          <w:szCs w:val="28"/>
          <w:u w:val="single"/>
        </w:rPr>
        <w:t>the one thing need</w:t>
      </w:r>
      <w:r>
        <w:rPr>
          <w:sz w:val="28"/>
          <w:szCs w:val="28"/>
          <w:u w:val="single"/>
        </w:rPr>
        <w:t>ed</w:t>
      </w:r>
      <w:r w:rsidRPr="00EF4FCF">
        <w:rPr>
          <w:sz w:val="28"/>
          <w:szCs w:val="28"/>
        </w:rPr>
        <w:t>”</w:t>
      </w:r>
      <w:r w:rsidRPr="00EF4FCF">
        <w:rPr>
          <w:rStyle w:val="FootnoteReference"/>
          <w:sz w:val="28"/>
          <w:szCs w:val="28"/>
        </w:rPr>
        <w:footnoteReference w:id="177"/>
      </w:r>
      <w:r w:rsidR="00D7232C">
        <w:rPr>
          <w:sz w:val="28"/>
          <w:szCs w:val="28"/>
        </w:rPr>
        <w:t xml:space="preserve"> without </w:t>
      </w:r>
      <w:r w:rsidR="006D25F6">
        <w:rPr>
          <w:sz w:val="28"/>
          <w:szCs w:val="28"/>
        </w:rPr>
        <w:t xml:space="preserve">earnest </w:t>
      </w:r>
      <w:r w:rsidR="00D7232C">
        <w:rPr>
          <w:sz w:val="28"/>
          <w:szCs w:val="28"/>
        </w:rPr>
        <w:t>help.</w:t>
      </w:r>
      <w:r w:rsidRPr="00EF4FCF">
        <w:rPr>
          <w:sz w:val="28"/>
          <w:szCs w:val="28"/>
        </w:rPr>
        <w:t xml:space="preserve"> First, that fragmentation, atomism</w:t>
      </w:r>
      <w:r>
        <w:rPr>
          <w:sz w:val="28"/>
          <w:szCs w:val="28"/>
        </w:rPr>
        <w:t xml:space="preserve">, and </w:t>
      </w:r>
      <w:r w:rsidRPr="00EF4FCF">
        <w:rPr>
          <w:sz w:val="28"/>
          <w:szCs w:val="28"/>
        </w:rPr>
        <w:t>alienation have to be mended</w:t>
      </w:r>
      <w:r>
        <w:rPr>
          <w:sz w:val="28"/>
          <w:szCs w:val="28"/>
        </w:rPr>
        <w:t>. Then</w:t>
      </w:r>
      <w:r w:rsidR="006D25F6">
        <w:rPr>
          <w:sz w:val="28"/>
          <w:szCs w:val="28"/>
        </w:rPr>
        <w:t>, second,</w:t>
      </w:r>
      <w:r>
        <w:rPr>
          <w:sz w:val="28"/>
          <w:szCs w:val="28"/>
        </w:rPr>
        <w:t xml:space="preserve"> we must all be put back together again</w:t>
      </w:r>
      <w:r w:rsidR="006D25F6">
        <w:rPr>
          <w:sz w:val="28"/>
          <w:szCs w:val="28"/>
        </w:rPr>
        <w:t>. Yet</w:t>
      </w:r>
      <w:r w:rsidR="006131D7">
        <w:rPr>
          <w:sz w:val="28"/>
          <w:szCs w:val="28"/>
        </w:rPr>
        <w:t xml:space="preserve"> this miracle</w:t>
      </w:r>
      <w:r>
        <w:rPr>
          <w:sz w:val="28"/>
          <w:szCs w:val="28"/>
        </w:rPr>
        <w:t xml:space="preserve"> can only be done with sound and meaningful religious rebirth</w:t>
      </w:r>
      <w:r w:rsidR="006131D7">
        <w:rPr>
          <w:sz w:val="28"/>
          <w:szCs w:val="28"/>
        </w:rPr>
        <w:t xml:space="preserve"> that completely fulfills the inherent needs of “Man the Believer”, </w:t>
      </w:r>
      <w:r w:rsidR="006131D7" w:rsidRPr="006131D7">
        <w:rPr>
          <w:rFonts w:asciiTheme="majorBidi" w:eastAsiaTheme="minorHAnsi" w:hAnsiTheme="majorBidi" w:cstheme="majorBidi"/>
          <w:i/>
          <w:iCs/>
          <w:color w:val="000000" w:themeColor="text1"/>
          <w:sz w:val="28"/>
          <w:szCs w:val="28"/>
          <w:u w:val="single" w:color="6B0001"/>
          <w14:ligatures w14:val="standardContextual"/>
        </w:rPr>
        <w:t>Homō Religiōsus</w:t>
      </w:r>
      <w:r w:rsidR="006131D7">
        <w:rPr>
          <w:sz w:val="28"/>
          <w:szCs w:val="28"/>
        </w:rPr>
        <w:t>.</w:t>
      </w:r>
    </w:p>
    <w:p w14:paraId="100A55ED" w14:textId="77777777" w:rsidR="00486213" w:rsidRDefault="00486213" w:rsidP="00E86172">
      <w:pPr>
        <w:autoSpaceDE w:val="0"/>
        <w:autoSpaceDN w:val="0"/>
        <w:adjustRightInd w:val="0"/>
        <w:rPr>
          <w:sz w:val="28"/>
          <w:szCs w:val="28"/>
        </w:rPr>
      </w:pPr>
    </w:p>
    <w:p w14:paraId="479D926D" w14:textId="2B9DB321" w:rsidR="00486213" w:rsidRDefault="00486213" w:rsidP="00486213">
      <w:pPr>
        <w:ind w:left="1440" w:right="1890"/>
        <w:rPr>
          <w:sz w:val="20"/>
          <w:szCs w:val="20"/>
        </w:rPr>
      </w:pPr>
      <w:r w:rsidRPr="00B16600">
        <w:rPr>
          <w:sz w:val="20"/>
          <w:szCs w:val="20"/>
        </w:rPr>
        <w:t>Image</w:t>
      </w:r>
      <w:r>
        <w:rPr>
          <w:sz w:val="20"/>
          <w:szCs w:val="20"/>
        </w:rPr>
        <w:t xml:space="preserve"> </w:t>
      </w:r>
      <w:r w:rsidR="0095163E">
        <w:rPr>
          <w:sz w:val="20"/>
          <w:szCs w:val="20"/>
        </w:rPr>
        <w:t>37</w:t>
      </w:r>
      <w:r w:rsidRPr="00B16600">
        <w:rPr>
          <w:sz w:val="20"/>
          <w:szCs w:val="20"/>
        </w:rPr>
        <w:t>:</w:t>
      </w:r>
    </w:p>
    <w:p w14:paraId="03074401" w14:textId="77777777" w:rsidR="00486213" w:rsidRDefault="00486213" w:rsidP="00486213">
      <w:pPr>
        <w:ind w:left="1440" w:right="1890"/>
        <w:rPr>
          <w:sz w:val="20"/>
          <w:szCs w:val="20"/>
        </w:rPr>
      </w:pPr>
    </w:p>
    <w:p w14:paraId="48C89D20" w14:textId="77777777" w:rsidR="00486213" w:rsidRDefault="00486213" w:rsidP="00486213">
      <w:pPr>
        <w:ind w:left="1440" w:right="1890"/>
        <w:rPr>
          <w:sz w:val="20"/>
          <w:szCs w:val="20"/>
        </w:rPr>
      </w:pPr>
    </w:p>
    <w:p w14:paraId="2493F838" w14:textId="77777777" w:rsidR="006131D7" w:rsidRDefault="006131D7" w:rsidP="00486213">
      <w:pPr>
        <w:ind w:left="1440" w:right="1890"/>
        <w:rPr>
          <w:sz w:val="20"/>
          <w:szCs w:val="20"/>
        </w:rPr>
      </w:pPr>
    </w:p>
    <w:p w14:paraId="15EC2A45" w14:textId="77777777" w:rsidR="006131D7" w:rsidRDefault="006131D7" w:rsidP="00486213">
      <w:pPr>
        <w:ind w:left="1440" w:right="1890"/>
        <w:rPr>
          <w:sz w:val="20"/>
          <w:szCs w:val="20"/>
        </w:rPr>
      </w:pPr>
    </w:p>
    <w:p w14:paraId="5340A865" w14:textId="77777777" w:rsidR="00486213" w:rsidRDefault="00486213" w:rsidP="00486213">
      <w:pPr>
        <w:ind w:left="1440" w:right="1890"/>
        <w:rPr>
          <w:sz w:val="20"/>
          <w:szCs w:val="20"/>
        </w:rPr>
      </w:pPr>
    </w:p>
    <w:p w14:paraId="7B1E52B3" w14:textId="77777777" w:rsidR="00AD68E3" w:rsidRDefault="00AD68E3" w:rsidP="00486213">
      <w:pPr>
        <w:ind w:left="1440" w:right="1890"/>
        <w:rPr>
          <w:sz w:val="20"/>
          <w:szCs w:val="20"/>
        </w:rPr>
      </w:pPr>
    </w:p>
    <w:p w14:paraId="1974BD6F" w14:textId="77777777" w:rsidR="00AD68E3" w:rsidRDefault="00AD68E3" w:rsidP="00486213">
      <w:pPr>
        <w:ind w:left="1440" w:right="1890"/>
        <w:rPr>
          <w:sz w:val="20"/>
          <w:szCs w:val="20"/>
        </w:rPr>
      </w:pPr>
    </w:p>
    <w:p w14:paraId="7E7D71D2" w14:textId="77777777" w:rsidR="00AD68E3" w:rsidRDefault="00AD68E3" w:rsidP="00486213">
      <w:pPr>
        <w:ind w:left="1440" w:right="1890"/>
        <w:rPr>
          <w:sz w:val="20"/>
          <w:szCs w:val="20"/>
        </w:rPr>
      </w:pPr>
    </w:p>
    <w:p w14:paraId="52384AF8" w14:textId="77777777" w:rsidR="00AD68E3" w:rsidRDefault="00AD68E3" w:rsidP="00486213">
      <w:pPr>
        <w:ind w:left="1440" w:right="1890"/>
        <w:rPr>
          <w:sz w:val="20"/>
          <w:szCs w:val="20"/>
        </w:rPr>
      </w:pPr>
    </w:p>
    <w:p w14:paraId="72891E61" w14:textId="77777777" w:rsidR="00486213" w:rsidRDefault="00486213" w:rsidP="00486213">
      <w:pPr>
        <w:ind w:left="1440" w:right="1890"/>
        <w:rPr>
          <w:sz w:val="20"/>
          <w:szCs w:val="20"/>
        </w:rPr>
      </w:pPr>
    </w:p>
    <w:p w14:paraId="115F5A77" w14:textId="77777777" w:rsidR="00486213" w:rsidRDefault="00486213" w:rsidP="00486213">
      <w:pPr>
        <w:ind w:left="1440" w:right="1890"/>
        <w:rPr>
          <w:sz w:val="20"/>
          <w:szCs w:val="20"/>
        </w:rPr>
      </w:pPr>
    </w:p>
    <w:p w14:paraId="121E3803" w14:textId="77777777" w:rsidR="00486213" w:rsidRPr="00B16600" w:rsidRDefault="00486213" w:rsidP="00486213">
      <w:pPr>
        <w:ind w:left="1440" w:right="1890"/>
        <w:rPr>
          <w:sz w:val="20"/>
          <w:szCs w:val="20"/>
        </w:rPr>
      </w:pPr>
    </w:p>
    <w:p w14:paraId="2C578815" w14:textId="77777777" w:rsidR="00486213" w:rsidRPr="00B16600" w:rsidRDefault="00486213" w:rsidP="00486213">
      <w:pPr>
        <w:ind w:left="1440" w:right="1890"/>
        <w:rPr>
          <w:sz w:val="20"/>
          <w:szCs w:val="20"/>
        </w:rPr>
      </w:pPr>
      <w:r w:rsidRPr="00B16600">
        <w:rPr>
          <w:sz w:val="20"/>
          <w:szCs w:val="20"/>
        </w:rPr>
        <w:t>“A house divided against itself cannot stand.”</w:t>
      </w:r>
      <w:r w:rsidRPr="00B16600">
        <w:rPr>
          <w:rStyle w:val="FootnoteReference"/>
          <w:sz w:val="20"/>
          <w:szCs w:val="20"/>
        </w:rPr>
        <w:footnoteReference w:id="178"/>
      </w:r>
    </w:p>
    <w:p w14:paraId="4AA56EEF" w14:textId="77777777" w:rsidR="00486213" w:rsidRDefault="00486213" w:rsidP="00E86172">
      <w:pPr>
        <w:autoSpaceDE w:val="0"/>
        <w:autoSpaceDN w:val="0"/>
        <w:adjustRightInd w:val="0"/>
        <w:rPr>
          <w:sz w:val="28"/>
          <w:szCs w:val="28"/>
        </w:rPr>
      </w:pPr>
    </w:p>
    <w:p w14:paraId="42EB9F31" w14:textId="77777777" w:rsidR="00486213" w:rsidRDefault="00486213" w:rsidP="00E86172">
      <w:pPr>
        <w:autoSpaceDE w:val="0"/>
        <w:autoSpaceDN w:val="0"/>
        <w:adjustRightInd w:val="0"/>
        <w:rPr>
          <w:sz w:val="28"/>
          <w:szCs w:val="28"/>
        </w:rPr>
      </w:pPr>
    </w:p>
    <w:p w14:paraId="103119EA" w14:textId="62934119" w:rsidR="00E86172" w:rsidRPr="00B16600" w:rsidRDefault="006131D7" w:rsidP="00E86172">
      <w:pPr>
        <w:autoSpaceDE w:val="0"/>
        <w:autoSpaceDN w:val="0"/>
        <w:adjustRightInd w:val="0"/>
        <w:rPr>
          <w:sz w:val="28"/>
          <w:szCs w:val="28"/>
        </w:rPr>
      </w:pPr>
      <w:r>
        <w:rPr>
          <w:sz w:val="28"/>
          <w:szCs w:val="28"/>
        </w:rPr>
        <w:lastRenderedPageBreak/>
        <w:t>In this regard,</w:t>
      </w:r>
      <w:r w:rsidRPr="00FD7D41">
        <w:rPr>
          <w:b/>
          <w:bCs/>
          <w:sz w:val="28"/>
          <w:szCs w:val="28"/>
        </w:rPr>
        <w:t xml:space="preserve"> </w:t>
      </w:r>
      <w:r w:rsidR="00E86172" w:rsidRPr="00FD7D41">
        <w:rPr>
          <w:b/>
          <w:bCs/>
          <w:sz w:val="28"/>
          <w:szCs w:val="28"/>
        </w:rPr>
        <w:t>Yasiin Bey</w:t>
      </w:r>
      <w:r w:rsidR="00E86172">
        <w:rPr>
          <w:rStyle w:val="FootnoteReference"/>
          <w:sz w:val="28"/>
          <w:szCs w:val="28"/>
        </w:rPr>
        <w:footnoteReference w:id="179"/>
      </w:r>
      <w:r w:rsidR="00E86172">
        <w:rPr>
          <w:sz w:val="28"/>
          <w:szCs w:val="28"/>
        </w:rPr>
        <w:t xml:space="preserve"> says: “The main thing is to keep The Main Thing the main thing.”</w:t>
      </w:r>
      <w:r w:rsidR="00E86172" w:rsidRPr="00EF4FCF">
        <w:rPr>
          <w:sz w:val="28"/>
          <w:szCs w:val="28"/>
        </w:rPr>
        <w:t xml:space="preserve"> Only then can authentic meaning and human resilience be restored. Divisive racist and </w:t>
      </w:r>
      <w:r w:rsidR="00E86172">
        <w:rPr>
          <w:sz w:val="28"/>
          <w:szCs w:val="28"/>
        </w:rPr>
        <w:t xml:space="preserve">extreme </w:t>
      </w:r>
      <w:r w:rsidR="00E86172" w:rsidRPr="00EF4FCF">
        <w:rPr>
          <w:sz w:val="28"/>
          <w:szCs w:val="28"/>
        </w:rPr>
        <w:t>nationalist sentiment today grow</w:t>
      </w:r>
      <w:r w:rsidR="00957A75">
        <w:rPr>
          <w:sz w:val="28"/>
          <w:szCs w:val="28"/>
        </w:rPr>
        <w:t>s</w:t>
      </w:r>
      <w:r w:rsidR="00E86172" w:rsidRPr="00EF4FCF">
        <w:rPr>
          <w:sz w:val="28"/>
          <w:szCs w:val="28"/>
        </w:rPr>
        <w:t xml:space="preserve"> out of the broadly defined and easily manipulated fears that </w:t>
      </w:r>
      <w:r w:rsidR="00957A75">
        <w:rPr>
          <w:sz w:val="28"/>
          <w:szCs w:val="28"/>
        </w:rPr>
        <w:t xml:space="preserve">we as </w:t>
      </w:r>
      <w:r w:rsidR="00E86172" w:rsidRPr="00EF4FCF">
        <w:rPr>
          <w:sz w:val="28"/>
          <w:szCs w:val="28"/>
        </w:rPr>
        <w:t xml:space="preserve">such </w:t>
      </w:r>
      <w:r w:rsidR="00E86172">
        <w:rPr>
          <w:sz w:val="28"/>
          <w:szCs w:val="28"/>
        </w:rPr>
        <w:t xml:space="preserve">forlorn and </w:t>
      </w:r>
      <w:r w:rsidR="00E86172" w:rsidRPr="00EF4FCF">
        <w:rPr>
          <w:sz w:val="28"/>
          <w:szCs w:val="28"/>
        </w:rPr>
        <w:t xml:space="preserve">abandoned </w:t>
      </w:r>
      <w:r w:rsidR="00957A75">
        <w:rPr>
          <w:sz w:val="28"/>
          <w:szCs w:val="28"/>
        </w:rPr>
        <w:t>H</w:t>
      </w:r>
      <w:r w:rsidR="00E86172">
        <w:rPr>
          <w:sz w:val="28"/>
          <w:szCs w:val="28"/>
        </w:rPr>
        <w:t>uman S</w:t>
      </w:r>
      <w:r w:rsidR="00E86172" w:rsidRPr="00EF4FCF">
        <w:rPr>
          <w:sz w:val="28"/>
          <w:szCs w:val="28"/>
        </w:rPr>
        <w:t xml:space="preserve">ouls harbor in </w:t>
      </w:r>
      <w:r w:rsidR="00957A75">
        <w:rPr>
          <w:sz w:val="28"/>
          <w:szCs w:val="28"/>
        </w:rPr>
        <w:t>our</w:t>
      </w:r>
      <w:r w:rsidR="00E86172" w:rsidRPr="00EF4FCF">
        <w:rPr>
          <w:sz w:val="28"/>
          <w:szCs w:val="28"/>
        </w:rPr>
        <w:t xml:space="preserve"> </w:t>
      </w:r>
      <w:r w:rsidR="00957A75">
        <w:rPr>
          <w:sz w:val="28"/>
          <w:szCs w:val="28"/>
        </w:rPr>
        <w:t>H</w:t>
      </w:r>
      <w:r w:rsidR="00E86172" w:rsidRPr="00EF4FCF">
        <w:rPr>
          <w:sz w:val="28"/>
          <w:szCs w:val="28"/>
        </w:rPr>
        <w:t xml:space="preserve">earts. </w:t>
      </w:r>
      <w:r w:rsidR="00C56645">
        <w:rPr>
          <w:sz w:val="28"/>
          <w:szCs w:val="28"/>
        </w:rPr>
        <w:t>Multitudes today</w:t>
      </w:r>
      <w:r w:rsidR="00E86172" w:rsidRPr="00EF4FCF">
        <w:rPr>
          <w:sz w:val="28"/>
          <w:szCs w:val="28"/>
        </w:rPr>
        <w:t xml:space="preserve"> live nightmare</w:t>
      </w:r>
      <w:r w:rsidR="00C56645">
        <w:rPr>
          <w:sz w:val="28"/>
          <w:szCs w:val="28"/>
        </w:rPr>
        <w:t>s</w:t>
      </w:r>
      <w:r w:rsidR="00E86172" w:rsidRPr="00EF4FCF">
        <w:rPr>
          <w:sz w:val="28"/>
          <w:szCs w:val="28"/>
        </w:rPr>
        <w:t xml:space="preserve"> of feeling helpless, betrayed, and victimized in the </w:t>
      </w:r>
      <w:r w:rsidR="00C56645">
        <w:rPr>
          <w:sz w:val="28"/>
          <w:szCs w:val="28"/>
        </w:rPr>
        <w:t>M</w:t>
      </w:r>
      <w:r w:rsidR="00E86172" w:rsidRPr="00EF4FCF">
        <w:rPr>
          <w:sz w:val="28"/>
          <w:szCs w:val="28"/>
        </w:rPr>
        <w:t>odern world</w:t>
      </w:r>
      <w:r w:rsidR="00E86172">
        <w:rPr>
          <w:sz w:val="28"/>
          <w:szCs w:val="28"/>
        </w:rPr>
        <w:t>, where tribalism, n</w:t>
      </w:r>
      <w:r w:rsidR="00E86172" w:rsidRPr="00EF4FCF">
        <w:rPr>
          <w:sz w:val="28"/>
          <w:szCs w:val="28"/>
        </w:rPr>
        <w:t>ationalism</w:t>
      </w:r>
      <w:r w:rsidR="00E86172">
        <w:rPr>
          <w:sz w:val="28"/>
          <w:szCs w:val="28"/>
        </w:rPr>
        <w:t>, racism, and similar deviations</w:t>
      </w:r>
      <w:r w:rsidR="00E86172" w:rsidRPr="00EF4FCF">
        <w:rPr>
          <w:sz w:val="28"/>
          <w:szCs w:val="28"/>
        </w:rPr>
        <w:t xml:space="preserve"> express the</w:t>
      </w:r>
      <w:r w:rsidR="00E86172">
        <w:rPr>
          <w:sz w:val="28"/>
          <w:szCs w:val="28"/>
        </w:rPr>
        <w:t>ir</w:t>
      </w:r>
      <w:r w:rsidR="00E86172" w:rsidRPr="00EF4FCF">
        <w:rPr>
          <w:sz w:val="28"/>
          <w:szCs w:val="28"/>
        </w:rPr>
        <w:t xml:space="preserve"> inflamed desire</w:t>
      </w:r>
      <w:r w:rsidR="00E86172" w:rsidRPr="00646428">
        <w:rPr>
          <w:sz w:val="28"/>
          <w:szCs w:val="28"/>
        </w:rPr>
        <w:t xml:space="preserve"> </w:t>
      </w:r>
      <w:r w:rsidR="00E86172" w:rsidRPr="00EF4FCF">
        <w:rPr>
          <w:sz w:val="28"/>
          <w:szCs w:val="28"/>
        </w:rPr>
        <w:t>to count for something</w:t>
      </w:r>
      <w:r w:rsidR="00E86172">
        <w:rPr>
          <w:sz w:val="28"/>
          <w:szCs w:val="28"/>
        </w:rPr>
        <w:t xml:space="preserve">, </w:t>
      </w:r>
      <w:r w:rsidR="00C56645">
        <w:rPr>
          <w:sz w:val="28"/>
          <w:szCs w:val="28"/>
        </w:rPr>
        <w:t xml:space="preserve">but </w:t>
      </w:r>
      <w:r w:rsidR="00E86172">
        <w:rPr>
          <w:sz w:val="28"/>
          <w:szCs w:val="28"/>
        </w:rPr>
        <w:t>where</w:t>
      </w:r>
      <w:r w:rsidR="00C56645">
        <w:rPr>
          <w:sz w:val="28"/>
          <w:szCs w:val="28"/>
        </w:rPr>
        <w:t>—instead—the</w:t>
      </w:r>
      <w:r w:rsidR="00E86172">
        <w:rPr>
          <w:sz w:val="28"/>
          <w:szCs w:val="28"/>
        </w:rPr>
        <w:t>y continually find themselves ignored, dis</w:t>
      </w:r>
      <w:r w:rsidR="00E86172" w:rsidRPr="00EF4FCF">
        <w:rPr>
          <w:sz w:val="28"/>
          <w:szCs w:val="28"/>
        </w:rPr>
        <w:t>regarded</w:t>
      </w:r>
      <w:r w:rsidR="00E86172">
        <w:rPr>
          <w:sz w:val="28"/>
          <w:szCs w:val="28"/>
        </w:rPr>
        <w:t>, and even despised.</w:t>
      </w:r>
    </w:p>
    <w:p w14:paraId="028F9E8E" w14:textId="2D9C48CC" w:rsidR="00811EAB" w:rsidRPr="00EF4FCF" w:rsidRDefault="00811EAB" w:rsidP="00E86172">
      <w:pPr>
        <w:rPr>
          <w:sz w:val="28"/>
          <w:szCs w:val="28"/>
        </w:rPr>
      </w:pPr>
      <w:r>
        <w:rPr>
          <w:sz w:val="20"/>
          <w:szCs w:val="20"/>
        </w:rPr>
        <w:t xml:space="preserve">  </w:t>
      </w:r>
    </w:p>
    <w:p w14:paraId="3342114D" w14:textId="332D044C" w:rsidR="00E86172" w:rsidRDefault="00E86172" w:rsidP="0023449D">
      <w:pPr>
        <w:rPr>
          <w:sz w:val="28"/>
          <w:szCs w:val="28"/>
        </w:rPr>
      </w:pPr>
      <w:r w:rsidRPr="00EF4FCF">
        <w:rPr>
          <w:rFonts w:eastAsia="Arial"/>
          <w:sz w:val="28"/>
          <w:szCs w:val="28"/>
        </w:rPr>
        <w:t>Arnold Toynbee</w:t>
      </w:r>
      <w:r w:rsidRPr="00EF4FCF">
        <w:rPr>
          <w:sz w:val="28"/>
          <w:szCs w:val="28"/>
        </w:rPr>
        <w:t xml:space="preserve"> agreed with Bishop Burgmann</w:t>
      </w:r>
      <w:r>
        <w:rPr>
          <w:sz w:val="28"/>
          <w:szCs w:val="28"/>
        </w:rPr>
        <w:t xml:space="preserve">’s </w:t>
      </w:r>
      <w:r w:rsidRPr="00EF4FCF">
        <w:rPr>
          <w:sz w:val="28"/>
          <w:szCs w:val="28"/>
        </w:rPr>
        <w:t xml:space="preserve">assessment of the failure of the higher faiths today in addressing basic </w:t>
      </w:r>
      <w:r w:rsidR="00435A55">
        <w:rPr>
          <w:sz w:val="28"/>
          <w:szCs w:val="28"/>
        </w:rPr>
        <w:t>H</w:t>
      </w:r>
      <w:r w:rsidRPr="00EF4FCF">
        <w:rPr>
          <w:sz w:val="28"/>
          <w:szCs w:val="28"/>
        </w:rPr>
        <w:t xml:space="preserve">uman, </w:t>
      </w:r>
      <w:r w:rsidR="00435A55">
        <w:rPr>
          <w:sz w:val="28"/>
          <w:szCs w:val="28"/>
        </w:rPr>
        <w:t>I</w:t>
      </w:r>
      <w:r w:rsidRPr="00EF4FCF">
        <w:rPr>
          <w:sz w:val="28"/>
          <w:szCs w:val="28"/>
        </w:rPr>
        <w:t xml:space="preserve">ntellectual, and </w:t>
      </w:r>
      <w:r w:rsidR="00435A55">
        <w:rPr>
          <w:sz w:val="28"/>
          <w:szCs w:val="28"/>
        </w:rPr>
        <w:t>C</w:t>
      </w:r>
      <w:r w:rsidRPr="00EF4FCF">
        <w:rPr>
          <w:sz w:val="28"/>
          <w:szCs w:val="28"/>
        </w:rPr>
        <w:t xml:space="preserve">ultural needs. </w:t>
      </w:r>
      <w:r>
        <w:rPr>
          <w:sz w:val="28"/>
          <w:szCs w:val="28"/>
        </w:rPr>
        <w:t xml:space="preserve">In his view, we live at a time when </w:t>
      </w:r>
      <w:r w:rsidRPr="00EF4FCF">
        <w:rPr>
          <w:sz w:val="28"/>
          <w:szCs w:val="28"/>
        </w:rPr>
        <w:t xml:space="preserve">the higher </w:t>
      </w:r>
      <w:r w:rsidR="00E84D99">
        <w:rPr>
          <w:sz w:val="28"/>
          <w:szCs w:val="28"/>
        </w:rPr>
        <w:t>religions</w:t>
      </w:r>
      <w:r w:rsidRPr="00EF4FCF">
        <w:rPr>
          <w:sz w:val="28"/>
          <w:szCs w:val="28"/>
        </w:rPr>
        <w:t xml:space="preserve"> </w:t>
      </w:r>
      <w:r>
        <w:rPr>
          <w:sz w:val="28"/>
          <w:szCs w:val="28"/>
        </w:rPr>
        <w:t>rarely</w:t>
      </w:r>
      <w:r w:rsidRPr="00EF4FCF">
        <w:rPr>
          <w:sz w:val="28"/>
          <w:szCs w:val="28"/>
        </w:rPr>
        <w:t xml:space="preserve"> provide their followers with “the one thing need</w:t>
      </w:r>
      <w:r>
        <w:rPr>
          <w:sz w:val="28"/>
          <w:szCs w:val="28"/>
        </w:rPr>
        <w:t>ed,</w:t>
      </w:r>
      <w:r w:rsidRPr="00EF4FCF">
        <w:rPr>
          <w:sz w:val="28"/>
          <w:szCs w:val="28"/>
        </w:rPr>
        <w:t>” because th</w:t>
      </w:r>
      <w:r>
        <w:rPr>
          <w:sz w:val="28"/>
          <w:szCs w:val="28"/>
        </w:rPr>
        <w:t>ose faith</w:t>
      </w:r>
      <w:r w:rsidR="00E84D99">
        <w:rPr>
          <w:sz w:val="28"/>
          <w:szCs w:val="28"/>
        </w:rPr>
        <w:t>-communities</w:t>
      </w:r>
      <w:r w:rsidRPr="00EC6DEF">
        <w:rPr>
          <w:sz w:val="28"/>
          <w:szCs w:val="28"/>
        </w:rPr>
        <w:t xml:space="preserve"> </w:t>
      </w:r>
      <w:r w:rsidRPr="00EF4FCF">
        <w:rPr>
          <w:sz w:val="28"/>
          <w:szCs w:val="28"/>
        </w:rPr>
        <w:t>themselves</w:t>
      </w:r>
      <w:r>
        <w:rPr>
          <w:sz w:val="28"/>
          <w:szCs w:val="28"/>
        </w:rPr>
        <w:t xml:space="preserve"> are</w:t>
      </w:r>
      <w:r w:rsidRPr="00EF4FCF">
        <w:rPr>
          <w:sz w:val="28"/>
          <w:szCs w:val="28"/>
        </w:rPr>
        <w:t xml:space="preserve"> struggling to survive</w:t>
      </w:r>
      <w:r>
        <w:rPr>
          <w:sz w:val="28"/>
          <w:szCs w:val="28"/>
        </w:rPr>
        <w:t>,</w:t>
      </w:r>
      <w:r w:rsidRPr="00EF4FCF">
        <w:rPr>
          <w:sz w:val="28"/>
          <w:szCs w:val="28"/>
        </w:rPr>
        <w:t xml:space="preserve"> and</w:t>
      </w:r>
      <w:r>
        <w:rPr>
          <w:sz w:val="28"/>
          <w:szCs w:val="28"/>
        </w:rPr>
        <w:t xml:space="preserve"> they and their followers</w:t>
      </w:r>
      <w:r w:rsidRPr="00EF4FCF">
        <w:rPr>
          <w:sz w:val="28"/>
          <w:szCs w:val="28"/>
        </w:rPr>
        <w:t xml:space="preserve"> often appear as bewildered and confused by the </w:t>
      </w:r>
      <w:r>
        <w:rPr>
          <w:sz w:val="28"/>
          <w:szCs w:val="28"/>
        </w:rPr>
        <w:t xml:space="preserve">omnipresent </w:t>
      </w:r>
      <w:r w:rsidRPr="00EF4FCF">
        <w:rPr>
          <w:sz w:val="28"/>
          <w:szCs w:val="28"/>
        </w:rPr>
        <w:t xml:space="preserve">challenges of </w:t>
      </w:r>
      <w:r w:rsidRPr="007B5786">
        <w:rPr>
          <w:rFonts w:asciiTheme="majorBidi" w:hAnsiTheme="majorBidi" w:cstheme="majorBidi"/>
          <w:b/>
          <w:bCs/>
          <w:sz w:val="28"/>
          <w:szCs w:val="28"/>
        </w:rPr>
        <w:t>Modernism</w:t>
      </w:r>
      <w:r w:rsidRPr="00EF4FCF">
        <w:rPr>
          <w:sz w:val="28"/>
          <w:szCs w:val="28"/>
        </w:rPr>
        <w:t xml:space="preserve"> as anyone else.</w:t>
      </w:r>
      <w:r w:rsidR="0023449D">
        <w:rPr>
          <w:sz w:val="28"/>
          <w:szCs w:val="28"/>
        </w:rPr>
        <w:t xml:space="preserve"> Thus, i</w:t>
      </w:r>
      <w:r w:rsidRPr="00EF4FCF">
        <w:rPr>
          <w:sz w:val="28"/>
          <w:szCs w:val="28"/>
        </w:rPr>
        <w:t xml:space="preserve">n a manner similar to Burgmann, Toynbee speaks of </w:t>
      </w:r>
      <w:r>
        <w:rPr>
          <w:sz w:val="28"/>
          <w:szCs w:val="28"/>
        </w:rPr>
        <w:t>M</w:t>
      </w:r>
      <w:r w:rsidRPr="00EF4FCF">
        <w:rPr>
          <w:sz w:val="28"/>
          <w:szCs w:val="28"/>
        </w:rPr>
        <w:t>odern</w:t>
      </w:r>
      <w:r>
        <w:rPr>
          <w:sz w:val="28"/>
          <w:szCs w:val="28"/>
        </w:rPr>
        <w:t>ist</w:t>
      </w:r>
      <w:r w:rsidRPr="00EF4FCF">
        <w:rPr>
          <w:sz w:val="28"/>
          <w:szCs w:val="28"/>
        </w:rPr>
        <w:t xml:space="preserve"> </w:t>
      </w:r>
      <w:r w:rsidR="0023449D">
        <w:rPr>
          <w:sz w:val="28"/>
          <w:szCs w:val="28"/>
        </w:rPr>
        <w:t>M</w:t>
      </w:r>
      <w:r w:rsidRPr="00EF4FCF">
        <w:rPr>
          <w:sz w:val="28"/>
          <w:szCs w:val="28"/>
        </w:rPr>
        <w:t xml:space="preserve">an’s “regress-in-progress,” which, in his view, is essentially a </w:t>
      </w:r>
      <w:r w:rsidR="0023449D">
        <w:rPr>
          <w:sz w:val="28"/>
          <w:szCs w:val="28"/>
        </w:rPr>
        <w:t>S</w:t>
      </w:r>
      <w:r w:rsidRPr="00EF4FCF">
        <w:rPr>
          <w:sz w:val="28"/>
          <w:szCs w:val="28"/>
        </w:rPr>
        <w:t xml:space="preserve">piritual retrogression that has diverted </w:t>
      </w:r>
      <w:r>
        <w:rPr>
          <w:sz w:val="28"/>
          <w:szCs w:val="28"/>
        </w:rPr>
        <w:t>human</w:t>
      </w:r>
      <w:r w:rsidRPr="00EF4FCF">
        <w:rPr>
          <w:sz w:val="28"/>
          <w:szCs w:val="28"/>
        </w:rPr>
        <w:t xml:space="preserve"> energies from “</w:t>
      </w:r>
      <w:r w:rsidRPr="0023449D">
        <w:rPr>
          <w:sz w:val="28"/>
          <w:szCs w:val="28"/>
          <w:u w:val="single"/>
        </w:rPr>
        <w:t>the one thing needed</w:t>
      </w:r>
      <w:r w:rsidRPr="00EF4FCF">
        <w:rPr>
          <w:sz w:val="28"/>
          <w:szCs w:val="28"/>
        </w:rPr>
        <w:t xml:space="preserve">” </w:t>
      </w:r>
      <w:r w:rsidR="00524A04">
        <w:rPr>
          <w:sz w:val="28"/>
          <w:szCs w:val="28"/>
        </w:rPr>
        <w:t>in addition to</w:t>
      </w:r>
      <w:r>
        <w:rPr>
          <w:sz w:val="28"/>
          <w:szCs w:val="28"/>
        </w:rPr>
        <w:t xml:space="preserve"> any </w:t>
      </w:r>
      <w:r w:rsidRPr="00EF4FCF">
        <w:rPr>
          <w:sz w:val="28"/>
          <w:szCs w:val="28"/>
        </w:rPr>
        <w:t xml:space="preserve">healthy natural and </w:t>
      </w:r>
      <w:r w:rsidR="00524A04">
        <w:rPr>
          <w:sz w:val="28"/>
          <w:szCs w:val="28"/>
        </w:rPr>
        <w:t>S</w:t>
      </w:r>
      <w:r w:rsidRPr="00EF4FCF">
        <w:rPr>
          <w:sz w:val="28"/>
          <w:szCs w:val="28"/>
        </w:rPr>
        <w:t xml:space="preserve">piritual channels to attain it. In such a </w:t>
      </w:r>
      <w:r w:rsidR="00524A04">
        <w:rPr>
          <w:sz w:val="28"/>
          <w:szCs w:val="28"/>
        </w:rPr>
        <w:t>S</w:t>
      </w:r>
      <w:r w:rsidRPr="00EF4FCF">
        <w:rPr>
          <w:sz w:val="28"/>
          <w:szCs w:val="28"/>
        </w:rPr>
        <w:t xml:space="preserve">piritual vacuum, it is impossible to preserve personal happiness, psychological stability, </w:t>
      </w:r>
      <w:r>
        <w:rPr>
          <w:sz w:val="28"/>
          <w:szCs w:val="28"/>
        </w:rPr>
        <w:t xml:space="preserve">relate to </w:t>
      </w:r>
      <w:r w:rsidRPr="00EF4FCF">
        <w:rPr>
          <w:sz w:val="28"/>
          <w:szCs w:val="28"/>
        </w:rPr>
        <w:t xml:space="preserve">the natural order, and </w:t>
      </w:r>
      <w:r>
        <w:rPr>
          <w:sz w:val="28"/>
          <w:szCs w:val="28"/>
        </w:rPr>
        <w:t xml:space="preserve">receive </w:t>
      </w:r>
      <w:r w:rsidRPr="00EF4FCF">
        <w:rPr>
          <w:sz w:val="28"/>
          <w:szCs w:val="28"/>
        </w:rPr>
        <w:t xml:space="preserve">the gift of </w:t>
      </w:r>
      <w:r>
        <w:rPr>
          <w:sz w:val="28"/>
          <w:szCs w:val="28"/>
        </w:rPr>
        <w:t>C</w:t>
      </w:r>
      <w:r w:rsidRPr="00EF4FCF">
        <w:rPr>
          <w:sz w:val="28"/>
          <w:szCs w:val="28"/>
        </w:rPr>
        <w:t xml:space="preserve">ivilization. </w:t>
      </w:r>
      <w:r>
        <w:rPr>
          <w:sz w:val="28"/>
          <w:szCs w:val="28"/>
        </w:rPr>
        <w:t>Thus</w:t>
      </w:r>
      <w:r w:rsidRPr="00EF4FCF">
        <w:rPr>
          <w:sz w:val="28"/>
          <w:szCs w:val="28"/>
        </w:rPr>
        <w:t xml:space="preserve">, </w:t>
      </w:r>
      <w:r w:rsidR="00524A04">
        <w:rPr>
          <w:sz w:val="28"/>
          <w:szCs w:val="28"/>
        </w:rPr>
        <w:t>H</w:t>
      </w:r>
      <w:r w:rsidRPr="00EF4FCF">
        <w:rPr>
          <w:sz w:val="28"/>
          <w:szCs w:val="28"/>
        </w:rPr>
        <w:t xml:space="preserve">uman </w:t>
      </w:r>
      <w:r w:rsidR="00524A04">
        <w:rPr>
          <w:sz w:val="28"/>
          <w:szCs w:val="28"/>
        </w:rPr>
        <w:t>B</w:t>
      </w:r>
      <w:r w:rsidRPr="00EF4FCF">
        <w:rPr>
          <w:sz w:val="28"/>
          <w:szCs w:val="28"/>
        </w:rPr>
        <w:t>eings have turned everywhere to</w:t>
      </w:r>
      <w:r w:rsidRPr="00B8066D">
        <w:rPr>
          <w:sz w:val="28"/>
          <w:szCs w:val="28"/>
        </w:rPr>
        <w:t xml:space="preserve"> </w:t>
      </w:r>
      <w:r w:rsidRPr="00EF4FCF">
        <w:rPr>
          <w:sz w:val="28"/>
          <w:szCs w:val="28"/>
        </w:rPr>
        <w:t>harmful material</w:t>
      </w:r>
      <w:r>
        <w:rPr>
          <w:sz w:val="28"/>
          <w:szCs w:val="28"/>
        </w:rPr>
        <w:t xml:space="preserve"> gratifications and</w:t>
      </w:r>
      <w:r w:rsidRPr="00EF4FCF">
        <w:rPr>
          <w:sz w:val="28"/>
          <w:szCs w:val="28"/>
        </w:rPr>
        <w:t xml:space="preserve"> mindless outlets that threaten to bring about the collapse of global </w:t>
      </w:r>
      <w:r>
        <w:rPr>
          <w:sz w:val="28"/>
          <w:szCs w:val="28"/>
        </w:rPr>
        <w:t>C</w:t>
      </w:r>
      <w:r w:rsidRPr="00EF4FCF">
        <w:rPr>
          <w:sz w:val="28"/>
          <w:szCs w:val="28"/>
        </w:rPr>
        <w:t xml:space="preserve">ivilization and </w:t>
      </w:r>
      <w:r>
        <w:rPr>
          <w:sz w:val="28"/>
          <w:szCs w:val="28"/>
        </w:rPr>
        <w:t>usher in an</w:t>
      </w:r>
      <w:r w:rsidRPr="00EF4FCF">
        <w:rPr>
          <w:sz w:val="28"/>
          <w:szCs w:val="28"/>
        </w:rPr>
        <w:t xml:space="preserve"> </w:t>
      </w:r>
      <w:r>
        <w:rPr>
          <w:sz w:val="28"/>
          <w:szCs w:val="28"/>
        </w:rPr>
        <w:t>E</w:t>
      </w:r>
      <w:r w:rsidRPr="00EF4FCF">
        <w:rPr>
          <w:sz w:val="28"/>
          <w:szCs w:val="28"/>
        </w:rPr>
        <w:t xml:space="preserve">nvironmental </w:t>
      </w:r>
      <w:r>
        <w:rPr>
          <w:sz w:val="28"/>
          <w:szCs w:val="28"/>
        </w:rPr>
        <w:t>A</w:t>
      </w:r>
      <w:r w:rsidRPr="00EF4FCF">
        <w:rPr>
          <w:sz w:val="28"/>
          <w:szCs w:val="28"/>
        </w:rPr>
        <w:t xml:space="preserve">pocalypse. If not corrected, this “regress-in-progress” may eventually destroy us all and the planet upon which we live. </w:t>
      </w:r>
      <w:r w:rsidRPr="00B8066D">
        <w:rPr>
          <w:sz w:val="28"/>
          <w:szCs w:val="28"/>
          <w:u w:val="single"/>
        </w:rPr>
        <w:t xml:space="preserve">Toynbee believed that this </w:t>
      </w:r>
      <w:r w:rsidR="00524A04">
        <w:rPr>
          <w:sz w:val="28"/>
          <w:szCs w:val="28"/>
          <w:u w:val="single"/>
        </w:rPr>
        <w:t>ubiquitous</w:t>
      </w:r>
      <w:r w:rsidRPr="00B8066D">
        <w:rPr>
          <w:sz w:val="28"/>
          <w:szCs w:val="28"/>
          <w:u w:val="single"/>
        </w:rPr>
        <w:t xml:space="preserve"> </w:t>
      </w:r>
      <w:r w:rsidR="00524A04">
        <w:rPr>
          <w:sz w:val="28"/>
          <w:szCs w:val="28"/>
          <w:u w:val="single"/>
        </w:rPr>
        <w:t>S</w:t>
      </w:r>
      <w:r w:rsidRPr="00B8066D">
        <w:rPr>
          <w:sz w:val="28"/>
          <w:szCs w:val="28"/>
          <w:u w:val="single"/>
        </w:rPr>
        <w:t xml:space="preserve">piritual crisis confronting </w:t>
      </w:r>
      <w:r w:rsidR="00524A04">
        <w:rPr>
          <w:sz w:val="28"/>
          <w:szCs w:val="28"/>
          <w:u w:val="single"/>
        </w:rPr>
        <w:t>H</w:t>
      </w:r>
      <w:r w:rsidRPr="00B8066D">
        <w:rPr>
          <w:sz w:val="28"/>
          <w:szCs w:val="28"/>
          <w:u w:val="single"/>
        </w:rPr>
        <w:t xml:space="preserve">uman </w:t>
      </w:r>
      <w:r w:rsidR="00524A04">
        <w:rPr>
          <w:sz w:val="28"/>
          <w:szCs w:val="28"/>
          <w:u w:val="single"/>
        </w:rPr>
        <w:t>B</w:t>
      </w:r>
      <w:r w:rsidRPr="00B8066D">
        <w:rPr>
          <w:sz w:val="28"/>
          <w:szCs w:val="28"/>
          <w:u w:val="single"/>
        </w:rPr>
        <w:t xml:space="preserve">eings and the higher religions </w:t>
      </w:r>
      <w:r>
        <w:rPr>
          <w:sz w:val="28"/>
          <w:szCs w:val="28"/>
          <w:u w:val="single"/>
        </w:rPr>
        <w:t>today</w:t>
      </w:r>
      <w:r w:rsidRPr="00B8066D">
        <w:rPr>
          <w:sz w:val="28"/>
          <w:szCs w:val="28"/>
          <w:u w:val="single"/>
        </w:rPr>
        <w:t xml:space="preserve"> constitutes a greater ordeal than </w:t>
      </w:r>
      <w:r w:rsidR="00524A04">
        <w:rPr>
          <w:sz w:val="28"/>
          <w:szCs w:val="28"/>
          <w:u w:val="single"/>
        </w:rPr>
        <w:t>anything we</w:t>
      </w:r>
      <w:r w:rsidRPr="00B8066D">
        <w:rPr>
          <w:sz w:val="28"/>
          <w:szCs w:val="28"/>
          <w:u w:val="single"/>
        </w:rPr>
        <w:t xml:space="preserve"> have ever faced before</w:t>
      </w:r>
      <w:r w:rsidRPr="00EF4FCF">
        <w:rPr>
          <w:sz w:val="28"/>
          <w:szCs w:val="28"/>
        </w:rPr>
        <w:t>.</w:t>
      </w:r>
      <w:r>
        <w:rPr>
          <w:sz w:val="28"/>
          <w:szCs w:val="28"/>
        </w:rPr>
        <w:t xml:space="preserve"> I</w:t>
      </w:r>
      <w:r w:rsidRPr="00EF4FCF">
        <w:rPr>
          <w:sz w:val="28"/>
          <w:szCs w:val="28"/>
        </w:rPr>
        <w:t xml:space="preserve">n the light of the break down and disintegration of earlier </w:t>
      </w:r>
      <w:r>
        <w:rPr>
          <w:sz w:val="28"/>
          <w:szCs w:val="28"/>
        </w:rPr>
        <w:t>C</w:t>
      </w:r>
      <w:r w:rsidRPr="00EF4FCF">
        <w:rPr>
          <w:sz w:val="28"/>
          <w:szCs w:val="28"/>
        </w:rPr>
        <w:t xml:space="preserve">ivilizations, </w:t>
      </w:r>
      <w:r>
        <w:rPr>
          <w:sz w:val="28"/>
          <w:szCs w:val="28"/>
        </w:rPr>
        <w:t>h</w:t>
      </w:r>
      <w:r w:rsidRPr="00EF4FCF">
        <w:rPr>
          <w:sz w:val="28"/>
          <w:szCs w:val="28"/>
        </w:rPr>
        <w:t xml:space="preserve">e feared that </w:t>
      </w:r>
      <w:r w:rsidR="00524A04">
        <w:rPr>
          <w:sz w:val="28"/>
          <w:szCs w:val="28"/>
        </w:rPr>
        <w:t>H</w:t>
      </w:r>
      <w:r>
        <w:rPr>
          <w:sz w:val="28"/>
          <w:szCs w:val="28"/>
        </w:rPr>
        <w:t>umanity is</w:t>
      </w:r>
      <w:r w:rsidRPr="00EF4FCF">
        <w:rPr>
          <w:sz w:val="28"/>
          <w:szCs w:val="28"/>
        </w:rPr>
        <w:t xml:space="preserve"> now in the process of transforming </w:t>
      </w:r>
      <w:r>
        <w:rPr>
          <w:sz w:val="28"/>
          <w:szCs w:val="28"/>
        </w:rPr>
        <w:t>itself</w:t>
      </w:r>
      <w:r w:rsidRPr="00EF4FCF">
        <w:rPr>
          <w:sz w:val="28"/>
          <w:szCs w:val="28"/>
        </w:rPr>
        <w:t xml:space="preserve"> from what could well have been the shared communal treasure of a </w:t>
      </w:r>
      <w:r w:rsidRPr="00EF4FCF">
        <w:rPr>
          <w:sz w:val="28"/>
          <w:szCs w:val="28"/>
        </w:rPr>
        <w:lastRenderedPageBreak/>
        <w:t>“</w:t>
      </w:r>
      <w:r w:rsidRPr="00524A04">
        <w:rPr>
          <w:i/>
          <w:iCs/>
          <w:sz w:val="28"/>
          <w:szCs w:val="28"/>
        </w:rPr>
        <w:t>Commonwealth of God</w:t>
      </w:r>
      <w:r w:rsidRPr="00EF4FCF">
        <w:rPr>
          <w:sz w:val="28"/>
          <w:szCs w:val="28"/>
        </w:rPr>
        <w:t xml:space="preserve">” into a universally detrimental “commonwealth of swine.” </w:t>
      </w:r>
      <w:r>
        <w:rPr>
          <w:sz w:val="28"/>
          <w:szCs w:val="28"/>
        </w:rPr>
        <w:t>Only b</w:t>
      </w:r>
      <w:r w:rsidRPr="00EF4FCF">
        <w:rPr>
          <w:sz w:val="28"/>
          <w:szCs w:val="28"/>
        </w:rPr>
        <w:t xml:space="preserve">y restoring meaning to life and the essential elements of continuity and </w:t>
      </w:r>
      <w:r w:rsidR="00CF7CC0">
        <w:rPr>
          <w:sz w:val="28"/>
          <w:szCs w:val="28"/>
        </w:rPr>
        <w:t>C</w:t>
      </w:r>
      <w:r w:rsidRPr="00EF4FCF">
        <w:rPr>
          <w:sz w:val="28"/>
          <w:szCs w:val="28"/>
        </w:rPr>
        <w:t>ommunity</w:t>
      </w:r>
      <w:r>
        <w:rPr>
          <w:sz w:val="28"/>
          <w:szCs w:val="28"/>
        </w:rPr>
        <w:t>—which only higher religion at its best can provide—will it</w:t>
      </w:r>
      <w:r w:rsidRPr="00EF4FCF">
        <w:rPr>
          <w:sz w:val="28"/>
          <w:szCs w:val="28"/>
        </w:rPr>
        <w:t xml:space="preserve"> be possible for </w:t>
      </w:r>
      <w:r>
        <w:rPr>
          <w:sz w:val="28"/>
          <w:szCs w:val="28"/>
        </w:rPr>
        <w:t>Man</w:t>
      </w:r>
      <w:r w:rsidRPr="00EF4FCF">
        <w:rPr>
          <w:sz w:val="28"/>
          <w:szCs w:val="28"/>
        </w:rPr>
        <w:t xml:space="preserve"> to dream again of </w:t>
      </w:r>
      <w:r>
        <w:rPr>
          <w:sz w:val="28"/>
          <w:szCs w:val="28"/>
        </w:rPr>
        <w:t>Civilization as a</w:t>
      </w:r>
      <w:r w:rsidRPr="00EF4FCF">
        <w:rPr>
          <w:sz w:val="28"/>
          <w:szCs w:val="28"/>
        </w:rPr>
        <w:t xml:space="preserve"> “</w:t>
      </w:r>
      <w:r>
        <w:rPr>
          <w:sz w:val="28"/>
          <w:szCs w:val="28"/>
        </w:rPr>
        <w:t>C</w:t>
      </w:r>
      <w:r w:rsidRPr="00EF4FCF">
        <w:rPr>
          <w:sz w:val="28"/>
          <w:szCs w:val="28"/>
        </w:rPr>
        <w:t>ommonwealth of God”</w:t>
      </w:r>
      <w:r>
        <w:rPr>
          <w:sz w:val="28"/>
          <w:szCs w:val="28"/>
        </w:rPr>
        <w:t xml:space="preserve"> that repairs Mankind and</w:t>
      </w:r>
      <w:r w:rsidRPr="00EF4FCF">
        <w:rPr>
          <w:sz w:val="28"/>
          <w:szCs w:val="28"/>
        </w:rPr>
        <w:t xml:space="preserve"> restore</w:t>
      </w:r>
      <w:r>
        <w:rPr>
          <w:sz w:val="28"/>
          <w:szCs w:val="28"/>
        </w:rPr>
        <w:t>s</w:t>
      </w:r>
      <w:r w:rsidRPr="00EF4FCF">
        <w:rPr>
          <w:sz w:val="28"/>
          <w:szCs w:val="28"/>
        </w:rPr>
        <w:t xml:space="preserve"> the earth</w:t>
      </w:r>
      <w:r>
        <w:rPr>
          <w:sz w:val="28"/>
          <w:szCs w:val="28"/>
        </w:rPr>
        <w:t xml:space="preserve"> and its natural </w:t>
      </w:r>
      <w:r w:rsidR="00CF7CC0">
        <w:rPr>
          <w:sz w:val="28"/>
          <w:szCs w:val="28"/>
        </w:rPr>
        <w:t>E</w:t>
      </w:r>
      <w:r>
        <w:rPr>
          <w:sz w:val="28"/>
          <w:szCs w:val="28"/>
        </w:rPr>
        <w:t>nvironment</w:t>
      </w:r>
      <w:r w:rsidRPr="00EF4FCF">
        <w:rPr>
          <w:sz w:val="28"/>
          <w:szCs w:val="28"/>
        </w:rPr>
        <w:t>.</w:t>
      </w:r>
    </w:p>
    <w:p w14:paraId="089E8760" w14:textId="77777777" w:rsidR="00E86172" w:rsidRDefault="00E86172" w:rsidP="00E86172">
      <w:pPr>
        <w:rPr>
          <w:sz w:val="28"/>
          <w:szCs w:val="28"/>
        </w:rPr>
      </w:pPr>
    </w:p>
    <w:p w14:paraId="42DE5061" w14:textId="261B4AB3" w:rsidR="00486213" w:rsidRPr="00D07DEC" w:rsidRDefault="00486213" w:rsidP="00B605CC">
      <w:pPr>
        <w:ind w:left="1440" w:right="2250"/>
        <w:rPr>
          <w:sz w:val="20"/>
          <w:szCs w:val="20"/>
        </w:rPr>
      </w:pPr>
      <w:r w:rsidRPr="00D07DEC">
        <w:rPr>
          <w:sz w:val="20"/>
          <w:szCs w:val="20"/>
        </w:rPr>
        <w:t xml:space="preserve">Image </w:t>
      </w:r>
      <w:r w:rsidR="0095163E">
        <w:rPr>
          <w:sz w:val="20"/>
          <w:szCs w:val="20"/>
        </w:rPr>
        <w:t>38</w:t>
      </w:r>
      <w:r w:rsidR="00AE546F">
        <w:rPr>
          <w:sz w:val="20"/>
          <w:szCs w:val="20"/>
        </w:rPr>
        <w:t>:</w:t>
      </w:r>
    </w:p>
    <w:p w14:paraId="05B034EC" w14:textId="77777777" w:rsidR="00486213" w:rsidRPr="00D07DEC" w:rsidRDefault="00486213" w:rsidP="00B605CC">
      <w:pPr>
        <w:ind w:left="1440" w:right="2250"/>
        <w:rPr>
          <w:sz w:val="20"/>
          <w:szCs w:val="20"/>
        </w:rPr>
      </w:pPr>
    </w:p>
    <w:p w14:paraId="74F6AB01" w14:textId="77777777" w:rsidR="00486213" w:rsidRPr="00D07DEC" w:rsidRDefault="00486213" w:rsidP="00B605CC">
      <w:pPr>
        <w:ind w:left="1440" w:right="2250"/>
        <w:rPr>
          <w:sz w:val="20"/>
          <w:szCs w:val="20"/>
        </w:rPr>
      </w:pPr>
    </w:p>
    <w:p w14:paraId="26B776C8" w14:textId="4D95AA5E" w:rsidR="0002421F" w:rsidRDefault="0002421F" w:rsidP="00B605CC">
      <w:pPr>
        <w:ind w:left="1440" w:right="2250"/>
        <w:rPr>
          <w:sz w:val="20"/>
          <w:szCs w:val="20"/>
        </w:rPr>
      </w:pPr>
    </w:p>
    <w:p w14:paraId="6C5F43E2" w14:textId="77777777" w:rsidR="005F0D78" w:rsidRDefault="005F0D78" w:rsidP="00B605CC">
      <w:pPr>
        <w:ind w:left="1440" w:right="2250"/>
        <w:rPr>
          <w:sz w:val="20"/>
          <w:szCs w:val="20"/>
        </w:rPr>
      </w:pPr>
    </w:p>
    <w:p w14:paraId="2C2E77A2" w14:textId="77777777" w:rsidR="00D07DEC" w:rsidRDefault="00D07DEC" w:rsidP="00B605CC">
      <w:pPr>
        <w:ind w:left="1440" w:right="2250"/>
        <w:rPr>
          <w:sz w:val="20"/>
          <w:szCs w:val="20"/>
        </w:rPr>
      </w:pPr>
    </w:p>
    <w:p w14:paraId="3AA1FF02" w14:textId="77777777" w:rsidR="00AD68E3" w:rsidRDefault="00AD68E3" w:rsidP="00B605CC">
      <w:pPr>
        <w:ind w:left="1440" w:right="2250"/>
        <w:rPr>
          <w:sz w:val="20"/>
          <w:szCs w:val="20"/>
        </w:rPr>
      </w:pPr>
    </w:p>
    <w:p w14:paraId="43698F39" w14:textId="77777777" w:rsidR="00AD68E3" w:rsidRPr="00D07DEC" w:rsidRDefault="00AD68E3" w:rsidP="00B605CC">
      <w:pPr>
        <w:ind w:left="1440" w:right="2250"/>
        <w:rPr>
          <w:sz w:val="20"/>
          <w:szCs w:val="20"/>
        </w:rPr>
      </w:pPr>
    </w:p>
    <w:p w14:paraId="355A5CF3" w14:textId="77777777" w:rsidR="0002421F" w:rsidRPr="00D07DEC" w:rsidRDefault="0002421F" w:rsidP="00B605CC">
      <w:pPr>
        <w:ind w:left="1440" w:right="2250"/>
        <w:rPr>
          <w:sz w:val="20"/>
          <w:szCs w:val="20"/>
        </w:rPr>
      </w:pPr>
    </w:p>
    <w:p w14:paraId="0F7732A5" w14:textId="6AD1EB63" w:rsidR="0002421F" w:rsidRPr="0002421F" w:rsidRDefault="0002421F" w:rsidP="00B605CC">
      <w:pPr>
        <w:ind w:left="1440" w:right="2250"/>
        <w:rPr>
          <w:sz w:val="28"/>
          <w:szCs w:val="28"/>
        </w:rPr>
      </w:pPr>
      <w:r w:rsidRPr="00D07DEC">
        <w:rPr>
          <w:sz w:val="20"/>
          <w:szCs w:val="20"/>
        </w:rPr>
        <w:t>“There is no remembrance of former things, neither shall there be any remembrance of things that are to come with those who shall come afterwards.”</w:t>
      </w:r>
      <w:r w:rsidRPr="00D07DEC">
        <w:rPr>
          <w:rStyle w:val="FootnoteReference"/>
          <w:sz w:val="20"/>
          <w:szCs w:val="20"/>
        </w:rPr>
        <w:footnoteReference w:id="180"/>
      </w:r>
      <w:r w:rsidRPr="00D07DEC">
        <w:rPr>
          <w:sz w:val="20"/>
          <w:szCs w:val="20"/>
        </w:rPr>
        <w:t xml:space="preserve"> </w:t>
      </w:r>
    </w:p>
    <w:p w14:paraId="575C6AB9" w14:textId="77777777" w:rsidR="0002421F" w:rsidRDefault="0002421F" w:rsidP="00E86172">
      <w:pPr>
        <w:rPr>
          <w:sz w:val="28"/>
          <w:szCs w:val="28"/>
        </w:rPr>
      </w:pPr>
    </w:p>
    <w:p w14:paraId="44BC1D88" w14:textId="035FF461" w:rsidR="00E86172" w:rsidRDefault="00E86172" w:rsidP="00E86172">
      <w:pPr>
        <w:rPr>
          <w:sz w:val="28"/>
          <w:szCs w:val="28"/>
        </w:rPr>
      </w:pPr>
      <w:r w:rsidRPr="00EF4FCF">
        <w:rPr>
          <w:rFonts w:asciiTheme="majorBidi" w:hAnsiTheme="majorBidi" w:cstheme="majorBidi"/>
          <w:i/>
          <w:iCs/>
          <w:sz w:val="28"/>
          <w:szCs w:val="28"/>
        </w:rPr>
        <w:t>The First Teaching</w:t>
      </w:r>
      <w:r w:rsidRPr="00EF4FCF">
        <w:rPr>
          <w:sz w:val="28"/>
          <w:szCs w:val="28"/>
        </w:rPr>
        <w:t xml:space="preserve"> seeks to</w:t>
      </w:r>
      <w:r w:rsidR="004963C0">
        <w:rPr>
          <w:sz w:val="28"/>
          <w:szCs w:val="28"/>
        </w:rPr>
        <w:t xml:space="preserve"> play </w:t>
      </w:r>
      <w:r w:rsidR="00B82465">
        <w:rPr>
          <w:sz w:val="28"/>
          <w:szCs w:val="28"/>
        </w:rPr>
        <w:t>a</w:t>
      </w:r>
      <w:r w:rsidR="004963C0">
        <w:rPr>
          <w:sz w:val="28"/>
          <w:szCs w:val="28"/>
        </w:rPr>
        <w:t xml:space="preserve"> </w:t>
      </w:r>
      <w:r w:rsidR="00E94DDF">
        <w:rPr>
          <w:sz w:val="28"/>
          <w:szCs w:val="28"/>
        </w:rPr>
        <w:t xml:space="preserve">constructive </w:t>
      </w:r>
      <w:r w:rsidR="004963C0">
        <w:rPr>
          <w:sz w:val="28"/>
          <w:szCs w:val="28"/>
        </w:rPr>
        <w:t>role in</w:t>
      </w:r>
      <w:r>
        <w:rPr>
          <w:sz w:val="28"/>
          <w:szCs w:val="28"/>
        </w:rPr>
        <w:t xml:space="preserve"> confront</w:t>
      </w:r>
      <w:r w:rsidR="004963C0">
        <w:rPr>
          <w:sz w:val="28"/>
          <w:szCs w:val="28"/>
        </w:rPr>
        <w:t>ing</w:t>
      </w:r>
      <w:r w:rsidRPr="00EF4FCF">
        <w:rPr>
          <w:sz w:val="28"/>
          <w:szCs w:val="28"/>
        </w:rPr>
        <w:t xml:space="preserve"> this global ordeal of “regress-in-progress,” in which we are all now living. It aspires to make the </w:t>
      </w:r>
      <w:r w:rsidR="003B3A18">
        <w:rPr>
          <w:sz w:val="28"/>
          <w:szCs w:val="28"/>
        </w:rPr>
        <w:t>reader-</w:t>
      </w:r>
      <w:r>
        <w:rPr>
          <w:sz w:val="28"/>
          <w:szCs w:val="28"/>
        </w:rPr>
        <w:t>listener</w:t>
      </w:r>
      <w:r w:rsidRPr="00EF4FCF">
        <w:rPr>
          <w:sz w:val="28"/>
          <w:szCs w:val="28"/>
        </w:rPr>
        <w:t xml:space="preserve"> cognizant in today’s world </w:t>
      </w:r>
      <w:r w:rsidR="004963C0">
        <w:rPr>
          <w:sz w:val="28"/>
          <w:szCs w:val="28"/>
        </w:rPr>
        <w:t>and</w:t>
      </w:r>
      <w:r w:rsidRPr="00EF4FCF">
        <w:rPr>
          <w:sz w:val="28"/>
          <w:szCs w:val="28"/>
        </w:rPr>
        <w:t xml:space="preserve"> the cris</w:t>
      </w:r>
      <w:r w:rsidR="004963C0">
        <w:rPr>
          <w:sz w:val="28"/>
          <w:szCs w:val="28"/>
        </w:rPr>
        <w:t>e</w:t>
      </w:r>
      <w:r w:rsidRPr="00EF4FCF">
        <w:rPr>
          <w:sz w:val="28"/>
          <w:szCs w:val="28"/>
        </w:rPr>
        <w:t xml:space="preserve">s </w:t>
      </w:r>
      <w:r>
        <w:rPr>
          <w:sz w:val="28"/>
          <w:szCs w:val="28"/>
        </w:rPr>
        <w:t xml:space="preserve">that </w:t>
      </w:r>
      <w:r w:rsidRPr="00EF4FCF">
        <w:rPr>
          <w:sz w:val="28"/>
          <w:szCs w:val="28"/>
        </w:rPr>
        <w:t>our</w:t>
      </w:r>
      <w:r>
        <w:rPr>
          <w:sz w:val="28"/>
          <w:szCs w:val="28"/>
        </w:rPr>
        <w:t xml:space="preserve"> </w:t>
      </w:r>
      <w:r w:rsidR="004963C0" w:rsidRPr="00822E1E">
        <w:rPr>
          <w:b/>
          <w:bCs/>
          <w:sz w:val="28"/>
          <w:szCs w:val="28"/>
        </w:rPr>
        <w:t>G</w:t>
      </w:r>
      <w:r w:rsidRPr="00822E1E">
        <w:rPr>
          <w:b/>
          <w:bCs/>
          <w:sz w:val="28"/>
          <w:szCs w:val="28"/>
        </w:rPr>
        <w:t xml:space="preserve">lobal </w:t>
      </w:r>
      <w:r w:rsidR="004963C0" w:rsidRPr="00822E1E">
        <w:rPr>
          <w:b/>
          <w:bCs/>
          <w:sz w:val="28"/>
          <w:szCs w:val="28"/>
        </w:rPr>
        <w:t>M</w:t>
      </w:r>
      <w:r w:rsidRPr="00822E1E">
        <w:rPr>
          <w:b/>
          <w:bCs/>
          <w:sz w:val="28"/>
          <w:szCs w:val="28"/>
        </w:rPr>
        <w:t>onoculture</w:t>
      </w:r>
      <w:r w:rsidR="00822E1E">
        <w:rPr>
          <w:rStyle w:val="FootnoteReference"/>
          <w:sz w:val="28"/>
          <w:szCs w:val="28"/>
        </w:rPr>
        <w:footnoteReference w:id="181"/>
      </w:r>
      <w:r w:rsidRPr="00EF4FCF">
        <w:rPr>
          <w:sz w:val="28"/>
          <w:szCs w:val="28"/>
        </w:rPr>
        <w:t xml:space="preserve"> faces</w:t>
      </w:r>
      <w:r>
        <w:rPr>
          <w:sz w:val="28"/>
          <w:szCs w:val="28"/>
        </w:rPr>
        <w:t>, while</w:t>
      </w:r>
      <w:r w:rsidRPr="00EF4FCF">
        <w:rPr>
          <w:sz w:val="28"/>
          <w:szCs w:val="28"/>
        </w:rPr>
        <w:t xml:space="preserve"> provid</w:t>
      </w:r>
      <w:r>
        <w:rPr>
          <w:sz w:val="28"/>
          <w:szCs w:val="28"/>
        </w:rPr>
        <w:t>ing</w:t>
      </w:r>
      <w:r w:rsidRPr="00EF4FCF">
        <w:rPr>
          <w:sz w:val="28"/>
          <w:szCs w:val="28"/>
        </w:rPr>
        <w:t xml:space="preserve"> meaningful </w:t>
      </w:r>
      <w:r w:rsidRPr="00EF4FCF">
        <w:rPr>
          <w:sz w:val="28"/>
          <w:szCs w:val="28"/>
        </w:rPr>
        <w:lastRenderedPageBreak/>
        <w:t>answers rooted in “the one thing need</w:t>
      </w:r>
      <w:r>
        <w:rPr>
          <w:sz w:val="28"/>
          <w:szCs w:val="28"/>
        </w:rPr>
        <w:t>ed.</w:t>
      </w:r>
      <w:r w:rsidRPr="00EF4FCF">
        <w:rPr>
          <w:sz w:val="28"/>
          <w:szCs w:val="28"/>
        </w:rPr>
        <w:t xml:space="preserve">” In this endeavor, the book aims to present a consistently authentic, </w:t>
      </w:r>
      <w:r>
        <w:rPr>
          <w:sz w:val="28"/>
          <w:szCs w:val="28"/>
        </w:rPr>
        <w:t>T</w:t>
      </w:r>
      <w:r w:rsidRPr="00EF4FCF">
        <w:rPr>
          <w:sz w:val="28"/>
          <w:szCs w:val="28"/>
        </w:rPr>
        <w:t>raditional worldview that enable</w:t>
      </w:r>
      <w:r>
        <w:rPr>
          <w:sz w:val="28"/>
          <w:szCs w:val="28"/>
        </w:rPr>
        <w:t>s</w:t>
      </w:r>
      <w:r w:rsidRPr="00EF4FCF">
        <w:rPr>
          <w:sz w:val="28"/>
          <w:szCs w:val="28"/>
        </w:rPr>
        <w:t xml:space="preserve"> us to see through the</w:t>
      </w:r>
      <w:r>
        <w:rPr>
          <w:sz w:val="28"/>
          <w:szCs w:val="28"/>
        </w:rPr>
        <w:t xml:space="preserve"> present-day</w:t>
      </w:r>
      <w:r w:rsidRPr="00EF4FCF">
        <w:rPr>
          <w:sz w:val="28"/>
          <w:szCs w:val="28"/>
        </w:rPr>
        <w:t xml:space="preserve"> fogs of </w:t>
      </w:r>
      <w:r w:rsidR="003E52CB" w:rsidRPr="00EF4FCF">
        <w:rPr>
          <w:sz w:val="28"/>
          <w:szCs w:val="28"/>
        </w:rPr>
        <w:t xml:space="preserve">fallacy </w:t>
      </w:r>
      <w:r w:rsidR="003E52CB">
        <w:rPr>
          <w:sz w:val="28"/>
          <w:szCs w:val="28"/>
        </w:rPr>
        <w:t xml:space="preserve">and </w:t>
      </w:r>
      <w:r w:rsidRPr="00EF4FCF">
        <w:rPr>
          <w:sz w:val="28"/>
          <w:szCs w:val="28"/>
        </w:rPr>
        <w:t xml:space="preserve">distortion so that we can exorcize the demons of the present </w:t>
      </w:r>
      <w:r>
        <w:rPr>
          <w:sz w:val="28"/>
          <w:szCs w:val="28"/>
        </w:rPr>
        <w:t>by</w:t>
      </w:r>
      <w:r w:rsidRPr="00EF4FCF">
        <w:rPr>
          <w:sz w:val="28"/>
          <w:szCs w:val="28"/>
        </w:rPr>
        <w:t xml:space="preserve"> awakening our hearts to the great meaning, beauty, and harmony that permeate ourselves, nature, and the universe around us.</w:t>
      </w:r>
      <w:r>
        <w:rPr>
          <w:sz w:val="28"/>
          <w:szCs w:val="28"/>
        </w:rPr>
        <w:t xml:space="preserve"> </w:t>
      </w:r>
      <w:r w:rsidRPr="00EF4FCF">
        <w:rPr>
          <w:sz w:val="28"/>
          <w:szCs w:val="28"/>
        </w:rPr>
        <w:t>In presenting such alternatives, the book attempts to replac</w:t>
      </w:r>
      <w:r>
        <w:rPr>
          <w:sz w:val="28"/>
          <w:szCs w:val="28"/>
        </w:rPr>
        <w:t>e</w:t>
      </w:r>
      <w:r w:rsidRPr="00EF4FCF">
        <w:rPr>
          <w:sz w:val="28"/>
          <w:szCs w:val="28"/>
        </w:rPr>
        <w:t xml:space="preserve"> </w:t>
      </w:r>
      <w:r w:rsidR="008A40CA">
        <w:rPr>
          <w:b/>
          <w:bCs/>
          <w:sz w:val="28"/>
          <w:szCs w:val="28"/>
        </w:rPr>
        <w:t>W</w:t>
      </w:r>
      <w:r w:rsidRPr="002D5248">
        <w:rPr>
          <w:b/>
          <w:bCs/>
          <w:sz w:val="28"/>
          <w:szCs w:val="28"/>
        </w:rPr>
        <w:t>rong</w:t>
      </w:r>
      <w:r>
        <w:rPr>
          <w:b/>
          <w:bCs/>
          <w:sz w:val="28"/>
          <w:szCs w:val="28"/>
        </w:rPr>
        <w:t>-</w:t>
      </w:r>
      <w:r w:rsidR="008A40CA">
        <w:rPr>
          <w:b/>
          <w:bCs/>
          <w:sz w:val="28"/>
          <w:szCs w:val="28"/>
        </w:rPr>
        <w:t>H</w:t>
      </w:r>
      <w:r w:rsidRPr="002D5248">
        <w:rPr>
          <w:b/>
          <w:bCs/>
          <w:sz w:val="28"/>
          <w:szCs w:val="28"/>
        </w:rPr>
        <w:t>eadedness</w:t>
      </w:r>
      <w:r w:rsidRPr="009B544B">
        <w:rPr>
          <w:rStyle w:val="FootnoteReference"/>
          <w:sz w:val="28"/>
          <w:szCs w:val="28"/>
        </w:rPr>
        <w:footnoteReference w:id="182"/>
      </w:r>
      <w:r w:rsidRPr="00EF4FCF">
        <w:rPr>
          <w:sz w:val="28"/>
          <w:szCs w:val="28"/>
        </w:rPr>
        <w:t xml:space="preserve"> with sound judgment </w:t>
      </w:r>
      <w:r w:rsidR="003E38F1">
        <w:rPr>
          <w:sz w:val="28"/>
          <w:szCs w:val="28"/>
        </w:rPr>
        <w:t>in order to</w:t>
      </w:r>
      <w:r w:rsidRPr="00EF4FCF">
        <w:rPr>
          <w:sz w:val="28"/>
          <w:szCs w:val="28"/>
        </w:rPr>
        <w:t xml:space="preserve"> </w:t>
      </w:r>
      <w:r w:rsidR="003E38F1">
        <w:rPr>
          <w:sz w:val="28"/>
          <w:szCs w:val="28"/>
        </w:rPr>
        <w:t xml:space="preserve">help </w:t>
      </w:r>
      <w:r w:rsidRPr="00EF4FCF">
        <w:rPr>
          <w:sz w:val="28"/>
          <w:szCs w:val="28"/>
        </w:rPr>
        <w:t xml:space="preserve">convert </w:t>
      </w:r>
      <w:r w:rsidR="00205146">
        <w:rPr>
          <w:b/>
          <w:bCs/>
          <w:sz w:val="28"/>
          <w:szCs w:val="28"/>
        </w:rPr>
        <w:t>M</w:t>
      </w:r>
      <w:r w:rsidRPr="002D5248">
        <w:rPr>
          <w:b/>
          <w:bCs/>
          <w:sz w:val="28"/>
          <w:szCs w:val="28"/>
        </w:rPr>
        <w:t xml:space="preserve">etaphorical </w:t>
      </w:r>
      <w:r w:rsidR="00205146">
        <w:rPr>
          <w:b/>
          <w:bCs/>
          <w:sz w:val="28"/>
          <w:szCs w:val="28"/>
        </w:rPr>
        <w:t>K</w:t>
      </w:r>
      <w:r w:rsidRPr="002D5248">
        <w:rPr>
          <w:b/>
          <w:bCs/>
          <w:sz w:val="28"/>
          <w:szCs w:val="28"/>
        </w:rPr>
        <w:t>nowledge</w:t>
      </w:r>
      <w:r w:rsidR="00D124A0">
        <w:rPr>
          <w:b/>
          <w:bCs/>
          <w:sz w:val="28"/>
          <w:szCs w:val="28"/>
        </w:rPr>
        <w:t>,</w:t>
      </w:r>
      <w:r w:rsidRPr="00EF4FCF">
        <w:rPr>
          <w:rStyle w:val="FootnoteReference"/>
          <w:sz w:val="28"/>
          <w:szCs w:val="28"/>
        </w:rPr>
        <w:footnoteReference w:id="183"/>
      </w:r>
      <w:r w:rsidRPr="00EF4FCF">
        <w:rPr>
          <w:sz w:val="28"/>
          <w:szCs w:val="28"/>
        </w:rPr>
        <w:t xml:space="preserve"> </w:t>
      </w:r>
      <w:r w:rsidR="00D124A0">
        <w:rPr>
          <w:sz w:val="28"/>
          <w:szCs w:val="28"/>
        </w:rPr>
        <w:t xml:space="preserve">which is </w:t>
      </w:r>
      <w:r w:rsidR="00462E45" w:rsidRPr="00462E45">
        <w:rPr>
          <w:b/>
          <w:bCs/>
          <w:sz w:val="28"/>
          <w:szCs w:val="28"/>
        </w:rPr>
        <w:t>horizontal</w:t>
      </w:r>
      <w:r w:rsidR="00462E45">
        <w:rPr>
          <w:sz w:val="28"/>
          <w:szCs w:val="28"/>
        </w:rPr>
        <w:t xml:space="preserve">, </w:t>
      </w:r>
      <w:r w:rsidRPr="00EF4FCF">
        <w:rPr>
          <w:sz w:val="28"/>
          <w:szCs w:val="28"/>
        </w:rPr>
        <w:t xml:space="preserve">into real and </w:t>
      </w:r>
      <w:r w:rsidRPr="00EF4FCF">
        <w:rPr>
          <w:sz w:val="28"/>
          <w:szCs w:val="28"/>
        </w:rPr>
        <w:lastRenderedPageBreak/>
        <w:t>truly beneficial knowledge</w:t>
      </w:r>
      <w:r w:rsidR="00462E45">
        <w:rPr>
          <w:sz w:val="28"/>
          <w:szCs w:val="28"/>
        </w:rPr>
        <w:t xml:space="preserve">, which is </w:t>
      </w:r>
      <w:r w:rsidR="00462E45" w:rsidRPr="00462E45">
        <w:rPr>
          <w:b/>
          <w:bCs/>
          <w:sz w:val="28"/>
          <w:szCs w:val="28"/>
        </w:rPr>
        <w:t>vertical</w:t>
      </w:r>
      <w:r w:rsidRPr="00EF4FCF">
        <w:rPr>
          <w:sz w:val="28"/>
          <w:szCs w:val="28"/>
        </w:rPr>
        <w:t>.</w:t>
      </w:r>
      <w:r w:rsidR="00462E45">
        <w:rPr>
          <w:rStyle w:val="FootnoteReference"/>
          <w:sz w:val="28"/>
          <w:szCs w:val="28"/>
        </w:rPr>
        <w:footnoteReference w:id="184"/>
      </w:r>
      <w:r w:rsidRPr="00EF4FCF">
        <w:rPr>
          <w:sz w:val="28"/>
          <w:szCs w:val="28"/>
        </w:rPr>
        <w:t xml:space="preserve"> Only then can we unravel the </w:t>
      </w:r>
      <w:r w:rsidR="001C1FF0">
        <w:rPr>
          <w:b/>
          <w:bCs/>
          <w:sz w:val="28"/>
          <w:szCs w:val="28"/>
        </w:rPr>
        <w:t>K</w:t>
      </w:r>
      <w:r w:rsidRPr="002D5248">
        <w:rPr>
          <w:b/>
          <w:bCs/>
          <w:sz w:val="28"/>
          <w:szCs w:val="28"/>
        </w:rPr>
        <w:t xml:space="preserve">nots of our </w:t>
      </w:r>
      <w:r>
        <w:rPr>
          <w:b/>
          <w:bCs/>
          <w:sz w:val="28"/>
          <w:szCs w:val="28"/>
        </w:rPr>
        <w:t>S</w:t>
      </w:r>
      <w:r w:rsidRPr="002D5248">
        <w:rPr>
          <w:b/>
          <w:bCs/>
          <w:sz w:val="28"/>
          <w:szCs w:val="28"/>
        </w:rPr>
        <w:t>ouls</w:t>
      </w:r>
      <w:r w:rsidRPr="00EF4FCF">
        <w:rPr>
          <w:rStyle w:val="FootnoteReference"/>
          <w:sz w:val="28"/>
          <w:szCs w:val="28"/>
        </w:rPr>
        <w:footnoteReference w:id="185"/>
      </w:r>
      <w:r w:rsidRPr="00EF4FCF">
        <w:rPr>
          <w:sz w:val="28"/>
          <w:szCs w:val="28"/>
        </w:rPr>
        <w:t xml:space="preserve"> and</w:t>
      </w:r>
      <w:r w:rsidR="00665A30">
        <w:rPr>
          <w:sz w:val="28"/>
          <w:szCs w:val="28"/>
        </w:rPr>
        <w:t xml:space="preserve"> perhaps</w:t>
      </w:r>
      <w:r w:rsidRPr="00EF4FCF">
        <w:rPr>
          <w:sz w:val="28"/>
          <w:szCs w:val="28"/>
        </w:rPr>
        <w:t xml:space="preserve"> become truly </w:t>
      </w:r>
      <w:r w:rsidR="00665A30">
        <w:rPr>
          <w:sz w:val="28"/>
          <w:szCs w:val="28"/>
        </w:rPr>
        <w:t>H</w:t>
      </w:r>
      <w:r w:rsidRPr="00EF4FCF">
        <w:rPr>
          <w:sz w:val="28"/>
          <w:szCs w:val="28"/>
        </w:rPr>
        <w:t>uman once again.</w:t>
      </w:r>
    </w:p>
    <w:p w14:paraId="7FC5B1F6" w14:textId="77777777" w:rsidR="00E86172" w:rsidRDefault="00E86172" w:rsidP="00E86172">
      <w:pPr>
        <w:rPr>
          <w:rFonts w:asciiTheme="majorBidi" w:hAnsiTheme="majorBidi" w:cstheme="majorBidi"/>
          <w:sz w:val="28"/>
          <w:szCs w:val="28"/>
        </w:rPr>
      </w:pPr>
    </w:p>
    <w:p w14:paraId="2B1AAC40" w14:textId="204D3C47" w:rsidR="005F0D78" w:rsidRPr="001964F4" w:rsidRDefault="00296BEF" w:rsidP="00296BEF">
      <w:pPr>
        <w:ind w:left="1440"/>
        <w:rPr>
          <w:rFonts w:asciiTheme="majorBidi" w:hAnsiTheme="majorBidi" w:cstheme="majorBidi"/>
          <w:sz w:val="20"/>
          <w:szCs w:val="20"/>
        </w:rPr>
      </w:pPr>
      <w:r>
        <w:rPr>
          <w:rFonts w:asciiTheme="majorBidi" w:hAnsiTheme="majorBidi" w:cstheme="majorBidi"/>
          <w:sz w:val="20"/>
          <w:szCs w:val="20"/>
        </w:rPr>
        <w:t xml:space="preserve">Image </w:t>
      </w:r>
      <w:r w:rsidR="0095163E">
        <w:rPr>
          <w:rFonts w:asciiTheme="majorBidi" w:hAnsiTheme="majorBidi" w:cstheme="majorBidi"/>
          <w:sz w:val="20"/>
          <w:szCs w:val="20"/>
        </w:rPr>
        <w:t>39</w:t>
      </w:r>
      <w:r>
        <w:rPr>
          <w:rFonts w:asciiTheme="majorBidi" w:hAnsiTheme="majorBidi" w:cstheme="majorBidi"/>
          <w:sz w:val="20"/>
          <w:szCs w:val="20"/>
        </w:rPr>
        <w:t>:</w:t>
      </w:r>
    </w:p>
    <w:p w14:paraId="2D1FC764" w14:textId="77777777" w:rsidR="001964F4" w:rsidRDefault="001964F4" w:rsidP="00E86172">
      <w:pPr>
        <w:rPr>
          <w:rFonts w:asciiTheme="majorBidi" w:hAnsiTheme="majorBidi" w:cstheme="majorBidi"/>
          <w:sz w:val="20"/>
          <w:szCs w:val="20"/>
        </w:rPr>
      </w:pPr>
    </w:p>
    <w:p w14:paraId="7151119F" w14:textId="77777777" w:rsidR="001964F4" w:rsidRDefault="001964F4" w:rsidP="00E86172">
      <w:pPr>
        <w:rPr>
          <w:rFonts w:asciiTheme="majorBidi" w:hAnsiTheme="majorBidi" w:cstheme="majorBidi"/>
          <w:sz w:val="20"/>
          <w:szCs w:val="20"/>
        </w:rPr>
      </w:pPr>
    </w:p>
    <w:p w14:paraId="6C8B7E58" w14:textId="77777777" w:rsidR="001964F4" w:rsidRDefault="001964F4" w:rsidP="00E86172">
      <w:pPr>
        <w:rPr>
          <w:rFonts w:asciiTheme="majorBidi" w:hAnsiTheme="majorBidi" w:cstheme="majorBidi"/>
          <w:sz w:val="20"/>
          <w:szCs w:val="20"/>
        </w:rPr>
      </w:pPr>
    </w:p>
    <w:p w14:paraId="21EA2B25" w14:textId="77777777" w:rsidR="00665A30" w:rsidRDefault="00665A30" w:rsidP="00E86172">
      <w:pPr>
        <w:rPr>
          <w:rFonts w:asciiTheme="majorBidi" w:hAnsiTheme="majorBidi" w:cstheme="majorBidi"/>
          <w:sz w:val="20"/>
          <w:szCs w:val="20"/>
        </w:rPr>
      </w:pPr>
    </w:p>
    <w:p w14:paraId="42DF2595" w14:textId="77777777" w:rsidR="00665A30" w:rsidRDefault="00665A30" w:rsidP="00E86172">
      <w:pPr>
        <w:rPr>
          <w:rFonts w:asciiTheme="majorBidi" w:hAnsiTheme="majorBidi" w:cstheme="majorBidi"/>
          <w:sz w:val="20"/>
          <w:szCs w:val="20"/>
        </w:rPr>
      </w:pPr>
    </w:p>
    <w:p w14:paraId="240680D5" w14:textId="77777777" w:rsidR="00665A30" w:rsidRDefault="00665A30" w:rsidP="00E86172">
      <w:pPr>
        <w:rPr>
          <w:rFonts w:asciiTheme="majorBidi" w:hAnsiTheme="majorBidi" w:cstheme="majorBidi"/>
          <w:sz w:val="20"/>
          <w:szCs w:val="20"/>
        </w:rPr>
      </w:pPr>
    </w:p>
    <w:p w14:paraId="70643B78" w14:textId="77777777" w:rsidR="002328C9" w:rsidRDefault="002328C9" w:rsidP="00E86172">
      <w:pPr>
        <w:rPr>
          <w:rFonts w:asciiTheme="majorBidi" w:hAnsiTheme="majorBidi" w:cstheme="majorBidi"/>
          <w:sz w:val="20"/>
          <w:szCs w:val="20"/>
        </w:rPr>
      </w:pPr>
    </w:p>
    <w:p w14:paraId="5218240B" w14:textId="77777777" w:rsidR="002328C9" w:rsidRDefault="002328C9" w:rsidP="00E86172">
      <w:pPr>
        <w:rPr>
          <w:rFonts w:asciiTheme="majorBidi" w:hAnsiTheme="majorBidi" w:cstheme="majorBidi"/>
          <w:sz w:val="20"/>
          <w:szCs w:val="20"/>
        </w:rPr>
      </w:pPr>
    </w:p>
    <w:p w14:paraId="3DA77E50" w14:textId="77777777" w:rsidR="002328C9" w:rsidRDefault="002328C9" w:rsidP="00E86172">
      <w:pPr>
        <w:rPr>
          <w:rFonts w:asciiTheme="majorBidi" w:hAnsiTheme="majorBidi" w:cstheme="majorBidi"/>
          <w:sz w:val="20"/>
          <w:szCs w:val="20"/>
        </w:rPr>
      </w:pPr>
    </w:p>
    <w:p w14:paraId="2FE77AEF" w14:textId="77777777" w:rsidR="00665A30" w:rsidRDefault="00665A30" w:rsidP="00E86172">
      <w:pPr>
        <w:rPr>
          <w:rFonts w:asciiTheme="majorBidi" w:hAnsiTheme="majorBidi" w:cstheme="majorBidi"/>
          <w:sz w:val="20"/>
          <w:szCs w:val="20"/>
        </w:rPr>
      </w:pPr>
    </w:p>
    <w:p w14:paraId="3920C2A0" w14:textId="77777777" w:rsidR="00665A30" w:rsidRPr="001964F4" w:rsidRDefault="00665A30" w:rsidP="00E86172">
      <w:pPr>
        <w:rPr>
          <w:rFonts w:asciiTheme="majorBidi" w:hAnsiTheme="majorBidi" w:cstheme="majorBidi"/>
          <w:sz w:val="20"/>
          <w:szCs w:val="20"/>
        </w:rPr>
      </w:pPr>
    </w:p>
    <w:p w14:paraId="47F6E8DA" w14:textId="77777777" w:rsidR="001964F4" w:rsidRPr="001964F4" w:rsidRDefault="005F0D78" w:rsidP="001964F4">
      <w:pPr>
        <w:jc w:val="center"/>
        <w:rPr>
          <w:sz w:val="20"/>
          <w:szCs w:val="20"/>
        </w:rPr>
      </w:pPr>
      <w:r w:rsidRPr="001964F4">
        <w:rPr>
          <w:sz w:val="20"/>
          <w:szCs w:val="20"/>
        </w:rPr>
        <w:t>Let us honor if we can</w:t>
      </w:r>
    </w:p>
    <w:p w14:paraId="00162DE4" w14:textId="180699A8" w:rsidR="001964F4" w:rsidRPr="001964F4" w:rsidRDefault="001964F4" w:rsidP="005F0D78">
      <w:pPr>
        <w:rPr>
          <w:sz w:val="20"/>
          <w:szCs w:val="20"/>
        </w:rPr>
      </w:pPr>
      <w:r>
        <w:rPr>
          <w:sz w:val="20"/>
          <w:szCs w:val="20"/>
        </w:rPr>
        <w:t xml:space="preserve">                                                                           </w:t>
      </w:r>
      <w:r w:rsidR="005F0D78" w:rsidRPr="001964F4">
        <w:rPr>
          <w:sz w:val="20"/>
          <w:szCs w:val="20"/>
        </w:rPr>
        <w:t>The vertical man</w:t>
      </w:r>
    </w:p>
    <w:p w14:paraId="0CCEEF78" w14:textId="33E94B9D" w:rsidR="001964F4" w:rsidRPr="001964F4" w:rsidRDefault="001964F4" w:rsidP="005F0D78">
      <w:pPr>
        <w:rPr>
          <w:sz w:val="20"/>
          <w:szCs w:val="20"/>
        </w:rPr>
      </w:pPr>
      <w:r>
        <w:rPr>
          <w:sz w:val="20"/>
          <w:szCs w:val="20"/>
        </w:rPr>
        <w:t xml:space="preserve">                                                                           </w:t>
      </w:r>
      <w:r w:rsidR="005F0D78" w:rsidRPr="001964F4">
        <w:rPr>
          <w:sz w:val="20"/>
          <w:szCs w:val="20"/>
        </w:rPr>
        <w:t>Though we value none</w:t>
      </w:r>
    </w:p>
    <w:p w14:paraId="34B49B18" w14:textId="3F21914E" w:rsidR="005F0D78" w:rsidRPr="001964F4" w:rsidRDefault="001964F4" w:rsidP="005F0D78">
      <w:pPr>
        <w:rPr>
          <w:sz w:val="20"/>
          <w:szCs w:val="20"/>
        </w:rPr>
      </w:pPr>
      <w:r>
        <w:rPr>
          <w:sz w:val="20"/>
          <w:szCs w:val="20"/>
        </w:rPr>
        <w:t xml:space="preserve">                                                                           </w:t>
      </w:r>
      <w:r w:rsidR="005F0D78" w:rsidRPr="001964F4">
        <w:rPr>
          <w:sz w:val="20"/>
          <w:szCs w:val="20"/>
        </w:rPr>
        <w:t>But the horizontal one.</w:t>
      </w:r>
      <w:r w:rsidR="005F0D78" w:rsidRPr="001964F4">
        <w:rPr>
          <w:rStyle w:val="FootnoteReference"/>
          <w:sz w:val="20"/>
          <w:szCs w:val="20"/>
        </w:rPr>
        <w:footnoteReference w:id="186"/>
      </w:r>
    </w:p>
    <w:p w14:paraId="38FBF361" w14:textId="77777777" w:rsidR="005F0D78" w:rsidRDefault="005F0D78" w:rsidP="00E86172">
      <w:pPr>
        <w:rPr>
          <w:rFonts w:asciiTheme="majorBidi" w:hAnsiTheme="majorBidi" w:cstheme="majorBidi"/>
          <w:sz w:val="28"/>
          <w:szCs w:val="28"/>
        </w:rPr>
      </w:pPr>
    </w:p>
    <w:p w14:paraId="5B53E368" w14:textId="77777777" w:rsidR="002663CE" w:rsidRDefault="002663CE" w:rsidP="00E86172">
      <w:pPr>
        <w:rPr>
          <w:rFonts w:asciiTheme="majorBidi" w:hAnsiTheme="majorBidi" w:cstheme="majorBidi"/>
          <w:sz w:val="28"/>
          <w:szCs w:val="28"/>
        </w:rPr>
      </w:pPr>
    </w:p>
    <w:p w14:paraId="34E23805" w14:textId="77777777" w:rsidR="00E86172" w:rsidRDefault="00E86172" w:rsidP="00E86172">
      <w:pPr>
        <w:pStyle w:val="Heading3"/>
        <w:rPr>
          <w:rFonts w:asciiTheme="majorBidi" w:hAnsiTheme="majorBidi"/>
          <w:b/>
          <w:bCs/>
          <w:i/>
          <w:iCs/>
          <w:szCs w:val="32"/>
        </w:rPr>
      </w:pPr>
      <w:bookmarkStart w:id="307" w:name="_Toc152136624"/>
      <w:bookmarkStart w:id="308" w:name="_Toc169109338"/>
      <w:bookmarkStart w:id="309" w:name="_Toc188509248"/>
      <w:bookmarkStart w:id="310" w:name="_Toc192407482"/>
      <w:r w:rsidRPr="008C69C5">
        <w:rPr>
          <w:rFonts w:asciiTheme="majorBidi" w:hAnsiTheme="majorBidi"/>
          <w:b/>
          <w:bCs/>
          <w:i/>
          <w:iCs/>
          <w:szCs w:val="32"/>
        </w:rPr>
        <w:t>School Affiliation</w:t>
      </w:r>
      <w:bookmarkEnd w:id="307"/>
      <w:bookmarkEnd w:id="308"/>
      <w:bookmarkEnd w:id="309"/>
      <w:bookmarkEnd w:id="310"/>
    </w:p>
    <w:p w14:paraId="7B240136" w14:textId="77777777" w:rsidR="008265CE" w:rsidRDefault="008265CE" w:rsidP="008265CE"/>
    <w:p w14:paraId="762A0C0F" w14:textId="77777777" w:rsidR="008265CE" w:rsidRDefault="008265CE" w:rsidP="008265CE"/>
    <w:p w14:paraId="1458C406" w14:textId="3F372ED3" w:rsidR="008265CE" w:rsidRPr="00A330AB" w:rsidRDefault="008265CE" w:rsidP="008265CE">
      <w:pPr>
        <w:pStyle w:val="Heading4"/>
        <w:rPr>
          <w:rFonts w:asciiTheme="majorBidi" w:hAnsiTheme="majorBidi" w:cstheme="majorBidi"/>
          <w:b/>
          <w:bCs/>
          <w:color w:val="C00000"/>
          <w:sz w:val="28"/>
          <w:szCs w:val="28"/>
        </w:rPr>
      </w:pPr>
      <w:r w:rsidRPr="00A330AB">
        <w:rPr>
          <w:rFonts w:asciiTheme="majorBidi" w:hAnsiTheme="majorBidi" w:cstheme="majorBidi"/>
          <w:b/>
          <w:bCs/>
          <w:color w:val="C00000"/>
          <w:sz w:val="28"/>
          <w:szCs w:val="28"/>
        </w:rPr>
        <w:t xml:space="preserve">The Middle Way Is the </w:t>
      </w:r>
      <w:r w:rsidRPr="00A330AB">
        <w:rPr>
          <w:rFonts w:asciiTheme="majorBidi" w:hAnsiTheme="majorBidi" w:cstheme="majorBidi"/>
          <w:b/>
          <w:bCs/>
          <w:color w:val="C00000"/>
          <w:sz w:val="28"/>
          <w:szCs w:val="28"/>
          <w:u w:val="single"/>
        </w:rPr>
        <w:t>Only</w:t>
      </w:r>
      <w:r w:rsidRPr="00A330AB">
        <w:rPr>
          <w:rFonts w:asciiTheme="majorBidi" w:hAnsiTheme="majorBidi" w:cstheme="majorBidi"/>
          <w:b/>
          <w:bCs/>
          <w:color w:val="C00000"/>
          <w:sz w:val="28"/>
          <w:szCs w:val="28"/>
        </w:rPr>
        <w:t xml:space="preserve"> Way</w:t>
      </w:r>
    </w:p>
    <w:p w14:paraId="052C1CF8" w14:textId="585AC0A3" w:rsidR="00865BF0" w:rsidRDefault="00E86172" w:rsidP="00E86172">
      <w:pPr>
        <w:rPr>
          <w:sz w:val="28"/>
          <w:szCs w:val="28"/>
        </w:rPr>
      </w:pPr>
      <w:r>
        <w:rPr>
          <w:rFonts w:asciiTheme="majorBidi" w:hAnsiTheme="majorBidi" w:cstheme="majorBidi"/>
          <w:i/>
          <w:iCs/>
          <w:sz w:val="28"/>
          <w:szCs w:val="28"/>
        </w:rPr>
        <w:t>The First Teaching</w:t>
      </w:r>
      <w:r w:rsidRPr="00720494">
        <w:rPr>
          <w:rFonts w:asciiTheme="majorBidi" w:hAnsiTheme="majorBidi" w:cstheme="majorBidi"/>
          <w:sz w:val="28"/>
          <w:szCs w:val="28"/>
        </w:rPr>
        <w:t xml:space="preserve"> is based on</w:t>
      </w:r>
      <w:r>
        <w:rPr>
          <w:rFonts w:asciiTheme="majorBidi" w:hAnsiTheme="majorBidi" w:cstheme="majorBidi"/>
          <w:sz w:val="28"/>
          <w:szCs w:val="28"/>
        </w:rPr>
        <w:t xml:space="preserve"> </w:t>
      </w:r>
      <w:r w:rsidRPr="003141F4">
        <w:rPr>
          <w:sz w:val="28"/>
          <w:szCs w:val="28"/>
        </w:rPr>
        <w:t xml:space="preserve">“the </w:t>
      </w:r>
      <w:r>
        <w:rPr>
          <w:sz w:val="28"/>
          <w:szCs w:val="28"/>
        </w:rPr>
        <w:t>M</w:t>
      </w:r>
      <w:r w:rsidRPr="003141F4">
        <w:rPr>
          <w:sz w:val="28"/>
          <w:szCs w:val="28"/>
        </w:rPr>
        <w:t xml:space="preserve">iddle </w:t>
      </w:r>
      <w:r>
        <w:rPr>
          <w:sz w:val="28"/>
          <w:szCs w:val="28"/>
        </w:rPr>
        <w:t>W</w:t>
      </w:r>
      <w:r w:rsidRPr="003141F4">
        <w:rPr>
          <w:sz w:val="28"/>
          <w:szCs w:val="28"/>
        </w:rPr>
        <w:t>ay (</w:t>
      </w:r>
      <w:r w:rsidRPr="003141F4">
        <w:rPr>
          <w:i/>
          <w:sz w:val="28"/>
          <w:szCs w:val="28"/>
        </w:rPr>
        <w:t>al-</w:t>
      </w:r>
      <w:r>
        <w:rPr>
          <w:i/>
          <w:sz w:val="28"/>
          <w:szCs w:val="28"/>
        </w:rPr>
        <w:t>M</w:t>
      </w:r>
      <w:r w:rsidRPr="003141F4">
        <w:rPr>
          <w:i/>
          <w:sz w:val="28"/>
          <w:szCs w:val="28"/>
        </w:rPr>
        <w:t>adhhab al-</w:t>
      </w:r>
      <w:r>
        <w:rPr>
          <w:i/>
          <w:sz w:val="28"/>
          <w:szCs w:val="28"/>
        </w:rPr>
        <w:t>M</w:t>
      </w:r>
      <w:r w:rsidRPr="003141F4">
        <w:rPr>
          <w:i/>
          <w:sz w:val="28"/>
          <w:szCs w:val="28"/>
        </w:rPr>
        <w:t>utawassi</w:t>
      </w:r>
      <w:r w:rsidRPr="003141F4">
        <w:rPr>
          <w:rFonts w:asciiTheme="majorBidi" w:hAnsiTheme="majorBidi" w:cstheme="majorBidi"/>
          <w:i/>
          <w:iCs/>
          <w:sz w:val="28"/>
          <w:szCs w:val="28"/>
        </w:rPr>
        <w:t>ṭ</w:t>
      </w:r>
      <w:r w:rsidRPr="003141F4">
        <w:rPr>
          <w:sz w:val="28"/>
          <w:szCs w:val="28"/>
        </w:rPr>
        <w:t>)</w:t>
      </w:r>
      <w:r>
        <w:rPr>
          <w:sz w:val="28"/>
          <w:szCs w:val="28"/>
        </w:rPr>
        <w:t>”</w:t>
      </w:r>
      <w:r w:rsidRPr="003141F4">
        <w:rPr>
          <w:sz w:val="28"/>
          <w:szCs w:val="28"/>
        </w:rPr>
        <w:t xml:space="preserve"> </w:t>
      </w:r>
      <w:r w:rsidRPr="00720494">
        <w:rPr>
          <w:rFonts w:asciiTheme="majorBidi" w:hAnsiTheme="majorBidi" w:cstheme="majorBidi"/>
          <w:sz w:val="28"/>
          <w:szCs w:val="28"/>
        </w:rPr>
        <w:t>of the Majoritarian Sunnī</w:t>
      </w:r>
      <w:r w:rsidRPr="00720494">
        <w:rPr>
          <w:rFonts w:asciiTheme="majorBidi" w:hAnsiTheme="majorBidi" w:cstheme="majorBidi"/>
          <w:i/>
          <w:iCs/>
          <w:sz w:val="28"/>
          <w:szCs w:val="28"/>
        </w:rPr>
        <w:t xml:space="preserve"> </w:t>
      </w:r>
      <w:r w:rsidRPr="00720494">
        <w:rPr>
          <w:rFonts w:asciiTheme="majorBidi" w:hAnsiTheme="majorBidi" w:cstheme="majorBidi"/>
          <w:sz w:val="28"/>
          <w:szCs w:val="28"/>
        </w:rPr>
        <w:t xml:space="preserve">Community, </w:t>
      </w:r>
      <w:r w:rsidRPr="00B16600">
        <w:rPr>
          <w:rFonts w:asciiTheme="majorBidi" w:hAnsiTheme="majorBidi" w:cstheme="majorBidi"/>
          <w:b/>
          <w:bCs/>
          <w:i/>
          <w:iCs/>
          <w:color w:val="000000"/>
          <w:sz w:val="28"/>
          <w:szCs w:val="28"/>
        </w:rPr>
        <w:t>Ahl al-Sunna wa al-Jam</w:t>
      </w:r>
      <w:r w:rsidRPr="00B16600">
        <w:rPr>
          <w:rFonts w:asciiTheme="majorBidi" w:hAnsiTheme="majorBidi" w:cstheme="majorBidi"/>
          <w:b/>
          <w:bCs/>
          <w:i/>
          <w:iCs/>
          <w:sz w:val="28"/>
          <w:szCs w:val="28"/>
        </w:rPr>
        <w:t>ā</w:t>
      </w:r>
      <w:r w:rsidRPr="00B16600">
        <w:rPr>
          <w:rFonts w:asciiTheme="majorBidi" w:hAnsiTheme="majorBidi" w:cstheme="majorBidi"/>
          <w:b/>
          <w:bCs/>
          <w:i/>
          <w:iCs/>
          <w:color w:val="000000"/>
          <w:sz w:val="28"/>
          <w:szCs w:val="28"/>
        </w:rPr>
        <w:t>‘a</w:t>
      </w:r>
      <w:r>
        <w:rPr>
          <w:rStyle w:val="FootnoteReference"/>
          <w:rFonts w:asciiTheme="majorBidi" w:hAnsiTheme="majorBidi" w:cstheme="majorBidi"/>
          <w:color w:val="000000"/>
          <w:sz w:val="28"/>
          <w:szCs w:val="28"/>
        </w:rPr>
        <w:footnoteReference w:id="187"/>
      </w:r>
      <w:r w:rsidRPr="00720494">
        <w:rPr>
          <w:rFonts w:asciiTheme="majorBidi" w:hAnsiTheme="majorBidi" w:cstheme="majorBidi"/>
          <w:color w:val="000000"/>
          <w:sz w:val="28"/>
          <w:szCs w:val="28"/>
        </w:rPr>
        <w:t xml:space="preserve"> (the People of the Prophetic Way and the Mainstream Consensus), which, throughout history, has represented the vast majority of Muslims everywhere and stands out as the beacon of</w:t>
      </w:r>
      <w:r w:rsidRPr="00720494">
        <w:rPr>
          <w:rFonts w:asciiTheme="majorBidi" w:hAnsiTheme="majorBidi" w:cstheme="majorBidi"/>
          <w:sz w:val="28"/>
          <w:szCs w:val="28"/>
        </w:rPr>
        <w:t xml:space="preserve"> Islamic </w:t>
      </w:r>
      <w:r w:rsidRPr="00135DF9">
        <w:rPr>
          <w:rFonts w:asciiTheme="majorBidi" w:hAnsiTheme="majorBidi" w:cstheme="majorBidi"/>
          <w:b/>
          <w:bCs/>
          <w:sz w:val="28"/>
          <w:szCs w:val="28"/>
        </w:rPr>
        <w:lastRenderedPageBreak/>
        <w:t>Orthodoxy</w:t>
      </w:r>
      <w:r w:rsidRPr="00720494">
        <w:rPr>
          <w:rStyle w:val="FootnoteReference"/>
          <w:rFonts w:asciiTheme="majorBidi" w:eastAsiaTheme="majorEastAsia" w:hAnsiTheme="majorBidi" w:cstheme="majorBidi"/>
          <w:sz w:val="28"/>
          <w:szCs w:val="28"/>
        </w:rPr>
        <w:footnoteReference w:id="188"/>
      </w:r>
      <w:r w:rsidRPr="00720494">
        <w:rPr>
          <w:rFonts w:asciiTheme="majorBidi" w:eastAsiaTheme="majorEastAsia" w:hAnsiTheme="majorBidi" w:cstheme="majorBidi"/>
          <w:sz w:val="28"/>
          <w:szCs w:val="28"/>
        </w:rPr>
        <w:t xml:space="preserve"> </w:t>
      </w:r>
      <w:r w:rsidRPr="00720494">
        <w:rPr>
          <w:rFonts w:asciiTheme="majorBidi" w:hAnsiTheme="majorBidi" w:cstheme="majorBidi"/>
          <w:sz w:val="28"/>
          <w:szCs w:val="28"/>
        </w:rPr>
        <w:t xml:space="preserve">and </w:t>
      </w:r>
      <w:r w:rsidRPr="00135DF9">
        <w:rPr>
          <w:rFonts w:asciiTheme="majorBidi" w:hAnsiTheme="majorBidi" w:cstheme="majorBidi"/>
          <w:b/>
          <w:bCs/>
          <w:sz w:val="28"/>
          <w:szCs w:val="28"/>
        </w:rPr>
        <w:t>Orthopraxy</w:t>
      </w:r>
      <w:r w:rsidRPr="00720494">
        <w:rPr>
          <w:rFonts w:asciiTheme="majorBidi" w:hAnsiTheme="majorBidi" w:cstheme="majorBidi"/>
          <w:sz w:val="28"/>
          <w:szCs w:val="28"/>
        </w:rPr>
        <w:t>.</w:t>
      </w:r>
      <w:commentRangeStart w:id="311"/>
      <w:r w:rsidRPr="00720494">
        <w:rPr>
          <w:rStyle w:val="FootnoteReference"/>
          <w:rFonts w:asciiTheme="majorBidi" w:eastAsiaTheme="majorEastAsia" w:hAnsiTheme="majorBidi" w:cstheme="majorBidi"/>
          <w:sz w:val="28"/>
          <w:szCs w:val="28"/>
        </w:rPr>
        <w:footnoteReference w:id="189"/>
      </w:r>
      <w:r w:rsidRPr="00720494">
        <w:rPr>
          <w:rFonts w:asciiTheme="majorBidi" w:hAnsiTheme="majorBidi" w:cstheme="majorBidi"/>
          <w:sz w:val="28"/>
          <w:szCs w:val="28"/>
        </w:rPr>
        <w:t xml:space="preserve"> </w:t>
      </w:r>
      <w:commentRangeEnd w:id="311"/>
      <w:r>
        <w:rPr>
          <w:rStyle w:val="CommentReference"/>
          <w:rFonts w:ascii="SabondiacriticRoman" w:hAnsi="SabondiacriticRoman"/>
        </w:rPr>
        <w:commentReference w:id="311"/>
      </w:r>
      <w:r w:rsidRPr="00720494">
        <w:rPr>
          <w:sz w:val="28"/>
          <w:szCs w:val="28"/>
        </w:rPr>
        <w:t xml:space="preserve">Throughout </w:t>
      </w:r>
      <w:r>
        <w:rPr>
          <w:sz w:val="28"/>
          <w:szCs w:val="28"/>
        </w:rPr>
        <w:t xml:space="preserve">its long </w:t>
      </w:r>
      <w:r w:rsidRPr="00720494">
        <w:rPr>
          <w:sz w:val="28"/>
          <w:szCs w:val="28"/>
        </w:rPr>
        <w:t>histor</w:t>
      </w:r>
      <w:r>
        <w:rPr>
          <w:sz w:val="28"/>
          <w:szCs w:val="28"/>
        </w:rPr>
        <w:t>ical record</w:t>
      </w:r>
      <w:r w:rsidRPr="00720494">
        <w:rPr>
          <w:sz w:val="28"/>
          <w:szCs w:val="28"/>
        </w:rPr>
        <w:t xml:space="preserve">, </w:t>
      </w:r>
      <w:r>
        <w:rPr>
          <w:sz w:val="28"/>
          <w:szCs w:val="28"/>
        </w:rPr>
        <w:t xml:space="preserve">mainstream </w:t>
      </w:r>
      <w:r w:rsidRPr="00720494">
        <w:rPr>
          <w:sz w:val="28"/>
          <w:szCs w:val="28"/>
        </w:rPr>
        <w:t>Sunn</w:t>
      </w:r>
      <w:r w:rsidRPr="00720494">
        <w:rPr>
          <w:rFonts w:asciiTheme="majorBidi" w:hAnsiTheme="majorBidi" w:cstheme="majorBidi"/>
          <w:sz w:val="28"/>
          <w:szCs w:val="28"/>
        </w:rPr>
        <w:t>ī</w:t>
      </w:r>
      <w:r w:rsidRPr="00720494">
        <w:rPr>
          <w:sz w:val="28"/>
          <w:szCs w:val="28"/>
        </w:rPr>
        <w:t xml:space="preserve"> </w:t>
      </w:r>
      <w:r>
        <w:rPr>
          <w:sz w:val="28"/>
          <w:szCs w:val="28"/>
        </w:rPr>
        <w:t>T</w:t>
      </w:r>
      <w:r w:rsidRPr="00720494">
        <w:rPr>
          <w:sz w:val="28"/>
          <w:szCs w:val="28"/>
        </w:rPr>
        <w:t xml:space="preserve">heology has </w:t>
      </w:r>
      <w:r w:rsidR="007404DD">
        <w:rPr>
          <w:sz w:val="28"/>
          <w:szCs w:val="28"/>
        </w:rPr>
        <w:t>predictably</w:t>
      </w:r>
      <w:r>
        <w:rPr>
          <w:sz w:val="28"/>
          <w:szCs w:val="28"/>
        </w:rPr>
        <w:t xml:space="preserve"> </w:t>
      </w:r>
      <w:r w:rsidRPr="00720494">
        <w:rPr>
          <w:sz w:val="28"/>
          <w:szCs w:val="28"/>
        </w:rPr>
        <w:t xml:space="preserve">sought to take the </w:t>
      </w:r>
      <w:r>
        <w:rPr>
          <w:sz w:val="28"/>
          <w:szCs w:val="28"/>
        </w:rPr>
        <w:t xml:space="preserve">Middle Path or </w:t>
      </w:r>
      <w:r w:rsidRPr="00720494">
        <w:rPr>
          <w:sz w:val="28"/>
          <w:szCs w:val="28"/>
        </w:rPr>
        <w:t xml:space="preserve">center </w:t>
      </w:r>
      <w:r>
        <w:rPr>
          <w:sz w:val="28"/>
          <w:szCs w:val="28"/>
        </w:rPr>
        <w:t>course</w:t>
      </w:r>
      <w:r w:rsidRPr="00720494">
        <w:rPr>
          <w:sz w:val="28"/>
          <w:szCs w:val="28"/>
        </w:rPr>
        <w:t xml:space="preserve"> of</w:t>
      </w:r>
      <w:r>
        <w:rPr>
          <w:sz w:val="28"/>
          <w:szCs w:val="28"/>
        </w:rPr>
        <w:t xml:space="preserve"> balance and</w:t>
      </w:r>
      <w:r w:rsidRPr="00720494">
        <w:rPr>
          <w:sz w:val="28"/>
          <w:szCs w:val="28"/>
        </w:rPr>
        <w:t xml:space="preserve"> moderation between opposing extremes within and without the Muslim community. In his treatment of problematic issues</w:t>
      </w:r>
      <w:r w:rsidR="007404DD">
        <w:rPr>
          <w:sz w:val="28"/>
          <w:szCs w:val="28"/>
        </w:rPr>
        <w:t xml:space="preserve"> regarding Divinity</w:t>
      </w:r>
      <w:r w:rsidRPr="00720494">
        <w:rPr>
          <w:sz w:val="28"/>
          <w:szCs w:val="28"/>
        </w:rPr>
        <w:t>,</w:t>
      </w:r>
      <w:r w:rsidRPr="00720494">
        <w:rPr>
          <w:rFonts w:asciiTheme="majorBidi" w:hAnsiTheme="majorBidi" w:cstheme="majorBidi"/>
          <w:sz w:val="28"/>
          <w:szCs w:val="28"/>
        </w:rPr>
        <w:t xml:space="preserve"> for example</w:t>
      </w:r>
      <w:r w:rsidRPr="00720494">
        <w:rPr>
          <w:sz w:val="28"/>
          <w:szCs w:val="28"/>
        </w:rPr>
        <w:t xml:space="preserve">, </w:t>
      </w:r>
      <w:r w:rsidRPr="00FA46EA">
        <w:rPr>
          <w:rFonts w:asciiTheme="majorBidi" w:hAnsiTheme="majorBidi" w:cstheme="majorBidi"/>
          <w:b/>
          <w:bCs/>
          <w:sz w:val="28"/>
          <w:szCs w:val="28"/>
        </w:rPr>
        <w:t xml:space="preserve">al-Imām </w:t>
      </w:r>
      <w:r w:rsidRPr="00FA46EA">
        <w:rPr>
          <w:b/>
          <w:bCs/>
          <w:sz w:val="28"/>
          <w:szCs w:val="28"/>
        </w:rPr>
        <w:t>al-M</w:t>
      </w:r>
      <w:r w:rsidRPr="00FA46EA">
        <w:rPr>
          <w:rFonts w:asciiTheme="majorBidi" w:hAnsiTheme="majorBidi" w:cstheme="majorBidi"/>
          <w:b/>
          <w:bCs/>
          <w:sz w:val="28"/>
          <w:szCs w:val="28"/>
        </w:rPr>
        <w:t>ā</w:t>
      </w:r>
      <w:r w:rsidRPr="00FA46EA">
        <w:rPr>
          <w:b/>
          <w:bCs/>
          <w:sz w:val="28"/>
          <w:szCs w:val="28"/>
        </w:rPr>
        <w:t>tur</w:t>
      </w:r>
      <w:r w:rsidRPr="00FA46EA">
        <w:rPr>
          <w:rFonts w:asciiTheme="majorBidi" w:hAnsiTheme="majorBidi" w:cstheme="majorBidi"/>
          <w:b/>
          <w:bCs/>
          <w:sz w:val="28"/>
          <w:szCs w:val="28"/>
        </w:rPr>
        <w:t>ī</w:t>
      </w:r>
      <w:r w:rsidRPr="00FA46EA">
        <w:rPr>
          <w:b/>
          <w:bCs/>
          <w:sz w:val="28"/>
          <w:szCs w:val="28"/>
        </w:rPr>
        <w:t>d</w:t>
      </w:r>
      <w:r w:rsidRPr="00FA46EA">
        <w:rPr>
          <w:rFonts w:asciiTheme="majorBidi" w:hAnsiTheme="majorBidi" w:cstheme="majorBidi"/>
          <w:b/>
          <w:bCs/>
          <w:sz w:val="28"/>
          <w:szCs w:val="28"/>
        </w:rPr>
        <w:t>ī</w:t>
      </w:r>
      <w:r w:rsidRPr="00720494">
        <w:rPr>
          <w:rStyle w:val="FootnoteReference"/>
          <w:rFonts w:asciiTheme="majorBidi" w:hAnsiTheme="majorBidi" w:cstheme="majorBidi"/>
          <w:sz w:val="28"/>
          <w:szCs w:val="28"/>
        </w:rPr>
        <w:footnoteReference w:id="190"/>
      </w:r>
      <w:r>
        <w:rPr>
          <w:rFonts w:asciiTheme="majorBidi" w:hAnsiTheme="majorBidi" w:cstheme="majorBidi"/>
          <w:sz w:val="28"/>
          <w:szCs w:val="28"/>
        </w:rPr>
        <w:t xml:space="preserve"> </w:t>
      </w:r>
      <w:r w:rsidRPr="00720494">
        <w:rPr>
          <w:sz w:val="28"/>
          <w:szCs w:val="28"/>
        </w:rPr>
        <w:t xml:space="preserve">often states explicitly that the </w:t>
      </w:r>
      <w:r w:rsidR="00536A43">
        <w:rPr>
          <w:sz w:val="28"/>
          <w:szCs w:val="28"/>
        </w:rPr>
        <w:t>authentic</w:t>
      </w:r>
      <w:r>
        <w:rPr>
          <w:sz w:val="28"/>
          <w:szCs w:val="28"/>
        </w:rPr>
        <w:t xml:space="preserve"> S</w:t>
      </w:r>
      <w:r w:rsidRPr="00720494">
        <w:rPr>
          <w:sz w:val="28"/>
          <w:szCs w:val="28"/>
        </w:rPr>
        <w:t xml:space="preserve">cholar </w:t>
      </w:r>
      <w:r>
        <w:rPr>
          <w:sz w:val="28"/>
          <w:szCs w:val="28"/>
        </w:rPr>
        <w:t>must</w:t>
      </w:r>
      <w:r w:rsidRPr="00720494">
        <w:rPr>
          <w:sz w:val="28"/>
          <w:szCs w:val="28"/>
        </w:rPr>
        <w:t xml:space="preserve"> always prefer the</w:t>
      </w:r>
      <w:r w:rsidRPr="003141F4">
        <w:rPr>
          <w:sz w:val="28"/>
          <w:szCs w:val="28"/>
        </w:rPr>
        <w:t xml:space="preserve"> “</w:t>
      </w:r>
      <w:r w:rsidR="00536A43">
        <w:rPr>
          <w:sz w:val="28"/>
          <w:szCs w:val="28"/>
        </w:rPr>
        <w:t>M</w:t>
      </w:r>
      <w:r w:rsidRPr="003141F4">
        <w:rPr>
          <w:sz w:val="28"/>
          <w:szCs w:val="28"/>
        </w:rPr>
        <w:t>iddle-of-the-</w:t>
      </w:r>
      <w:r w:rsidR="00536A43">
        <w:rPr>
          <w:sz w:val="28"/>
          <w:szCs w:val="28"/>
        </w:rPr>
        <w:t>R</w:t>
      </w:r>
      <w:r w:rsidRPr="003141F4">
        <w:rPr>
          <w:sz w:val="28"/>
          <w:szCs w:val="28"/>
        </w:rPr>
        <w:t xml:space="preserve">oad.” </w:t>
      </w:r>
      <w:r>
        <w:rPr>
          <w:sz w:val="28"/>
          <w:szCs w:val="28"/>
        </w:rPr>
        <w:t xml:space="preserve">He </w:t>
      </w:r>
      <w:r w:rsidRPr="003141F4">
        <w:rPr>
          <w:sz w:val="28"/>
          <w:szCs w:val="28"/>
        </w:rPr>
        <w:t xml:space="preserve">asserts that, as a rule, the correct approach to any given problem </w:t>
      </w:r>
      <w:r>
        <w:rPr>
          <w:sz w:val="28"/>
          <w:szCs w:val="28"/>
        </w:rPr>
        <w:t>will only be found in</w:t>
      </w:r>
      <w:r w:rsidRPr="003141F4">
        <w:rPr>
          <w:sz w:val="28"/>
          <w:szCs w:val="28"/>
        </w:rPr>
        <w:t xml:space="preserve"> “the </w:t>
      </w:r>
      <w:r>
        <w:rPr>
          <w:sz w:val="28"/>
          <w:szCs w:val="28"/>
        </w:rPr>
        <w:t>M</w:t>
      </w:r>
      <w:r w:rsidRPr="003141F4">
        <w:rPr>
          <w:sz w:val="28"/>
          <w:szCs w:val="28"/>
        </w:rPr>
        <w:t xml:space="preserve">iddle </w:t>
      </w:r>
      <w:r>
        <w:rPr>
          <w:sz w:val="28"/>
          <w:szCs w:val="28"/>
        </w:rPr>
        <w:t>W</w:t>
      </w:r>
      <w:r w:rsidRPr="003141F4">
        <w:rPr>
          <w:sz w:val="28"/>
          <w:szCs w:val="28"/>
        </w:rPr>
        <w:t>ay (</w:t>
      </w:r>
      <w:r w:rsidRPr="003141F4">
        <w:rPr>
          <w:i/>
          <w:sz w:val="28"/>
          <w:szCs w:val="28"/>
        </w:rPr>
        <w:t>al-</w:t>
      </w:r>
      <w:r>
        <w:rPr>
          <w:i/>
          <w:sz w:val="28"/>
          <w:szCs w:val="28"/>
        </w:rPr>
        <w:t>M</w:t>
      </w:r>
      <w:r w:rsidRPr="003141F4">
        <w:rPr>
          <w:i/>
          <w:sz w:val="28"/>
          <w:szCs w:val="28"/>
        </w:rPr>
        <w:t>adhhab al-</w:t>
      </w:r>
      <w:r>
        <w:rPr>
          <w:i/>
          <w:sz w:val="28"/>
          <w:szCs w:val="28"/>
        </w:rPr>
        <w:t>M</w:t>
      </w:r>
      <w:r w:rsidRPr="003141F4">
        <w:rPr>
          <w:i/>
          <w:sz w:val="28"/>
          <w:szCs w:val="28"/>
        </w:rPr>
        <w:t>utawassi</w:t>
      </w:r>
      <w:r w:rsidRPr="003141F4">
        <w:rPr>
          <w:rFonts w:asciiTheme="majorBidi" w:hAnsiTheme="majorBidi" w:cstheme="majorBidi"/>
          <w:i/>
          <w:iCs/>
          <w:sz w:val="28"/>
          <w:szCs w:val="28"/>
        </w:rPr>
        <w:t>ṭ</w:t>
      </w:r>
      <w:r w:rsidRPr="003141F4">
        <w:rPr>
          <w:sz w:val="28"/>
          <w:szCs w:val="28"/>
        </w:rPr>
        <w:t xml:space="preserve">) between two extremes.” In </w:t>
      </w:r>
      <w:r w:rsidR="00112EE3">
        <w:rPr>
          <w:sz w:val="28"/>
          <w:szCs w:val="28"/>
        </w:rPr>
        <w:t xml:space="preserve">his own personal </w:t>
      </w:r>
      <w:r w:rsidRPr="003141F4">
        <w:rPr>
          <w:sz w:val="28"/>
          <w:szCs w:val="28"/>
        </w:rPr>
        <w:t>practice</w:t>
      </w:r>
      <w:r w:rsidR="00112EE3">
        <w:rPr>
          <w:sz w:val="28"/>
          <w:szCs w:val="28"/>
        </w:rPr>
        <w:t xml:space="preserve"> and teaching</w:t>
      </w:r>
      <w:r w:rsidRPr="003141F4">
        <w:rPr>
          <w:sz w:val="28"/>
          <w:szCs w:val="28"/>
        </w:rPr>
        <w:t>, al-M</w:t>
      </w:r>
      <w:r w:rsidRPr="003141F4">
        <w:rPr>
          <w:rFonts w:asciiTheme="majorBidi" w:hAnsiTheme="majorBidi" w:cstheme="majorBidi"/>
          <w:sz w:val="28"/>
          <w:szCs w:val="28"/>
        </w:rPr>
        <w:t>ā</w:t>
      </w:r>
      <w:r w:rsidRPr="003141F4">
        <w:rPr>
          <w:sz w:val="28"/>
          <w:szCs w:val="28"/>
        </w:rPr>
        <w:t>tur</w:t>
      </w:r>
      <w:r w:rsidRPr="003141F4">
        <w:rPr>
          <w:rFonts w:asciiTheme="majorBidi" w:hAnsiTheme="majorBidi" w:cstheme="majorBidi"/>
          <w:sz w:val="28"/>
          <w:szCs w:val="28"/>
        </w:rPr>
        <w:t>ī</w:t>
      </w:r>
      <w:r w:rsidRPr="003141F4">
        <w:rPr>
          <w:sz w:val="28"/>
          <w:szCs w:val="28"/>
        </w:rPr>
        <w:t>d</w:t>
      </w:r>
      <w:r w:rsidRPr="003141F4">
        <w:rPr>
          <w:rFonts w:asciiTheme="majorBidi" w:hAnsiTheme="majorBidi" w:cstheme="majorBidi"/>
          <w:sz w:val="28"/>
          <w:szCs w:val="28"/>
        </w:rPr>
        <w:t>ī</w:t>
      </w:r>
      <w:r w:rsidRPr="003141F4">
        <w:rPr>
          <w:sz w:val="28"/>
          <w:szCs w:val="28"/>
        </w:rPr>
        <w:t xml:space="preserve"> consistently sought out the “Middle Way,” not because it was politically expedient but because, in his experience as a uniquely great </w:t>
      </w:r>
      <w:r>
        <w:rPr>
          <w:sz w:val="28"/>
          <w:szCs w:val="28"/>
        </w:rPr>
        <w:t xml:space="preserve">Scholar and </w:t>
      </w:r>
      <w:r w:rsidRPr="003141F4">
        <w:rPr>
          <w:sz w:val="28"/>
          <w:szCs w:val="28"/>
        </w:rPr>
        <w:t xml:space="preserve">thinker, </w:t>
      </w:r>
      <w:r>
        <w:rPr>
          <w:sz w:val="28"/>
          <w:szCs w:val="28"/>
        </w:rPr>
        <w:t>he found that only the Middle Path</w:t>
      </w:r>
      <w:r w:rsidRPr="003141F4">
        <w:rPr>
          <w:sz w:val="28"/>
          <w:szCs w:val="28"/>
        </w:rPr>
        <w:t xml:space="preserve"> constituted the correct methodological approach to</w:t>
      </w:r>
      <w:r>
        <w:rPr>
          <w:sz w:val="28"/>
          <w:szCs w:val="28"/>
        </w:rPr>
        <w:t xml:space="preserve"> all</w:t>
      </w:r>
      <w:r w:rsidRPr="003141F4">
        <w:rPr>
          <w:sz w:val="28"/>
          <w:szCs w:val="28"/>
        </w:rPr>
        <w:t xml:space="preserve"> problems in general</w:t>
      </w:r>
      <w:r>
        <w:rPr>
          <w:sz w:val="28"/>
          <w:szCs w:val="28"/>
        </w:rPr>
        <w:t>—whether they pertain to</w:t>
      </w:r>
      <w:r w:rsidRPr="00705761">
        <w:rPr>
          <w:sz w:val="28"/>
          <w:szCs w:val="28"/>
        </w:rPr>
        <w:t xml:space="preserve"> </w:t>
      </w:r>
      <w:r w:rsidR="00112EE3">
        <w:rPr>
          <w:sz w:val="28"/>
          <w:szCs w:val="28"/>
        </w:rPr>
        <w:t xml:space="preserve">the </w:t>
      </w:r>
      <w:r>
        <w:rPr>
          <w:sz w:val="28"/>
          <w:szCs w:val="28"/>
        </w:rPr>
        <w:t>Divine Science</w:t>
      </w:r>
      <w:r w:rsidRPr="003141F4">
        <w:rPr>
          <w:sz w:val="28"/>
          <w:szCs w:val="28"/>
        </w:rPr>
        <w:t>,</w:t>
      </w:r>
      <w:r>
        <w:rPr>
          <w:sz w:val="28"/>
          <w:szCs w:val="28"/>
        </w:rPr>
        <w:t xml:space="preserve"> the</w:t>
      </w:r>
      <w:r w:rsidRPr="00705761">
        <w:rPr>
          <w:rFonts w:asciiTheme="majorBidi" w:hAnsiTheme="majorBidi" w:cstheme="majorBidi"/>
          <w:i/>
          <w:iCs/>
          <w:sz w:val="28"/>
          <w:szCs w:val="28"/>
        </w:rPr>
        <w:t xml:space="preserve"> </w:t>
      </w:r>
      <w:r w:rsidRPr="00BC5B31">
        <w:rPr>
          <w:rFonts w:asciiTheme="majorBidi" w:hAnsiTheme="majorBidi" w:cstheme="majorBidi"/>
          <w:i/>
          <w:iCs/>
          <w:sz w:val="28"/>
          <w:szCs w:val="28"/>
        </w:rPr>
        <w:t>Sharī‘a</w:t>
      </w:r>
      <w:r>
        <w:rPr>
          <w:rFonts w:asciiTheme="majorBidi" w:hAnsiTheme="majorBidi" w:cstheme="majorBidi"/>
          <w:sz w:val="28"/>
          <w:szCs w:val="28"/>
        </w:rPr>
        <w:t>,</w:t>
      </w:r>
      <w:r>
        <w:rPr>
          <w:sz w:val="28"/>
          <w:szCs w:val="28"/>
        </w:rPr>
        <w:t xml:space="preserve"> or</w:t>
      </w:r>
      <w:r w:rsidRPr="003141F4">
        <w:rPr>
          <w:sz w:val="28"/>
          <w:szCs w:val="28"/>
        </w:rPr>
        <w:t xml:space="preserve"> othe</w:t>
      </w:r>
      <w:r>
        <w:rPr>
          <w:sz w:val="28"/>
          <w:szCs w:val="28"/>
        </w:rPr>
        <w:t>r Sciences and fields of knowledge—</w:t>
      </w:r>
      <w:r w:rsidRPr="003141F4">
        <w:rPr>
          <w:sz w:val="28"/>
          <w:szCs w:val="28"/>
        </w:rPr>
        <w:t xml:space="preserve">since the truth predictably lies in the middle ground between its opposites. </w:t>
      </w:r>
    </w:p>
    <w:p w14:paraId="6910E40D" w14:textId="77777777" w:rsidR="00865BF0" w:rsidRDefault="00865BF0" w:rsidP="00E86172">
      <w:pPr>
        <w:rPr>
          <w:sz w:val="28"/>
          <w:szCs w:val="28"/>
        </w:rPr>
      </w:pPr>
    </w:p>
    <w:p w14:paraId="353FC2F3" w14:textId="77777777" w:rsidR="00865BF0" w:rsidRDefault="00E86172" w:rsidP="00E86172">
      <w:pPr>
        <w:rPr>
          <w:rFonts w:asciiTheme="majorBidi" w:hAnsiTheme="majorBidi" w:cstheme="majorBidi"/>
          <w:color w:val="000000"/>
          <w:sz w:val="28"/>
          <w:szCs w:val="28"/>
        </w:rPr>
      </w:pPr>
      <w:r w:rsidRPr="003141F4">
        <w:rPr>
          <w:sz w:val="28"/>
          <w:szCs w:val="28"/>
        </w:rPr>
        <w:t>Likewise</w:t>
      </w:r>
      <w:r w:rsidRPr="003141F4">
        <w:rPr>
          <w:rFonts w:asciiTheme="majorBidi" w:hAnsiTheme="majorBidi" w:cstheme="majorBidi"/>
          <w:sz w:val="28"/>
          <w:szCs w:val="28"/>
        </w:rPr>
        <w:t xml:space="preserve">, </w:t>
      </w:r>
      <w:r w:rsidRPr="00AF214A">
        <w:rPr>
          <w:rFonts w:asciiTheme="majorBidi" w:hAnsiTheme="majorBidi" w:cstheme="majorBidi"/>
          <w:b/>
          <w:bCs/>
          <w:sz w:val="28"/>
          <w:szCs w:val="28"/>
        </w:rPr>
        <w:t xml:space="preserve">al-Imām </w:t>
      </w:r>
      <w:r w:rsidRPr="00AF214A">
        <w:rPr>
          <w:rFonts w:asciiTheme="majorBidi" w:hAnsiTheme="majorBidi" w:cstheme="majorBidi"/>
          <w:b/>
          <w:bCs/>
          <w:color w:val="000000"/>
          <w:sz w:val="28"/>
          <w:szCs w:val="28"/>
        </w:rPr>
        <w:t>al-Ghazālī</w:t>
      </w:r>
      <w:r w:rsidRPr="003141F4">
        <w:rPr>
          <w:rStyle w:val="FootnoteReference"/>
          <w:rFonts w:asciiTheme="majorBidi" w:hAnsiTheme="majorBidi" w:cstheme="majorBidi"/>
          <w:sz w:val="28"/>
          <w:szCs w:val="28"/>
        </w:rPr>
        <w:footnoteReference w:id="191"/>
      </w:r>
      <w:r w:rsidRPr="003141F4">
        <w:rPr>
          <w:rFonts w:asciiTheme="majorBidi" w:hAnsiTheme="majorBidi" w:cstheme="majorBidi"/>
          <w:color w:val="000000"/>
          <w:sz w:val="28"/>
          <w:szCs w:val="28"/>
        </w:rPr>
        <w:t xml:space="preserve"> assert</w:t>
      </w:r>
      <w:r>
        <w:rPr>
          <w:rFonts w:asciiTheme="majorBidi" w:hAnsiTheme="majorBidi" w:cstheme="majorBidi"/>
          <w:color w:val="000000"/>
          <w:sz w:val="28"/>
          <w:szCs w:val="28"/>
        </w:rPr>
        <w:t>s</w:t>
      </w:r>
      <w:r w:rsidRPr="003141F4">
        <w:rPr>
          <w:rFonts w:asciiTheme="majorBidi" w:hAnsiTheme="majorBidi" w:cstheme="majorBidi"/>
          <w:color w:val="000000"/>
          <w:sz w:val="28"/>
          <w:szCs w:val="28"/>
        </w:rPr>
        <w:t>:</w:t>
      </w:r>
    </w:p>
    <w:p w14:paraId="062C01E4" w14:textId="77777777" w:rsidR="00865BF0" w:rsidRDefault="00865BF0" w:rsidP="00E86172">
      <w:pPr>
        <w:rPr>
          <w:rFonts w:asciiTheme="majorBidi" w:hAnsiTheme="majorBidi" w:cstheme="majorBidi"/>
          <w:color w:val="000000"/>
          <w:sz w:val="28"/>
          <w:szCs w:val="28"/>
        </w:rPr>
      </w:pPr>
    </w:p>
    <w:p w14:paraId="6913B0B1" w14:textId="77777777" w:rsidR="00865BF0" w:rsidRPr="00865BF0" w:rsidRDefault="00E86172" w:rsidP="00865BF0">
      <w:pPr>
        <w:ind w:left="1260" w:right="990"/>
        <w:rPr>
          <w:rFonts w:asciiTheme="majorBidi" w:hAnsiTheme="majorBidi" w:cstheme="majorBidi"/>
          <w:color w:val="000000"/>
        </w:rPr>
      </w:pPr>
      <w:r w:rsidRPr="00865BF0">
        <w:rPr>
          <w:rFonts w:asciiTheme="majorBidi" w:hAnsiTheme="majorBidi" w:cstheme="majorBidi"/>
          <w:color w:val="000000"/>
        </w:rPr>
        <w:lastRenderedPageBreak/>
        <w:t xml:space="preserve">It is a definitive obligation in [investigating] the foundations of belief to maintain moderation and steadiness on the Straight Path. For any extreme in pursuing matters is reprehensible.” </w:t>
      </w:r>
    </w:p>
    <w:p w14:paraId="2DF9193B" w14:textId="77777777" w:rsidR="00865BF0" w:rsidRDefault="00865BF0" w:rsidP="00E86172">
      <w:pPr>
        <w:rPr>
          <w:rFonts w:asciiTheme="majorBidi" w:hAnsiTheme="majorBidi" w:cstheme="majorBidi"/>
          <w:color w:val="000000"/>
          <w:sz w:val="28"/>
          <w:szCs w:val="28"/>
        </w:rPr>
      </w:pPr>
    </w:p>
    <w:p w14:paraId="658BD75B" w14:textId="336E6A84" w:rsidR="00E86172" w:rsidRPr="00533D21" w:rsidRDefault="00E86172" w:rsidP="00E86172">
      <w:pPr>
        <w:rPr>
          <w:rFonts w:asciiTheme="majorBidi" w:hAnsiTheme="majorBidi" w:cstheme="majorBidi"/>
          <w:sz w:val="28"/>
          <w:szCs w:val="28"/>
        </w:rPr>
      </w:pPr>
      <w:r w:rsidRPr="003141F4">
        <w:rPr>
          <w:rFonts w:asciiTheme="majorBidi" w:hAnsiTheme="majorBidi" w:cstheme="majorBidi"/>
          <w:color w:val="000000"/>
          <w:sz w:val="28"/>
          <w:szCs w:val="28"/>
        </w:rPr>
        <w:t xml:space="preserve">Indeed, the </w:t>
      </w:r>
      <w:r>
        <w:rPr>
          <w:rFonts w:asciiTheme="majorBidi" w:hAnsiTheme="majorBidi" w:cstheme="majorBidi"/>
          <w:color w:val="000000"/>
          <w:sz w:val="28"/>
          <w:szCs w:val="28"/>
        </w:rPr>
        <w:t>T</w:t>
      </w:r>
      <w:r w:rsidRPr="003141F4">
        <w:rPr>
          <w:rFonts w:asciiTheme="majorBidi" w:hAnsiTheme="majorBidi" w:cstheme="majorBidi"/>
          <w:color w:val="000000"/>
          <w:sz w:val="28"/>
          <w:szCs w:val="28"/>
        </w:rPr>
        <w:t>radition</w:t>
      </w:r>
      <w:r>
        <w:rPr>
          <w:rFonts w:asciiTheme="majorBidi" w:hAnsiTheme="majorBidi" w:cstheme="majorBidi"/>
          <w:color w:val="000000"/>
          <w:sz w:val="28"/>
          <w:szCs w:val="28"/>
        </w:rPr>
        <w:t xml:space="preserve"> of </w:t>
      </w:r>
      <w:r w:rsidRPr="003141F4">
        <w:rPr>
          <w:rFonts w:asciiTheme="majorBidi" w:hAnsiTheme="majorBidi" w:cstheme="majorBidi"/>
          <w:color w:val="000000"/>
          <w:sz w:val="28"/>
          <w:szCs w:val="28"/>
        </w:rPr>
        <w:t>Islamic</w:t>
      </w:r>
      <w:r>
        <w:rPr>
          <w:rFonts w:asciiTheme="majorBidi" w:hAnsiTheme="majorBidi" w:cstheme="majorBidi"/>
          <w:color w:val="000000"/>
          <w:sz w:val="28"/>
          <w:szCs w:val="28"/>
        </w:rPr>
        <w:t xml:space="preserve"> Orthodoxy</w:t>
      </w:r>
      <w:r w:rsidRPr="003141F4">
        <w:rPr>
          <w:rFonts w:asciiTheme="majorBidi" w:hAnsiTheme="majorBidi" w:cstheme="majorBidi"/>
          <w:color w:val="000000"/>
          <w:sz w:val="28"/>
          <w:szCs w:val="28"/>
        </w:rPr>
        <w:t xml:space="preserve"> has shown repeatedly that </w:t>
      </w:r>
      <w:r w:rsidRPr="00794232">
        <w:rPr>
          <w:rFonts w:asciiTheme="majorBidi" w:hAnsiTheme="majorBidi" w:cstheme="majorBidi"/>
          <w:color w:val="000000"/>
          <w:sz w:val="28"/>
          <w:szCs w:val="28"/>
          <w:u w:val="single"/>
        </w:rPr>
        <w:t xml:space="preserve">the Middle Way is not just the best road: It is the </w:t>
      </w:r>
      <w:r w:rsidRPr="008F278A">
        <w:rPr>
          <w:rFonts w:asciiTheme="majorBidi" w:hAnsiTheme="majorBidi" w:cstheme="majorBidi"/>
          <w:i/>
          <w:iCs/>
          <w:color w:val="000000"/>
          <w:sz w:val="28"/>
          <w:szCs w:val="28"/>
          <w:u w:val="single"/>
        </w:rPr>
        <w:t>only</w:t>
      </w:r>
      <w:r w:rsidRPr="00794232">
        <w:rPr>
          <w:rFonts w:asciiTheme="majorBidi" w:hAnsiTheme="majorBidi" w:cstheme="majorBidi"/>
          <w:color w:val="000000"/>
          <w:sz w:val="28"/>
          <w:szCs w:val="28"/>
          <w:u w:val="single"/>
        </w:rPr>
        <w:t xml:space="preserve"> road</w:t>
      </w:r>
      <w:r w:rsidRPr="003141F4">
        <w:rPr>
          <w:rFonts w:asciiTheme="majorBidi" w:hAnsiTheme="majorBidi" w:cstheme="majorBidi"/>
          <w:color w:val="000000"/>
          <w:sz w:val="28"/>
          <w:szCs w:val="28"/>
        </w:rPr>
        <w:t xml:space="preserve">. Thus, the early beacon of Greater Syria, </w:t>
      </w:r>
      <w:r w:rsidRPr="00AF214A">
        <w:rPr>
          <w:rFonts w:asciiTheme="majorBidi" w:hAnsiTheme="majorBidi" w:cstheme="majorBidi"/>
          <w:b/>
          <w:bCs/>
          <w:color w:val="000000"/>
          <w:sz w:val="28"/>
          <w:szCs w:val="28"/>
        </w:rPr>
        <w:t>al-Imām al-Awzā‘ī</w:t>
      </w:r>
      <w:r w:rsidRPr="003141F4">
        <w:rPr>
          <w:rFonts w:asciiTheme="majorBidi" w:hAnsiTheme="majorBidi" w:cstheme="majorBidi"/>
          <w:color w:val="000000"/>
          <w:sz w:val="28"/>
          <w:szCs w:val="28"/>
        </w:rPr>
        <w:t>,</w:t>
      </w:r>
      <w:r w:rsidRPr="003141F4">
        <w:rPr>
          <w:rStyle w:val="FootnoteReference"/>
          <w:sz w:val="28"/>
          <w:szCs w:val="28"/>
        </w:rPr>
        <w:footnoteReference w:id="192"/>
      </w:r>
      <w:r w:rsidRPr="003141F4">
        <w:rPr>
          <w:rFonts w:asciiTheme="majorBidi" w:hAnsiTheme="majorBidi" w:cstheme="majorBidi"/>
          <w:color w:val="000000"/>
          <w:sz w:val="28"/>
          <w:szCs w:val="28"/>
        </w:rPr>
        <w:t xml:space="preserve"> </w:t>
      </w:r>
      <w:r>
        <w:rPr>
          <w:rFonts w:asciiTheme="majorBidi" w:hAnsiTheme="majorBidi" w:cstheme="majorBidi"/>
          <w:color w:val="000000"/>
          <w:sz w:val="28"/>
          <w:szCs w:val="28"/>
        </w:rPr>
        <w:t>would say</w:t>
      </w:r>
      <w:r w:rsidRPr="003141F4">
        <w:rPr>
          <w:rFonts w:asciiTheme="majorBidi" w:hAnsiTheme="majorBidi" w:cstheme="majorBidi"/>
          <w:color w:val="000000"/>
          <w:sz w:val="28"/>
          <w:szCs w:val="28"/>
        </w:rPr>
        <w:t xml:space="preserve">: “There is nothing God has commanded but that Satan opposes it by [encouraging] two responses, and he does not care which one he succeeds in inciting [people to follow]: </w:t>
      </w:r>
      <w:r>
        <w:rPr>
          <w:rFonts w:asciiTheme="majorBidi" w:hAnsiTheme="majorBidi" w:cstheme="majorBidi"/>
          <w:color w:val="000000"/>
          <w:sz w:val="28"/>
          <w:szCs w:val="28"/>
        </w:rPr>
        <w:t>E</w:t>
      </w:r>
      <w:r w:rsidRPr="003141F4">
        <w:rPr>
          <w:rFonts w:asciiTheme="majorBidi" w:hAnsiTheme="majorBidi" w:cstheme="majorBidi"/>
          <w:color w:val="000000"/>
          <w:sz w:val="28"/>
          <w:szCs w:val="28"/>
        </w:rPr>
        <w:t>xcessive fanaticism (</w:t>
      </w:r>
      <w:r w:rsidRPr="003141F4">
        <w:rPr>
          <w:rFonts w:asciiTheme="majorBidi" w:hAnsiTheme="majorBidi" w:cstheme="majorBidi"/>
          <w:i/>
          <w:iCs/>
          <w:color w:val="000000"/>
          <w:sz w:val="28"/>
          <w:szCs w:val="28"/>
        </w:rPr>
        <w:t>al-ghulūw</w:t>
      </w:r>
      <w:r w:rsidRPr="003141F4">
        <w:rPr>
          <w:rFonts w:asciiTheme="majorBidi" w:hAnsiTheme="majorBidi" w:cstheme="majorBidi"/>
          <w:color w:val="000000"/>
          <w:sz w:val="28"/>
          <w:szCs w:val="28"/>
        </w:rPr>
        <w:t>) and neglectful delinquency (</w:t>
      </w:r>
      <w:r w:rsidRPr="003141F4">
        <w:rPr>
          <w:rFonts w:asciiTheme="majorBidi" w:hAnsiTheme="majorBidi" w:cstheme="majorBidi"/>
          <w:i/>
          <w:iCs/>
          <w:color w:val="000000"/>
          <w:sz w:val="28"/>
          <w:szCs w:val="28"/>
        </w:rPr>
        <w:t>al-taqṣīr</w:t>
      </w:r>
      <w:r w:rsidRPr="003141F4">
        <w:rPr>
          <w:rFonts w:asciiTheme="majorBidi" w:hAnsiTheme="majorBidi" w:cstheme="majorBidi"/>
          <w:color w:val="000000"/>
          <w:sz w:val="28"/>
          <w:szCs w:val="28"/>
        </w:rPr>
        <w:t>).”</w:t>
      </w:r>
    </w:p>
    <w:p w14:paraId="30D85ED2" w14:textId="77777777" w:rsidR="005F7378" w:rsidRDefault="005F7378" w:rsidP="00E86172">
      <w:pPr>
        <w:autoSpaceDE w:val="0"/>
        <w:autoSpaceDN w:val="0"/>
        <w:adjustRightInd w:val="0"/>
        <w:rPr>
          <w:rFonts w:asciiTheme="majorBidi" w:hAnsiTheme="majorBidi" w:cstheme="majorBidi"/>
          <w:color w:val="000000"/>
          <w:sz w:val="28"/>
          <w:szCs w:val="28"/>
        </w:rPr>
      </w:pPr>
    </w:p>
    <w:p w14:paraId="6D06DFE6" w14:textId="0F662000" w:rsidR="00AF7D61" w:rsidRPr="005F7378" w:rsidRDefault="00AF7D61" w:rsidP="00057716">
      <w:pPr>
        <w:autoSpaceDE w:val="0"/>
        <w:autoSpaceDN w:val="0"/>
        <w:adjustRightInd w:val="0"/>
        <w:ind w:left="1350"/>
        <w:rPr>
          <w:rFonts w:asciiTheme="majorBidi" w:hAnsiTheme="majorBidi" w:cstheme="majorBidi"/>
          <w:sz w:val="20"/>
          <w:szCs w:val="20"/>
        </w:rPr>
      </w:pPr>
      <w:r w:rsidRPr="005F7378">
        <w:rPr>
          <w:rFonts w:asciiTheme="majorBidi" w:hAnsiTheme="majorBidi" w:cstheme="majorBidi"/>
          <w:sz w:val="20"/>
          <w:szCs w:val="20"/>
        </w:rPr>
        <w:t>Image 4</w:t>
      </w:r>
      <w:r w:rsidR="0095163E">
        <w:rPr>
          <w:rFonts w:asciiTheme="majorBidi" w:hAnsiTheme="majorBidi" w:cstheme="majorBidi"/>
          <w:sz w:val="20"/>
          <w:szCs w:val="20"/>
        </w:rPr>
        <w:t>0</w:t>
      </w:r>
      <w:r w:rsidRPr="005F7378">
        <w:rPr>
          <w:rFonts w:asciiTheme="majorBidi" w:hAnsiTheme="majorBidi" w:cstheme="majorBidi"/>
          <w:sz w:val="20"/>
          <w:szCs w:val="20"/>
        </w:rPr>
        <w:t>:</w:t>
      </w:r>
    </w:p>
    <w:p w14:paraId="074BA1CE" w14:textId="77777777" w:rsidR="00AF7D61" w:rsidRDefault="00AF7D61" w:rsidP="00057716">
      <w:pPr>
        <w:autoSpaceDE w:val="0"/>
        <w:autoSpaceDN w:val="0"/>
        <w:adjustRightInd w:val="0"/>
        <w:ind w:left="1350"/>
        <w:rPr>
          <w:rFonts w:asciiTheme="majorBidi" w:hAnsiTheme="majorBidi" w:cstheme="majorBidi"/>
          <w:sz w:val="20"/>
          <w:szCs w:val="20"/>
        </w:rPr>
      </w:pPr>
    </w:p>
    <w:p w14:paraId="43DF46DB" w14:textId="77777777" w:rsidR="005F7378" w:rsidRDefault="005F7378" w:rsidP="00057716">
      <w:pPr>
        <w:autoSpaceDE w:val="0"/>
        <w:autoSpaceDN w:val="0"/>
        <w:adjustRightInd w:val="0"/>
        <w:ind w:left="1350"/>
        <w:rPr>
          <w:rFonts w:asciiTheme="majorBidi" w:hAnsiTheme="majorBidi" w:cstheme="majorBidi"/>
          <w:sz w:val="20"/>
          <w:szCs w:val="20"/>
        </w:rPr>
      </w:pPr>
    </w:p>
    <w:p w14:paraId="37381CCE" w14:textId="77777777" w:rsidR="005F7378" w:rsidRDefault="005F7378" w:rsidP="00057716">
      <w:pPr>
        <w:autoSpaceDE w:val="0"/>
        <w:autoSpaceDN w:val="0"/>
        <w:adjustRightInd w:val="0"/>
        <w:ind w:left="1350"/>
        <w:rPr>
          <w:rFonts w:asciiTheme="majorBidi" w:hAnsiTheme="majorBidi" w:cstheme="majorBidi"/>
          <w:sz w:val="20"/>
          <w:szCs w:val="20"/>
        </w:rPr>
      </w:pPr>
    </w:p>
    <w:p w14:paraId="68254607" w14:textId="77777777" w:rsidR="00057716" w:rsidRDefault="00057716" w:rsidP="00057716">
      <w:pPr>
        <w:autoSpaceDE w:val="0"/>
        <w:autoSpaceDN w:val="0"/>
        <w:adjustRightInd w:val="0"/>
        <w:ind w:left="1350"/>
        <w:rPr>
          <w:rFonts w:asciiTheme="majorBidi" w:hAnsiTheme="majorBidi" w:cstheme="majorBidi"/>
          <w:sz w:val="20"/>
          <w:szCs w:val="20"/>
        </w:rPr>
      </w:pPr>
    </w:p>
    <w:p w14:paraId="7149E6AB" w14:textId="77777777" w:rsidR="00DC49E2" w:rsidRDefault="00DC49E2" w:rsidP="00057716">
      <w:pPr>
        <w:autoSpaceDE w:val="0"/>
        <w:autoSpaceDN w:val="0"/>
        <w:adjustRightInd w:val="0"/>
        <w:ind w:left="1350"/>
        <w:rPr>
          <w:rFonts w:asciiTheme="majorBidi" w:hAnsiTheme="majorBidi" w:cstheme="majorBidi"/>
          <w:sz w:val="20"/>
          <w:szCs w:val="20"/>
        </w:rPr>
      </w:pPr>
    </w:p>
    <w:p w14:paraId="6E960741" w14:textId="1E3300A0" w:rsidR="00241A0E" w:rsidRDefault="00241A0E" w:rsidP="00057716">
      <w:pPr>
        <w:autoSpaceDE w:val="0"/>
        <w:autoSpaceDN w:val="0"/>
        <w:adjustRightInd w:val="0"/>
        <w:ind w:left="1350"/>
        <w:rPr>
          <w:rFonts w:asciiTheme="majorBidi" w:hAnsiTheme="majorBidi" w:cstheme="majorBidi"/>
          <w:sz w:val="20"/>
          <w:szCs w:val="20"/>
        </w:rPr>
      </w:pPr>
    </w:p>
    <w:p w14:paraId="4640FDD7" w14:textId="77777777" w:rsidR="001F1C11" w:rsidRDefault="001F1C11" w:rsidP="00057716">
      <w:pPr>
        <w:autoSpaceDE w:val="0"/>
        <w:autoSpaceDN w:val="0"/>
        <w:adjustRightInd w:val="0"/>
        <w:ind w:left="1350"/>
        <w:rPr>
          <w:rFonts w:asciiTheme="majorBidi" w:hAnsiTheme="majorBidi" w:cstheme="majorBidi"/>
          <w:sz w:val="20"/>
          <w:szCs w:val="20"/>
        </w:rPr>
      </w:pPr>
    </w:p>
    <w:p w14:paraId="13DFD0D4" w14:textId="77777777" w:rsidR="001F1C11" w:rsidRDefault="001F1C11" w:rsidP="00057716">
      <w:pPr>
        <w:autoSpaceDE w:val="0"/>
        <w:autoSpaceDN w:val="0"/>
        <w:adjustRightInd w:val="0"/>
        <w:ind w:left="1350"/>
        <w:rPr>
          <w:rFonts w:asciiTheme="majorBidi" w:hAnsiTheme="majorBidi" w:cstheme="majorBidi"/>
          <w:sz w:val="20"/>
          <w:szCs w:val="20"/>
        </w:rPr>
      </w:pPr>
    </w:p>
    <w:p w14:paraId="20E0DDC8" w14:textId="298425AB" w:rsidR="00241A0E" w:rsidRDefault="00714B28" w:rsidP="00714B28">
      <w:pPr>
        <w:tabs>
          <w:tab w:val="left" w:pos="3337"/>
        </w:tabs>
        <w:autoSpaceDE w:val="0"/>
        <w:autoSpaceDN w:val="0"/>
        <w:adjustRightInd w:val="0"/>
        <w:ind w:left="1350"/>
        <w:rPr>
          <w:rFonts w:asciiTheme="majorBidi" w:hAnsiTheme="majorBidi" w:cstheme="majorBidi"/>
          <w:sz w:val="20"/>
          <w:szCs w:val="20"/>
        </w:rPr>
      </w:pPr>
      <w:r>
        <w:rPr>
          <w:rFonts w:asciiTheme="majorBidi" w:hAnsiTheme="majorBidi" w:cstheme="majorBidi"/>
          <w:sz w:val="20"/>
          <w:szCs w:val="20"/>
        </w:rPr>
        <w:tab/>
      </w:r>
    </w:p>
    <w:p w14:paraId="505310B6" w14:textId="77777777" w:rsidR="00DC49E2" w:rsidRDefault="00DC49E2" w:rsidP="00057716">
      <w:pPr>
        <w:autoSpaceDE w:val="0"/>
        <w:autoSpaceDN w:val="0"/>
        <w:adjustRightInd w:val="0"/>
        <w:ind w:left="1350"/>
        <w:rPr>
          <w:rFonts w:asciiTheme="majorBidi" w:hAnsiTheme="majorBidi" w:cstheme="majorBidi"/>
          <w:sz w:val="20"/>
          <w:szCs w:val="20"/>
        </w:rPr>
      </w:pPr>
    </w:p>
    <w:p w14:paraId="41DC3660" w14:textId="77777777" w:rsidR="00DC49E2" w:rsidRDefault="00DC49E2" w:rsidP="00057716">
      <w:pPr>
        <w:autoSpaceDE w:val="0"/>
        <w:autoSpaceDN w:val="0"/>
        <w:adjustRightInd w:val="0"/>
        <w:ind w:left="1350"/>
        <w:rPr>
          <w:rFonts w:asciiTheme="majorBidi" w:hAnsiTheme="majorBidi" w:cstheme="majorBidi"/>
          <w:sz w:val="20"/>
          <w:szCs w:val="20"/>
        </w:rPr>
      </w:pPr>
    </w:p>
    <w:p w14:paraId="225A9ACC" w14:textId="77777777" w:rsidR="005F7378" w:rsidRPr="005F7378" w:rsidRDefault="005F7378" w:rsidP="00057716">
      <w:pPr>
        <w:autoSpaceDE w:val="0"/>
        <w:autoSpaceDN w:val="0"/>
        <w:adjustRightInd w:val="0"/>
        <w:ind w:left="1350"/>
        <w:rPr>
          <w:rFonts w:asciiTheme="majorBidi" w:hAnsiTheme="majorBidi" w:cstheme="majorBidi"/>
          <w:sz w:val="20"/>
          <w:szCs w:val="20"/>
        </w:rPr>
      </w:pPr>
    </w:p>
    <w:p w14:paraId="505C2633" w14:textId="1AC9F026" w:rsidR="00467A95" w:rsidRDefault="00B225F0" w:rsidP="00057716">
      <w:pPr>
        <w:autoSpaceDE w:val="0"/>
        <w:autoSpaceDN w:val="0"/>
        <w:adjustRightInd w:val="0"/>
        <w:ind w:left="1350"/>
        <w:rPr>
          <w:sz w:val="20"/>
          <w:szCs w:val="20"/>
        </w:rPr>
      </w:pPr>
      <w:r w:rsidRPr="005F7378">
        <w:rPr>
          <w:sz w:val="20"/>
          <w:szCs w:val="20"/>
        </w:rPr>
        <w:t>Nothing can be religiously right if it is morally wrong.</w:t>
      </w:r>
      <w:r w:rsidR="00965EC0" w:rsidRPr="005F7378">
        <w:rPr>
          <w:rStyle w:val="FootnoteReference"/>
          <w:sz w:val="20"/>
          <w:szCs w:val="20"/>
        </w:rPr>
        <w:footnoteReference w:id="193"/>
      </w:r>
    </w:p>
    <w:p w14:paraId="2C075101" w14:textId="77777777" w:rsidR="007762FD" w:rsidRDefault="007762FD" w:rsidP="00E86172">
      <w:pPr>
        <w:autoSpaceDE w:val="0"/>
        <w:autoSpaceDN w:val="0"/>
        <w:adjustRightInd w:val="0"/>
        <w:rPr>
          <w:rFonts w:asciiTheme="majorBidi" w:hAnsiTheme="majorBidi" w:cstheme="majorBidi"/>
          <w:sz w:val="28"/>
          <w:szCs w:val="28"/>
        </w:rPr>
      </w:pPr>
    </w:p>
    <w:p w14:paraId="36854F0D" w14:textId="77777777" w:rsidR="007D3E2A" w:rsidRDefault="00241A0E" w:rsidP="00E86172">
      <w:pPr>
        <w:autoSpaceDE w:val="0"/>
        <w:autoSpaceDN w:val="0"/>
        <w:adjustRightInd w:val="0"/>
        <w:rPr>
          <w:rFonts w:asciiTheme="majorBidi" w:hAnsiTheme="majorBidi" w:cstheme="majorBidi"/>
          <w:sz w:val="28"/>
          <w:szCs w:val="28"/>
        </w:rPr>
      </w:pPr>
      <w:r>
        <w:rPr>
          <w:rFonts w:asciiTheme="majorBidi" w:hAnsiTheme="majorBidi" w:cstheme="majorBidi"/>
          <w:sz w:val="28"/>
          <w:szCs w:val="28"/>
        </w:rPr>
        <w:t>Thus, i</w:t>
      </w:r>
      <w:r w:rsidR="00E86172" w:rsidRPr="003141F4">
        <w:rPr>
          <w:rFonts w:asciiTheme="majorBidi" w:hAnsiTheme="majorBidi" w:cstheme="majorBidi"/>
          <w:sz w:val="28"/>
          <w:szCs w:val="28"/>
        </w:rPr>
        <w:t>n any given age and under all circumstances,</w:t>
      </w:r>
      <w:r w:rsidR="00E86172" w:rsidRPr="003141F4">
        <w:rPr>
          <w:rFonts w:asciiTheme="majorBidi" w:hAnsiTheme="majorBidi" w:cstheme="majorBidi"/>
          <w:color w:val="000000"/>
          <w:sz w:val="28"/>
          <w:szCs w:val="28"/>
        </w:rPr>
        <w:t xml:space="preserve"> it is the obligation of </w:t>
      </w:r>
      <w:r w:rsidR="00E86172">
        <w:rPr>
          <w:rFonts w:asciiTheme="majorBidi" w:hAnsiTheme="majorBidi" w:cstheme="majorBidi"/>
          <w:color w:val="000000"/>
          <w:sz w:val="28"/>
          <w:szCs w:val="28"/>
        </w:rPr>
        <w:t xml:space="preserve">the Divine Science </w:t>
      </w:r>
      <w:r w:rsidR="00175677">
        <w:rPr>
          <w:rFonts w:asciiTheme="majorBidi" w:hAnsiTheme="majorBidi" w:cstheme="majorBidi"/>
          <w:color w:val="000000"/>
          <w:sz w:val="28"/>
          <w:szCs w:val="28"/>
        </w:rPr>
        <w:t>and</w:t>
      </w:r>
      <w:r w:rsidR="00E86172" w:rsidRPr="003141F4">
        <w:rPr>
          <w:rFonts w:asciiTheme="majorBidi" w:hAnsiTheme="majorBidi" w:cstheme="majorBidi"/>
          <w:color w:val="000000"/>
          <w:sz w:val="28"/>
          <w:szCs w:val="28"/>
        </w:rPr>
        <w:t xml:space="preserve"> Islamic </w:t>
      </w:r>
      <w:r w:rsidR="00E86172">
        <w:rPr>
          <w:rFonts w:asciiTheme="majorBidi" w:hAnsiTheme="majorBidi" w:cstheme="majorBidi"/>
          <w:color w:val="000000"/>
          <w:sz w:val="28"/>
          <w:szCs w:val="28"/>
        </w:rPr>
        <w:t>S</w:t>
      </w:r>
      <w:r w:rsidR="00E86172" w:rsidRPr="003141F4">
        <w:rPr>
          <w:rFonts w:asciiTheme="majorBidi" w:hAnsiTheme="majorBidi" w:cstheme="majorBidi"/>
          <w:color w:val="000000"/>
          <w:sz w:val="28"/>
          <w:szCs w:val="28"/>
        </w:rPr>
        <w:t>cholarship</w:t>
      </w:r>
      <w:r w:rsidR="00175677">
        <w:rPr>
          <w:rFonts w:asciiTheme="majorBidi" w:hAnsiTheme="majorBidi" w:cstheme="majorBidi"/>
          <w:color w:val="000000"/>
          <w:sz w:val="28"/>
          <w:szCs w:val="28"/>
        </w:rPr>
        <w:t xml:space="preserve"> in general</w:t>
      </w:r>
      <w:r w:rsidR="00E86172" w:rsidRPr="003141F4">
        <w:rPr>
          <w:rFonts w:asciiTheme="majorBidi" w:hAnsiTheme="majorBidi" w:cstheme="majorBidi"/>
          <w:color w:val="000000"/>
          <w:sz w:val="28"/>
          <w:szCs w:val="28"/>
        </w:rPr>
        <w:t xml:space="preserve"> to blaze the Middle Path of harmony, </w:t>
      </w:r>
      <w:r w:rsidR="00E86172" w:rsidRPr="003141F4">
        <w:rPr>
          <w:rFonts w:asciiTheme="majorBidi" w:hAnsiTheme="majorBidi" w:cstheme="majorBidi"/>
          <w:sz w:val="28"/>
          <w:szCs w:val="28"/>
        </w:rPr>
        <w:t xml:space="preserve">balance, understanding, and moderation. </w:t>
      </w:r>
    </w:p>
    <w:p w14:paraId="4BBD407A" w14:textId="77777777" w:rsidR="007D3E2A" w:rsidRDefault="007D3E2A" w:rsidP="00E86172">
      <w:pPr>
        <w:autoSpaceDE w:val="0"/>
        <w:autoSpaceDN w:val="0"/>
        <w:adjustRightInd w:val="0"/>
        <w:rPr>
          <w:rFonts w:asciiTheme="majorBidi" w:hAnsiTheme="majorBidi" w:cstheme="majorBidi"/>
          <w:sz w:val="28"/>
          <w:szCs w:val="28"/>
        </w:rPr>
      </w:pPr>
    </w:p>
    <w:p w14:paraId="14CBDD00" w14:textId="40536E9F" w:rsidR="00CB5290" w:rsidRDefault="007D3E2A" w:rsidP="00E86172">
      <w:pPr>
        <w:autoSpaceDE w:val="0"/>
        <w:autoSpaceDN w:val="0"/>
        <w:adjustRightInd w:val="0"/>
        <w:rPr>
          <w:rFonts w:asciiTheme="majorBidi" w:hAnsiTheme="majorBidi" w:cstheme="majorBidi"/>
          <w:sz w:val="28"/>
          <w:szCs w:val="28"/>
        </w:rPr>
      </w:pPr>
      <w:r>
        <w:rPr>
          <w:rFonts w:asciiTheme="majorBidi" w:hAnsiTheme="majorBidi" w:cstheme="majorBidi"/>
          <w:sz w:val="28"/>
          <w:szCs w:val="28"/>
        </w:rPr>
        <w:t>I</w:t>
      </w:r>
      <w:r w:rsidR="00E86172" w:rsidRPr="003141F4">
        <w:rPr>
          <w:rFonts w:asciiTheme="majorBidi" w:hAnsiTheme="majorBidi" w:cstheme="majorBidi"/>
          <w:sz w:val="28"/>
          <w:szCs w:val="28"/>
        </w:rPr>
        <w:t xml:space="preserve">n the Qur’ān, God </w:t>
      </w:r>
      <w:r w:rsidR="00CB5290">
        <w:rPr>
          <w:rFonts w:asciiTheme="majorBidi" w:hAnsiTheme="majorBidi" w:cstheme="majorBidi"/>
          <w:sz w:val="28"/>
          <w:szCs w:val="28"/>
        </w:rPr>
        <w:t>highlights</w:t>
      </w:r>
      <w:r w:rsidR="00E86172" w:rsidRPr="003141F4">
        <w:rPr>
          <w:rFonts w:asciiTheme="majorBidi" w:hAnsiTheme="majorBidi" w:cstheme="majorBidi"/>
          <w:sz w:val="28"/>
          <w:szCs w:val="28"/>
        </w:rPr>
        <w:t xml:space="preserve"> </w:t>
      </w:r>
      <w:r w:rsidR="00E5025A">
        <w:rPr>
          <w:rFonts w:asciiTheme="majorBidi" w:hAnsiTheme="majorBidi" w:cstheme="majorBidi"/>
          <w:sz w:val="28"/>
          <w:szCs w:val="28"/>
        </w:rPr>
        <w:t xml:space="preserve">the fact </w:t>
      </w:r>
      <w:r w:rsidR="00E86172" w:rsidRPr="003141F4">
        <w:rPr>
          <w:rFonts w:asciiTheme="majorBidi" w:hAnsiTheme="majorBidi" w:cstheme="majorBidi"/>
          <w:sz w:val="28"/>
          <w:szCs w:val="28"/>
        </w:rPr>
        <w:t xml:space="preserve">that He meant for the </w:t>
      </w:r>
      <w:r w:rsidR="00E86172">
        <w:rPr>
          <w:rFonts w:asciiTheme="majorBidi" w:hAnsiTheme="majorBidi" w:cstheme="majorBidi"/>
          <w:sz w:val="28"/>
          <w:szCs w:val="28"/>
        </w:rPr>
        <w:t>W</w:t>
      </w:r>
      <w:r w:rsidR="00E86172" w:rsidRPr="003141F4">
        <w:rPr>
          <w:rFonts w:asciiTheme="majorBidi" w:hAnsiTheme="majorBidi" w:cstheme="majorBidi"/>
          <w:sz w:val="28"/>
          <w:szCs w:val="28"/>
        </w:rPr>
        <w:t>orld Community (</w:t>
      </w:r>
      <w:r w:rsidR="00E86172" w:rsidRPr="003141F4">
        <w:rPr>
          <w:rFonts w:asciiTheme="majorBidi" w:hAnsiTheme="majorBidi" w:cstheme="majorBidi"/>
          <w:i/>
          <w:iCs/>
          <w:sz w:val="28"/>
          <w:szCs w:val="28"/>
        </w:rPr>
        <w:t>Umma</w:t>
      </w:r>
      <w:r w:rsidR="00E86172" w:rsidRPr="003141F4">
        <w:rPr>
          <w:rFonts w:asciiTheme="majorBidi" w:hAnsiTheme="majorBidi" w:cstheme="majorBidi"/>
          <w:sz w:val="28"/>
          <w:szCs w:val="28"/>
        </w:rPr>
        <w:t xml:space="preserve">) of Islam </w:t>
      </w:r>
      <w:r w:rsidR="00E86172" w:rsidRPr="003141F4">
        <w:rPr>
          <w:rFonts w:asciiTheme="majorBidi" w:hAnsiTheme="majorBidi" w:cstheme="majorBidi"/>
          <w:sz w:val="28"/>
          <w:szCs w:val="28"/>
          <w:shd w:val="clear" w:color="auto" w:fill="FFFFFF" w:themeFill="background1"/>
        </w:rPr>
        <w:t>to embody th</w:t>
      </w:r>
      <w:r w:rsidR="00CB5290">
        <w:rPr>
          <w:rFonts w:asciiTheme="majorBidi" w:hAnsiTheme="majorBidi" w:cstheme="majorBidi"/>
          <w:sz w:val="28"/>
          <w:szCs w:val="28"/>
          <w:shd w:val="clear" w:color="auto" w:fill="FFFFFF" w:themeFill="background1"/>
        </w:rPr>
        <w:t>e</w:t>
      </w:r>
      <w:r w:rsidR="00E86172" w:rsidRPr="003141F4">
        <w:rPr>
          <w:rFonts w:asciiTheme="majorBidi" w:hAnsiTheme="majorBidi" w:cstheme="majorBidi"/>
          <w:sz w:val="28"/>
          <w:szCs w:val="28"/>
          <w:shd w:val="clear" w:color="auto" w:fill="FFFFFF" w:themeFill="background1"/>
        </w:rPr>
        <w:t xml:space="preserve"> golden mean</w:t>
      </w:r>
      <w:r w:rsidR="00CB5290">
        <w:rPr>
          <w:rFonts w:asciiTheme="majorBidi" w:hAnsiTheme="majorBidi" w:cstheme="majorBidi"/>
          <w:sz w:val="28"/>
          <w:szCs w:val="28"/>
          <w:shd w:val="clear" w:color="auto" w:fill="FFFFFF" w:themeFill="background1"/>
        </w:rPr>
        <w:t xml:space="preserve"> of moderation</w:t>
      </w:r>
      <w:r w:rsidR="00E86172" w:rsidRPr="003141F4">
        <w:rPr>
          <w:rFonts w:asciiTheme="majorBidi" w:hAnsiTheme="majorBidi" w:cstheme="majorBidi"/>
          <w:sz w:val="28"/>
          <w:szCs w:val="28"/>
          <w:shd w:val="clear" w:color="auto" w:fill="FFFFFF" w:themeFill="background1"/>
        </w:rPr>
        <w:t>.</w:t>
      </w:r>
      <w:r w:rsidR="00E86172" w:rsidRPr="003141F4">
        <w:rPr>
          <w:rFonts w:asciiTheme="majorBidi" w:hAnsiTheme="majorBidi" w:cstheme="majorBidi"/>
          <w:sz w:val="28"/>
          <w:szCs w:val="28"/>
        </w:rPr>
        <w:t xml:space="preserve"> He says:</w:t>
      </w:r>
    </w:p>
    <w:p w14:paraId="0A4B48B6" w14:textId="77777777" w:rsidR="00CB5290" w:rsidRDefault="00CB5290" w:rsidP="00E86172">
      <w:pPr>
        <w:autoSpaceDE w:val="0"/>
        <w:autoSpaceDN w:val="0"/>
        <w:adjustRightInd w:val="0"/>
        <w:rPr>
          <w:rFonts w:asciiTheme="majorBidi" w:hAnsiTheme="majorBidi" w:cstheme="majorBidi"/>
          <w:sz w:val="28"/>
          <w:szCs w:val="28"/>
        </w:rPr>
      </w:pPr>
    </w:p>
    <w:p w14:paraId="4A4CC598" w14:textId="52DFCD8C" w:rsidR="00CB5290" w:rsidRPr="00CB5290" w:rsidRDefault="00E86172" w:rsidP="00CB5290">
      <w:pPr>
        <w:autoSpaceDE w:val="0"/>
        <w:autoSpaceDN w:val="0"/>
        <w:adjustRightInd w:val="0"/>
        <w:ind w:left="1440" w:right="1260"/>
        <w:rPr>
          <w:rFonts w:asciiTheme="majorBidi" w:hAnsiTheme="majorBidi" w:cstheme="majorBidi"/>
        </w:rPr>
      </w:pPr>
      <w:r w:rsidRPr="00CB5290">
        <w:rPr>
          <w:rFonts w:asciiTheme="majorBidi" w:hAnsiTheme="majorBidi" w:cstheme="majorBidi"/>
        </w:rPr>
        <w:lastRenderedPageBreak/>
        <w:t xml:space="preserve">Thus did </w:t>
      </w:r>
      <w:r w:rsidRPr="00CB5290">
        <w:rPr>
          <w:rFonts w:asciiTheme="majorBidi" w:hAnsiTheme="majorBidi" w:cstheme="majorBidi"/>
          <w:b/>
          <w:bCs/>
        </w:rPr>
        <w:t>We</w:t>
      </w:r>
      <w:r w:rsidRPr="00CB5290">
        <w:rPr>
          <w:vertAlign w:val="superscript"/>
        </w:rPr>
        <w:footnoteReference w:id="194"/>
      </w:r>
      <w:r w:rsidRPr="00CB5290">
        <w:rPr>
          <w:rFonts w:asciiTheme="majorBidi" w:hAnsiTheme="majorBidi" w:cstheme="majorBidi"/>
        </w:rPr>
        <w:t xml:space="preserve"> make you a Middle Community (</w:t>
      </w:r>
      <w:r w:rsidRPr="00CB5290">
        <w:rPr>
          <w:rFonts w:asciiTheme="majorBidi" w:hAnsiTheme="majorBidi" w:cstheme="majorBidi"/>
          <w:i/>
          <w:iCs/>
        </w:rPr>
        <w:t>Ummatan wasaṭan</w:t>
      </w:r>
      <w:r w:rsidRPr="00CB5290">
        <w:rPr>
          <w:rFonts w:asciiTheme="majorBidi" w:hAnsiTheme="majorBidi" w:cstheme="majorBidi"/>
        </w:rPr>
        <w:t>) so that you may be witnesses for Mankind and</w:t>
      </w:r>
      <w:r w:rsidR="00CB5290">
        <w:rPr>
          <w:rFonts w:asciiTheme="majorBidi" w:hAnsiTheme="majorBidi" w:cstheme="majorBidi"/>
        </w:rPr>
        <w:t xml:space="preserve"> so</w:t>
      </w:r>
      <w:r w:rsidRPr="00CB5290">
        <w:rPr>
          <w:rFonts w:asciiTheme="majorBidi" w:hAnsiTheme="majorBidi" w:cstheme="majorBidi"/>
        </w:rPr>
        <w:t xml:space="preserve"> that the Messenger may be a witness for yo</w:t>
      </w:r>
      <w:r w:rsidR="006D457C">
        <w:rPr>
          <w:rFonts w:asciiTheme="majorBidi" w:hAnsiTheme="majorBidi" w:cstheme="majorBidi"/>
        </w:rPr>
        <w:t xml:space="preserve">u </w:t>
      </w:r>
      <w:r w:rsidRPr="00CB5290">
        <w:rPr>
          <w:rFonts w:asciiTheme="majorBidi" w:hAnsiTheme="majorBidi" w:cstheme="majorBidi"/>
        </w:rPr>
        <w:t xml:space="preserve">(The Cow, 2:143). </w:t>
      </w:r>
    </w:p>
    <w:p w14:paraId="42391D1E" w14:textId="77777777" w:rsidR="00CB5290" w:rsidRDefault="00CB5290" w:rsidP="00E86172">
      <w:pPr>
        <w:autoSpaceDE w:val="0"/>
        <w:autoSpaceDN w:val="0"/>
        <w:adjustRightInd w:val="0"/>
        <w:rPr>
          <w:rFonts w:asciiTheme="majorBidi" w:hAnsiTheme="majorBidi" w:cstheme="majorBidi"/>
          <w:sz w:val="28"/>
          <w:szCs w:val="28"/>
        </w:rPr>
      </w:pPr>
    </w:p>
    <w:p w14:paraId="2E8A3CB6" w14:textId="713D0A43" w:rsidR="00E86172" w:rsidRDefault="00E86172" w:rsidP="00E5025A">
      <w:pPr>
        <w:autoSpaceDE w:val="0"/>
        <w:autoSpaceDN w:val="0"/>
        <w:adjustRightInd w:val="0"/>
        <w:rPr>
          <w:rFonts w:asciiTheme="majorBidi" w:hAnsiTheme="majorBidi" w:cstheme="majorBidi"/>
          <w:sz w:val="28"/>
          <w:szCs w:val="28"/>
        </w:rPr>
      </w:pPr>
      <w:r w:rsidRPr="003141F4">
        <w:rPr>
          <w:rFonts w:asciiTheme="majorBidi" w:hAnsiTheme="majorBidi" w:cstheme="majorBidi"/>
          <w:sz w:val="28"/>
          <w:szCs w:val="28"/>
        </w:rPr>
        <w:t>In Arabic, the word “middle”</w:t>
      </w:r>
      <w:r>
        <w:rPr>
          <w:rFonts w:asciiTheme="majorBidi" w:hAnsiTheme="majorBidi" w:cstheme="majorBidi"/>
          <w:sz w:val="28"/>
          <w:szCs w:val="28"/>
        </w:rPr>
        <w:t xml:space="preserve"> or “middlemost”</w:t>
      </w:r>
      <w:r w:rsidRPr="003141F4">
        <w:rPr>
          <w:rFonts w:asciiTheme="majorBidi" w:hAnsiTheme="majorBidi" w:cstheme="majorBidi"/>
          <w:sz w:val="28"/>
          <w:szCs w:val="28"/>
        </w:rPr>
        <w:t xml:space="preserve"> (</w:t>
      </w:r>
      <w:r w:rsidRPr="003141F4">
        <w:rPr>
          <w:rFonts w:asciiTheme="majorBidi" w:hAnsiTheme="majorBidi" w:cstheme="majorBidi"/>
          <w:i/>
          <w:iCs/>
          <w:sz w:val="28"/>
          <w:szCs w:val="28"/>
        </w:rPr>
        <w:t>wasaṭ</w:t>
      </w:r>
      <w:r w:rsidRPr="003141F4">
        <w:rPr>
          <w:rFonts w:asciiTheme="majorBidi" w:hAnsiTheme="majorBidi" w:cstheme="majorBidi"/>
          <w:sz w:val="28"/>
          <w:szCs w:val="28"/>
        </w:rPr>
        <w:t xml:space="preserve">) </w:t>
      </w:r>
      <w:r w:rsidR="006D457C">
        <w:rPr>
          <w:rFonts w:asciiTheme="majorBidi" w:hAnsiTheme="majorBidi" w:cstheme="majorBidi"/>
          <w:sz w:val="28"/>
          <w:szCs w:val="28"/>
        </w:rPr>
        <w:t xml:space="preserve">as used </w:t>
      </w:r>
      <w:r w:rsidRPr="003141F4">
        <w:rPr>
          <w:rFonts w:asciiTheme="majorBidi" w:hAnsiTheme="majorBidi" w:cstheme="majorBidi"/>
          <w:sz w:val="28"/>
          <w:szCs w:val="28"/>
        </w:rPr>
        <w:t>in this verse</w:t>
      </w:r>
      <w:r>
        <w:rPr>
          <w:rFonts w:asciiTheme="majorBidi" w:hAnsiTheme="majorBidi" w:cstheme="majorBidi"/>
          <w:sz w:val="28"/>
          <w:szCs w:val="28"/>
        </w:rPr>
        <w:t xml:space="preserve"> connotes what is</w:t>
      </w:r>
      <w:r w:rsidRPr="003141F4">
        <w:rPr>
          <w:rFonts w:asciiTheme="majorBidi" w:hAnsiTheme="majorBidi" w:cstheme="majorBidi"/>
          <w:sz w:val="28"/>
          <w:szCs w:val="28"/>
        </w:rPr>
        <w:t xml:space="preserve"> sound, moderate, balanced, and</w:t>
      </w:r>
      <w:r>
        <w:rPr>
          <w:rFonts w:asciiTheme="majorBidi" w:hAnsiTheme="majorBidi" w:cstheme="majorBidi"/>
          <w:sz w:val="28"/>
          <w:szCs w:val="28"/>
        </w:rPr>
        <w:t>—by that reason—also the</w:t>
      </w:r>
      <w:r w:rsidRPr="003141F4">
        <w:rPr>
          <w:rFonts w:asciiTheme="majorBidi" w:hAnsiTheme="majorBidi" w:cstheme="majorBidi"/>
          <w:sz w:val="28"/>
          <w:szCs w:val="28"/>
        </w:rPr>
        <w:t xml:space="preserve"> most excellent. For</w:t>
      </w:r>
      <w:r w:rsidR="006D457C">
        <w:rPr>
          <w:rFonts w:asciiTheme="majorBidi" w:hAnsiTheme="majorBidi" w:cstheme="majorBidi"/>
          <w:sz w:val="28"/>
          <w:szCs w:val="28"/>
        </w:rPr>
        <w:t xml:space="preserve"> in basic Arabic semantics</w:t>
      </w:r>
      <w:r w:rsidRPr="003141F4">
        <w:rPr>
          <w:rFonts w:asciiTheme="majorBidi" w:hAnsiTheme="majorBidi" w:cstheme="majorBidi"/>
          <w:sz w:val="28"/>
          <w:szCs w:val="28"/>
        </w:rPr>
        <w:t xml:space="preserve"> there is no excellence</w:t>
      </w:r>
      <w:r>
        <w:rPr>
          <w:rFonts w:asciiTheme="majorBidi" w:hAnsiTheme="majorBidi" w:cstheme="majorBidi"/>
          <w:sz w:val="28"/>
          <w:szCs w:val="28"/>
        </w:rPr>
        <w:t xml:space="preserve"> in anything</w:t>
      </w:r>
      <w:r w:rsidRPr="003141F4">
        <w:rPr>
          <w:rFonts w:asciiTheme="majorBidi" w:hAnsiTheme="majorBidi" w:cstheme="majorBidi"/>
          <w:sz w:val="28"/>
          <w:szCs w:val="28"/>
        </w:rPr>
        <w:t xml:space="preserve"> </w:t>
      </w:r>
      <w:r>
        <w:rPr>
          <w:rFonts w:asciiTheme="majorBidi" w:hAnsiTheme="majorBidi" w:cstheme="majorBidi"/>
          <w:sz w:val="28"/>
          <w:szCs w:val="28"/>
        </w:rPr>
        <w:t>that lacks</w:t>
      </w:r>
      <w:r w:rsidRPr="003141F4">
        <w:rPr>
          <w:rFonts w:asciiTheme="majorBidi" w:hAnsiTheme="majorBidi" w:cstheme="majorBidi"/>
          <w:sz w:val="28"/>
          <w:szCs w:val="28"/>
        </w:rPr>
        <w:t xml:space="preserve"> moderation</w:t>
      </w:r>
      <w:r>
        <w:rPr>
          <w:rFonts w:asciiTheme="majorBidi" w:hAnsiTheme="majorBidi" w:cstheme="majorBidi"/>
          <w:sz w:val="28"/>
          <w:szCs w:val="28"/>
        </w:rPr>
        <w:t xml:space="preserve"> and balance</w:t>
      </w:r>
      <w:r w:rsidRPr="003141F4">
        <w:rPr>
          <w:rFonts w:asciiTheme="majorBidi" w:hAnsiTheme="majorBidi" w:cstheme="majorBidi"/>
          <w:sz w:val="28"/>
          <w:szCs w:val="28"/>
        </w:rPr>
        <w:t xml:space="preserve">. </w:t>
      </w:r>
      <w:r w:rsidR="009E775C">
        <w:rPr>
          <w:rFonts w:asciiTheme="majorBidi" w:hAnsiTheme="majorBidi" w:cstheme="majorBidi"/>
          <w:sz w:val="28"/>
          <w:szCs w:val="28"/>
        </w:rPr>
        <w:t>Thus, i</w:t>
      </w:r>
      <w:r w:rsidRPr="003141F4">
        <w:rPr>
          <w:rFonts w:asciiTheme="majorBidi" w:hAnsiTheme="majorBidi" w:cstheme="majorBidi"/>
          <w:sz w:val="28"/>
          <w:szCs w:val="28"/>
        </w:rPr>
        <w:t xml:space="preserve">n Arabic, “middlemost” </w:t>
      </w:r>
      <w:r>
        <w:rPr>
          <w:rFonts w:asciiTheme="majorBidi" w:hAnsiTheme="majorBidi" w:cstheme="majorBidi"/>
          <w:sz w:val="28"/>
          <w:szCs w:val="28"/>
        </w:rPr>
        <w:t>implies</w:t>
      </w:r>
      <w:r w:rsidRPr="003141F4">
        <w:rPr>
          <w:rFonts w:asciiTheme="majorBidi" w:hAnsiTheme="majorBidi" w:cstheme="majorBidi"/>
          <w:sz w:val="28"/>
          <w:szCs w:val="28"/>
        </w:rPr>
        <w:t xml:space="preserve"> </w:t>
      </w:r>
      <w:r>
        <w:rPr>
          <w:rFonts w:asciiTheme="majorBidi" w:hAnsiTheme="majorBidi" w:cstheme="majorBidi"/>
          <w:sz w:val="28"/>
          <w:szCs w:val="28"/>
        </w:rPr>
        <w:t>that something or someone</w:t>
      </w:r>
      <w:r w:rsidR="009E775C">
        <w:rPr>
          <w:rFonts w:asciiTheme="majorBidi" w:hAnsiTheme="majorBidi" w:cstheme="majorBidi"/>
          <w:sz w:val="28"/>
          <w:szCs w:val="28"/>
        </w:rPr>
        <w:t xml:space="preserve"> with that quality</w:t>
      </w:r>
      <w:r>
        <w:rPr>
          <w:rFonts w:asciiTheme="majorBidi" w:hAnsiTheme="majorBidi" w:cstheme="majorBidi"/>
          <w:sz w:val="28"/>
          <w:szCs w:val="28"/>
        </w:rPr>
        <w:t xml:space="preserve"> has </w:t>
      </w:r>
      <w:r w:rsidRPr="003141F4">
        <w:rPr>
          <w:rFonts w:asciiTheme="majorBidi" w:hAnsiTheme="majorBidi" w:cstheme="majorBidi"/>
          <w:sz w:val="28"/>
          <w:szCs w:val="28"/>
        </w:rPr>
        <w:t xml:space="preserve">the most excellent of attributes by virtue of falling midway between every type of </w:t>
      </w:r>
      <w:r w:rsidR="009E775C" w:rsidRPr="003141F4">
        <w:rPr>
          <w:rFonts w:asciiTheme="majorBidi" w:hAnsiTheme="majorBidi" w:cstheme="majorBidi"/>
          <w:sz w:val="28"/>
          <w:szCs w:val="28"/>
        </w:rPr>
        <w:t>excess</w:t>
      </w:r>
      <w:r w:rsidR="009E775C">
        <w:rPr>
          <w:rFonts w:asciiTheme="majorBidi" w:hAnsiTheme="majorBidi" w:cstheme="majorBidi"/>
          <w:sz w:val="28"/>
          <w:szCs w:val="28"/>
        </w:rPr>
        <w:t xml:space="preserve"> and </w:t>
      </w:r>
      <w:r>
        <w:rPr>
          <w:rFonts w:asciiTheme="majorBidi" w:hAnsiTheme="majorBidi" w:cstheme="majorBidi"/>
          <w:sz w:val="28"/>
          <w:szCs w:val="28"/>
        </w:rPr>
        <w:t>extremism</w:t>
      </w:r>
      <w:r w:rsidRPr="003141F4">
        <w:rPr>
          <w:rFonts w:asciiTheme="majorBidi" w:hAnsiTheme="majorBidi" w:cstheme="majorBidi"/>
          <w:sz w:val="28"/>
          <w:szCs w:val="28"/>
        </w:rPr>
        <w:t xml:space="preserve">. </w:t>
      </w:r>
      <w:r w:rsidR="009E775C">
        <w:rPr>
          <w:rFonts w:asciiTheme="majorBidi" w:hAnsiTheme="majorBidi" w:cstheme="majorBidi"/>
          <w:sz w:val="28"/>
          <w:szCs w:val="28"/>
        </w:rPr>
        <w:t>For that reason</w:t>
      </w:r>
      <w:r w:rsidRPr="003141F4">
        <w:rPr>
          <w:rFonts w:asciiTheme="majorBidi" w:hAnsiTheme="majorBidi" w:cstheme="majorBidi"/>
          <w:sz w:val="28"/>
          <w:szCs w:val="28"/>
        </w:rPr>
        <w:t xml:space="preserve">, to be </w:t>
      </w:r>
      <w:r>
        <w:rPr>
          <w:rFonts w:asciiTheme="majorBidi" w:hAnsiTheme="majorBidi" w:cstheme="majorBidi"/>
          <w:sz w:val="28"/>
          <w:szCs w:val="28"/>
        </w:rPr>
        <w:t>“</w:t>
      </w:r>
      <w:r w:rsidRPr="003141F4">
        <w:rPr>
          <w:rFonts w:asciiTheme="majorBidi" w:hAnsiTheme="majorBidi" w:cstheme="majorBidi"/>
          <w:sz w:val="28"/>
          <w:szCs w:val="28"/>
        </w:rPr>
        <w:t>middlemost</w:t>
      </w:r>
      <w:r>
        <w:rPr>
          <w:rFonts w:asciiTheme="majorBidi" w:hAnsiTheme="majorBidi" w:cstheme="majorBidi"/>
          <w:sz w:val="28"/>
          <w:szCs w:val="28"/>
        </w:rPr>
        <w:t>”</w:t>
      </w:r>
      <w:r w:rsidRPr="003141F4">
        <w:rPr>
          <w:rFonts w:asciiTheme="majorBidi" w:hAnsiTheme="majorBidi" w:cstheme="majorBidi"/>
          <w:sz w:val="28"/>
          <w:szCs w:val="28"/>
        </w:rPr>
        <w:t xml:space="preserve"> </w:t>
      </w:r>
      <w:r>
        <w:rPr>
          <w:rFonts w:asciiTheme="majorBidi" w:hAnsiTheme="majorBidi" w:cstheme="majorBidi"/>
          <w:sz w:val="28"/>
          <w:szCs w:val="28"/>
        </w:rPr>
        <w:t xml:space="preserve">also </w:t>
      </w:r>
      <w:r w:rsidRPr="003141F4">
        <w:rPr>
          <w:rFonts w:asciiTheme="majorBidi" w:hAnsiTheme="majorBidi" w:cstheme="majorBidi"/>
          <w:sz w:val="28"/>
          <w:szCs w:val="28"/>
        </w:rPr>
        <w:t xml:space="preserve">means to be worthy of praise by virtue of being free of extremism or </w:t>
      </w:r>
      <w:r>
        <w:rPr>
          <w:rFonts w:asciiTheme="majorBidi" w:hAnsiTheme="majorBidi" w:cstheme="majorBidi"/>
          <w:sz w:val="28"/>
          <w:szCs w:val="28"/>
        </w:rPr>
        <w:t xml:space="preserve">other </w:t>
      </w:r>
      <w:r w:rsidRPr="003141F4">
        <w:rPr>
          <w:rFonts w:asciiTheme="majorBidi" w:hAnsiTheme="majorBidi" w:cstheme="majorBidi"/>
          <w:sz w:val="28"/>
          <w:szCs w:val="28"/>
        </w:rPr>
        <w:t>deficienc</w:t>
      </w:r>
      <w:r>
        <w:rPr>
          <w:rFonts w:asciiTheme="majorBidi" w:hAnsiTheme="majorBidi" w:cstheme="majorBidi"/>
          <w:sz w:val="28"/>
          <w:szCs w:val="28"/>
        </w:rPr>
        <w:t>ies</w:t>
      </w:r>
      <w:r w:rsidRPr="003141F4">
        <w:rPr>
          <w:rFonts w:asciiTheme="majorBidi" w:hAnsiTheme="majorBidi" w:cstheme="majorBidi"/>
          <w:sz w:val="28"/>
          <w:szCs w:val="28"/>
        </w:rPr>
        <w:t xml:space="preserve">. </w:t>
      </w:r>
    </w:p>
    <w:p w14:paraId="4BDE1298" w14:textId="77777777" w:rsidR="00E5025A" w:rsidRDefault="00E5025A" w:rsidP="00E5025A">
      <w:pPr>
        <w:autoSpaceDE w:val="0"/>
        <w:autoSpaceDN w:val="0"/>
        <w:adjustRightInd w:val="0"/>
        <w:rPr>
          <w:rFonts w:asciiTheme="majorBidi" w:hAnsiTheme="majorBidi" w:cstheme="majorBidi"/>
          <w:sz w:val="28"/>
          <w:szCs w:val="28"/>
        </w:rPr>
      </w:pPr>
    </w:p>
    <w:p w14:paraId="0847E657" w14:textId="770EEF2E" w:rsidR="00E86172" w:rsidRPr="003141F4" w:rsidRDefault="00E86172" w:rsidP="00E86172">
      <w:pPr>
        <w:autoSpaceDE w:val="0"/>
        <w:autoSpaceDN w:val="0"/>
        <w:adjustRightInd w:val="0"/>
        <w:rPr>
          <w:rFonts w:asciiTheme="majorBidi" w:hAnsiTheme="majorBidi" w:cstheme="majorBidi"/>
          <w:sz w:val="28"/>
          <w:szCs w:val="28"/>
        </w:rPr>
      </w:pPr>
      <w:r>
        <w:rPr>
          <w:rFonts w:asciiTheme="majorBidi" w:hAnsiTheme="majorBidi" w:cstheme="majorBidi"/>
          <w:sz w:val="28"/>
          <w:szCs w:val="28"/>
        </w:rPr>
        <w:t>One of</w:t>
      </w:r>
      <w:r w:rsidRPr="003141F4">
        <w:rPr>
          <w:rFonts w:asciiTheme="majorBidi" w:hAnsiTheme="majorBidi" w:cstheme="majorBidi"/>
          <w:sz w:val="28"/>
          <w:szCs w:val="28"/>
        </w:rPr>
        <w:t xml:space="preserve"> the </w:t>
      </w:r>
      <w:r>
        <w:rPr>
          <w:rFonts w:asciiTheme="majorBidi" w:hAnsiTheme="majorBidi" w:cstheme="majorBidi"/>
          <w:sz w:val="28"/>
          <w:szCs w:val="28"/>
        </w:rPr>
        <w:t xml:space="preserve">standard </w:t>
      </w:r>
      <w:r w:rsidRPr="003141F4">
        <w:rPr>
          <w:rFonts w:asciiTheme="majorBidi" w:hAnsiTheme="majorBidi" w:cstheme="majorBidi"/>
          <w:sz w:val="28"/>
          <w:szCs w:val="28"/>
        </w:rPr>
        <w:t>meanings</w:t>
      </w:r>
      <w:r w:rsidR="00E5025A">
        <w:rPr>
          <w:rFonts w:asciiTheme="majorBidi" w:hAnsiTheme="majorBidi" w:cstheme="majorBidi"/>
          <w:sz w:val="28"/>
          <w:szCs w:val="28"/>
        </w:rPr>
        <w:t xml:space="preserve"> in </w:t>
      </w:r>
      <w:r w:rsidR="00DD1D8E" w:rsidRPr="00EB5491">
        <w:rPr>
          <w:rFonts w:asciiTheme="majorBidi" w:hAnsiTheme="majorBidi" w:cstheme="majorBidi"/>
          <w:sz w:val="28"/>
          <w:szCs w:val="28"/>
        </w:rPr>
        <w:t>Qur’ānic</w:t>
      </w:r>
      <w:r w:rsidR="00DD1D8E">
        <w:rPr>
          <w:rFonts w:asciiTheme="majorBidi" w:hAnsiTheme="majorBidi" w:cstheme="majorBidi"/>
          <w:sz w:val="28"/>
          <w:szCs w:val="28"/>
        </w:rPr>
        <w:t xml:space="preserve"> commentary</w:t>
      </w:r>
      <w:r w:rsidRPr="003141F4">
        <w:rPr>
          <w:rFonts w:asciiTheme="majorBidi" w:hAnsiTheme="majorBidi" w:cstheme="majorBidi"/>
          <w:sz w:val="28"/>
          <w:szCs w:val="28"/>
        </w:rPr>
        <w:t xml:space="preserve"> of</w:t>
      </w:r>
      <w:r>
        <w:rPr>
          <w:rFonts w:asciiTheme="majorBidi" w:hAnsiTheme="majorBidi" w:cstheme="majorBidi"/>
          <w:sz w:val="28"/>
          <w:szCs w:val="28"/>
        </w:rPr>
        <w:t xml:space="preserve"> </w:t>
      </w:r>
      <w:r w:rsidR="00530B15">
        <w:rPr>
          <w:rFonts w:asciiTheme="majorBidi" w:hAnsiTheme="majorBidi" w:cstheme="majorBidi"/>
          <w:sz w:val="28"/>
          <w:szCs w:val="28"/>
        </w:rPr>
        <w:t>the expression</w:t>
      </w:r>
      <w:r w:rsidR="00DD1D8E">
        <w:rPr>
          <w:rFonts w:asciiTheme="majorBidi" w:hAnsiTheme="majorBidi" w:cstheme="majorBidi"/>
          <w:sz w:val="28"/>
          <w:szCs w:val="28"/>
        </w:rPr>
        <w:t>,</w:t>
      </w:r>
      <w:r w:rsidR="00530B15">
        <w:rPr>
          <w:rFonts w:asciiTheme="majorBidi" w:hAnsiTheme="majorBidi" w:cstheme="majorBidi"/>
          <w:sz w:val="28"/>
          <w:szCs w:val="28"/>
        </w:rPr>
        <w:t xml:space="preserve"> </w:t>
      </w:r>
      <w:r w:rsidRPr="003141F4">
        <w:rPr>
          <w:rFonts w:asciiTheme="majorBidi" w:hAnsiTheme="majorBidi" w:cstheme="majorBidi"/>
          <w:sz w:val="28"/>
          <w:szCs w:val="28"/>
        </w:rPr>
        <w:t xml:space="preserve">“so that you may be witnesses for </w:t>
      </w:r>
      <w:r>
        <w:rPr>
          <w:rFonts w:asciiTheme="majorBidi" w:hAnsiTheme="majorBidi" w:cstheme="majorBidi"/>
          <w:sz w:val="28"/>
          <w:szCs w:val="28"/>
        </w:rPr>
        <w:t>hu</w:t>
      </w:r>
      <w:r w:rsidRPr="003141F4">
        <w:rPr>
          <w:rFonts w:asciiTheme="majorBidi" w:hAnsiTheme="majorBidi" w:cstheme="majorBidi"/>
          <w:sz w:val="28"/>
          <w:szCs w:val="28"/>
        </w:rPr>
        <w:t>mankind</w:t>
      </w:r>
      <w:r w:rsidR="00DD1D8E">
        <w:rPr>
          <w:rFonts w:asciiTheme="majorBidi" w:hAnsiTheme="majorBidi" w:cstheme="majorBidi"/>
          <w:sz w:val="28"/>
          <w:szCs w:val="28"/>
        </w:rPr>
        <w:t>,</w:t>
      </w:r>
      <w:r w:rsidRPr="003141F4">
        <w:rPr>
          <w:rFonts w:asciiTheme="majorBidi" w:hAnsiTheme="majorBidi" w:cstheme="majorBidi"/>
          <w:sz w:val="28"/>
          <w:szCs w:val="28"/>
        </w:rPr>
        <w:t>” is that th</w:t>
      </w:r>
      <w:r w:rsidR="00DD1D8E">
        <w:rPr>
          <w:rFonts w:asciiTheme="majorBidi" w:hAnsiTheme="majorBidi" w:cstheme="majorBidi"/>
          <w:sz w:val="28"/>
          <w:szCs w:val="28"/>
        </w:rPr>
        <w:t>e</w:t>
      </w:r>
      <w:r w:rsidRPr="003141F4">
        <w:rPr>
          <w:rFonts w:asciiTheme="majorBidi" w:hAnsiTheme="majorBidi" w:cstheme="majorBidi"/>
          <w:sz w:val="28"/>
          <w:szCs w:val="28"/>
        </w:rPr>
        <w:t xml:space="preserve"> </w:t>
      </w:r>
      <w:r>
        <w:rPr>
          <w:rFonts w:asciiTheme="majorBidi" w:hAnsiTheme="majorBidi" w:cstheme="majorBidi"/>
          <w:sz w:val="28"/>
          <w:szCs w:val="28"/>
        </w:rPr>
        <w:t>W</w:t>
      </w:r>
      <w:r w:rsidRPr="003141F4">
        <w:rPr>
          <w:rFonts w:asciiTheme="majorBidi" w:hAnsiTheme="majorBidi" w:cstheme="majorBidi"/>
          <w:sz w:val="28"/>
          <w:szCs w:val="28"/>
        </w:rPr>
        <w:t>orld Community (</w:t>
      </w:r>
      <w:r w:rsidRPr="003141F4">
        <w:rPr>
          <w:rFonts w:asciiTheme="majorBidi" w:hAnsiTheme="majorBidi" w:cstheme="majorBidi"/>
          <w:i/>
          <w:iCs/>
          <w:sz w:val="28"/>
          <w:szCs w:val="28"/>
        </w:rPr>
        <w:t>Umma</w:t>
      </w:r>
      <w:r w:rsidRPr="003141F4">
        <w:rPr>
          <w:rFonts w:asciiTheme="majorBidi" w:hAnsiTheme="majorBidi" w:cstheme="majorBidi"/>
          <w:sz w:val="28"/>
          <w:szCs w:val="28"/>
        </w:rPr>
        <w:t xml:space="preserve">) of Islam, by virtue of </w:t>
      </w:r>
      <w:r w:rsidR="00DD1D8E">
        <w:rPr>
          <w:rFonts w:asciiTheme="majorBidi" w:hAnsiTheme="majorBidi" w:cstheme="majorBidi"/>
          <w:sz w:val="28"/>
          <w:szCs w:val="28"/>
        </w:rPr>
        <w:t xml:space="preserve">the </w:t>
      </w:r>
      <w:r w:rsidRPr="003141F4">
        <w:rPr>
          <w:rFonts w:asciiTheme="majorBidi" w:hAnsiTheme="majorBidi" w:cstheme="majorBidi"/>
          <w:sz w:val="28"/>
          <w:szCs w:val="28"/>
        </w:rPr>
        <w:t>requisite self-restraint and moderateness</w:t>
      </w:r>
      <w:r w:rsidR="00DD1D8E">
        <w:rPr>
          <w:rFonts w:asciiTheme="majorBidi" w:hAnsiTheme="majorBidi" w:cstheme="majorBidi"/>
          <w:sz w:val="28"/>
          <w:szCs w:val="28"/>
        </w:rPr>
        <w:t xml:space="preserve"> that it is </w:t>
      </w:r>
      <w:r w:rsidR="007605EA">
        <w:rPr>
          <w:rFonts w:asciiTheme="majorBidi" w:hAnsiTheme="majorBidi" w:cstheme="majorBidi"/>
          <w:sz w:val="28"/>
          <w:szCs w:val="28"/>
        </w:rPr>
        <w:t>meant to embody</w:t>
      </w:r>
      <w:r w:rsidRPr="003141F4">
        <w:rPr>
          <w:rFonts w:asciiTheme="majorBidi" w:hAnsiTheme="majorBidi" w:cstheme="majorBidi"/>
          <w:sz w:val="28"/>
          <w:szCs w:val="28"/>
        </w:rPr>
        <w:t xml:space="preserve"> must prove itself to be a protection for all people</w:t>
      </w:r>
      <w:r>
        <w:rPr>
          <w:rFonts w:asciiTheme="majorBidi" w:hAnsiTheme="majorBidi" w:cstheme="majorBidi"/>
          <w:sz w:val="28"/>
          <w:szCs w:val="28"/>
        </w:rPr>
        <w:t>s</w:t>
      </w:r>
      <w:r w:rsidRPr="003141F4">
        <w:rPr>
          <w:rFonts w:asciiTheme="majorBidi" w:hAnsiTheme="majorBidi" w:cstheme="majorBidi"/>
          <w:sz w:val="28"/>
          <w:szCs w:val="28"/>
        </w:rPr>
        <w:t xml:space="preserve"> and nations</w:t>
      </w:r>
      <w:r>
        <w:rPr>
          <w:rFonts w:asciiTheme="majorBidi" w:hAnsiTheme="majorBidi" w:cstheme="majorBidi"/>
          <w:sz w:val="28"/>
          <w:szCs w:val="28"/>
        </w:rPr>
        <w:t>—not just for Muslims</w:t>
      </w:r>
      <w:r w:rsidRPr="003141F4">
        <w:rPr>
          <w:rFonts w:asciiTheme="majorBidi" w:hAnsiTheme="majorBidi" w:cstheme="majorBidi"/>
          <w:sz w:val="28"/>
          <w:szCs w:val="28"/>
        </w:rPr>
        <w:t>. Thus, Muslims are meant to be the solution</w:t>
      </w:r>
      <w:r>
        <w:rPr>
          <w:rFonts w:asciiTheme="majorBidi" w:hAnsiTheme="majorBidi" w:cstheme="majorBidi"/>
          <w:sz w:val="28"/>
          <w:szCs w:val="28"/>
        </w:rPr>
        <w:t xml:space="preserve"> and never </w:t>
      </w:r>
      <w:r w:rsidRPr="003141F4">
        <w:rPr>
          <w:rFonts w:asciiTheme="majorBidi" w:hAnsiTheme="majorBidi" w:cstheme="majorBidi"/>
          <w:sz w:val="28"/>
          <w:szCs w:val="28"/>
        </w:rPr>
        <w:t>the problem. A similar verse states: “You are the best Community (</w:t>
      </w:r>
      <w:r w:rsidRPr="003141F4">
        <w:rPr>
          <w:rFonts w:asciiTheme="majorBidi" w:hAnsiTheme="majorBidi" w:cstheme="majorBidi"/>
          <w:i/>
          <w:iCs/>
          <w:sz w:val="28"/>
          <w:szCs w:val="28"/>
        </w:rPr>
        <w:t>Umma</w:t>
      </w:r>
      <w:r w:rsidRPr="003141F4">
        <w:rPr>
          <w:rFonts w:asciiTheme="majorBidi" w:hAnsiTheme="majorBidi" w:cstheme="majorBidi"/>
          <w:sz w:val="28"/>
          <w:szCs w:val="28"/>
        </w:rPr>
        <w:t xml:space="preserve">) brought forth unto </w:t>
      </w:r>
      <w:r>
        <w:rPr>
          <w:rFonts w:asciiTheme="majorBidi" w:hAnsiTheme="majorBidi" w:cstheme="majorBidi"/>
          <w:sz w:val="28"/>
          <w:szCs w:val="28"/>
        </w:rPr>
        <w:t>Mankind</w:t>
      </w:r>
      <w:r w:rsidRPr="003141F4">
        <w:rPr>
          <w:rFonts w:asciiTheme="majorBidi" w:hAnsiTheme="majorBidi" w:cstheme="majorBidi"/>
          <w:sz w:val="28"/>
          <w:szCs w:val="28"/>
        </w:rPr>
        <w:t xml:space="preserve">, enjoining right, forbidding wrong, and believing in God” (The House of ‘Imrān, 3:11). Muslims constitute the best </w:t>
      </w:r>
      <w:r w:rsidRPr="003141F4">
        <w:rPr>
          <w:rFonts w:asciiTheme="majorBidi" w:hAnsiTheme="majorBidi" w:cstheme="majorBidi"/>
          <w:i/>
          <w:iCs/>
          <w:sz w:val="28"/>
          <w:szCs w:val="28"/>
        </w:rPr>
        <w:t>Umma</w:t>
      </w:r>
      <w:r w:rsidRPr="003141F4">
        <w:rPr>
          <w:rFonts w:asciiTheme="majorBidi" w:hAnsiTheme="majorBidi" w:cstheme="majorBidi"/>
          <w:sz w:val="28"/>
          <w:szCs w:val="28"/>
        </w:rPr>
        <w:t xml:space="preserve"> whenever they sincerely emulate the example of the Prophet Muḥammad. </w:t>
      </w:r>
      <w:r w:rsidRPr="0069752C">
        <w:rPr>
          <w:rFonts w:asciiTheme="majorBidi" w:hAnsiTheme="majorBidi" w:cstheme="majorBidi"/>
          <w:sz w:val="28"/>
          <w:szCs w:val="28"/>
        </w:rPr>
        <w:t>Al-Imām al-Bukhārī</w:t>
      </w:r>
      <w:r w:rsidR="0069752C">
        <w:rPr>
          <w:rFonts w:asciiTheme="majorBidi" w:hAnsiTheme="majorBidi" w:cstheme="majorBidi"/>
          <w:b/>
          <w:bCs/>
          <w:sz w:val="28"/>
          <w:szCs w:val="28"/>
        </w:rPr>
        <w:t xml:space="preserve"> </w:t>
      </w:r>
      <w:r w:rsidRPr="003141F4">
        <w:rPr>
          <w:rFonts w:asciiTheme="majorBidi" w:hAnsiTheme="majorBidi" w:cstheme="majorBidi"/>
          <w:sz w:val="28"/>
          <w:szCs w:val="28"/>
        </w:rPr>
        <w:t xml:space="preserve">and other </w:t>
      </w:r>
      <w:r>
        <w:rPr>
          <w:rFonts w:asciiTheme="majorBidi" w:hAnsiTheme="majorBidi" w:cstheme="majorBidi"/>
          <w:sz w:val="28"/>
          <w:szCs w:val="28"/>
        </w:rPr>
        <w:t>S</w:t>
      </w:r>
      <w:r w:rsidRPr="003141F4">
        <w:rPr>
          <w:rFonts w:asciiTheme="majorBidi" w:hAnsiTheme="majorBidi" w:cstheme="majorBidi"/>
          <w:sz w:val="28"/>
          <w:szCs w:val="28"/>
        </w:rPr>
        <w:t xml:space="preserve">cholars of the first generations of Islam parsed this verse by saying: “You must be the best of all people to all people.” For only then can Muslims live up to the responsibility of being the best </w:t>
      </w:r>
      <w:r w:rsidRPr="003141F4">
        <w:rPr>
          <w:rFonts w:asciiTheme="majorBidi" w:hAnsiTheme="majorBidi" w:cstheme="majorBidi"/>
          <w:i/>
          <w:iCs/>
          <w:sz w:val="28"/>
          <w:szCs w:val="28"/>
        </w:rPr>
        <w:t>Umma</w:t>
      </w:r>
      <w:r w:rsidRPr="003141F4">
        <w:rPr>
          <w:rFonts w:asciiTheme="majorBidi" w:hAnsiTheme="majorBidi" w:cstheme="majorBidi"/>
          <w:sz w:val="28"/>
          <w:szCs w:val="28"/>
        </w:rPr>
        <w:t xml:space="preserve"> brought forth for humankind.</w:t>
      </w:r>
    </w:p>
    <w:p w14:paraId="495C5160" w14:textId="77777777" w:rsidR="00E86172" w:rsidRPr="003141F4" w:rsidRDefault="00E86172" w:rsidP="00E86172">
      <w:pPr>
        <w:autoSpaceDE w:val="0"/>
        <w:autoSpaceDN w:val="0"/>
        <w:adjustRightInd w:val="0"/>
        <w:rPr>
          <w:rFonts w:asciiTheme="majorBidi" w:hAnsiTheme="majorBidi" w:cstheme="majorBidi"/>
          <w:sz w:val="28"/>
          <w:szCs w:val="28"/>
        </w:rPr>
      </w:pPr>
    </w:p>
    <w:p w14:paraId="39114B7A" w14:textId="77777777" w:rsidR="0059213C" w:rsidRDefault="00E86172" w:rsidP="00E20352">
      <w:pPr>
        <w:autoSpaceDE w:val="0"/>
        <w:autoSpaceDN w:val="0"/>
        <w:adjustRightInd w:val="0"/>
        <w:rPr>
          <w:rFonts w:asciiTheme="majorBidi" w:hAnsiTheme="majorBidi" w:cstheme="majorBidi"/>
          <w:sz w:val="28"/>
          <w:szCs w:val="28"/>
        </w:rPr>
      </w:pPr>
      <w:r w:rsidRPr="003141F4">
        <w:rPr>
          <w:rFonts w:asciiTheme="majorBidi" w:hAnsiTheme="majorBidi" w:cstheme="majorBidi"/>
          <w:sz w:val="28"/>
          <w:szCs w:val="28"/>
        </w:rPr>
        <w:t xml:space="preserve">Some commentators corroborate this meaning of protecting the welfare of others by </w:t>
      </w:r>
      <w:r>
        <w:rPr>
          <w:rFonts w:asciiTheme="majorBidi" w:hAnsiTheme="majorBidi" w:cstheme="majorBidi"/>
          <w:sz w:val="28"/>
          <w:szCs w:val="28"/>
        </w:rPr>
        <w:t>pointing</w:t>
      </w:r>
      <w:r w:rsidRPr="003141F4">
        <w:rPr>
          <w:rFonts w:asciiTheme="majorBidi" w:hAnsiTheme="majorBidi" w:cstheme="majorBidi"/>
          <w:sz w:val="28"/>
          <w:szCs w:val="28"/>
        </w:rPr>
        <w:t xml:space="preserve"> to the Qur’ān’s reference to itself as a protection for all earlier </w:t>
      </w:r>
      <w:r w:rsidR="0059213C">
        <w:rPr>
          <w:rFonts w:asciiTheme="majorBidi" w:hAnsiTheme="majorBidi" w:cstheme="majorBidi"/>
          <w:sz w:val="28"/>
          <w:szCs w:val="28"/>
        </w:rPr>
        <w:t>R</w:t>
      </w:r>
      <w:r w:rsidRPr="003141F4">
        <w:rPr>
          <w:rFonts w:asciiTheme="majorBidi" w:hAnsiTheme="majorBidi" w:cstheme="majorBidi"/>
          <w:sz w:val="28"/>
          <w:szCs w:val="28"/>
        </w:rPr>
        <w:t>evelations:</w:t>
      </w:r>
    </w:p>
    <w:p w14:paraId="1DCB6346" w14:textId="77777777" w:rsidR="0059213C" w:rsidRDefault="0059213C" w:rsidP="00E20352">
      <w:pPr>
        <w:autoSpaceDE w:val="0"/>
        <w:autoSpaceDN w:val="0"/>
        <w:adjustRightInd w:val="0"/>
        <w:rPr>
          <w:rFonts w:asciiTheme="majorBidi" w:hAnsiTheme="majorBidi" w:cstheme="majorBidi"/>
          <w:sz w:val="28"/>
          <w:szCs w:val="28"/>
        </w:rPr>
      </w:pPr>
    </w:p>
    <w:p w14:paraId="501EA2F3" w14:textId="21B268B7" w:rsidR="0059213C" w:rsidRPr="0059213C" w:rsidRDefault="00E86172" w:rsidP="0059213C">
      <w:pPr>
        <w:autoSpaceDE w:val="0"/>
        <w:autoSpaceDN w:val="0"/>
        <w:adjustRightInd w:val="0"/>
        <w:ind w:left="1440" w:right="990"/>
        <w:rPr>
          <w:rFonts w:asciiTheme="majorBidi" w:hAnsiTheme="majorBidi" w:cstheme="majorBidi"/>
        </w:rPr>
      </w:pPr>
      <w:r w:rsidRPr="0059213C">
        <w:rPr>
          <w:rFonts w:asciiTheme="majorBidi" w:hAnsiTheme="majorBidi" w:cstheme="majorBidi"/>
        </w:rPr>
        <w:lastRenderedPageBreak/>
        <w:t>And We have sent down unto you the Revelation in [utter] Truth, confirming the Book [all generic Revelation] that came before it and as a Guardian Protector over it (</w:t>
      </w:r>
      <w:r w:rsidRPr="0059213C">
        <w:rPr>
          <w:rFonts w:asciiTheme="majorBidi" w:hAnsiTheme="majorBidi" w:cstheme="majorBidi"/>
          <w:i/>
          <w:iCs/>
        </w:rPr>
        <w:t>Muhayminan</w:t>
      </w:r>
      <w:r w:rsidRPr="0059213C">
        <w:rPr>
          <w:rFonts w:asciiTheme="majorBidi" w:hAnsiTheme="majorBidi" w:cstheme="majorBidi"/>
        </w:rPr>
        <w:t xml:space="preserve">) (The Table Spread, 5:48). </w:t>
      </w:r>
    </w:p>
    <w:p w14:paraId="3017F22D" w14:textId="77777777" w:rsidR="0059213C" w:rsidRDefault="0059213C" w:rsidP="00E20352">
      <w:pPr>
        <w:autoSpaceDE w:val="0"/>
        <w:autoSpaceDN w:val="0"/>
        <w:adjustRightInd w:val="0"/>
        <w:rPr>
          <w:rFonts w:asciiTheme="majorBidi" w:hAnsiTheme="majorBidi" w:cstheme="majorBidi"/>
          <w:sz w:val="28"/>
          <w:szCs w:val="28"/>
        </w:rPr>
      </w:pPr>
    </w:p>
    <w:p w14:paraId="0FFC6096" w14:textId="540CA02D" w:rsidR="00E20352" w:rsidRDefault="00E86172" w:rsidP="00E20352">
      <w:pPr>
        <w:autoSpaceDE w:val="0"/>
        <w:autoSpaceDN w:val="0"/>
        <w:adjustRightInd w:val="0"/>
        <w:rPr>
          <w:rFonts w:asciiTheme="majorBidi" w:hAnsiTheme="majorBidi" w:cstheme="majorBidi"/>
          <w:color w:val="000000"/>
          <w:sz w:val="28"/>
          <w:szCs w:val="28"/>
        </w:rPr>
      </w:pPr>
      <w:r w:rsidRPr="003141F4">
        <w:rPr>
          <w:rFonts w:asciiTheme="majorBidi" w:hAnsiTheme="majorBidi" w:cstheme="majorBidi"/>
          <w:sz w:val="28"/>
          <w:szCs w:val="28"/>
        </w:rPr>
        <w:t xml:space="preserve">Likewise, the Prophet </w:t>
      </w:r>
      <w:r w:rsidR="00051BDE">
        <w:rPr>
          <w:rFonts w:asciiTheme="majorBidi" w:hAnsiTheme="majorBidi" w:cstheme="majorBidi"/>
          <w:sz w:val="28"/>
          <w:szCs w:val="28"/>
        </w:rPr>
        <w:t>stands as</w:t>
      </w:r>
      <w:r w:rsidRPr="003141F4">
        <w:rPr>
          <w:rFonts w:asciiTheme="majorBidi" w:hAnsiTheme="majorBidi" w:cstheme="majorBidi"/>
          <w:sz w:val="28"/>
          <w:szCs w:val="28"/>
        </w:rPr>
        <w:t xml:space="preserve"> a witness over </w:t>
      </w:r>
      <w:r>
        <w:rPr>
          <w:rFonts w:asciiTheme="majorBidi" w:hAnsiTheme="majorBidi" w:cstheme="majorBidi"/>
          <w:sz w:val="28"/>
          <w:szCs w:val="28"/>
        </w:rPr>
        <w:t>the believers</w:t>
      </w:r>
      <w:r w:rsidRPr="003141F4">
        <w:rPr>
          <w:rFonts w:asciiTheme="majorBidi" w:hAnsiTheme="majorBidi" w:cstheme="majorBidi"/>
          <w:sz w:val="28"/>
          <w:szCs w:val="28"/>
        </w:rPr>
        <w:t xml:space="preserve"> in that he protects Muslims</w:t>
      </w:r>
      <w:r w:rsidR="00051BDE">
        <w:rPr>
          <w:rFonts w:asciiTheme="majorBidi" w:hAnsiTheme="majorBidi" w:cstheme="majorBidi"/>
          <w:sz w:val="28"/>
          <w:szCs w:val="28"/>
        </w:rPr>
        <w:t xml:space="preserve"> from their shortcomings</w:t>
      </w:r>
      <w:r w:rsidRPr="003141F4">
        <w:rPr>
          <w:rFonts w:asciiTheme="majorBidi" w:hAnsiTheme="majorBidi" w:cstheme="majorBidi"/>
          <w:sz w:val="28"/>
          <w:szCs w:val="28"/>
        </w:rPr>
        <w:t xml:space="preserve"> by setting</w:t>
      </w:r>
      <w:r w:rsidR="00051BDE">
        <w:rPr>
          <w:rFonts w:asciiTheme="majorBidi" w:hAnsiTheme="majorBidi" w:cstheme="majorBidi"/>
          <w:sz w:val="28"/>
          <w:szCs w:val="28"/>
        </w:rPr>
        <w:t xml:space="preserve"> for them</w:t>
      </w:r>
      <w:r w:rsidRPr="003141F4">
        <w:rPr>
          <w:rFonts w:asciiTheme="majorBidi" w:hAnsiTheme="majorBidi" w:cstheme="majorBidi"/>
          <w:sz w:val="28"/>
          <w:szCs w:val="28"/>
        </w:rPr>
        <w:t xml:space="preserve"> the example of moderation in right guidance, wisdom, and balance so that</w:t>
      </w:r>
      <w:r>
        <w:rPr>
          <w:rFonts w:asciiTheme="majorBidi" w:hAnsiTheme="majorBidi" w:cstheme="majorBidi"/>
          <w:sz w:val="28"/>
          <w:szCs w:val="28"/>
        </w:rPr>
        <w:t>—</w:t>
      </w:r>
      <w:r w:rsidRPr="003141F4">
        <w:rPr>
          <w:rFonts w:asciiTheme="majorBidi" w:hAnsiTheme="majorBidi" w:cstheme="majorBidi"/>
          <w:sz w:val="28"/>
          <w:szCs w:val="28"/>
        </w:rPr>
        <w:t>by emulating him</w:t>
      </w:r>
      <w:r>
        <w:rPr>
          <w:rFonts w:asciiTheme="majorBidi" w:hAnsiTheme="majorBidi" w:cstheme="majorBidi"/>
          <w:sz w:val="28"/>
          <w:szCs w:val="28"/>
        </w:rPr>
        <w:t>—his followers may</w:t>
      </w:r>
      <w:r w:rsidRPr="003141F4">
        <w:rPr>
          <w:rFonts w:asciiTheme="majorBidi" w:hAnsiTheme="majorBidi" w:cstheme="majorBidi"/>
          <w:sz w:val="28"/>
          <w:szCs w:val="28"/>
        </w:rPr>
        <w:t xml:space="preserve"> always remain in the middle between every </w:t>
      </w:r>
      <w:r w:rsidR="00051BDE" w:rsidRPr="003141F4">
        <w:rPr>
          <w:rFonts w:asciiTheme="majorBidi" w:hAnsiTheme="majorBidi" w:cstheme="majorBidi"/>
          <w:sz w:val="28"/>
          <w:szCs w:val="28"/>
        </w:rPr>
        <w:t xml:space="preserve">excess </w:t>
      </w:r>
      <w:r w:rsidR="00051BDE">
        <w:rPr>
          <w:rFonts w:asciiTheme="majorBidi" w:hAnsiTheme="majorBidi" w:cstheme="majorBidi"/>
          <w:sz w:val="28"/>
          <w:szCs w:val="28"/>
        </w:rPr>
        <w:t xml:space="preserve">and </w:t>
      </w:r>
      <w:r w:rsidRPr="003141F4">
        <w:rPr>
          <w:rFonts w:asciiTheme="majorBidi" w:hAnsiTheme="majorBidi" w:cstheme="majorBidi"/>
          <w:sz w:val="28"/>
          <w:szCs w:val="28"/>
        </w:rPr>
        <w:t>extreme</w:t>
      </w:r>
      <w:r>
        <w:rPr>
          <w:rFonts w:asciiTheme="majorBidi" w:hAnsiTheme="majorBidi" w:cstheme="majorBidi"/>
          <w:sz w:val="28"/>
          <w:szCs w:val="28"/>
        </w:rPr>
        <w:t>. Such moderation enables them to</w:t>
      </w:r>
      <w:r w:rsidRPr="003141F4">
        <w:rPr>
          <w:rFonts w:asciiTheme="majorBidi" w:hAnsiTheme="majorBidi" w:cstheme="majorBidi"/>
          <w:sz w:val="28"/>
          <w:szCs w:val="28"/>
        </w:rPr>
        <w:t xml:space="preserve"> giv</w:t>
      </w:r>
      <w:r>
        <w:rPr>
          <w:rFonts w:asciiTheme="majorBidi" w:hAnsiTheme="majorBidi" w:cstheme="majorBidi"/>
          <w:sz w:val="28"/>
          <w:szCs w:val="28"/>
        </w:rPr>
        <w:t>e</w:t>
      </w:r>
      <w:r w:rsidRPr="003141F4">
        <w:rPr>
          <w:rFonts w:asciiTheme="majorBidi" w:hAnsiTheme="majorBidi" w:cstheme="majorBidi"/>
          <w:sz w:val="28"/>
          <w:szCs w:val="28"/>
        </w:rPr>
        <w:t xml:space="preserve"> everything its due and keep proper balance, which is the formula for </w:t>
      </w:r>
      <w:r w:rsidR="00051BDE">
        <w:rPr>
          <w:rFonts w:asciiTheme="majorBidi" w:hAnsiTheme="majorBidi" w:cstheme="majorBidi"/>
          <w:sz w:val="28"/>
          <w:szCs w:val="28"/>
        </w:rPr>
        <w:t xml:space="preserve">their </w:t>
      </w:r>
      <w:r w:rsidRPr="003141F4">
        <w:rPr>
          <w:rFonts w:asciiTheme="majorBidi" w:hAnsiTheme="majorBidi" w:cstheme="majorBidi"/>
          <w:sz w:val="28"/>
          <w:szCs w:val="28"/>
        </w:rPr>
        <w:t>perfection</w:t>
      </w:r>
      <w:r w:rsidR="00051BDE">
        <w:rPr>
          <w:rFonts w:asciiTheme="majorBidi" w:hAnsiTheme="majorBidi" w:cstheme="majorBidi"/>
          <w:sz w:val="28"/>
          <w:szCs w:val="28"/>
        </w:rPr>
        <w:t xml:space="preserve"> and genuine service to others</w:t>
      </w:r>
      <w:r w:rsidRPr="003141F4">
        <w:rPr>
          <w:rFonts w:asciiTheme="majorBidi" w:hAnsiTheme="majorBidi" w:cstheme="majorBidi"/>
          <w:sz w:val="28"/>
          <w:szCs w:val="28"/>
        </w:rPr>
        <w:t>.</w:t>
      </w:r>
    </w:p>
    <w:p w14:paraId="3A2CBBCB" w14:textId="77777777" w:rsidR="00E20352" w:rsidRDefault="00E20352" w:rsidP="00E86172">
      <w:pPr>
        <w:autoSpaceDE w:val="0"/>
        <w:autoSpaceDN w:val="0"/>
        <w:adjustRightInd w:val="0"/>
        <w:rPr>
          <w:rFonts w:asciiTheme="majorBidi" w:hAnsiTheme="majorBidi" w:cstheme="majorBidi"/>
          <w:color w:val="000000"/>
          <w:sz w:val="28"/>
          <w:szCs w:val="28"/>
        </w:rPr>
      </w:pPr>
    </w:p>
    <w:p w14:paraId="6A2875E7" w14:textId="77777777" w:rsidR="00974D19" w:rsidRDefault="00E20352" w:rsidP="00E20352">
      <w:pPr>
        <w:autoSpaceDE w:val="0"/>
        <w:autoSpaceDN w:val="0"/>
        <w:adjustRightInd w:val="0"/>
        <w:rPr>
          <w:rFonts w:asciiTheme="majorBidi" w:hAnsiTheme="majorBidi" w:cstheme="majorBidi"/>
          <w:sz w:val="28"/>
          <w:szCs w:val="28"/>
        </w:rPr>
      </w:pPr>
      <w:r>
        <w:rPr>
          <w:rFonts w:asciiTheme="majorBidi" w:hAnsiTheme="majorBidi" w:cstheme="majorBidi"/>
          <w:color w:val="000000"/>
          <w:sz w:val="28"/>
          <w:szCs w:val="28"/>
        </w:rPr>
        <w:t>Muslims</w:t>
      </w:r>
      <w:r w:rsidR="00E86172">
        <w:rPr>
          <w:rFonts w:asciiTheme="majorBidi" w:hAnsiTheme="majorBidi" w:cstheme="majorBidi"/>
          <w:color w:val="000000"/>
          <w:sz w:val="28"/>
          <w:szCs w:val="28"/>
        </w:rPr>
        <w:t xml:space="preserve"> </w:t>
      </w:r>
      <w:r w:rsidR="00E86172">
        <w:rPr>
          <w:rFonts w:asciiTheme="majorBidi" w:hAnsiTheme="majorBidi" w:cstheme="majorBidi"/>
          <w:sz w:val="28"/>
          <w:szCs w:val="28"/>
        </w:rPr>
        <w:t>e</w:t>
      </w:r>
      <w:r w:rsidR="00E86172" w:rsidRPr="003141F4">
        <w:rPr>
          <w:rFonts w:asciiTheme="majorBidi" w:hAnsiTheme="majorBidi" w:cstheme="majorBidi"/>
          <w:sz w:val="28"/>
          <w:szCs w:val="28"/>
        </w:rPr>
        <w:t xml:space="preserve">xtremists and </w:t>
      </w:r>
      <w:r w:rsidR="00051BDE">
        <w:rPr>
          <w:rFonts w:asciiTheme="majorBidi" w:hAnsiTheme="majorBidi" w:cstheme="majorBidi"/>
          <w:sz w:val="28"/>
          <w:szCs w:val="28"/>
        </w:rPr>
        <w:t xml:space="preserve">some </w:t>
      </w:r>
      <w:r w:rsidR="00E86172" w:rsidRPr="003141F4">
        <w:rPr>
          <w:rFonts w:asciiTheme="majorBidi" w:hAnsiTheme="majorBidi" w:cstheme="majorBidi"/>
          <w:sz w:val="28"/>
          <w:szCs w:val="28"/>
        </w:rPr>
        <w:t>inadequately trained Muslims</w:t>
      </w:r>
      <w:r w:rsidR="00E86172">
        <w:rPr>
          <w:rFonts w:asciiTheme="majorBidi" w:hAnsiTheme="majorBidi" w:cstheme="majorBidi"/>
          <w:sz w:val="28"/>
          <w:szCs w:val="28"/>
        </w:rPr>
        <w:t>—</w:t>
      </w:r>
      <w:r w:rsidR="00E86172" w:rsidRPr="003141F4">
        <w:rPr>
          <w:rFonts w:asciiTheme="majorBidi" w:hAnsiTheme="majorBidi" w:cstheme="majorBidi"/>
          <w:sz w:val="28"/>
          <w:szCs w:val="28"/>
        </w:rPr>
        <w:t xml:space="preserve">although they differ greatly in their degrees of ignorance </w:t>
      </w:r>
      <w:r w:rsidR="00E86172">
        <w:rPr>
          <w:rFonts w:asciiTheme="majorBidi" w:hAnsiTheme="majorBidi" w:cstheme="majorBidi"/>
          <w:sz w:val="28"/>
          <w:szCs w:val="28"/>
        </w:rPr>
        <w:t>and</w:t>
      </w:r>
      <w:r w:rsidR="00E86172" w:rsidRPr="003141F4">
        <w:rPr>
          <w:rFonts w:asciiTheme="majorBidi" w:hAnsiTheme="majorBidi" w:cstheme="majorBidi"/>
          <w:sz w:val="28"/>
          <w:szCs w:val="28"/>
        </w:rPr>
        <w:t xml:space="preserve"> their practice</w:t>
      </w:r>
      <w:r w:rsidR="00E86172">
        <w:rPr>
          <w:rFonts w:asciiTheme="majorBidi" w:hAnsiTheme="majorBidi" w:cstheme="majorBidi"/>
          <w:sz w:val="28"/>
          <w:szCs w:val="28"/>
        </w:rPr>
        <w:t>s</w:t>
      </w:r>
      <w:r w:rsidR="00E86172" w:rsidRPr="003141F4">
        <w:rPr>
          <w:rFonts w:asciiTheme="majorBidi" w:hAnsiTheme="majorBidi" w:cstheme="majorBidi"/>
          <w:sz w:val="28"/>
          <w:szCs w:val="28"/>
        </w:rPr>
        <w:t xml:space="preserve"> and perceptions of the world</w:t>
      </w:r>
      <w:r w:rsidR="00E86172">
        <w:rPr>
          <w:rFonts w:asciiTheme="majorBidi" w:hAnsiTheme="majorBidi" w:cstheme="majorBidi"/>
          <w:sz w:val="28"/>
          <w:szCs w:val="28"/>
        </w:rPr>
        <w:t>—predictably</w:t>
      </w:r>
      <w:r w:rsidR="00E86172" w:rsidRPr="003141F4">
        <w:rPr>
          <w:rFonts w:asciiTheme="majorBidi" w:hAnsiTheme="majorBidi" w:cstheme="majorBidi"/>
          <w:sz w:val="28"/>
          <w:szCs w:val="28"/>
        </w:rPr>
        <w:t xml:space="preserve"> lack sound grounding in </w:t>
      </w:r>
      <w:r w:rsidR="00051BDE">
        <w:rPr>
          <w:rFonts w:asciiTheme="majorBidi" w:hAnsiTheme="majorBidi" w:cstheme="majorBidi"/>
          <w:sz w:val="28"/>
          <w:szCs w:val="28"/>
        </w:rPr>
        <w:t>Islam’s authentic</w:t>
      </w:r>
      <w:r w:rsidR="00E86172">
        <w:rPr>
          <w:rFonts w:asciiTheme="majorBidi" w:hAnsiTheme="majorBidi" w:cstheme="majorBidi"/>
          <w:sz w:val="28"/>
          <w:szCs w:val="28"/>
        </w:rPr>
        <w:t xml:space="preserve"> Divine Science </w:t>
      </w:r>
      <w:r w:rsidR="00051BDE">
        <w:rPr>
          <w:rFonts w:asciiTheme="majorBidi" w:hAnsiTheme="majorBidi" w:cstheme="majorBidi"/>
          <w:sz w:val="28"/>
          <w:szCs w:val="28"/>
        </w:rPr>
        <w:t xml:space="preserve">as well as the </w:t>
      </w:r>
      <w:r w:rsidR="00051BDE">
        <w:rPr>
          <w:rFonts w:asciiTheme="majorBidi" w:hAnsiTheme="majorBidi" w:cstheme="majorBidi"/>
          <w:i/>
          <w:iCs/>
          <w:sz w:val="28"/>
          <w:szCs w:val="28"/>
        </w:rPr>
        <w:t>Shar</w:t>
      </w:r>
      <w:r w:rsidR="004F5868" w:rsidRPr="00EB5491">
        <w:rPr>
          <w:rFonts w:asciiTheme="majorBidi" w:hAnsiTheme="majorBidi" w:cstheme="majorBidi"/>
          <w:i/>
          <w:iCs/>
          <w:sz w:val="28"/>
          <w:szCs w:val="28"/>
        </w:rPr>
        <w:t>ī</w:t>
      </w:r>
      <w:r w:rsidR="004F5868">
        <w:rPr>
          <w:rFonts w:asciiTheme="majorBidi" w:hAnsiTheme="majorBidi" w:cstheme="majorBidi"/>
          <w:i/>
          <w:iCs/>
          <w:sz w:val="28"/>
          <w:szCs w:val="28"/>
        </w:rPr>
        <w:t xml:space="preserve"> </w:t>
      </w:r>
      <w:r w:rsidR="00051BDE">
        <w:rPr>
          <w:rFonts w:asciiTheme="majorBidi" w:hAnsiTheme="majorBidi" w:cstheme="majorBidi"/>
          <w:i/>
          <w:iCs/>
          <w:sz w:val="28"/>
          <w:szCs w:val="28"/>
        </w:rPr>
        <w:t>‘a</w:t>
      </w:r>
      <w:r w:rsidR="00E86172">
        <w:rPr>
          <w:rFonts w:asciiTheme="majorBidi" w:hAnsiTheme="majorBidi" w:cstheme="majorBidi"/>
          <w:sz w:val="28"/>
          <w:szCs w:val="28"/>
        </w:rPr>
        <w:t xml:space="preserve"> </w:t>
      </w:r>
      <w:r w:rsidR="004F5868">
        <w:rPr>
          <w:rFonts w:asciiTheme="majorBidi" w:hAnsiTheme="majorBidi" w:cstheme="majorBidi"/>
          <w:sz w:val="28"/>
          <w:szCs w:val="28"/>
        </w:rPr>
        <w:t>Sciences</w:t>
      </w:r>
      <w:r w:rsidR="00E86172">
        <w:rPr>
          <w:rFonts w:asciiTheme="majorBidi" w:hAnsiTheme="majorBidi" w:cstheme="majorBidi"/>
          <w:sz w:val="28"/>
          <w:szCs w:val="28"/>
        </w:rPr>
        <w:t>.</w:t>
      </w:r>
      <w:r w:rsidR="00E86172" w:rsidRPr="003141F4">
        <w:rPr>
          <w:rFonts w:asciiTheme="majorBidi" w:hAnsiTheme="majorBidi" w:cstheme="majorBidi"/>
          <w:sz w:val="28"/>
          <w:szCs w:val="28"/>
        </w:rPr>
        <w:t xml:space="preserve"> </w:t>
      </w:r>
      <w:r w:rsidR="00E86172">
        <w:rPr>
          <w:rFonts w:asciiTheme="majorBidi" w:hAnsiTheme="majorBidi" w:cstheme="majorBidi"/>
          <w:sz w:val="28"/>
          <w:szCs w:val="28"/>
        </w:rPr>
        <w:t>C</w:t>
      </w:r>
      <w:r w:rsidR="00E86172" w:rsidRPr="003141F4">
        <w:rPr>
          <w:rFonts w:asciiTheme="majorBidi" w:hAnsiTheme="majorBidi" w:cstheme="majorBidi"/>
          <w:sz w:val="28"/>
          <w:szCs w:val="28"/>
        </w:rPr>
        <w:t>onsequently</w:t>
      </w:r>
      <w:r w:rsidR="00E86172">
        <w:rPr>
          <w:rFonts w:asciiTheme="majorBidi" w:hAnsiTheme="majorBidi" w:cstheme="majorBidi"/>
          <w:sz w:val="28"/>
          <w:szCs w:val="28"/>
        </w:rPr>
        <w:t>,</w:t>
      </w:r>
      <w:r w:rsidR="00E86172" w:rsidRPr="003141F4">
        <w:rPr>
          <w:rFonts w:asciiTheme="majorBidi" w:hAnsiTheme="majorBidi" w:cstheme="majorBidi"/>
          <w:sz w:val="28"/>
          <w:szCs w:val="28"/>
        </w:rPr>
        <w:t xml:space="preserve"> </w:t>
      </w:r>
      <w:r w:rsidR="00E86172">
        <w:rPr>
          <w:rFonts w:asciiTheme="majorBidi" w:hAnsiTheme="majorBidi" w:cstheme="majorBidi"/>
          <w:sz w:val="28"/>
          <w:szCs w:val="28"/>
        </w:rPr>
        <w:t xml:space="preserve">they </w:t>
      </w:r>
      <w:r w:rsidR="00E86172" w:rsidRPr="003141F4">
        <w:rPr>
          <w:rFonts w:asciiTheme="majorBidi" w:hAnsiTheme="majorBidi" w:cstheme="majorBidi"/>
          <w:sz w:val="28"/>
          <w:szCs w:val="28"/>
          <w:shd w:val="clear" w:color="auto" w:fill="FFFFFF" w:themeFill="background1"/>
        </w:rPr>
        <w:t>have</w:t>
      </w:r>
      <w:r w:rsidR="00E86172" w:rsidRPr="003141F4">
        <w:rPr>
          <w:rFonts w:asciiTheme="majorBidi" w:hAnsiTheme="majorBidi" w:cstheme="majorBidi"/>
          <w:sz w:val="28"/>
          <w:szCs w:val="28"/>
        </w:rPr>
        <w:t xml:space="preserve"> limited access to </w:t>
      </w:r>
      <w:r w:rsidR="00E86172">
        <w:rPr>
          <w:rFonts w:asciiTheme="majorBidi" w:hAnsiTheme="majorBidi" w:cstheme="majorBidi"/>
          <w:sz w:val="28"/>
          <w:szCs w:val="28"/>
        </w:rPr>
        <w:t xml:space="preserve">both </w:t>
      </w:r>
      <w:r w:rsidR="00E86172" w:rsidRPr="003141F4">
        <w:rPr>
          <w:rFonts w:asciiTheme="majorBidi" w:hAnsiTheme="majorBidi" w:cstheme="majorBidi"/>
          <w:sz w:val="28"/>
          <w:szCs w:val="28"/>
        </w:rPr>
        <w:t>correct Islamic understanding</w:t>
      </w:r>
      <w:r w:rsidR="00E86172">
        <w:rPr>
          <w:rFonts w:asciiTheme="majorBidi" w:hAnsiTheme="majorBidi" w:cstheme="majorBidi"/>
          <w:sz w:val="28"/>
          <w:szCs w:val="28"/>
        </w:rPr>
        <w:t xml:space="preserve"> and practice</w:t>
      </w:r>
      <w:r w:rsidR="00E86172" w:rsidRPr="003141F4">
        <w:rPr>
          <w:rFonts w:asciiTheme="majorBidi" w:hAnsiTheme="majorBidi" w:cstheme="majorBidi"/>
          <w:sz w:val="28"/>
          <w:szCs w:val="28"/>
        </w:rPr>
        <w:t xml:space="preserve"> in our times and the deep</w:t>
      </w:r>
      <w:r w:rsidR="00E86172">
        <w:rPr>
          <w:rFonts w:asciiTheme="majorBidi" w:hAnsiTheme="majorBidi" w:cstheme="majorBidi"/>
          <w:sz w:val="28"/>
          <w:szCs w:val="28"/>
        </w:rPr>
        <w:t>ly rooted</w:t>
      </w:r>
      <w:r w:rsidR="00E86172" w:rsidRPr="003141F4">
        <w:rPr>
          <w:rFonts w:asciiTheme="majorBidi" w:hAnsiTheme="majorBidi" w:cstheme="majorBidi"/>
          <w:sz w:val="28"/>
          <w:szCs w:val="28"/>
        </w:rPr>
        <w:t xml:space="preserve">, unshakable sanity and profound </w:t>
      </w:r>
      <w:r w:rsidR="00974D19">
        <w:rPr>
          <w:rFonts w:asciiTheme="majorBidi" w:hAnsiTheme="majorBidi" w:cstheme="majorBidi"/>
          <w:sz w:val="28"/>
          <w:szCs w:val="28"/>
        </w:rPr>
        <w:t>S</w:t>
      </w:r>
      <w:r w:rsidR="00E86172" w:rsidRPr="003141F4">
        <w:rPr>
          <w:rFonts w:asciiTheme="majorBidi" w:hAnsiTheme="majorBidi" w:cstheme="majorBidi"/>
          <w:sz w:val="28"/>
          <w:szCs w:val="28"/>
        </w:rPr>
        <w:t xml:space="preserve">pirituality that come with it. Getting our </w:t>
      </w:r>
      <w:r w:rsidR="00974D19">
        <w:rPr>
          <w:rFonts w:asciiTheme="majorBidi" w:hAnsiTheme="majorBidi" w:cstheme="majorBidi"/>
          <w:sz w:val="28"/>
          <w:szCs w:val="28"/>
        </w:rPr>
        <w:t>understanding of Divinity</w:t>
      </w:r>
      <w:r w:rsidR="00E86172" w:rsidRPr="003141F4">
        <w:rPr>
          <w:rFonts w:asciiTheme="majorBidi" w:hAnsiTheme="majorBidi" w:cstheme="majorBidi"/>
          <w:sz w:val="28"/>
          <w:szCs w:val="28"/>
        </w:rPr>
        <w:t xml:space="preserve"> right, therefore, is essential to correcting such errors and misconceptions and protecting us, ou</w:t>
      </w:r>
      <w:r w:rsidR="00E86172">
        <w:rPr>
          <w:rFonts w:asciiTheme="majorBidi" w:hAnsiTheme="majorBidi" w:cstheme="majorBidi"/>
          <w:sz w:val="28"/>
          <w:szCs w:val="28"/>
        </w:rPr>
        <w:t>r c</w:t>
      </w:r>
      <w:r w:rsidR="00E86172" w:rsidRPr="003141F4">
        <w:rPr>
          <w:rFonts w:asciiTheme="majorBidi" w:hAnsiTheme="majorBidi" w:cstheme="majorBidi"/>
          <w:sz w:val="28"/>
          <w:szCs w:val="28"/>
        </w:rPr>
        <w:t>ommunities, and our neighbors.</w:t>
      </w:r>
    </w:p>
    <w:p w14:paraId="0B0E9274" w14:textId="77777777" w:rsidR="00974D19" w:rsidRDefault="00974D19" w:rsidP="00E20352">
      <w:pPr>
        <w:autoSpaceDE w:val="0"/>
        <w:autoSpaceDN w:val="0"/>
        <w:adjustRightInd w:val="0"/>
        <w:rPr>
          <w:rFonts w:asciiTheme="majorBidi" w:hAnsiTheme="majorBidi" w:cstheme="majorBidi"/>
          <w:sz w:val="28"/>
          <w:szCs w:val="28"/>
        </w:rPr>
      </w:pPr>
    </w:p>
    <w:p w14:paraId="1DCA2654" w14:textId="209CDF24" w:rsidR="00E20352" w:rsidRDefault="00E86172" w:rsidP="00E20352">
      <w:pPr>
        <w:autoSpaceDE w:val="0"/>
        <w:autoSpaceDN w:val="0"/>
        <w:adjustRightInd w:val="0"/>
        <w:rPr>
          <w:rFonts w:asciiTheme="majorBidi" w:hAnsiTheme="majorBidi" w:cstheme="majorBidi"/>
          <w:sz w:val="28"/>
          <w:szCs w:val="28"/>
        </w:rPr>
      </w:pPr>
      <w:r w:rsidRPr="003141F4">
        <w:rPr>
          <w:sz w:val="28"/>
          <w:szCs w:val="28"/>
        </w:rPr>
        <w:t xml:space="preserve">In taking a </w:t>
      </w:r>
      <w:r>
        <w:rPr>
          <w:sz w:val="28"/>
          <w:szCs w:val="28"/>
        </w:rPr>
        <w:t xml:space="preserve">balanced and </w:t>
      </w:r>
      <w:r w:rsidRPr="003141F4">
        <w:rPr>
          <w:sz w:val="28"/>
          <w:szCs w:val="28"/>
        </w:rPr>
        <w:t xml:space="preserve">universal approach to Islam, </w:t>
      </w:r>
      <w:r w:rsidRPr="003141F4">
        <w:rPr>
          <w:i/>
          <w:iCs/>
          <w:sz w:val="28"/>
          <w:szCs w:val="28"/>
        </w:rPr>
        <w:t>The First Teaching</w:t>
      </w:r>
      <w:r w:rsidRPr="003141F4">
        <w:rPr>
          <w:rFonts w:asciiTheme="majorBidi" w:hAnsiTheme="majorBidi" w:cstheme="majorBidi"/>
          <w:sz w:val="28"/>
          <w:szCs w:val="28"/>
        </w:rPr>
        <w:t xml:space="preserve"> </w:t>
      </w:r>
      <w:r>
        <w:rPr>
          <w:rFonts w:asciiTheme="majorBidi" w:hAnsiTheme="majorBidi" w:cstheme="majorBidi"/>
          <w:sz w:val="28"/>
          <w:szCs w:val="28"/>
        </w:rPr>
        <w:t xml:space="preserve">naturally </w:t>
      </w:r>
      <w:r w:rsidRPr="003141F4">
        <w:rPr>
          <w:rFonts w:asciiTheme="majorBidi" w:hAnsiTheme="majorBidi" w:cstheme="majorBidi"/>
          <w:sz w:val="28"/>
          <w:szCs w:val="28"/>
        </w:rPr>
        <w:t xml:space="preserve">rejects narrow dogmatism. </w:t>
      </w:r>
      <w:r>
        <w:rPr>
          <w:rFonts w:asciiTheme="majorBidi" w:hAnsiTheme="majorBidi" w:cstheme="majorBidi"/>
          <w:sz w:val="28"/>
          <w:szCs w:val="28"/>
        </w:rPr>
        <w:t>The book does not regard itself—despite its unequivocal adoption of the Sunn</w:t>
      </w:r>
      <w:r w:rsidRPr="00EB5491">
        <w:rPr>
          <w:rFonts w:asciiTheme="majorBidi" w:hAnsiTheme="majorBidi" w:cstheme="majorBidi"/>
          <w:sz w:val="28"/>
          <w:szCs w:val="28"/>
        </w:rPr>
        <w:t>ī</w:t>
      </w:r>
      <w:r>
        <w:rPr>
          <w:rFonts w:asciiTheme="majorBidi" w:hAnsiTheme="majorBidi" w:cstheme="majorBidi"/>
          <w:sz w:val="28"/>
          <w:szCs w:val="28"/>
        </w:rPr>
        <w:t xml:space="preserve"> Majoritarians—as “anti-” anyone or “anti</w:t>
      </w:r>
      <w:r w:rsidR="00E20352">
        <w:rPr>
          <w:rFonts w:asciiTheme="majorBidi" w:hAnsiTheme="majorBidi" w:cstheme="majorBidi"/>
          <w:sz w:val="28"/>
          <w:szCs w:val="28"/>
        </w:rPr>
        <w:t>-</w:t>
      </w:r>
      <w:r>
        <w:rPr>
          <w:rFonts w:asciiTheme="majorBidi" w:hAnsiTheme="majorBidi" w:cstheme="majorBidi"/>
          <w:sz w:val="28"/>
          <w:szCs w:val="28"/>
        </w:rPr>
        <w:t xml:space="preserve">” anything. It does not demarcate enemies in any arena, and—as the excursus on toleration and plurality </w:t>
      </w:r>
      <w:r w:rsidR="00385842">
        <w:rPr>
          <w:rFonts w:asciiTheme="majorBidi" w:hAnsiTheme="majorBidi" w:cstheme="majorBidi"/>
          <w:sz w:val="28"/>
          <w:szCs w:val="28"/>
        </w:rPr>
        <w:t xml:space="preserve">in Volume Two </w:t>
      </w:r>
      <w:r>
        <w:rPr>
          <w:rFonts w:asciiTheme="majorBidi" w:hAnsiTheme="majorBidi" w:cstheme="majorBidi"/>
          <w:sz w:val="28"/>
          <w:szCs w:val="28"/>
        </w:rPr>
        <w:t>will endeavor to show—sound Islamic conviction must be able to take a position of certainty in faith without holding ill feelings toward those who disagree, whoever they may be and however strong their disagreement.</w:t>
      </w:r>
    </w:p>
    <w:p w14:paraId="6C1579D6" w14:textId="77777777" w:rsidR="00E20352" w:rsidRDefault="00E20352" w:rsidP="00E20352">
      <w:pPr>
        <w:autoSpaceDE w:val="0"/>
        <w:autoSpaceDN w:val="0"/>
        <w:adjustRightInd w:val="0"/>
        <w:rPr>
          <w:rFonts w:asciiTheme="majorBidi" w:hAnsiTheme="majorBidi" w:cstheme="majorBidi"/>
          <w:sz w:val="28"/>
          <w:szCs w:val="28"/>
        </w:rPr>
      </w:pPr>
    </w:p>
    <w:p w14:paraId="6E396938" w14:textId="2F48338B" w:rsidR="00E20352" w:rsidRDefault="00E20352" w:rsidP="00296BEF">
      <w:pPr>
        <w:ind w:right="1800"/>
        <w:rPr>
          <w:noProof/>
          <w:color w:val="222222"/>
          <w:sz w:val="20"/>
          <w:szCs w:val="20"/>
          <w14:ligatures w14:val="standardContextual"/>
        </w:rPr>
      </w:pPr>
      <w:r>
        <w:rPr>
          <w:noProof/>
          <w:color w:val="222222"/>
          <w:sz w:val="20"/>
          <w:szCs w:val="20"/>
          <w14:ligatures w14:val="standardContextual"/>
        </w:rPr>
        <w:t xml:space="preserve">                        </w:t>
      </w:r>
      <w:r w:rsidR="00296BEF">
        <w:rPr>
          <w:noProof/>
          <w:color w:val="222222"/>
          <w:sz w:val="20"/>
          <w:szCs w:val="20"/>
          <w14:ligatures w14:val="standardContextual"/>
        </w:rPr>
        <w:t xml:space="preserve">    </w:t>
      </w:r>
      <w:r w:rsidRPr="00B16600">
        <w:rPr>
          <w:noProof/>
          <w:color w:val="222222"/>
          <w:sz w:val="20"/>
          <w:szCs w:val="20"/>
          <w14:ligatures w14:val="standardContextual"/>
        </w:rPr>
        <w:t>Image</w:t>
      </w:r>
      <w:r w:rsidR="00296BEF">
        <w:rPr>
          <w:noProof/>
          <w:color w:val="222222"/>
          <w:sz w:val="20"/>
          <w:szCs w:val="20"/>
          <w14:ligatures w14:val="standardContextual"/>
        </w:rPr>
        <w:t xml:space="preserve"> </w:t>
      </w:r>
      <w:r w:rsidR="00296BEF" w:rsidRPr="005F7378">
        <w:rPr>
          <w:rFonts w:asciiTheme="majorBidi" w:hAnsiTheme="majorBidi" w:cstheme="majorBidi"/>
          <w:sz w:val="20"/>
          <w:szCs w:val="20"/>
        </w:rPr>
        <w:t>4</w:t>
      </w:r>
      <w:r w:rsidR="0095163E">
        <w:rPr>
          <w:rFonts w:asciiTheme="majorBidi" w:hAnsiTheme="majorBidi" w:cstheme="majorBidi"/>
          <w:sz w:val="20"/>
          <w:szCs w:val="20"/>
        </w:rPr>
        <w:t>1</w:t>
      </w:r>
      <w:r w:rsidRPr="00B16600">
        <w:rPr>
          <w:noProof/>
          <w:color w:val="222222"/>
          <w:sz w:val="20"/>
          <w:szCs w:val="20"/>
          <w14:ligatures w14:val="standardContextual"/>
        </w:rPr>
        <w:t>:</w:t>
      </w:r>
    </w:p>
    <w:p w14:paraId="2B86867A" w14:textId="77777777" w:rsidR="00E20352" w:rsidRDefault="00E20352" w:rsidP="00296BEF">
      <w:pPr>
        <w:ind w:right="1800"/>
        <w:rPr>
          <w:noProof/>
          <w:color w:val="222222"/>
          <w:sz w:val="20"/>
          <w:szCs w:val="20"/>
          <w14:ligatures w14:val="standardContextual"/>
        </w:rPr>
      </w:pPr>
    </w:p>
    <w:p w14:paraId="082FF248" w14:textId="77777777" w:rsidR="00E20352" w:rsidRDefault="00E20352" w:rsidP="00296BEF">
      <w:pPr>
        <w:ind w:right="1800"/>
        <w:rPr>
          <w:noProof/>
          <w:color w:val="222222"/>
          <w:sz w:val="20"/>
          <w:szCs w:val="20"/>
          <w14:ligatures w14:val="standardContextual"/>
        </w:rPr>
      </w:pPr>
    </w:p>
    <w:p w14:paraId="40B67DF5" w14:textId="77777777" w:rsidR="00E20352" w:rsidRDefault="00E20352" w:rsidP="00296BEF">
      <w:pPr>
        <w:ind w:right="1800"/>
        <w:rPr>
          <w:noProof/>
          <w:color w:val="222222"/>
          <w:sz w:val="20"/>
          <w:szCs w:val="20"/>
          <w14:ligatures w14:val="standardContextual"/>
        </w:rPr>
      </w:pPr>
    </w:p>
    <w:p w14:paraId="4B7A61ED" w14:textId="77777777" w:rsidR="00385842" w:rsidRDefault="00385842" w:rsidP="00296BEF">
      <w:pPr>
        <w:ind w:right="1800"/>
        <w:rPr>
          <w:noProof/>
          <w:color w:val="222222"/>
          <w:sz w:val="20"/>
          <w:szCs w:val="20"/>
          <w14:ligatures w14:val="standardContextual"/>
        </w:rPr>
      </w:pPr>
    </w:p>
    <w:p w14:paraId="26604E0F" w14:textId="77777777" w:rsidR="00385842" w:rsidRDefault="00385842" w:rsidP="00296BEF">
      <w:pPr>
        <w:ind w:right="1800"/>
        <w:rPr>
          <w:noProof/>
          <w:color w:val="222222"/>
          <w:sz w:val="20"/>
          <w:szCs w:val="20"/>
          <w14:ligatures w14:val="standardContextual"/>
        </w:rPr>
      </w:pPr>
    </w:p>
    <w:p w14:paraId="1D1698DB" w14:textId="77777777" w:rsidR="00B71389" w:rsidRDefault="00B71389" w:rsidP="00296BEF">
      <w:pPr>
        <w:ind w:right="1800"/>
        <w:rPr>
          <w:noProof/>
          <w:color w:val="222222"/>
          <w:sz w:val="20"/>
          <w:szCs w:val="20"/>
          <w14:ligatures w14:val="standardContextual"/>
        </w:rPr>
      </w:pPr>
    </w:p>
    <w:p w14:paraId="29143666" w14:textId="77777777" w:rsidR="00B71389" w:rsidRDefault="00B71389" w:rsidP="00296BEF">
      <w:pPr>
        <w:ind w:right="1800"/>
        <w:rPr>
          <w:noProof/>
          <w:color w:val="222222"/>
          <w:sz w:val="20"/>
          <w:szCs w:val="20"/>
          <w14:ligatures w14:val="standardContextual"/>
        </w:rPr>
      </w:pPr>
    </w:p>
    <w:p w14:paraId="185B00ED" w14:textId="77777777" w:rsidR="00B71389" w:rsidRDefault="00B71389" w:rsidP="00296BEF">
      <w:pPr>
        <w:ind w:right="1800"/>
        <w:rPr>
          <w:noProof/>
          <w:color w:val="222222"/>
          <w:sz w:val="20"/>
          <w:szCs w:val="20"/>
          <w14:ligatures w14:val="standardContextual"/>
        </w:rPr>
      </w:pPr>
    </w:p>
    <w:p w14:paraId="21CF7FC9" w14:textId="77777777" w:rsidR="00E20352" w:rsidRDefault="00E20352" w:rsidP="00296BEF">
      <w:pPr>
        <w:ind w:right="1800"/>
        <w:rPr>
          <w:noProof/>
          <w:color w:val="222222"/>
          <w:sz w:val="20"/>
          <w:szCs w:val="20"/>
          <w14:ligatures w14:val="standardContextual"/>
        </w:rPr>
      </w:pPr>
    </w:p>
    <w:p w14:paraId="326E7306" w14:textId="77777777" w:rsidR="00E20352" w:rsidRPr="00B16600" w:rsidRDefault="00E20352" w:rsidP="00296BEF">
      <w:pPr>
        <w:ind w:left="1440" w:right="1800"/>
        <w:rPr>
          <w:noProof/>
          <w:color w:val="222222"/>
          <w:sz w:val="20"/>
          <w:szCs w:val="20"/>
          <w14:ligatures w14:val="standardContextual"/>
        </w:rPr>
      </w:pPr>
    </w:p>
    <w:p w14:paraId="523F6FDD" w14:textId="77777777" w:rsidR="00E20352" w:rsidRPr="00B16600" w:rsidRDefault="00E20352" w:rsidP="00296BEF">
      <w:pPr>
        <w:ind w:left="1440" w:right="1800"/>
        <w:rPr>
          <w:noProof/>
          <w:color w:val="222222"/>
          <w:sz w:val="20"/>
          <w:szCs w:val="20"/>
          <w14:ligatures w14:val="standardContextual"/>
        </w:rPr>
      </w:pPr>
      <w:r w:rsidRPr="00B16600">
        <w:rPr>
          <w:noProof/>
          <w:color w:val="222222"/>
          <w:sz w:val="20"/>
          <w:szCs w:val="20"/>
          <w14:ligatures w14:val="standardContextual"/>
        </w:rPr>
        <w:lastRenderedPageBreak/>
        <w:t>The history of each religious Dispensation is a constant ebb and flow betweeen Truth and Falsehood, moderation and extremism.</w:t>
      </w:r>
    </w:p>
    <w:p w14:paraId="2F7FC02E" w14:textId="7530807A"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p>
    <w:p w14:paraId="690DCD84" w14:textId="77777777" w:rsidR="00721F54" w:rsidRDefault="00721F54"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p>
    <w:p w14:paraId="00585C48" w14:textId="191C8E3D" w:rsidR="00A4579F" w:rsidRPr="00A330AB" w:rsidRDefault="006A7E93" w:rsidP="006A7E93">
      <w:pPr>
        <w:pStyle w:val="Heading3"/>
        <w:spacing w:before="0" w:after="0"/>
        <w:rPr>
          <w:rFonts w:asciiTheme="majorBidi" w:hAnsiTheme="majorBidi" w:cstheme="majorBidi"/>
          <w:b/>
          <w:bCs/>
          <w:i/>
          <w:iCs/>
          <w:color w:val="C00000"/>
        </w:rPr>
      </w:pPr>
      <w:r w:rsidRPr="00A330AB">
        <w:rPr>
          <w:rFonts w:asciiTheme="majorBidi" w:hAnsiTheme="majorBidi" w:cstheme="majorBidi"/>
          <w:b/>
          <w:bCs/>
          <w:i/>
          <w:iCs/>
          <w:color w:val="C00000"/>
        </w:rPr>
        <w:t xml:space="preserve">Assessing the </w:t>
      </w:r>
      <w:r w:rsidR="00472A53" w:rsidRPr="00A330AB">
        <w:rPr>
          <w:rFonts w:asciiTheme="majorBidi" w:hAnsiTheme="majorBidi" w:cstheme="majorBidi"/>
          <w:b/>
          <w:bCs/>
          <w:i/>
          <w:iCs/>
          <w:color w:val="C00000"/>
        </w:rPr>
        <w:t>Well-Known</w:t>
      </w:r>
      <w:r w:rsidRPr="00A330AB">
        <w:rPr>
          <w:rFonts w:asciiTheme="majorBidi" w:hAnsiTheme="majorBidi" w:cstheme="majorBidi"/>
          <w:b/>
          <w:bCs/>
          <w:i/>
          <w:iCs/>
          <w:color w:val="C00000"/>
        </w:rPr>
        <w:t xml:space="preserve"> Sunnī Schools of Divinity</w:t>
      </w:r>
    </w:p>
    <w:p w14:paraId="29AC4743" w14:textId="77777777" w:rsidR="00DB2C03"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r w:rsidRPr="003141F4">
        <w:rPr>
          <w:sz w:val="28"/>
          <w:szCs w:val="28"/>
        </w:rPr>
        <w:t>As a work based on affiliation to the Sunn</w:t>
      </w:r>
      <w:r w:rsidRPr="003141F4">
        <w:rPr>
          <w:rFonts w:asciiTheme="majorBidi" w:hAnsiTheme="majorBidi" w:cstheme="majorBidi"/>
          <w:sz w:val="28"/>
          <w:szCs w:val="28"/>
        </w:rPr>
        <w:t xml:space="preserve">ī </w:t>
      </w:r>
      <w:r>
        <w:rPr>
          <w:rFonts w:asciiTheme="majorBidi" w:hAnsiTheme="majorBidi" w:cstheme="majorBidi"/>
          <w:sz w:val="28"/>
          <w:szCs w:val="28"/>
        </w:rPr>
        <w:t>S</w:t>
      </w:r>
      <w:r w:rsidRPr="003141F4">
        <w:rPr>
          <w:rFonts w:asciiTheme="majorBidi" w:hAnsiTheme="majorBidi" w:cstheme="majorBidi"/>
          <w:sz w:val="28"/>
          <w:szCs w:val="28"/>
        </w:rPr>
        <w:t>chools of</w:t>
      </w:r>
      <w:r w:rsidRPr="003141F4">
        <w:rPr>
          <w:sz w:val="28"/>
          <w:szCs w:val="28"/>
        </w:rPr>
        <w:t xml:space="preserve"> </w:t>
      </w:r>
      <w:r>
        <w:rPr>
          <w:sz w:val="28"/>
          <w:szCs w:val="28"/>
        </w:rPr>
        <w:t>Traditional</w:t>
      </w:r>
      <w:r w:rsidR="00721F54">
        <w:rPr>
          <w:sz w:val="28"/>
          <w:szCs w:val="28"/>
        </w:rPr>
        <w:t xml:space="preserve"> Divinity in Islam</w:t>
      </w:r>
      <w:r w:rsidRPr="003141F4">
        <w:rPr>
          <w:sz w:val="28"/>
          <w:szCs w:val="28"/>
        </w:rPr>
        <w:t xml:space="preserve">, </w:t>
      </w:r>
      <w:r w:rsidR="00721F54">
        <w:rPr>
          <w:i/>
          <w:iCs/>
          <w:sz w:val="28"/>
          <w:szCs w:val="28"/>
        </w:rPr>
        <w:t xml:space="preserve">The First Teaching </w:t>
      </w:r>
      <w:r>
        <w:rPr>
          <w:sz w:val="28"/>
          <w:szCs w:val="28"/>
        </w:rPr>
        <w:t xml:space="preserve">refers </w:t>
      </w:r>
      <w:r w:rsidR="00401E4E">
        <w:rPr>
          <w:sz w:val="28"/>
          <w:szCs w:val="28"/>
        </w:rPr>
        <w:t>often</w:t>
      </w:r>
      <w:r>
        <w:rPr>
          <w:sz w:val="28"/>
          <w:szCs w:val="28"/>
        </w:rPr>
        <w:t xml:space="preserve"> to the contributions of </w:t>
      </w:r>
      <w:r w:rsidRPr="003141F4">
        <w:rPr>
          <w:rFonts w:asciiTheme="majorBidi" w:hAnsiTheme="majorBidi" w:cstheme="majorBidi"/>
          <w:sz w:val="28"/>
          <w:szCs w:val="28"/>
        </w:rPr>
        <w:t xml:space="preserve">al-Imām </w:t>
      </w:r>
      <w:r w:rsidRPr="003141F4">
        <w:rPr>
          <w:sz w:val="28"/>
          <w:szCs w:val="28"/>
        </w:rPr>
        <w:t>al-M</w:t>
      </w:r>
      <w:r w:rsidRPr="003141F4">
        <w:rPr>
          <w:rFonts w:asciiTheme="majorBidi" w:hAnsiTheme="majorBidi" w:cstheme="majorBidi"/>
          <w:sz w:val="28"/>
          <w:szCs w:val="28"/>
        </w:rPr>
        <w:t>ā</w:t>
      </w:r>
      <w:r w:rsidRPr="003141F4">
        <w:rPr>
          <w:sz w:val="28"/>
          <w:szCs w:val="28"/>
        </w:rPr>
        <w:t>tur</w:t>
      </w:r>
      <w:r w:rsidRPr="003141F4">
        <w:rPr>
          <w:rFonts w:asciiTheme="majorBidi" w:hAnsiTheme="majorBidi" w:cstheme="majorBidi"/>
          <w:sz w:val="28"/>
          <w:szCs w:val="28"/>
        </w:rPr>
        <w:t>ī</w:t>
      </w:r>
      <w:r w:rsidRPr="003141F4">
        <w:rPr>
          <w:sz w:val="28"/>
          <w:szCs w:val="28"/>
        </w:rPr>
        <w:t>d</w:t>
      </w:r>
      <w:r w:rsidRPr="003141F4">
        <w:rPr>
          <w:rFonts w:asciiTheme="majorBidi" w:hAnsiTheme="majorBidi" w:cstheme="majorBidi"/>
          <w:sz w:val="28"/>
          <w:szCs w:val="28"/>
        </w:rPr>
        <w:t>ī</w:t>
      </w:r>
      <w:r>
        <w:rPr>
          <w:rFonts w:asciiTheme="majorBidi" w:hAnsiTheme="majorBidi" w:cstheme="majorBidi"/>
          <w:sz w:val="28"/>
          <w:szCs w:val="28"/>
        </w:rPr>
        <w:t>,</w:t>
      </w:r>
      <w:r w:rsidRPr="003141F4">
        <w:rPr>
          <w:rFonts w:asciiTheme="majorBidi" w:hAnsiTheme="majorBidi" w:cstheme="majorBidi"/>
          <w:sz w:val="28"/>
          <w:szCs w:val="28"/>
        </w:rPr>
        <w:t xml:space="preserve"> </w:t>
      </w:r>
      <w:r w:rsidRPr="00D72039">
        <w:rPr>
          <w:rFonts w:asciiTheme="majorBidi" w:hAnsiTheme="majorBidi" w:cstheme="majorBidi"/>
          <w:b/>
          <w:bCs/>
          <w:sz w:val="28"/>
          <w:szCs w:val="28"/>
        </w:rPr>
        <w:t xml:space="preserve">al-Imām </w:t>
      </w:r>
      <w:r w:rsidRPr="00D72039">
        <w:rPr>
          <w:b/>
          <w:bCs/>
          <w:sz w:val="28"/>
          <w:szCs w:val="28"/>
        </w:rPr>
        <w:t>al-Ash‘ar</w:t>
      </w:r>
      <w:r w:rsidRPr="00D72039">
        <w:rPr>
          <w:rFonts w:asciiTheme="majorBidi" w:hAnsiTheme="majorBidi" w:cstheme="majorBidi"/>
          <w:b/>
          <w:bCs/>
          <w:sz w:val="28"/>
          <w:szCs w:val="28"/>
        </w:rPr>
        <w:t>ī</w:t>
      </w:r>
      <w:r>
        <w:rPr>
          <w:rFonts w:asciiTheme="majorBidi" w:hAnsiTheme="majorBidi" w:cstheme="majorBidi"/>
          <w:sz w:val="28"/>
          <w:szCs w:val="28"/>
        </w:rPr>
        <w:t>,</w:t>
      </w:r>
      <w:r w:rsidRPr="003141F4">
        <w:rPr>
          <w:rStyle w:val="FootnoteReference"/>
          <w:rFonts w:asciiTheme="majorBidi" w:hAnsiTheme="majorBidi" w:cstheme="majorBidi"/>
          <w:sz w:val="28"/>
          <w:szCs w:val="28"/>
        </w:rPr>
        <w:footnoteReference w:id="195"/>
      </w:r>
      <w:r>
        <w:rPr>
          <w:rFonts w:asciiTheme="majorBidi" w:hAnsiTheme="majorBidi" w:cstheme="majorBidi"/>
          <w:sz w:val="28"/>
          <w:szCs w:val="28"/>
        </w:rPr>
        <w:t xml:space="preserve"> and their followers, all of whom it respects and honors</w:t>
      </w:r>
      <w:r w:rsidRPr="003141F4">
        <w:rPr>
          <w:rFonts w:asciiTheme="majorBidi" w:hAnsiTheme="majorBidi" w:cstheme="majorBidi"/>
          <w:sz w:val="28"/>
          <w:szCs w:val="28"/>
        </w:rPr>
        <w:t>.</w:t>
      </w:r>
      <w:r w:rsidRPr="003141F4">
        <w:rPr>
          <w:sz w:val="28"/>
          <w:szCs w:val="28"/>
        </w:rPr>
        <w:t xml:space="preserve"> But </w:t>
      </w:r>
      <w:r>
        <w:rPr>
          <w:sz w:val="28"/>
          <w:szCs w:val="28"/>
        </w:rPr>
        <w:t xml:space="preserve">the book’s </w:t>
      </w:r>
      <w:r w:rsidR="00421248">
        <w:rPr>
          <w:sz w:val="28"/>
          <w:szCs w:val="28"/>
        </w:rPr>
        <w:t>own approach to Divinity</w:t>
      </w:r>
      <w:r w:rsidRPr="003141F4">
        <w:rPr>
          <w:sz w:val="28"/>
          <w:szCs w:val="28"/>
        </w:rPr>
        <w:t xml:space="preserve"> is not restricted to the </w:t>
      </w:r>
      <w:r>
        <w:rPr>
          <w:sz w:val="28"/>
          <w:szCs w:val="28"/>
        </w:rPr>
        <w:t>T</w:t>
      </w:r>
      <w:r w:rsidRPr="003141F4">
        <w:rPr>
          <w:sz w:val="28"/>
          <w:szCs w:val="28"/>
        </w:rPr>
        <w:t xml:space="preserve">radition of either </w:t>
      </w:r>
      <w:r w:rsidRPr="003141F4">
        <w:rPr>
          <w:rFonts w:asciiTheme="majorBidi" w:hAnsiTheme="majorBidi" w:cstheme="majorBidi"/>
          <w:sz w:val="28"/>
          <w:szCs w:val="28"/>
        </w:rPr>
        <w:t>Imām</w:t>
      </w:r>
      <w:r w:rsidR="00421248">
        <w:rPr>
          <w:rFonts w:asciiTheme="majorBidi" w:hAnsiTheme="majorBidi" w:cstheme="majorBidi"/>
          <w:sz w:val="28"/>
          <w:szCs w:val="28"/>
        </w:rPr>
        <w:t>,</w:t>
      </w:r>
      <w:r w:rsidRPr="003141F4">
        <w:rPr>
          <w:sz w:val="28"/>
          <w:szCs w:val="28"/>
        </w:rPr>
        <w:t xml:space="preserve"> and</w:t>
      </w:r>
      <w:r>
        <w:rPr>
          <w:sz w:val="28"/>
          <w:szCs w:val="28"/>
        </w:rPr>
        <w:t>, indeed,</w:t>
      </w:r>
      <w:r w:rsidRPr="003141F4">
        <w:rPr>
          <w:sz w:val="28"/>
          <w:szCs w:val="28"/>
        </w:rPr>
        <w:t xml:space="preserve"> </w:t>
      </w:r>
      <w:r w:rsidR="00421248">
        <w:rPr>
          <w:sz w:val="28"/>
          <w:szCs w:val="28"/>
        </w:rPr>
        <w:t xml:space="preserve">it </w:t>
      </w:r>
      <w:r w:rsidRPr="003141F4">
        <w:rPr>
          <w:sz w:val="28"/>
          <w:szCs w:val="28"/>
        </w:rPr>
        <w:t xml:space="preserve">looks with </w:t>
      </w:r>
      <w:r>
        <w:rPr>
          <w:sz w:val="28"/>
          <w:szCs w:val="28"/>
        </w:rPr>
        <w:t xml:space="preserve">special </w:t>
      </w:r>
      <w:r w:rsidRPr="003141F4">
        <w:rPr>
          <w:sz w:val="28"/>
          <w:szCs w:val="28"/>
        </w:rPr>
        <w:t>favor</w:t>
      </w:r>
      <w:r>
        <w:rPr>
          <w:sz w:val="28"/>
          <w:szCs w:val="28"/>
        </w:rPr>
        <w:t xml:space="preserve"> upon</w:t>
      </w:r>
      <w:r w:rsidRPr="003141F4">
        <w:rPr>
          <w:sz w:val="28"/>
          <w:szCs w:val="28"/>
        </w:rPr>
        <w:t xml:space="preserve"> and seeks to benefit fully from the earlier text-based (</w:t>
      </w:r>
      <w:r w:rsidRPr="003141F4">
        <w:rPr>
          <w:rStyle w:val="articletitle"/>
          <w:rFonts w:asciiTheme="majorBidi" w:eastAsiaTheme="majorEastAsia" w:hAnsiTheme="majorBidi" w:cstheme="majorBidi"/>
          <w:i/>
          <w:iCs/>
          <w:color w:val="343434"/>
          <w:spacing w:val="-3"/>
          <w:sz w:val="28"/>
          <w:szCs w:val="28"/>
        </w:rPr>
        <w:t>athar</w:t>
      </w:r>
      <w:r w:rsidRPr="003141F4">
        <w:rPr>
          <w:rFonts w:asciiTheme="majorBidi" w:hAnsiTheme="majorBidi" w:cstheme="majorBidi"/>
          <w:i/>
          <w:iCs/>
          <w:sz w:val="28"/>
          <w:szCs w:val="28"/>
        </w:rPr>
        <w:t>ī</w:t>
      </w:r>
      <w:r w:rsidRPr="003141F4">
        <w:rPr>
          <w:rFonts w:asciiTheme="majorBidi" w:hAnsiTheme="majorBidi" w:cstheme="majorBidi"/>
          <w:sz w:val="28"/>
          <w:szCs w:val="28"/>
        </w:rPr>
        <w:t>)</w:t>
      </w:r>
      <w:r w:rsidRPr="003141F4">
        <w:rPr>
          <w:sz w:val="28"/>
          <w:szCs w:val="28"/>
        </w:rPr>
        <w:t xml:space="preserve"> approaches</w:t>
      </w:r>
      <w:r w:rsidR="00421248">
        <w:rPr>
          <w:sz w:val="28"/>
          <w:szCs w:val="28"/>
        </w:rPr>
        <w:t xml:space="preserve"> in Divinity</w:t>
      </w:r>
      <w:r w:rsidRPr="003141F4">
        <w:rPr>
          <w:sz w:val="28"/>
          <w:szCs w:val="28"/>
        </w:rPr>
        <w:t xml:space="preserve"> of the </w:t>
      </w:r>
      <w:r w:rsidRPr="00D72039">
        <w:rPr>
          <w:b/>
          <w:bCs/>
          <w:sz w:val="28"/>
          <w:szCs w:val="28"/>
        </w:rPr>
        <w:t>Upright Predecessors (</w:t>
      </w:r>
      <w:r w:rsidRPr="00D72039">
        <w:rPr>
          <w:b/>
          <w:bCs/>
          <w:i/>
          <w:iCs/>
          <w:sz w:val="28"/>
          <w:szCs w:val="28"/>
        </w:rPr>
        <w:t>al-Salaf al-</w:t>
      </w:r>
      <w:r w:rsidRPr="00D72039">
        <w:rPr>
          <w:rFonts w:asciiTheme="majorBidi" w:hAnsiTheme="majorBidi" w:cstheme="majorBidi"/>
          <w:b/>
          <w:bCs/>
          <w:i/>
          <w:iCs/>
          <w:sz w:val="28"/>
          <w:szCs w:val="28"/>
        </w:rPr>
        <w:t>Ṣā</w:t>
      </w:r>
      <w:r w:rsidRPr="00D72039">
        <w:rPr>
          <w:b/>
          <w:bCs/>
          <w:i/>
          <w:iCs/>
          <w:sz w:val="28"/>
          <w:szCs w:val="28"/>
        </w:rPr>
        <w:t>li</w:t>
      </w:r>
      <w:r w:rsidRPr="00D72039">
        <w:rPr>
          <w:rFonts w:asciiTheme="majorBidi" w:hAnsiTheme="majorBidi" w:cstheme="majorBidi"/>
          <w:b/>
          <w:bCs/>
          <w:i/>
          <w:iCs/>
          <w:sz w:val="28"/>
          <w:szCs w:val="28"/>
        </w:rPr>
        <w:t>ḥ</w:t>
      </w:r>
      <w:r w:rsidRPr="00D72039">
        <w:rPr>
          <w:b/>
          <w:bCs/>
          <w:sz w:val="28"/>
          <w:szCs w:val="28"/>
        </w:rPr>
        <w:t>)</w:t>
      </w:r>
      <w:r w:rsidRPr="00D72039">
        <w:rPr>
          <w:rStyle w:val="FootnoteReference"/>
          <w:sz w:val="28"/>
          <w:szCs w:val="28"/>
        </w:rPr>
        <w:footnoteReference w:id="196"/>
      </w:r>
      <w:r>
        <w:rPr>
          <w:sz w:val="28"/>
          <w:szCs w:val="28"/>
        </w:rPr>
        <w:t xml:space="preserve"> </w:t>
      </w:r>
      <w:r w:rsidRPr="003141F4">
        <w:rPr>
          <w:sz w:val="28"/>
          <w:szCs w:val="28"/>
        </w:rPr>
        <w:t>of</w:t>
      </w:r>
      <w:r>
        <w:rPr>
          <w:sz w:val="28"/>
          <w:szCs w:val="28"/>
        </w:rPr>
        <w:t xml:space="preserve"> Islam’s</w:t>
      </w:r>
      <w:r w:rsidRPr="003141F4">
        <w:rPr>
          <w:sz w:val="28"/>
          <w:szCs w:val="28"/>
        </w:rPr>
        <w:t xml:space="preserve"> first </w:t>
      </w:r>
      <w:r>
        <w:rPr>
          <w:sz w:val="28"/>
          <w:szCs w:val="28"/>
        </w:rPr>
        <w:t xml:space="preserve">three </w:t>
      </w:r>
      <w:r w:rsidRPr="003141F4">
        <w:rPr>
          <w:sz w:val="28"/>
          <w:szCs w:val="28"/>
        </w:rPr>
        <w:t>generations</w:t>
      </w:r>
      <w:r>
        <w:rPr>
          <w:sz w:val="28"/>
          <w:szCs w:val="28"/>
        </w:rPr>
        <w:t>,</w:t>
      </w:r>
      <w:r w:rsidRPr="003141F4">
        <w:rPr>
          <w:sz w:val="28"/>
          <w:szCs w:val="28"/>
        </w:rPr>
        <w:t xml:space="preserve"> </w:t>
      </w:r>
      <w:r w:rsidR="00421248">
        <w:rPr>
          <w:sz w:val="28"/>
          <w:szCs w:val="28"/>
        </w:rPr>
        <w:t xml:space="preserve">who were noted for </w:t>
      </w:r>
      <w:r w:rsidRPr="003141F4">
        <w:rPr>
          <w:sz w:val="28"/>
          <w:szCs w:val="28"/>
        </w:rPr>
        <w:t xml:space="preserve">their scrupulous attention to the </w:t>
      </w:r>
      <w:r w:rsidR="00421248">
        <w:rPr>
          <w:sz w:val="28"/>
          <w:szCs w:val="28"/>
        </w:rPr>
        <w:t>R</w:t>
      </w:r>
      <w:r w:rsidRPr="003141F4">
        <w:rPr>
          <w:sz w:val="28"/>
          <w:szCs w:val="28"/>
        </w:rPr>
        <w:t xml:space="preserve">evealed texts of the </w:t>
      </w:r>
      <w:r w:rsidRPr="003141F4">
        <w:rPr>
          <w:rFonts w:asciiTheme="majorBidi" w:hAnsiTheme="majorBidi" w:cstheme="majorBidi"/>
          <w:sz w:val="28"/>
          <w:szCs w:val="28"/>
        </w:rPr>
        <w:t>Qur’ān</w:t>
      </w:r>
      <w:r>
        <w:rPr>
          <w:rFonts w:asciiTheme="majorBidi" w:hAnsiTheme="majorBidi" w:cstheme="majorBidi"/>
          <w:sz w:val="28"/>
          <w:szCs w:val="28"/>
        </w:rPr>
        <w:t>,</w:t>
      </w:r>
      <w:r w:rsidRPr="003141F4">
        <w:rPr>
          <w:rFonts w:asciiTheme="majorBidi" w:hAnsiTheme="majorBidi" w:cstheme="majorBidi"/>
          <w:sz w:val="28"/>
          <w:szCs w:val="28"/>
        </w:rPr>
        <w:t xml:space="preserve"> </w:t>
      </w:r>
      <w:r>
        <w:rPr>
          <w:rFonts w:asciiTheme="majorBidi" w:hAnsiTheme="majorBidi" w:cstheme="majorBidi"/>
          <w:sz w:val="28"/>
          <w:szCs w:val="28"/>
        </w:rPr>
        <w:t xml:space="preserve">the </w:t>
      </w:r>
      <w:r w:rsidRPr="003141F4">
        <w:rPr>
          <w:rFonts w:asciiTheme="majorBidi" w:hAnsiTheme="majorBidi" w:cstheme="majorBidi"/>
          <w:i/>
          <w:iCs/>
          <w:sz w:val="28"/>
          <w:szCs w:val="28"/>
        </w:rPr>
        <w:t>Sunna</w:t>
      </w:r>
      <w:r>
        <w:rPr>
          <w:rFonts w:asciiTheme="majorBidi" w:hAnsiTheme="majorBidi" w:cstheme="majorBidi"/>
          <w:sz w:val="28"/>
          <w:szCs w:val="28"/>
        </w:rPr>
        <w:t xml:space="preserve">, and </w:t>
      </w:r>
      <w:r w:rsidR="00421248">
        <w:rPr>
          <w:rFonts w:asciiTheme="majorBidi" w:hAnsiTheme="majorBidi" w:cstheme="majorBidi"/>
          <w:sz w:val="28"/>
          <w:szCs w:val="28"/>
        </w:rPr>
        <w:t>D</w:t>
      </w:r>
      <w:r>
        <w:rPr>
          <w:rFonts w:asciiTheme="majorBidi" w:hAnsiTheme="majorBidi" w:cstheme="majorBidi"/>
          <w:sz w:val="28"/>
          <w:szCs w:val="28"/>
        </w:rPr>
        <w:t xml:space="preserve">octrinal beliefs based </w:t>
      </w:r>
      <w:r w:rsidR="00421248">
        <w:rPr>
          <w:rFonts w:asciiTheme="majorBidi" w:hAnsiTheme="majorBidi" w:cstheme="majorBidi"/>
          <w:sz w:val="28"/>
          <w:szCs w:val="28"/>
        </w:rPr>
        <w:t>solidly up</w:t>
      </w:r>
      <w:r>
        <w:rPr>
          <w:rFonts w:asciiTheme="majorBidi" w:hAnsiTheme="majorBidi" w:cstheme="majorBidi"/>
          <w:sz w:val="28"/>
          <w:szCs w:val="28"/>
        </w:rPr>
        <w:t>on of Scholarly Consensus (</w:t>
      </w:r>
      <w:r>
        <w:rPr>
          <w:rFonts w:asciiTheme="majorBidi" w:hAnsiTheme="majorBidi" w:cstheme="majorBidi"/>
          <w:i/>
          <w:iCs/>
          <w:sz w:val="28"/>
          <w:szCs w:val="28"/>
        </w:rPr>
        <w:t>al-Ijm</w:t>
      </w:r>
      <w:r w:rsidRPr="003141F4">
        <w:rPr>
          <w:rFonts w:asciiTheme="majorBidi" w:hAnsiTheme="majorBidi" w:cstheme="majorBidi"/>
          <w:i/>
          <w:iCs/>
          <w:sz w:val="28"/>
          <w:szCs w:val="28"/>
        </w:rPr>
        <w:t>ā</w:t>
      </w:r>
      <w:r>
        <w:rPr>
          <w:rFonts w:asciiTheme="majorBidi" w:hAnsiTheme="majorBidi" w:cstheme="majorBidi"/>
          <w:i/>
          <w:iCs/>
          <w:sz w:val="28"/>
          <w:szCs w:val="28"/>
        </w:rPr>
        <w:t>‘</w:t>
      </w:r>
      <w:r>
        <w:rPr>
          <w:rFonts w:asciiTheme="majorBidi" w:hAnsiTheme="majorBidi" w:cstheme="majorBidi"/>
          <w:sz w:val="28"/>
          <w:szCs w:val="28"/>
        </w:rPr>
        <w:t>)</w:t>
      </w:r>
      <w:r w:rsidRPr="003141F4">
        <w:rPr>
          <w:rFonts w:asciiTheme="majorBidi" w:hAnsiTheme="majorBidi" w:cstheme="majorBidi"/>
          <w:sz w:val="28"/>
          <w:szCs w:val="28"/>
        </w:rPr>
        <w:t>.</w:t>
      </w:r>
      <w:r>
        <w:rPr>
          <w:rFonts w:asciiTheme="majorBidi" w:hAnsiTheme="majorBidi" w:cstheme="majorBidi"/>
          <w:sz w:val="28"/>
          <w:szCs w:val="28"/>
        </w:rPr>
        <w:t xml:space="preserve"> </w:t>
      </w:r>
    </w:p>
    <w:p w14:paraId="5B0BC458" w14:textId="77777777" w:rsidR="008A0A5E" w:rsidRDefault="008A0A5E"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p>
    <w:p w14:paraId="52FC6C1E" w14:textId="5E0E0612" w:rsidR="00E86172" w:rsidRPr="00BD03D8"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r>
        <w:rPr>
          <w:rFonts w:asciiTheme="majorBidi" w:hAnsiTheme="majorBidi" w:cstheme="majorBidi"/>
          <w:sz w:val="28"/>
          <w:szCs w:val="28"/>
        </w:rPr>
        <w:t xml:space="preserve">It should also be noted in this regard that, historically, the authentic </w:t>
      </w:r>
      <w:r w:rsidRPr="00D72039">
        <w:rPr>
          <w:rFonts w:asciiTheme="majorBidi" w:hAnsiTheme="majorBidi" w:cstheme="majorBidi"/>
          <w:b/>
          <w:bCs/>
          <w:sz w:val="28"/>
          <w:szCs w:val="28"/>
        </w:rPr>
        <w:t>Sufis</w:t>
      </w:r>
      <w:r w:rsidRPr="003141F4">
        <w:rPr>
          <w:rStyle w:val="FootnoteReference"/>
          <w:rFonts w:asciiTheme="majorBidi" w:hAnsiTheme="majorBidi" w:cstheme="majorBidi"/>
          <w:sz w:val="28"/>
          <w:szCs w:val="28"/>
        </w:rPr>
        <w:footnoteReference w:id="197"/>
      </w:r>
      <w:r>
        <w:rPr>
          <w:rFonts w:asciiTheme="majorBidi" w:hAnsiTheme="majorBidi" w:cstheme="majorBidi"/>
          <w:b/>
          <w:bCs/>
          <w:sz w:val="28"/>
          <w:szCs w:val="28"/>
        </w:rPr>
        <w:t xml:space="preserve"> </w:t>
      </w:r>
      <w:r>
        <w:rPr>
          <w:rFonts w:asciiTheme="majorBidi" w:hAnsiTheme="majorBidi" w:cstheme="majorBidi"/>
          <w:sz w:val="28"/>
          <w:szCs w:val="28"/>
        </w:rPr>
        <w:t xml:space="preserve">of Islam were, in fact, among the closest and most faithful </w:t>
      </w:r>
      <w:r>
        <w:rPr>
          <w:rFonts w:asciiTheme="majorBidi" w:hAnsiTheme="majorBidi" w:cstheme="majorBidi"/>
          <w:sz w:val="28"/>
          <w:szCs w:val="28"/>
        </w:rPr>
        <w:lastRenderedPageBreak/>
        <w:t>adherents of the Path of the</w:t>
      </w:r>
      <w:r w:rsidR="002718AF">
        <w:rPr>
          <w:rFonts w:asciiTheme="majorBidi" w:hAnsiTheme="majorBidi" w:cstheme="majorBidi"/>
          <w:sz w:val="28"/>
          <w:szCs w:val="28"/>
        </w:rPr>
        <w:t xml:space="preserve"> Upright Predecessors (</w:t>
      </w:r>
      <w:r w:rsidR="002718AF">
        <w:rPr>
          <w:rFonts w:asciiTheme="majorBidi" w:hAnsiTheme="majorBidi" w:cstheme="majorBidi"/>
          <w:i/>
          <w:iCs/>
          <w:sz w:val="28"/>
          <w:szCs w:val="28"/>
        </w:rPr>
        <w:t>al-</w:t>
      </w:r>
      <w:r>
        <w:rPr>
          <w:i/>
          <w:iCs/>
          <w:sz w:val="28"/>
          <w:szCs w:val="28"/>
        </w:rPr>
        <w:t>S</w:t>
      </w:r>
      <w:r w:rsidRPr="003141F4">
        <w:rPr>
          <w:i/>
          <w:iCs/>
          <w:sz w:val="28"/>
          <w:szCs w:val="28"/>
        </w:rPr>
        <w:t>alaf al-</w:t>
      </w:r>
      <w:r w:rsidRPr="00EB5491">
        <w:rPr>
          <w:rFonts w:asciiTheme="majorBidi" w:hAnsiTheme="majorBidi" w:cstheme="majorBidi"/>
          <w:i/>
          <w:iCs/>
          <w:sz w:val="28"/>
          <w:szCs w:val="28"/>
        </w:rPr>
        <w:t>Ṣ</w:t>
      </w:r>
      <w:r w:rsidRPr="003141F4">
        <w:rPr>
          <w:rFonts w:asciiTheme="majorBidi" w:hAnsiTheme="majorBidi" w:cstheme="majorBidi"/>
          <w:i/>
          <w:iCs/>
          <w:sz w:val="28"/>
          <w:szCs w:val="28"/>
        </w:rPr>
        <w:t>ā</w:t>
      </w:r>
      <w:r w:rsidRPr="003141F4">
        <w:rPr>
          <w:i/>
          <w:iCs/>
          <w:sz w:val="28"/>
          <w:szCs w:val="28"/>
        </w:rPr>
        <w:t>li</w:t>
      </w:r>
      <w:r w:rsidRPr="003141F4">
        <w:rPr>
          <w:rFonts w:asciiTheme="majorBidi" w:hAnsiTheme="majorBidi" w:cstheme="majorBidi"/>
          <w:i/>
          <w:iCs/>
          <w:sz w:val="28"/>
          <w:szCs w:val="28"/>
        </w:rPr>
        <w:t>ḥ</w:t>
      </w:r>
      <w:r w:rsidR="002718AF">
        <w:rPr>
          <w:rFonts w:asciiTheme="majorBidi" w:hAnsiTheme="majorBidi" w:cstheme="majorBidi"/>
          <w:sz w:val="28"/>
          <w:szCs w:val="28"/>
        </w:rPr>
        <w:t>)</w:t>
      </w:r>
      <w:r>
        <w:rPr>
          <w:rFonts w:asciiTheme="majorBidi" w:hAnsiTheme="majorBidi" w:cstheme="majorBidi"/>
          <w:sz w:val="28"/>
          <w:szCs w:val="28"/>
        </w:rPr>
        <w:t xml:space="preserve"> in all things, and much evidence for this will be produced throughout th</w:t>
      </w:r>
      <w:r w:rsidR="002718AF">
        <w:rPr>
          <w:rFonts w:asciiTheme="majorBidi" w:hAnsiTheme="majorBidi" w:cstheme="majorBidi"/>
          <w:sz w:val="28"/>
          <w:szCs w:val="28"/>
        </w:rPr>
        <w:t>is</w:t>
      </w:r>
      <w:r>
        <w:rPr>
          <w:rFonts w:asciiTheme="majorBidi" w:hAnsiTheme="majorBidi" w:cstheme="majorBidi"/>
          <w:sz w:val="28"/>
          <w:szCs w:val="28"/>
        </w:rPr>
        <w:t xml:space="preserve"> work. The Sufis have been </w:t>
      </w:r>
      <w:r>
        <w:rPr>
          <w:rFonts w:asciiTheme="majorBidi" w:hAnsiTheme="majorBidi" w:cstheme="majorBidi"/>
          <w:i/>
          <w:iCs/>
          <w:sz w:val="28"/>
          <w:szCs w:val="28"/>
        </w:rPr>
        <w:t>par excellence</w:t>
      </w:r>
      <w:r>
        <w:rPr>
          <w:rFonts w:asciiTheme="majorBidi" w:hAnsiTheme="majorBidi" w:cstheme="majorBidi"/>
          <w:sz w:val="28"/>
          <w:szCs w:val="28"/>
        </w:rPr>
        <w:t xml:space="preserve"> </w:t>
      </w:r>
      <w:r w:rsidR="00DB2C03">
        <w:rPr>
          <w:rFonts w:asciiTheme="majorBidi" w:hAnsiTheme="majorBidi" w:cstheme="majorBidi"/>
          <w:sz w:val="28"/>
          <w:szCs w:val="28"/>
        </w:rPr>
        <w:t>a</w:t>
      </w:r>
      <w:r>
        <w:rPr>
          <w:rFonts w:asciiTheme="majorBidi" w:hAnsiTheme="majorBidi" w:cstheme="majorBidi"/>
          <w:sz w:val="28"/>
          <w:szCs w:val="28"/>
        </w:rPr>
        <w:t xml:space="preserve"> people</w:t>
      </w:r>
      <w:r w:rsidR="00DB2C03">
        <w:rPr>
          <w:rFonts w:asciiTheme="majorBidi" w:hAnsiTheme="majorBidi" w:cstheme="majorBidi"/>
          <w:sz w:val="28"/>
          <w:szCs w:val="28"/>
        </w:rPr>
        <w:t xml:space="preserve"> relying upon</w:t>
      </w:r>
      <w:r>
        <w:rPr>
          <w:rFonts w:asciiTheme="majorBidi" w:hAnsiTheme="majorBidi" w:cstheme="majorBidi"/>
          <w:sz w:val="28"/>
          <w:szCs w:val="28"/>
        </w:rPr>
        <w:t xml:space="preserve"> the transmitted texts (</w:t>
      </w:r>
      <w:r>
        <w:rPr>
          <w:rFonts w:asciiTheme="majorBidi" w:hAnsiTheme="majorBidi" w:cstheme="majorBidi"/>
          <w:i/>
          <w:iCs/>
          <w:sz w:val="28"/>
          <w:szCs w:val="28"/>
        </w:rPr>
        <w:t>ahl al-</w:t>
      </w:r>
      <w:r w:rsidRPr="0098412E">
        <w:rPr>
          <w:rFonts w:asciiTheme="majorBidi" w:hAnsiTheme="majorBidi" w:cstheme="majorBidi"/>
          <w:i/>
          <w:iCs/>
          <w:sz w:val="28"/>
          <w:szCs w:val="28"/>
        </w:rPr>
        <w:t>ā</w:t>
      </w:r>
      <w:r>
        <w:rPr>
          <w:rFonts w:asciiTheme="majorBidi" w:hAnsiTheme="majorBidi" w:cstheme="majorBidi"/>
          <w:i/>
          <w:iCs/>
          <w:sz w:val="28"/>
          <w:szCs w:val="28"/>
        </w:rPr>
        <w:t>th</w:t>
      </w:r>
      <w:r w:rsidRPr="0098412E">
        <w:rPr>
          <w:rFonts w:asciiTheme="majorBidi" w:hAnsiTheme="majorBidi" w:cstheme="majorBidi"/>
          <w:i/>
          <w:iCs/>
          <w:sz w:val="28"/>
          <w:szCs w:val="28"/>
        </w:rPr>
        <w:t>ā</w:t>
      </w:r>
      <w:r>
        <w:rPr>
          <w:rFonts w:asciiTheme="majorBidi" w:hAnsiTheme="majorBidi" w:cstheme="majorBidi"/>
          <w:i/>
          <w:iCs/>
          <w:sz w:val="28"/>
          <w:szCs w:val="28"/>
        </w:rPr>
        <w:t>r</w:t>
      </w:r>
      <w:r>
        <w:rPr>
          <w:rFonts w:asciiTheme="majorBidi" w:hAnsiTheme="majorBidi" w:cstheme="majorBidi"/>
          <w:sz w:val="28"/>
          <w:szCs w:val="28"/>
        </w:rPr>
        <w:t>)</w:t>
      </w:r>
      <w:r w:rsidR="00DB2C03">
        <w:rPr>
          <w:rFonts w:asciiTheme="majorBidi" w:hAnsiTheme="majorBidi" w:cstheme="majorBidi"/>
          <w:sz w:val="28"/>
          <w:szCs w:val="28"/>
        </w:rPr>
        <w:t xml:space="preserve"> of Islam,</w:t>
      </w:r>
      <w:r>
        <w:rPr>
          <w:rFonts w:asciiTheme="majorBidi" w:hAnsiTheme="majorBidi" w:cstheme="majorBidi"/>
          <w:sz w:val="28"/>
          <w:szCs w:val="28"/>
        </w:rPr>
        <w:t xml:space="preserve"> as well as the</w:t>
      </w:r>
      <w:r w:rsidR="00DB2C03">
        <w:rPr>
          <w:rFonts w:asciiTheme="majorBidi" w:hAnsiTheme="majorBidi" w:cstheme="majorBidi"/>
          <w:sz w:val="28"/>
          <w:szCs w:val="28"/>
        </w:rPr>
        <w:t>ir being</w:t>
      </w:r>
      <w:r w:rsidR="00577361">
        <w:rPr>
          <w:rFonts w:asciiTheme="majorBidi" w:hAnsiTheme="majorBidi" w:cstheme="majorBidi"/>
          <w:sz w:val="28"/>
          <w:szCs w:val="28"/>
        </w:rPr>
        <w:t xml:space="preserve"> advocates </w:t>
      </w:r>
      <w:r>
        <w:rPr>
          <w:rFonts w:asciiTheme="majorBidi" w:hAnsiTheme="majorBidi" w:cstheme="majorBidi"/>
          <w:sz w:val="28"/>
          <w:szCs w:val="28"/>
        </w:rPr>
        <w:t xml:space="preserve">of </w:t>
      </w:r>
      <w:r w:rsidR="00577361">
        <w:rPr>
          <w:rFonts w:asciiTheme="majorBidi" w:hAnsiTheme="majorBidi" w:cstheme="majorBidi"/>
          <w:sz w:val="28"/>
          <w:szCs w:val="28"/>
        </w:rPr>
        <w:t xml:space="preserve">the validity of </w:t>
      </w:r>
      <w:r>
        <w:rPr>
          <w:rFonts w:asciiTheme="majorBidi" w:hAnsiTheme="majorBidi" w:cstheme="majorBidi"/>
          <w:sz w:val="28"/>
          <w:szCs w:val="28"/>
        </w:rPr>
        <w:t>metaphorical allusions (</w:t>
      </w:r>
      <w:r>
        <w:rPr>
          <w:rFonts w:asciiTheme="majorBidi" w:hAnsiTheme="majorBidi" w:cstheme="majorBidi"/>
          <w:i/>
          <w:iCs/>
          <w:sz w:val="28"/>
          <w:szCs w:val="28"/>
        </w:rPr>
        <w:t>ahl al-ish</w:t>
      </w:r>
      <w:r w:rsidRPr="0098412E">
        <w:rPr>
          <w:rFonts w:asciiTheme="majorBidi" w:hAnsiTheme="majorBidi" w:cstheme="majorBidi"/>
          <w:i/>
          <w:iCs/>
          <w:sz w:val="28"/>
          <w:szCs w:val="28"/>
        </w:rPr>
        <w:t>ā</w:t>
      </w:r>
      <w:r>
        <w:rPr>
          <w:rFonts w:asciiTheme="majorBidi" w:hAnsiTheme="majorBidi" w:cstheme="majorBidi"/>
          <w:i/>
          <w:iCs/>
          <w:sz w:val="28"/>
          <w:szCs w:val="28"/>
        </w:rPr>
        <w:t>r</w:t>
      </w:r>
      <w:r w:rsidRPr="0098412E">
        <w:rPr>
          <w:rFonts w:asciiTheme="majorBidi" w:hAnsiTheme="majorBidi" w:cstheme="majorBidi"/>
          <w:i/>
          <w:iCs/>
          <w:sz w:val="28"/>
          <w:szCs w:val="28"/>
        </w:rPr>
        <w:t>ā</w:t>
      </w:r>
      <w:r>
        <w:rPr>
          <w:rFonts w:asciiTheme="majorBidi" w:hAnsiTheme="majorBidi" w:cstheme="majorBidi"/>
          <w:i/>
          <w:iCs/>
          <w:sz w:val="28"/>
          <w:szCs w:val="28"/>
        </w:rPr>
        <w:t>t</w:t>
      </w:r>
      <w:r>
        <w:rPr>
          <w:rFonts w:asciiTheme="majorBidi" w:hAnsiTheme="majorBidi" w:cstheme="majorBidi"/>
          <w:sz w:val="28"/>
          <w:szCs w:val="28"/>
        </w:rPr>
        <w:t>)</w:t>
      </w:r>
      <w:r w:rsidR="00577361">
        <w:rPr>
          <w:rFonts w:asciiTheme="majorBidi" w:hAnsiTheme="majorBidi" w:cstheme="majorBidi"/>
          <w:sz w:val="28"/>
          <w:szCs w:val="28"/>
        </w:rPr>
        <w:t xml:space="preserve"> based on those texts. For the Sufis, </w:t>
      </w:r>
      <w:r>
        <w:rPr>
          <w:rFonts w:asciiTheme="majorBidi" w:hAnsiTheme="majorBidi" w:cstheme="majorBidi"/>
          <w:sz w:val="28"/>
          <w:szCs w:val="28"/>
        </w:rPr>
        <w:t>the two tendencies</w:t>
      </w:r>
      <w:r w:rsidR="00766F69">
        <w:rPr>
          <w:rFonts w:asciiTheme="majorBidi" w:hAnsiTheme="majorBidi" w:cstheme="majorBidi"/>
          <w:sz w:val="28"/>
          <w:szCs w:val="28"/>
        </w:rPr>
        <w:t xml:space="preserve">—literal interpretation and symbolic allusion—have </w:t>
      </w:r>
      <w:r>
        <w:rPr>
          <w:rFonts w:asciiTheme="majorBidi" w:hAnsiTheme="majorBidi" w:cstheme="majorBidi"/>
          <w:sz w:val="28"/>
          <w:szCs w:val="28"/>
        </w:rPr>
        <w:t>always gone together—</w:t>
      </w:r>
      <w:r w:rsidR="00130113">
        <w:rPr>
          <w:rFonts w:asciiTheme="majorBidi" w:hAnsiTheme="majorBidi" w:cstheme="majorBidi"/>
          <w:sz w:val="28"/>
          <w:szCs w:val="28"/>
        </w:rPr>
        <w:t xml:space="preserve">and, in a similar manner, the Sufis </w:t>
      </w:r>
      <w:r>
        <w:rPr>
          <w:rFonts w:asciiTheme="majorBidi" w:hAnsiTheme="majorBidi" w:cstheme="majorBidi"/>
          <w:sz w:val="28"/>
          <w:szCs w:val="28"/>
        </w:rPr>
        <w:t xml:space="preserve">have always </w:t>
      </w:r>
      <w:r w:rsidR="00130113">
        <w:rPr>
          <w:rFonts w:asciiTheme="majorBidi" w:hAnsiTheme="majorBidi" w:cstheme="majorBidi"/>
          <w:sz w:val="28"/>
          <w:szCs w:val="28"/>
        </w:rPr>
        <w:t>sought to</w:t>
      </w:r>
      <w:r w:rsidR="00130113" w:rsidRPr="00130113">
        <w:rPr>
          <w:rFonts w:asciiTheme="majorBidi" w:hAnsiTheme="majorBidi" w:cstheme="majorBidi"/>
          <w:sz w:val="28"/>
          <w:szCs w:val="28"/>
        </w:rPr>
        <w:t xml:space="preserve"> </w:t>
      </w:r>
      <w:r w:rsidR="00130113">
        <w:rPr>
          <w:rFonts w:asciiTheme="majorBidi" w:hAnsiTheme="majorBidi" w:cstheme="majorBidi"/>
          <w:sz w:val="28"/>
          <w:szCs w:val="28"/>
        </w:rPr>
        <w:t>join</w:t>
      </w:r>
      <w:r w:rsidR="00130113" w:rsidRPr="00C61E7F">
        <w:rPr>
          <w:rFonts w:asciiTheme="majorBidi" w:hAnsiTheme="majorBidi" w:cstheme="majorBidi"/>
          <w:sz w:val="28"/>
          <w:szCs w:val="28"/>
        </w:rPr>
        <w:t xml:space="preserve"> </w:t>
      </w:r>
      <w:r w:rsidR="00130113">
        <w:rPr>
          <w:rFonts w:asciiTheme="majorBidi" w:hAnsiTheme="majorBidi" w:cstheme="majorBidi"/>
          <w:sz w:val="28"/>
          <w:szCs w:val="28"/>
        </w:rPr>
        <w:t>the inward (</w:t>
      </w:r>
      <w:r w:rsidR="00130113">
        <w:rPr>
          <w:rFonts w:asciiTheme="majorBidi" w:hAnsiTheme="majorBidi" w:cstheme="majorBidi"/>
          <w:i/>
          <w:iCs/>
          <w:sz w:val="28"/>
          <w:szCs w:val="28"/>
        </w:rPr>
        <w:t>al-b</w:t>
      </w:r>
      <w:r w:rsidR="00130113" w:rsidRPr="0098412E">
        <w:rPr>
          <w:rFonts w:asciiTheme="majorBidi" w:hAnsiTheme="majorBidi" w:cstheme="majorBidi"/>
          <w:i/>
          <w:iCs/>
          <w:sz w:val="28"/>
          <w:szCs w:val="28"/>
        </w:rPr>
        <w:t>ā</w:t>
      </w:r>
      <w:r w:rsidR="00130113" w:rsidRPr="00EB5491">
        <w:rPr>
          <w:rFonts w:asciiTheme="majorBidi" w:hAnsiTheme="majorBidi" w:cstheme="majorBidi"/>
          <w:i/>
          <w:iCs/>
          <w:sz w:val="28"/>
          <w:szCs w:val="28"/>
        </w:rPr>
        <w:t>ṭ</w:t>
      </w:r>
      <w:r w:rsidR="00130113">
        <w:rPr>
          <w:rFonts w:asciiTheme="majorBidi" w:hAnsiTheme="majorBidi" w:cstheme="majorBidi"/>
          <w:i/>
          <w:iCs/>
          <w:sz w:val="28"/>
          <w:szCs w:val="28"/>
        </w:rPr>
        <w:t>in</w:t>
      </w:r>
      <w:r w:rsidR="00130113">
        <w:rPr>
          <w:rFonts w:asciiTheme="majorBidi" w:hAnsiTheme="majorBidi" w:cstheme="majorBidi"/>
          <w:sz w:val="28"/>
          <w:szCs w:val="28"/>
        </w:rPr>
        <w:t>) with the outward (</w:t>
      </w:r>
      <w:r w:rsidR="00130113">
        <w:rPr>
          <w:rFonts w:asciiTheme="majorBidi" w:hAnsiTheme="majorBidi" w:cstheme="majorBidi"/>
          <w:i/>
          <w:iCs/>
          <w:sz w:val="28"/>
          <w:szCs w:val="28"/>
        </w:rPr>
        <w:t>al-</w:t>
      </w:r>
      <w:r w:rsidR="00130113" w:rsidRPr="00EB5491">
        <w:rPr>
          <w:rFonts w:asciiTheme="majorBidi" w:hAnsiTheme="majorBidi" w:cstheme="majorBidi"/>
          <w:i/>
          <w:iCs/>
          <w:sz w:val="28"/>
          <w:szCs w:val="28"/>
        </w:rPr>
        <w:t>ẓ</w:t>
      </w:r>
      <w:r w:rsidR="00130113" w:rsidRPr="0098412E">
        <w:rPr>
          <w:rFonts w:asciiTheme="majorBidi" w:hAnsiTheme="majorBidi" w:cstheme="majorBidi"/>
          <w:i/>
          <w:iCs/>
          <w:sz w:val="28"/>
          <w:szCs w:val="28"/>
        </w:rPr>
        <w:t>ā</w:t>
      </w:r>
      <w:r w:rsidR="00130113">
        <w:rPr>
          <w:rFonts w:asciiTheme="majorBidi" w:hAnsiTheme="majorBidi" w:cstheme="majorBidi"/>
          <w:i/>
          <w:iCs/>
          <w:sz w:val="28"/>
          <w:szCs w:val="28"/>
        </w:rPr>
        <w:t>hir</w:t>
      </w:r>
      <w:r w:rsidR="00130113">
        <w:rPr>
          <w:rFonts w:asciiTheme="majorBidi" w:hAnsiTheme="majorBidi" w:cstheme="majorBidi"/>
          <w:sz w:val="28"/>
          <w:szCs w:val="28"/>
        </w:rPr>
        <w:t xml:space="preserve">) in a </w:t>
      </w:r>
      <w:r>
        <w:rPr>
          <w:rFonts w:asciiTheme="majorBidi" w:hAnsiTheme="majorBidi" w:cstheme="majorBidi"/>
          <w:sz w:val="28"/>
          <w:szCs w:val="28"/>
        </w:rPr>
        <w:t>harmonious</w:t>
      </w:r>
      <w:r w:rsidR="00130113">
        <w:rPr>
          <w:rFonts w:asciiTheme="majorBidi" w:hAnsiTheme="majorBidi" w:cstheme="majorBidi"/>
          <w:sz w:val="28"/>
          <w:szCs w:val="28"/>
        </w:rPr>
        <w:t xml:space="preserve"> and complementary manner</w:t>
      </w:r>
      <w:r>
        <w:rPr>
          <w:rFonts w:asciiTheme="majorBidi" w:hAnsiTheme="majorBidi" w:cstheme="majorBidi"/>
          <w:sz w:val="28"/>
          <w:szCs w:val="28"/>
        </w:rPr>
        <w:t xml:space="preserve">. </w:t>
      </w:r>
      <w:r>
        <w:rPr>
          <w:sz w:val="28"/>
          <w:szCs w:val="28"/>
        </w:rPr>
        <w:t>As we will see, neither the</w:t>
      </w:r>
      <w:r w:rsidRPr="00BD03D8">
        <w:rPr>
          <w:i/>
          <w:iCs/>
          <w:sz w:val="28"/>
          <w:szCs w:val="28"/>
        </w:rPr>
        <w:t xml:space="preserve"> </w:t>
      </w:r>
      <w:r>
        <w:rPr>
          <w:i/>
          <w:iCs/>
          <w:sz w:val="28"/>
          <w:szCs w:val="28"/>
        </w:rPr>
        <w:t>S</w:t>
      </w:r>
      <w:r w:rsidRPr="003141F4">
        <w:rPr>
          <w:i/>
          <w:iCs/>
          <w:sz w:val="28"/>
          <w:szCs w:val="28"/>
        </w:rPr>
        <w:t>alaf al-</w:t>
      </w:r>
      <w:r w:rsidRPr="00EB5491">
        <w:rPr>
          <w:rFonts w:asciiTheme="majorBidi" w:hAnsiTheme="majorBidi" w:cstheme="majorBidi"/>
          <w:i/>
          <w:iCs/>
          <w:sz w:val="28"/>
          <w:szCs w:val="28"/>
        </w:rPr>
        <w:t>Ṣ</w:t>
      </w:r>
      <w:r w:rsidRPr="003141F4">
        <w:rPr>
          <w:rFonts w:asciiTheme="majorBidi" w:hAnsiTheme="majorBidi" w:cstheme="majorBidi"/>
          <w:i/>
          <w:iCs/>
          <w:sz w:val="28"/>
          <w:szCs w:val="28"/>
        </w:rPr>
        <w:t>ā</w:t>
      </w:r>
      <w:r w:rsidRPr="003141F4">
        <w:rPr>
          <w:i/>
          <w:iCs/>
          <w:sz w:val="28"/>
          <w:szCs w:val="28"/>
        </w:rPr>
        <w:t>li</w:t>
      </w:r>
      <w:r w:rsidRPr="003141F4">
        <w:rPr>
          <w:rFonts w:asciiTheme="majorBidi" w:hAnsiTheme="majorBidi" w:cstheme="majorBidi"/>
          <w:i/>
          <w:iCs/>
          <w:sz w:val="28"/>
          <w:szCs w:val="28"/>
        </w:rPr>
        <w:t>ḥ</w:t>
      </w:r>
      <w:r w:rsidRPr="003141F4">
        <w:rPr>
          <w:sz w:val="28"/>
          <w:szCs w:val="28"/>
        </w:rPr>
        <w:t xml:space="preserve"> </w:t>
      </w:r>
      <w:r>
        <w:rPr>
          <w:sz w:val="28"/>
          <w:szCs w:val="28"/>
        </w:rPr>
        <w:t>nor t</w:t>
      </w:r>
      <w:r w:rsidRPr="003141F4">
        <w:rPr>
          <w:sz w:val="28"/>
          <w:szCs w:val="28"/>
        </w:rPr>
        <w:t xml:space="preserve">he Sufi Saints </w:t>
      </w:r>
      <w:r>
        <w:rPr>
          <w:sz w:val="28"/>
          <w:szCs w:val="28"/>
        </w:rPr>
        <w:t>looked favorably upon the figurative interpretation (</w:t>
      </w:r>
      <w:r w:rsidRPr="003141F4">
        <w:rPr>
          <w:i/>
          <w:iCs/>
          <w:sz w:val="28"/>
          <w:szCs w:val="28"/>
        </w:rPr>
        <w:t>ta’w</w:t>
      </w:r>
      <w:r w:rsidRPr="003141F4">
        <w:rPr>
          <w:rFonts w:asciiTheme="majorBidi" w:hAnsiTheme="majorBidi" w:cstheme="majorBidi"/>
          <w:i/>
          <w:iCs/>
          <w:sz w:val="28"/>
          <w:szCs w:val="28"/>
        </w:rPr>
        <w:t>ī</w:t>
      </w:r>
      <w:r w:rsidRPr="003141F4">
        <w:rPr>
          <w:i/>
          <w:iCs/>
          <w:sz w:val="28"/>
          <w:szCs w:val="28"/>
        </w:rPr>
        <w:t>l</w:t>
      </w:r>
      <w:r>
        <w:rPr>
          <w:sz w:val="28"/>
          <w:szCs w:val="28"/>
        </w:rPr>
        <w:t>) of semblant verses and statements (</w:t>
      </w:r>
      <w:r>
        <w:rPr>
          <w:i/>
          <w:iCs/>
          <w:sz w:val="28"/>
          <w:szCs w:val="28"/>
        </w:rPr>
        <w:t>al-mutash</w:t>
      </w:r>
      <w:r w:rsidRPr="003141F4">
        <w:rPr>
          <w:rFonts w:asciiTheme="majorBidi" w:hAnsiTheme="majorBidi" w:cstheme="majorBidi"/>
          <w:i/>
          <w:iCs/>
          <w:sz w:val="28"/>
          <w:szCs w:val="28"/>
        </w:rPr>
        <w:t>ā</w:t>
      </w:r>
      <w:r>
        <w:rPr>
          <w:i/>
          <w:iCs/>
          <w:sz w:val="28"/>
          <w:szCs w:val="28"/>
        </w:rPr>
        <w:t>bih</w:t>
      </w:r>
      <w:r w:rsidRPr="003141F4">
        <w:rPr>
          <w:rFonts w:asciiTheme="majorBidi" w:hAnsiTheme="majorBidi" w:cstheme="majorBidi"/>
          <w:i/>
          <w:iCs/>
          <w:sz w:val="28"/>
          <w:szCs w:val="28"/>
        </w:rPr>
        <w:t>ā</w:t>
      </w:r>
      <w:r>
        <w:rPr>
          <w:i/>
          <w:iCs/>
          <w:sz w:val="28"/>
          <w:szCs w:val="28"/>
        </w:rPr>
        <w:t>t</w:t>
      </w:r>
      <w:r>
        <w:rPr>
          <w:sz w:val="28"/>
          <w:szCs w:val="28"/>
        </w:rPr>
        <w:t xml:space="preserve">) in either the </w:t>
      </w:r>
      <w:r w:rsidRPr="00EB5491">
        <w:rPr>
          <w:rFonts w:asciiTheme="majorBidi" w:hAnsiTheme="majorBidi" w:cstheme="majorBidi"/>
          <w:sz w:val="28"/>
          <w:szCs w:val="28"/>
        </w:rPr>
        <w:t>Qur’ān</w:t>
      </w:r>
      <w:r>
        <w:rPr>
          <w:rFonts w:asciiTheme="majorBidi" w:hAnsiTheme="majorBidi" w:cstheme="majorBidi"/>
          <w:sz w:val="28"/>
          <w:szCs w:val="28"/>
        </w:rPr>
        <w:t xml:space="preserve"> or the </w:t>
      </w:r>
      <w:r>
        <w:rPr>
          <w:rFonts w:asciiTheme="majorBidi" w:hAnsiTheme="majorBidi" w:cstheme="majorBidi"/>
          <w:i/>
          <w:iCs/>
          <w:sz w:val="28"/>
          <w:szCs w:val="28"/>
        </w:rPr>
        <w:t>Sunna</w:t>
      </w:r>
      <w:r>
        <w:rPr>
          <w:rFonts w:asciiTheme="majorBidi" w:hAnsiTheme="majorBidi" w:cstheme="majorBidi"/>
          <w:sz w:val="28"/>
          <w:szCs w:val="28"/>
        </w:rPr>
        <w:t>. Rather, they</w:t>
      </w:r>
      <w:r w:rsidRPr="003141F4">
        <w:rPr>
          <w:sz w:val="28"/>
          <w:szCs w:val="28"/>
        </w:rPr>
        <w:t xml:space="preserve"> regard</w:t>
      </w:r>
      <w:r>
        <w:rPr>
          <w:sz w:val="28"/>
          <w:szCs w:val="28"/>
        </w:rPr>
        <w:t>ed such interpretations</w:t>
      </w:r>
      <w:r w:rsidRPr="003141F4">
        <w:rPr>
          <w:sz w:val="28"/>
          <w:szCs w:val="28"/>
        </w:rPr>
        <w:t xml:space="preserve"> </w:t>
      </w:r>
      <w:r>
        <w:rPr>
          <w:sz w:val="28"/>
          <w:szCs w:val="28"/>
        </w:rPr>
        <w:t>to</w:t>
      </w:r>
      <w:r w:rsidRPr="003141F4">
        <w:rPr>
          <w:sz w:val="28"/>
          <w:szCs w:val="28"/>
        </w:rPr>
        <w:t xml:space="preserve"> be a deficiency that is permissible </w:t>
      </w:r>
      <w:r>
        <w:rPr>
          <w:sz w:val="28"/>
          <w:szCs w:val="28"/>
        </w:rPr>
        <w:t xml:space="preserve">only </w:t>
      </w:r>
      <w:r w:rsidRPr="003141F4">
        <w:rPr>
          <w:sz w:val="28"/>
          <w:szCs w:val="28"/>
        </w:rPr>
        <w:t>for th</w:t>
      </w:r>
      <w:r>
        <w:rPr>
          <w:sz w:val="28"/>
          <w:szCs w:val="28"/>
        </w:rPr>
        <w:t xml:space="preserve">ose who lack the ability either to accept the texts as they are without literal renditions of them or grasp the </w:t>
      </w:r>
      <w:r w:rsidR="00130113">
        <w:rPr>
          <w:sz w:val="28"/>
          <w:szCs w:val="28"/>
        </w:rPr>
        <w:t>S</w:t>
      </w:r>
      <w:r>
        <w:rPr>
          <w:sz w:val="28"/>
          <w:szCs w:val="28"/>
        </w:rPr>
        <w:t xml:space="preserve">piritual depths of the literal references. </w:t>
      </w:r>
      <w:r w:rsidRPr="003141F4">
        <w:rPr>
          <w:rFonts w:asciiTheme="majorBidi" w:hAnsiTheme="majorBidi" w:cstheme="majorBidi"/>
          <w:sz w:val="28"/>
          <w:szCs w:val="28"/>
        </w:rPr>
        <w:t>Throughout th</w:t>
      </w:r>
      <w:r>
        <w:rPr>
          <w:rFonts w:asciiTheme="majorBidi" w:hAnsiTheme="majorBidi" w:cstheme="majorBidi"/>
          <w:sz w:val="28"/>
          <w:szCs w:val="28"/>
        </w:rPr>
        <w:t>is</w:t>
      </w:r>
      <w:r w:rsidRPr="003141F4">
        <w:rPr>
          <w:rFonts w:asciiTheme="majorBidi" w:hAnsiTheme="majorBidi" w:cstheme="majorBidi"/>
          <w:sz w:val="28"/>
          <w:szCs w:val="28"/>
        </w:rPr>
        <w:t xml:space="preserve"> book, I seek to buttress my </w:t>
      </w:r>
      <w:r>
        <w:rPr>
          <w:rFonts w:asciiTheme="majorBidi" w:hAnsiTheme="majorBidi" w:cstheme="majorBidi"/>
          <w:sz w:val="28"/>
          <w:szCs w:val="28"/>
        </w:rPr>
        <w:t>presentation of the Sacred Science</w:t>
      </w:r>
      <w:r w:rsidR="00130113">
        <w:rPr>
          <w:rFonts w:asciiTheme="majorBidi" w:hAnsiTheme="majorBidi" w:cstheme="majorBidi"/>
          <w:sz w:val="28"/>
          <w:szCs w:val="28"/>
        </w:rPr>
        <w:t>s</w:t>
      </w:r>
      <w:r w:rsidRPr="003141F4">
        <w:rPr>
          <w:rFonts w:asciiTheme="majorBidi" w:hAnsiTheme="majorBidi" w:cstheme="majorBidi"/>
          <w:sz w:val="28"/>
          <w:szCs w:val="28"/>
        </w:rPr>
        <w:t xml:space="preserve"> by reference to explicit textual proof (</w:t>
      </w:r>
      <w:r w:rsidRPr="003141F4">
        <w:rPr>
          <w:rFonts w:asciiTheme="majorBidi" w:hAnsiTheme="majorBidi" w:cstheme="majorBidi"/>
          <w:i/>
          <w:iCs/>
          <w:sz w:val="28"/>
          <w:szCs w:val="28"/>
        </w:rPr>
        <w:t>al-dalīl</w:t>
      </w:r>
      <w:r w:rsidRPr="003141F4">
        <w:rPr>
          <w:rFonts w:asciiTheme="majorBidi" w:hAnsiTheme="majorBidi" w:cstheme="majorBidi"/>
          <w:sz w:val="28"/>
          <w:szCs w:val="28"/>
        </w:rPr>
        <w:t>) whe</w:t>
      </w:r>
      <w:r>
        <w:rPr>
          <w:rFonts w:asciiTheme="majorBidi" w:hAnsiTheme="majorBidi" w:cstheme="majorBidi"/>
          <w:sz w:val="28"/>
          <w:szCs w:val="28"/>
        </w:rPr>
        <w:t>r</w:t>
      </w:r>
      <w:r w:rsidRPr="003141F4">
        <w:rPr>
          <w:rFonts w:asciiTheme="majorBidi" w:hAnsiTheme="majorBidi" w:cstheme="majorBidi"/>
          <w:sz w:val="28"/>
          <w:szCs w:val="28"/>
        </w:rPr>
        <w:t>ever possible</w:t>
      </w:r>
      <w:r w:rsidR="00130113">
        <w:rPr>
          <w:rFonts w:asciiTheme="majorBidi" w:hAnsiTheme="majorBidi" w:cstheme="majorBidi"/>
          <w:sz w:val="28"/>
          <w:szCs w:val="28"/>
        </w:rPr>
        <w:t>, while also advocating sound symbolic allusions based upon those proof-texts</w:t>
      </w:r>
      <w:r w:rsidRPr="003141F4">
        <w:rPr>
          <w:rFonts w:asciiTheme="majorBidi" w:hAnsiTheme="majorBidi" w:cstheme="majorBidi"/>
          <w:sz w:val="28"/>
          <w:szCs w:val="28"/>
        </w:rPr>
        <w:t>.</w:t>
      </w:r>
    </w:p>
    <w:p w14:paraId="1C0B417B" w14:textId="7777777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37B4094E" w14:textId="77777777" w:rsidR="00296BEF" w:rsidRDefault="00296BEF"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6DBCA78" w14:textId="210FA1EB" w:rsidR="00E86172" w:rsidRDefault="006A7E93" w:rsidP="00A330AB">
      <w:pPr>
        <w:pStyle w:val="Heading3"/>
        <w:rPr>
          <w:rFonts w:asciiTheme="majorBidi" w:hAnsiTheme="majorBidi" w:cstheme="majorBidi"/>
          <w:b/>
          <w:bCs/>
          <w:i/>
          <w:iCs/>
        </w:rPr>
      </w:pPr>
      <w:bookmarkStart w:id="312" w:name="_Toc169109339"/>
      <w:bookmarkStart w:id="313" w:name="_Toc188509249"/>
      <w:bookmarkStart w:id="314" w:name="_Toc152136625"/>
      <w:r w:rsidRPr="00A330AB">
        <w:rPr>
          <w:rFonts w:asciiTheme="majorBidi" w:hAnsiTheme="majorBidi" w:cstheme="majorBidi"/>
          <w:b/>
          <w:bCs/>
          <w:i/>
          <w:iCs/>
        </w:rPr>
        <w:t xml:space="preserve">Introducing </w:t>
      </w:r>
      <w:r w:rsidR="00E86172" w:rsidRPr="00A330AB">
        <w:rPr>
          <w:rFonts w:asciiTheme="majorBidi" w:hAnsiTheme="majorBidi" w:cstheme="majorBidi"/>
          <w:b/>
          <w:bCs/>
          <w:i/>
          <w:iCs/>
        </w:rPr>
        <w:t>Islam’s Corrective Tradition: Madhhab al-Taḥqīq (The School of Verification)</w:t>
      </w:r>
      <w:bookmarkEnd w:id="312"/>
      <w:bookmarkEnd w:id="313"/>
      <w:bookmarkEnd w:id="314"/>
    </w:p>
    <w:p w14:paraId="52336E7F" w14:textId="0288452F" w:rsidR="00A330AB" w:rsidRDefault="00A330AB" w:rsidP="00A330AB"/>
    <w:p w14:paraId="3897837E" w14:textId="77777777" w:rsidR="008A0A5E" w:rsidRDefault="008A0A5E" w:rsidP="00A330AB"/>
    <w:p w14:paraId="4548C90E" w14:textId="3C591DB7" w:rsidR="00A330AB" w:rsidRPr="00A330AB" w:rsidRDefault="00A330AB" w:rsidP="00A330AB">
      <w:pPr>
        <w:pStyle w:val="Heading4"/>
        <w:spacing w:before="0" w:after="0"/>
        <w:rPr>
          <w:rFonts w:asciiTheme="majorBidi" w:hAnsiTheme="majorBidi" w:cstheme="majorBidi"/>
          <w:b/>
          <w:bCs/>
          <w:color w:val="C00000"/>
          <w:sz w:val="28"/>
          <w:szCs w:val="28"/>
        </w:rPr>
      </w:pPr>
      <w:r w:rsidRPr="00A330AB">
        <w:rPr>
          <w:rFonts w:asciiTheme="majorBidi" w:hAnsiTheme="majorBidi" w:cstheme="majorBidi"/>
          <w:b/>
          <w:bCs/>
          <w:color w:val="C00000"/>
          <w:sz w:val="28"/>
          <w:szCs w:val="28"/>
        </w:rPr>
        <w:t>Historical Emergence of the Corrective Tradition</w:t>
      </w:r>
    </w:p>
    <w:p w14:paraId="07A05324" w14:textId="3CD72427" w:rsidR="00947A67" w:rsidRDefault="00E86172" w:rsidP="00BC198A">
      <w:pPr>
        <w:rPr>
          <w:sz w:val="28"/>
          <w:szCs w:val="28"/>
        </w:rPr>
      </w:pPr>
      <w:r>
        <w:rPr>
          <w:sz w:val="28"/>
          <w:szCs w:val="28"/>
        </w:rPr>
        <w:t>M</w:t>
      </w:r>
      <w:r w:rsidRPr="003141F4">
        <w:rPr>
          <w:sz w:val="28"/>
          <w:szCs w:val="28"/>
        </w:rPr>
        <w:t>ost importantly</w:t>
      </w:r>
      <w:r>
        <w:rPr>
          <w:sz w:val="28"/>
          <w:szCs w:val="28"/>
        </w:rPr>
        <w:t>, in adhering to</w:t>
      </w:r>
      <w:r w:rsidRPr="00F8536E">
        <w:rPr>
          <w:sz w:val="28"/>
          <w:szCs w:val="28"/>
        </w:rPr>
        <w:t xml:space="preserve"> </w:t>
      </w:r>
      <w:r w:rsidRPr="003141F4">
        <w:rPr>
          <w:sz w:val="28"/>
          <w:szCs w:val="28"/>
        </w:rPr>
        <w:t>Sunn</w:t>
      </w:r>
      <w:r w:rsidRPr="003141F4">
        <w:rPr>
          <w:rFonts w:asciiTheme="majorBidi" w:hAnsiTheme="majorBidi" w:cstheme="majorBidi"/>
          <w:sz w:val="28"/>
          <w:szCs w:val="28"/>
        </w:rPr>
        <w:t>ī</w:t>
      </w:r>
      <w:r>
        <w:rPr>
          <w:rFonts w:asciiTheme="majorBidi" w:hAnsiTheme="majorBidi" w:cstheme="majorBidi"/>
          <w:sz w:val="28"/>
          <w:szCs w:val="28"/>
        </w:rPr>
        <w:t xml:space="preserve"> Orthodoxy and with the aspiration to help give new life to the Islamic Tradition in our time,</w:t>
      </w:r>
      <w:r w:rsidRPr="003141F4">
        <w:rPr>
          <w:sz w:val="28"/>
          <w:szCs w:val="28"/>
        </w:rPr>
        <w:t xml:space="preserve"> </w:t>
      </w:r>
      <w:r>
        <w:rPr>
          <w:i/>
          <w:iCs/>
          <w:sz w:val="28"/>
          <w:szCs w:val="28"/>
        </w:rPr>
        <w:t>T</w:t>
      </w:r>
      <w:r w:rsidRPr="003141F4">
        <w:rPr>
          <w:i/>
          <w:iCs/>
          <w:sz w:val="28"/>
          <w:szCs w:val="28"/>
        </w:rPr>
        <w:t>he First Teaching</w:t>
      </w:r>
      <w:r w:rsidRPr="003141F4">
        <w:rPr>
          <w:sz w:val="28"/>
          <w:szCs w:val="28"/>
        </w:rPr>
        <w:t xml:space="preserve"> </w:t>
      </w:r>
      <w:r>
        <w:rPr>
          <w:sz w:val="28"/>
          <w:szCs w:val="28"/>
        </w:rPr>
        <w:t>strongly advocates and seeks</w:t>
      </w:r>
      <w:r w:rsidR="00702A23">
        <w:rPr>
          <w:sz w:val="28"/>
          <w:szCs w:val="28"/>
        </w:rPr>
        <w:t>, in so far as possible,</w:t>
      </w:r>
      <w:r>
        <w:rPr>
          <w:sz w:val="28"/>
          <w:szCs w:val="28"/>
        </w:rPr>
        <w:t xml:space="preserve"> to</w:t>
      </w:r>
      <w:r w:rsidRPr="0024268C">
        <w:rPr>
          <w:sz w:val="28"/>
          <w:szCs w:val="28"/>
        </w:rPr>
        <w:t xml:space="preserve"> </w:t>
      </w:r>
      <w:r>
        <w:rPr>
          <w:sz w:val="28"/>
          <w:szCs w:val="28"/>
        </w:rPr>
        <w:t xml:space="preserve">elucidate </w:t>
      </w:r>
      <w:r>
        <w:rPr>
          <w:sz w:val="28"/>
          <w:szCs w:val="28"/>
        </w:rPr>
        <w:lastRenderedPageBreak/>
        <w:t xml:space="preserve">and follow </w:t>
      </w:r>
      <w:r w:rsidRPr="003141F4">
        <w:rPr>
          <w:rFonts w:asciiTheme="majorBidi" w:hAnsiTheme="majorBidi" w:cstheme="majorBidi"/>
          <w:sz w:val="28"/>
          <w:szCs w:val="28"/>
        </w:rPr>
        <w:t>Islam’s</w:t>
      </w:r>
      <w:r>
        <w:rPr>
          <w:rFonts w:asciiTheme="majorBidi" w:hAnsiTheme="majorBidi" w:cstheme="majorBidi"/>
          <w:sz w:val="28"/>
          <w:szCs w:val="28"/>
        </w:rPr>
        <w:t xml:space="preserve"> little-known </w:t>
      </w:r>
      <w:r w:rsidRPr="003141F4">
        <w:rPr>
          <w:rFonts w:asciiTheme="majorBidi" w:hAnsiTheme="majorBidi" w:cstheme="majorBidi"/>
          <w:sz w:val="28"/>
          <w:szCs w:val="28"/>
        </w:rPr>
        <w:t>“</w:t>
      </w:r>
      <w:r w:rsidRPr="0020703C">
        <w:rPr>
          <w:rFonts w:asciiTheme="majorBidi" w:hAnsiTheme="majorBidi" w:cstheme="majorBidi"/>
          <w:b/>
          <w:bCs/>
          <w:sz w:val="28"/>
          <w:szCs w:val="28"/>
        </w:rPr>
        <w:t>School of Verification</w:t>
      </w:r>
      <w:r w:rsidRPr="0020703C">
        <w:rPr>
          <w:rFonts w:asciiTheme="majorBidi" w:hAnsiTheme="majorBidi" w:cstheme="majorBidi"/>
          <w:sz w:val="28"/>
          <w:szCs w:val="28"/>
        </w:rPr>
        <w:t xml:space="preserve"> (</w:t>
      </w:r>
      <w:r w:rsidRPr="0020703C">
        <w:rPr>
          <w:rFonts w:asciiTheme="majorBidi" w:hAnsiTheme="majorBidi" w:cstheme="majorBidi"/>
          <w:b/>
          <w:bCs/>
          <w:i/>
          <w:iCs/>
          <w:sz w:val="28"/>
          <w:szCs w:val="28"/>
        </w:rPr>
        <w:t>Madhhab al-Taḥqīq</w:t>
      </w:r>
      <w:r w:rsidRPr="0020703C">
        <w:rPr>
          <w:rFonts w:asciiTheme="majorBidi" w:hAnsiTheme="majorBidi" w:cstheme="majorBidi"/>
          <w:sz w:val="28"/>
          <w:szCs w:val="28"/>
        </w:rPr>
        <w:t>),</w:t>
      </w:r>
      <w:r w:rsidRPr="003141F4">
        <w:rPr>
          <w:rFonts w:asciiTheme="majorBidi" w:hAnsiTheme="majorBidi" w:cstheme="majorBidi"/>
          <w:sz w:val="28"/>
          <w:szCs w:val="28"/>
        </w:rPr>
        <w:t>”</w:t>
      </w:r>
      <w:r>
        <w:rPr>
          <w:rFonts w:asciiTheme="majorBidi" w:hAnsiTheme="majorBidi" w:cstheme="majorBidi"/>
          <w:sz w:val="28"/>
          <w:szCs w:val="28"/>
        </w:rPr>
        <w:t xml:space="preserve"> which also referred to itself as the </w:t>
      </w:r>
      <w:r w:rsidRPr="0020703C">
        <w:rPr>
          <w:rFonts w:asciiTheme="majorBidi" w:hAnsiTheme="majorBidi" w:cstheme="majorBidi"/>
          <w:b/>
          <w:bCs/>
          <w:sz w:val="28"/>
          <w:szCs w:val="28"/>
        </w:rPr>
        <w:t>“</w:t>
      </w:r>
      <w:r w:rsidRPr="0020703C">
        <w:rPr>
          <w:rFonts w:asciiTheme="majorBidi" w:eastAsiaTheme="minorEastAsia" w:hAnsiTheme="majorBidi" w:cstheme="majorBidi"/>
          <w:b/>
          <w:bCs/>
          <w:color w:val="000000"/>
          <w:sz w:val="28"/>
          <w:szCs w:val="28"/>
        </w:rPr>
        <w:t>Science of Verification</w:t>
      </w:r>
      <w:r w:rsidRPr="0020703C">
        <w:rPr>
          <w:rFonts w:asciiTheme="majorBidi" w:eastAsiaTheme="minorEastAsia" w:hAnsiTheme="majorBidi" w:cstheme="majorBidi"/>
          <w:color w:val="000000"/>
          <w:sz w:val="28"/>
          <w:szCs w:val="28"/>
        </w:rPr>
        <w:t xml:space="preserve"> (</w:t>
      </w:r>
      <w:r w:rsidRPr="0020703C">
        <w:rPr>
          <w:rFonts w:asciiTheme="majorBidi" w:eastAsiaTheme="minorEastAsia" w:hAnsiTheme="majorBidi" w:cstheme="majorBidi"/>
          <w:b/>
          <w:bCs/>
          <w:i/>
          <w:iCs/>
          <w:color w:val="000000"/>
          <w:sz w:val="28"/>
          <w:szCs w:val="28"/>
        </w:rPr>
        <w:t>‘Ilm al-Taḥqīq</w:t>
      </w:r>
      <w:r w:rsidRPr="0020703C">
        <w:rPr>
          <w:rFonts w:asciiTheme="majorBidi" w:eastAsiaTheme="minorEastAsia" w:hAnsiTheme="majorBidi" w:cstheme="majorBidi"/>
          <w:color w:val="000000"/>
          <w:sz w:val="28"/>
          <w:szCs w:val="28"/>
        </w:rPr>
        <w:t>)</w:t>
      </w:r>
      <w:r>
        <w:rPr>
          <w:rFonts w:asciiTheme="majorBidi" w:eastAsiaTheme="minorEastAsia" w:hAnsiTheme="majorBidi" w:cstheme="majorBidi"/>
          <w:color w:val="000000"/>
          <w:sz w:val="28"/>
          <w:szCs w:val="28"/>
        </w:rPr>
        <w:t>.”</w:t>
      </w:r>
      <w:r>
        <w:rPr>
          <w:rStyle w:val="FootnoteReference"/>
          <w:rFonts w:asciiTheme="majorBidi" w:eastAsiaTheme="minorEastAsia" w:hAnsiTheme="majorBidi" w:cstheme="majorBidi"/>
          <w:color w:val="000000"/>
          <w:sz w:val="28"/>
          <w:szCs w:val="28"/>
        </w:rPr>
        <w:footnoteReference w:id="198"/>
      </w:r>
      <w:r>
        <w:rPr>
          <w:rFonts w:asciiTheme="majorBidi" w:eastAsiaTheme="minorEastAsia" w:hAnsiTheme="majorBidi" w:cstheme="majorBidi"/>
          <w:color w:val="000000"/>
          <w:sz w:val="28"/>
          <w:szCs w:val="28"/>
        </w:rPr>
        <w:t xml:space="preserve"> In this book, </w:t>
      </w:r>
      <w:r w:rsidR="00702A23">
        <w:rPr>
          <w:rFonts w:asciiTheme="majorBidi" w:eastAsiaTheme="minorEastAsia" w:hAnsiTheme="majorBidi" w:cstheme="majorBidi"/>
          <w:color w:val="000000"/>
          <w:sz w:val="28"/>
          <w:szCs w:val="28"/>
        </w:rPr>
        <w:t xml:space="preserve">I generally prefer to call </w:t>
      </w:r>
      <w:r>
        <w:rPr>
          <w:rFonts w:asciiTheme="majorBidi" w:hAnsiTheme="majorBidi" w:cstheme="majorBidi"/>
          <w:sz w:val="28"/>
          <w:szCs w:val="28"/>
        </w:rPr>
        <w:t xml:space="preserve">the School of </w:t>
      </w:r>
      <w:r>
        <w:rPr>
          <w:rFonts w:asciiTheme="majorBidi" w:hAnsiTheme="majorBidi" w:cstheme="majorBidi"/>
          <w:sz w:val="28"/>
          <w:szCs w:val="28"/>
        </w:rPr>
        <w:lastRenderedPageBreak/>
        <w:t xml:space="preserve">Verification </w:t>
      </w:r>
      <w:r w:rsidRPr="003141F4">
        <w:rPr>
          <w:rFonts w:asciiTheme="majorBidi" w:hAnsiTheme="majorBidi" w:cstheme="majorBidi"/>
          <w:sz w:val="28"/>
          <w:szCs w:val="28"/>
        </w:rPr>
        <w:t>as</w:t>
      </w:r>
      <w:r>
        <w:rPr>
          <w:rFonts w:asciiTheme="majorBidi" w:hAnsiTheme="majorBidi" w:cstheme="majorBidi"/>
          <w:sz w:val="28"/>
          <w:szCs w:val="28"/>
        </w:rPr>
        <w:t xml:space="preserve"> Islam’s </w:t>
      </w:r>
      <w:r w:rsidRPr="00F95690">
        <w:rPr>
          <w:rFonts w:asciiTheme="majorBidi" w:hAnsiTheme="majorBidi" w:cstheme="majorBidi"/>
          <w:b/>
          <w:bCs/>
          <w:sz w:val="28"/>
          <w:szCs w:val="28"/>
        </w:rPr>
        <w:t>“Corrective Tradition”</w:t>
      </w:r>
      <w:r>
        <w:rPr>
          <w:rFonts w:asciiTheme="majorBidi" w:hAnsiTheme="majorBidi" w:cstheme="majorBidi"/>
          <w:sz w:val="28"/>
          <w:szCs w:val="28"/>
        </w:rPr>
        <w:t xml:space="preserve"> or its</w:t>
      </w:r>
      <w:r w:rsidRPr="003141F4">
        <w:rPr>
          <w:rFonts w:asciiTheme="majorBidi" w:hAnsiTheme="majorBidi" w:cstheme="majorBidi"/>
          <w:sz w:val="28"/>
          <w:szCs w:val="28"/>
        </w:rPr>
        <w:t xml:space="preserve"> </w:t>
      </w:r>
      <w:r w:rsidRPr="00F95690">
        <w:rPr>
          <w:rFonts w:asciiTheme="majorBidi" w:hAnsiTheme="majorBidi" w:cstheme="majorBidi"/>
          <w:b/>
          <w:bCs/>
          <w:sz w:val="28"/>
          <w:szCs w:val="28"/>
        </w:rPr>
        <w:t>“Mature Tradition</w:t>
      </w:r>
      <w:r w:rsidRPr="009C72E9">
        <w:rPr>
          <w:rFonts w:asciiTheme="majorBidi" w:hAnsiTheme="majorBidi" w:cstheme="majorBidi"/>
          <w:sz w:val="28"/>
          <w:szCs w:val="28"/>
        </w:rPr>
        <w:t>.</w:t>
      </w:r>
      <w:r w:rsidRPr="00F95690">
        <w:rPr>
          <w:rFonts w:asciiTheme="majorBidi" w:hAnsiTheme="majorBidi" w:cstheme="majorBidi"/>
          <w:b/>
          <w:bCs/>
          <w:sz w:val="28"/>
          <w:szCs w:val="28"/>
        </w:rPr>
        <w:t>”</w:t>
      </w:r>
      <w:r w:rsidRPr="003C603E">
        <w:rPr>
          <w:rStyle w:val="FootnoteReference"/>
          <w:rFonts w:asciiTheme="majorBidi" w:hAnsiTheme="majorBidi" w:cstheme="majorBidi"/>
          <w:sz w:val="28"/>
          <w:szCs w:val="28"/>
        </w:rPr>
        <w:footnoteReference w:id="199"/>
      </w:r>
      <w:r>
        <w:rPr>
          <w:rFonts w:asciiTheme="majorBidi" w:eastAsiaTheme="minorEastAsia" w:hAnsiTheme="majorBidi" w:cstheme="majorBidi"/>
          <w:color w:val="000000"/>
          <w:sz w:val="28"/>
          <w:szCs w:val="28"/>
        </w:rPr>
        <w:t xml:space="preserve"> </w:t>
      </w:r>
      <w:r>
        <w:rPr>
          <w:rFonts w:asciiTheme="majorBidi" w:hAnsiTheme="majorBidi" w:cstheme="majorBidi"/>
          <w:sz w:val="28"/>
          <w:szCs w:val="28"/>
        </w:rPr>
        <w:t xml:space="preserve">In </w:t>
      </w:r>
      <w:r w:rsidR="00702A23">
        <w:rPr>
          <w:rFonts w:asciiTheme="majorBidi" w:hAnsiTheme="majorBidi" w:cstheme="majorBidi"/>
          <w:sz w:val="28"/>
          <w:szCs w:val="28"/>
        </w:rPr>
        <w:t>the Divine Science</w:t>
      </w:r>
      <w:r>
        <w:rPr>
          <w:rFonts w:asciiTheme="majorBidi" w:hAnsiTheme="majorBidi" w:cstheme="majorBidi"/>
          <w:sz w:val="28"/>
          <w:szCs w:val="28"/>
        </w:rPr>
        <w:t xml:space="preserve">, </w:t>
      </w:r>
      <w:r w:rsidRPr="005C51BD">
        <w:rPr>
          <w:rFonts w:asciiTheme="majorBidi" w:hAnsiTheme="majorBidi" w:cstheme="majorBidi"/>
          <w:sz w:val="28"/>
          <w:szCs w:val="28"/>
        </w:rPr>
        <w:t>Metaphysics,</w:t>
      </w:r>
      <w:r w:rsidRPr="003141F4">
        <w:rPr>
          <w:rFonts w:asciiTheme="majorBidi" w:hAnsiTheme="majorBidi" w:cstheme="majorBidi"/>
          <w:sz w:val="28"/>
          <w:szCs w:val="28"/>
        </w:rPr>
        <w:t xml:space="preserve"> </w:t>
      </w:r>
      <w:r w:rsidR="00702A23">
        <w:rPr>
          <w:rFonts w:asciiTheme="majorBidi" w:hAnsiTheme="majorBidi" w:cstheme="majorBidi"/>
          <w:sz w:val="28"/>
          <w:szCs w:val="28"/>
        </w:rPr>
        <w:t xml:space="preserve">Philosophy, </w:t>
      </w:r>
      <w:r>
        <w:rPr>
          <w:rFonts w:asciiTheme="majorBidi" w:hAnsiTheme="majorBidi" w:cstheme="majorBidi"/>
          <w:sz w:val="28"/>
          <w:szCs w:val="28"/>
        </w:rPr>
        <w:t xml:space="preserve">Logic, geometry, mathematics, the </w:t>
      </w:r>
      <w:r w:rsidR="00702A23">
        <w:rPr>
          <w:rFonts w:asciiTheme="majorBidi" w:hAnsiTheme="majorBidi" w:cstheme="majorBidi"/>
          <w:sz w:val="28"/>
          <w:szCs w:val="28"/>
        </w:rPr>
        <w:t>Sc</w:t>
      </w:r>
      <w:r>
        <w:rPr>
          <w:rFonts w:asciiTheme="majorBidi" w:hAnsiTheme="majorBidi" w:cstheme="majorBidi"/>
          <w:sz w:val="28"/>
          <w:szCs w:val="28"/>
        </w:rPr>
        <w:t>iences, astronomy, architecture and other fields of knowledge as well, t</w:t>
      </w:r>
      <w:r w:rsidRPr="003141F4">
        <w:rPr>
          <w:rFonts w:asciiTheme="majorBidi" w:hAnsiTheme="majorBidi" w:cstheme="majorBidi"/>
          <w:sz w:val="28"/>
          <w:szCs w:val="28"/>
        </w:rPr>
        <w:t xml:space="preserve">he </w:t>
      </w:r>
      <w:r>
        <w:rPr>
          <w:rFonts w:asciiTheme="majorBidi" w:hAnsiTheme="majorBidi" w:cstheme="majorBidi"/>
          <w:sz w:val="28"/>
          <w:szCs w:val="28"/>
        </w:rPr>
        <w:t>Science of Verification</w:t>
      </w:r>
      <w:r w:rsidRPr="003141F4">
        <w:rPr>
          <w:rFonts w:asciiTheme="majorBidi" w:hAnsiTheme="majorBidi" w:cstheme="majorBidi"/>
          <w:sz w:val="28"/>
          <w:szCs w:val="28"/>
        </w:rPr>
        <w:t xml:space="preserve"> </w:t>
      </w:r>
      <w:r>
        <w:rPr>
          <w:rFonts w:asciiTheme="majorBidi" w:hAnsiTheme="majorBidi" w:cstheme="majorBidi"/>
          <w:sz w:val="28"/>
          <w:szCs w:val="28"/>
        </w:rPr>
        <w:t>attained heights that are rarely paralleled in the earlier Islamic Traditions</w:t>
      </w:r>
      <w:r w:rsidR="00702A23">
        <w:rPr>
          <w:rFonts w:asciiTheme="majorBidi" w:hAnsiTheme="majorBidi" w:cstheme="majorBidi"/>
          <w:sz w:val="28"/>
          <w:szCs w:val="28"/>
        </w:rPr>
        <w:t xml:space="preserve"> that came before it</w:t>
      </w:r>
      <w:r>
        <w:rPr>
          <w:rFonts w:asciiTheme="majorBidi" w:hAnsiTheme="majorBidi" w:cstheme="majorBidi"/>
          <w:sz w:val="28"/>
          <w:szCs w:val="28"/>
        </w:rPr>
        <w:t xml:space="preserve">. Surprisingly, the School of Verification </w:t>
      </w:r>
      <w:r w:rsidRPr="003141F4">
        <w:rPr>
          <w:rFonts w:asciiTheme="majorBidi" w:hAnsiTheme="majorBidi" w:cstheme="majorBidi"/>
          <w:sz w:val="28"/>
          <w:szCs w:val="28"/>
        </w:rPr>
        <w:t xml:space="preserve">is </w:t>
      </w:r>
      <w:r>
        <w:rPr>
          <w:rFonts w:asciiTheme="majorBidi" w:hAnsiTheme="majorBidi" w:cstheme="majorBidi"/>
          <w:sz w:val="28"/>
          <w:szCs w:val="28"/>
        </w:rPr>
        <w:t>little known</w:t>
      </w:r>
      <w:r w:rsidR="00B80872">
        <w:rPr>
          <w:rFonts w:asciiTheme="majorBidi" w:hAnsiTheme="majorBidi" w:cstheme="majorBidi"/>
          <w:sz w:val="28"/>
          <w:szCs w:val="28"/>
        </w:rPr>
        <w:t xml:space="preserve"> today among Sunn</w:t>
      </w:r>
      <w:r w:rsidR="000A451C" w:rsidRPr="00EB5491">
        <w:rPr>
          <w:rFonts w:asciiTheme="majorBidi" w:hAnsiTheme="majorBidi" w:cstheme="majorBidi"/>
          <w:sz w:val="28"/>
          <w:szCs w:val="28"/>
        </w:rPr>
        <w:t>ī</w:t>
      </w:r>
      <w:r w:rsidR="000A451C">
        <w:rPr>
          <w:rFonts w:asciiTheme="majorBidi" w:hAnsiTheme="majorBidi" w:cstheme="majorBidi"/>
          <w:sz w:val="28"/>
          <w:szCs w:val="28"/>
        </w:rPr>
        <w:t>s</w:t>
      </w:r>
      <w:r>
        <w:rPr>
          <w:rFonts w:asciiTheme="majorBidi" w:hAnsiTheme="majorBidi" w:cstheme="majorBidi"/>
          <w:sz w:val="28"/>
          <w:szCs w:val="28"/>
        </w:rPr>
        <w:t xml:space="preserve"> and only incompletely understood</w:t>
      </w:r>
      <w:r w:rsidRPr="003141F4">
        <w:rPr>
          <w:rFonts w:asciiTheme="majorBidi" w:hAnsiTheme="majorBidi" w:cstheme="majorBidi"/>
          <w:sz w:val="28"/>
          <w:szCs w:val="28"/>
        </w:rPr>
        <w:t xml:space="preserve"> in </w:t>
      </w:r>
      <w:r>
        <w:rPr>
          <w:rFonts w:asciiTheme="majorBidi" w:hAnsiTheme="majorBidi" w:cstheme="majorBidi"/>
          <w:sz w:val="28"/>
          <w:szCs w:val="28"/>
        </w:rPr>
        <w:t xml:space="preserve">most </w:t>
      </w:r>
      <w:r w:rsidRPr="003141F4">
        <w:rPr>
          <w:rFonts w:asciiTheme="majorBidi" w:hAnsiTheme="majorBidi" w:cstheme="majorBidi"/>
          <w:sz w:val="28"/>
          <w:szCs w:val="28"/>
        </w:rPr>
        <w:t>contemporary research and writing</w:t>
      </w:r>
      <w:r>
        <w:rPr>
          <w:rFonts w:asciiTheme="majorBidi" w:hAnsiTheme="majorBidi" w:cstheme="majorBidi"/>
          <w:sz w:val="28"/>
          <w:szCs w:val="28"/>
        </w:rPr>
        <w:t xml:space="preserve">—both among Muslims and others, including the best academicians—which should serve as a reminder that </w:t>
      </w:r>
      <w:r>
        <w:rPr>
          <w:rFonts w:eastAsiaTheme="minorEastAsia"/>
          <w:b/>
          <w:bCs/>
          <w:color w:val="000000"/>
          <w:sz w:val="28"/>
          <w:szCs w:val="28"/>
          <w:u w:val="single"/>
        </w:rPr>
        <w:t>o</w:t>
      </w:r>
      <w:r w:rsidRPr="00200D41">
        <w:rPr>
          <w:rFonts w:eastAsiaTheme="minorEastAsia"/>
          <w:b/>
          <w:bCs/>
          <w:color w:val="000000"/>
          <w:sz w:val="28"/>
          <w:szCs w:val="28"/>
          <w:u w:val="single"/>
        </w:rPr>
        <w:t>ur Islamic Tradition can</w:t>
      </w:r>
      <w:r>
        <w:rPr>
          <w:rFonts w:eastAsiaTheme="minorEastAsia"/>
          <w:b/>
          <w:bCs/>
          <w:color w:val="000000"/>
          <w:sz w:val="28"/>
          <w:szCs w:val="28"/>
          <w:u w:val="single"/>
        </w:rPr>
        <w:t xml:space="preserve"> never</w:t>
      </w:r>
      <w:r w:rsidRPr="00200D41">
        <w:rPr>
          <w:rFonts w:eastAsiaTheme="minorEastAsia"/>
          <w:b/>
          <w:bCs/>
          <w:color w:val="000000"/>
          <w:sz w:val="28"/>
          <w:szCs w:val="28"/>
          <w:u w:val="single"/>
        </w:rPr>
        <w:t xml:space="preserve"> be taken for grant</w:t>
      </w:r>
      <w:r w:rsidRPr="000A451C">
        <w:rPr>
          <w:rFonts w:eastAsiaTheme="minorEastAsia"/>
          <w:color w:val="000000"/>
          <w:sz w:val="28"/>
          <w:szCs w:val="28"/>
          <w:u w:val="single"/>
        </w:rPr>
        <w:t>ed</w:t>
      </w:r>
      <w:r w:rsidR="000A451C" w:rsidRPr="000A451C">
        <w:rPr>
          <w:rFonts w:eastAsiaTheme="minorEastAsia"/>
          <w:color w:val="000000"/>
          <w:sz w:val="28"/>
          <w:szCs w:val="28"/>
        </w:rPr>
        <w:t>.*</w:t>
      </w:r>
      <w:r>
        <w:rPr>
          <w:rFonts w:eastAsiaTheme="minorEastAsia"/>
          <w:color w:val="000000"/>
          <w:sz w:val="28"/>
          <w:szCs w:val="28"/>
        </w:rPr>
        <w:t xml:space="preserve"> But we say of the great Masters of the </w:t>
      </w:r>
      <w:r w:rsidR="00BC198A">
        <w:rPr>
          <w:rFonts w:eastAsiaTheme="minorEastAsia"/>
          <w:color w:val="000000"/>
          <w:sz w:val="28"/>
          <w:szCs w:val="28"/>
        </w:rPr>
        <w:t xml:space="preserve">Corrective </w:t>
      </w:r>
      <w:r>
        <w:rPr>
          <w:rFonts w:eastAsiaTheme="minorEastAsia"/>
          <w:color w:val="000000"/>
          <w:sz w:val="28"/>
          <w:szCs w:val="28"/>
        </w:rPr>
        <w:t xml:space="preserve">Tradition, whose lives were not in vain: </w:t>
      </w:r>
      <w:r>
        <w:rPr>
          <w:sz w:val="28"/>
          <w:szCs w:val="28"/>
        </w:rPr>
        <w:t>“Their bodies are buried in Peace, but their names live forever” (Ecclesiastes, 44:14).</w:t>
      </w:r>
    </w:p>
    <w:p w14:paraId="69F69F07" w14:textId="77777777" w:rsidR="00947A67" w:rsidRDefault="00947A67" w:rsidP="00E86172">
      <w:pPr>
        <w:rPr>
          <w:sz w:val="28"/>
          <w:szCs w:val="28"/>
        </w:rPr>
      </w:pPr>
    </w:p>
    <w:p w14:paraId="38F8117E" w14:textId="6F72C211" w:rsidR="001321FD" w:rsidRDefault="001321FD" w:rsidP="001321FD">
      <w:pPr>
        <w:ind w:left="1440"/>
        <w:rPr>
          <w:rFonts w:asciiTheme="majorBidi" w:hAnsiTheme="majorBidi" w:cstheme="majorBidi"/>
          <w:sz w:val="20"/>
          <w:szCs w:val="20"/>
        </w:rPr>
      </w:pPr>
      <w:r w:rsidRPr="00B16600">
        <w:rPr>
          <w:noProof/>
          <w:color w:val="222222"/>
          <w:sz w:val="20"/>
          <w:szCs w:val="20"/>
          <w14:ligatures w14:val="standardContextual"/>
        </w:rPr>
        <w:t>Image</w:t>
      </w:r>
      <w:r>
        <w:rPr>
          <w:noProof/>
          <w:color w:val="222222"/>
          <w:sz w:val="20"/>
          <w:szCs w:val="20"/>
          <w14:ligatures w14:val="standardContextual"/>
        </w:rPr>
        <w:t xml:space="preserve"> </w:t>
      </w:r>
      <w:r w:rsidRPr="005F7378">
        <w:rPr>
          <w:rFonts w:asciiTheme="majorBidi" w:hAnsiTheme="majorBidi" w:cstheme="majorBidi"/>
          <w:sz w:val="20"/>
          <w:szCs w:val="20"/>
        </w:rPr>
        <w:t>4</w:t>
      </w:r>
      <w:r w:rsidR="0095163E">
        <w:rPr>
          <w:rFonts w:asciiTheme="majorBidi" w:hAnsiTheme="majorBidi" w:cstheme="majorBidi"/>
          <w:sz w:val="20"/>
          <w:szCs w:val="20"/>
        </w:rPr>
        <w:t>2</w:t>
      </w:r>
      <w:r>
        <w:rPr>
          <w:rFonts w:asciiTheme="majorBidi" w:hAnsiTheme="majorBidi" w:cstheme="majorBidi"/>
          <w:sz w:val="20"/>
          <w:szCs w:val="20"/>
        </w:rPr>
        <w:t>:</w:t>
      </w:r>
    </w:p>
    <w:p w14:paraId="7F8EA483" w14:textId="77777777" w:rsidR="001321FD" w:rsidRDefault="001321FD" w:rsidP="00132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1E4A3366" w14:textId="77777777" w:rsidR="001321FD" w:rsidRDefault="001321FD" w:rsidP="00132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6A683732" w14:textId="77777777" w:rsidR="00947A67" w:rsidRDefault="00947A67" w:rsidP="00132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57AC2910" w14:textId="77777777" w:rsidR="008A0A5E" w:rsidRDefault="008A0A5E" w:rsidP="00132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3E54DFFB" w14:textId="77777777" w:rsidR="008A0A5E" w:rsidRDefault="008A0A5E" w:rsidP="00132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5DB2DEAD" w14:textId="51A278E5" w:rsidR="00947A67" w:rsidRDefault="00947A67" w:rsidP="00132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33063C1F" w14:textId="77777777" w:rsidR="00387AD9" w:rsidRDefault="00387AD9" w:rsidP="00132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75F5C772" w14:textId="77777777" w:rsidR="00387AD9" w:rsidRDefault="00387AD9" w:rsidP="00132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73880802" w14:textId="77777777" w:rsidR="00387AD9" w:rsidRDefault="00387AD9" w:rsidP="00132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1FA282A2" w14:textId="75797F6C" w:rsidR="001321FD" w:rsidRPr="00B16600" w:rsidRDefault="001D678E" w:rsidP="001321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r>
        <w:rPr>
          <w:sz w:val="20"/>
          <w:szCs w:val="20"/>
        </w:rPr>
        <w:t>“</w:t>
      </w:r>
      <w:r w:rsidR="00E46324">
        <w:rPr>
          <w:sz w:val="20"/>
          <w:szCs w:val="20"/>
        </w:rPr>
        <w:t xml:space="preserve">Theory is gray, but </w:t>
      </w:r>
      <w:r w:rsidR="00A502CE">
        <w:rPr>
          <w:sz w:val="20"/>
          <w:szCs w:val="20"/>
        </w:rPr>
        <w:t>t</w:t>
      </w:r>
      <w:r w:rsidR="00387AD9">
        <w:rPr>
          <w:sz w:val="20"/>
          <w:szCs w:val="20"/>
        </w:rPr>
        <w:t xml:space="preserve">he golden tree of life </w:t>
      </w:r>
      <w:r w:rsidR="005A275F">
        <w:rPr>
          <w:sz w:val="20"/>
          <w:szCs w:val="20"/>
        </w:rPr>
        <w:t>springs forever</w:t>
      </w:r>
      <w:r w:rsidR="00387AD9">
        <w:rPr>
          <w:sz w:val="20"/>
          <w:szCs w:val="20"/>
        </w:rPr>
        <w:t xml:space="preserve"> green.”</w:t>
      </w:r>
      <w:r w:rsidR="00387AD9" w:rsidRPr="00387AD9">
        <w:rPr>
          <w:rStyle w:val="FootnoteReference"/>
          <w:sz w:val="20"/>
          <w:szCs w:val="20"/>
        </w:rPr>
        <w:t xml:space="preserve"> </w:t>
      </w:r>
      <w:r w:rsidR="00387AD9" w:rsidRPr="00B16600">
        <w:rPr>
          <w:rStyle w:val="FootnoteReference"/>
          <w:sz w:val="20"/>
          <w:szCs w:val="20"/>
        </w:rPr>
        <w:footnoteReference w:id="200"/>
      </w:r>
    </w:p>
    <w:p w14:paraId="050B9438" w14:textId="77777777" w:rsidR="00387AD9" w:rsidRDefault="00387AD9" w:rsidP="00E86172">
      <w:pPr>
        <w:autoSpaceDE w:val="0"/>
        <w:autoSpaceDN w:val="0"/>
        <w:adjustRightInd w:val="0"/>
        <w:rPr>
          <w:sz w:val="20"/>
          <w:szCs w:val="20"/>
        </w:rPr>
      </w:pPr>
    </w:p>
    <w:p w14:paraId="42A12DE4" w14:textId="1222D711" w:rsidR="00E86172" w:rsidRDefault="00E86172" w:rsidP="00E86172">
      <w:pPr>
        <w:autoSpaceDE w:val="0"/>
        <w:autoSpaceDN w:val="0"/>
        <w:adjustRightInd w:val="0"/>
        <w:rPr>
          <w:rFonts w:asciiTheme="majorBidi" w:hAnsiTheme="majorBidi" w:cstheme="majorBidi"/>
          <w:sz w:val="28"/>
          <w:szCs w:val="28"/>
        </w:rPr>
      </w:pPr>
      <w:r w:rsidRPr="003141F4">
        <w:rPr>
          <w:rFonts w:asciiTheme="majorBidi" w:hAnsiTheme="majorBidi" w:cstheme="majorBidi"/>
          <w:sz w:val="28"/>
          <w:szCs w:val="28"/>
        </w:rPr>
        <w:t xml:space="preserve">With regard to </w:t>
      </w:r>
      <w:r>
        <w:rPr>
          <w:rFonts w:asciiTheme="majorBidi" w:hAnsiTheme="majorBidi" w:cstheme="majorBidi"/>
          <w:sz w:val="28"/>
          <w:szCs w:val="28"/>
        </w:rPr>
        <w:t>the Divine Science (</w:t>
      </w:r>
      <w:r>
        <w:rPr>
          <w:rFonts w:asciiTheme="majorBidi" w:hAnsiTheme="majorBidi" w:cstheme="majorBidi"/>
          <w:i/>
          <w:iCs/>
          <w:sz w:val="28"/>
          <w:szCs w:val="28"/>
        </w:rPr>
        <w:t>al-‘Ilm al-Il</w:t>
      </w:r>
      <w:r w:rsidRPr="0098412E">
        <w:rPr>
          <w:rFonts w:asciiTheme="majorBidi" w:hAnsiTheme="majorBidi" w:cstheme="majorBidi"/>
          <w:i/>
          <w:iCs/>
          <w:sz w:val="28"/>
          <w:szCs w:val="28"/>
        </w:rPr>
        <w:t>ā</w:t>
      </w:r>
      <w:r>
        <w:rPr>
          <w:rFonts w:asciiTheme="majorBidi" w:hAnsiTheme="majorBidi" w:cstheme="majorBidi"/>
          <w:i/>
          <w:iCs/>
          <w:sz w:val="28"/>
          <w:szCs w:val="28"/>
        </w:rPr>
        <w:t>h</w:t>
      </w:r>
      <w:r w:rsidRPr="00EB5491">
        <w:rPr>
          <w:rFonts w:asciiTheme="majorBidi" w:hAnsiTheme="majorBidi" w:cstheme="majorBidi"/>
          <w:i/>
          <w:iCs/>
          <w:sz w:val="28"/>
          <w:szCs w:val="28"/>
        </w:rPr>
        <w:t>ī</w:t>
      </w:r>
      <w:r>
        <w:rPr>
          <w:rFonts w:asciiTheme="majorBidi" w:hAnsiTheme="majorBidi" w:cstheme="majorBidi"/>
          <w:sz w:val="28"/>
          <w:szCs w:val="28"/>
        </w:rPr>
        <w:t>)</w:t>
      </w:r>
      <w:r w:rsidR="009B71EB">
        <w:rPr>
          <w:rFonts w:asciiTheme="majorBidi" w:hAnsiTheme="majorBidi" w:cstheme="majorBidi"/>
          <w:sz w:val="28"/>
          <w:szCs w:val="28"/>
        </w:rPr>
        <w:t xml:space="preserve"> or the Highest Science (</w:t>
      </w:r>
      <w:r w:rsidR="009B71EB">
        <w:rPr>
          <w:rFonts w:asciiTheme="majorBidi" w:hAnsiTheme="majorBidi" w:cstheme="majorBidi"/>
          <w:i/>
          <w:iCs/>
          <w:sz w:val="28"/>
          <w:szCs w:val="28"/>
        </w:rPr>
        <w:t>al-‘Ilm al-A‘l</w:t>
      </w:r>
      <w:r w:rsidR="009B71EB" w:rsidRPr="0098412E">
        <w:rPr>
          <w:rFonts w:asciiTheme="majorBidi" w:hAnsiTheme="majorBidi" w:cstheme="majorBidi"/>
          <w:i/>
          <w:iCs/>
          <w:sz w:val="28"/>
          <w:szCs w:val="28"/>
        </w:rPr>
        <w:t>ā</w:t>
      </w:r>
      <w:r w:rsidR="009B71EB">
        <w:rPr>
          <w:rFonts w:asciiTheme="majorBidi" w:hAnsiTheme="majorBidi" w:cstheme="majorBidi"/>
          <w:sz w:val="28"/>
          <w:szCs w:val="28"/>
        </w:rPr>
        <w:t>)</w:t>
      </w:r>
      <w:r w:rsidRPr="00AF48D3">
        <w:rPr>
          <w:rFonts w:asciiTheme="majorBidi" w:hAnsiTheme="majorBidi" w:cstheme="majorBidi"/>
          <w:sz w:val="28"/>
          <w:szCs w:val="28"/>
        </w:rPr>
        <w:t xml:space="preserve"> </w:t>
      </w:r>
      <w:r w:rsidRPr="003141F4">
        <w:rPr>
          <w:rFonts w:asciiTheme="majorBidi" w:hAnsiTheme="majorBidi" w:cstheme="majorBidi"/>
          <w:sz w:val="28"/>
          <w:szCs w:val="28"/>
        </w:rPr>
        <w:t xml:space="preserve">in particular, </w:t>
      </w:r>
      <w:r>
        <w:rPr>
          <w:rFonts w:asciiTheme="majorBidi" w:hAnsiTheme="majorBidi" w:cstheme="majorBidi"/>
          <w:sz w:val="28"/>
          <w:szCs w:val="28"/>
        </w:rPr>
        <w:t>the Science of Verification</w:t>
      </w:r>
      <w:r w:rsidR="00952F35">
        <w:rPr>
          <w:rFonts w:asciiTheme="majorBidi" w:hAnsiTheme="majorBidi" w:cstheme="majorBidi"/>
          <w:sz w:val="28"/>
          <w:szCs w:val="28"/>
        </w:rPr>
        <w:t xml:space="preserve"> advocated comprehensive study of Metaphysics and</w:t>
      </w:r>
      <w:r w:rsidRPr="003141F4">
        <w:rPr>
          <w:rFonts w:asciiTheme="majorBidi" w:hAnsiTheme="majorBidi" w:cstheme="majorBidi"/>
          <w:sz w:val="28"/>
          <w:szCs w:val="28"/>
        </w:rPr>
        <w:t xml:space="preserve"> </w:t>
      </w:r>
      <w:r w:rsidR="00607356">
        <w:rPr>
          <w:rFonts w:asciiTheme="majorBidi" w:hAnsiTheme="majorBidi" w:cstheme="majorBidi"/>
          <w:sz w:val="28"/>
          <w:szCs w:val="28"/>
        </w:rPr>
        <w:t xml:space="preserve">intentionally </w:t>
      </w:r>
      <w:r w:rsidRPr="003141F4">
        <w:rPr>
          <w:rFonts w:asciiTheme="majorBidi" w:hAnsiTheme="majorBidi" w:cstheme="majorBidi"/>
          <w:sz w:val="28"/>
          <w:szCs w:val="28"/>
        </w:rPr>
        <w:t xml:space="preserve">moved away from </w:t>
      </w:r>
      <w:r w:rsidRPr="003141F4">
        <w:rPr>
          <w:rFonts w:asciiTheme="majorBidi" w:hAnsiTheme="majorBidi" w:cstheme="majorBidi"/>
          <w:sz w:val="28"/>
          <w:szCs w:val="28"/>
        </w:rPr>
        <w:lastRenderedPageBreak/>
        <w:t>the</w:t>
      </w:r>
      <w:r w:rsidRPr="00956BC6">
        <w:rPr>
          <w:rFonts w:asciiTheme="majorBidi" w:hAnsiTheme="majorBidi" w:cstheme="majorBidi"/>
          <w:sz w:val="28"/>
          <w:szCs w:val="28"/>
        </w:rPr>
        <w:t xml:space="preserve"> </w:t>
      </w:r>
      <w:r>
        <w:rPr>
          <w:rFonts w:asciiTheme="majorBidi" w:hAnsiTheme="majorBidi" w:cstheme="majorBidi"/>
          <w:sz w:val="28"/>
          <w:szCs w:val="28"/>
        </w:rPr>
        <w:t xml:space="preserve">typically </w:t>
      </w:r>
      <w:r w:rsidRPr="003141F4">
        <w:rPr>
          <w:rFonts w:asciiTheme="majorBidi" w:hAnsiTheme="majorBidi" w:cstheme="majorBidi"/>
          <w:sz w:val="28"/>
          <w:szCs w:val="28"/>
        </w:rPr>
        <w:t>argumentative (</w:t>
      </w:r>
      <w:r w:rsidRPr="003141F4">
        <w:rPr>
          <w:rFonts w:asciiTheme="majorBidi" w:hAnsiTheme="majorBidi" w:cstheme="majorBidi"/>
          <w:i/>
          <w:iCs/>
          <w:sz w:val="28"/>
          <w:szCs w:val="28"/>
        </w:rPr>
        <w:t>jadalī</w:t>
      </w:r>
      <w:r w:rsidRPr="003141F4">
        <w:rPr>
          <w:rFonts w:asciiTheme="majorBidi" w:hAnsiTheme="majorBidi" w:cstheme="majorBidi"/>
          <w:sz w:val="28"/>
          <w:szCs w:val="28"/>
        </w:rPr>
        <w:t xml:space="preserve">) </w:t>
      </w:r>
      <w:r>
        <w:rPr>
          <w:rFonts w:asciiTheme="majorBidi" w:hAnsiTheme="majorBidi" w:cstheme="majorBidi"/>
          <w:sz w:val="28"/>
          <w:szCs w:val="28"/>
        </w:rPr>
        <w:t>and</w:t>
      </w:r>
      <w:r w:rsidRPr="003141F4">
        <w:rPr>
          <w:rFonts w:asciiTheme="majorBidi" w:hAnsiTheme="majorBidi" w:cstheme="majorBidi"/>
          <w:sz w:val="28"/>
          <w:szCs w:val="28"/>
        </w:rPr>
        <w:t xml:space="preserve"> largely </w:t>
      </w:r>
      <w:r>
        <w:rPr>
          <w:rFonts w:asciiTheme="majorBidi" w:hAnsiTheme="majorBidi" w:cstheme="majorBidi"/>
          <w:sz w:val="28"/>
          <w:szCs w:val="28"/>
        </w:rPr>
        <w:t xml:space="preserve">topic-oriented dialectical </w:t>
      </w:r>
      <w:r w:rsidR="007F1DDF">
        <w:rPr>
          <w:rFonts w:asciiTheme="majorBidi" w:hAnsiTheme="majorBidi" w:cstheme="majorBidi"/>
          <w:sz w:val="28"/>
          <w:szCs w:val="28"/>
        </w:rPr>
        <w:t xml:space="preserve">early </w:t>
      </w:r>
      <w:r w:rsidRPr="003141F4">
        <w:rPr>
          <w:rFonts w:asciiTheme="majorBidi" w:hAnsiTheme="majorBidi" w:cstheme="majorBidi"/>
          <w:sz w:val="28"/>
          <w:szCs w:val="28"/>
        </w:rPr>
        <w:t>approach of</w:t>
      </w:r>
      <w:r w:rsidR="007F1DDF">
        <w:rPr>
          <w:rFonts w:asciiTheme="majorBidi" w:hAnsiTheme="majorBidi" w:cstheme="majorBidi"/>
          <w:sz w:val="28"/>
          <w:szCs w:val="28"/>
        </w:rPr>
        <w:t xml:space="preserve"> that characterized </w:t>
      </w:r>
      <w:r w:rsidR="007F1DDF" w:rsidRPr="000F24CD">
        <w:rPr>
          <w:rFonts w:asciiTheme="majorBidi" w:hAnsiTheme="majorBidi" w:cstheme="majorBidi"/>
          <w:b/>
          <w:bCs/>
          <w:sz w:val="28"/>
          <w:szCs w:val="28"/>
        </w:rPr>
        <w:t xml:space="preserve">the </w:t>
      </w:r>
      <w:r w:rsidR="000F24CD" w:rsidRPr="000F24CD">
        <w:rPr>
          <w:rFonts w:asciiTheme="majorBidi" w:hAnsiTheme="majorBidi" w:cstheme="majorBidi"/>
          <w:b/>
          <w:bCs/>
          <w:sz w:val="28"/>
          <w:szCs w:val="28"/>
        </w:rPr>
        <w:t xml:space="preserve">Science of </w:t>
      </w:r>
      <w:r w:rsidR="00C765FF" w:rsidRPr="000F24CD">
        <w:rPr>
          <w:rFonts w:asciiTheme="majorBidi" w:hAnsiTheme="majorBidi" w:cstheme="majorBidi"/>
          <w:b/>
          <w:bCs/>
          <w:sz w:val="28"/>
          <w:szCs w:val="28"/>
        </w:rPr>
        <w:t>D</w:t>
      </w:r>
      <w:r w:rsidR="00C765FF" w:rsidRPr="00C765FF">
        <w:rPr>
          <w:rFonts w:asciiTheme="majorBidi" w:hAnsiTheme="majorBidi" w:cstheme="majorBidi"/>
          <w:b/>
          <w:bCs/>
          <w:sz w:val="28"/>
          <w:szCs w:val="28"/>
        </w:rPr>
        <w:t>isc</w:t>
      </w:r>
      <w:r w:rsidR="000F24CD">
        <w:rPr>
          <w:rFonts w:asciiTheme="majorBidi" w:hAnsiTheme="majorBidi" w:cstheme="majorBidi"/>
          <w:b/>
          <w:bCs/>
          <w:sz w:val="28"/>
          <w:szCs w:val="28"/>
        </w:rPr>
        <w:t>ourse</w:t>
      </w:r>
      <w:r w:rsidR="00C765FF" w:rsidRPr="00C765FF">
        <w:rPr>
          <w:rFonts w:asciiTheme="majorBidi" w:hAnsiTheme="majorBidi" w:cstheme="majorBidi"/>
          <w:b/>
          <w:bCs/>
          <w:sz w:val="28"/>
          <w:szCs w:val="28"/>
        </w:rPr>
        <w:t xml:space="preserve"> </w:t>
      </w:r>
      <w:r w:rsidRPr="00B4025F">
        <w:rPr>
          <w:rFonts w:asciiTheme="majorBidi" w:hAnsiTheme="majorBidi" w:cstheme="majorBidi"/>
          <w:b/>
          <w:bCs/>
          <w:sz w:val="28"/>
          <w:szCs w:val="28"/>
        </w:rPr>
        <w:t>(</w:t>
      </w:r>
      <w:r w:rsidRPr="00B4025F">
        <w:rPr>
          <w:rFonts w:asciiTheme="majorBidi" w:hAnsiTheme="majorBidi" w:cstheme="majorBidi"/>
          <w:b/>
          <w:bCs/>
          <w:i/>
          <w:iCs/>
          <w:sz w:val="28"/>
          <w:szCs w:val="28"/>
        </w:rPr>
        <w:t>‘Ilm al-</w:t>
      </w:r>
      <w:r w:rsidRPr="005E7FB6">
        <w:rPr>
          <w:rFonts w:asciiTheme="majorBidi" w:hAnsiTheme="majorBidi" w:cstheme="majorBidi"/>
          <w:b/>
          <w:bCs/>
          <w:i/>
          <w:iCs/>
          <w:sz w:val="28"/>
          <w:szCs w:val="28"/>
        </w:rPr>
        <w:lastRenderedPageBreak/>
        <w:t>Kal</w:t>
      </w:r>
      <w:r w:rsidR="005E7FB6" w:rsidRPr="005E7FB6">
        <w:rPr>
          <w:rFonts w:asciiTheme="majorBidi" w:hAnsiTheme="majorBidi" w:cstheme="majorBidi"/>
          <w:b/>
          <w:bCs/>
          <w:i/>
          <w:iCs/>
          <w:sz w:val="28"/>
          <w:szCs w:val="28"/>
        </w:rPr>
        <w:t>ā</w:t>
      </w:r>
      <w:r w:rsidRPr="005E7FB6">
        <w:rPr>
          <w:rFonts w:asciiTheme="majorBidi" w:hAnsiTheme="majorBidi" w:cstheme="majorBidi"/>
          <w:b/>
          <w:bCs/>
          <w:i/>
          <w:iCs/>
          <w:sz w:val="28"/>
          <w:szCs w:val="28"/>
        </w:rPr>
        <w:t>m</w:t>
      </w:r>
      <w:r w:rsidRPr="00B4025F">
        <w:rPr>
          <w:rFonts w:asciiTheme="majorBidi" w:hAnsiTheme="majorBidi" w:cstheme="majorBidi"/>
          <w:b/>
          <w:bCs/>
          <w:sz w:val="28"/>
          <w:szCs w:val="28"/>
        </w:rPr>
        <w:t>)</w:t>
      </w:r>
      <w:r>
        <w:rPr>
          <w:rStyle w:val="FootnoteReference"/>
          <w:rFonts w:asciiTheme="majorBidi" w:hAnsiTheme="majorBidi" w:cstheme="majorBidi"/>
          <w:sz w:val="28"/>
          <w:szCs w:val="28"/>
        </w:rPr>
        <w:footnoteReference w:id="201"/>
      </w:r>
      <w:r>
        <w:rPr>
          <w:rFonts w:asciiTheme="majorBidi" w:hAnsiTheme="majorBidi" w:cstheme="majorBidi"/>
          <w:sz w:val="28"/>
          <w:szCs w:val="28"/>
        </w:rPr>
        <w:t xml:space="preserve"> and its specialized </w:t>
      </w:r>
      <w:r w:rsidR="006C23AC">
        <w:rPr>
          <w:rFonts w:asciiTheme="majorBidi" w:hAnsiTheme="majorBidi" w:cstheme="majorBidi"/>
          <w:b/>
          <w:bCs/>
          <w:sz w:val="28"/>
          <w:szCs w:val="28"/>
        </w:rPr>
        <w:t>Discursive Scholars</w:t>
      </w:r>
      <w:r w:rsidRPr="00B4025F">
        <w:rPr>
          <w:rFonts w:asciiTheme="majorBidi" w:hAnsiTheme="majorBidi" w:cstheme="majorBidi"/>
          <w:b/>
          <w:bCs/>
          <w:sz w:val="28"/>
          <w:szCs w:val="28"/>
        </w:rPr>
        <w:t xml:space="preserve"> (</w:t>
      </w:r>
      <w:r w:rsidRPr="00B4025F">
        <w:rPr>
          <w:rFonts w:asciiTheme="majorBidi" w:hAnsiTheme="majorBidi" w:cstheme="majorBidi"/>
          <w:b/>
          <w:bCs/>
          <w:i/>
          <w:iCs/>
          <w:sz w:val="28"/>
          <w:szCs w:val="28"/>
        </w:rPr>
        <w:t>al-Mutakallimūn</w:t>
      </w:r>
      <w:r w:rsidRPr="00B4025F">
        <w:rPr>
          <w:rFonts w:asciiTheme="majorBidi" w:hAnsiTheme="majorBidi" w:cstheme="majorBidi"/>
          <w:b/>
          <w:bCs/>
          <w:sz w:val="28"/>
          <w:szCs w:val="28"/>
        </w:rPr>
        <w:t>)</w:t>
      </w:r>
      <w:r>
        <w:rPr>
          <w:rFonts w:asciiTheme="majorBidi" w:hAnsiTheme="majorBidi" w:cstheme="majorBidi"/>
          <w:sz w:val="28"/>
          <w:szCs w:val="28"/>
        </w:rPr>
        <w:t>.</w:t>
      </w:r>
      <w:commentRangeStart w:id="315"/>
      <w:commentRangeStart w:id="316"/>
      <w:r>
        <w:rPr>
          <w:rStyle w:val="FootnoteReference"/>
          <w:rFonts w:asciiTheme="majorBidi" w:hAnsiTheme="majorBidi" w:cstheme="majorBidi"/>
          <w:sz w:val="28"/>
          <w:szCs w:val="28"/>
        </w:rPr>
        <w:footnoteReference w:id="202"/>
      </w:r>
      <w:commentRangeEnd w:id="315"/>
      <w:r>
        <w:rPr>
          <w:rStyle w:val="CommentReference"/>
          <w:rFonts w:ascii="SabondiacriticRoman" w:hAnsi="SabondiacriticRoman"/>
        </w:rPr>
        <w:commentReference w:id="315"/>
      </w:r>
      <w:commentRangeEnd w:id="316"/>
      <w:r>
        <w:rPr>
          <w:rStyle w:val="CommentReference"/>
          <w:rFonts w:ascii="SabondiacriticRoman" w:hAnsi="SabondiacriticRoman"/>
        </w:rPr>
        <w:commentReference w:id="316"/>
      </w:r>
      <w:r>
        <w:rPr>
          <w:rFonts w:asciiTheme="majorBidi" w:hAnsiTheme="majorBidi" w:cstheme="majorBidi"/>
          <w:sz w:val="28"/>
          <w:szCs w:val="28"/>
        </w:rPr>
        <w:t xml:space="preserve"> The Corrective Tradition conceived of the Divine Science as a Revelation-</w:t>
      </w:r>
      <w:r>
        <w:rPr>
          <w:rFonts w:asciiTheme="majorBidi" w:hAnsiTheme="majorBidi" w:cstheme="majorBidi"/>
          <w:sz w:val="28"/>
          <w:szCs w:val="28"/>
        </w:rPr>
        <w:lastRenderedPageBreak/>
        <w:t xml:space="preserve">based Metaphysical endeavor to discover a sound and comprehensive view of reality as it actually is and </w:t>
      </w:r>
      <w:r w:rsidR="00C428B8">
        <w:rPr>
          <w:rFonts w:asciiTheme="majorBidi" w:hAnsiTheme="majorBidi" w:cstheme="majorBidi"/>
          <w:sz w:val="28"/>
          <w:szCs w:val="28"/>
        </w:rPr>
        <w:t xml:space="preserve">which establishes </w:t>
      </w:r>
      <w:r>
        <w:rPr>
          <w:rFonts w:asciiTheme="majorBidi" w:hAnsiTheme="majorBidi" w:cstheme="majorBidi"/>
          <w:sz w:val="28"/>
          <w:szCs w:val="28"/>
        </w:rPr>
        <w:t xml:space="preserve">a unified and synthetic vision of the God’s creation. </w:t>
      </w:r>
    </w:p>
    <w:p w14:paraId="3C6A50C8" w14:textId="77777777" w:rsidR="00E86172" w:rsidRDefault="00E86172" w:rsidP="00E86172">
      <w:pPr>
        <w:autoSpaceDE w:val="0"/>
        <w:autoSpaceDN w:val="0"/>
        <w:adjustRightInd w:val="0"/>
        <w:rPr>
          <w:rFonts w:asciiTheme="majorBidi" w:hAnsiTheme="majorBidi" w:cstheme="majorBidi"/>
          <w:sz w:val="28"/>
          <w:szCs w:val="28"/>
        </w:rPr>
      </w:pPr>
    </w:p>
    <w:p w14:paraId="55A9D109" w14:textId="2F5C7FAC" w:rsidR="00E86172" w:rsidRPr="006F33C6" w:rsidRDefault="00E86172" w:rsidP="00E86172">
      <w:pPr>
        <w:autoSpaceDE w:val="0"/>
        <w:autoSpaceDN w:val="0"/>
        <w:adjustRightInd w:val="0"/>
        <w:rPr>
          <w:rFonts w:eastAsiaTheme="minorEastAsia"/>
          <w:color w:val="000000"/>
          <w:sz w:val="28"/>
          <w:szCs w:val="28"/>
        </w:rPr>
      </w:pPr>
      <w:r>
        <w:rPr>
          <w:rFonts w:asciiTheme="majorBidi" w:hAnsiTheme="majorBidi" w:cstheme="majorBidi"/>
          <w:sz w:val="28"/>
          <w:szCs w:val="28"/>
        </w:rPr>
        <w:t>Chronologically, t</w:t>
      </w:r>
      <w:r w:rsidRPr="003141F4">
        <w:rPr>
          <w:rFonts w:asciiTheme="majorBidi" w:hAnsiTheme="majorBidi" w:cstheme="majorBidi"/>
          <w:sz w:val="28"/>
          <w:szCs w:val="28"/>
        </w:rPr>
        <w:t>he Corrective Tradition begin</w:t>
      </w:r>
      <w:r w:rsidR="00656243">
        <w:rPr>
          <w:rFonts w:asciiTheme="majorBidi" w:hAnsiTheme="majorBidi" w:cstheme="majorBidi"/>
          <w:sz w:val="28"/>
          <w:szCs w:val="28"/>
        </w:rPr>
        <w:t>s</w:t>
      </w:r>
      <w:r w:rsidRPr="003141F4">
        <w:rPr>
          <w:rFonts w:asciiTheme="majorBidi" w:hAnsiTheme="majorBidi" w:cstheme="majorBidi"/>
          <w:sz w:val="28"/>
          <w:szCs w:val="28"/>
        </w:rPr>
        <w:t xml:space="preserve"> with </w:t>
      </w:r>
      <w:r w:rsidRPr="00656243">
        <w:rPr>
          <w:rFonts w:asciiTheme="majorBidi" w:hAnsiTheme="majorBidi" w:cstheme="majorBidi"/>
          <w:b/>
          <w:bCs/>
          <w:sz w:val="28"/>
          <w:szCs w:val="28"/>
        </w:rPr>
        <w:t>al-Imām</w:t>
      </w:r>
      <w:r w:rsidRPr="003141F4">
        <w:rPr>
          <w:rFonts w:asciiTheme="majorBidi" w:hAnsiTheme="majorBidi" w:cstheme="majorBidi"/>
          <w:sz w:val="28"/>
          <w:szCs w:val="28"/>
        </w:rPr>
        <w:t xml:space="preserve"> </w:t>
      </w:r>
      <w:r w:rsidRPr="00F76CFC">
        <w:rPr>
          <w:rFonts w:asciiTheme="majorBidi" w:hAnsiTheme="majorBidi" w:cstheme="majorBidi"/>
          <w:b/>
          <w:bCs/>
          <w:sz w:val="28"/>
          <w:szCs w:val="28"/>
        </w:rPr>
        <w:t>Fakhr</w:t>
      </w:r>
      <w:r>
        <w:rPr>
          <w:rFonts w:asciiTheme="majorBidi" w:hAnsiTheme="majorBidi" w:cstheme="majorBidi"/>
          <w:b/>
          <w:bCs/>
          <w:sz w:val="28"/>
          <w:szCs w:val="28"/>
        </w:rPr>
        <w:t>-</w:t>
      </w:r>
      <w:r w:rsidRPr="00F76CFC">
        <w:rPr>
          <w:rFonts w:asciiTheme="majorBidi" w:hAnsiTheme="majorBidi" w:cstheme="majorBidi"/>
          <w:b/>
          <w:bCs/>
          <w:sz w:val="28"/>
          <w:szCs w:val="28"/>
        </w:rPr>
        <w:t>al-Dīn al-Rāzī</w:t>
      </w:r>
      <w:r w:rsidRPr="003141F4">
        <w:rPr>
          <w:rFonts w:asciiTheme="majorBidi" w:hAnsiTheme="majorBidi" w:cstheme="majorBidi"/>
          <w:sz w:val="28"/>
          <w:szCs w:val="28"/>
        </w:rPr>
        <w:t>.</w:t>
      </w:r>
      <w:r w:rsidRPr="003141F4">
        <w:rPr>
          <w:rStyle w:val="FootnoteReference"/>
          <w:rFonts w:asciiTheme="majorBidi" w:hAnsiTheme="majorBidi" w:cstheme="majorBidi"/>
          <w:sz w:val="28"/>
          <w:szCs w:val="28"/>
        </w:rPr>
        <w:footnoteReference w:id="203"/>
      </w:r>
      <w:r>
        <w:rPr>
          <w:rFonts w:asciiTheme="majorBidi" w:hAnsiTheme="majorBidi" w:cstheme="majorBidi"/>
          <w:sz w:val="28"/>
          <w:szCs w:val="28"/>
        </w:rPr>
        <w:t xml:space="preserve"> Nevertheless, the Tradition’s true Master</w:t>
      </w:r>
      <w:r w:rsidR="00656243">
        <w:rPr>
          <w:rFonts w:asciiTheme="majorBidi" w:hAnsiTheme="majorBidi" w:cstheme="majorBidi"/>
          <w:sz w:val="28"/>
          <w:szCs w:val="28"/>
        </w:rPr>
        <w:t>, guiding light,</w:t>
      </w:r>
      <w:r>
        <w:rPr>
          <w:rFonts w:asciiTheme="majorBidi" w:hAnsiTheme="majorBidi" w:cstheme="majorBidi"/>
          <w:sz w:val="28"/>
          <w:szCs w:val="28"/>
        </w:rPr>
        <w:t xml:space="preserve"> and driving force through the centuries and unto the present day</w:t>
      </w:r>
      <w:r w:rsidR="00656243">
        <w:rPr>
          <w:rFonts w:asciiTheme="majorBidi" w:hAnsiTheme="majorBidi" w:cstheme="majorBidi"/>
          <w:sz w:val="28"/>
          <w:szCs w:val="28"/>
        </w:rPr>
        <w:t>—even, in many ways, for</w:t>
      </w:r>
      <w:r w:rsidRPr="00960407">
        <w:rPr>
          <w:rFonts w:asciiTheme="majorBidi" w:hAnsiTheme="majorBidi" w:cstheme="majorBidi"/>
          <w:sz w:val="28"/>
          <w:szCs w:val="28"/>
        </w:rPr>
        <w:t xml:space="preserve"> </w:t>
      </w:r>
      <w:r w:rsidRPr="003141F4">
        <w:rPr>
          <w:rFonts w:asciiTheme="majorBidi" w:hAnsiTheme="majorBidi" w:cstheme="majorBidi"/>
          <w:sz w:val="28"/>
          <w:szCs w:val="28"/>
        </w:rPr>
        <w:t>al-Rāzī</w:t>
      </w:r>
      <w:r w:rsidR="00656243">
        <w:rPr>
          <w:rFonts w:asciiTheme="majorBidi" w:hAnsiTheme="majorBidi" w:cstheme="majorBidi"/>
          <w:sz w:val="28"/>
          <w:szCs w:val="28"/>
        </w:rPr>
        <w:t xml:space="preserve"> himself—was </w:t>
      </w:r>
      <w:r>
        <w:rPr>
          <w:rFonts w:asciiTheme="majorBidi" w:hAnsiTheme="majorBidi" w:cstheme="majorBidi"/>
          <w:sz w:val="28"/>
          <w:szCs w:val="28"/>
        </w:rPr>
        <w:t>his you</w:t>
      </w:r>
      <w:r w:rsidRPr="0099214C">
        <w:rPr>
          <w:rFonts w:asciiTheme="majorBidi" w:hAnsiTheme="majorBidi" w:cstheme="majorBidi"/>
          <w:sz w:val="28"/>
          <w:szCs w:val="28"/>
        </w:rPr>
        <w:t>nger contemporary</w:t>
      </w:r>
      <w:r>
        <w:rPr>
          <w:rFonts w:asciiTheme="majorBidi" w:hAnsiTheme="majorBidi" w:cstheme="majorBidi"/>
          <w:sz w:val="28"/>
          <w:szCs w:val="28"/>
        </w:rPr>
        <w:t xml:space="preserve"> from Muslim Iberia (</w:t>
      </w:r>
      <w:r>
        <w:rPr>
          <w:rFonts w:asciiTheme="majorBidi" w:hAnsiTheme="majorBidi" w:cstheme="majorBidi"/>
          <w:i/>
          <w:iCs/>
          <w:sz w:val="28"/>
          <w:szCs w:val="28"/>
        </w:rPr>
        <w:t>al-Andalus</w:t>
      </w:r>
      <w:r>
        <w:rPr>
          <w:rFonts w:asciiTheme="majorBidi" w:hAnsiTheme="majorBidi" w:cstheme="majorBidi"/>
          <w:sz w:val="28"/>
          <w:szCs w:val="28"/>
        </w:rPr>
        <w:t>)</w:t>
      </w:r>
      <w:r w:rsidRPr="0099214C">
        <w:rPr>
          <w:rFonts w:asciiTheme="majorBidi" w:hAnsiTheme="majorBidi" w:cstheme="majorBidi"/>
          <w:sz w:val="28"/>
          <w:szCs w:val="28"/>
        </w:rPr>
        <w:t xml:space="preserve">, </w:t>
      </w:r>
      <w:r>
        <w:rPr>
          <w:rFonts w:asciiTheme="majorBidi" w:hAnsiTheme="majorBidi" w:cstheme="majorBidi"/>
          <w:b/>
          <w:bCs/>
          <w:sz w:val="28"/>
          <w:szCs w:val="28"/>
        </w:rPr>
        <w:t>a</w:t>
      </w:r>
      <w:r w:rsidRPr="00F76CFC">
        <w:rPr>
          <w:rFonts w:asciiTheme="majorBidi" w:hAnsiTheme="majorBidi" w:cstheme="majorBidi"/>
          <w:b/>
          <w:bCs/>
          <w:sz w:val="28"/>
          <w:szCs w:val="28"/>
        </w:rPr>
        <w:t>l-Shaykh al-Akb</w:t>
      </w:r>
      <w:r w:rsidRPr="00700639">
        <w:rPr>
          <w:rFonts w:asciiTheme="majorBidi" w:hAnsiTheme="majorBidi" w:cstheme="majorBidi"/>
          <w:b/>
          <w:bCs/>
          <w:sz w:val="28"/>
          <w:szCs w:val="28"/>
        </w:rPr>
        <w:t xml:space="preserve">ar </w:t>
      </w:r>
      <w:r w:rsidRPr="00700639">
        <w:rPr>
          <w:b/>
          <w:bCs/>
          <w:sz w:val="28"/>
          <w:szCs w:val="28"/>
        </w:rPr>
        <w:t>Mu</w:t>
      </w:r>
      <w:r w:rsidRPr="00700639">
        <w:rPr>
          <w:rFonts w:asciiTheme="majorBidi" w:hAnsiTheme="majorBidi" w:cstheme="majorBidi"/>
          <w:b/>
          <w:bCs/>
          <w:sz w:val="28"/>
          <w:szCs w:val="28"/>
        </w:rPr>
        <w:t>ḥ</w:t>
      </w:r>
      <w:r w:rsidRPr="00700639">
        <w:rPr>
          <w:b/>
          <w:bCs/>
          <w:sz w:val="28"/>
          <w:szCs w:val="28"/>
        </w:rPr>
        <w:t>y</w:t>
      </w:r>
      <w:r w:rsidRPr="00700639">
        <w:rPr>
          <w:rFonts w:asciiTheme="majorBidi" w:hAnsiTheme="majorBidi" w:cstheme="majorBidi"/>
          <w:b/>
          <w:bCs/>
          <w:sz w:val="28"/>
          <w:szCs w:val="28"/>
        </w:rPr>
        <w:t>ī</w:t>
      </w:r>
      <w:r w:rsidRPr="00700639">
        <w:rPr>
          <w:b/>
          <w:bCs/>
          <w:sz w:val="28"/>
          <w:szCs w:val="28"/>
        </w:rPr>
        <w:t>-al-D</w:t>
      </w:r>
      <w:r w:rsidRPr="00700639">
        <w:rPr>
          <w:rFonts w:asciiTheme="majorBidi" w:hAnsiTheme="majorBidi" w:cstheme="majorBidi"/>
          <w:b/>
          <w:bCs/>
          <w:sz w:val="28"/>
          <w:szCs w:val="28"/>
        </w:rPr>
        <w:t>ī</w:t>
      </w:r>
      <w:r w:rsidRPr="00700639">
        <w:rPr>
          <w:b/>
          <w:bCs/>
          <w:sz w:val="28"/>
          <w:szCs w:val="28"/>
        </w:rPr>
        <w:t>n Ib</w:t>
      </w:r>
      <w:r w:rsidRPr="00F76CFC">
        <w:rPr>
          <w:b/>
          <w:bCs/>
          <w:sz w:val="28"/>
          <w:szCs w:val="28"/>
        </w:rPr>
        <w:t>n al-‘Arab</w:t>
      </w:r>
      <w:r w:rsidRPr="00F76CFC">
        <w:rPr>
          <w:rFonts w:asciiTheme="majorBidi" w:hAnsiTheme="majorBidi" w:cstheme="majorBidi"/>
          <w:b/>
          <w:bCs/>
          <w:sz w:val="28"/>
          <w:szCs w:val="28"/>
        </w:rPr>
        <w:t>ī</w:t>
      </w:r>
      <w:r w:rsidRPr="0099214C">
        <w:rPr>
          <w:rFonts w:asciiTheme="majorBidi" w:hAnsiTheme="majorBidi" w:cstheme="majorBidi"/>
          <w:b/>
          <w:bCs/>
          <w:sz w:val="28"/>
          <w:szCs w:val="28"/>
        </w:rPr>
        <w:t>,</w:t>
      </w:r>
      <w:commentRangeStart w:id="317"/>
      <w:r w:rsidRPr="0099214C">
        <w:rPr>
          <w:rStyle w:val="FootnoteReference"/>
          <w:rFonts w:asciiTheme="majorBidi" w:hAnsiTheme="majorBidi" w:cstheme="majorBidi"/>
          <w:sz w:val="28"/>
          <w:szCs w:val="28"/>
        </w:rPr>
        <w:footnoteReference w:id="204"/>
      </w:r>
      <w:commentRangeEnd w:id="317"/>
      <w:r>
        <w:rPr>
          <w:rStyle w:val="CommentReference"/>
          <w:rFonts w:ascii="SabondiacriticRoman" w:hAnsi="SabondiacriticRoman"/>
        </w:rPr>
        <w:commentReference w:id="317"/>
      </w:r>
      <w:r w:rsidRPr="0099214C">
        <w:rPr>
          <w:rFonts w:asciiTheme="majorBidi" w:hAnsiTheme="majorBidi" w:cstheme="majorBidi"/>
          <w:b/>
          <w:bCs/>
          <w:sz w:val="28"/>
          <w:szCs w:val="28"/>
        </w:rPr>
        <w:t xml:space="preserve"> </w:t>
      </w:r>
      <w:r w:rsidRPr="0099214C">
        <w:rPr>
          <w:rFonts w:asciiTheme="majorBidi" w:hAnsiTheme="majorBidi" w:cstheme="majorBidi"/>
          <w:sz w:val="28"/>
          <w:szCs w:val="28"/>
        </w:rPr>
        <w:t xml:space="preserve">the greatest of </w:t>
      </w:r>
      <w:r>
        <w:rPr>
          <w:rFonts w:asciiTheme="majorBidi" w:hAnsiTheme="majorBidi" w:cstheme="majorBidi"/>
          <w:sz w:val="28"/>
          <w:szCs w:val="28"/>
        </w:rPr>
        <w:t xml:space="preserve">the </w:t>
      </w:r>
      <w:r w:rsidRPr="0099214C">
        <w:rPr>
          <w:rFonts w:asciiTheme="majorBidi" w:hAnsiTheme="majorBidi" w:cstheme="majorBidi"/>
          <w:sz w:val="28"/>
          <w:szCs w:val="28"/>
        </w:rPr>
        <w:t xml:space="preserve">Shaykhs and </w:t>
      </w:r>
      <w:r>
        <w:rPr>
          <w:rFonts w:asciiTheme="majorBidi" w:hAnsiTheme="majorBidi" w:cstheme="majorBidi"/>
          <w:sz w:val="28"/>
          <w:szCs w:val="28"/>
        </w:rPr>
        <w:t>S</w:t>
      </w:r>
      <w:r w:rsidRPr="0099214C">
        <w:rPr>
          <w:rFonts w:asciiTheme="majorBidi" w:hAnsiTheme="majorBidi" w:cstheme="majorBidi"/>
          <w:sz w:val="28"/>
          <w:szCs w:val="28"/>
        </w:rPr>
        <w:t>piritual Masters</w:t>
      </w:r>
      <w:r>
        <w:rPr>
          <w:rFonts w:asciiTheme="majorBidi" w:hAnsiTheme="majorBidi" w:cstheme="majorBidi"/>
          <w:sz w:val="28"/>
          <w:szCs w:val="28"/>
        </w:rPr>
        <w:t xml:space="preserve">. </w:t>
      </w:r>
      <w:r w:rsidR="002B5E0D">
        <w:rPr>
          <w:rFonts w:asciiTheme="majorBidi" w:hAnsiTheme="majorBidi" w:cstheme="majorBidi"/>
          <w:sz w:val="28"/>
          <w:szCs w:val="28"/>
        </w:rPr>
        <w:t xml:space="preserve">Undoubtedly, </w:t>
      </w:r>
      <w:r w:rsidRPr="0099214C">
        <w:rPr>
          <w:rFonts w:asciiTheme="majorBidi" w:hAnsiTheme="majorBidi" w:cstheme="majorBidi"/>
          <w:sz w:val="28"/>
          <w:szCs w:val="28"/>
        </w:rPr>
        <w:lastRenderedPageBreak/>
        <w:t xml:space="preserve">Ibn </w:t>
      </w:r>
      <w:r w:rsidRPr="0099214C">
        <w:rPr>
          <w:sz w:val="28"/>
          <w:szCs w:val="28"/>
        </w:rPr>
        <w:t>al-‘Arab</w:t>
      </w:r>
      <w:r w:rsidRPr="0099214C">
        <w:rPr>
          <w:rFonts w:asciiTheme="majorBidi" w:hAnsiTheme="majorBidi" w:cstheme="majorBidi"/>
          <w:sz w:val="28"/>
          <w:szCs w:val="28"/>
        </w:rPr>
        <w:t>ī</w:t>
      </w:r>
      <w:r w:rsidR="00656243">
        <w:rPr>
          <w:rFonts w:asciiTheme="majorBidi" w:hAnsiTheme="majorBidi" w:cstheme="majorBidi"/>
          <w:sz w:val="28"/>
          <w:szCs w:val="28"/>
        </w:rPr>
        <w:t>’s influence upon</w:t>
      </w:r>
      <w:r w:rsidR="00656243" w:rsidRPr="00656243">
        <w:rPr>
          <w:rFonts w:asciiTheme="majorBidi" w:hAnsiTheme="majorBidi" w:cstheme="majorBidi"/>
          <w:sz w:val="28"/>
          <w:szCs w:val="28"/>
        </w:rPr>
        <w:t xml:space="preserve"> </w:t>
      </w:r>
      <w:r w:rsidR="00656243" w:rsidRPr="0099214C">
        <w:rPr>
          <w:rFonts w:asciiTheme="majorBidi" w:hAnsiTheme="majorBidi" w:cstheme="majorBidi"/>
          <w:sz w:val="28"/>
          <w:szCs w:val="28"/>
        </w:rPr>
        <w:t>al-Rāzī</w:t>
      </w:r>
      <w:r w:rsidR="00656243">
        <w:rPr>
          <w:rFonts w:asciiTheme="majorBidi" w:hAnsiTheme="majorBidi" w:cstheme="majorBidi"/>
          <w:sz w:val="28"/>
          <w:szCs w:val="28"/>
        </w:rPr>
        <w:t xml:space="preserve"> was not as extensive as it would be for later Masters of the Tradition</w:t>
      </w:r>
      <w:r w:rsidR="002B5E0D">
        <w:rPr>
          <w:rFonts w:asciiTheme="majorBidi" w:hAnsiTheme="majorBidi" w:cstheme="majorBidi"/>
          <w:sz w:val="28"/>
          <w:szCs w:val="28"/>
        </w:rPr>
        <w:t>,</w:t>
      </w:r>
      <w:r w:rsidR="00656243">
        <w:rPr>
          <w:rFonts w:asciiTheme="majorBidi" w:hAnsiTheme="majorBidi" w:cstheme="majorBidi"/>
          <w:sz w:val="28"/>
          <w:szCs w:val="28"/>
        </w:rPr>
        <w:t xml:space="preserve"> but </w:t>
      </w:r>
      <w:r w:rsidR="002B5E0D">
        <w:rPr>
          <w:rFonts w:asciiTheme="majorBidi" w:hAnsiTheme="majorBidi" w:cstheme="majorBidi"/>
          <w:sz w:val="28"/>
          <w:szCs w:val="28"/>
        </w:rPr>
        <w:t xml:space="preserve">it </w:t>
      </w:r>
      <w:r w:rsidR="00656243">
        <w:rPr>
          <w:rFonts w:asciiTheme="majorBidi" w:hAnsiTheme="majorBidi" w:cstheme="majorBidi"/>
          <w:sz w:val="28"/>
          <w:szCs w:val="28"/>
        </w:rPr>
        <w:t xml:space="preserve">can be seen in his </w:t>
      </w:r>
      <w:r w:rsidRPr="0099214C">
        <w:rPr>
          <w:rFonts w:asciiTheme="majorBidi" w:hAnsiTheme="majorBidi" w:cstheme="majorBidi"/>
          <w:sz w:val="28"/>
          <w:szCs w:val="28"/>
        </w:rPr>
        <w:t>correspond</w:t>
      </w:r>
      <w:r>
        <w:rPr>
          <w:rFonts w:asciiTheme="majorBidi" w:hAnsiTheme="majorBidi" w:cstheme="majorBidi"/>
          <w:sz w:val="28"/>
          <w:szCs w:val="28"/>
        </w:rPr>
        <w:t>e</w:t>
      </w:r>
      <w:r w:rsidR="00656243">
        <w:rPr>
          <w:rFonts w:asciiTheme="majorBidi" w:hAnsiTheme="majorBidi" w:cstheme="majorBidi"/>
          <w:sz w:val="28"/>
          <w:szCs w:val="28"/>
        </w:rPr>
        <w:t>nce</w:t>
      </w:r>
      <w:r w:rsidRPr="0099214C">
        <w:rPr>
          <w:rFonts w:asciiTheme="majorBidi" w:hAnsiTheme="majorBidi" w:cstheme="majorBidi"/>
          <w:sz w:val="28"/>
          <w:szCs w:val="28"/>
        </w:rPr>
        <w:t xml:space="preserve"> with al-Rāzī before the latter’s passing</w:t>
      </w:r>
      <w:r>
        <w:rPr>
          <w:rFonts w:asciiTheme="majorBidi" w:hAnsiTheme="majorBidi" w:cstheme="majorBidi"/>
          <w:sz w:val="28"/>
          <w:szCs w:val="28"/>
        </w:rPr>
        <w:t>,</w:t>
      </w:r>
      <w:r>
        <w:rPr>
          <w:rStyle w:val="FootnoteReference"/>
          <w:rFonts w:asciiTheme="majorBidi" w:hAnsiTheme="majorBidi" w:cstheme="majorBidi"/>
          <w:sz w:val="28"/>
          <w:szCs w:val="28"/>
        </w:rPr>
        <w:footnoteReference w:id="205"/>
      </w:r>
      <w:r>
        <w:rPr>
          <w:rFonts w:asciiTheme="majorBidi" w:hAnsiTheme="majorBidi" w:cstheme="majorBidi"/>
          <w:sz w:val="28"/>
          <w:szCs w:val="28"/>
        </w:rPr>
        <w:t xml:space="preserve"> and</w:t>
      </w:r>
      <w:r w:rsidR="002B5E0D">
        <w:rPr>
          <w:rFonts w:asciiTheme="majorBidi" w:hAnsiTheme="majorBidi" w:cstheme="majorBidi"/>
          <w:sz w:val="28"/>
          <w:szCs w:val="28"/>
        </w:rPr>
        <w:t xml:space="preserve"> it is notable that</w:t>
      </w:r>
      <w:r>
        <w:rPr>
          <w:rFonts w:asciiTheme="majorBidi" w:hAnsiTheme="majorBidi" w:cstheme="majorBidi"/>
          <w:sz w:val="28"/>
          <w:szCs w:val="28"/>
        </w:rPr>
        <w:t xml:space="preserve"> those letters served a “corrective” purpose similar to when the youthful </w:t>
      </w:r>
      <w:r w:rsidRPr="0099214C">
        <w:rPr>
          <w:rFonts w:asciiTheme="majorBidi" w:hAnsiTheme="majorBidi" w:cstheme="majorBidi"/>
          <w:sz w:val="28"/>
          <w:szCs w:val="28"/>
        </w:rPr>
        <w:t xml:space="preserve">Ibn </w:t>
      </w:r>
      <w:r w:rsidRPr="0099214C">
        <w:rPr>
          <w:sz w:val="28"/>
          <w:szCs w:val="28"/>
        </w:rPr>
        <w:t>al-</w:t>
      </w:r>
      <w:r w:rsidRPr="0099214C">
        <w:rPr>
          <w:sz w:val="28"/>
          <w:szCs w:val="28"/>
        </w:rPr>
        <w:lastRenderedPageBreak/>
        <w:t>‘Arab</w:t>
      </w:r>
      <w:r w:rsidRPr="0099214C">
        <w:rPr>
          <w:rFonts w:asciiTheme="majorBidi" w:hAnsiTheme="majorBidi" w:cstheme="majorBidi"/>
          <w:sz w:val="28"/>
          <w:szCs w:val="28"/>
        </w:rPr>
        <w:t>ī</w:t>
      </w:r>
      <w:r>
        <w:rPr>
          <w:rFonts w:asciiTheme="majorBidi" w:hAnsiTheme="majorBidi" w:cstheme="majorBidi"/>
          <w:sz w:val="28"/>
          <w:szCs w:val="28"/>
        </w:rPr>
        <w:t xml:space="preserve"> had his famous meeting</w:t>
      </w:r>
      <w:r>
        <w:rPr>
          <w:rStyle w:val="FootnoteReference"/>
          <w:rFonts w:asciiTheme="majorBidi" w:hAnsiTheme="majorBidi" w:cstheme="majorBidi"/>
          <w:sz w:val="28"/>
          <w:szCs w:val="28"/>
        </w:rPr>
        <w:footnoteReference w:id="206"/>
      </w:r>
      <w:r>
        <w:rPr>
          <w:rFonts w:asciiTheme="majorBidi" w:hAnsiTheme="majorBidi" w:cstheme="majorBidi"/>
          <w:sz w:val="28"/>
          <w:szCs w:val="28"/>
        </w:rPr>
        <w:t xml:space="preserve"> with the Andalusian Jurist, polymath, and Aristotelian P</w:t>
      </w:r>
      <w:r w:rsidRPr="00B24E08">
        <w:rPr>
          <w:rFonts w:asciiTheme="majorBidi" w:hAnsiTheme="majorBidi" w:cstheme="majorBidi"/>
          <w:sz w:val="28"/>
          <w:szCs w:val="28"/>
        </w:rPr>
        <w:t xml:space="preserve">hilosopher </w:t>
      </w:r>
      <w:r w:rsidRPr="00B24E08">
        <w:rPr>
          <w:rFonts w:asciiTheme="majorBidi" w:hAnsiTheme="majorBidi" w:cstheme="majorBidi"/>
          <w:b/>
          <w:bCs/>
          <w:sz w:val="28"/>
          <w:szCs w:val="28"/>
        </w:rPr>
        <w:t xml:space="preserve">Ibn Rushd </w:t>
      </w:r>
      <w:r w:rsidRPr="00F20404">
        <w:rPr>
          <w:rFonts w:asciiTheme="majorBidi" w:eastAsiaTheme="minorEastAsia" w:hAnsiTheme="majorBidi" w:cstheme="majorBidi"/>
          <w:color w:val="000000"/>
          <w:sz w:val="28"/>
          <w:szCs w:val="28"/>
        </w:rPr>
        <w:t>(</w:t>
      </w:r>
      <w:r w:rsidRPr="00AC7E5D">
        <w:rPr>
          <w:rFonts w:asciiTheme="majorBidi" w:eastAsiaTheme="minorEastAsia" w:hAnsiTheme="majorBidi" w:cstheme="majorBidi"/>
          <w:color w:val="000000"/>
          <w:sz w:val="28"/>
          <w:szCs w:val="28"/>
        </w:rPr>
        <w:t>Latin:</w:t>
      </w:r>
      <w:r>
        <w:rPr>
          <w:rFonts w:asciiTheme="majorBidi" w:eastAsiaTheme="minorEastAsia" w:hAnsiTheme="majorBidi" w:cstheme="majorBidi"/>
          <w:b/>
          <w:bCs/>
          <w:color w:val="000000"/>
          <w:sz w:val="28"/>
          <w:szCs w:val="28"/>
        </w:rPr>
        <w:t xml:space="preserve"> </w:t>
      </w:r>
      <w:r w:rsidRPr="00B24E08">
        <w:rPr>
          <w:rFonts w:asciiTheme="majorBidi" w:eastAsiaTheme="minorEastAsia" w:hAnsiTheme="majorBidi" w:cstheme="majorBidi"/>
          <w:b/>
          <w:bCs/>
          <w:color w:val="000000"/>
          <w:sz w:val="28"/>
          <w:szCs w:val="28"/>
        </w:rPr>
        <w:t>Averroës</w:t>
      </w:r>
      <w:r w:rsidRPr="00F20404">
        <w:rPr>
          <w:rFonts w:asciiTheme="majorBidi" w:eastAsiaTheme="minorEastAsia" w:hAnsiTheme="majorBidi" w:cstheme="majorBidi"/>
          <w:color w:val="000000"/>
          <w:sz w:val="28"/>
          <w:szCs w:val="28"/>
        </w:rPr>
        <w:t>)</w:t>
      </w:r>
      <w:r w:rsidRPr="007E62C3">
        <w:rPr>
          <w:rStyle w:val="FootnoteReference"/>
          <w:rFonts w:asciiTheme="majorBidi" w:hAnsiTheme="majorBidi" w:cstheme="majorBidi"/>
          <w:color w:val="000000"/>
          <w:sz w:val="28"/>
          <w:szCs w:val="28"/>
        </w:rPr>
        <w:footnoteReference w:id="207"/>
      </w:r>
      <w:r w:rsidRPr="007E62C3">
        <w:rPr>
          <w:rFonts w:asciiTheme="majorBidi" w:hAnsiTheme="majorBidi" w:cstheme="majorBidi"/>
          <w:color w:val="000000"/>
          <w:sz w:val="28"/>
          <w:szCs w:val="28"/>
        </w:rPr>
        <w:t xml:space="preserve"> </w:t>
      </w:r>
      <w:r>
        <w:rPr>
          <w:rFonts w:asciiTheme="majorBidi" w:hAnsiTheme="majorBidi" w:cstheme="majorBidi"/>
          <w:sz w:val="28"/>
          <w:szCs w:val="28"/>
        </w:rPr>
        <w:t xml:space="preserve">about five </w:t>
      </w:r>
      <w:r>
        <w:rPr>
          <w:rFonts w:asciiTheme="majorBidi" w:hAnsiTheme="majorBidi" w:cstheme="majorBidi"/>
          <w:sz w:val="28"/>
          <w:szCs w:val="28"/>
        </w:rPr>
        <w:lastRenderedPageBreak/>
        <w:t xml:space="preserve">years </w:t>
      </w:r>
      <w:r w:rsidRPr="00B24E08">
        <w:rPr>
          <w:rFonts w:asciiTheme="majorBidi" w:hAnsiTheme="majorBidi" w:cstheme="majorBidi"/>
          <w:sz w:val="28"/>
          <w:szCs w:val="28"/>
        </w:rPr>
        <w:t>before the latter’s passing. It is crucial</w:t>
      </w:r>
      <w:r w:rsidRPr="0099214C">
        <w:rPr>
          <w:rFonts w:asciiTheme="majorBidi" w:hAnsiTheme="majorBidi" w:cstheme="majorBidi"/>
          <w:sz w:val="28"/>
          <w:szCs w:val="28"/>
        </w:rPr>
        <w:t xml:space="preserve"> to assert</w:t>
      </w:r>
      <w:r>
        <w:rPr>
          <w:rFonts w:asciiTheme="majorBidi" w:hAnsiTheme="majorBidi" w:cstheme="majorBidi"/>
          <w:sz w:val="28"/>
          <w:szCs w:val="28"/>
        </w:rPr>
        <w:t>—</w:t>
      </w:r>
      <w:r w:rsidRPr="0099214C">
        <w:rPr>
          <w:rFonts w:asciiTheme="majorBidi" w:hAnsiTheme="majorBidi" w:cstheme="majorBidi"/>
          <w:sz w:val="28"/>
          <w:szCs w:val="28"/>
        </w:rPr>
        <w:t>contrary to widespread misconceptions</w:t>
      </w:r>
      <w:r>
        <w:rPr>
          <w:rFonts w:asciiTheme="majorBidi" w:hAnsiTheme="majorBidi" w:cstheme="majorBidi"/>
          <w:sz w:val="28"/>
          <w:szCs w:val="28"/>
        </w:rPr>
        <w:t>—</w:t>
      </w:r>
      <w:r w:rsidRPr="0099214C">
        <w:rPr>
          <w:rFonts w:asciiTheme="majorBidi" w:hAnsiTheme="majorBidi" w:cstheme="majorBidi"/>
          <w:sz w:val="28"/>
          <w:szCs w:val="28"/>
        </w:rPr>
        <w:t xml:space="preserve">that there is nothing </w:t>
      </w:r>
      <w:r>
        <w:rPr>
          <w:rFonts w:asciiTheme="majorBidi" w:hAnsiTheme="majorBidi" w:cstheme="majorBidi"/>
          <w:sz w:val="28"/>
          <w:szCs w:val="28"/>
        </w:rPr>
        <w:t>“</w:t>
      </w:r>
      <w:r w:rsidRPr="0099214C">
        <w:rPr>
          <w:rFonts w:asciiTheme="majorBidi" w:hAnsiTheme="majorBidi" w:cstheme="majorBidi"/>
          <w:sz w:val="28"/>
          <w:szCs w:val="28"/>
        </w:rPr>
        <w:t>heterodox</w:t>
      </w:r>
      <w:r>
        <w:rPr>
          <w:rFonts w:asciiTheme="majorBidi" w:hAnsiTheme="majorBidi" w:cstheme="majorBidi"/>
          <w:sz w:val="28"/>
          <w:szCs w:val="28"/>
        </w:rPr>
        <w:t>”</w:t>
      </w:r>
      <w:r w:rsidRPr="0099214C">
        <w:rPr>
          <w:rFonts w:asciiTheme="majorBidi" w:hAnsiTheme="majorBidi" w:cstheme="majorBidi"/>
          <w:sz w:val="28"/>
          <w:szCs w:val="28"/>
        </w:rPr>
        <w:t xml:space="preserve"> about Ibn </w:t>
      </w:r>
      <w:r w:rsidRPr="0099214C">
        <w:rPr>
          <w:sz w:val="28"/>
          <w:szCs w:val="28"/>
        </w:rPr>
        <w:t>al-‘Arab</w:t>
      </w:r>
      <w:r w:rsidRPr="0099214C">
        <w:rPr>
          <w:rFonts w:asciiTheme="majorBidi" w:hAnsiTheme="majorBidi" w:cstheme="majorBidi"/>
          <w:sz w:val="28"/>
          <w:szCs w:val="28"/>
        </w:rPr>
        <w:t>ī</w:t>
      </w:r>
      <w:r>
        <w:rPr>
          <w:rFonts w:asciiTheme="majorBidi" w:hAnsiTheme="majorBidi" w:cstheme="majorBidi"/>
          <w:sz w:val="28"/>
          <w:szCs w:val="28"/>
        </w:rPr>
        <w:t>, as many Muslims today are fallaciously taught</w:t>
      </w:r>
      <w:r w:rsidRPr="0099214C">
        <w:rPr>
          <w:rFonts w:asciiTheme="majorBidi" w:hAnsiTheme="majorBidi" w:cstheme="majorBidi"/>
          <w:sz w:val="28"/>
          <w:szCs w:val="28"/>
        </w:rPr>
        <w:t xml:space="preserve">. On the contrary, </w:t>
      </w:r>
      <w:r>
        <w:rPr>
          <w:rFonts w:asciiTheme="majorBidi" w:hAnsiTheme="majorBidi" w:cstheme="majorBidi"/>
          <w:sz w:val="28"/>
          <w:szCs w:val="28"/>
        </w:rPr>
        <w:t>the “wisdom Tradition” of Islamic Spirituality that he imbibed and represents</w:t>
      </w:r>
      <w:r w:rsidRPr="0099214C">
        <w:rPr>
          <w:rFonts w:asciiTheme="majorBidi" w:hAnsiTheme="majorBidi" w:cstheme="majorBidi"/>
          <w:sz w:val="28"/>
          <w:szCs w:val="28"/>
        </w:rPr>
        <w:t xml:space="preserve"> stands squarely at the heart of authentic </w:t>
      </w:r>
      <w:r w:rsidRPr="0099214C">
        <w:rPr>
          <w:sz w:val="28"/>
          <w:szCs w:val="28"/>
        </w:rPr>
        <w:t>Sunn</w:t>
      </w:r>
      <w:r w:rsidRPr="0099214C">
        <w:rPr>
          <w:rFonts w:asciiTheme="majorBidi" w:hAnsiTheme="majorBidi" w:cstheme="majorBidi"/>
          <w:sz w:val="28"/>
          <w:szCs w:val="28"/>
        </w:rPr>
        <w:t>ī Orthodoxy</w:t>
      </w:r>
      <w:r>
        <w:rPr>
          <w:rFonts w:asciiTheme="majorBidi" w:hAnsiTheme="majorBidi" w:cstheme="majorBidi"/>
          <w:sz w:val="28"/>
          <w:szCs w:val="28"/>
        </w:rPr>
        <w:t xml:space="preserve"> and</w:t>
      </w:r>
      <w:r w:rsidRPr="0099214C">
        <w:rPr>
          <w:rFonts w:asciiTheme="majorBidi" w:hAnsiTheme="majorBidi" w:cstheme="majorBidi"/>
          <w:sz w:val="28"/>
          <w:szCs w:val="28"/>
        </w:rPr>
        <w:t xml:space="preserve"> Orthopraxy</w:t>
      </w:r>
      <w:r>
        <w:rPr>
          <w:rFonts w:asciiTheme="majorBidi" w:hAnsiTheme="majorBidi" w:cstheme="majorBidi"/>
          <w:sz w:val="28"/>
          <w:szCs w:val="28"/>
        </w:rPr>
        <w:t xml:space="preserve">—as we hope to demonstrate </w:t>
      </w:r>
      <w:r w:rsidR="001E6927">
        <w:rPr>
          <w:rFonts w:asciiTheme="majorBidi" w:hAnsiTheme="majorBidi" w:cstheme="majorBidi"/>
          <w:sz w:val="28"/>
          <w:szCs w:val="28"/>
        </w:rPr>
        <w:t xml:space="preserve">throughout </w:t>
      </w:r>
      <w:r w:rsidR="001E6927">
        <w:rPr>
          <w:rFonts w:asciiTheme="majorBidi" w:hAnsiTheme="majorBidi" w:cstheme="majorBidi"/>
          <w:i/>
          <w:iCs/>
          <w:sz w:val="28"/>
          <w:szCs w:val="28"/>
        </w:rPr>
        <w:t>The First Teaching</w:t>
      </w:r>
      <w:r>
        <w:rPr>
          <w:rFonts w:asciiTheme="majorBidi" w:hAnsiTheme="majorBidi" w:cstheme="majorBidi"/>
          <w:sz w:val="28"/>
          <w:szCs w:val="28"/>
        </w:rPr>
        <w:t>. Indeed, even</w:t>
      </w:r>
      <w:r w:rsidRPr="00613E92">
        <w:rPr>
          <w:rFonts w:asciiTheme="majorBidi" w:hAnsiTheme="majorBidi" w:cstheme="majorBidi"/>
          <w:sz w:val="28"/>
          <w:szCs w:val="28"/>
        </w:rPr>
        <w:t xml:space="preserve"> </w:t>
      </w:r>
      <w:r>
        <w:rPr>
          <w:rFonts w:asciiTheme="majorBidi" w:hAnsiTheme="majorBidi" w:cstheme="majorBidi"/>
          <w:sz w:val="28"/>
          <w:szCs w:val="28"/>
        </w:rPr>
        <w:t>the beginning reader of</w:t>
      </w:r>
      <w:r w:rsidRPr="00F065E8">
        <w:rPr>
          <w:rFonts w:asciiTheme="majorBidi" w:hAnsiTheme="majorBidi" w:cstheme="majorBidi"/>
          <w:sz w:val="28"/>
          <w:szCs w:val="28"/>
        </w:rPr>
        <w:t xml:space="preserve"> </w:t>
      </w:r>
      <w:r w:rsidRPr="0099214C">
        <w:rPr>
          <w:rFonts w:asciiTheme="majorBidi" w:hAnsiTheme="majorBidi" w:cstheme="majorBidi"/>
          <w:sz w:val="28"/>
          <w:szCs w:val="28"/>
        </w:rPr>
        <w:t>Ibn al-‘Arabī</w:t>
      </w:r>
      <w:r>
        <w:rPr>
          <w:rFonts w:asciiTheme="majorBidi" w:hAnsiTheme="majorBidi" w:cstheme="majorBidi"/>
          <w:sz w:val="28"/>
          <w:szCs w:val="28"/>
        </w:rPr>
        <w:t xml:space="preserve"> will note his firm adherence to outward Orthodox </w:t>
      </w:r>
      <w:r w:rsidR="00C21218">
        <w:rPr>
          <w:rFonts w:asciiTheme="majorBidi" w:hAnsiTheme="majorBidi" w:cstheme="majorBidi"/>
          <w:sz w:val="28"/>
          <w:szCs w:val="28"/>
        </w:rPr>
        <w:t>Divinity</w:t>
      </w:r>
      <w:r>
        <w:rPr>
          <w:rFonts w:asciiTheme="majorBidi" w:hAnsiTheme="majorBidi" w:cstheme="majorBidi"/>
          <w:sz w:val="28"/>
          <w:szCs w:val="28"/>
        </w:rPr>
        <w:t xml:space="preserve">, a point which he frequently emphasizes in his works and which is also abundantly clear from his Scriptural references to the </w:t>
      </w:r>
      <w:r w:rsidRPr="00EB5491">
        <w:rPr>
          <w:rFonts w:asciiTheme="majorBidi" w:hAnsiTheme="majorBidi" w:cstheme="majorBidi"/>
          <w:sz w:val="28"/>
          <w:szCs w:val="28"/>
        </w:rPr>
        <w:t>Qur’ān</w:t>
      </w:r>
      <w:r>
        <w:rPr>
          <w:rFonts w:asciiTheme="majorBidi" w:hAnsiTheme="majorBidi" w:cstheme="majorBidi"/>
          <w:sz w:val="28"/>
          <w:szCs w:val="28"/>
        </w:rPr>
        <w:t xml:space="preserve"> and the </w:t>
      </w:r>
      <w:r>
        <w:rPr>
          <w:rFonts w:asciiTheme="majorBidi" w:hAnsiTheme="majorBidi" w:cstheme="majorBidi"/>
          <w:i/>
          <w:iCs/>
          <w:sz w:val="28"/>
          <w:szCs w:val="28"/>
        </w:rPr>
        <w:t>Sunna</w:t>
      </w:r>
      <w:r>
        <w:rPr>
          <w:rFonts w:asciiTheme="majorBidi" w:hAnsiTheme="majorBidi" w:cstheme="majorBidi"/>
          <w:sz w:val="28"/>
          <w:szCs w:val="28"/>
        </w:rPr>
        <w:t xml:space="preserve"> on virtually each page he ever wrote</w:t>
      </w:r>
      <w:commentRangeStart w:id="318"/>
      <w:r w:rsidRPr="0099214C">
        <w:rPr>
          <w:rFonts w:asciiTheme="majorBidi" w:hAnsiTheme="majorBidi" w:cstheme="majorBidi"/>
          <w:sz w:val="28"/>
          <w:szCs w:val="28"/>
        </w:rPr>
        <w:t>.</w:t>
      </w:r>
      <w:r w:rsidRPr="0099214C">
        <w:rPr>
          <w:rStyle w:val="FootnoteReference"/>
          <w:rFonts w:asciiTheme="majorBidi" w:hAnsiTheme="majorBidi" w:cstheme="majorBidi"/>
          <w:sz w:val="28"/>
          <w:szCs w:val="28"/>
        </w:rPr>
        <w:footnoteReference w:id="208"/>
      </w:r>
      <w:commentRangeEnd w:id="318"/>
      <w:r>
        <w:rPr>
          <w:rStyle w:val="CommentReference"/>
          <w:rFonts w:ascii="SabondiacriticRoman" w:hAnsi="SabondiacriticRoman"/>
        </w:rPr>
        <w:commentReference w:id="318"/>
      </w:r>
    </w:p>
    <w:p w14:paraId="6EC531F0" w14:textId="7777777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p>
    <w:p w14:paraId="1E19C511" w14:textId="214A9461"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eastAsiaTheme="minorEastAsia" w:hAnsiTheme="majorBidi" w:cstheme="majorBidi"/>
          <w:color w:val="0F252D"/>
          <w:sz w:val="28"/>
          <w:szCs w:val="28"/>
        </w:rPr>
      </w:pPr>
      <w:r>
        <w:rPr>
          <w:rFonts w:asciiTheme="majorBidi" w:hAnsiTheme="majorBidi" w:cstheme="majorBidi"/>
          <w:sz w:val="28"/>
          <w:szCs w:val="28"/>
        </w:rPr>
        <w:t xml:space="preserve">Regarding the </w:t>
      </w:r>
      <w:r w:rsidR="00E60819">
        <w:rPr>
          <w:rFonts w:asciiTheme="majorBidi" w:hAnsiTheme="majorBidi" w:cstheme="majorBidi"/>
          <w:sz w:val="28"/>
          <w:szCs w:val="28"/>
        </w:rPr>
        <w:t>correctional</w:t>
      </w:r>
      <w:r>
        <w:rPr>
          <w:rFonts w:asciiTheme="majorBidi" w:hAnsiTheme="majorBidi" w:cstheme="majorBidi"/>
          <w:sz w:val="28"/>
          <w:szCs w:val="28"/>
        </w:rPr>
        <w:t xml:space="preserve"> disposition of the Mature Tradition, e</w:t>
      </w:r>
      <w:r w:rsidRPr="0099214C">
        <w:rPr>
          <w:rFonts w:asciiTheme="majorBidi" w:hAnsiTheme="majorBidi" w:cstheme="majorBidi"/>
          <w:sz w:val="28"/>
          <w:szCs w:val="28"/>
        </w:rPr>
        <w:t xml:space="preserve">ven an introductory acquaintance with Ibn </w:t>
      </w:r>
      <w:r w:rsidRPr="0099214C">
        <w:rPr>
          <w:sz w:val="28"/>
          <w:szCs w:val="28"/>
        </w:rPr>
        <w:t>al-‘Arab</w:t>
      </w:r>
      <w:r w:rsidRPr="0099214C">
        <w:rPr>
          <w:rFonts w:asciiTheme="majorBidi" w:hAnsiTheme="majorBidi" w:cstheme="majorBidi"/>
          <w:sz w:val="28"/>
          <w:szCs w:val="28"/>
        </w:rPr>
        <w:t>ī is sufficient to demonstrate his systematic ov</w:t>
      </w:r>
      <w:r w:rsidRPr="003141F4">
        <w:rPr>
          <w:rFonts w:asciiTheme="majorBidi" w:hAnsiTheme="majorBidi" w:cstheme="majorBidi"/>
          <w:sz w:val="28"/>
          <w:szCs w:val="28"/>
        </w:rPr>
        <w:t xml:space="preserve">erview of the entire </w:t>
      </w:r>
      <w:r w:rsidR="00E60819">
        <w:rPr>
          <w:rFonts w:asciiTheme="majorBidi" w:hAnsiTheme="majorBidi" w:cstheme="majorBidi"/>
          <w:sz w:val="28"/>
          <w:szCs w:val="28"/>
        </w:rPr>
        <w:t>I</w:t>
      </w:r>
      <w:r w:rsidRPr="003141F4">
        <w:rPr>
          <w:rFonts w:asciiTheme="majorBidi" w:hAnsiTheme="majorBidi" w:cstheme="majorBidi"/>
          <w:sz w:val="28"/>
          <w:szCs w:val="28"/>
        </w:rPr>
        <w:t xml:space="preserve">ntellectual and </w:t>
      </w:r>
      <w:r>
        <w:rPr>
          <w:rFonts w:asciiTheme="majorBidi" w:hAnsiTheme="majorBidi" w:cstheme="majorBidi"/>
          <w:sz w:val="28"/>
          <w:szCs w:val="28"/>
        </w:rPr>
        <w:t>S</w:t>
      </w:r>
      <w:r w:rsidRPr="003141F4">
        <w:rPr>
          <w:rFonts w:asciiTheme="majorBidi" w:hAnsiTheme="majorBidi" w:cstheme="majorBidi"/>
          <w:sz w:val="28"/>
          <w:szCs w:val="28"/>
        </w:rPr>
        <w:t xml:space="preserve">piritual </w:t>
      </w:r>
      <w:commentRangeStart w:id="319"/>
      <w:r w:rsidRPr="003141F4">
        <w:rPr>
          <w:rFonts w:asciiTheme="majorBidi" w:hAnsiTheme="majorBidi" w:cstheme="majorBidi"/>
          <w:sz w:val="28"/>
          <w:szCs w:val="28"/>
        </w:rPr>
        <w:t>tradition</w:t>
      </w:r>
      <w:commentRangeEnd w:id="319"/>
      <w:r>
        <w:rPr>
          <w:rStyle w:val="CommentReference"/>
          <w:rFonts w:ascii="SabondiacriticRoman" w:hAnsi="SabondiacriticRoman"/>
        </w:rPr>
        <w:commentReference w:id="319"/>
      </w:r>
      <w:r w:rsidRPr="003141F4">
        <w:rPr>
          <w:rFonts w:asciiTheme="majorBidi" w:hAnsiTheme="majorBidi" w:cstheme="majorBidi"/>
          <w:sz w:val="28"/>
          <w:szCs w:val="28"/>
        </w:rPr>
        <w:t xml:space="preserve"> of Islam that preceded him</w:t>
      </w:r>
      <w:r>
        <w:rPr>
          <w:rFonts w:asciiTheme="majorBidi" w:hAnsiTheme="majorBidi" w:cstheme="majorBidi"/>
          <w:sz w:val="28"/>
          <w:szCs w:val="28"/>
        </w:rPr>
        <w:t>—</w:t>
      </w:r>
      <w:r w:rsidRPr="003141F4">
        <w:rPr>
          <w:rFonts w:asciiTheme="majorBidi" w:hAnsiTheme="majorBidi" w:cstheme="majorBidi"/>
          <w:sz w:val="28"/>
          <w:szCs w:val="28"/>
        </w:rPr>
        <w:t xml:space="preserve">especially </w:t>
      </w:r>
      <w:r>
        <w:rPr>
          <w:rFonts w:asciiTheme="majorBidi" w:hAnsiTheme="majorBidi" w:cstheme="majorBidi"/>
          <w:sz w:val="28"/>
          <w:szCs w:val="28"/>
        </w:rPr>
        <w:t>as regards</w:t>
      </w:r>
      <w:r w:rsidRPr="003141F4">
        <w:rPr>
          <w:rFonts w:asciiTheme="majorBidi" w:hAnsiTheme="majorBidi" w:cstheme="majorBidi"/>
          <w:sz w:val="28"/>
          <w:szCs w:val="28"/>
        </w:rPr>
        <w:t xml:space="preserve"> </w:t>
      </w:r>
      <w:r w:rsidR="00E60819">
        <w:rPr>
          <w:rFonts w:asciiTheme="majorBidi" w:hAnsiTheme="majorBidi" w:cstheme="majorBidi"/>
          <w:sz w:val="28"/>
          <w:szCs w:val="28"/>
        </w:rPr>
        <w:t>Divinity</w:t>
      </w:r>
      <w:r w:rsidRPr="003141F4">
        <w:rPr>
          <w:rFonts w:asciiTheme="majorBidi" w:hAnsiTheme="majorBidi" w:cstheme="majorBidi"/>
          <w:sz w:val="28"/>
          <w:szCs w:val="28"/>
        </w:rPr>
        <w:t xml:space="preserve">, </w:t>
      </w:r>
      <w:r>
        <w:rPr>
          <w:rFonts w:asciiTheme="majorBidi" w:hAnsiTheme="majorBidi" w:cstheme="majorBidi"/>
          <w:sz w:val="28"/>
          <w:szCs w:val="28"/>
        </w:rPr>
        <w:t>M</w:t>
      </w:r>
      <w:r w:rsidRPr="003141F4">
        <w:rPr>
          <w:rFonts w:asciiTheme="majorBidi" w:hAnsiTheme="majorBidi" w:cstheme="majorBidi"/>
          <w:sz w:val="28"/>
          <w:szCs w:val="28"/>
        </w:rPr>
        <w:t>etaphysics,</w:t>
      </w:r>
      <w:r>
        <w:rPr>
          <w:rFonts w:asciiTheme="majorBidi" w:hAnsiTheme="majorBidi" w:cstheme="majorBidi"/>
          <w:sz w:val="28"/>
          <w:szCs w:val="28"/>
        </w:rPr>
        <w:t xml:space="preserve"> P</w:t>
      </w:r>
      <w:r w:rsidRPr="003141F4">
        <w:rPr>
          <w:rFonts w:asciiTheme="majorBidi" w:hAnsiTheme="majorBidi" w:cstheme="majorBidi"/>
          <w:sz w:val="28"/>
          <w:szCs w:val="28"/>
        </w:rPr>
        <w:t xml:space="preserve">hilosophy, and </w:t>
      </w:r>
      <w:r w:rsidRPr="00D72039">
        <w:rPr>
          <w:rFonts w:asciiTheme="majorBidi" w:hAnsiTheme="majorBidi" w:cstheme="majorBidi"/>
          <w:sz w:val="28"/>
          <w:szCs w:val="28"/>
        </w:rPr>
        <w:t>Sufism</w:t>
      </w:r>
      <w:r>
        <w:rPr>
          <w:rFonts w:asciiTheme="majorBidi" w:hAnsiTheme="majorBidi" w:cstheme="majorBidi"/>
          <w:sz w:val="28"/>
          <w:szCs w:val="28"/>
        </w:rPr>
        <w:t xml:space="preserve">. </w:t>
      </w:r>
      <w:r>
        <w:rPr>
          <w:rFonts w:asciiTheme="majorBidi" w:eastAsiaTheme="minorEastAsia" w:hAnsiTheme="majorBidi" w:cstheme="majorBidi"/>
          <w:color w:val="000000"/>
          <w:sz w:val="28"/>
          <w:szCs w:val="28"/>
        </w:rPr>
        <w:t>Although the</w:t>
      </w:r>
      <w:r w:rsidRPr="00FF5690">
        <w:rPr>
          <w:rFonts w:asciiTheme="majorBidi" w:eastAsiaTheme="minorEastAsia" w:hAnsiTheme="majorBidi" w:cstheme="majorBidi"/>
          <w:color w:val="000000"/>
          <w:sz w:val="28"/>
          <w:szCs w:val="28"/>
        </w:rPr>
        <w:t xml:space="preserve"> </w:t>
      </w:r>
      <w:r w:rsidRPr="00DF2066">
        <w:rPr>
          <w:rFonts w:asciiTheme="majorBidi" w:eastAsiaTheme="minorEastAsia" w:hAnsiTheme="majorBidi" w:cstheme="majorBidi"/>
          <w:b/>
          <w:bCs/>
          <w:color w:val="000000"/>
          <w:sz w:val="28"/>
          <w:szCs w:val="28"/>
        </w:rPr>
        <w:t>Akbarian</w:t>
      </w:r>
      <w:r>
        <w:rPr>
          <w:rFonts w:asciiTheme="majorBidi" w:eastAsiaTheme="minorEastAsia" w:hAnsiTheme="majorBidi" w:cstheme="majorBidi"/>
          <w:color w:val="000000"/>
          <w:sz w:val="28"/>
          <w:szCs w:val="28"/>
        </w:rPr>
        <w:t xml:space="preserve"> </w:t>
      </w:r>
      <w:r w:rsidRPr="00225264">
        <w:rPr>
          <w:rFonts w:asciiTheme="majorBidi" w:eastAsiaTheme="minorEastAsia" w:hAnsiTheme="majorBidi" w:cstheme="majorBidi"/>
          <w:b/>
          <w:bCs/>
          <w:color w:val="000000"/>
          <w:sz w:val="28"/>
          <w:szCs w:val="28"/>
        </w:rPr>
        <w:t>Tradition</w:t>
      </w:r>
      <w:r>
        <w:rPr>
          <w:rStyle w:val="FootnoteReference"/>
          <w:rFonts w:asciiTheme="majorBidi" w:eastAsiaTheme="minorEastAsia" w:hAnsiTheme="majorBidi" w:cstheme="majorBidi"/>
          <w:color w:val="000000"/>
          <w:sz w:val="28"/>
          <w:szCs w:val="28"/>
        </w:rPr>
        <w:footnoteReference w:id="209"/>
      </w:r>
      <w:r w:rsidR="00445762">
        <w:rPr>
          <w:rFonts w:asciiTheme="majorBidi" w:eastAsiaTheme="minorEastAsia" w:hAnsiTheme="majorBidi" w:cstheme="majorBidi"/>
          <w:b/>
          <w:bCs/>
          <w:color w:val="000000"/>
          <w:sz w:val="28"/>
          <w:szCs w:val="28"/>
        </w:rPr>
        <w:t xml:space="preserve"> </w:t>
      </w:r>
      <w:r w:rsidRPr="000C6C04">
        <w:rPr>
          <w:rFonts w:asciiTheme="majorBidi" w:eastAsiaTheme="minorEastAsia" w:hAnsiTheme="majorBidi" w:cstheme="majorBidi"/>
          <w:color w:val="000000"/>
          <w:sz w:val="28"/>
          <w:szCs w:val="28"/>
        </w:rPr>
        <w:t xml:space="preserve">was </w:t>
      </w:r>
      <w:r w:rsidR="00714B28">
        <w:rPr>
          <w:rFonts w:asciiTheme="majorBidi" w:eastAsiaTheme="minorEastAsia" w:hAnsiTheme="majorBidi" w:cstheme="majorBidi"/>
          <w:color w:val="000000"/>
          <w:sz w:val="28"/>
          <w:szCs w:val="28"/>
        </w:rPr>
        <w:t xml:space="preserve">profoundly mature and </w:t>
      </w:r>
      <w:r w:rsidRPr="000C6C04">
        <w:rPr>
          <w:rFonts w:asciiTheme="majorBidi" w:eastAsiaTheme="minorEastAsia" w:hAnsiTheme="majorBidi" w:cstheme="majorBidi"/>
          <w:color w:val="000000"/>
          <w:sz w:val="28"/>
          <w:szCs w:val="28"/>
        </w:rPr>
        <w:t>distinctly</w:t>
      </w:r>
      <w:r w:rsidRPr="00FF5690">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color w:val="000000"/>
          <w:sz w:val="28"/>
          <w:szCs w:val="28"/>
        </w:rPr>
        <w:t>“corrective”</w:t>
      </w:r>
      <w:r w:rsidR="00714B28">
        <w:rPr>
          <w:rFonts w:asciiTheme="majorBidi" w:eastAsiaTheme="minorEastAsia" w:hAnsiTheme="majorBidi" w:cstheme="majorBidi"/>
          <w:color w:val="000000"/>
          <w:sz w:val="28"/>
          <w:szCs w:val="28"/>
        </w:rPr>
        <w:t xml:space="preserve"> from the beginning,</w:t>
      </w:r>
      <w:r>
        <w:rPr>
          <w:rFonts w:asciiTheme="majorBidi" w:eastAsiaTheme="minorEastAsia" w:hAnsiTheme="majorBidi" w:cstheme="majorBidi"/>
          <w:color w:val="000000"/>
          <w:sz w:val="28"/>
          <w:szCs w:val="28"/>
        </w:rPr>
        <w:t xml:space="preserve"> it </w:t>
      </w:r>
      <w:r w:rsidR="00714B28">
        <w:rPr>
          <w:rFonts w:asciiTheme="majorBidi" w:eastAsiaTheme="minorEastAsia" w:hAnsiTheme="majorBidi" w:cstheme="majorBidi"/>
          <w:color w:val="000000"/>
          <w:sz w:val="28"/>
          <w:szCs w:val="28"/>
        </w:rPr>
        <w:t xml:space="preserve">should be emphasized that it </w:t>
      </w:r>
      <w:r>
        <w:rPr>
          <w:rFonts w:asciiTheme="majorBidi" w:eastAsiaTheme="minorEastAsia" w:hAnsiTheme="majorBidi" w:cstheme="majorBidi"/>
          <w:color w:val="000000"/>
          <w:sz w:val="28"/>
          <w:szCs w:val="28"/>
        </w:rPr>
        <w:t xml:space="preserve">was </w:t>
      </w:r>
      <w:r w:rsidR="00714B28">
        <w:rPr>
          <w:rFonts w:asciiTheme="majorBidi" w:eastAsiaTheme="minorEastAsia" w:hAnsiTheme="majorBidi" w:cstheme="majorBidi"/>
          <w:color w:val="000000"/>
          <w:sz w:val="28"/>
          <w:szCs w:val="28"/>
        </w:rPr>
        <w:t xml:space="preserve">also </w:t>
      </w:r>
      <w:r>
        <w:rPr>
          <w:rFonts w:asciiTheme="majorBidi" w:eastAsiaTheme="minorEastAsia" w:hAnsiTheme="majorBidi" w:cstheme="majorBidi"/>
          <w:color w:val="000000"/>
          <w:sz w:val="28"/>
          <w:szCs w:val="28"/>
        </w:rPr>
        <w:t>usually politely, unless</w:t>
      </w:r>
      <w:r w:rsidR="00A947F9">
        <w:rPr>
          <w:rFonts w:asciiTheme="majorBidi" w:eastAsiaTheme="minorEastAsia" w:hAnsiTheme="majorBidi" w:cstheme="majorBidi"/>
          <w:color w:val="000000"/>
          <w:sz w:val="28"/>
          <w:szCs w:val="28"/>
        </w:rPr>
        <w:t>—in certain cases—a</w:t>
      </w:r>
      <w:r>
        <w:rPr>
          <w:rFonts w:asciiTheme="majorBidi" w:eastAsiaTheme="minorEastAsia" w:hAnsiTheme="majorBidi" w:cstheme="majorBidi"/>
          <w:color w:val="000000"/>
          <w:sz w:val="28"/>
          <w:szCs w:val="28"/>
        </w:rPr>
        <w:t xml:space="preserve">ntagonistic Scholars were deemed to be </w:t>
      </w:r>
      <w:r w:rsidR="00A947F9">
        <w:rPr>
          <w:rFonts w:asciiTheme="majorBidi" w:eastAsiaTheme="minorEastAsia" w:hAnsiTheme="majorBidi" w:cstheme="majorBidi"/>
          <w:color w:val="000000"/>
          <w:sz w:val="28"/>
          <w:szCs w:val="28"/>
        </w:rPr>
        <w:t xml:space="preserve">inexcusably </w:t>
      </w:r>
      <w:r>
        <w:rPr>
          <w:rFonts w:asciiTheme="majorBidi" w:eastAsiaTheme="minorEastAsia" w:hAnsiTheme="majorBidi" w:cstheme="majorBidi"/>
          <w:color w:val="000000"/>
          <w:sz w:val="28"/>
          <w:szCs w:val="28"/>
        </w:rPr>
        <w:t>high-handed and self-serving. In general, however, the Corrective Tradition was balanced, tolerant, and based on t</w:t>
      </w:r>
      <w:r w:rsidRPr="00FF5690">
        <w:rPr>
          <w:rFonts w:asciiTheme="majorBidi" w:eastAsiaTheme="minorEastAsia" w:hAnsiTheme="majorBidi" w:cstheme="majorBidi"/>
          <w:color w:val="000000"/>
          <w:sz w:val="28"/>
          <w:szCs w:val="28"/>
        </w:rPr>
        <w:t>h</w:t>
      </w:r>
      <w:r>
        <w:rPr>
          <w:rFonts w:asciiTheme="majorBidi" w:eastAsiaTheme="minorEastAsia" w:hAnsiTheme="majorBidi" w:cstheme="majorBidi"/>
          <w:color w:val="000000"/>
          <w:sz w:val="28"/>
          <w:szCs w:val="28"/>
        </w:rPr>
        <w:t>e</w:t>
      </w:r>
      <w:r w:rsidRPr="00FF5690">
        <w:rPr>
          <w:rFonts w:asciiTheme="majorBidi" w:eastAsiaTheme="minorEastAsia" w:hAnsiTheme="majorBidi" w:cstheme="majorBidi"/>
          <w:color w:val="000000"/>
          <w:sz w:val="28"/>
          <w:szCs w:val="28"/>
        </w:rPr>
        <w:t xml:space="preserve"> broad</w:t>
      </w:r>
      <w:r>
        <w:rPr>
          <w:rFonts w:asciiTheme="majorBidi" w:eastAsiaTheme="minorEastAsia" w:hAnsiTheme="majorBidi" w:cstheme="majorBidi"/>
          <w:color w:val="000000"/>
          <w:sz w:val="28"/>
          <w:szCs w:val="28"/>
        </w:rPr>
        <w:t xml:space="preserve"> and forgiving</w:t>
      </w:r>
      <w:r w:rsidRPr="00FF5690">
        <w:rPr>
          <w:rFonts w:asciiTheme="majorBidi" w:eastAsiaTheme="minorEastAsia" w:hAnsiTheme="majorBidi" w:cstheme="majorBidi"/>
          <w:color w:val="000000"/>
          <w:sz w:val="28"/>
          <w:szCs w:val="28"/>
        </w:rPr>
        <w:t xml:space="preserve"> spirit</w:t>
      </w:r>
      <w:r>
        <w:rPr>
          <w:rFonts w:asciiTheme="majorBidi" w:eastAsiaTheme="minorEastAsia" w:hAnsiTheme="majorBidi" w:cstheme="majorBidi"/>
          <w:color w:val="000000"/>
          <w:sz w:val="28"/>
          <w:szCs w:val="28"/>
        </w:rPr>
        <w:t xml:space="preserve"> of</w:t>
      </w:r>
      <w:r w:rsidRPr="00FF5690">
        <w:rPr>
          <w:rFonts w:asciiTheme="majorBidi" w:eastAsiaTheme="minorEastAsia" w:hAnsiTheme="majorBidi" w:cstheme="majorBidi"/>
          <w:color w:val="000000"/>
          <w:sz w:val="28"/>
          <w:szCs w:val="28"/>
        </w:rPr>
        <w:t xml:space="preserve"> </w:t>
      </w:r>
      <w:r>
        <w:rPr>
          <w:rFonts w:asciiTheme="majorBidi" w:eastAsiaTheme="minorEastAsia" w:hAnsiTheme="majorBidi" w:cstheme="majorBidi"/>
          <w:color w:val="000000"/>
          <w:sz w:val="28"/>
          <w:szCs w:val="28"/>
        </w:rPr>
        <w:t xml:space="preserve">Islamic </w:t>
      </w:r>
      <w:r w:rsidR="00A947F9">
        <w:rPr>
          <w:rFonts w:asciiTheme="majorBidi" w:eastAsiaTheme="minorEastAsia" w:hAnsiTheme="majorBidi" w:cstheme="majorBidi"/>
          <w:color w:val="000000"/>
          <w:sz w:val="28"/>
          <w:szCs w:val="28"/>
        </w:rPr>
        <w:t>C</w:t>
      </w:r>
      <w:r>
        <w:rPr>
          <w:rFonts w:asciiTheme="majorBidi" w:eastAsiaTheme="minorEastAsia" w:hAnsiTheme="majorBidi" w:cstheme="majorBidi"/>
          <w:color w:val="000000"/>
          <w:sz w:val="28"/>
          <w:szCs w:val="28"/>
        </w:rPr>
        <w:t>ourtesy (</w:t>
      </w:r>
      <w:r w:rsidR="00A947F9">
        <w:rPr>
          <w:rFonts w:asciiTheme="majorBidi" w:eastAsiaTheme="minorEastAsia" w:hAnsiTheme="majorBidi" w:cstheme="majorBidi"/>
          <w:i/>
          <w:iCs/>
          <w:color w:val="000000"/>
          <w:sz w:val="28"/>
          <w:szCs w:val="28"/>
        </w:rPr>
        <w:t>A</w:t>
      </w:r>
      <w:r>
        <w:rPr>
          <w:rFonts w:asciiTheme="majorBidi" w:eastAsiaTheme="minorEastAsia" w:hAnsiTheme="majorBidi" w:cstheme="majorBidi"/>
          <w:i/>
          <w:iCs/>
          <w:color w:val="000000"/>
          <w:sz w:val="28"/>
          <w:szCs w:val="28"/>
        </w:rPr>
        <w:t>dab</w:t>
      </w:r>
      <w:r>
        <w:rPr>
          <w:rFonts w:asciiTheme="majorBidi" w:eastAsiaTheme="minorEastAsia" w:hAnsiTheme="majorBidi" w:cstheme="majorBidi"/>
          <w:color w:val="000000"/>
          <w:sz w:val="28"/>
          <w:szCs w:val="28"/>
        </w:rPr>
        <w:t xml:space="preserve">), which, in their view, dictates </w:t>
      </w:r>
      <w:r w:rsidRPr="00FF5690">
        <w:rPr>
          <w:rFonts w:asciiTheme="majorBidi" w:eastAsiaTheme="minorEastAsia" w:hAnsiTheme="majorBidi" w:cstheme="majorBidi"/>
          <w:color w:val="000000"/>
          <w:sz w:val="28"/>
          <w:szCs w:val="28"/>
        </w:rPr>
        <w:t xml:space="preserve">that </w:t>
      </w:r>
      <w:r w:rsidRPr="00FF5690">
        <w:rPr>
          <w:rFonts w:asciiTheme="majorBidi" w:eastAsiaTheme="minorEastAsia" w:hAnsiTheme="majorBidi" w:cstheme="majorBidi"/>
          <w:color w:val="0F252D"/>
          <w:sz w:val="28"/>
          <w:szCs w:val="28"/>
        </w:rPr>
        <w:t xml:space="preserve">no thinker or </w:t>
      </w:r>
      <w:r>
        <w:rPr>
          <w:rFonts w:asciiTheme="majorBidi" w:eastAsiaTheme="minorEastAsia" w:hAnsiTheme="majorBidi" w:cstheme="majorBidi"/>
          <w:color w:val="0F252D"/>
          <w:sz w:val="28"/>
          <w:szCs w:val="28"/>
        </w:rPr>
        <w:t>S</w:t>
      </w:r>
      <w:r w:rsidRPr="00FF5690">
        <w:rPr>
          <w:rFonts w:asciiTheme="majorBidi" w:eastAsiaTheme="minorEastAsia" w:hAnsiTheme="majorBidi" w:cstheme="majorBidi"/>
          <w:color w:val="0F252D"/>
          <w:sz w:val="28"/>
          <w:szCs w:val="28"/>
        </w:rPr>
        <w:t>chool</w:t>
      </w:r>
      <w:r>
        <w:rPr>
          <w:rFonts w:asciiTheme="majorBidi" w:eastAsiaTheme="minorEastAsia" w:hAnsiTheme="majorBidi" w:cstheme="majorBidi"/>
          <w:color w:val="0F252D"/>
          <w:sz w:val="28"/>
          <w:szCs w:val="28"/>
        </w:rPr>
        <w:t xml:space="preserve">—even </w:t>
      </w:r>
      <w:r w:rsidRPr="00727707">
        <w:rPr>
          <w:rFonts w:asciiTheme="majorBidi" w:eastAsiaTheme="minorEastAsia" w:hAnsiTheme="majorBidi" w:cstheme="majorBidi"/>
          <w:b/>
          <w:bCs/>
          <w:color w:val="0F252D"/>
          <w:sz w:val="28"/>
          <w:szCs w:val="28"/>
        </w:rPr>
        <w:t>the Philosophers (</w:t>
      </w:r>
      <w:r w:rsidRPr="00727707">
        <w:rPr>
          <w:rFonts w:asciiTheme="majorBidi" w:eastAsiaTheme="minorEastAsia" w:hAnsiTheme="majorBidi" w:cstheme="majorBidi"/>
          <w:b/>
          <w:bCs/>
          <w:i/>
          <w:iCs/>
          <w:color w:val="0F252D"/>
          <w:sz w:val="28"/>
          <w:szCs w:val="28"/>
        </w:rPr>
        <w:t>al-Fal</w:t>
      </w:r>
      <w:r w:rsidRPr="00727707">
        <w:rPr>
          <w:rFonts w:asciiTheme="majorBidi" w:hAnsiTheme="majorBidi" w:cstheme="majorBidi"/>
          <w:b/>
          <w:bCs/>
          <w:i/>
          <w:iCs/>
          <w:sz w:val="28"/>
          <w:szCs w:val="28"/>
        </w:rPr>
        <w:t>ā</w:t>
      </w:r>
      <w:r w:rsidRPr="00727707">
        <w:rPr>
          <w:rFonts w:asciiTheme="majorBidi" w:eastAsiaTheme="minorEastAsia" w:hAnsiTheme="majorBidi" w:cstheme="majorBidi"/>
          <w:b/>
          <w:bCs/>
          <w:i/>
          <w:iCs/>
          <w:color w:val="0F252D"/>
          <w:sz w:val="28"/>
          <w:szCs w:val="28"/>
        </w:rPr>
        <w:t>sifa</w:t>
      </w:r>
      <w:r w:rsidRPr="00727707">
        <w:rPr>
          <w:rFonts w:asciiTheme="majorBidi" w:eastAsiaTheme="minorEastAsia" w:hAnsiTheme="majorBidi" w:cstheme="majorBidi"/>
          <w:b/>
          <w:bCs/>
          <w:color w:val="0F252D"/>
          <w:sz w:val="28"/>
          <w:szCs w:val="28"/>
        </w:rPr>
        <w:t>)</w:t>
      </w:r>
      <w:r>
        <w:rPr>
          <w:rStyle w:val="FootnoteReference"/>
          <w:rFonts w:asciiTheme="majorBidi" w:eastAsiaTheme="minorEastAsia" w:hAnsiTheme="majorBidi" w:cstheme="majorBidi"/>
          <w:color w:val="0F252D"/>
          <w:sz w:val="28"/>
          <w:szCs w:val="28"/>
        </w:rPr>
        <w:footnoteReference w:id="210"/>
      </w:r>
      <w:r>
        <w:rPr>
          <w:rFonts w:asciiTheme="majorBidi" w:eastAsiaTheme="minorEastAsia" w:hAnsiTheme="majorBidi" w:cstheme="majorBidi"/>
          <w:b/>
          <w:bCs/>
          <w:color w:val="0F252D"/>
          <w:sz w:val="28"/>
          <w:szCs w:val="28"/>
        </w:rPr>
        <w:t xml:space="preserve"> </w:t>
      </w:r>
      <w:r w:rsidRPr="006D465D">
        <w:rPr>
          <w:rFonts w:asciiTheme="majorBidi" w:eastAsiaTheme="minorEastAsia" w:hAnsiTheme="majorBidi" w:cstheme="majorBidi"/>
          <w:color w:val="0F252D"/>
          <w:sz w:val="28"/>
          <w:szCs w:val="28"/>
        </w:rPr>
        <w:t>and</w:t>
      </w:r>
      <w:r>
        <w:rPr>
          <w:rFonts w:asciiTheme="majorBidi" w:eastAsiaTheme="minorEastAsia" w:hAnsiTheme="majorBidi" w:cstheme="majorBidi"/>
          <w:b/>
          <w:bCs/>
          <w:color w:val="0F252D"/>
          <w:sz w:val="28"/>
          <w:szCs w:val="28"/>
        </w:rPr>
        <w:t xml:space="preserve"> </w:t>
      </w:r>
      <w:r w:rsidRPr="006D465D">
        <w:rPr>
          <w:rFonts w:asciiTheme="majorBidi" w:eastAsiaTheme="minorEastAsia" w:hAnsiTheme="majorBidi" w:cstheme="majorBidi"/>
          <w:b/>
          <w:bCs/>
          <w:color w:val="0F252D"/>
          <w:sz w:val="28"/>
          <w:szCs w:val="28"/>
        </w:rPr>
        <w:t>the</w:t>
      </w:r>
      <w:r w:rsidRPr="009E486A">
        <w:rPr>
          <w:rFonts w:asciiTheme="majorBidi" w:eastAsiaTheme="minorEastAsia" w:hAnsiTheme="majorBidi" w:cstheme="majorBidi"/>
          <w:b/>
          <w:bCs/>
          <w:color w:val="000000"/>
          <w:sz w:val="28"/>
          <w:szCs w:val="28"/>
        </w:rPr>
        <w:t xml:space="preserve"> </w:t>
      </w:r>
      <w:r w:rsidRPr="00361E4F">
        <w:rPr>
          <w:rFonts w:asciiTheme="majorBidi" w:eastAsiaTheme="minorEastAsia" w:hAnsiTheme="majorBidi" w:cstheme="majorBidi"/>
          <w:b/>
          <w:bCs/>
          <w:color w:val="000000"/>
          <w:sz w:val="28"/>
          <w:szCs w:val="28"/>
        </w:rPr>
        <w:t>Mu‘tazila</w:t>
      </w:r>
      <w:r w:rsidRPr="003240AB">
        <w:rPr>
          <w:rStyle w:val="FootnoteReference"/>
          <w:rFonts w:asciiTheme="majorBidi" w:hAnsiTheme="majorBidi" w:cstheme="majorBidi"/>
          <w:sz w:val="28"/>
          <w:szCs w:val="28"/>
        </w:rPr>
        <w:footnoteReference w:id="211"/>
      </w:r>
      <w:r>
        <w:rPr>
          <w:rFonts w:asciiTheme="majorBidi" w:eastAsiaTheme="minorEastAsia" w:hAnsiTheme="majorBidi" w:cstheme="majorBidi"/>
          <w:color w:val="0F252D"/>
          <w:sz w:val="28"/>
          <w:szCs w:val="28"/>
        </w:rPr>
        <w:t xml:space="preserve">—should </w:t>
      </w:r>
      <w:r>
        <w:rPr>
          <w:rFonts w:asciiTheme="majorBidi" w:eastAsiaTheme="minorEastAsia" w:hAnsiTheme="majorBidi" w:cstheme="majorBidi"/>
          <w:color w:val="0F252D"/>
          <w:sz w:val="28"/>
          <w:szCs w:val="28"/>
        </w:rPr>
        <w:lastRenderedPageBreak/>
        <w:t xml:space="preserve">ever be </w:t>
      </w:r>
      <w:r w:rsidRPr="00FF5690">
        <w:rPr>
          <w:rFonts w:asciiTheme="majorBidi" w:eastAsiaTheme="minorEastAsia" w:hAnsiTheme="majorBidi" w:cstheme="majorBidi"/>
          <w:color w:val="0F252D"/>
          <w:sz w:val="28"/>
          <w:szCs w:val="28"/>
        </w:rPr>
        <w:t xml:space="preserve">condemned categorically. </w:t>
      </w:r>
      <w:r w:rsidRPr="00B02F49">
        <w:rPr>
          <w:rFonts w:asciiTheme="majorBidi" w:eastAsiaTheme="minorEastAsia" w:hAnsiTheme="majorBidi" w:cstheme="majorBidi"/>
          <w:color w:val="0F252D"/>
          <w:sz w:val="28"/>
          <w:szCs w:val="28"/>
          <w:u w:val="single"/>
        </w:rPr>
        <w:t>Rather, each Scholar and his outlook must be viewed fairly, and rigorous distinctions have to be made between what was true and what was flawed or false in their legacies</w:t>
      </w:r>
      <w:r w:rsidRPr="00FF5690">
        <w:rPr>
          <w:rFonts w:asciiTheme="majorBidi" w:eastAsiaTheme="minorEastAsia" w:hAnsiTheme="majorBidi" w:cstheme="majorBidi"/>
          <w:color w:val="0F252D"/>
          <w:sz w:val="28"/>
          <w:szCs w:val="28"/>
        </w:rPr>
        <w:t>.</w:t>
      </w:r>
      <w:r>
        <w:rPr>
          <w:rStyle w:val="FootnoteReference"/>
          <w:rFonts w:asciiTheme="majorBidi" w:eastAsiaTheme="minorEastAsia" w:hAnsiTheme="majorBidi" w:cstheme="majorBidi"/>
          <w:color w:val="0F252D"/>
          <w:sz w:val="28"/>
          <w:szCs w:val="28"/>
        </w:rPr>
        <w:footnoteReference w:id="212"/>
      </w:r>
    </w:p>
    <w:p w14:paraId="03B80640" w14:textId="77777777" w:rsidR="00A330AB" w:rsidRDefault="00A330AB"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eastAsiaTheme="minorEastAsia" w:hAnsiTheme="majorBidi" w:cstheme="majorBidi"/>
          <w:color w:val="0F252D"/>
          <w:sz w:val="28"/>
          <w:szCs w:val="28"/>
        </w:rPr>
      </w:pPr>
    </w:p>
    <w:p w14:paraId="5DA9E0D6" w14:textId="17EF3067" w:rsidR="00E86172" w:rsidRPr="00A26845" w:rsidRDefault="00A26845" w:rsidP="00A26845">
      <w:pPr>
        <w:pStyle w:val="Heading4"/>
        <w:spacing w:before="0" w:after="0"/>
        <w:rPr>
          <w:rFonts w:asciiTheme="majorBidi" w:hAnsiTheme="majorBidi" w:cstheme="majorBidi"/>
          <w:b/>
          <w:bCs/>
          <w:color w:val="C00000"/>
          <w:sz w:val="28"/>
          <w:szCs w:val="28"/>
        </w:rPr>
      </w:pPr>
      <w:r w:rsidRPr="00A26845">
        <w:rPr>
          <w:rFonts w:asciiTheme="majorBidi" w:eastAsiaTheme="minorEastAsia" w:hAnsiTheme="majorBidi" w:cstheme="majorBidi"/>
          <w:b/>
          <w:bCs/>
          <w:color w:val="C00000"/>
          <w:sz w:val="28"/>
          <w:szCs w:val="28"/>
        </w:rPr>
        <w:t xml:space="preserve">Fuller </w:t>
      </w:r>
      <w:r>
        <w:rPr>
          <w:rFonts w:asciiTheme="majorBidi" w:eastAsiaTheme="minorEastAsia" w:hAnsiTheme="majorBidi" w:cstheme="majorBidi"/>
          <w:b/>
          <w:bCs/>
          <w:color w:val="C00000"/>
          <w:sz w:val="28"/>
          <w:szCs w:val="28"/>
        </w:rPr>
        <w:t xml:space="preserve">Historical &amp; Intellectual </w:t>
      </w:r>
      <w:r w:rsidRPr="00A26845">
        <w:rPr>
          <w:rFonts w:asciiTheme="majorBidi" w:eastAsiaTheme="minorEastAsia" w:hAnsiTheme="majorBidi" w:cstheme="majorBidi"/>
          <w:b/>
          <w:bCs/>
          <w:color w:val="C00000"/>
          <w:sz w:val="28"/>
          <w:szCs w:val="28"/>
        </w:rPr>
        <w:t>Development of the Corrective Tradition</w:t>
      </w:r>
    </w:p>
    <w:p w14:paraId="6FE06DA7" w14:textId="77777777" w:rsidR="001901B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r w:rsidRPr="003141F4">
        <w:rPr>
          <w:rFonts w:asciiTheme="majorBidi" w:hAnsiTheme="majorBidi" w:cstheme="majorBidi"/>
          <w:sz w:val="28"/>
          <w:szCs w:val="28"/>
        </w:rPr>
        <w:t>As</w:t>
      </w:r>
      <w:r w:rsidRPr="003141F4">
        <w:rPr>
          <w:color w:val="000000"/>
          <w:sz w:val="28"/>
          <w:szCs w:val="28"/>
        </w:rPr>
        <w:t xml:space="preserve"> the Corrective Tradition </w:t>
      </w:r>
      <w:r>
        <w:rPr>
          <w:color w:val="000000"/>
          <w:sz w:val="28"/>
          <w:szCs w:val="28"/>
        </w:rPr>
        <w:t>came to fruition during</w:t>
      </w:r>
      <w:r w:rsidRPr="003141F4">
        <w:rPr>
          <w:color w:val="000000"/>
          <w:sz w:val="28"/>
          <w:szCs w:val="28"/>
        </w:rPr>
        <w:t xml:space="preserve"> the centuries </w:t>
      </w:r>
      <w:r>
        <w:rPr>
          <w:color w:val="000000"/>
          <w:sz w:val="28"/>
          <w:szCs w:val="28"/>
        </w:rPr>
        <w:t>following</w:t>
      </w:r>
      <w:r w:rsidRPr="003141F4">
        <w:rPr>
          <w:color w:val="000000"/>
          <w:sz w:val="28"/>
          <w:szCs w:val="28"/>
        </w:rPr>
        <w:t xml:space="preserve"> </w:t>
      </w:r>
      <w:r w:rsidRPr="003141F4">
        <w:rPr>
          <w:sz w:val="28"/>
          <w:szCs w:val="28"/>
        </w:rPr>
        <w:t>Ibn al-‘Arab</w:t>
      </w:r>
      <w:r w:rsidRPr="003141F4">
        <w:rPr>
          <w:rFonts w:asciiTheme="majorBidi" w:hAnsiTheme="majorBidi" w:cstheme="majorBidi"/>
          <w:sz w:val="28"/>
          <w:szCs w:val="28"/>
        </w:rPr>
        <w:t>ī</w:t>
      </w:r>
      <w:r w:rsidRPr="003141F4">
        <w:rPr>
          <w:color w:val="000000"/>
          <w:sz w:val="28"/>
          <w:szCs w:val="28"/>
        </w:rPr>
        <w:t>,</w:t>
      </w:r>
      <w:r>
        <w:rPr>
          <w:color w:val="000000"/>
          <w:sz w:val="28"/>
          <w:szCs w:val="28"/>
        </w:rPr>
        <w:t xml:space="preserve"> </w:t>
      </w:r>
      <w:r w:rsidRPr="003141F4">
        <w:rPr>
          <w:color w:val="000000"/>
          <w:sz w:val="28"/>
          <w:szCs w:val="28"/>
        </w:rPr>
        <w:t xml:space="preserve">the </w:t>
      </w:r>
      <w:r>
        <w:rPr>
          <w:color w:val="000000"/>
          <w:sz w:val="28"/>
          <w:szCs w:val="28"/>
        </w:rPr>
        <w:t xml:space="preserve">emerging strains of the </w:t>
      </w:r>
      <w:r w:rsidRPr="003141F4">
        <w:rPr>
          <w:color w:val="000000"/>
          <w:sz w:val="28"/>
          <w:szCs w:val="28"/>
        </w:rPr>
        <w:t xml:space="preserve">Akbarian </w:t>
      </w:r>
      <w:r>
        <w:rPr>
          <w:color w:val="000000"/>
          <w:sz w:val="28"/>
          <w:szCs w:val="28"/>
        </w:rPr>
        <w:t>Tradition within it</w:t>
      </w:r>
      <w:r w:rsidRPr="003141F4">
        <w:rPr>
          <w:color w:val="000000"/>
          <w:sz w:val="28"/>
          <w:szCs w:val="28"/>
        </w:rPr>
        <w:t xml:space="preserve"> sought to synthesize </w:t>
      </w:r>
      <w:r>
        <w:rPr>
          <w:color w:val="000000"/>
          <w:sz w:val="28"/>
          <w:szCs w:val="28"/>
        </w:rPr>
        <w:t>the</w:t>
      </w:r>
      <w:r w:rsidRPr="003141F4">
        <w:rPr>
          <w:color w:val="000000"/>
          <w:sz w:val="28"/>
          <w:szCs w:val="28"/>
        </w:rPr>
        <w:t xml:space="preserve"> insights</w:t>
      </w:r>
      <w:r>
        <w:rPr>
          <w:color w:val="000000"/>
          <w:sz w:val="28"/>
          <w:szCs w:val="28"/>
        </w:rPr>
        <w:t xml:space="preserve"> of the greatest Shaykh, </w:t>
      </w:r>
      <w:r w:rsidRPr="003141F4">
        <w:rPr>
          <w:sz w:val="28"/>
          <w:szCs w:val="28"/>
        </w:rPr>
        <w:t>Ibn al-‘Arab</w:t>
      </w:r>
      <w:r w:rsidRPr="003141F4">
        <w:rPr>
          <w:rFonts w:asciiTheme="majorBidi" w:hAnsiTheme="majorBidi" w:cstheme="majorBidi"/>
          <w:sz w:val="28"/>
          <w:szCs w:val="28"/>
        </w:rPr>
        <w:t>ī</w:t>
      </w:r>
      <w:r>
        <w:rPr>
          <w:rFonts w:asciiTheme="majorBidi" w:hAnsiTheme="majorBidi" w:cstheme="majorBidi"/>
          <w:sz w:val="28"/>
          <w:szCs w:val="28"/>
        </w:rPr>
        <w:t>,</w:t>
      </w:r>
      <w:r>
        <w:rPr>
          <w:color w:val="000000"/>
          <w:sz w:val="28"/>
          <w:szCs w:val="28"/>
        </w:rPr>
        <w:t xml:space="preserve"> and link his contributions—</w:t>
      </w:r>
      <w:r w:rsidR="00142BC2">
        <w:rPr>
          <w:color w:val="000000"/>
          <w:sz w:val="28"/>
          <w:szCs w:val="28"/>
        </w:rPr>
        <w:t>as well as</w:t>
      </w:r>
      <w:r>
        <w:rPr>
          <w:color w:val="000000"/>
          <w:sz w:val="28"/>
          <w:szCs w:val="28"/>
        </w:rPr>
        <w:t xml:space="preserve"> those of other great thinkers—with the</w:t>
      </w:r>
      <w:r w:rsidRPr="003141F4">
        <w:rPr>
          <w:color w:val="000000"/>
          <w:sz w:val="28"/>
          <w:szCs w:val="28"/>
        </w:rPr>
        <w:t xml:space="preserve"> </w:t>
      </w:r>
      <w:r>
        <w:rPr>
          <w:color w:val="000000"/>
          <w:sz w:val="28"/>
          <w:szCs w:val="28"/>
        </w:rPr>
        <w:t xml:space="preserve">rich, albeit disputed </w:t>
      </w:r>
      <w:r w:rsidRPr="003141F4">
        <w:rPr>
          <w:color w:val="000000"/>
          <w:sz w:val="28"/>
          <w:szCs w:val="28"/>
        </w:rPr>
        <w:t>intellectual legacy of</w:t>
      </w:r>
      <w:r w:rsidRPr="00CD2BE2">
        <w:rPr>
          <w:color w:val="000000"/>
          <w:sz w:val="28"/>
          <w:szCs w:val="28"/>
        </w:rPr>
        <w:t xml:space="preserve"> </w:t>
      </w:r>
      <w:r w:rsidRPr="00F20404">
        <w:rPr>
          <w:b/>
          <w:bCs/>
          <w:color w:val="000000"/>
          <w:sz w:val="28"/>
          <w:szCs w:val="28"/>
        </w:rPr>
        <w:t>Ibn S</w:t>
      </w:r>
      <w:r w:rsidRPr="00F20404">
        <w:rPr>
          <w:rFonts w:asciiTheme="majorBidi" w:hAnsiTheme="majorBidi" w:cstheme="majorBidi"/>
          <w:b/>
          <w:bCs/>
          <w:sz w:val="28"/>
          <w:szCs w:val="28"/>
        </w:rPr>
        <w:t>ī</w:t>
      </w:r>
      <w:r w:rsidRPr="00F20404">
        <w:rPr>
          <w:b/>
          <w:bCs/>
          <w:color w:val="000000"/>
          <w:sz w:val="28"/>
          <w:szCs w:val="28"/>
        </w:rPr>
        <w:t>n</w:t>
      </w:r>
      <w:r w:rsidRPr="00F20404">
        <w:rPr>
          <w:rFonts w:asciiTheme="majorBidi" w:hAnsiTheme="majorBidi" w:cstheme="majorBidi"/>
          <w:b/>
          <w:bCs/>
          <w:sz w:val="28"/>
          <w:szCs w:val="28"/>
        </w:rPr>
        <w:t xml:space="preserve">ā </w:t>
      </w:r>
      <w:r w:rsidRPr="00F20404">
        <w:rPr>
          <w:rFonts w:asciiTheme="majorBidi" w:hAnsiTheme="majorBidi" w:cstheme="majorBidi"/>
          <w:sz w:val="28"/>
          <w:szCs w:val="28"/>
        </w:rPr>
        <w:t>(Latin</w:t>
      </w:r>
      <w:r>
        <w:rPr>
          <w:rFonts w:asciiTheme="majorBidi" w:hAnsiTheme="majorBidi" w:cstheme="majorBidi"/>
          <w:sz w:val="28"/>
          <w:szCs w:val="28"/>
        </w:rPr>
        <w:t>:</w:t>
      </w:r>
      <w:r w:rsidRPr="00F20404">
        <w:rPr>
          <w:rFonts w:asciiTheme="majorBidi" w:hAnsiTheme="majorBidi" w:cstheme="majorBidi"/>
          <w:b/>
          <w:bCs/>
          <w:sz w:val="28"/>
          <w:szCs w:val="28"/>
        </w:rPr>
        <w:t xml:space="preserve"> Avicenna</w:t>
      </w:r>
      <w:r w:rsidRPr="00F20404">
        <w:rPr>
          <w:rFonts w:asciiTheme="majorBidi" w:hAnsiTheme="majorBidi" w:cstheme="majorBidi"/>
          <w:sz w:val="28"/>
          <w:szCs w:val="28"/>
        </w:rPr>
        <w:t>)</w:t>
      </w:r>
      <w:r>
        <w:rPr>
          <w:rFonts w:asciiTheme="majorBidi" w:hAnsiTheme="majorBidi" w:cstheme="majorBidi"/>
          <w:sz w:val="28"/>
          <w:szCs w:val="28"/>
        </w:rPr>
        <w:t>,</w:t>
      </w:r>
      <w:r w:rsidR="00BD213D">
        <w:rPr>
          <w:rFonts w:asciiTheme="majorBidi" w:hAnsiTheme="majorBidi" w:cstheme="majorBidi"/>
          <w:sz w:val="28"/>
          <w:szCs w:val="28"/>
        </w:rPr>
        <w:t xml:space="preserve"> </w:t>
      </w:r>
      <w:r>
        <w:rPr>
          <w:rFonts w:asciiTheme="majorBidi" w:hAnsiTheme="majorBidi" w:cstheme="majorBidi"/>
          <w:sz w:val="28"/>
          <w:szCs w:val="28"/>
        </w:rPr>
        <w:t xml:space="preserve">whose controversial opinions </w:t>
      </w:r>
      <w:r>
        <w:rPr>
          <w:color w:val="000000"/>
          <w:sz w:val="28"/>
          <w:szCs w:val="28"/>
        </w:rPr>
        <w:t>had already begun to undergo</w:t>
      </w:r>
      <w:r w:rsidRPr="003141F4">
        <w:rPr>
          <w:color w:val="000000"/>
          <w:sz w:val="28"/>
          <w:szCs w:val="28"/>
        </w:rPr>
        <w:t xml:space="preserve"> systematic</w:t>
      </w:r>
      <w:r>
        <w:rPr>
          <w:color w:val="000000"/>
          <w:sz w:val="28"/>
          <w:szCs w:val="28"/>
        </w:rPr>
        <w:t xml:space="preserve"> revision</w:t>
      </w:r>
      <w:r w:rsidRPr="003141F4">
        <w:rPr>
          <w:color w:val="000000"/>
          <w:sz w:val="28"/>
          <w:szCs w:val="28"/>
        </w:rPr>
        <w:t xml:space="preserve"> by</w:t>
      </w:r>
      <w:r w:rsidRPr="003141F4">
        <w:rPr>
          <w:rFonts w:asciiTheme="majorBidi" w:hAnsiTheme="majorBidi" w:cstheme="majorBidi"/>
          <w:sz w:val="28"/>
          <w:szCs w:val="28"/>
        </w:rPr>
        <w:t xml:space="preserve"> Fakhr</w:t>
      </w:r>
      <w:r>
        <w:rPr>
          <w:rFonts w:asciiTheme="majorBidi" w:hAnsiTheme="majorBidi" w:cstheme="majorBidi"/>
          <w:sz w:val="28"/>
          <w:szCs w:val="28"/>
        </w:rPr>
        <w:t>-</w:t>
      </w:r>
      <w:r w:rsidRPr="003141F4">
        <w:rPr>
          <w:rFonts w:asciiTheme="majorBidi" w:hAnsiTheme="majorBidi" w:cstheme="majorBidi"/>
          <w:sz w:val="28"/>
          <w:szCs w:val="28"/>
        </w:rPr>
        <w:t>al-Dīn al-Rāzī</w:t>
      </w:r>
      <w:r>
        <w:rPr>
          <w:rFonts w:asciiTheme="majorBidi" w:hAnsiTheme="majorBidi" w:cstheme="majorBidi"/>
          <w:sz w:val="28"/>
          <w:szCs w:val="28"/>
        </w:rPr>
        <w:t xml:space="preserve"> himself. This process of emending </w:t>
      </w:r>
      <w:r w:rsidRPr="000E1F14">
        <w:rPr>
          <w:color w:val="000000"/>
          <w:sz w:val="28"/>
          <w:szCs w:val="28"/>
        </w:rPr>
        <w:t>Ibn S</w:t>
      </w:r>
      <w:r w:rsidRPr="000E1F14">
        <w:rPr>
          <w:rFonts w:asciiTheme="majorBidi" w:hAnsiTheme="majorBidi" w:cstheme="majorBidi"/>
          <w:sz w:val="28"/>
          <w:szCs w:val="28"/>
        </w:rPr>
        <w:t>ī</w:t>
      </w:r>
      <w:r w:rsidRPr="000E1F14">
        <w:rPr>
          <w:color w:val="000000"/>
          <w:sz w:val="28"/>
          <w:szCs w:val="28"/>
        </w:rPr>
        <w:t>n</w:t>
      </w:r>
      <w:r w:rsidRPr="000E1F14">
        <w:rPr>
          <w:rFonts w:asciiTheme="majorBidi" w:hAnsiTheme="majorBidi" w:cstheme="majorBidi"/>
          <w:sz w:val="28"/>
          <w:szCs w:val="28"/>
        </w:rPr>
        <w:t>ā</w:t>
      </w:r>
      <w:r>
        <w:rPr>
          <w:rFonts w:asciiTheme="majorBidi" w:hAnsiTheme="majorBidi" w:cstheme="majorBidi"/>
          <w:sz w:val="28"/>
          <w:szCs w:val="28"/>
        </w:rPr>
        <w:t xml:space="preserve"> for the purposes of Orthodoxy would continue throughout the development of the Corrective Tradition</w:t>
      </w:r>
      <w:r w:rsidRPr="003141F4">
        <w:rPr>
          <w:rFonts w:asciiTheme="majorBidi" w:hAnsiTheme="majorBidi" w:cstheme="majorBidi"/>
          <w:sz w:val="28"/>
          <w:szCs w:val="28"/>
        </w:rPr>
        <w:t>.</w:t>
      </w:r>
      <w:r>
        <w:rPr>
          <w:rFonts w:asciiTheme="majorBidi" w:hAnsiTheme="majorBidi" w:cstheme="majorBidi"/>
          <w:sz w:val="28"/>
          <w:szCs w:val="28"/>
        </w:rPr>
        <w:t xml:space="preserve"> </w:t>
      </w:r>
    </w:p>
    <w:p w14:paraId="777FC088" w14:textId="77777777" w:rsidR="001901B4" w:rsidRDefault="001901B4"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p>
    <w:p w14:paraId="59234C67" w14:textId="1227C467" w:rsidR="00E86172" w:rsidRDefault="001901B4"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r>
        <w:rPr>
          <w:rFonts w:asciiTheme="majorBidi" w:hAnsiTheme="majorBidi" w:cstheme="majorBidi"/>
          <w:sz w:val="28"/>
          <w:szCs w:val="28"/>
        </w:rPr>
        <w:t>I</w:t>
      </w:r>
      <w:r w:rsidR="00E86172">
        <w:rPr>
          <w:rFonts w:asciiTheme="majorBidi" w:hAnsiTheme="majorBidi" w:cstheme="majorBidi"/>
          <w:sz w:val="28"/>
          <w:szCs w:val="28"/>
        </w:rPr>
        <w:t xml:space="preserve">t must be emphasized </w:t>
      </w:r>
      <w:r>
        <w:rPr>
          <w:rFonts w:asciiTheme="majorBidi" w:hAnsiTheme="majorBidi" w:cstheme="majorBidi"/>
          <w:sz w:val="28"/>
          <w:szCs w:val="28"/>
        </w:rPr>
        <w:t xml:space="preserve">at this point, however, that it is </w:t>
      </w:r>
      <w:r w:rsidR="00E86172">
        <w:rPr>
          <w:rFonts w:asciiTheme="majorBidi" w:hAnsiTheme="majorBidi" w:cstheme="majorBidi"/>
          <w:sz w:val="28"/>
          <w:szCs w:val="28"/>
        </w:rPr>
        <w:t xml:space="preserve">a </w:t>
      </w:r>
      <w:r>
        <w:rPr>
          <w:rFonts w:asciiTheme="majorBidi" w:hAnsiTheme="majorBidi" w:cstheme="majorBidi"/>
          <w:sz w:val="28"/>
          <w:szCs w:val="28"/>
        </w:rPr>
        <w:t>common</w:t>
      </w:r>
      <w:r w:rsidR="00E86172">
        <w:rPr>
          <w:rFonts w:asciiTheme="majorBidi" w:hAnsiTheme="majorBidi" w:cstheme="majorBidi"/>
          <w:sz w:val="28"/>
          <w:szCs w:val="28"/>
        </w:rPr>
        <w:t xml:space="preserve"> mistake to assert</w:t>
      </w:r>
      <w:r>
        <w:rPr>
          <w:rFonts w:asciiTheme="majorBidi" w:hAnsiTheme="majorBidi" w:cstheme="majorBidi"/>
          <w:sz w:val="28"/>
          <w:szCs w:val="28"/>
        </w:rPr>
        <w:t>—as has been typically done in the past—t</w:t>
      </w:r>
      <w:r w:rsidR="00E86172">
        <w:rPr>
          <w:rFonts w:asciiTheme="majorBidi" w:hAnsiTheme="majorBidi" w:cstheme="majorBidi"/>
          <w:sz w:val="28"/>
          <w:szCs w:val="28"/>
        </w:rPr>
        <w:t>hat the post-Ghaz</w:t>
      </w:r>
      <w:r w:rsidR="00E86172" w:rsidRPr="003141F4">
        <w:rPr>
          <w:rFonts w:asciiTheme="majorBidi" w:hAnsiTheme="majorBidi" w:cstheme="majorBidi"/>
          <w:sz w:val="28"/>
          <w:szCs w:val="28"/>
        </w:rPr>
        <w:t>ā</w:t>
      </w:r>
      <w:r w:rsidR="00E86172">
        <w:rPr>
          <w:rFonts w:asciiTheme="majorBidi" w:hAnsiTheme="majorBidi" w:cstheme="majorBidi"/>
          <w:sz w:val="28"/>
          <w:szCs w:val="28"/>
        </w:rPr>
        <w:t xml:space="preserve">lian </w:t>
      </w:r>
      <w:r>
        <w:rPr>
          <w:rFonts w:asciiTheme="majorBidi" w:hAnsiTheme="majorBidi" w:cstheme="majorBidi"/>
          <w:sz w:val="28"/>
          <w:szCs w:val="28"/>
        </w:rPr>
        <w:t>T</w:t>
      </w:r>
      <w:r w:rsidR="00E86172">
        <w:rPr>
          <w:rFonts w:asciiTheme="majorBidi" w:hAnsiTheme="majorBidi" w:cstheme="majorBidi"/>
          <w:sz w:val="28"/>
          <w:szCs w:val="28"/>
        </w:rPr>
        <w:t xml:space="preserve">radition of Islam categorically rejected </w:t>
      </w:r>
      <w:r w:rsidR="00E86172" w:rsidRPr="003141F4">
        <w:rPr>
          <w:color w:val="000000"/>
          <w:sz w:val="28"/>
          <w:szCs w:val="28"/>
        </w:rPr>
        <w:t>Ibn S</w:t>
      </w:r>
      <w:r w:rsidR="00E86172" w:rsidRPr="003141F4">
        <w:rPr>
          <w:rFonts w:asciiTheme="majorBidi" w:hAnsiTheme="majorBidi" w:cstheme="majorBidi"/>
          <w:sz w:val="28"/>
          <w:szCs w:val="28"/>
        </w:rPr>
        <w:t>ī</w:t>
      </w:r>
      <w:r w:rsidR="00E86172" w:rsidRPr="003141F4">
        <w:rPr>
          <w:color w:val="000000"/>
          <w:sz w:val="28"/>
          <w:szCs w:val="28"/>
        </w:rPr>
        <w:t>n</w:t>
      </w:r>
      <w:r w:rsidR="00E86172" w:rsidRPr="003141F4">
        <w:rPr>
          <w:rFonts w:asciiTheme="majorBidi" w:hAnsiTheme="majorBidi" w:cstheme="majorBidi"/>
          <w:sz w:val="28"/>
          <w:szCs w:val="28"/>
        </w:rPr>
        <w:t>ā</w:t>
      </w:r>
      <w:r w:rsidR="00E86172">
        <w:rPr>
          <w:rFonts w:asciiTheme="majorBidi" w:hAnsiTheme="majorBidi" w:cstheme="majorBidi"/>
          <w:sz w:val="28"/>
          <w:szCs w:val="28"/>
        </w:rPr>
        <w:t xml:space="preserve"> and the earlier Philosophical contributions of Islam. Rather, </w:t>
      </w:r>
      <w:r>
        <w:rPr>
          <w:rFonts w:asciiTheme="majorBidi" w:hAnsiTheme="majorBidi" w:cstheme="majorBidi"/>
          <w:sz w:val="28"/>
          <w:szCs w:val="28"/>
        </w:rPr>
        <w:t>important strains of the post-Ghaz</w:t>
      </w:r>
      <w:r w:rsidRPr="003141F4">
        <w:rPr>
          <w:rFonts w:asciiTheme="majorBidi" w:hAnsiTheme="majorBidi" w:cstheme="majorBidi"/>
          <w:sz w:val="28"/>
          <w:szCs w:val="28"/>
        </w:rPr>
        <w:t>ā</w:t>
      </w:r>
      <w:r>
        <w:rPr>
          <w:rFonts w:asciiTheme="majorBidi" w:hAnsiTheme="majorBidi" w:cstheme="majorBidi"/>
          <w:sz w:val="28"/>
          <w:szCs w:val="28"/>
        </w:rPr>
        <w:t xml:space="preserve">lian Tradition </w:t>
      </w:r>
      <w:r w:rsidR="00E86172">
        <w:rPr>
          <w:rFonts w:asciiTheme="majorBidi" w:hAnsiTheme="majorBidi" w:cstheme="majorBidi"/>
          <w:sz w:val="28"/>
          <w:szCs w:val="28"/>
        </w:rPr>
        <w:t>strived to correct them—</w:t>
      </w:r>
      <w:r>
        <w:rPr>
          <w:rFonts w:asciiTheme="majorBidi" w:hAnsiTheme="majorBidi" w:cstheme="majorBidi"/>
          <w:sz w:val="28"/>
          <w:szCs w:val="28"/>
        </w:rPr>
        <w:t>especially in the School of Verification—</w:t>
      </w:r>
      <w:r w:rsidR="00E86172">
        <w:rPr>
          <w:rFonts w:asciiTheme="majorBidi" w:hAnsiTheme="majorBidi" w:cstheme="majorBidi"/>
          <w:sz w:val="28"/>
          <w:szCs w:val="28"/>
        </w:rPr>
        <w:t>just as it</w:t>
      </w:r>
      <w:r w:rsidR="00FC15BD">
        <w:rPr>
          <w:rFonts w:asciiTheme="majorBidi" w:hAnsiTheme="majorBidi" w:cstheme="majorBidi"/>
          <w:sz w:val="28"/>
          <w:szCs w:val="28"/>
        </w:rPr>
        <w:t xml:space="preserve"> often</w:t>
      </w:r>
      <w:r w:rsidR="00E86172">
        <w:rPr>
          <w:rFonts w:asciiTheme="majorBidi" w:hAnsiTheme="majorBidi" w:cstheme="majorBidi"/>
          <w:sz w:val="28"/>
          <w:szCs w:val="28"/>
        </w:rPr>
        <w:t xml:space="preserve"> </w:t>
      </w:r>
      <w:r w:rsidR="00FC15BD">
        <w:rPr>
          <w:rFonts w:asciiTheme="majorBidi" w:hAnsiTheme="majorBidi" w:cstheme="majorBidi"/>
          <w:sz w:val="28"/>
          <w:szCs w:val="28"/>
        </w:rPr>
        <w:t>revised the thoughts of</w:t>
      </w:r>
      <w:r w:rsidR="00E86172">
        <w:rPr>
          <w:rFonts w:asciiTheme="majorBidi" w:hAnsiTheme="majorBidi" w:cstheme="majorBidi"/>
          <w:sz w:val="28"/>
          <w:szCs w:val="28"/>
        </w:rPr>
        <w:t xml:space="preserve"> others </w:t>
      </w:r>
      <w:r w:rsidR="00FC15BD">
        <w:rPr>
          <w:rFonts w:asciiTheme="majorBidi" w:hAnsiTheme="majorBidi" w:cstheme="majorBidi"/>
          <w:sz w:val="28"/>
          <w:szCs w:val="28"/>
        </w:rPr>
        <w:t>from</w:t>
      </w:r>
      <w:r w:rsidR="00E86172">
        <w:rPr>
          <w:rFonts w:asciiTheme="majorBidi" w:hAnsiTheme="majorBidi" w:cstheme="majorBidi"/>
          <w:sz w:val="28"/>
          <w:szCs w:val="28"/>
        </w:rPr>
        <w:t xml:space="preserve"> </w:t>
      </w:r>
      <w:r w:rsidR="00FC15BD">
        <w:rPr>
          <w:rFonts w:asciiTheme="majorBidi" w:hAnsiTheme="majorBidi" w:cstheme="majorBidi"/>
          <w:sz w:val="28"/>
          <w:szCs w:val="28"/>
        </w:rPr>
        <w:t>various</w:t>
      </w:r>
      <w:r w:rsidR="00E86172">
        <w:rPr>
          <w:rFonts w:asciiTheme="majorBidi" w:hAnsiTheme="majorBidi" w:cstheme="majorBidi"/>
          <w:sz w:val="28"/>
          <w:szCs w:val="28"/>
        </w:rPr>
        <w:t xml:space="preserve"> backgrounds. </w:t>
      </w:r>
      <w:r w:rsidR="00E86172" w:rsidRPr="003141F4">
        <w:rPr>
          <w:rFonts w:asciiTheme="majorBidi" w:hAnsiTheme="majorBidi" w:cstheme="majorBidi"/>
          <w:sz w:val="28"/>
          <w:szCs w:val="28"/>
        </w:rPr>
        <w:t>The</w:t>
      </w:r>
      <w:r w:rsidR="00E86172">
        <w:rPr>
          <w:rFonts w:asciiTheme="majorBidi" w:hAnsiTheme="majorBidi" w:cstheme="majorBidi"/>
          <w:sz w:val="28"/>
          <w:szCs w:val="28"/>
        </w:rPr>
        <w:t>se</w:t>
      </w:r>
      <w:r w:rsidR="00E86172" w:rsidRPr="003141F4">
        <w:rPr>
          <w:rFonts w:asciiTheme="majorBidi" w:hAnsiTheme="majorBidi" w:cstheme="majorBidi"/>
          <w:sz w:val="28"/>
          <w:szCs w:val="28"/>
        </w:rPr>
        <w:t xml:space="preserve"> new evaluation</w:t>
      </w:r>
      <w:r w:rsidR="00E86172">
        <w:rPr>
          <w:rFonts w:asciiTheme="majorBidi" w:hAnsiTheme="majorBidi" w:cstheme="majorBidi"/>
          <w:sz w:val="28"/>
          <w:szCs w:val="28"/>
        </w:rPr>
        <w:t>s</w:t>
      </w:r>
      <w:r w:rsidR="00E86172" w:rsidRPr="003141F4">
        <w:rPr>
          <w:rFonts w:asciiTheme="majorBidi" w:hAnsiTheme="majorBidi" w:cstheme="majorBidi"/>
          <w:sz w:val="28"/>
          <w:szCs w:val="28"/>
        </w:rPr>
        <w:t xml:space="preserve"> of</w:t>
      </w:r>
      <w:r w:rsidR="00E86172" w:rsidRPr="003141F4">
        <w:rPr>
          <w:color w:val="000000"/>
          <w:sz w:val="28"/>
          <w:szCs w:val="28"/>
        </w:rPr>
        <w:t xml:space="preserve"> Ibn S</w:t>
      </w:r>
      <w:r w:rsidR="00E86172" w:rsidRPr="003141F4">
        <w:rPr>
          <w:rFonts w:asciiTheme="majorBidi" w:hAnsiTheme="majorBidi" w:cstheme="majorBidi"/>
          <w:sz w:val="28"/>
          <w:szCs w:val="28"/>
        </w:rPr>
        <w:t>ī</w:t>
      </w:r>
      <w:r w:rsidR="00E86172" w:rsidRPr="003141F4">
        <w:rPr>
          <w:color w:val="000000"/>
          <w:sz w:val="28"/>
          <w:szCs w:val="28"/>
        </w:rPr>
        <w:t>n</w:t>
      </w:r>
      <w:r w:rsidR="00E86172" w:rsidRPr="003141F4">
        <w:rPr>
          <w:rFonts w:asciiTheme="majorBidi" w:hAnsiTheme="majorBidi" w:cstheme="majorBidi"/>
          <w:sz w:val="28"/>
          <w:szCs w:val="28"/>
        </w:rPr>
        <w:t>ā</w:t>
      </w:r>
      <w:r w:rsidR="00E86172">
        <w:rPr>
          <w:rFonts w:asciiTheme="majorBidi" w:hAnsiTheme="majorBidi" w:cstheme="majorBidi"/>
          <w:sz w:val="28"/>
          <w:szCs w:val="28"/>
        </w:rPr>
        <w:t xml:space="preserve">—especially in the light of the greatest Shaykh—enabled the Mature Tradition to develop further and, on occasion, even to </w:t>
      </w:r>
      <w:r w:rsidR="00E86172" w:rsidRPr="000E1F14">
        <w:rPr>
          <w:rFonts w:asciiTheme="majorBidi" w:hAnsiTheme="majorBidi" w:cstheme="majorBidi"/>
          <w:sz w:val="28"/>
          <w:szCs w:val="28"/>
        </w:rPr>
        <w:t>surpass</w:t>
      </w:r>
      <w:r w:rsidR="00E86172" w:rsidRPr="000E1F14">
        <w:rPr>
          <w:color w:val="000000"/>
          <w:sz w:val="28"/>
          <w:szCs w:val="28"/>
        </w:rPr>
        <w:t xml:space="preserve"> Ibn S</w:t>
      </w:r>
      <w:r w:rsidR="00E86172" w:rsidRPr="000E1F14">
        <w:rPr>
          <w:rFonts w:asciiTheme="majorBidi" w:hAnsiTheme="majorBidi" w:cstheme="majorBidi"/>
          <w:sz w:val="28"/>
          <w:szCs w:val="28"/>
        </w:rPr>
        <w:t>ī</w:t>
      </w:r>
      <w:r w:rsidR="00E86172" w:rsidRPr="000E1F14">
        <w:rPr>
          <w:color w:val="000000"/>
          <w:sz w:val="28"/>
          <w:szCs w:val="28"/>
        </w:rPr>
        <w:t>n</w:t>
      </w:r>
      <w:r w:rsidR="00E86172" w:rsidRPr="000E1F14">
        <w:rPr>
          <w:rFonts w:asciiTheme="majorBidi" w:hAnsiTheme="majorBidi" w:cstheme="majorBidi"/>
          <w:sz w:val="28"/>
          <w:szCs w:val="28"/>
        </w:rPr>
        <w:t>ā.</w:t>
      </w:r>
      <w:r w:rsidR="00E86172">
        <w:rPr>
          <w:rFonts w:asciiTheme="majorBidi" w:hAnsiTheme="majorBidi" w:cstheme="majorBidi"/>
          <w:b/>
          <w:bCs/>
          <w:sz w:val="28"/>
          <w:szCs w:val="28"/>
        </w:rPr>
        <w:t xml:space="preserve"> </w:t>
      </w:r>
      <w:r w:rsidR="00E86172" w:rsidRPr="000E1F14">
        <w:rPr>
          <w:rFonts w:asciiTheme="majorBidi" w:hAnsiTheme="majorBidi" w:cstheme="majorBidi"/>
          <w:sz w:val="28"/>
          <w:szCs w:val="28"/>
        </w:rPr>
        <w:t>In this manner,</w:t>
      </w:r>
      <w:r w:rsidR="00E86172">
        <w:rPr>
          <w:rFonts w:asciiTheme="majorBidi" w:hAnsiTheme="majorBidi" w:cstheme="majorBidi"/>
          <w:b/>
          <w:bCs/>
          <w:sz w:val="28"/>
          <w:szCs w:val="28"/>
        </w:rPr>
        <w:t xml:space="preserve"> </w:t>
      </w:r>
      <w:r w:rsidR="00E86172" w:rsidRPr="000E1F14">
        <w:rPr>
          <w:rFonts w:asciiTheme="majorBidi" w:hAnsiTheme="majorBidi" w:cstheme="majorBidi"/>
          <w:b/>
          <w:bCs/>
          <w:sz w:val="28"/>
          <w:szCs w:val="28"/>
          <w:u w:val="single"/>
        </w:rPr>
        <w:t>the Corrective Tradition rendered</w:t>
      </w:r>
      <w:r w:rsidR="00E86172" w:rsidRPr="000E1F14">
        <w:rPr>
          <w:b/>
          <w:bCs/>
          <w:color w:val="000000"/>
          <w:sz w:val="28"/>
          <w:szCs w:val="28"/>
          <w:u w:val="single"/>
        </w:rPr>
        <w:t xml:space="preserve"> Ibn S</w:t>
      </w:r>
      <w:r w:rsidR="00E86172" w:rsidRPr="000E1F14">
        <w:rPr>
          <w:rFonts w:asciiTheme="majorBidi" w:hAnsiTheme="majorBidi" w:cstheme="majorBidi"/>
          <w:b/>
          <w:bCs/>
          <w:sz w:val="28"/>
          <w:szCs w:val="28"/>
          <w:u w:val="single"/>
        </w:rPr>
        <w:t>ī</w:t>
      </w:r>
      <w:r w:rsidR="00E86172" w:rsidRPr="000E1F14">
        <w:rPr>
          <w:b/>
          <w:bCs/>
          <w:color w:val="000000"/>
          <w:sz w:val="28"/>
          <w:szCs w:val="28"/>
          <w:u w:val="single"/>
        </w:rPr>
        <w:t>n</w:t>
      </w:r>
      <w:r w:rsidR="00E86172" w:rsidRPr="000E1F14">
        <w:rPr>
          <w:rFonts w:asciiTheme="majorBidi" w:hAnsiTheme="majorBidi" w:cstheme="majorBidi"/>
          <w:b/>
          <w:bCs/>
          <w:sz w:val="28"/>
          <w:szCs w:val="28"/>
          <w:u w:val="single"/>
        </w:rPr>
        <w:t>ā’s unique contributions safe, acceptable, accessible, and greatly beneficial for the development of Orthodox thought</w:t>
      </w:r>
      <w:r w:rsidR="00E86172" w:rsidRPr="003141F4">
        <w:rPr>
          <w:rFonts w:asciiTheme="majorBidi" w:hAnsiTheme="majorBidi" w:cstheme="majorBidi"/>
          <w:sz w:val="28"/>
          <w:szCs w:val="28"/>
        </w:rPr>
        <w:t xml:space="preserve">, such as, for example, in the powerful </w:t>
      </w:r>
      <w:r w:rsidR="00E86172">
        <w:rPr>
          <w:rFonts w:asciiTheme="majorBidi" w:hAnsiTheme="majorBidi" w:cstheme="majorBidi"/>
          <w:sz w:val="28"/>
          <w:szCs w:val="28"/>
        </w:rPr>
        <w:t>M</w:t>
      </w:r>
      <w:r w:rsidR="00E86172" w:rsidRPr="003141F4">
        <w:rPr>
          <w:rFonts w:asciiTheme="majorBidi" w:hAnsiTheme="majorBidi" w:cstheme="majorBidi"/>
          <w:sz w:val="28"/>
          <w:szCs w:val="28"/>
        </w:rPr>
        <w:t xml:space="preserve">etaphysical </w:t>
      </w:r>
      <w:r w:rsidR="00773E5C">
        <w:rPr>
          <w:rFonts w:asciiTheme="majorBidi" w:hAnsiTheme="majorBidi" w:cstheme="majorBidi"/>
          <w:sz w:val="28"/>
          <w:szCs w:val="28"/>
        </w:rPr>
        <w:t>P</w:t>
      </w:r>
      <w:r w:rsidR="00E86172" w:rsidRPr="003141F4">
        <w:rPr>
          <w:rFonts w:asciiTheme="majorBidi" w:hAnsiTheme="majorBidi" w:cstheme="majorBidi"/>
          <w:sz w:val="28"/>
          <w:szCs w:val="28"/>
        </w:rPr>
        <w:t>aradi</w:t>
      </w:r>
      <w:r w:rsidR="00E86172">
        <w:rPr>
          <w:rFonts w:asciiTheme="majorBidi" w:hAnsiTheme="majorBidi" w:cstheme="majorBidi"/>
          <w:sz w:val="28"/>
          <w:szCs w:val="28"/>
        </w:rPr>
        <w:t>g</w:t>
      </w:r>
      <w:r w:rsidR="00E86172" w:rsidRPr="003141F4">
        <w:rPr>
          <w:rFonts w:asciiTheme="majorBidi" w:hAnsiTheme="majorBidi" w:cstheme="majorBidi"/>
          <w:sz w:val="28"/>
          <w:szCs w:val="28"/>
        </w:rPr>
        <w:t xml:space="preserve">m of </w:t>
      </w:r>
      <w:r w:rsidR="00773E5C" w:rsidRPr="00E9624A">
        <w:rPr>
          <w:rFonts w:asciiTheme="majorBidi" w:hAnsiTheme="majorBidi" w:cstheme="majorBidi"/>
          <w:b/>
          <w:bCs/>
          <w:sz w:val="28"/>
          <w:szCs w:val="28"/>
        </w:rPr>
        <w:t>N</w:t>
      </w:r>
      <w:r w:rsidR="00E86172" w:rsidRPr="00E9624A">
        <w:rPr>
          <w:rFonts w:asciiTheme="majorBidi" w:hAnsiTheme="majorBidi" w:cstheme="majorBidi"/>
          <w:b/>
          <w:bCs/>
          <w:sz w:val="28"/>
          <w:szCs w:val="28"/>
        </w:rPr>
        <w:t xml:space="preserve">ecessary </w:t>
      </w:r>
      <w:r w:rsidR="00773E5C" w:rsidRPr="00E9624A">
        <w:rPr>
          <w:rFonts w:asciiTheme="majorBidi" w:hAnsiTheme="majorBidi" w:cstheme="majorBidi"/>
          <w:b/>
          <w:bCs/>
          <w:sz w:val="28"/>
          <w:szCs w:val="28"/>
        </w:rPr>
        <w:t>B</w:t>
      </w:r>
      <w:r w:rsidR="00E86172" w:rsidRPr="00E9624A">
        <w:rPr>
          <w:rFonts w:asciiTheme="majorBidi" w:hAnsiTheme="majorBidi" w:cstheme="majorBidi"/>
          <w:b/>
          <w:bCs/>
          <w:sz w:val="28"/>
          <w:szCs w:val="28"/>
        </w:rPr>
        <w:t>eing</w:t>
      </w:r>
      <w:r w:rsidR="00E86172" w:rsidRPr="003141F4">
        <w:rPr>
          <w:rFonts w:asciiTheme="majorBidi" w:hAnsiTheme="majorBidi" w:cstheme="majorBidi"/>
          <w:sz w:val="28"/>
          <w:szCs w:val="28"/>
        </w:rPr>
        <w:t xml:space="preserve"> </w:t>
      </w:r>
      <w:r w:rsidR="00E86172" w:rsidRPr="00E9624A">
        <w:rPr>
          <w:rFonts w:asciiTheme="majorBidi" w:hAnsiTheme="majorBidi" w:cstheme="majorBidi"/>
          <w:b/>
          <w:bCs/>
          <w:sz w:val="28"/>
          <w:szCs w:val="28"/>
        </w:rPr>
        <w:t>and</w:t>
      </w:r>
      <w:r w:rsidR="00E86172" w:rsidRPr="003141F4">
        <w:rPr>
          <w:rFonts w:asciiTheme="majorBidi" w:hAnsiTheme="majorBidi" w:cstheme="majorBidi"/>
          <w:sz w:val="28"/>
          <w:szCs w:val="28"/>
        </w:rPr>
        <w:t xml:space="preserve"> </w:t>
      </w:r>
      <w:r w:rsidR="00773E5C" w:rsidRPr="00E9624A">
        <w:rPr>
          <w:rFonts w:asciiTheme="majorBidi" w:hAnsiTheme="majorBidi" w:cstheme="majorBidi"/>
          <w:b/>
          <w:bCs/>
          <w:sz w:val="28"/>
          <w:szCs w:val="28"/>
        </w:rPr>
        <w:t>P</w:t>
      </w:r>
      <w:r w:rsidR="00E86172" w:rsidRPr="00E9624A">
        <w:rPr>
          <w:rFonts w:asciiTheme="majorBidi" w:hAnsiTheme="majorBidi" w:cstheme="majorBidi"/>
          <w:b/>
          <w:bCs/>
          <w:sz w:val="28"/>
          <w:szCs w:val="28"/>
        </w:rPr>
        <w:t xml:space="preserve">ossible </w:t>
      </w:r>
      <w:r w:rsidR="00773E5C" w:rsidRPr="00E9624A">
        <w:rPr>
          <w:rFonts w:asciiTheme="majorBidi" w:hAnsiTheme="majorBidi" w:cstheme="majorBidi"/>
          <w:b/>
          <w:bCs/>
          <w:sz w:val="28"/>
          <w:szCs w:val="28"/>
        </w:rPr>
        <w:t>E</w:t>
      </w:r>
      <w:r w:rsidR="00E86172" w:rsidRPr="00E9624A">
        <w:rPr>
          <w:rFonts w:asciiTheme="majorBidi" w:hAnsiTheme="majorBidi" w:cstheme="majorBidi"/>
          <w:b/>
          <w:bCs/>
          <w:sz w:val="28"/>
          <w:szCs w:val="28"/>
        </w:rPr>
        <w:t>xistence</w:t>
      </w:r>
      <w:r w:rsidR="00E86172" w:rsidRPr="003141F4">
        <w:rPr>
          <w:rFonts w:asciiTheme="majorBidi" w:hAnsiTheme="majorBidi" w:cstheme="majorBidi"/>
          <w:sz w:val="28"/>
          <w:szCs w:val="28"/>
        </w:rPr>
        <w:t>,</w:t>
      </w:r>
      <w:r w:rsidR="00E9624A">
        <w:rPr>
          <w:rStyle w:val="FootnoteReference"/>
          <w:rFonts w:asciiTheme="majorBidi" w:hAnsiTheme="majorBidi" w:cstheme="majorBidi"/>
          <w:sz w:val="28"/>
          <w:szCs w:val="28"/>
        </w:rPr>
        <w:footnoteReference w:id="213"/>
      </w:r>
      <w:r w:rsidR="00E86172" w:rsidRPr="003141F4">
        <w:rPr>
          <w:rFonts w:asciiTheme="majorBidi" w:hAnsiTheme="majorBidi" w:cstheme="majorBidi"/>
          <w:sz w:val="28"/>
          <w:szCs w:val="28"/>
        </w:rPr>
        <w:t xml:space="preserve"> his conception of </w:t>
      </w:r>
      <w:r w:rsidR="00773E5C">
        <w:rPr>
          <w:rFonts w:asciiTheme="majorBidi" w:hAnsiTheme="majorBidi" w:cstheme="majorBidi"/>
          <w:sz w:val="28"/>
          <w:szCs w:val="28"/>
        </w:rPr>
        <w:t>S</w:t>
      </w:r>
      <w:r w:rsidR="00E86172" w:rsidRPr="003141F4">
        <w:rPr>
          <w:rFonts w:asciiTheme="majorBidi" w:hAnsiTheme="majorBidi" w:cstheme="majorBidi"/>
          <w:sz w:val="28"/>
          <w:szCs w:val="28"/>
        </w:rPr>
        <w:t xml:space="preserve">pace and </w:t>
      </w:r>
      <w:r w:rsidR="00773E5C">
        <w:rPr>
          <w:rFonts w:asciiTheme="majorBidi" w:hAnsiTheme="majorBidi" w:cstheme="majorBidi"/>
          <w:sz w:val="28"/>
          <w:szCs w:val="28"/>
        </w:rPr>
        <w:t>T</w:t>
      </w:r>
      <w:r w:rsidR="00E86172" w:rsidRPr="003141F4">
        <w:rPr>
          <w:rFonts w:asciiTheme="majorBidi" w:hAnsiTheme="majorBidi" w:cstheme="majorBidi"/>
          <w:sz w:val="28"/>
          <w:szCs w:val="28"/>
        </w:rPr>
        <w:t xml:space="preserve">ime, </w:t>
      </w:r>
      <w:r w:rsidR="00E86172">
        <w:rPr>
          <w:rFonts w:asciiTheme="majorBidi" w:hAnsiTheme="majorBidi" w:cstheme="majorBidi"/>
          <w:sz w:val="28"/>
          <w:szCs w:val="28"/>
        </w:rPr>
        <w:t>and</w:t>
      </w:r>
      <w:r w:rsidR="00E86172" w:rsidRPr="003141F4">
        <w:rPr>
          <w:rFonts w:asciiTheme="majorBidi" w:hAnsiTheme="majorBidi" w:cstheme="majorBidi"/>
          <w:sz w:val="28"/>
          <w:szCs w:val="28"/>
        </w:rPr>
        <w:t xml:space="preserve"> in his dynamic reformulation of </w:t>
      </w:r>
      <w:r w:rsidR="00E86172">
        <w:rPr>
          <w:rFonts w:asciiTheme="majorBidi" w:hAnsiTheme="majorBidi" w:cstheme="majorBidi"/>
          <w:sz w:val="28"/>
          <w:szCs w:val="28"/>
        </w:rPr>
        <w:t>L</w:t>
      </w:r>
      <w:r w:rsidR="00E86172" w:rsidRPr="003141F4">
        <w:rPr>
          <w:rFonts w:asciiTheme="majorBidi" w:hAnsiTheme="majorBidi" w:cstheme="majorBidi"/>
          <w:sz w:val="28"/>
          <w:szCs w:val="28"/>
        </w:rPr>
        <w:t xml:space="preserve">ogic, </w:t>
      </w:r>
      <w:r w:rsidR="00E86172">
        <w:rPr>
          <w:rFonts w:asciiTheme="majorBidi" w:hAnsiTheme="majorBidi" w:cstheme="majorBidi"/>
          <w:sz w:val="28"/>
          <w:szCs w:val="28"/>
        </w:rPr>
        <w:t xml:space="preserve">in </w:t>
      </w:r>
      <w:r w:rsidR="00E86172" w:rsidRPr="003141F4">
        <w:rPr>
          <w:rFonts w:asciiTheme="majorBidi" w:hAnsiTheme="majorBidi" w:cstheme="majorBidi"/>
          <w:sz w:val="28"/>
          <w:szCs w:val="28"/>
        </w:rPr>
        <w:t xml:space="preserve">which </w:t>
      </w:r>
      <w:r w:rsidR="00E86172">
        <w:rPr>
          <w:rFonts w:asciiTheme="majorBidi" w:hAnsiTheme="majorBidi" w:cstheme="majorBidi"/>
          <w:sz w:val="28"/>
          <w:szCs w:val="28"/>
        </w:rPr>
        <w:t xml:space="preserve">he </w:t>
      </w:r>
      <w:r w:rsidR="00E86172" w:rsidRPr="003141F4">
        <w:rPr>
          <w:rFonts w:asciiTheme="majorBidi" w:hAnsiTheme="majorBidi" w:cstheme="majorBidi"/>
          <w:sz w:val="28"/>
          <w:szCs w:val="28"/>
        </w:rPr>
        <w:t xml:space="preserve">built upon and improved the Aristotelian models that preceded </w:t>
      </w:r>
      <w:r w:rsidR="00E86172">
        <w:rPr>
          <w:rFonts w:asciiTheme="majorBidi" w:hAnsiTheme="majorBidi" w:cstheme="majorBidi"/>
          <w:sz w:val="28"/>
          <w:szCs w:val="28"/>
        </w:rPr>
        <w:t>him</w:t>
      </w:r>
      <w:r w:rsidR="00E86172" w:rsidRPr="003141F4">
        <w:rPr>
          <w:rFonts w:asciiTheme="majorBidi" w:hAnsiTheme="majorBidi" w:cstheme="majorBidi"/>
          <w:sz w:val="28"/>
          <w:szCs w:val="28"/>
        </w:rPr>
        <w:t>.</w:t>
      </w:r>
    </w:p>
    <w:p w14:paraId="3A370361" w14:textId="77777777" w:rsidR="00E86172" w:rsidRPr="003141F4"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8"/>
          <w:szCs w:val="28"/>
        </w:rPr>
      </w:pPr>
    </w:p>
    <w:p w14:paraId="6B8972A8" w14:textId="164B4D7D"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r>
        <w:rPr>
          <w:rFonts w:asciiTheme="majorBidi" w:hAnsiTheme="majorBidi" w:cstheme="majorBidi"/>
          <w:color w:val="000000"/>
          <w:sz w:val="28"/>
          <w:szCs w:val="28"/>
        </w:rPr>
        <w:t>A</w:t>
      </w:r>
      <w:r w:rsidRPr="003141F4">
        <w:rPr>
          <w:rFonts w:asciiTheme="majorBidi" w:hAnsiTheme="majorBidi" w:cstheme="majorBidi"/>
          <w:sz w:val="28"/>
          <w:szCs w:val="28"/>
        </w:rPr>
        <w:t>l-Imām al-Ghazāl</w:t>
      </w:r>
      <w:r w:rsidRPr="003141F4">
        <w:rPr>
          <w:rFonts w:asciiTheme="majorBidi" w:hAnsiTheme="majorBidi" w:cstheme="majorBidi"/>
          <w:color w:val="000000"/>
          <w:sz w:val="28"/>
          <w:szCs w:val="28"/>
        </w:rPr>
        <w:t xml:space="preserve">ī </w:t>
      </w:r>
      <w:r>
        <w:rPr>
          <w:rFonts w:asciiTheme="majorBidi" w:hAnsiTheme="majorBidi" w:cstheme="majorBidi"/>
          <w:color w:val="000000"/>
          <w:sz w:val="28"/>
          <w:szCs w:val="28"/>
        </w:rPr>
        <w:t>died shortly before the birth of the Science of Verification</w:t>
      </w:r>
      <w:r w:rsidR="009B4494">
        <w:rPr>
          <w:rFonts w:asciiTheme="majorBidi" w:hAnsiTheme="majorBidi" w:cstheme="majorBidi"/>
          <w:color w:val="000000"/>
          <w:sz w:val="28"/>
          <w:szCs w:val="28"/>
        </w:rPr>
        <w:t xml:space="preserve"> and consequently did not take active part in its development</w:t>
      </w:r>
      <w:r>
        <w:rPr>
          <w:rFonts w:asciiTheme="majorBidi" w:hAnsiTheme="majorBidi" w:cstheme="majorBidi"/>
          <w:color w:val="000000"/>
          <w:sz w:val="28"/>
          <w:szCs w:val="28"/>
        </w:rPr>
        <w:t xml:space="preserve">. Nevertheless, he </w:t>
      </w:r>
      <w:r w:rsidRPr="003141F4">
        <w:rPr>
          <w:rFonts w:asciiTheme="majorBidi" w:hAnsiTheme="majorBidi" w:cstheme="majorBidi"/>
          <w:color w:val="000000"/>
          <w:sz w:val="28"/>
          <w:szCs w:val="28"/>
        </w:rPr>
        <w:t>should</w:t>
      </w:r>
      <w:r>
        <w:rPr>
          <w:rFonts w:asciiTheme="majorBidi" w:hAnsiTheme="majorBidi" w:cstheme="majorBidi"/>
          <w:color w:val="000000"/>
          <w:sz w:val="28"/>
          <w:szCs w:val="28"/>
        </w:rPr>
        <w:t xml:space="preserve"> </w:t>
      </w:r>
      <w:r w:rsidRPr="003141F4">
        <w:rPr>
          <w:rFonts w:asciiTheme="majorBidi" w:hAnsiTheme="majorBidi" w:cstheme="majorBidi"/>
          <w:color w:val="000000"/>
          <w:sz w:val="28"/>
          <w:szCs w:val="28"/>
        </w:rPr>
        <w:t xml:space="preserve">be deemed </w:t>
      </w:r>
      <w:r>
        <w:rPr>
          <w:rFonts w:asciiTheme="majorBidi" w:hAnsiTheme="majorBidi" w:cstheme="majorBidi"/>
          <w:color w:val="000000"/>
          <w:sz w:val="28"/>
          <w:szCs w:val="28"/>
        </w:rPr>
        <w:t xml:space="preserve">its herald because he pointed the way to it. Strictly speaking, however, </w:t>
      </w:r>
      <w:r w:rsidR="00C2117C">
        <w:rPr>
          <w:rFonts w:asciiTheme="majorBidi" w:hAnsiTheme="majorBidi" w:cstheme="majorBidi"/>
          <w:sz w:val="28"/>
          <w:szCs w:val="28"/>
        </w:rPr>
        <w:t>the Tradition</w:t>
      </w:r>
      <w:r>
        <w:rPr>
          <w:rFonts w:asciiTheme="majorBidi" w:hAnsiTheme="majorBidi" w:cstheme="majorBidi"/>
          <w:sz w:val="28"/>
          <w:szCs w:val="28"/>
        </w:rPr>
        <w:t xml:space="preserve"> did</w:t>
      </w:r>
      <w:r w:rsidRPr="003141F4">
        <w:rPr>
          <w:rFonts w:asciiTheme="majorBidi" w:hAnsiTheme="majorBidi" w:cstheme="majorBidi"/>
          <w:sz w:val="28"/>
          <w:szCs w:val="28"/>
        </w:rPr>
        <w:t xml:space="preserve"> not begin with </w:t>
      </w:r>
      <w:r>
        <w:rPr>
          <w:rFonts w:asciiTheme="majorBidi" w:hAnsiTheme="majorBidi" w:cstheme="majorBidi"/>
          <w:sz w:val="28"/>
          <w:szCs w:val="28"/>
        </w:rPr>
        <w:t>him</w:t>
      </w:r>
      <w:r w:rsidRPr="003141F4">
        <w:rPr>
          <w:rFonts w:asciiTheme="majorBidi" w:hAnsiTheme="majorBidi" w:cstheme="majorBidi"/>
          <w:color w:val="000000"/>
          <w:sz w:val="28"/>
          <w:szCs w:val="28"/>
        </w:rPr>
        <w:t xml:space="preserve">, </w:t>
      </w:r>
      <w:r w:rsidRPr="003141F4">
        <w:rPr>
          <w:rFonts w:asciiTheme="majorBidi" w:hAnsiTheme="majorBidi" w:cstheme="majorBidi"/>
          <w:color w:val="000000"/>
          <w:sz w:val="28"/>
          <w:szCs w:val="28"/>
        </w:rPr>
        <w:lastRenderedPageBreak/>
        <w:t xml:space="preserve">despite his pivotal greatness and restorative influence upon the historical course of Islamic </w:t>
      </w:r>
      <w:r>
        <w:rPr>
          <w:rFonts w:asciiTheme="majorBidi" w:hAnsiTheme="majorBidi" w:cstheme="majorBidi"/>
          <w:color w:val="000000"/>
          <w:sz w:val="28"/>
          <w:szCs w:val="28"/>
        </w:rPr>
        <w:t>S</w:t>
      </w:r>
      <w:r w:rsidRPr="003141F4">
        <w:rPr>
          <w:rFonts w:asciiTheme="majorBidi" w:hAnsiTheme="majorBidi" w:cstheme="majorBidi"/>
          <w:color w:val="000000"/>
          <w:sz w:val="28"/>
          <w:szCs w:val="28"/>
        </w:rPr>
        <w:t>pirituality and thought.</w:t>
      </w:r>
      <w:r w:rsidRPr="00463EB8">
        <w:rPr>
          <w:color w:val="000000"/>
          <w:sz w:val="28"/>
          <w:szCs w:val="28"/>
        </w:rPr>
        <w:t xml:space="preserve"> </w:t>
      </w:r>
      <w:r>
        <w:rPr>
          <w:color w:val="000000"/>
          <w:sz w:val="28"/>
          <w:szCs w:val="28"/>
        </w:rPr>
        <w:t>A</w:t>
      </w:r>
      <w:r w:rsidRPr="003141F4">
        <w:rPr>
          <w:rFonts w:asciiTheme="majorBidi" w:hAnsiTheme="majorBidi" w:cstheme="majorBidi"/>
          <w:color w:val="000000"/>
          <w:sz w:val="28"/>
          <w:szCs w:val="28"/>
        </w:rPr>
        <w:t>l-</w:t>
      </w:r>
      <w:r w:rsidRPr="003141F4">
        <w:rPr>
          <w:rFonts w:asciiTheme="majorBidi" w:hAnsiTheme="majorBidi" w:cstheme="majorBidi"/>
          <w:sz w:val="28"/>
          <w:szCs w:val="28"/>
        </w:rPr>
        <w:t>Ghazāl</w:t>
      </w:r>
      <w:r w:rsidRPr="003141F4">
        <w:rPr>
          <w:rFonts w:asciiTheme="majorBidi" w:hAnsiTheme="majorBidi" w:cstheme="majorBidi"/>
          <w:color w:val="000000"/>
          <w:sz w:val="28"/>
          <w:szCs w:val="28"/>
        </w:rPr>
        <w:t xml:space="preserve">ī’s </w:t>
      </w:r>
      <w:r>
        <w:rPr>
          <w:rFonts w:asciiTheme="majorBidi" w:hAnsiTheme="majorBidi" w:cstheme="majorBidi"/>
          <w:color w:val="000000"/>
          <w:sz w:val="28"/>
          <w:szCs w:val="28"/>
        </w:rPr>
        <w:t xml:space="preserve">lack of a more direct role in </w:t>
      </w:r>
      <w:r w:rsidRPr="003141F4">
        <w:rPr>
          <w:rFonts w:asciiTheme="majorBidi" w:hAnsiTheme="majorBidi" w:cstheme="majorBidi"/>
          <w:color w:val="000000"/>
          <w:sz w:val="28"/>
          <w:szCs w:val="28"/>
        </w:rPr>
        <w:t>cultivating the</w:t>
      </w:r>
      <w:r>
        <w:rPr>
          <w:rFonts w:asciiTheme="majorBidi" w:hAnsiTheme="majorBidi" w:cstheme="majorBidi"/>
          <w:color w:val="000000"/>
          <w:sz w:val="28"/>
          <w:szCs w:val="28"/>
        </w:rPr>
        <w:t xml:space="preserve"> School of Verification</w:t>
      </w:r>
      <w:r w:rsidRPr="003141F4">
        <w:rPr>
          <w:rFonts w:asciiTheme="majorBidi" w:hAnsiTheme="majorBidi" w:cstheme="majorBidi"/>
          <w:color w:val="000000"/>
          <w:sz w:val="28"/>
          <w:szCs w:val="28"/>
        </w:rPr>
        <w:t xml:space="preserve"> </w:t>
      </w:r>
      <w:r>
        <w:rPr>
          <w:rFonts w:asciiTheme="majorBidi" w:hAnsiTheme="majorBidi" w:cstheme="majorBidi"/>
          <w:color w:val="000000"/>
          <w:sz w:val="28"/>
          <w:szCs w:val="28"/>
        </w:rPr>
        <w:t>was largely—it seems—</w:t>
      </w:r>
      <w:r w:rsidRPr="003141F4">
        <w:rPr>
          <w:rFonts w:asciiTheme="majorBidi" w:hAnsiTheme="majorBidi" w:cstheme="majorBidi"/>
          <w:color w:val="000000"/>
          <w:sz w:val="28"/>
          <w:szCs w:val="28"/>
        </w:rPr>
        <w:t xml:space="preserve">because of </w:t>
      </w:r>
      <w:r>
        <w:rPr>
          <w:rFonts w:asciiTheme="majorBidi" w:hAnsiTheme="majorBidi" w:cstheme="majorBidi"/>
          <w:color w:val="000000"/>
          <w:sz w:val="28"/>
          <w:szCs w:val="28"/>
        </w:rPr>
        <w:t xml:space="preserve">the </w:t>
      </w:r>
      <w:r w:rsidRPr="003141F4">
        <w:rPr>
          <w:rFonts w:asciiTheme="majorBidi" w:hAnsiTheme="majorBidi" w:cstheme="majorBidi"/>
          <w:color w:val="000000"/>
          <w:sz w:val="28"/>
          <w:szCs w:val="28"/>
        </w:rPr>
        <w:t>relative short</w:t>
      </w:r>
      <w:r>
        <w:rPr>
          <w:rFonts w:asciiTheme="majorBidi" w:hAnsiTheme="majorBidi" w:cstheme="majorBidi"/>
          <w:color w:val="000000"/>
          <w:sz w:val="28"/>
          <w:szCs w:val="28"/>
        </w:rPr>
        <w:t>ness of his</w:t>
      </w:r>
      <w:r w:rsidRPr="003141F4">
        <w:rPr>
          <w:rFonts w:asciiTheme="majorBidi" w:hAnsiTheme="majorBidi" w:cstheme="majorBidi"/>
          <w:color w:val="000000"/>
          <w:sz w:val="28"/>
          <w:szCs w:val="28"/>
        </w:rPr>
        <w:t xml:space="preserve"> life</w:t>
      </w:r>
      <w:r>
        <w:rPr>
          <w:rFonts w:asciiTheme="majorBidi" w:hAnsiTheme="majorBidi" w:cstheme="majorBidi"/>
          <w:color w:val="000000"/>
          <w:sz w:val="28"/>
          <w:szCs w:val="28"/>
        </w:rPr>
        <w:t>. His passing came</w:t>
      </w:r>
      <w:r w:rsidRPr="003141F4">
        <w:rPr>
          <w:rFonts w:asciiTheme="majorBidi" w:hAnsiTheme="majorBidi" w:cstheme="majorBidi"/>
          <w:color w:val="000000"/>
          <w:sz w:val="28"/>
          <w:szCs w:val="28"/>
        </w:rPr>
        <w:t xml:space="preserve"> decades before </w:t>
      </w:r>
      <w:r w:rsidRPr="003141F4">
        <w:rPr>
          <w:rFonts w:asciiTheme="majorBidi" w:hAnsiTheme="majorBidi" w:cstheme="majorBidi"/>
          <w:sz w:val="28"/>
          <w:szCs w:val="28"/>
        </w:rPr>
        <w:t xml:space="preserve">al-Rāzī and more than half a century prior to the birth of Ibn </w:t>
      </w:r>
      <w:r w:rsidRPr="003141F4">
        <w:rPr>
          <w:sz w:val="28"/>
          <w:szCs w:val="28"/>
        </w:rPr>
        <w:t>al-‘Arab</w:t>
      </w:r>
      <w:r w:rsidRPr="003141F4">
        <w:rPr>
          <w:rFonts w:asciiTheme="majorBidi" w:hAnsiTheme="majorBidi" w:cstheme="majorBidi"/>
          <w:sz w:val="28"/>
          <w:szCs w:val="28"/>
        </w:rPr>
        <w:t xml:space="preserve">ī. </w:t>
      </w:r>
      <w:r>
        <w:rPr>
          <w:rFonts w:asciiTheme="majorBidi" w:hAnsiTheme="majorBidi" w:cstheme="majorBidi"/>
          <w:sz w:val="28"/>
          <w:szCs w:val="28"/>
        </w:rPr>
        <w:t>Consequently</w:t>
      </w:r>
      <w:r w:rsidRPr="003141F4">
        <w:rPr>
          <w:rFonts w:asciiTheme="majorBidi" w:hAnsiTheme="majorBidi" w:cstheme="majorBidi"/>
          <w:sz w:val="28"/>
          <w:szCs w:val="28"/>
        </w:rPr>
        <w:t>, al-Ghazāl</w:t>
      </w:r>
      <w:r w:rsidRPr="003141F4">
        <w:rPr>
          <w:rFonts w:asciiTheme="majorBidi" w:hAnsiTheme="majorBidi" w:cstheme="majorBidi"/>
          <w:color w:val="000000"/>
          <w:sz w:val="28"/>
          <w:szCs w:val="28"/>
        </w:rPr>
        <w:t>ī</w:t>
      </w:r>
      <w:r w:rsidRPr="003141F4">
        <w:rPr>
          <w:rFonts w:asciiTheme="majorBidi" w:hAnsiTheme="majorBidi" w:cstheme="majorBidi"/>
          <w:sz w:val="28"/>
          <w:szCs w:val="28"/>
        </w:rPr>
        <w:t xml:space="preserve"> was unable to benefit from their ground-breaking achievements in solving the seemingly intractable </w:t>
      </w:r>
      <w:r w:rsidR="00257F10">
        <w:rPr>
          <w:rFonts w:asciiTheme="majorBidi" w:hAnsiTheme="majorBidi" w:cstheme="majorBidi"/>
          <w:sz w:val="28"/>
          <w:szCs w:val="28"/>
        </w:rPr>
        <w:t xml:space="preserve">Philosophical </w:t>
      </w:r>
      <w:r w:rsidRPr="003141F4">
        <w:rPr>
          <w:rFonts w:asciiTheme="majorBidi" w:hAnsiTheme="majorBidi" w:cstheme="majorBidi"/>
          <w:sz w:val="28"/>
          <w:szCs w:val="28"/>
        </w:rPr>
        <w:t xml:space="preserve">issues with which </w:t>
      </w:r>
      <w:r>
        <w:rPr>
          <w:rFonts w:asciiTheme="majorBidi" w:hAnsiTheme="majorBidi" w:cstheme="majorBidi"/>
          <w:sz w:val="28"/>
          <w:szCs w:val="28"/>
        </w:rPr>
        <w:t>he</w:t>
      </w:r>
      <w:r w:rsidRPr="003141F4">
        <w:rPr>
          <w:rFonts w:asciiTheme="majorBidi" w:hAnsiTheme="majorBidi" w:cstheme="majorBidi"/>
          <w:color w:val="000000"/>
          <w:sz w:val="28"/>
          <w:szCs w:val="28"/>
        </w:rPr>
        <w:t xml:space="preserve"> himself had grappled.</w:t>
      </w:r>
      <w:r w:rsidRPr="003141F4">
        <w:rPr>
          <w:rFonts w:asciiTheme="majorBidi" w:hAnsiTheme="majorBidi" w:cstheme="majorBidi"/>
          <w:sz w:val="28"/>
          <w:szCs w:val="28"/>
        </w:rPr>
        <w:t xml:space="preserve"> </w:t>
      </w:r>
      <w:r>
        <w:rPr>
          <w:sz w:val="28"/>
          <w:szCs w:val="28"/>
        </w:rPr>
        <w:t xml:space="preserve">Nevertheless, </w:t>
      </w:r>
      <w:r>
        <w:rPr>
          <w:b/>
          <w:bCs/>
          <w:sz w:val="28"/>
          <w:szCs w:val="28"/>
          <w:u w:val="single"/>
        </w:rPr>
        <w:t>a</w:t>
      </w:r>
      <w:r w:rsidRPr="00673AC2">
        <w:rPr>
          <w:b/>
          <w:bCs/>
          <w:sz w:val="28"/>
          <w:szCs w:val="28"/>
          <w:u w:val="single"/>
        </w:rPr>
        <w:t>l-Imām al-Ghazāl</w:t>
      </w:r>
      <w:r w:rsidRPr="00673AC2">
        <w:rPr>
          <w:b/>
          <w:bCs/>
          <w:color w:val="000000"/>
          <w:sz w:val="28"/>
          <w:szCs w:val="28"/>
          <w:u w:val="single"/>
        </w:rPr>
        <w:t xml:space="preserve">ī </w:t>
      </w:r>
      <w:r>
        <w:rPr>
          <w:b/>
          <w:bCs/>
          <w:sz w:val="28"/>
          <w:szCs w:val="28"/>
          <w:u w:val="single"/>
        </w:rPr>
        <w:t>must be considered</w:t>
      </w:r>
      <w:r w:rsidRPr="00673AC2">
        <w:rPr>
          <w:b/>
          <w:bCs/>
          <w:sz w:val="28"/>
          <w:szCs w:val="28"/>
          <w:u w:val="single"/>
        </w:rPr>
        <w:t xml:space="preserve"> a </w:t>
      </w:r>
      <w:r>
        <w:rPr>
          <w:b/>
          <w:bCs/>
          <w:sz w:val="28"/>
          <w:szCs w:val="28"/>
          <w:u w:val="single"/>
        </w:rPr>
        <w:t xml:space="preserve">major </w:t>
      </w:r>
      <w:r w:rsidRPr="00673AC2">
        <w:rPr>
          <w:b/>
          <w:bCs/>
          <w:sz w:val="28"/>
          <w:szCs w:val="28"/>
          <w:u w:val="single"/>
        </w:rPr>
        <w:t>forerunner of the Corrective Tradition</w:t>
      </w:r>
      <w:r>
        <w:rPr>
          <w:sz w:val="28"/>
          <w:szCs w:val="28"/>
        </w:rPr>
        <w:t>.</w:t>
      </w:r>
    </w:p>
    <w:p w14:paraId="13008FBE" w14:textId="7777777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p>
    <w:p w14:paraId="1797377B" w14:textId="7777777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p>
    <w:p w14:paraId="1F3819CA" w14:textId="375C034C" w:rsidR="00E86172" w:rsidRDefault="00FE1351"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r>
        <w:rPr>
          <w:sz w:val="20"/>
          <w:szCs w:val="20"/>
        </w:rPr>
        <w:t xml:space="preserve"> Image</w:t>
      </w:r>
      <w:r w:rsidR="004911C6">
        <w:rPr>
          <w:sz w:val="20"/>
          <w:szCs w:val="20"/>
        </w:rPr>
        <w:t xml:space="preserve"> </w:t>
      </w:r>
      <w:r w:rsidR="00F42097">
        <w:rPr>
          <w:sz w:val="20"/>
          <w:szCs w:val="20"/>
        </w:rPr>
        <w:t>4</w:t>
      </w:r>
      <w:r w:rsidR="0095163E">
        <w:rPr>
          <w:sz w:val="20"/>
          <w:szCs w:val="20"/>
        </w:rPr>
        <w:t>3</w:t>
      </w:r>
      <w:r w:rsidR="00E86172" w:rsidRPr="00B16600">
        <w:rPr>
          <w:sz w:val="20"/>
          <w:szCs w:val="20"/>
        </w:rPr>
        <w:t>:</w:t>
      </w:r>
    </w:p>
    <w:p w14:paraId="72A119FC" w14:textId="7777777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296EBC47" w14:textId="7777777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6ADB86F4" w14:textId="77777777" w:rsidR="004911C6" w:rsidRDefault="004911C6"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4688BC4B" w14:textId="77777777" w:rsidR="004911C6" w:rsidRDefault="004911C6"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1C87E102" w14:textId="77777777" w:rsidR="004911C6" w:rsidRDefault="004911C6"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218A32D5" w14:textId="77777777" w:rsidR="00714B28" w:rsidRDefault="00714B28"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7657A601" w14:textId="77777777" w:rsidR="004911C6" w:rsidRDefault="004911C6"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5BA4FF2A" w14:textId="77777777" w:rsidR="004911C6" w:rsidRPr="00B16600" w:rsidRDefault="004911C6"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p>
    <w:p w14:paraId="7AA02D0A" w14:textId="03EE3838" w:rsidR="00E86172" w:rsidRDefault="00E86172" w:rsidP="004911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ight="990"/>
        <w:rPr>
          <w:sz w:val="20"/>
          <w:szCs w:val="20"/>
        </w:rPr>
      </w:pPr>
      <w:r w:rsidRPr="00B16600">
        <w:rPr>
          <w:sz w:val="20"/>
          <w:szCs w:val="20"/>
        </w:rPr>
        <w:t>Great minds think alike, and great Men do not live in vain.</w:t>
      </w:r>
      <w:r w:rsidRPr="00B16600">
        <w:rPr>
          <w:rStyle w:val="FootnoteReference"/>
          <w:sz w:val="20"/>
          <w:szCs w:val="20"/>
        </w:rPr>
        <w:footnoteReference w:id="214"/>
      </w:r>
    </w:p>
    <w:p w14:paraId="6DECD430" w14:textId="77777777" w:rsidR="00E86172" w:rsidRPr="00B16600"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rPr>
      </w:pPr>
    </w:p>
    <w:p w14:paraId="31952382" w14:textId="002F7DD2"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r>
        <w:rPr>
          <w:sz w:val="28"/>
          <w:szCs w:val="28"/>
        </w:rPr>
        <w:t xml:space="preserve">To begin with, </w:t>
      </w:r>
      <w:r w:rsidR="00257F10" w:rsidRPr="003141F4">
        <w:rPr>
          <w:rFonts w:asciiTheme="majorBidi" w:hAnsiTheme="majorBidi" w:cstheme="majorBidi"/>
          <w:sz w:val="28"/>
          <w:szCs w:val="28"/>
        </w:rPr>
        <w:t>al-Ghazāl</w:t>
      </w:r>
      <w:r w:rsidR="00257F10" w:rsidRPr="003141F4">
        <w:rPr>
          <w:rFonts w:asciiTheme="majorBidi" w:hAnsiTheme="majorBidi" w:cstheme="majorBidi"/>
          <w:color w:val="000000"/>
          <w:sz w:val="28"/>
          <w:szCs w:val="28"/>
        </w:rPr>
        <w:t>ī</w:t>
      </w:r>
      <w:r>
        <w:rPr>
          <w:sz w:val="28"/>
          <w:szCs w:val="28"/>
        </w:rPr>
        <w:t xml:space="preserve"> pointed the way to </w:t>
      </w:r>
      <w:r w:rsidR="00257F10">
        <w:rPr>
          <w:sz w:val="28"/>
          <w:szCs w:val="28"/>
        </w:rPr>
        <w:t>the Science of Verification</w:t>
      </w:r>
      <w:r>
        <w:rPr>
          <w:sz w:val="28"/>
          <w:szCs w:val="28"/>
        </w:rPr>
        <w:t xml:space="preserve"> through his </w:t>
      </w:r>
      <w:r w:rsidRPr="007E42CA">
        <w:rPr>
          <w:color w:val="000000"/>
          <w:sz w:val="28"/>
          <w:szCs w:val="28"/>
        </w:rPr>
        <w:t xml:space="preserve">well-known critique of the Muslim </w:t>
      </w:r>
      <w:commentRangeStart w:id="320"/>
      <w:commentRangeStart w:id="321"/>
      <w:commentRangeEnd w:id="320"/>
      <w:r>
        <w:rPr>
          <w:rStyle w:val="CommentReference"/>
          <w:rFonts w:ascii="SabondiacriticRoman" w:hAnsi="SabondiacriticRoman"/>
        </w:rPr>
        <w:commentReference w:id="320"/>
      </w:r>
      <w:r>
        <w:rPr>
          <w:color w:val="000000"/>
          <w:sz w:val="28"/>
          <w:szCs w:val="28"/>
        </w:rPr>
        <w:t>P</w:t>
      </w:r>
      <w:commentRangeEnd w:id="321"/>
      <w:r>
        <w:rPr>
          <w:rStyle w:val="CommentReference"/>
          <w:rFonts w:ascii="SabondiacriticRoman" w:hAnsi="SabondiacriticRoman"/>
        </w:rPr>
        <w:commentReference w:id="321"/>
      </w:r>
      <w:r w:rsidRPr="007E42CA">
        <w:rPr>
          <w:color w:val="000000"/>
          <w:sz w:val="28"/>
          <w:szCs w:val="28"/>
        </w:rPr>
        <w:t>hilosophers, which</w:t>
      </w:r>
      <w:r w:rsidRPr="007E42CA">
        <w:rPr>
          <w:sz w:val="28"/>
          <w:szCs w:val="28"/>
        </w:rPr>
        <w:t xml:space="preserve"> al-Rāzī and others would attempt to rectify. </w:t>
      </w:r>
      <w:r>
        <w:rPr>
          <w:sz w:val="28"/>
          <w:szCs w:val="28"/>
        </w:rPr>
        <w:t>Secondly,</w:t>
      </w:r>
      <w:r w:rsidRPr="00673AC2">
        <w:rPr>
          <w:sz w:val="28"/>
          <w:szCs w:val="28"/>
        </w:rPr>
        <w:t xml:space="preserve"> </w:t>
      </w:r>
      <w:r w:rsidRPr="007E42CA">
        <w:rPr>
          <w:sz w:val="28"/>
          <w:szCs w:val="28"/>
        </w:rPr>
        <w:t>al-Ghazāl</w:t>
      </w:r>
      <w:r w:rsidRPr="007E42CA">
        <w:rPr>
          <w:color w:val="000000"/>
          <w:sz w:val="28"/>
          <w:szCs w:val="28"/>
        </w:rPr>
        <w:t>ī</w:t>
      </w:r>
      <w:r>
        <w:rPr>
          <w:color w:val="000000"/>
          <w:sz w:val="28"/>
          <w:szCs w:val="28"/>
        </w:rPr>
        <w:t xml:space="preserve"> recognized that</w:t>
      </w:r>
      <w:r w:rsidR="00257F10">
        <w:rPr>
          <w:color w:val="000000"/>
          <w:sz w:val="28"/>
          <w:szCs w:val="28"/>
        </w:rPr>
        <w:t xml:space="preserve"> the</w:t>
      </w:r>
      <w:r>
        <w:rPr>
          <w:color w:val="000000"/>
          <w:sz w:val="28"/>
          <w:szCs w:val="28"/>
        </w:rPr>
        <w:t xml:space="preserve"> </w:t>
      </w:r>
      <w:r>
        <w:rPr>
          <w:sz w:val="28"/>
          <w:szCs w:val="28"/>
        </w:rPr>
        <w:t>D</w:t>
      </w:r>
      <w:r w:rsidRPr="007E42CA">
        <w:rPr>
          <w:sz w:val="28"/>
          <w:szCs w:val="28"/>
        </w:rPr>
        <w:t>iscursive</w:t>
      </w:r>
      <w:r w:rsidR="00257F10">
        <w:rPr>
          <w:sz w:val="28"/>
          <w:szCs w:val="28"/>
        </w:rPr>
        <w:t xml:space="preserve"> Science of Divinity</w:t>
      </w:r>
      <w:r w:rsidRPr="007E42CA">
        <w:rPr>
          <w:sz w:val="28"/>
          <w:szCs w:val="28"/>
        </w:rPr>
        <w:t xml:space="preserve"> (</w:t>
      </w:r>
      <w:r w:rsidRPr="007E42CA">
        <w:rPr>
          <w:i/>
          <w:iCs/>
          <w:sz w:val="28"/>
          <w:szCs w:val="28"/>
        </w:rPr>
        <w:t>‘</w:t>
      </w:r>
      <w:r>
        <w:rPr>
          <w:i/>
          <w:iCs/>
          <w:sz w:val="28"/>
          <w:szCs w:val="28"/>
        </w:rPr>
        <w:t>I</w:t>
      </w:r>
      <w:r w:rsidRPr="007E42CA">
        <w:rPr>
          <w:i/>
          <w:iCs/>
          <w:sz w:val="28"/>
          <w:szCs w:val="28"/>
        </w:rPr>
        <w:t>lm al-</w:t>
      </w:r>
      <w:r>
        <w:rPr>
          <w:i/>
          <w:iCs/>
          <w:sz w:val="28"/>
          <w:szCs w:val="28"/>
        </w:rPr>
        <w:t>K</w:t>
      </w:r>
      <w:r w:rsidRPr="007E42CA">
        <w:rPr>
          <w:i/>
          <w:iCs/>
          <w:sz w:val="28"/>
          <w:szCs w:val="28"/>
        </w:rPr>
        <w:t>alām</w:t>
      </w:r>
      <w:r w:rsidRPr="007E42CA">
        <w:rPr>
          <w:sz w:val="28"/>
          <w:szCs w:val="28"/>
        </w:rPr>
        <w:t>)</w:t>
      </w:r>
      <w:r>
        <w:rPr>
          <w:sz w:val="28"/>
          <w:szCs w:val="28"/>
        </w:rPr>
        <w:t xml:space="preserve"> should be developed in such a manner as to make it </w:t>
      </w:r>
      <w:r w:rsidRPr="007E42CA">
        <w:rPr>
          <w:color w:val="000000"/>
          <w:sz w:val="28"/>
          <w:szCs w:val="28"/>
        </w:rPr>
        <w:t xml:space="preserve">a sound universal science. In </w:t>
      </w:r>
      <w:r>
        <w:rPr>
          <w:color w:val="000000"/>
          <w:sz w:val="28"/>
          <w:szCs w:val="28"/>
        </w:rPr>
        <w:t>seeking such</w:t>
      </w:r>
      <w:r w:rsidRPr="007E42CA">
        <w:rPr>
          <w:color w:val="000000"/>
          <w:sz w:val="28"/>
          <w:szCs w:val="28"/>
        </w:rPr>
        <w:t xml:space="preserve"> universality</w:t>
      </w:r>
      <w:r>
        <w:rPr>
          <w:color w:val="000000"/>
          <w:sz w:val="28"/>
          <w:szCs w:val="28"/>
        </w:rPr>
        <w:t xml:space="preserve"> for the science of </w:t>
      </w:r>
      <w:r w:rsidR="00257F10">
        <w:rPr>
          <w:color w:val="000000"/>
          <w:sz w:val="28"/>
          <w:szCs w:val="28"/>
        </w:rPr>
        <w:t>Divinity</w:t>
      </w:r>
      <w:r>
        <w:rPr>
          <w:color w:val="000000"/>
          <w:sz w:val="28"/>
          <w:szCs w:val="28"/>
        </w:rPr>
        <w:t xml:space="preserve">, he </w:t>
      </w:r>
      <w:r w:rsidR="00DB1A68">
        <w:rPr>
          <w:color w:val="000000"/>
          <w:sz w:val="28"/>
          <w:szCs w:val="28"/>
        </w:rPr>
        <w:t xml:space="preserve">aspired that it meet the </w:t>
      </w:r>
      <w:r>
        <w:rPr>
          <w:color w:val="000000"/>
          <w:sz w:val="28"/>
          <w:szCs w:val="28"/>
        </w:rPr>
        <w:t>defin</w:t>
      </w:r>
      <w:r w:rsidR="00DB1A68">
        <w:rPr>
          <w:color w:val="000000"/>
          <w:sz w:val="28"/>
          <w:szCs w:val="28"/>
        </w:rPr>
        <w:t>ition he set for</w:t>
      </w:r>
      <w:r>
        <w:rPr>
          <w:color w:val="000000"/>
          <w:sz w:val="28"/>
          <w:szCs w:val="28"/>
        </w:rPr>
        <w:t xml:space="preserve"> it in </w:t>
      </w:r>
      <w:r w:rsidRPr="007E42CA">
        <w:rPr>
          <w:sz w:val="28"/>
          <w:szCs w:val="28"/>
        </w:rPr>
        <w:t xml:space="preserve">his compendium of Legal Theory </w:t>
      </w:r>
      <w:r w:rsidRPr="007E42CA">
        <w:rPr>
          <w:i/>
          <w:iCs/>
          <w:sz w:val="28"/>
          <w:szCs w:val="28"/>
        </w:rPr>
        <w:t>Al-Musṭaṣfā min ‘Ilm al-Uṣūl</w:t>
      </w:r>
      <w:r w:rsidRPr="007E42CA">
        <w:rPr>
          <w:sz w:val="28"/>
          <w:szCs w:val="28"/>
        </w:rPr>
        <w:t xml:space="preserve"> (</w:t>
      </w:r>
      <w:r w:rsidRPr="007E42CA">
        <w:rPr>
          <w:i/>
          <w:iCs/>
          <w:sz w:val="28"/>
          <w:szCs w:val="28"/>
        </w:rPr>
        <w:t xml:space="preserve">The Choice Propositions of the Science of the Roots </w:t>
      </w:r>
      <w:r w:rsidRPr="007E42CA">
        <w:rPr>
          <w:sz w:val="28"/>
          <w:szCs w:val="28"/>
        </w:rPr>
        <w:t>[</w:t>
      </w:r>
      <w:r w:rsidRPr="007E42CA">
        <w:rPr>
          <w:i/>
          <w:iCs/>
          <w:sz w:val="28"/>
          <w:szCs w:val="28"/>
        </w:rPr>
        <w:t>of Jurisprudence</w:t>
      </w:r>
      <w:r w:rsidRPr="007E42CA">
        <w:rPr>
          <w:sz w:val="28"/>
          <w:szCs w:val="28"/>
        </w:rPr>
        <w:t>]) as: “</w:t>
      </w:r>
      <w:r w:rsidRPr="000E1F14">
        <w:rPr>
          <w:sz w:val="28"/>
          <w:szCs w:val="28"/>
          <w:u w:val="single"/>
        </w:rPr>
        <w:t>The science of what is as it [truly] is, according to the rubric of Islam (</w:t>
      </w:r>
      <w:r>
        <w:rPr>
          <w:i/>
          <w:iCs/>
          <w:sz w:val="28"/>
          <w:szCs w:val="28"/>
          <w:u w:val="single"/>
        </w:rPr>
        <w:t>Al-‘Ilm bi-</w:t>
      </w:r>
      <w:r w:rsidRPr="000E1F14">
        <w:rPr>
          <w:i/>
          <w:iCs/>
          <w:sz w:val="28"/>
          <w:szCs w:val="28"/>
          <w:u w:val="single"/>
        </w:rPr>
        <w:t>al-mawjūd bi-mā huwa mawjūd ‘alā qanūn al-</w:t>
      </w:r>
      <w:r>
        <w:rPr>
          <w:i/>
          <w:iCs/>
          <w:sz w:val="28"/>
          <w:szCs w:val="28"/>
          <w:u w:val="single"/>
        </w:rPr>
        <w:t>I</w:t>
      </w:r>
      <w:r w:rsidRPr="000E1F14">
        <w:rPr>
          <w:i/>
          <w:iCs/>
          <w:sz w:val="28"/>
          <w:szCs w:val="28"/>
          <w:u w:val="single"/>
        </w:rPr>
        <w:t>slām</w:t>
      </w:r>
      <w:r w:rsidRPr="007E42CA">
        <w:rPr>
          <w:sz w:val="28"/>
          <w:szCs w:val="28"/>
        </w:rPr>
        <w:t xml:space="preserve">).” </w:t>
      </w:r>
      <w:r w:rsidR="005D40A3">
        <w:rPr>
          <w:sz w:val="28"/>
          <w:szCs w:val="28"/>
        </w:rPr>
        <w:t>As noted earlier, t</w:t>
      </w:r>
      <w:r w:rsidRPr="007E42CA">
        <w:rPr>
          <w:sz w:val="28"/>
          <w:szCs w:val="28"/>
        </w:rPr>
        <w:t xml:space="preserve">his ideal definition of what </w:t>
      </w:r>
      <w:r w:rsidRPr="007E42CA">
        <w:rPr>
          <w:i/>
          <w:iCs/>
          <w:sz w:val="28"/>
          <w:szCs w:val="28"/>
        </w:rPr>
        <w:t>‘</w:t>
      </w:r>
      <w:r>
        <w:rPr>
          <w:i/>
          <w:iCs/>
          <w:sz w:val="28"/>
          <w:szCs w:val="28"/>
        </w:rPr>
        <w:t>I</w:t>
      </w:r>
      <w:r w:rsidRPr="007E42CA">
        <w:rPr>
          <w:i/>
          <w:iCs/>
          <w:sz w:val="28"/>
          <w:szCs w:val="28"/>
        </w:rPr>
        <w:t>lm al-</w:t>
      </w:r>
      <w:r>
        <w:rPr>
          <w:i/>
          <w:iCs/>
          <w:sz w:val="28"/>
          <w:szCs w:val="28"/>
        </w:rPr>
        <w:t>K</w:t>
      </w:r>
      <w:r w:rsidRPr="007E42CA">
        <w:rPr>
          <w:i/>
          <w:iCs/>
          <w:sz w:val="28"/>
          <w:szCs w:val="28"/>
        </w:rPr>
        <w:t>alām</w:t>
      </w:r>
      <w:r w:rsidRPr="007E42CA">
        <w:rPr>
          <w:sz w:val="28"/>
          <w:szCs w:val="28"/>
        </w:rPr>
        <w:t xml:space="preserve"> </w:t>
      </w:r>
      <w:r>
        <w:rPr>
          <w:sz w:val="28"/>
          <w:szCs w:val="28"/>
        </w:rPr>
        <w:t>should aspire</w:t>
      </w:r>
      <w:r w:rsidRPr="007E42CA">
        <w:rPr>
          <w:sz w:val="28"/>
          <w:szCs w:val="28"/>
        </w:rPr>
        <w:t xml:space="preserve"> to be is virtually identical to the meaning of Metaphysics according to </w:t>
      </w:r>
      <w:r w:rsidRPr="009277FF">
        <w:rPr>
          <w:sz w:val="28"/>
          <w:szCs w:val="28"/>
        </w:rPr>
        <w:t>Aristotle</w:t>
      </w:r>
      <w:r w:rsidRPr="007E42CA">
        <w:rPr>
          <w:sz w:val="28"/>
          <w:szCs w:val="28"/>
        </w:rPr>
        <w:t xml:space="preserve"> and Ibn S</w:t>
      </w:r>
      <w:r w:rsidRPr="007E42CA">
        <w:rPr>
          <w:color w:val="000000"/>
          <w:sz w:val="28"/>
          <w:szCs w:val="28"/>
        </w:rPr>
        <w:t>ī</w:t>
      </w:r>
      <w:r w:rsidRPr="007E42CA">
        <w:rPr>
          <w:sz w:val="28"/>
          <w:szCs w:val="28"/>
        </w:rPr>
        <w:t>nā, with the all-important difference of establishing Islam as the basic standard for Metaphysics as a Theological science.</w:t>
      </w:r>
      <w:r w:rsidR="00EF07E5">
        <w:rPr>
          <w:rStyle w:val="FootnoteReference"/>
          <w:sz w:val="28"/>
          <w:szCs w:val="28"/>
        </w:rPr>
        <w:footnoteReference w:id="215"/>
      </w:r>
    </w:p>
    <w:p w14:paraId="4180059F" w14:textId="7777777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p>
    <w:p w14:paraId="676484F8" w14:textId="7B6CD3B7" w:rsidR="00E86172" w:rsidRDefault="00E86172" w:rsidP="00E86172">
      <w:pPr>
        <w:pStyle w:val="FootnoteText"/>
        <w:rPr>
          <w:color w:val="112B21"/>
          <w:sz w:val="28"/>
          <w:szCs w:val="28"/>
        </w:rPr>
      </w:pPr>
      <w:r w:rsidRPr="003141F4">
        <w:rPr>
          <w:color w:val="000000"/>
          <w:sz w:val="28"/>
          <w:szCs w:val="28"/>
        </w:rPr>
        <w:t xml:space="preserve">As </w:t>
      </w:r>
      <w:r w:rsidRPr="003141F4">
        <w:rPr>
          <w:sz w:val="28"/>
          <w:szCs w:val="28"/>
        </w:rPr>
        <w:t>the Science of Verification</w:t>
      </w:r>
      <w:r w:rsidRPr="003141F4">
        <w:rPr>
          <w:color w:val="000000"/>
          <w:sz w:val="28"/>
          <w:szCs w:val="28"/>
        </w:rPr>
        <w:t xml:space="preserve"> developed</w:t>
      </w:r>
      <w:r>
        <w:rPr>
          <w:color w:val="000000"/>
          <w:sz w:val="28"/>
          <w:szCs w:val="28"/>
        </w:rPr>
        <w:t xml:space="preserve"> and flourished</w:t>
      </w:r>
      <w:r w:rsidRPr="003141F4">
        <w:rPr>
          <w:color w:val="000000"/>
          <w:sz w:val="28"/>
          <w:szCs w:val="28"/>
        </w:rPr>
        <w:t xml:space="preserve">, </w:t>
      </w:r>
      <w:r>
        <w:rPr>
          <w:sz w:val="28"/>
          <w:szCs w:val="28"/>
        </w:rPr>
        <w:t>it came</w:t>
      </w:r>
      <w:r w:rsidRPr="00FE776F">
        <w:rPr>
          <w:color w:val="000000"/>
          <w:sz w:val="28"/>
          <w:szCs w:val="28"/>
        </w:rPr>
        <w:t xml:space="preserve"> </w:t>
      </w:r>
      <w:r w:rsidRPr="003141F4">
        <w:rPr>
          <w:color w:val="000000"/>
          <w:sz w:val="28"/>
          <w:szCs w:val="28"/>
        </w:rPr>
        <w:t>ultimately</w:t>
      </w:r>
      <w:r>
        <w:rPr>
          <w:sz w:val="28"/>
          <w:szCs w:val="28"/>
        </w:rPr>
        <w:t xml:space="preserve"> to</w:t>
      </w:r>
      <w:r w:rsidRPr="003141F4">
        <w:rPr>
          <w:sz w:val="28"/>
          <w:szCs w:val="28"/>
        </w:rPr>
        <w:t xml:space="preserve"> celebrate such </w:t>
      </w:r>
      <w:r w:rsidR="00EF07E5">
        <w:rPr>
          <w:sz w:val="28"/>
          <w:szCs w:val="28"/>
        </w:rPr>
        <w:t>I</w:t>
      </w:r>
      <w:r w:rsidRPr="003141F4">
        <w:rPr>
          <w:sz w:val="28"/>
          <w:szCs w:val="28"/>
        </w:rPr>
        <w:t xml:space="preserve">ntellectual giants and </w:t>
      </w:r>
      <w:r>
        <w:rPr>
          <w:sz w:val="28"/>
          <w:szCs w:val="28"/>
        </w:rPr>
        <w:t>S</w:t>
      </w:r>
      <w:r w:rsidRPr="003141F4">
        <w:rPr>
          <w:sz w:val="28"/>
          <w:szCs w:val="28"/>
        </w:rPr>
        <w:t xml:space="preserve">piritual </w:t>
      </w:r>
      <w:r>
        <w:rPr>
          <w:sz w:val="28"/>
          <w:szCs w:val="28"/>
        </w:rPr>
        <w:t>M</w:t>
      </w:r>
      <w:r w:rsidRPr="003141F4">
        <w:rPr>
          <w:sz w:val="28"/>
          <w:szCs w:val="28"/>
        </w:rPr>
        <w:t xml:space="preserve">asters as </w:t>
      </w:r>
      <w:r w:rsidRPr="00B61924">
        <w:rPr>
          <w:b/>
          <w:bCs/>
          <w:sz w:val="28"/>
          <w:szCs w:val="28"/>
        </w:rPr>
        <w:t>Ṣ</w:t>
      </w:r>
      <w:r w:rsidRPr="00B61924">
        <w:rPr>
          <w:b/>
          <w:bCs/>
          <w:color w:val="112B21"/>
          <w:sz w:val="28"/>
          <w:szCs w:val="28"/>
        </w:rPr>
        <w:t>adr</w:t>
      </w:r>
      <w:r>
        <w:rPr>
          <w:b/>
          <w:bCs/>
          <w:color w:val="112B21"/>
          <w:sz w:val="28"/>
          <w:szCs w:val="28"/>
        </w:rPr>
        <w:t>-</w:t>
      </w:r>
      <w:r w:rsidRPr="00B61924">
        <w:rPr>
          <w:b/>
          <w:bCs/>
          <w:color w:val="112B21"/>
          <w:sz w:val="28"/>
          <w:szCs w:val="28"/>
        </w:rPr>
        <w:t>al-D</w:t>
      </w:r>
      <w:r w:rsidRPr="00B61924">
        <w:rPr>
          <w:b/>
          <w:bCs/>
          <w:sz w:val="28"/>
          <w:szCs w:val="28"/>
        </w:rPr>
        <w:t>ī</w:t>
      </w:r>
      <w:r w:rsidRPr="00B61924">
        <w:rPr>
          <w:b/>
          <w:bCs/>
          <w:color w:val="112B21"/>
          <w:sz w:val="28"/>
          <w:szCs w:val="28"/>
        </w:rPr>
        <w:t>n al-Q</w:t>
      </w:r>
      <w:r w:rsidRPr="00B61924">
        <w:rPr>
          <w:b/>
          <w:bCs/>
          <w:sz w:val="28"/>
          <w:szCs w:val="28"/>
        </w:rPr>
        <w:t>ū</w:t>
      </w:r>
      <w:r w:rsidRPr="00B61924">
        <w:rPr>
          <w:b/>
          <w:bCs/>
          <w:color w:val="112B21"/>
          <w:sz w:val="28"/>
          <w:szCs w:val="28"/>
        </w:rPr>
        <w:t>naw</w:t>
      </w:r>
      <w:r w:rsidRPr="00B61924">
        <w:rPr>
          <w:b/>
          <w:bCs/>
          <w:sz w:val="28"/>
          <w:szCs w:val="28"/>
        </w:rPr>
        <w:t>ī</w:t>
      </w:r>
      <w:commentRangeStart w:id="322"/>
      <w:r w:rsidRPr="003141F4">
        <w:rPr>
          <w:rStyle w:val="FootnoteReference"/>
          <w:color w:val="112B21"/>
          <w:sz w:val="28"/>
          <w:szCs w:val="28"/>
        </w:rPr>
        <w:footnoteReference w:id="216"/>
      </w:r>
      <w:commentRangeEnd w:id="322"/>
      <w:r>
        <w:rPr>
          <w:rStyle w:val="CommentReference"/>
          <w:rFonts w:ascii="SabondiacriticRoman" w:eastAsia="Times New Roman" w:hAnsi="SabondiacriticRoman" w:cs="Times New Roman"/>
          <w:kern w:val="0"/>
          <w14:ligatures w14:val="none"/>
        </w:rPr>
        <w:commentReference w:id="322"/>
      </w:r>
      <w:r>
        <w:rPr>
          <w:sz w:val="28"/>
          <w:szCs w:val="28"/>
        </w:rPr>
        <w:t>—</w:t>
      </w:r>
      <w:r w:rsidRPr="00803E94">
        <w:rPr>
          <w:sz w:val="28"/>
          <w:szCs w:val="28"/>
        </w:rPr>
        <w:t>the stepson of Ibn al-‘Arab</w:t>
      </w:r>
      <w:r w:rsidRPr="00803E94">
        <w:rPr>
          <w:color w:val="000000"/>
          <w:sz w:val="28"/>
          <w:szCs w:val="28"/>
        </w:rPr>
        <w:t>ī</w:t>
      </w:r>
      <w:r w:rsidRPr="00803E94">
        <w:rPr>
          <w:sz w:val="28"/>
          <w:szCs w:val="28"/>
        </w:rPr>
        <w:t>—</w:t>
      </w:r>
      <w:r w:rsidRPr="00174B66">
        <w:rPr>
          <w:b/>
          <w:bCs/>
          <w:color w:val="000000"/>
          <w:sz w:val="28"/>
          <w:szCs w:val="28"/>
        </w:rPr>
        <w:t>Dāwūd al-</w:t>
      </w:r>
      <w:r w:rsidRPr="00174B66">
        <w:rPr>
          <w:b/>
          <w:bCs/>
          <w:color w:val="000000"/>
          <w:sz w:val="28"/>
          <w:szCs w:val="28"/>
        </w:rPr>
        <w:lastRenderedPageBreak/>
        <w:t>Qayṣarī</w:t>
      </w:r>
      <w:r w:rsidRPr="003141F4">
        <w:rPr>
          <w:color w:val="000000"/>
          <w:sz w:val="28"/>
          <w:szCs w:val="28"/>
        </w:rPr>
        <w:t>,</w:t>
      </w:r>
      <w:r w:rsidRPr="003141F4">
        <w:rPr>
          <w:rStyle w:val="FootnoteReference"/>
          <w:color w:val="000000"/>
          <w:sz w:val="28"/>
          <w:szCs w:val="28"/>
        </w:rPr>
        <w:footnoteReference w:id="217"/>
      </w:r>
      <w:r w:rsidRPr="003141F4">
        <w:rPr>
          <w:color w:val="000000"/>
          <w:sz w:val="28"/>
          <w:szCs w:val="28"/>
        </w:rPr>
        <w:t xml:space="preserve"> </w:t>
      </w:r>
      <w:r w:rsidRPr="00174B66">
        <w:rPr>
          <w:b/>
          <w:bCs/>
          <w:color w:val="000000"/>
          <w:sz w:val="28"/>
          <w:szCs w:val="28"/>
        </w:rPr>
        <w:t>Sa‘d</w:t>
      </w:r>
      <w:r>
        <w:rPr>
          <w:b/>
          <w:bCs/>
          <w:color w:val="000000"/>
          <w:sz w:val="28"/>
          <w:szCs w:val="28"/>
        </w:rPr>
        <w:t>-</w:t>
      </w:r>
      <w:r w:rsidRPr="00174B66">
        <w:rPr>
          <w:b/>
          <w:bCs/>
          <w:color w:val="000000"/>
          <w:sz w:val="28"/>
          <w:szCs w:val="28"/>
        </w:rPr>
        <w:t>al-Dīn al-Taftāzānī</w:t>
      </w:r>
      <w:r w:rsidRPr="003141F4">
        <w:rPr>
          <w:color w:val="000000"/>
          <w:sz w:val="28"/>
          <w:szCs w:val="28"/>
        </w:rPr>
        <w:t>,</w:t>
      </w:r>
      <w:r w:rsidRPr="003141F4">
        <w:rPr>
          <w:rStyle w:val="FootnoteReference"/>
          <w:color w:val="112B21"/>
          <w:sz w:val="28"/>
          <w:szCs w:val="28"/>
        </w:rPr>
        <w:t xml:space="preserve"> </w:t>
      </w:r>
      <w:r w:rsidRPr="003141F4">
        <w:rPr>
          <w:rStyle w:val="FootnoteReference"/>
          <w:color w:val="112B21"/>
          <w:sz w:val="28"/>
          <w:szCs w:val="28"/>
        </w:rPr>
        <w:footnoteReference w:id="218"/>
      </w:r>
      <w:r w:rsidRPr="003141F4">
        <w:rPr>
          <w:color w:val="000000"/>
          <w:sz w:val="28"/>
          <w:szCs w:val="28"/>
        </w:rPr>
        <w:t xml:space="preserve"> </w:t>
      </w:r>
      <w:r w:rsidRPr="00174B66">
        <w:rPr>
          <w:b/>
          <w:bCs/>
          <w:color w:val="000000"/>
          <w:sz w:val="28"/>
          <w:szCs w:val="28"/>
        </w:rPr>
        <w:t>al-Sayyid al-Sharīf al-Jurjānī</w:t>
      </w:r>
      <w:r w:rsidRPr="003141F4">
        <w:rPr>
          <w:color w:val="000000"/>
          <w:sz w:val="28"/>
          <w:szCs w:val="28"/>
        </w:rPr>
        <w:t>,</w:t>
      </w:r>
      <w:r w:rsidRPr="003141F4">
        <w:rPr>
          <w:rStyle w:val="FootnoteReference"/>
          <w:color w:val="000000"/>
          <w:sz w:val="28"/>
          <w:szCs w:val="28"/>
        </w:rPr>
        <w:footnoteReference w:id="219"/>
      </w:r>
      <w:r w:rsidRPr="003141F4">
        <w:rPr>
          <w:color w:val="000000"/>
          <w:sz w:val="28"/>
          <w:szCs w:val="28"/>
        </w:rPr>
        <w:t xml:space="preserve"> </w:t>
      </w:r>
      <w:r w:rsidRPr="00174B66">
        <w:rPr>
          <w:color w:val="000000"/>
          <w:sz w:val="28"/>
          <w:szCs w:val="28"/>
        </w:rPr>
        <w:t>Shaykh</w:t>
      </w:r>
      <w:r>
        <w:rPr>
          <w:color w:val="000000"/>
          <w:sz w:val="28"/>
          <w:szCs w:val="28"/>
        </w:rPr>
        <w:t>-</w:t>
      </w:r>
      <w:r w:rsidRPr="00174B66">
        <w:rPr>
          <w:color w:val="000000"/>
          <w:sz w:val="28"/>
          <w:szCs w:val="28"/>
        </w:rPr>
        <w:t>al-Islām</w:t>
      </w:r>
      <w:r w:rsidRPr="00174B66">
        <w:rPr>
          <w:b/>
          <w:bCs/>
          <w:color w:val="000000"/>
          <w:sz w:val="28"/>
          <w:szCs w:val="28"/>
        </w:rPr>
        <w:t xml:space="preserve"> </w:t>
      </w:r>
      <w:r w:rsidRPr="00174B66">
        <w:rPr>
          <w:b/>
          <w:bCs/>
          <w:color w:val="112B21"/>
          <w:sz w:val="28"/>
          <w:szCs w:val="28"/>
        </w:rPr>
        <w:t>Mull</w:t>
      </w:r>
      <w:r w:rsidRPr="00174B66">
        <w:rPr>
          <w:b/>
          <w:bCs/>
          <w:color w:val="000000"/>
          <w:sz w:val="28"/>
          <w:szCs w:val="28"/>
        </w:rPr>
        <w:t>ā</w:t>
      </w:r>
      <w:r w:rsidRPr="00174B66">
        <w:rPr>
          <w:b/>
          <w:bCs/>
          <w:color w:val="112B21"/>
          <w:sz w:val="28"/>
          <w:szCs w:val="28"/>
        </w:rPr>
        <w:t xml:space="preserve"> al-Fan</w:t>
      </w:r>
      <w:r w:rsidRPr="00174B66">
        <w:rPr>
          <w:b/>
          <w:bCs/>
          <w:color w:val="000000"/>
          <w:sz w:val="28"/>
          <w:szCs w:val="28"/>
        </w:rPr>
        <w:t>ā</w:t>
      </w:r>
      <w:r w:rsidRPr="00174B66">
        <w:rPr>
          <w:b/>
          <w:bCs/>
          <w:color w:val="112B21"/>
          <w:sz w:val="28"/>
          <w:szCs w:val="28"/>
        </w:rPr>
        <w:t>r</w:t>
      </w:r>
      <w:r w:rsidRPr="00174B66">
        <w:rPr>
          <w:b/>
          <w:bCs/>
          <w:color w:val="000000"/>
          <w:sz w:val="28"/>
          <w:szCs w:val="28"/>
        </w:rPr>
        <w:t>ī</w:t>
      </w:r>
      <w:r w:rsidRPr="003141F4">
        <w:rPr>
          <w:color w:val="000000"/>
          <w:sz w:val="28"/>
          <w:szCs w:val="28"/>
        </w:rPr>
        <w:t>,</w:t>
      </w:r>
      <w:r w:rsidRPr="003141F4">
        <w:rPr>
          <w:rStyle w:val="FootnoteReference"/>
          <w:color w:val="000000"/>
          <w:sz w:val="28"/>
          <w:szCs w:val="28"/>
        </w:rPr>
        <w:footnoteReference w:id="220"/>
      </w:r>
      <w:r w:rsidRPr="003141F4">
        <w:rPr>
          <w:color w:val="000000"/>
          <w:sz w:val="28"/>
          <w:szCs w:val="28"/>
        </w:rPr>
        <w:t xml:space="preserve"> </w:t>
      </w:r>
      <w:r w:rsidRPr="00174B66">
        <w:rPr>
          <w:b/>
          <w:bCs/>
          <w:color w:val="000000"/>
          <w:sz w:val="28"/>
          <w:szCs w:val="28"/>
        </w:rPr>
        <w:t>‘Abd</w:t>
      </w:r>
      <w:r>
        <w:rPr>
          <w:b/>
          <w:bCs/>
          <w:color w:val="000000"/>
          <w:sz w:val="28"/>
          <w:szCs w:val="28"/>
        </w:rPr>
        <w:t>-</w:t>
      </w:r>
      <w:r w:rsidRPr="00174B66">
        <w:rPr>
          <w:b/>
          <w:bCs/>
          <w:color w:val="000000"/>
          <w:sz w:val="28"/>
          <w:szCs w:val="28"/>
        </w:rPr>
        <w:t>al-Raḥm</w:t>
      </w:r>
      <w:r w:rsidRPr="00853702">
        <w:rPr>
          <w:b/>
          <w:bCs/>
          <w:color w:val="000000"/>
          <w:sz w:val="28"/>
          <w:szCs w:val="28"/>
        </w:rPr>
        <w:t>ān al-</w:t>
      </w:r>
      <w:r w:rsidRPr="00853702">
        <w:rPr>
          <w:b/>
          <w:bCs/>
          <w:color w:val="000000"/>
          <w:sz w:val="28"/>
          <w:szCs w:val="28"/>
        </w:rPr>
        <w:lastRenderedPageBreak/>
        <w:t>Jāmī</w:t>
      </w:r>
      <w:r w:rsidRPr="00853702">
        <w:rPr>
          <w:color w:val="000000"/>
          <w:sz w:val="28"/>
          <w:szCs w:val="28"/>
        </w:rPr>
        <w:t>,</w:t>
      </w:r>
      <w:r w:rsidRPr="00853702">
        <w:rPr>
          <w:rStyle w:val="FootnoteReference"/>
          <w:color w:val="000000"/>
          <w:sz w:val="28"/>
          <w:szCs w:val="28"/>
        </w:rPr>
        <w:footnoteReference w:id="221"/>
      </w:r>
      <w:r w:rsidRPr="00853702">
        <w:rPr>
          <w:color w:val="000000"/>
          <w:sz w:val="28"/>
          <w:szCs w:val="28"/>
        </w:rPr>
        <w:t xml:space="preserve"> </w:t>
      </w:r>
      <w:r w:rsidRPr="00853702">
        <w:rPr>
          <w:rFonts w:eastAsiaTheme="majorEastAsia"/>
          <w:b/>
          <w:bCs/>
          <w:sz w:val="28"/>
          <w:szCs w:val="28"/>
        </w:rPr>
        <w:t>Jal</w:t>
      </w:r>
      <w:r w:rsidRPr="00853702">
        <w:rPr>
          <w:b/>
          <w:bCs/>
          <w:sz w:val="28"/>
          <w:szCs w:val="28"/>
        </w:rPr>
        <w:t>ā</w:t>
      </w:r>
      <w:r w:rsidRPr="00853702">
        <w:rPr>
          <w:rFonts w:eastAsiaTheme="majorEastAsia"/>
          <w:b/>
          <w:bCs/>
          <w:sz w:val="28"/>
          <w:szCs w:val="28"/>
        </w:rPr>
        <w:t>l</w:t>
      </w:r>
      <w:r>
        <w:rPr>
          <w:rFonts w:eastAsiaTheme="majorEastAsia"/>
          <w:b/>
          <w:bCs/>
          <w:sz w:val="28"/>
          <w:szCs w:val="28"/>
        </w:rPr>
        <w:t>-</w:t>
      </w:r>
      <w:r w:rsidRPr="00853702">
        <w:rPr>
          <w:rFonts w:eastAsiaTheme="majorEastAsia"/>
          <w:b/>
          <w:bCs/>
          <w:sz w:val="28"/>
          <w:szCs w:val="28"/>
        </w:rPr>
        <w:t>al-D</w:t>
      </w:r>
      <w:r w:rsidRPr="00853702">
        <w:rPr>
          <w:b/>
          <w:bCs/>
          <w:sz w:val="28"/>
          <w:szCs w:val="28"/>
        </w:rPr>
        <w:t>ī</w:t>
      </w:r>
      <w:r w:rsidRPr="00853702">
        <w:rPr>
          <w:rFonts w:eastAsiaTheme="majorEastAsia"/>
          <w:b/>
          <w:bCs/>
          <w:sz w:val="28"/>
          <w:szCs w:val="28"/>
        </w:rPr>
        <w:t>n al-Daw</w:t>
      </w:r>
      <w:r w:rsidRPr="00853702">
        <w:rPr>
          <w:b/>
          <w:bCs/>
          <w:sz w:val="28"/>
          <w:szCs w:val="28"/>
        </w:rPr>
        <w:t>ā</w:t>
      </w:r>
      <w:r w:rsidRPr="00853702">
        <w:rPr>
          <w:rFonts w:eastAsiaTheme="majorEastAsia"/>
          <w:b/>
          <w:bCs/>
          <w:sz w:val="28"/>
          <w:szCs w:val="28"/>
        </w:rPr>
        <w:t>n</w:t>
      </w:r>
      <w:r w:rsidRPr="00853702">
        <w:rPr>
          <w:b/>
          <w:bCs/>
          <w:sz w:val="28"/>
          <w:szCs w:val="28"/>
        </w:rPr>
        <w:t>ī</w:t>
      </w:r>
      <w:r w:rsidRPr="00853702">
        <w:rPr>
          <w:color w:val="000000"/>
          <w:sz w:val="28"/>
          <w:szCs w:val="28"/>
        </w:rPr>
        <w:t>,</w:t>
      </w:r>
      <w:r w:rsidRPr="00853702">
        <w:rPr>
          <w:rStyle w:val="FootnoteReference"/>
          <w:color w:val="000000"/>
          <w:sz w:val="28"/>
          <w:szCs w:val="28"/>
        </w:rPr>
        <w:footnoteReference w:id="222"/>
      </w:r>
      <w:r w:rsidRPr="00853702">
        <w:rPr>
          <w:color w:val="000000"/>
          <w:sz w:val="28"/>
          <w:szCs w:val="28"/>
        </w:rPr>
        <w:t xml:space="preserve"> Chief </w:t>
      </w:r>
      <w:r>
        <w:rPr>
          <w:color w:val="000000"/>
          <w:sz w:val="28"/>
          <w:szCs w:val="28"/>
        </w:rPr>
        <w:t xml:space="preserve">Judge </w:t>
      </w:r>
      <w:r w:rsidRPr="003141F4">
        <w:rPr>
          <w:color w:val="000000"/>
          <w:sz w:val="28"/>
          <w:szCs w:val="28"/>
        </w:rPr>
        <w:t xml:space="preserve">Aḥmad ibn Muṣṭafā </w:t>
      </w:r>
      <w:r w:rsidRPr="00174B66">
        <w:rPr>
          <w:b/>
          <w:bCs/>
          <w:color w:val="000000"/>
          <w:sz w:val="28"/>
          <w:szCs w:val="28"/>
        </w:rPr>
        <w:t>Taşköprüzade</w:t>
      </w:r>
      <w:r>
        <w:rPr>
          <w:color w:val="000000"/>
          <w:sz w:val="28"/>
          <w:szCs w:val="28"/>
        </w:rPr>
        <w:t>,</w:t>
      </w:r>
      <w:r w:rsidRPr="003141F4">
        <w:rPr>
          <w:rStyle w:val="FootnoteReference"/>
          <w:color w:val="000000"/>
          <w:sz w:val="28"/>
          <w:szCs w:val="28"/>
        </w:rPr>
        <w:footnoteReference w:id="223"/>
      </w:r>
      <w:r w:rsidRPr="003141F4">
        <w:rPr>
          <w:kern w:val="1"/>
          <w:sz w:val="28"/>
          <w:szCs w:val="28"/>
        </w:rPr>
        <w:t xml:space="preserve"> Muḥammad ibn Luṭf-Allāh</w:t>
      </w:r>
      <w:r w:rsidRPr="003141F4">
        <w:rPr>
          <w:color w:val="000000"/>
          <w:sz w:val="28"/>
          <w:szCs w:val="28"/>
        </w:rPr>
        <w:t xml:space="preserve"> </w:t>
      </w:r>
      <w:r w:rsidRPr="00174B66">
        <w:rPr>
          <w:b/>
          <w:bCs/>
          <w:color w:val="000000"/>
          <w:sz w:val="28"/>
          <w:szCs w:val="28"/>
        </w:rPr>
        <w:t>Bahā’-al-Dīnzādah</w:t>
      </w:r>
      <w:r w:rsidRPr="003141F4">
        <w:rPr>
          <w:color w:val="112B21"/>
          <w:sz w:val="28"/>
          <w:szCs w:val="28"/>
        </w:rPr>
        <w:t>,</w:t>
      </w:r>
      <w:r w:rsidRPr="003141F4">
        <w:rPr>
          <w:rStyle w:val="FootnoteReference"/>
          <w:color w:val="000000"/>
          <w:sz w:val="28"/>
          <w:szCs w:val="28"/>
        </w:rPr>
        <w:footnoteReference w:id="224"/>
      </w:r>
      <w:r w:rsidRPr="003141F4">
        <w:rPr>
          <w:color w:val="112B21"/>
          <w:sz w:val="28"/>
          <w:szCs w:val="28"/>
        </w:rPr>
        <w:t xml:space="preserve"> </w:t>
      </w:r>
      <w:r w:rsidRPr="00174B66">
        <w:rPr>
          <w:b/>
          <w:bCs/>
          <w:color w:val="112B21"/>
          <w:sz w:val="28"/>
          <w:szCs w:val="28"/>
        </w:rPr>
        <w:lastRenderedPageBreak/>
        <w:t>‘Abd</w:t>
      </w:r>
      <w:r>
        <w:rPr>
          <w:b/>
          <w:bCs/>
          <w:color w:val="112B21"/>
          <w:sz w:val="28"/>
          <w:szCs w:val="28"/>
        </w:rPr>
        <w:t>-</w:t>
      </w:r>
      <w:r w:rsidRPr="00174B66">
        <w:rPr>
          <w:b/>
          <w:bCs/>
          <w:color w:val="112B21"/>
          <w:sz w:val="28"/>
          <w:szCs w:val="28"/>
        </w:rPr>
        <w:t>al-Ghan</w:t>
      </w:r>
      <w:r w:rsidRPr="00174B66">
        <w:rPr>
          <w:b/>
          <w:bCs/>
          <w:sz w:val="28"/>
          <w:szCs w:val="28"/>
        </w:rPr>
        <w:t>ī</w:t>
      </w:r>
      <w:r w:rsidRPr="00174B66">
        <w:rPr>
          <w:b/>
          <w:bCs/>
          <w:color w:val="112B21"/>
          <w:sz w:val="28"/>
          <w:szCs w:val="28"/>
        </w:rPr>
        <w:t xml:space="preserve"> al-N</w:t>
      </w:r>
      <w:r w:rsidRPr="00174B66">
        <w:rPr>
          <w:b/>
          <w:bCs/>
          <w:sz w:val="28"/>
          <w:szCs w:val="28"/>
        </w:rPr>
        <w:t>ā</w:t>
      </w:r>
      <w:r w:rsidRPr="00174B66">
        <w:rPr>
          <w:b/>
          <w:bCs/>
          <w:color w:val="112B21"/>
          <w:sz w:val="28"/>
          <w:szCs w:val="28"/>
        </w:rPr>
        <w:t>bulus</w:t>
      </w:r>
      <w:r w:rsidRPr="00174B66">
        <w:rPr>
          <w:b/>
          <w:bCs/>
          <w:sz w:val="28"/>
          <w:szCs w:val="28"/>
        </w:rPr>
        <w:t>ī</w:t>
      </w:r>
      <w:r w:rsidRPr="003141F4">
        <w:rPr>
          <w:color w:val="112B21"/>
          <w:sz w:val="28"/>
          <w:szCs w:val="28"/>
        </w:rPr>
        <w:t>,</w:t>
      </w:r>
      <w:r w:rsidRPr="003141F4">
        <w:rPr>
          <w:rStyle w:val="FootnoteReference"/>
          <w:color w:val="112B21"/>
          <w:sz w:val="28"/>
          <w:szCs w:val="28"/>
        </w:rPr>
        <w:footnoteReference w:id="225"/>
      </w:r>
      <w:r w:rsidRPr="003141F4">
        <w:rPr>
          <w:color w:val="112B21"/>
          <w:sz w:val="28"/>
          <w:szCs w:val="28"/>
        </w:rPr>
        <w:t xml:space="preserve"> </w:t>
      </w:r>
      <w:r w:rsidRPr="00174B66">
        <w:rPr>
          <w:color w:val="000000"/>
          <w:sz w:val="28"/>
          <w:szCs w:val="28"/>
        </w:rPr>
        <w:t>Ismā‘īl ibn</w:t>
      </w:r>
      <w:r w:rsidRPr="003141F4">
        <w:rPr>
          <w:color w:val="000000"/>
          <w:sz w:val="28"/>
          <w:szCs w:val="28"/>
        </w:rPr>
        <w:t xml:space="preserve"> Muṣṭafā</w:t>
      </w:r>
      <w:r w:rsidRPr="003141F4">
        <w:rPr>
          <w:color w:val="112B21"/>
          <w:sz w:val="28"/>
          <w:szCs w:val="28"/>
        </w:rPr>
        <w:t xml:space="preserve"> </w:t>
      </w:r>
      <w:r w:rsidRPr="00174B66">
        <w:rPr>
          <w:b/>
          <w:bCs/>
          <w:color w:val="112B21"/>
          <w:sz w:val="28"/>
          <w:szCs w:val="28"/>
        </w:rPr>
        <w:t>Gelenbevi</w:t>
      </w:r>
      <w:r w:rsidRPr="003141F4">
        <w:rPr>
          <w:color w:val="112B21"/>
          <w:sz w:val="28"/>
          <w:szCs w:val="28"/>
        </w:rPr>
        <w:t>,</w:t>
      </w:r>
      <w:r w:rsidRPr="003141F4">
        <w:rPr>
          <w:rStyle w:val="FootnoteReference"/>
          <w:color w:val="000000"/>
          <w:sz w:val="28"/>
          <w:szCs w:val="28"/>
        </w:rPr>
        <w:footnoteReference w:id="226"/>
      </w:r>
      <w:r w:rsidRPr="003141F4">
        <w:rPr>
          <w:color w:val="112B21"/>
          <w:sz w:val="28"/>
          <w:szCs w:val="28"/>
        </w:rPr>
        <w:t xml:space="preserve"> </w:t>
      </w:r>
      <w:r w:rsidRPr="00174B66">
        <w:rPr>
          <w:b/>
          <w:bCs/>
          <w:color w:val="000000"/>
          <w:sz w:val="28"/>
          <w:szCs w:val="28"/>
        </w:rPr>
        <w:t>Abū</w:t>
      </w:r>
      <w:r>
        <w:rPr>
          <w:b/>
          <w:bCs/>
          <w:color w:val="000000"/>
          <w:sz w:val="28"/>
          <w:szCs w:val="28"/>
        </w:rPr>
        <w:t>-</w:t>
      </w:r>
      <w:r w:rsidRPr="00174B66">
        <w:rPr>
          <w:b/>
          <w:bCs/>
          <w:color w:val="000000"/>
          <w:sz w:val="28"/>
          <w:szCs w:val="28"/>
        </w:rPr>
        <w:t>al-Thanā’ al-Ālūsī</w:t>
      </w:r>
      <w:r w:rsidRPr="003141F4">
        <w:rPr>
          <w:color w:val="000000"/>
          <w:sz w:val="28"/>
          <w:szCs w:val="28"/>
        </w:rPr>
        <w:t>,</w:t>
      </w:r>
      <w:r w:rsidRPr="003141F4">
        <w:rPr>
          <w:rStyle w:val="FootnoteReference"/>
          <w:color w:val="000000"/>
          <w:sz w:val="28"/>
          <w:szCs w:val="28"/>
        </w:rPr>
        <w:footnoteReference w:id="227"/>
      </w:r>
      <w:r w:rsidRPr="003141F4">
        <w:rPr>
          <w:color w:val="000000"/>
          <w:sz w:val="28"/>
          <w:szCs w:val="28"/>
        </w:rPr>
        <w:t xml:space="preserve"> </w:t>
      </w:r>
      <w:r w:rsidRPr="003141F4">
        <w:rPr>
          <w:color w:val="112B21"/>
          <w:sz w:val="28"/>
          <w:szCs w:val="28"/>
        </w:rPr>
        <w:t>and dozens of other paragons</w:t>
      </w:r>
      <w:r w:rsidR="00EF07E5">
        <w:rPr>
          <w:color w:val="112B21"/>
          <w:sz w:val="28"/>
          <w:szCs w:val="28"/>
        </w:rPr>
        <w:t xml:space="preserve"> of Intellect and knowledge</w:t>
      </w:r>
      <w:r>
        <w:rPr>
          <w:color w:val="112B21"/>
          <w:sz w:val="28"/>
          <w:szCs w:val="28"/>
        </w:rPr>
        <w:t>.</w:t>
      </w:r>
    </w:p>
    <w:p w14:paraId="164E00A1" w14:textId="77777777" w:rsidR="00E86172" w:rsidRDefault="00E86172" w:rsidP="00E86172">
      <w:pPr>
        <w:pStyle w:val="FootnoteText"/>
        <w:rPr>
          <w:color w:val="112B21"/>
          <w:sz w:val="28"/>
          <w:szCs w:val="28"/>
        </w:rPr>
      </w:pPr>
    </w:p>
    <w:p w14:paraId="497ACE7E" w14:textId="7A29878E" w:rsidR="00E86172" w:rsidRDefault="00E86172" w:rsidP="00E86172">
      <w:pPr>
        <w:pStyle w:val="FootnoteText"/>
        <w:rPr>
          <w:color w:val="112B21"/>
          <w:sz w:val="28"/>
          <w:szCs w:val="28"/>
        </w:rPr>
      </w:pPr>
      <w:r>
        <w:rPr>
          <w:color w:val="112B21"/>
          <w:sz w:val="28"/>
          <w:szCs w:val="28"/>
        </w:rPr>
        <w:t xml:space="preserve">As a rule, the masters of the Corrective Tradition </w:t>
      </w:r>
      <w:r w:rsidRPr="003141F4">
        <w:rPr>
          <w:color w:val="112B21"/>
          <w:sz w:val="28"/>
          <w:szCs w:val="28"/>
        </w:rPr>
        <w:t>were polymaths</w:t>
      </w:r>
      <w:r>
        <w:rPr>
          <w:color w:val="112B21"/>
          <w:sz w:val="28"/>
          <w:szCs w:val="28"/>
        </w:rPr>
        <w:t>, e</w:t>
      </w:r>
      <w:r w:rsidRPr="003141F4">
        <w:rPr>
          <w:color w:val="112B21"/>
          <w:sz w:val="28"/>
          <w:szCs w:val="28"/>
        </w:rPr>
        <w:t>xcell</w:t>
      </w:r>
      <w:r>
        <w:rPr>
          <w:color w:val="112B21"/>
          <w:sz w:val="28"/>
          <w:szCs w:val="28"/>
        </w:rPr>
        <w:t>ing</w:t>
      </w:r>
      <w:r w:rsidRPr="003141F4">
        <w:rPr>
          <w:color w:val="112B21"/>
          <w:sz w:val="28"/>
          <w:szCs w:val="28"/>
        </w:rPr>
        <w:t xml:space="preserve"> not only in the </w:t>
      </w:r>
      <w:r w:rsidR="00007B55" w:rsidRPr="00BC5B31">
        <w:rPr>
          <w:i/>
          <w:iCs/>
          <w:sz w:val="28"/>
          <w:szCs w:val="28"/>
        </w:rPr>
        <w:t>Sharī‘a</w:t>
      </w:r>
      <w:r w:rsidRPr="003141F4">
        <w:rPr>
          <w:color w:val="112B21"/>
          <w:sz w:val="28"/>
          <w:szCs w:val="28"/>
        </w:rPr>
        <w:t xml:space="preserve"> </w:t>
      </w:r>
      <w:r w:rsidR="00084CD6">
        <w:rPr>
          <w:color w:val="112B21"/>
          <w:sz w:val="28"/>
          <w:szCs w:val="28"/>
        </w:rPr>
        <w:t>S</w:t>
      </w:r>
      <w:r w:rsidRPr="003141F4">
        <w:rPr>
          <w:color w:val="112B21"/>
          <w:sz w:val="28"/>
          <w:szCs w:val="28"/>
        </w:rPr>
        <w:t xml:space="preserve">ciences, </w:t>
      </w:r>
      <w:r w:rsidR="00084CD6">
        <w:rPr>
          <w:color w:val="112B21"/>
          <w:sz w:val="28"/>
          <w:szCs w:val="28"/>
        </w:rPr>
        <w:t>Divinity</w:t>
      </w:r>
      <w:r w:rsidRPr="003141F4">
        <w:rPr>
          <w:color w:val="112B21"/>
          <w:sz w:val="28"/>
          <w:szCs w:val="28"/>
        </w:rPr>
        <w:t xml:space="preserve">, </w:t>
      </w:r>
      <w:r>
        <w:rPr>
          <w:color w:val="112B21"/>
          <w:sz w:val="28"/>
          <w:szCs w:val="28"/>
        </w:rPr>
        <w:t>M</w:t>
      </w:r>
      <w:r w:rsidRPr="003141F4">
        <w:rPr>
          <w:color w:val="112B21"/>
          <w:sz w:val="28"/>
          <w:szCs w:val="28"/>
        </w:rPr>
        <w:t xml:space="preserve">etaphysics, </w:t>
      </w:r>
      <w:r w:rsidR="00007B55">
        <w:rPr>
          <w:color w:val="112B21"/>
          <w:sz w:val="28"/>
          <w:szCs w:val="28"/>
        </w:rPr>
        <w:t>Philosophy</w:t>
      </w:r>
      <w:r w:rsidRPr="001011E9">
        <w:rPr>
          <w:color w:val="112B21"/>
          <w:sz w:val="28"/>
          <w:szCs w:val="28"/>
        </w:rPr>
        <w:t xml:space="preserve">, </w:t>
      </w:r>
      <w:r w:rsidR="00007B55">
        <w:rPr>
          <w:color w:val="112B21"/>
          <w:sz w:val="28"/>
          <w:szCs w:val="28"/>
        </w:rPr>
        <w:t xml:space="preserve">medicine, </w:t>
      </w:r>
      <w:r w:rsidRPr="001011E9">
        <w:rPr>
          <w:color w:val="112B21"/>
          <w:sz w:val="28"/>
          <w:szCs w:val="28"/>
        </w:rPr>
        <w:t xml:space="preserve">geometry, mathematics, architecture, astronomy, and the empirical </w:t>
      </w:r>
      <w:r w:rsidR="00007B55">
        <w:rPr>
          <w:color w:val="112B21"/>
          <w:sz w:val="28"/>
          <w:szCs w:val="28"/>
        </w:rPr>
        <w:t>S</w:t>
      </w:r>
      <w:r w:rsidRPr="001011E9">
        <w:rPr>
          <w:color w:val="112B21"/>
          <w:sz w:val="28"/>
          <w:szCs w:val="28"/>
        </w:rPr>
        <w:t>ciences in general.</w:t>
      </w:r>
      <w:r>
        <w:rPr>
          <w:color w:val="112B21"/>
          <w:sz w:val="28"/>
          <w:szCs w:val="28"/>
        </w:rPr>
        <w:t xml:space="preserve"> </w:t>
      </w:r>
      <w:r w:rsidRPr="001011E9">
        <w:rPr>
          <w:color w:val="112B21"/>
          <w:sz w:val="28"/>
          <w:szCs w:val="28"/>
        </w:rPr>
        <w:t xml:space="preserve">Four </w:t>
      </w:r>
      <w:r>
        <w:rPr>
          <w:color w:val="112B21"/>
          <w:sz w:val="28"/>
          <w:szCs w:val="28"/>
        </w:rPr>
        <w:t xml:space="preserve">Masters </w:t>
      </w:r>
      <w:r w:rsidRPr="001011E9">
        <w:rPr>
          <w:color w:val="112B21"/>
          <w:sz w:val="28"/>
          <w:szCs w:val="28"/>
        </w:rPr>
        <w:t>of the Tradition—</w:t>
      </w:r>
      <w:r w:rsidRPr="001011E9">
        <w:rPr>
          <w:b/>
          <w:bCs/>
          <w:color w:val="112B21"/>
          <w:sz w:val="28"/>
          <w:szCs w:val="28"/>
        </w:rPr>
        <w:lastRenderedPageBreak/>
        <w:t>Na</w:t>
      </w:r>
      <w:r w:rsidRPr="001011E9">
        <w:rPr>
          <w:b/>
          <w:bCs/>
          <w:sz w:val="28"/>
          <w:szCs w:val="28"/>
        </w:rPr>
        <w:t>ṣī</w:t>
      </w:r>
      <w:r w:rsidRPr="001011E9">
        <w:rPr>
          <w:b/>
          <w:bCs/>
          <w:color w:val="112B21"/>
          <w:sz w:val="28"/>
          <w:szCs w:val="28"/>
        </w:rPr>
        <w:t>r-al-D</w:t>
      </w:r>
      <w:r w:rsidRPr="001011E9">
        <w:rPr>
          <w:b/>
          <w:bCs/>
          <w:sz w:val="28"/>
          <w:szCs w:val="28"/>
        </w:rPr>
        <w:t>ī</w:t>
      </w:r>
      <w:r w:rsidRPr="001011E9">
        <w:rPr>
          <w:b/>
          <w:bCs/>
          <w:color w:val="112B21"/>
          <w:sz w:val="28"/>
          <w:szCs w:val="28"/>
        </w:rPr>
        <w:t>n al-</w:t>
      </w:r>
      <w:r w:rsidRPr="001011E9">
        <w:rPr>
          <w:b/>
          <w:bCs/>
          <w:sz w:val="28"/>
          <w:szCs w:val="28"/>
        </w:rPr>
        <w:t>Ṭ</w:t>
      </w:r>
      <w:r w:rsidRPr="001011E9">
        <w:rPr>
          <w:b/>
          <w:bCs/>
          <w:color w:val="18191A"/>
          <w:sz w:val="28"/>
          <w:szCs w:val="28"/>
        </w:rPr>
        <w:t>ū</w:t>
      </w:r>
      <w:r w:rsidRPr="001011E9">
        <w:rPr>
          <w:b/>
          <w:bCs/>
          <w:color w:val="112B21"/>
          <w:sz w:val="28"/>
          <w:szCs w:val="28"/>
        </w:rPr>
        <w:t>s</w:t>
      </w:r>
      <w:r w:rsidRPr="001011E9">
        <w:rPr>
          <w:b/>
          <w:bCs/>
          <w:sz w:val="28"/>
          <w:szCs w:val="28"/>
        </w:rPr>
        <w:t>ī</w:t>
      </w:r>
      <w:r w:rsidRPr="001011E9">
        <w:rPr>
          <w:sz w:val="28"/>
          <w:szCs w:val="28"/>
        </w:rPr>
        <w:t>,</w:t>
      </w:r>
      <w:r w:rsidRPr="001011E9">
        <w:rPr>
          <w:rStyle w:val="FootnoteReference"/>
          <w:sz w:val="28"/>
          <w:szCs w:val="28"/>
        </w:rPr>
        <w:footnoteReference w:id="228"/>
      </w:r>
      <w:r>
        <w:rPr>
          <w:color w:val="112B21"/>
          <w:sz w:val="28"/>
          <w:szCs w:val="28"/>
        </w:rPr>
        <w:t xml:space="preserve"> </w:t>
      </w:r>
      <w:r>
        <w:rPr>
          <w:sz w:val="28"/>
          <w:szCs w:val="28"/>
        </w:rPr>
        <w:t>his student</w:t>
      </w:r>
      <w:r w:rsidRPr="001011E9">
        <w:rPr>
          <w:sz w:val="28"/>
          <w:szCs w:val="28"/>
        </w:rPr>
        <w:t xml:space="preserve"> </w:t>
      </w:r>
      <w:r w:rsidRPr="001011E9">
        <w:rPr>
          <w:b/>
          <w:bCs/>
          <w:color w:val="112B21"/>
          <w:sz w:val="28"/>
          <w:szCs w:val="28"/>
        </w:rPr>
        <w:t>Qu</w:t>
      </w:r>
      <w:r w:rsidRPr="001011E9">
        <w:rPr>
          <w:b/>
          <w:bCs/>
          <w:sz w:val="28"/>
          <w:szCs w:val="28"/>
        </w:rPr>
        <w:t>ṭ</w:t>
      </w:r>
      <w:r w:rsidRPr="001011E9">
        <w:rPr>
          <w:b/>
          <w:bCs/>
          <w:color w:val="112B21"/>
          <w:sz w:val="28"/>
          <w:szCs w:val="28"/>
        </w:rPr>
        <w:t>b</w:t>
      </w:r>
      <w:r>
        <w:rPr>
          <w:b/>
          <w:bCs/>
          <w:color w:val="112B21"/>
          <w:sz w:val="28"/>
          <w:szCs w:val="28"/>
        </w:rPr>
        <w:t>-</w:t>
      </w:r>
      <w:r w:rsidRPr="001011E9">
        <w:rPr>
          <w:b/>
          <w:bCs/>
          <w:color w:val="112B21"/>
          <w:sz w:val="28"/>
          <w:szCs w:val="28"/>
        </w:rPr>
        <w:t>al-D</w:t>
      </w:r>
      <w:r w:rsidRPr="001011E9">
        <w:rPr>
          <w:b/>
          <w:bCs/>
          <w:sz w:val="28"/>
          <w:szCs w:val="28"/>
        </w:rPr>
        <w:t>ī</w:t>
      </w:r>
      <w:r w:rsidRPr="001011E9">
        <w:rPr>
          <w:b/>
          <w:bCs/>
          <w:color w:val="112B21"/>
          <w:sz w:val="28"/>
          <w:szCs w:val="28"/>
        </w:rPr>
        <w:t>n al-Sh</w:t>
      </w:r>
      <w:r w:rsidRPr="001011E9">
        <w:rPr>
          <w:b/>
          <w:bCs/>
          <w:sz w:val="28"/>
          <w:szCs w:val="28"/>
        </w:rPr>
        <w:t>ī</w:t>
      </w:r>
      <w:r w:rsidRPr="00291BED">
        <w:rPr>
          <w:b/>
          <w:bCs/>
          <w:color w:val="112B21"/>
          <w:sz w:val="28"/>
          <w:szCs w:val="28"/>
        </w:rPr>
        <w:t>r</w:t>
      </w:r>
      <w:r w:rsidRPr="00291BED">
        <w:rPr>
          <w:b/>
          <w:bCs/>
          <w:sz w:val="28"/>
          <w:szCs w:val="28"/>
        </w:rPr>
        <w:t>ā</w:t>
      </w:r>
      <w:r w:rsidRPr="00291BED">
        <w:rPr>
          <w:b/>
          <w:bCs/>
          <w:color w:val="112B21"/>
          <w:sz w:val="28"/>
          <w:szCs w:val="28"/>
        </w:rPr>
        <w:t>z</w:t>
      </w:r>
      <w:r w:rsidRPr="00291BED">
        <w:rPr>
          <w:b/>
          <w:bCs/>
          <w:sz w:val="28"/>
          <w:szCs w:val="28"/>
        </w:rPr>
        <w:t>ī</w:t>
      </w:r>
      <w:r w:rsidRPr="00291BED">
        <w:rPr>
          <w:sz w:val="28"/>
          <w:szCs w:val="28"/>
        </w:rPr>
        <w:t>,</w:t>
      </w:r>
      <w:r w:rsidRPr="003141F4">
        <w:rPr>
          <w:rStyle w:val="FootnoteReference"/>
          <w:color w:val="112B21"/>
          <w:sz w:val="28"/>
          <w:szCs w:val="28"/>
        </w:rPr>
        <w:footnoteReference w:id="229"/>
      </w:r>
      <w:r>
        <w:rPr>
          <w:sz w:val="28"/>
          <w:szCs w:val="28"/>
        </w:rPr>
        <w:t xml:space="preserve"> </w:t>
      </w:r>
      <w:r w:rsidRPr="00291BED">
        <w:rPr>
          <w:b/>
          <w:bCs/>
          <w:color w:val="0E0E0E"/>
          <w:sz w:val="28"/>
          <w:szCs w:val="28"/>
        </w:rPr>
        <w:t>Ṣadr</w:t>
      </w:r>
      <w:r>
        <w:rPr>
          <w:b/>
          <w:bCs/>
          <w:color w:val="0E0E0E"/>
          <w:sz w:val="28"/>
          <w:szCs w:val="28"/>
        </w:rPr>
        <w:t>-</w:t>
      </w:r>
      <w:r w:rsidRPr="00291BED">
        <w:rPr>
          <w:b/>
          <w:bCs/>
          <w:color w:val="0E0E0E"/>
          <w:sz w:val="28"/>
          <w:szCs w:val="28"/>
        </w:rPr>
        <w:t>al-Sharī‘a al-Th</w:t>
      </w:r>
      <w:r w:rsidRPr="00291BED">
        <w:rPr>
          <w:b/>
          <w:bCs/>
          <w:color w:val="000000"/>
          <w:sz w:val="28"/>
          <w:szCs w:val="28"/>
        </w:rPr>
        <w:t>ā</w:t>
      </w:r>
      <w:r w:rsidRPr="00291BED">
        <w:rPr>
          <w:b/>
          <w:bCs/>
          <w:color w:val="0E0E0E"/>
          <w:sz w:val="28"/>
          <w:szCs w:val="28"/>
        </w:rPr>
        <w:t>nī,</w:t>
      </w:r>
      <w:r w:rsidRPr="00291BED">
        <w:rPr>
          <w:rStyle w:val="FootnoteReference"/>
          <w:sz w:val="28"/>
          <w:szCs w:val="28"/>
        </w:rPr>
        <w:footnoteReference w:id="230"/>
      </w:r>
      <w:r w:rsidRPr="00291BED">
        <w:rPr>
          <w:sz w:val="28"/>
          <w:szCs w:val="28"/>
        </w:rPr>
        <w:t xml:space="preserve"> and </w:t>
      </w:r>
      <w:r w:rsidRPr="00291BED">
        <w:rPr>
          <w:b/>
          <w:bCs/>
          <w:color w:val="0E0E0E"/>
          <w:sz w:val="28"/>
          <w:szCs w:val="28"/>
        </w:rPr>
        <w:t>‘Al</w:t>
      </w:r>
      <w:r w:rsidRPr="00291BED">
        <w:rPr>
          <w:b/>
          <w:bCs/>
          <w:color w:val="000000"/>
          <w:sz w:val="28"/>
          <w:szCs w:val="28"/>
        </w:rPr>
        <w:t>ā</w:t>
      </w:r>
      <w:r w:rsidRPr="00291BED">
        <w:rPr>
          <w:b/>
          <w:bCs/>
          <w:color w:val="0E0E0E"/>
          <w:sz w:val="28"/>
          <w:szCs w:val="28"/>
        </w:rPr>
        <w:t>’-al-D</w:t>
      </w:r>
      <w:r w:rsidRPr="00291BED">
        <w:rPr>
          <w:b/>
          <w:bCs/>
          <w:color w:val="0C0C0C"/>
          <w:sz w:val="28"/>
          <w:szCs w:val="28"/>
        </w:rPr>
        <w:t>ī</w:t>
      </w:r>
      <w:r w:rsidRPr="00291BED">
        <w:rPr>
          <w:b/>
          <w:bCs/>
          <w:color w:val="0E0E0E"/>
          <w:sz w:val="28"/>
          <w:szCs w:val="28"/>
        </w:rPr>
        <w:t xml:space="preserve">n </w:t>
      </w:r>
      <w:r w:rsidRPr="00291BED">
        <w:rPr>
          <w:b/>
          <w:bCs/>
          <w:color w:val="0C0C0C"/>
          <w:sz w:val="28"/>
          <w:szCs w:val="28"/>
        </w:rPr>
        <w:t>al-Q</w:t>
      </w:r>
      <w:r w:rsidRPr="00291BED">
        <w:rPr>
          <w:b/>
          <w:bCs/>
          <w:sz w:val="28"/>
          <w:szCs w:val="28"/>
        </w:rPr>
        <w:t>ū</w:t>
      </w:r>
      <w:r w:rsidRPr="00291BED">
        <w:rPr>
          <w:b/>
          <w:bCs/>
          <w:color w:val="0C0C0C"/>
          <w:sz w:val="28"/>
          <w:szCs w:val="28"/>
        </w:rPr>
        <w:t>shjī</w:t>
      </w:r>
      <w:commentRangeStart w:id="323"/>
      <w:r w:rsidRPr="00291BED">
        <w:rPr>
          <w:rStyle w:val="FootnoteReference"/>
          <w:sz w:val="28"/>
          <w:szCs w:val="28"/>
        </w:rPr>
        <w:footnoteReference w:id="231"/>
      </w:r>
      <w:commentRangeEnd w:id="323"/>
      <w:r>
        <w:rPr>
          <w:rStyle w:val="CommentReference"/>
          <w:rFonts w:ascii="SabondiacriticRoman" w:eastAsia="Times New Roman" w:hAnsi="SabondiacriticRoman" w:cs="Times New Roman"/>
          <w:kern w:val="0"/>
          <w14:ligatures w14:val="none"/>
        </w:rPr>
        <w:commentReference w:id="323"/>
      </w:r>
      <w:r w:rsidRPr="00291BED">
        <w:rPr>
          <w:sz w:val="28"/>
          <w:szCs w:val="28"/>
        </w:rPr>
        <w:t>—</w:t>
      </w:r>
      <w:r w:rsidRPr="00291BED">
        <w:rPr>
          <w:color w:val="112B21"/>
          <w:sz w:val="28"/>
          <w:szCs w:val="28"/>
        </w:rPr>
        <w:t xml:space="preserve">worked out and </w:t>
      </w:r>
      <w:r w:rsidRPr="00291BED">
        <w:rPr>
          <w:color w:val="112B21"/>
          <w:sz w:val="28"/>
          <w:szCs w:val="28"/>
        </w:rPr>
        <w:lastRenderedPageBreak/>
        <w:t xml:space="preserve">elaborated in detail </w:t>
      </w:r>
      <w:r w:rsidR="00EA4FA6">
        <w:rPr>
          <w:color w:val="112B21"/>
          <w:sz w:val="28"/>
          <w:szCs w:val="28"/>
        </w:rPr>
        <w:t>a consistent</w:t>
      </w:r>
      <w:r w:rsidRPr="00291BED">
        <w:rPr>
          <w:color w:val="112B21"/>
          <w:sz w:val="28"/>
          <w:szCs w:val="28"/>
        </w:rPr>
        <w:t xml:space="preserve"> heliocentric view of the solar system, which certain Muslim astronomers had already taken over from the </w:t>
      </w:r>
      <w:r>
        <w:rPr>
          <w:color w:val="112B21"/>
          <w:sz w:val="28"/>
          <w:szCs w:val="28"/>
        </w:rPr>
        <w:t xml:space="preserve">Ancient </w:t>
      </w:r>
      <w:r w:rsidRPr="00291BED">
        <w:rPr>
          <w:color w:val="112B21"/>
          <w:sz w:val="28"/>
          <w:szCs w:val="28"/>
        </w:rPr>
        <w:t xml:space="preserve">Greeks by the time of </w:t>
      </w:r>
      <w:r w:rsidRPr="00291BED">
        <w:rPr>
          <w:b/>
          <w:bCs/>
          <w:sz w:val="28"/>
          <w:szCs w:val="28"/>
        </w:rPr>
        <w:t>al-Bīr</w:t>
      </w:r>
      <w:r w:rsidRPr="00291BED">
        <w:rPr>
          <w:b/>
          <w:bCs/>
          <w:color w:val="202122"/>
          <w:sz w:val="28"/>
          <w:szCs w:val="28"/>
        </w:rPr>
        <w:t>ū</w:t>
      </w:r>
      <w:r w:rsidRPr="00291BED">
        <w:rPr>
          <w:b/>
          <w:bCs/>
          <w:sz w:val="28"/>
          <w:szCs w:val="28"/>
        </w:rPr>
        <w:t>nī</w:t>
      </w:r>
      <w:r w:rsidRPr="00291BED">
        <w:rPr>
          <w:sz w:val="28"/>
          <w:szCs w:val="28"/>
        </w:rPr>
        <w:t>,</w:t>
      </w:r>
      <w:r w:rsidRPr="00291BED">
        <w:rPr>
          <w:rStyle w:val="FootnoteReference"/>
          <w:sz w:val="28"/>
          <w:szCs w:val="28"/>
        </w:rPr>
        <w:footnoteReference w:id="232"/>
      </w:r>
      <w:r w:rsidRPr="00291BED">
        <w:rPr>
          <w:color w:val="112B21"/>
          <w:sz w:val="28"/>
          <w:szCs w:val="28"/>
        </w:rPr>
        <w:t xml:space="preserve"> </w:t>
      </w:r>
      <w:r>
        <w:rPr>
          <w:color w:val="112B21"/>
          <w:sz w:val="28"/>
          <w:szCs w:val="28"/>
        </w:rPr>
        <w:t>long</w:t>
      </w:r>
      <w:r w:rsidRPr="00B34758">
        <w:rPr>
          <w:color w:val="112B21"/>
          <w:sz w:val="28"/>
          <w:szCs w:val="28"/>
        </w:rPr>
        <w:t xml:space="preserve"> before </w:t>
      </w:r>
      <w:r>
        <w:rPr>
          <w:color w:val="112B21"/>
          <w:sz w:val="28"/>
          <w:szCs w:val="28"/>
        </w:rPr>
        <w:t>the</w:t>
      </w:r>
      <w:r w:rsidRPr="00B34758">
        <w:rPr>
          <w:color w:val="112B21"/>
          <w:sz w:val="28"/>
          <w:szCs w:val="28"/>
        </w:rPr>
        <w:t xml:space="preserve"> heliocentric hypothesis</w:t>
      </w:r>
      <w:r>
        <w:rPr>
          <w:color w:val="112B21"/>
          <w:sz w:val="28"/>
          <w:szCs w:val="28"/>
        </w:rPr>
        <w:t xml:space="preserve"> of </w:t>
      </w:r>
      <w:r w:rsidRPr="00B34758">
        <w:rPr>
          <w:b/>
          <w:bCs/>
          <w:color w:val="0C0C0C"/>
          <w:sz w:val="28"/>
          <w:szCs w:val="28"/>
        </w:rPr>
        <w:t>Nicolaus</w:t>
      </w:r>
      <w:r w:rsidRPr="00B34758">
        <w:rPr>
          <w:b/>
          <w:bCs/>
          <w:color w:val="112B21"/>
          <w:sz w:val="28"/>
          <w:szCs w:val="28"/>
        </w:rPr>
        <w:t xml:space="preserve"> Copernicus</w:t>
      </w:r>
      <w:r w:rsidRPr="00B34758">
        <w:rPr>
          <w:rStyle w:val="FootnoteReference"/>
          <w:color w:val="112B21"/>
          <w:sz w:val="28"/>
          <w:szCs w:val="28"/>
        </w:rPr>
        <w:footnoteReference w:id="233"/>
      </w:r>
      <w:r w:rsidRPr="00B34758">
        <w:rPr>
          <w:color w:val="112B21"/>
          <w:sz w:val="28"/>
          <w:szCs w:val="28"/>
        </w:rPr>
        <w:t xml:space="preserve"> was published in </w:t>
      </w:r>
      <w:r>
        <w:rPr>
          <w:color w:val="112B21"/>
          <w:sz w:val="28"/>
          <w:szCs w:val="28"/>
        </w:rPr>
        <w:t>950/</w:t>
      </w:r>
      <w:r w:rsidRPr="00B34758">
        <w:rPr>
          <w:color w:val="112B21"/>
          <w:sz w:val="28"/>
          <w:szCs w:val="28"/>
        </w:rPr>
        <w:t>1543.</w:t>
      </w:r>
      <w:r>
        <w:rPr>
          <w:color w:val="112B21"/>
          <w:sz w:val="28"/>
          <w:szCs w:val="28"/>
        </w:rPr>
        <w:t xml:space="preserve"> Following the lead of the Ancient Greeks, Islamic </w:t>
      </w:r>
      <w:r w:rsidR="00EA4FA6">
        <w:rPr>
          <w:color w:val="112B21"/>
          <w:sz w:val="28"/>
          <w:szCs w:val="28"/>
        </w:rPr>
        <w:t>S</w:t>
      </w:r>
      <w:r>
        <w:rPr>
          <w:color w:val="112B21"/>
          <w:sz w:val="28"/>
          <w:szCs w:val="28"/>
        </w:rPr>
        <w:t>cience</w:t>
      </w:r>
      <w:r w:rsidRPr="00B34758">
        <w:rPr>
          <w:color w:val="112B21"/>
          <w:sz w:val="28"/>
          <w:szCs w:val="28"/>
        </w:rPr>
        <w:t xml:space="preserve"> had </w:t>
      </w:r>
      <w:r>
        <w:rPr>
          <w:color w:val="112B21"/>
          <w:sz w:val="28"/>
          <w:szCs w:val="28"/>
        </w:rPr>
        <w:t xml:space="preserve">also </w:t>
      </w:r>
      <w:r w:rsidRPr="00B34758">
        <w:rPr>
          <w:color w:val="112B21"/>
          <w:sz w:val="28"/>
          <w:szCs w:val="28"/>
        </w:rPr>
        <w:t xml:space="preserve">discovered early that the earth is spherical, but the </w:t>
      </w:r>
      <w:r w:rsidR="00ED0EFA">
        <w:rPr>
          <w:color w:val="112B21"/>
          <w:sz w:val="28"/>
          <w:szCs w:val="28"/>
        </w:rPr>
        <w:t>S</w:t>
      </w:r>
      <w:r w:rsidRPr="00B34758">
        <w:rPr>
          <w:color w:val="112B21"/>
          <w:sz w:val="28"/>
          <w:szCs w:val="28"/>
        </w:rPr>
        <w:t>cholarship</w:t>
      </w:r>
      <w:r w:rsidRPr="003141F4">
        <w:rPr>
          <w:color w:val="112B21"/>
          <w:sz w:val="28"/>
          <w:szCs w:val="28"/>
        </w:rPr>
        <w:t xml:space="preserve"> of the Corrective Tradition also affirmed that it rotates on its axis</w:t>
      </w:r>
      <w:r w:rsidR="00ED0EFA">
        <w:rPr>
          <w:color w:val="112B21"/>
          <w:sz w:val="28"/>
          <w:szCs w:val="28"/>
        </w:rPr>
        <w:t>, while</w:t>
      </w:r>
      <w:r>
        <w:rPr>
          <w:color w:val="112B21"/>
          <w:sz w:val="28"/>
          <w:szCs w:val="28"/>
        </w:rPr>
        <w:t xml:space="preserve"> undertook precise studies of the moon</w:t>
      </w:r>
      <w:r w:rsidR="00ED0EFA">
        <w:rPr>
          <w:color w:val="112B21"/>
          <w:sz w:val="28"/>
          <w:szCs w:val="28"/>
        </w:rPr>
        <w:t xml:space="preserve"> and</w:t>
      </w:r>
      <w:r>
        <w:rPr>
          <w:color w:val="112B21"/>
          <w:sz w:val="28"/>
          <w:szCs w:val="28"/>
        </w:rPr>
        <w:t xml:space="preserve"> establishing the rapid orbit of Mercury around the sun</w:t>
      </w:r>
      <w:r w:rsidRPr="003141F4">
        <w:rPr>
          <w:color w:val="112B21"/>
          <w:sz w:val="28"/>
          <w:szCs w:val="28"/>
        </w:rPr>
        <w:t>.</w:t>
      </w:r>
      <w:r>
        <w:rPr>
          <w:color w:val="112B21"/>
          <w:sz w:val="28"/>
          <w:szCs w:val="28"/>
        </w:rPr>
        <w:t xml:space="preserve"> </w:t>
      </w:r>
    </w:p>
    <w:p w14:paraId="1E039B62" w14:textId="77777777" w:rsidR="00ED0EFA" w:rsidRDefault="00ED0EFA" w:rsidP="00E86172">
      <w:pPr>
        <w:pStyle w:val="FootnoteText"/>
        <w:rPr>
          <w:color w:val="112B21"/>
          <w:sz w:val="28"/>
          <w:szCs w:val="28"/>
        </w:rPr>
      </w:pPr>
    </w:p>
    <w:p w14:paraId="3535D355" w14:textId="77777777" w:rsidR="00AC569F" w:rsidRPr="00AC569F" w:rsidRDefault="00AC569F" w:rsidP="00AC569F">
      <w:pPr>
        <w:pStyle w:val="Heading4"/>
        <w:spacing w:before="0" w:after="0"/>
        <w:rPr>
          <w:rFonts w:asciiTheme="majorBidi" w:hAnsiTheme="majorBidi" w:cstheme="majorBidi"/>
          <w:b/>
          <w:bCs/>
          <w:color w:val="C00000"/>
          <w:sz w:val="28"/>
          <w:szCs w:val="28"/>
        </w:rPr>
      </w:pPr>
      <w:r w:rsidRPr="00AC569F">
        <w:rPr>
          <w:rFonts w:asciiTheme="majorBidi" w:hAnsiTheme="majorBidi" w:cstheme="majorBidi"/>
          <w:b/>
          <w:bCs/>
          <w:color w:val="C00000"/>
          <w:sz w:val="28"/>
          <w:szCs w:val="28"/>
        </w:rPr>
        <w:lastRenderedPageBreak/>
        <w:t>The School of Verification in Muslim China</w:t>
      </w:r>
    </w:p>
    <w:p w14:paraId="3BF722CA" w14:textId="4F66C8E5" w:rsidR="00E86172" w:rsidRDefault="00E86172" w:rsidP="00E86172">
      <w:pPr>
        <w:pStyle w:val="FootnoteText"/>
        <w:rPr>
          <w:color w:val="000000"/>
        </w:rPr>
      </w:pPr>
      <w:r>
        <w:rPr>
          <w:color w:val="112B21"/>
          <w:sz w:val="28"/>
          <w:szCs w:val="28"/>
        </w:rPr>
        <w:t>The Corrective Tradition also includes t</w:t>
      </w:r>
      <w:r w:rsidRPr="003141F4">
        <w:rPr>
          <w:color w:val="000000"/>
          <w:sz w:val="28"/>
          <w:szCs w:val="28"/>
          <w:u w:color="000000"/>
        </w:rPr>
        <w:t xml:space="preserve">he foremost </w:t>
      </w:r>
      <w:r>
        <w:rPr>
          <w:color w:val="000000"/>
          <w:sz w:val="28"/>
          <w:szCs w:val="28"/>
          <w:u w:color="000000"/>
        </w:rPr>
        <w:t>S</w:t>
      </w:r>
      <w:r w:rsidRPr="003141F4">
        <w:rPr>
          <w:color w:val="000000"/>
          <w:sz w:val="28"/>
          <w:szCs w:val="28"/>
          <w:u w:color="000000"/>
        </w:rPr>
        <w:t>ages of Muslim China,</w:t>
      </w:r>
      <w:r>
        <w:rPr>
          <w:color w:val="000000"/>
          <w:sz w:val="28"/>
          <w:szCs w:val="28"/>
          <w:u w:color="000000"/>
        </w:rPr>
        <w:t xml:space="preserve"> </w:t>
      </w:r>
      <w:r w:rsidRPr="00B61924">
        <w:rPr>
          <w:b/>
          <w:bCs/>
          <w:color w:val="18191A"/>
          <w:sz w:val="28"/>
          <w:szCs w:val="28"/>
          <w:u w:color="000000"/>
        </w:rPr>
        <w:t>Wáng Dàiyú</w:t>
      </w:r>
      <w:r w:rsidRPr="003141F4">
        <w:rPr>
          <w:rStyle w:val="FootnoteReference"/>
          <w:color w:val="000000"/>
          <w:sz w:val="28"/>
          <w:szCs w:val="28"/>
        </w:rPr>
        <w:footnoteReference w:id="234"/>
      </w:r>
      <w:r w:rsidRPr="003141F4">
        <w:rPr>
          <w:color w:val="18191A"/>
          <w:sz w:val="28"/>
          <w:szCs w:val="28"/>
          <w:u w:color="000000"/>
        </w:rPr>
        <w:t xml:space="preserve"> and </w:t>
      </w:r>
      <w:r w:rsidRPr="00B61924">
        <w:rPr>
          <w:b/>
          <w:bCs/>
          <w:color w:val="18191B"/>
          <w:sz w:val="28"/>
          <w:szCs w:val="28"/>
          <w:u w:color="000000"/>
        </w:rPr>
        <w:t>Liú Zhì</w:t>
      </w:r>
      <w:r w:rsidRPr="00354F31">
        <w:rPr>
          <w:color w:val="18191B"/>
          <w:sz w:val="28"/>
          <w:szCs w:val="28"/>
          <w:u w:color="000000"/>
        </w:rPr>
        <w:t>,</w:t>
      </w:r>
      <w:r w:rsidRPr="003141F4">
        <w:rPr>
          <w:rStyle w:val="FootnoteReference"/>
          <w:color w:val="000000"/>
          <w:sz w:val="28"/>
          <w:szCs w:val="28"/>
        </w:rPr>
        <w:footnoteReference w:id="235"/>
      </w:r>
      <w:r w:rsidRPr="003141F4">
        <w:rPr>
          <w:color w:val="18191B"/>
          <w:sz w:val="28"/>
          <w:szCs w:val="28"/>
          <w:u w:color="000000"/>
        </w:rPr>
        <w:t xml:space="preserve"> </w:t>
      </w:r>
      <w:r>
        <w:rPr>
          <w:color w:val="18191B"/>
          <w:sz w:val="28"/>
          <w:szCs w:val="28"/>
          <w:u w:color="000000"/>
        </w:rPr>
        <w:t>who were greatly indebted to Ibn al-‘Arab</w:t>
      </w:r>
      <w:r w:rsidRPr="00EB5491">
        <w:rPr>
          <w:sz w:val="28"/>
          <w:szCs w:val="28"/>
        </w:rPr>
        <w:t>ī</w:t>
      </w:r>
      <w:r>
        <w:rPr>
          <w:sz w:val="28"/>
          <w:szCs w:val="28"/>
        </w:rPr>
        <w:t xml:space="preserve"> but </w:t>
      </w:r>
      <w:r w:rsidR="00410BE4">
        <w:rPr>
          <w:sz w:val="28"/>
          <w:szCs w:val="28"/>
        </w:rPr>
        <w:t>became directly associated</w:t>
      </w:r>
      <w:r>
        <w:rPr>
          <w:sz w:val="28"/>
          <w:szCs w:val="28"/>
        </w:rPr>
        <w:t xml:space="preserve"> to the Science of Verification </w:t>
      </w:r>
      <w:r w:rsidRPr="003141F4">
        <w:rPr>
          <w:color w:val="18191B"/>
          <w:sz w:val="28"/>
          <w:szCs w:val="28"/>
          <w:u w:color="000000"/>
        </w:rPr>
        <w:t xml:space="preserve">primarily through </w:t>
      </w:r>
      <w:r w:rsidRPr="003141F4">
        <w:rPr>
          <w:color w:val="000000"/>
          <w:sz w:val="28"/>
          <w:szCs w:val="28"/>
        </w:rPr>
        <w:t>‘Abd</w:t>
      </w:r>
      <w:r>
        <w:rPr>
          <w:color w:val="000000"/>
          <w:sz w:val="28"/>
          <w:szCs w:val="28"/>
        </w:rPr>
        <w:t>-</w:t>
      </w:r>
      <w:r w:rsidRPr="003141F4">
        <w:rPr>
          <w:color w:val="000000"/>
          <w:sz w:val="28"/>
          <w:szCs w:val="28"/>
        </w:rPr>
        <w:t>al-Raḥmān al-Jāmī</w:t>
      </w:r>
      <w:r w:rsidRPr="003141F4">
        <w:rPr>
          <w:color w:val="18191B"/>
          <w:sz w:val="28"/>
          <w:szCs w:val="28"/>
          <w:u w:color="000000"/>
        </w:rPr>
        <w:t xml:space="preserve">. The powerful </w:t>
      </w:r>
      <w:r w:rsidR="004C1708">
        <w:rPr>
          <w:color w:val="18191B"/>
          <w:sz w:val="28"/>
          <w:szCs w:val="28"/>
          <w:u w:color="000000"/>
        </w:rPr>
        <w:t>perspectives of the Mature Tradition in Divinity</w:t>
      </w:r>
      <w:r w:rsidR="009C52CF">
        <w:rPr>
          <w:color w:val="18191B"/>
          <w:sz w:val="28"/>
          <w:szCs w:val="28"/>
          <w:u w:color="000000"/>
        </w:rPr>
        <w:t xml:space="preserve"> and Metaphysics </w:t>
      </w:r>
      <w:r w:rsidRPr="003141F4">
        <w:rPr>
          <w:color w:val="18191B"/>
          <w:sz w:val="28"/>
          <w:szCs w:val="28"/>
          <w:u w:color="000000"/>
        </w:rPr>
        <w:t>enabled the</w:t>
      </w:r>
      <w:r w:rsidR="009C52CF">
        <w:rPr>
          <w:color w:val="18191B"/>
          <w:sz w:val="28"/>
          <w:szCs w:val="28"/>
          <w:u w:color="000000"/>
        </w:rPr>
        <w:t xml:space="preserve"> Chinese Muslim Sages</w:t>
      </w:r>
      <w:r w:rsidRPr="003141F4">
        <w:rPr>
          <w:color w:val="18191B"/>
          <w:sz w:val="28"/>
          <w:szCs w:val="28"/>
          <w:u w:color="000000"/>
        </w:rPr>
        <w:t xml:space="preserve"> to apply Islam brilliantly to the </w:t>
      </w:r>
      <w:r>
        <w:rPr>
          <w:color w:val="18191B"/>
          <w:sz w:val="28"/>
          <w:szCs w:val="28"/>
          <w:u w:color="000000"/>
        </w:rPr>
        <w:t xml:space="preserve">religious </w:t>
      </w:r>
      <w:r w:rsidR="00A834E6">
        <w:rPr>
          <w:color w:val="18191B"/>
          <w:sz w:val="28"/>
          <w:szCs w:val="28"/>
          <w:u w:color="000000"/>
        </w:rPr>
        <w:t>worldviews</w:t>
      </w:r>
      <w:r w:rsidRPr="003141F4">
        <w:rPr>
          <w:color w:val="18191B"/>
          <w:sz w:val="28"/>
          <w:szCs w:val="28"/>
          <w:u w:color="000000"/>
        </w:rPr>
        <w:t xml:space="preserve"> of </w:t>
      </w:r>
      <w:r w:rsidRPr="00570610">
        <w:rPr>
          <w:b/>
          <w:bCs/>
          <w:color w:val="18191B"/>
          <w:sz w:val="28"/>
          <w:szCs w:val="28"/>
          <w:u w:color="000000"/>
        </w:rPr>
        <w:lastRenderedPageBreak/>
        <w:t>Neo-Confucianism</w:t>
      </w:r>
      <w:r w:rsidRPr="003141F4">
        <w:rPr>
          <w:color w:val="18191B"/>
          <w:sz w:val="28"/>
          <w:szCs w:val="28"/>
          <w:u w:color="000000"/>
        </w:rPr>
        <w:t>,</w:t>
      </w:r>
      <w:r>
        <w:rPr>
          <w:rStyle w:val="FootnoteReference"/>
          <w:color w:val="18191B"/>
          <w:sz w:val="28"/>
          <w:szCs w:val="28"/>
          <w:u w:color="000000"/>
        </w:rPr>
        <w:footnoteReference w:id="236"/>
      </w:r>
      <w:r w:rsidRPr="003141F4">
        <w:rPr>
          <w:color w:val="18191B"/>
          <w:sz w:val="28"/>
          <w:szCs w:val="28"/>
          <w:u w:color="000000"/>
        </w:rPr>
        <w:t xml:space="preserve"> </w:t>
      </w:r>
      <w:r w:rsidRPr="00570610">
        <w:rPr>
          <w:b/>
          <w:bCs/>
          <w:color w:val="18191B"/>
          <w:sz w:val="28"/>
          <w:szCs w:val="28"/>
          <w:u w:color="000000"/>
        </w:rPr>
        <w:t>Daoism</w:t>
      </w:r>
      <w:r w:rsidRPr="003141F4">
        <w:rPr>
          <w:color w:val="18191B"/>
          <w:sz w:val="28"/>
          <w:szCs w:val="28"/>
          <w:u w:color="000000"/>
        </w:rPr>
        <w:t>,</w:t>
      </w:r>
      <w:r>
        <w:rPr>
          <w:rStyle w:val="FootnoteReference"/>
          <w:color w:val="18191B"/>
          <w:sz w:val="28"/>
          <w:szCs w:val="28"/>
          <w:u w:color="000000"/>
        </w:rPr>
        <w:footnoteReference w:id="237"/>
      </w:r>
      <w:r w:rsidRPr="003141F4">
        <w:rPr>
          <w:color w:val="18191B"/>
          <w:sz w:val="28"/>
          <w:szCs w:val="28"/>
          <w:u w:color="000000"/>
        </w:rPr>
        <w:t xml:space="preserve"> and </w:t>
      </w:r>
      <w:r w:rsidRPr="00570610">
        <w:rPr>
          <w:b/>
          <w:bCs/>
          <w:color w:val="18191B"/>
          <w:sz w:val="28"/>
          <w:szCs w:val="28"/>
          <w:u w:color="000000"/>
        </w:rPr>
        <w:t>Pure Land Buddhism</w:t>
      </w:r>
      <w:r w:rsidRPr="00A83207">
        <w:rPr>
          <w:color w:val="18191B"/>
          <w:sz w:val="28"/>
          <w:szCs w:val="28"/>
          <w:u w:color="000000"/>
        </w:rPr>
        <w:t>,</w:t>
      </w:r>
      <w:r>
        <w:rPr>
          <w:rStyle w:val="FootnoteReference"/>
          <w:color w:val="18191B"/>
          <w:sz w:val="28"/>
          <w:szCs w:val="28"/>
          <w:u w:color="000000"/>
        </w:rPr>
        <w:footnoteReference w:id="238"/>
      </w:r>
      <w:r w:rsidRPr="003141F4">
        <w:rPr>
          <w:color w:val="18191B"/>
          <w:sz w:val="28"/>
          <w:szCs w:val="28"/>
          <w:u w:color="000000"/>
        </w:rPr>
        <w:t xml:space="preserve"> </w:t>
      </w:r>
      <w:r>
        <w:rPr>
          <w:color w:val="18191B"/>
          <w:sz w:val="28"/>
          <w:szCs w:val="28"/>
          <w:u w:color="000000"/>
        </w:rPr>
        <w:t>which</w:t>
      </w:r>
      <w:r w:rsidRPr="003141F4">
        <w:rPr>
          <w:color w:val="18191B"/>
          <w:sz w:val="28"/>
          <w:szCs w:val="28"/>
          <w:u w:color="000000"/>
        </w:rPr>
        <w:t xml:space="preserve"> </w:t>
      </w:r>
      <w:r w:rsidR="00A834E6">
        <w:rPr>
          <w:color w:val="18191B"/>
          <w:sz w:val="28"/>
          <w:szCs w:val="28"/>
          <w:u w:color="000000"/>
        </w:rPr>
        <w:t>pre</w:t>
      </w:r>
      <w:r w:rsidRPr="003141F4">
        <w:rPr>
          <w:color w:val="18191B"/>
          <w:sz w:val="28"/>
          <w:szCs w:val="28"/>
          <w:u w:color="000000"/>
        </w:rPr>
        <w:t xml:space="preserve">dominated </w:t>
      </w:r>
      <w:r w:rsidR="00A834E6">
        <w:rPr>
          <w:color w:val="18191B"/>
          <w:sz w:val="28"/>
          <w:szCs w:val="28"/>
          <w:u w:color="000000"/>
        </w:rPr>
        <w:t xml:space="preserve">in </w:t>
      </w:r>
      <w:r w:rsidRPr="003141F4">
        <w:rPr>
          <w:color w:val="18191B"/>
          <w:sz w:val="28"/>
          <w:szCs w:val="28"/>
          <w:u w:color="000000"/>
        </w:rPr>
        <w:t xml:space="preserve">China </w:t>
      </w:r>
      <w:r w:rsidR="00A834E6">
        <w:rPr>
          <w:color w:val="18191B"/>
          <w:sz w:val="28"/>
          <w:szCs w:val="28"/>
          <w:u w:color="000000"/>
        </w:rPr>
        <w:t>during</w:t>
      </w:r>
      <w:r w:rsidRPr="003141F4">
        <w:rPr>
          <w:color w:val="18191B"/>
          <w:sz w:val="28"/>
          <w:szCs w:val="28"/>
          <w:u w:color="000000"/>
        </w:rPr>
        <w:t xml:space="preserve"> their time</w:t>
      </w:r>
      <w:r w:rsidR="00A834E6">
        <w:rPr>
          <w:color w:val="18191B"/>
          <w:sz w:val="28"/>
          <w:szCs w:val="28"/>
          <w:u w:color="000000"/>
        </w:rPr>
        <w:t>. Thus, they were able to</w:t>
      </w:r>
      <w:r w:rsidRPr="003141F4">
        <w:rPr>
          <w:color w:val="18191B"/>
          <w:sz w:val="28"/>
          <w:szCs w:val="28"/>
          <w:u w:color="000000"/>
        </w:rPr>
        <w:t xml:space="preserve"> make </w:t>
      </w:r>
      <w:r w:rsidRPr="003141F4">
        <w:rPr>
          <w:color w:val="18191B"/>
          <w:sz w:val="28"/>
          <w:szCs w:val="28"/>
          <w:u w:color="000000"/>
        </w:rPr>
        <w:lastRenderedPageBreak/>
        <w:t xml:space="preserve">Islam </w:t>
      </w:r>
      <w:r w:rsidR="00A834E6">
        <w:rPr>
          <w:color w:val="18191B"/>
          <w:sz w:val="28"/>
          <w:szCs w:val="28"/>
          <w:u w:color="000000"/>
        </w:rPr>
        <w:t xml:space="preserve">fully </w:t>
      </w:r>
      <w:r w:rsidRPr="003141F4">
        <w:rPr>
          <w:color w:val="18191B"/>
          <w:sz w:val="28"/>
          <w:szCs w:val="28"/>
          <w:u w:color="000000"/>
        </w:rPr>
        <w:t xml:space="preserve">intelligible and relevant to their </w:t>
      </w:r>
      <w:r w:rsidR="004E7463">
        <w:rPr>
          <w:color w:val="18191B"/>
          <w:sz w:val="28"/>
          <w:szCs w:val="28"/>
          <w:u w:color="000000"/>
        </w:rPr>
        <w:t xml:space="preserve">Chinese </w:t>
      </w:r>
      <w:r w:rsidRPr="003141F4">
        <w:rPr>
          <w:color w:val="18191B"/>
          <w:sz w:val="28"/>
          <w:szCs w:val="28"/>
          <w:u w:color="000000"/>
        </w:rPr>
        <w:t>Muslim and non-Muslim contemporaries</w:t>
      </w:r>
      <w:r>
        <w:rPr>
          <w:color w:val="18191B"/>
          <w:sz w:val="28"/>
          <w:szCs w:val="28"/>
          <w:u w:color="000000"/>
        </w:rPr>
        <w:t xml:space="preserve"> alike.</w:t>
      </w:r>
      <w:r w:rsidRPr="00084EAA">
        <w:rPr>
          <w:color w:val="000000"/>
        </w:rPr>
        <w:t xml:space="preserve"> </w:t>
      </w:r>
    </w:p>
    <w:p w14:paraId="4A0BF81E" w14:textId="77777777" w:rsidR="00F8506B" w:rsidRDefault="00F8506B" w:rsidP="00E86172">
      <w:pPr>
        <w:pStyle w:val="FootnoteText"/>
        <w:rPr>
          <w:color w:val="000000"/>
        </w:rPr>
      </w:pPr>
    </w:p>
    <w:p w14:paraId="05A4C0A6" w14:textId="24003DBA" w:rsidR="00E86172" w:rsidRPr="00084EAA" w:rsidRDefault="00E86172" w:rsidP="00E86172">
      <w:pPr>
        <w:pStyle w:val="FootnoteText"/>
        <w:rPr>
          <w:sz w:val="28"/>
          <w:szCs w:val="28"/>
        </w:rPr>
      </w:pPr>
      <w:r w:rsidRPr="00084EAA">
        <w:rPr>
          <w:color w:val="000000"/>
          <w:sz w:val="28"/>
          <w:szCs w:val="28"/>
        </w:rPr>
        <w:t>The w</w:t>
      </w:r>
      <w:r w:rsidR="009B72DD">
        <w:rPr>
          <w:color w:val="000000"/>
          <w:sz w:val="28"/>
          <w:szCs w:val="28"/>
        </w:rPr>
        <w:t>ritings</w:t>
      </w:r>
      <w:r w:rsidRPr="00084EAA">
        <w:rPr>
          <w:color w:val="000000"/>
          <w:sz w:val="28"/>
          <w:szCs w:val="28"/>
        </w:rPr>
        <w:t xml:space="preserve"> of </w:t>
      </w:r>
      <w:r w:rsidRPr="00084EAA">
        <w:rPr>
          <w:color w:val="0E0E0E"/>
          <w:sz w:val="28"/>
          <w:szCs w:val="28"/>
        </w:rPr>
        <w:t xml:space="preserve">Wáng Dàiyú </w:t>
      </w:r>
      <w:r w:rsidRPr="00084EAA">
        <w:rPr>
          <w:color w:val="000000"/>
          <w:sz w:val="28"/>
          <w:szCs w:val="28"/>
        </w:rPr>
        <w:t xml:space="preserve">and </w:t>
      </w:r>
      <w:r w:rsidRPr="00084EAA">
        <w:rPr>
          <w:color w:val="101011"/>
          <w:sz w:val="28"/>
          <w:szCs w:val="28"/>
        </w:rPr>
        <w:t xml:space="preserve">Liú Zhì </w:t>
      </w:r>
      <w:r w:rsidR="009B72DD">
        <w:rPr>
          <w:color w:val="000000"/>
          <w:sz w:val="28"/>
          <w:szCs w:val="28"/>
        </w:rPr>
        <w:t>are</w:t>
      </w:r>
      <w:r w:rsidRPr="00084EAA">
        <w:rPr>
          <w:color w:val="000000"/>
          <w:sz w:val="28"/>
          <w:szCs w:val="28"/>
        </w:rPr>
        <w:t xml:space="preserve"> not apologetic. In keeping with the School of Verification,</w:t>
      </w:r>
      <w:r w:rsidR="009A1692">
        <w:rPr>
          <w:color w:val="000000"/>
          <w:sz w:val="28"/>
          <w:szCs w:val="28"/>
        </w:rPr>
        <w:t xml:space="preserve"> which they </w:t>
      </w:r>
      <w:r w:rsidR="0092052A">
        <w:rPr>
          <w:color w:val="000000"/>
          <w:sz w:val="28"/>
          <w:szCs w:val="28"/>
        </w:rPr>
        <w:t>represented</w:t>
      </w:r>
      <w:r w:rsidR="009A1692">
        <w:rPr>
          <w:color w:val="000000"/>
          <w:sz w:val="28"/>
          <w:szCs w:val="28"/>
        </w:rPr>
        <w:t>,</w:t>
      </w:r>
      <w:r w:rsidRPr="00084EAA">
        <w:rPr>
          <w:color w:val="000000"/>
          <w:sz w:val="28"/>
          <w:szCs w:val="28"/>
        </w:rPr>
        <w:t xml:space="preserve"> their purpose was simply to set forth the </w:t>
      </w:r>
      <w:r w:rsidR="0092052A">
        <w:rPr>
          <w:color w:val="000000"/>
          <w:sz w:val="28"/>
          <w:szCs w:val="28"/>
        </w:rPr>
        <w:t>T</w:t>
      </w:r>
      <w:r w:rsidRPr="00084EAA">
        <w:rPr>
          <w:color w:val="000000"/>
          <w:sz w:val="28"/>
          <w:szCs w:val="28"/>
        </w:rPr>
        <w:t xml:space="preserve">ruth about </w:t>
      </w:r>
      <w:r w:rsidR="0092052A">
        <w:rPr>
          <w:color w:val="000000"/>
          <w:sz w:val="28"/>
          <w:szCs w:val="28"/>
        </w:rPr>
        <w:t>R</w:t>
      </w:r>
      <w:r w:rsidRPr="00084EAA">
        <w:rPr>
          <w:color w:val="000000"/>
          <w:sz w:val="28"/>
          <w:szCs w:val="28"/>
        </w:rPr>
        <w:t xml:space="preserve">eality and, in the process, explain the true teaching and nature of Islam, but not </w:t>
      </w:r>
      <w:r w:rsidR="00806FFB">
        <w:rPr>
          <w:color w:val="000000"/>
          <w:sz w:val="28"/>
          <w:szCs w:val="28"/>
        </w:rPr>
        <w:t xml:space="preserve">actually </w:t>
      </w:r>
      <w:r w:rsidRPr="00084EAA">
        <w:rPr>
          <w:color w:val="000000"/>
          <w:sz w:val="28"/>
          <w:szCs w:val="28"/>
        </w:rPr>
        <w:t xml:space="preserve">to convince Chinese society of its </w:t>
      </w:r>
      <w:r w:rsidR="00806FFB">
        <w:rPr>
          <w:color w:val="000000"/>
          <w:sz w:val="28"/>
          <w:szCs w:val="28"/>
        </w:rPr>
        <w:t>T</w:t>
      </w:r>
      <w:r w:rsidRPr="00084EAA">
        <w:rPr>
          <w:color w:val="000000"/>
          <w:sz w:val="28"/>
          <w:szCs w:val="28"/>
        </w:rPr>
        <w:t xml:space="preserve">ruths or defend it from their criticisms. </w:t>
      </w:r>
      <w:r w:rsidR="00806FFB">
        <w:rPr>
          <w:color w:val="000000"/>
          <w:sz w:val="28"/>
          <w:szCs w:val="28"/>
        </w:rPr>
        <w:t>Moreover, t</w:t>
      </w:r>
      <w:r w:rsidRPr="00084EAA">
        <w:rPr>
          <w:color w:val="000000"/>
          <w:sz w:val="28"/>
          <w:szCs w:val="28"/>
        </w:rPr>
        <w:t>heir primary audience was not the non-Muslims of China in the first place but their fellow Chinese Musli</w:t>
      </w:r>
      <w:r w:rsidRPr="00014478">
        <w:rPr>
          <w:color w:val="000000"/>
          <w:sz w:val="28"/>
          <w:szCs w:val="28"/>
        </w:rPr>
        <w:t>ms</w:t>
      </w:r>
      <w:r w:rsidR="00203092" w:rsidRPr="00014478">
        <w:rPr>
          <w:color w:val="000000"/>
          <w:sz w:val="28"/>
          <w:szCs w:val="28"/>
        </w:rPr>
        <w:t xml:space="preserve">—the </w:t>
      </w:r>
      <w:r w:rsidR="00014478" w:rsidRPr="00014478">
        <w:rPr>
          <w:color w:val="474747"/>
          <w:sz w:val="28"/>
          <w:szCs w:val="28"/>
          <w:shd w:val="clear" w:color="auto" w:fill="FFFFFF"/>
        </w:rPr>
        <w:t>Huí Huí</w:t>
      </w:r>
      <w:r w:rsidR="00203092" w:rsidRPr="00014478">
        <w:rPr>
          <w:color w:val="000000"/>
          <w:sz w:val="28"/>
          <w:szCs w:val="28"/>
        </w:rPr>
        <w:t>—w</w:t>
      </w:r>
      <w:r w:rsidRPr="00014478">
        <w:rPr>
          <w:color w:val="000000"/>
          <w:sz w:val="28"/>
          <w:szCs w:val="28"/>
        </w:rPr>
        <w:t>h</w:t>
      </w:r>
      <w:r w:rsidRPr="00084EAA">
        <w:rPr>
          <w:color w:val="000000"/>
          <w:sz w:val="28"/>
          <w:szCs w:val="28"/>
        </w:rPr>
        <w:t xml:space="preserve">o </w:t>
      </w:r>
      <w:r w:rsidR="00014478">
        <w:rPr>
          <w:color w:val="000000"/>
          <w:sz w:val="28"/>
          <w:szCs w:val="28"/>
        </w:rPr>
        <w:t>had been</w:t>
      </w:r>
      <w:r w:rsidR="00317C1C">
        <w:rPr>
          <w:color w:val="000000"/>
          <w:sz w:val="28"/>
          <w:szCs w:val="28"/>
        </w:rPr>
        <w:t xml:space="preserve"> educated and</w:t>
      </w:r>
      <w:r w:rsidRPr="00084EAA">
        <w:rPr>
          <w:color w:val="000000"/>
          <w:sz w:val="28"/>
          <w:szCs w:val="28"/>
        </w:rPr>
        <w:t xml:space="preserve"> trained in the </w:t>
      </w:r>
      <w:r w:rsidR="00317C1C">
        <w:rPr>
          <w:color w:val="000000"/>
          <w:sz w:val="28"/>
          <w:szCs w:val="28"/>
        </w:rPr>
        <w:t>C</w:t>
      </w:r>
      <w:r w:rsidRPr="00084EAA">
        <w:rPr>
          <w:color w:val="000000"/>
          <w:sz w:val="28"/>
          <w:szCs w:val="28"/>
        </w:rPr>
        <w:t xml:space="preserve">lassical Chinese </w:t>
      </w:r>
      <w:r w:rsidR="00317C1C">
        <w:rPr>
          <w:color w:val="000000"/>
          <w:sz w:val="28"/>
          <w:szCs w:val="28"/>
        </w:rPr>
        <w:t>T</w:t>
      </w:r>
      <w:r w:rsidRPr="00084EAA">
        <w:rPr>
          <w:color w:val="000000"/>
          <w:sz w:val="28"/>
          <w:szCs w:val="28"/>
        </w:rPr>
        <w:t xml:space="preserve">radition and lacked direct access to Arabic or Persian mediums. This </w:t>
      </w:r>
      <w:r>
        <w:rPr>
          <w:color w:val="000000"/>
          <w:sz w:val="28"/>
          <w:szCs w:val="28"/>
        </w:rPr>
        <w:t xml:space="preserve">ruling </w:t>
      </w:r>
      <w:r w:rsidRPr="00084EAA">
        <w:rPr>
          <w:color w:val="000000"/>
          <w:sz w:val="28"/>
          <w:szCs w:val="28"/>
        </w:rPr>
        <w:t xml:space="preserve">class of the </w:t>
      </w:r>
      <w:r w:rsidR="00317C1C" w:rsidRPr="00014478">
        <w:rPr>
          <w:color w:val="474747"/>
          <w:sz w:val="28"/>
          <w:szCs w:val="28"/>
          <w:shd w:val="clear" w:color="auto" w:fill="FFFFFF"/>
        </w:rPr>
        <w:t>Huí</w:t>
      </w:r>
      <w:r w:rsidRPr="00084EAA">
        <w:rPr>
          <w:color w:val="000000"/>
          <w:sz w:val="28"/>
          <w:szCs w:val="28"/>
        </w:rPr>
        <w:t xml:space="preserve"> Muslims was substantial and</w:t>
      </w:r>
      <w:r w:rsidR="00317C1C">
        <w:rPr>
          <w:color w:val="000000"/>
          <w:sz w:val="28"/>
          <w:szCs w:val="28"/>
        </w:rPr>
        <w:t>, over the generations,</w:t>
      </w:r>
      <w:r>
        <w:rPr>
          <w:color w:val="000000"/>
          <w:sz w:val="28"/>
          <w:szCs w:val="28"/>
        </w:rPr>
        <w:t xml:space="preserve"> </w:t>
      </w:r>
      <w:r w:rsidRPr="00084EAA">
        <w:rPr>
          <w:color w:val="000000"/>
          <w:sz w:val="28"/>
          <w:szCs w:val="28"/>
        </w:rPr>
        <w:t>had</w:t>
      </w:r>
      <w:r>
        <w:rPr>
          <w:color w:val="000000"/>
          <w:sz w:val="28"/>
          <w:szCs w:val="28"/>
        </w:rPr>
        <w:t xml:space="preserve"> </w:t>
      </w:r>
      <w:r w:rsidRPr="00084EAA">
        <w:rPr>
          <w:color w:val="000000"/>
          <w:sz w:val="28"/>
          <w:szCs w:val="28"/>
        </w:rPr>
        <w:t xml:space="preserve">imbibed a thoroughly Chinese worldview. </w:t>
      </w:r>
      <w:r w:rsidR="003810A6">
        <w:rPr>
          <w:color w:val="000000"/>
          <w:sz w:val="28"/>
          <w:szCs w:val="28"/>
        </w:rPr>
        <w:t>Indeed, o</w:t>
      </w:r>
      <w:r w:rsidRPr="00084EAA">
        <w:rPr>
          <w:color w:val="000000"/>
          <w:sz w:val="28"/>
          <w:szCs w:val="28"/>
        </w:rPr>
        <w:t xml:space="preserve">rdinary </w:t>
      </w:r>
      <w:r w:rsidR="003810A6" w:rsidRPr="00014478">
        <w:rPr>
          <w:color w:val="474747"/>
          <w:sz w:val="28"/>
          <w:szCs w:val="28"/>
          <w:shd w:val="clear" w:color="auto" w:fill="FFFFFF"/>
        </w:rPr>
        <w:t>Huí</w:t>
      </w:r>
      <w:r w:rsidRPr="00084EAA">
        <w:rPr>
          <w:color w:val="000000"/>
          <w:sz w:val="28"/>
          <w:szCs w:val="28"/>
        </w:rPr>
        <w:t xml:space="preserve"> </w:t>
      </w:r>
      <w:r w:rsidR="003217BA">
        <w:rPr>
          <w:color w:val="000000"/>
          <w:sz w:val="28"/>
          <w:szCs w:val="28"/>
        </w:rPr>
        <w:t>Muslims</w:t>
      </w:r>
      <w:r w:rsidRPr="00084EAA">
        <w:rPr>
          <w:color w:val="000000"/>
          <w:sz w:val="28"/>
          <w:szCs w:val="28"/>
        </w:rPr>
        <w:t xml:space="preserve"> who lacked </w:t>
      </w:r>
      <w:r w:rsidR="003217BA">
        <w:rPr>
          <w:color w:val="000000"/>
          <w:sz w:val="28"/>
          <w:szCs w:val="28"/>
        </w:rPr>
        <w:t xml:space="preserve">similar </w:t>
      </w:r>
      <w:r w:rsidRPr="00084EAA">
        <w:rPr>
          <w:color w:val="000000"/>
          <w:sz w:val="28"/>
          <w:szCs w:val="28"/>
        </w:rPr>
        <w:t xml:space="preserve">training in the Chinese </w:t>
      </w:r>
      <w:r w:rsidR="003217BA">
        <w:rPr>
          <w:color w:val="000000"/>
          <w:sz w:val="28"/>
          <w:szCs w:val="28"/>
        </w:rPr>
        <w:t>T</w:t>
      </w:r>
      <w:r w:rsidRPr="00084EAA">
        <w:rPr>
          <w:color w:val="000000"/>
          <w:sz w:val="28"/>
          <w:szCs w:val="28"/>
        </w:rPr>
        <w:t>radition</w:t>
      </w:r>
      <w:r w:rsidR="00980E50">
        <w:rPr>
          <w:color w:val="000000"/>
          <w:sz w:val="28"/>
          <w:szCs w:val="28"/>
        </w:rPr>
        <w:t xml:space="preserve"> still labored to</w:t>
      </w:r>
      <w:r w:rsidRPr="00084EAA">
        <w:rPr>
          <w:color w:val="000000"/>
          <w:sz w:val="28"/>
          <w:szCs w:val="28"/>
        </w:rPr>
        <w:t xml:space="preserve"> understand</w:t>
      </w:r>
      <w:r w:rsidR="00980E50">
        <w:rPr>
          <w:color w:val="000000"/>
          <w:sz w:val="28"/>
          <w:szCs w:val="28"/>
        </w:rPr>
        <w:t xml:space="preserve"> teachings and concepts</w:t>
      </w:r>
      <w:r w:rsidRPr="00084EAA">
        <w:rPr>
          <w:color w:val="000000"/>
          <w:sz w:val="28"/>
          <w:szCs w:val="28"/>
        </w:rPr>
        <w:t xml:space="preserve"> taken directly from Arabic or Persian, and there was little hope that these mediums would</w:t>
      </w:r>
      <w:r w:rsidR="00E72F11">
        <w:rPr>
          <w:color w:val="000000"/>
          <w:sz w:val="28"/>
          <w:szCs w:val="28"/>
        </w:rPr>
        <w:t xml:space="preserve"> prove sufficient for</w:t>
      </w:r>
      <w:r w:rsidRPr="00084EAA">
        <w:rPr>
          <w:color w:val="000000"/>
          <w:sz w:val="28"/>
          <w:szCs w:val="28"/>
        </w:rPr>
        <w:t xml:space="preserve"> them. Thus, the imagery, analogies, and modes of argumentation that </w:t>
      </w:r>
      <w:r w:rsidRPr="00084EAA">
        <w:rPr>
          <w:color w:val="0E0E0E"/>
          <w:sz w:val="28"/>
          <w:szCs w:val="28"/>
        </w:rPr>
        <w:t xml:space="preserve">Wáng Dàiyú </w:t>
      </w:r>
      <w:r w:rsidRPr="00084EAA">
        <w:rPr>
          <w:color w:val="000000"/>
          <w:sz w:val="28"/>
          <w:szCs w:val="28"/>
        </w:rPr>
        <w:t xml:space="preserve">and </w:t>
      </w:r>
      <w:r w:rsidRPr="00084EAA">
        <w:rPr>
          <w:color w:val="101011"/>
          <w:sz w:val="28"/>
          <w:szCs w:val="28"/>
        </w:rPr>
        <w:t xml:space="preserve">Liú Zhì </w:t>
      </w:r>
      <w:r w:rsidRPr="00084EAA">
        <w:rPr>
          <w:color w:val="000000"/>
          <w:sz w:val="28"/>
          <w:szCs w:val="28"/>
        </w:rPr>
        <w:t>used were carefully chosen and finely honed for their Chinese Muslim readers and students. But</w:t>
      </w:r>
      <w:r w:rsidR="007161BB">
        <w:rPr>
          <w:color w:val="000000"/>
          <w:sz w:val="28"/>
          <w:szCs w:val="28"/>
        </w:rPr>
        <w:t>,</w:t>
      </w:r>
      <w:r w:rsidRPr="00084EAA">
        <w:rPr>
          <w:color w:val="000000"/>
          <w:sz w:val="28"/>
          <w:szCs w:val="28"/>
        </w:rPr>
        <w:t xml:space="preserve"> by </w:t>
      </w:r>
      <w:r w:rsidR="007161BB">
        <w:rPr>
          <w:color w:val="000000"/>
          <w:sz w:val="28"/>
          <w:szCs w:val="28"/>
        </w:rPr>
        <w:t>cultivating</w:t>
      </w:r>
      <w:r w:rsidRPr="00084EAA">
        <w:rPr>
          <w:color w:val="000000"/>
          <w:sz w:val="28"/>
          <w:szCs w:val="28"/>
        </w:rPr>
        <w:t xml:space="preserve"> language that the Chinese-educated </w:t>
      </w:r>
      <w:r w:rsidR="007161BB" w:rsidRPr="00014478">
        <w:rPr>
          <w:color w:val="474747"/>
          <w:sz w:val="28"/>
          <w:szCs w:val="28"/>
          <w:shd w:val="clear" w:color="auto" w:fill="FFFFFF"/>
        </w:rPr>
        <w:t>Huí</w:t>
      </w:r>
      <w:r w:rsidRPr="00084EAA">
        <w:rPr>
          <w:color w:val="000000"/>
          <w:sz w:val="28"/>
          <w:szCs w:val="28"/>
        </w:rPr>
        <w:t xml:space="preserve"> could readily understand, the two </w:t>
      </w:r>
      <w:r>
        <w:rPr>
          <w:color w:val="000000"/>
          <w:sz w:val="28"/>
          <w:szCs w:val="28"/>
        </w:rPr>
        <w:t>S</w:t>
      </w:r>
      <w:r w:rsidRPr="00084EAA">
        <w:rPr>
          <w:color w:val="000000"/>
          <w:sz w:val="28"/>
          <w:szCs w:val="28"/>
        </w:rPr>
        <w:t xml:space="preserve">cholars indirectly attracted a second audience among the Chinese intelligentsia and non-Muslim religious </w:t>
      </w:r>
      <w:r w:rsidR="00280037">
        <w:rPr>
          <w:color w:val="000000"/>
          <w:sz w:val="28"/>
          <w:szCs w:val="28"/>
        </w:rPr>
        <w:t>S</w:t>
      </w:r>
      <w:r w:rsidRPr="00084EAA">
        <w:rPr>
          <w:color w:val="000000"/>
          <w:sz w:val="28"/>
          <w:szCs w:val="28"/>
        </w:rPr>
        <w:t xml:space="preserve">cholars, many of whom </w:t>
      </w:r>
      <w:r w:rsidR="00280037">
        <w:rPr>
          <w:color w:val="000000"/>
          <w:sz w:val="28"/>
          <w:szCs w:val="28"/>
        </w:rPr>
        <w:t xml:space="preserve">did </w:t>
      </w:r>
      <w:r w:rsidRPr="00084EAA">
        <w:rPr>
          <w:color w:val="000000"/>
          <w:sz w:val="28"/>
          <w:szCs w:val="28"/>
        </w:rPr>
        <w:t>embrace Islam through their work. Ultimately, the books</w:t>
      </w:r>
      <w:r w:rsidR="00280037">
        <w:rPr>
          <w:color w:val="000000"/>
          <w:sz w:val="28"/>
          <w:szCs w:val="28"/>
        </w:rPr>
        <w:t xml:space="preserve"> of</w:t>
      </w:r>
      <w:r w:rsidRPr="00084EAA">
        <w:rPr>
          <w:color w:val="000000"/>
          <w:sz w:val="28"/>
          <w:szCs w:val="28"/>
        </w:rPr>
        <w:t xml:space="preserve"> </w:t>
      </w:r>
      <w:r w:rsidR="00280037" w:rsidRPr="00084EAA">
        <w:rPr>
          <w:color w:val="0E0E0E"/>
          <w:sz w:val="28"/>
          <w:szCs w:val="28"/>
        </w:rPr>
        <w:t xml:space="preserve">Wáng Dàiyú </w:t>
      </w:r>
      <w:r w:rsidR="00280037" w:rsidRPr="00084EAA">
        <w:rPr>
          <w:color w:val="000000"/>
          <w:sz w:val="28"/>
          <w:szCs w:val="28"/>
        </w:rPr>
        <w:t xml:space="preserve">and </w:t>
      </w:r>
      <w:r w:rsidR="00280037" w:rsidRPr="00084EAA">
        <w:rPr>
          <w:color w:val="101011"/>
          <w:sz w:val="28"/>
          <w:szCs w:val="28"/>
        </w:rPr>
        <w:t>Liú Zhì</w:t>
      </w:r>
      <w:r w:rsidR="00280037" w:rsidRPr="00084EAA">
        <w:rPr>
          <w:color w:val="000000"/>
          <w:sz w:val="28"/>
          <w:szCs w:val="28"/>
        </w:rPr>
        <w:t xml:space="preserve"> </w:t>
      </w:r>
      <w:r w:rsidRPr="00084EAA">
        <w:rPr>
          <w:color w:val="000000"/>
          <w:sz w:val="28"/>
          <w:szCs w:val="28"/>
        </w:rPr>
        <w:t>were printed and widely distributed among the Muslims and non-Muslims of China alike</w:t>
      </w:r>
      <w:r>
        <w:rPr>
          <w:color w:val="000000"/>
          <w:sz w:val="28"/>
          <w:szCs w:val="28"/>
        </w:rPr>
        <w:t>.</w:t>
      </w:r>
    </w:p>
    <w:p w14:paraId="76C35785" w14:textId="77777777" w:rsidR="00AC569F" w:rsidRDefault="00AC569F"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202124"/>
          <w:sz w:val="28"/>
          <w:szCs w:val="28"/>
        </w:rPr>
      </w:pPr>
    </w:p>
    <w:p w14:paraId="580630F2" w14:textId="77777777" w:rsidR="00AA2E09" w:rsidRDefault="00AA2E09"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202124"/>
          <w:sz w:val="28"/>
          <w:szCs w:val="28"/>
        </w:rPr>
      </w:pPr>
    </w:p>
    <w:p w14:paraId="3BF0C463" w14:textId="6EFF2C29" w:rsidR="002A09A5" w:rsidRPr="00AC569F" w:rsidRDefault="008A7CB0" w:rsidP="00AC569F">
      <w:pPr>
        <w:pStyle w:val="Heading4"/>
        <w:rPr>
          <w:rFonts w:asciiTheme="majorBidi" w:hAnsiTheme="majorBidi" w:cstheme="majorBidi"/>
          <w:b/>
          <w:bCs/>
          <w:color w:val="C00000"/>
          <w:sz w:val="28"/>
          <w:szCs w:val="28"/>
        </w:rPr>
      </w:pPr>
      <w:r w:rsidRPr="00AC569F">
        <w:rPr>
          <w:rFonts w:asciiTheme="majorBidi" w:hAnsiTheme="majorBidi" w:cstheme="majorBidi"/>
          <w:b/>
          <w:bCs/>
          <w:color w:val="C00000"/>
          <w:sz w:val="28"/>
          <w:szCs w:val="28"/>
        </w:rPr>
        <w:t>Sunnī-Shī‘a</w:t>
      </w:r>
      <w:r w:rsidR="00AC569F" w:rsidRPr="00AC569F">
        <w:rPr>
          <w:rFonts w:asciiTheme="majorBidi" w:hAnsiTheme="majorBidi" w:cstheme="majorBidi"/>
          <w:b/>
          <w:bCs/>
          <w:color w:val="C00000"/>
          <w:sz w:val="28"/>
          <w:szCs w:val="28"/>
        </w:rPr>
        <w:t xml:space="preserve"> Dialogue </w:t>
      </w:r>
      <w:r w:rsidR="00AC569F">
        <w:rPr>
          <w:rFonts w:asciiTheme="majorBidi" w:hAnsiTheme="majorBidi" w:cstheme="majorBidi"/>
          <w:b/>
          <w:bCs/>
          <w:color w:val="C00000"/>
          <w:sz w:val="28"/>
          <w:szCs w:val="28"/>
        </w:rPr>
        <w:t>in</w:t>
      </w:r>
      <w:r w:rsidR="00AC569F" w:rsidRPr="00AC569F">
        <w:rPr>
          <w:rFonts w:asciiTheme="majorBidi" w:hAnsiTheme="majorBidi" w:cstheme="majorBidi"/>
          <w:b/>
          <w:bCs/>
          <w:color w:val="C00000"/>
          <w:sz w:val="28"/>
          <w:szCs w:val="28"/>
        </w:rPr>
        <w:t xml:space="preserve"> the School of Verification</w:t>
      </w:r>
    </w:p>
    <w:p w14:paraId="251393DA" w14:textId="26201285" w:rsidR="007C25A1" w:rsidRDefault="00E86172" w:rsidP="007C2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r w:rsidRPr="003141F4">
        <w:rPr>
          <w:rFonts w:asciiTheme="majorBidi" w:hAnsiTheme="majorBidi" w:cstheme="majorBidi"/>
          <w:color w:val="202124"/>
          <w:sz w:val="28"/>
          <w:szCs w:val="28"/>
        </w:rPr>
        <w:t xml:space="preserve">From </w:t>
      </w:r>
      <w:r>
        <w:rPr>
          <w:rFonts w:asciiTheme="majorBidi" w:hAnsiTheme="majorBidi" w:cstheme="majorBidi"/>
          <w:color w:val="202124"/>
          <w:sz w:val="28"/>
          <w:szCs w:val="28"/>
        </w:rPr>
        <w:t xml:space="preserve">its </w:t>
      </w:r>
      <w:r w:rsidRPr="003141F4">
        <w:rPr>
          <w:rFonts w:asciiTheme="majorBidi" w:hAnsiTheme="majorBidi" w:cstheme="majorBidi"/>
          <w:color w:val="202124"/>
          <w:sz w:val="28"/>
          <w:szCs w:val="28"/>
        </w:rPr>
        <w:t xml:space="preserve">beginning, the Corrective Tradition was </w:t>
      </w:r>
      <w:r>
        <w:rPr>
          <w:rFonts w:asciiTheme="majorBidi" w:hAnsiTheme="majorBidi" w:cstheme="majorBidi"/>
          <w:color w:val="202124"/>
          <w:sz w:val="28"/>
          <w:szCs w:val="28"/>
        </w:rPr>
        <w:t>largely</w:t>
      </w:r>
      <w:r w:rsidRPr="003141F4">
        <w:rPr>
          <w:rFonts w:asciiTheme="majorBidi" w:hAnsiTheme="majorBidi" w:cstheme="majorBidi"/>
          <w:color w:val="202124"/>
          <w:sz w:val="28"/>
          <w:szCs w:val="28"/>
        </w:rPr>
        <w:t xml:space="preserve"> the product of </w:t>
      </w:r>
      <w:r>
        <w:rPr>
          <w:rFonts w:asciiTheme="majorBidi" w:hAnsiTheme="majorBidi" w:cstheme="majorBidi"/>
          <w:color w:val="202124"/>
          <w:sz w:val="28"/>
          <w:szCs w:val="28"/>
        </w:rPr>
        <w:t>M</w:t>
      </w:r>
      <w:r w:rsidRPr="003141F4">
        <w:rPr>
          <w:rFonts w:asciiTheme="majorBidi" w:hAnsiTheme="majorBidi" w:cstheme="majorBidi"/>
          <w:color w:val="202124"/>
          <w:sz w:val="28"/>
          <w:szCs w:val="28"/>
        </w:rPr>
        <w:t>asters of Sunn</w:t>
      </w:r>
      <w:r w:rsidRPr="003141F4">
        <w:rPr>
          <w:rFonts w:asciiTheme="majorBidi" w:hAnsiTheme="majorBidi" w:cstheme="majorBidi"/>
          <w:sz w:val="28"/>
          <w:szCs w:val="28"/>
        </w:rPr>
        <w:t>ī</w:t>
      </w:r>
      <w:r w:rsidRPr="003141F4">
        <w:rPr>
          <w:rFonts w:asciiTheme="majorBidi" w:hAnsiTheme="majorBidi" w:cstheme="majorBidi"/>
          <w:color w:val="202124"/>
          <w:sz w:val="28"/>
          <w:szCs w:val="28"/>
        </w:rPr>
        <w:t xml:space="preserve"> </w:t>
      </w:r>
      <w:r w:rsidRPr="007A77C0">
        <w:rPr>
          <w:rFonts w:asciiTheme="majorBidi" w:hAnsiTheme="majorBidi" w:cstheme="majorBidi"/>
          <w:color w:val="202124"/>
          <w:sz w:val="28"/>
          <w:szCs w:val="28"/>
        </w:rPr>
        <w:t>Orthodoxy and Orthopraxy</w:t>
      </w:r>
      <w:r w:rsidR="00DD4957">
        <w:rPr>
          <w:rFonts w:asciiTheme="majorBidi" w:hAnsiTheme="majorBidi" w:cstheme="majorBidi"/>
          <w:color w:val="202124"/>
          <w:sz w:val="28"/>
          <w:szCs w:val="28"/>
        </w:rPr>
        <w:t>, but as we have already seen in our treatment of the Sh</w:t>
      </w:r>
      <w:r w:rsidR="00DD4957" w:rsidRPr="00DD4957">
        <w:rPr>
          <w:sz w:val="28"/>
          <w:szCs w:val="28"/>
        </w:rPr>
        <w:t>ī</w:t>
      </w:r>
      <w:r w:rsidR="00DD4957">
        <w:rPr>
          <w:rFonts w:asciiTheme="majorBidi" w:hAnsiTheme="majorBidi" w:cstheme="majorBidi"/>
          <w:color w:val="202124"/>
          <w:sz w:val="28"/>
          <w:szCs w:val="28"/>
        </w:rPr>
        <w:t xml:space="preserve">‘i polymath </w:t>
      </w:r>
      <w:r w:rsidR="00DD4957" w:rsidRPr="00DD4957">
        <w:rPr>
          <w:color w:val="112B21"/>
          <w:sz w:val="28"/>
          <w:szCs w:val="28"/>
        </w:rPr>
        <w:t>Na</w:t>
      </w:r>
      <w:r w:rsidR="00DD4957" w:rsidRPr="00DD4957">
        <w:rPr>
          <w:sz w:val="28"/>
          <w:szCs w:val="28"/>
        </w:rPr>
        <w:t>ṣī</w:t>
      </w:r>
      <w:r w:rsidR="00DD4957" w:rsidRPr="00DD4957">
        <w:rPr>
          <w:color w:val="112B21"/>
          <w:sz w:val="28"/>
          <w:szCs w:val="28"/>
        </w:rPr>
        <w:t>r-al-D</w:t>
      </w:r>
      <w:r w:rsidR="00DD4957" w:rsidRPr="00DD4957">
        <w:rPr>
          <w:sz w:val="28"/>
          <w:szCs w:val="28"/>
        </w:rPr>
        <w:t>ī</w:t>
      </w:r>
      <w:r w:rsidR="00DD4957" w:rsidRPr="00DD4957">
        <w:rPr>
          <w:color w:val="112B21"/>
          <w:sz w:val="28"/>
          <w:szCs w:val="28"/>
        </w:rPr>
        <w:t>n al-</w:t>
      </w:r>
      <w:r w:rsidR="00DD4957" w:rsidRPr="00DD4957">
        <w:rPr>
          <w:sz w:val="28"/>
          <w:szCs w:val="28"/>
        </w:rPr>
        <w:t>Ṭ</w:t>
      </w:r>
      <w:r w:rsidR="00DD4957" w:rsidRPr="00DD4957">
        <w:rPr>
          <w:color w:val="18191A"/>
          <w:sz w:val="28"/>
          <w:szCs w:val="28"/>
        </w:rPr>
        <w:t>ū</w:t>
      </w:r>
      <w:r w:rsidR="00DD4957" w:rsidRPr="00DD4957">
        <w:rPr>
          <w:color w:val="112B21"/>
          <w:sz w:val="28"/>
          <w:szCs w:val="28"/>
        </w:rPr>
        <w:t>s</w:t>
      </w:r>
      <w:r w:rsidR="00DD4957" w:rsidRPr="00DD4957">
        <w:rPr>
          <w:sz w:val="28"/>
          <w:szCs w:val="28"/>
        </w:rPr>
        <w:t>ī</w:t>
      </w:r>
      <w:r w:rsidR="00DD4957">
        <w:rPr>
          <w:color w:val="112B21"/>
          <w:sz w:val="28"/>
          <w:szCs w:val="28"/>
        </w:rPr>
        <w:t xml:space="preserve"> and </w:t>
      </w:r>
      <w:r w:rsidR="00DD4957">
        <w:rPr>
          <w:sz w:val="28"/>
          <w:szCs w:val="28"/>
        </w:rPr>
        <w:t>his</w:t>
      </w:r>
      <w:r w:rsidR="00DD4957" w:rsidRPr="00DD4957">
        <w:rPr>
          <w:rFonts w:asciiTheme="majorBidi" w:hAnsiTheme="majorBidi" w:cstheme="majorBidi"/>
          <w:color w:val="202124"/>
          <w:sz w:val="28"/>
          <w:szCs w:val="28"/>
        </w:rPr>
        <w:t xml:space="preserve"> </w:t>
      </w:r>
      <w:r w:rsidR="00DD4957" w:rsidRPr="003141F4">
        <w:rPr>
          <w:rFonts w:asciiTheme="majorBidi" w:hAnsiTheme="majorBidi" w:cstheme="majorBidi"/>
          <w:color w:val="202124"/>
          <w:sz w:val="28"/>
          <w:szCs w:val="28"/>
        </w:rPr>
        <w:t>Sunn</w:t>
      </w:r>
      <w:r w:rsidR="00DD4957" w:rsidRPr="003141F4">
        <w:rPr>
          <w:rFonts w:asciiTheme="majorBidi" w:hAnsiTheme="majorBidi" w:cstheme="majorBidi"/>
          <w:sz w:val="28"/>
          <w:szCs w:val="28"/>
        </w:rPr>
        <w:t>ī</w:t>
      </w:r>
      <w:r w:rsidR="00DD4957">
        <w:rPr>
          <w:sz w:val="28"/>
          <w:szCs w:val="28"/>
        </w:rPr>
        <w:t xml:space="preserve"> student</w:t>
      </w:r>
      <w:r w:rsidR="00DD4957" w:rsidRPr="001011E9">
        <w:rPr>
          <w:sz w:val="28"/>
          <w:szCs w:val="28"/>
        </w:rPr>
        <w:t xml:space="preserve"> </w:t>
      </w:r>
      <w:r w:rsidR="00DD4957" w:rsidRPr="00DD4957">
        <w:rPr>
          <w:color w:val="112B21"/>
          <w:sz w:val="28"/>
          <w:szCs w:val="28"/>
        </w:rPr>
        <w:t>Qu</w:t>
      </w:r>
      <w:r w:rsidR="00DD4957" w:rsidRPr="00DD4957">
        <w:rPr>
          <w:sz w:val="28"/>
          <w:szCs w:val="28"/>
        </w:rPr>
        <w:t>ṭ</w:t>
      </w:r>
      <w:r w:rsidR="00DD4957" w:rsidRPr="00DD4957">
        <w:rPr>
          <w:color w:val="112B21"/>
          <w:sz w:val="28"/>
          <w:szCs w:val="28"/>
        </w:rPr>
        <w:t>b-al-D</w:t>
      </w:r>
      <w:r w:rsidR="00DD4957" w:rsidRPr="00DD4957">
        <w:rPr>
          <w:sz w:val="28"/>
          <w:szCs w:val="28"/>
        </w:rPr>
        <w:t>ī</w:t>
      </w:r>
      <w:r w:rsidR="00DD4957" w:rsidRPr="00DD4957">
        <w:rPr>
          <w:color w:val="112B21"/>
          <w:sz w:val="28"/>
          <w:szCs w:val="28"/>
        </w:rPr>
        <w:t>n al-Sh</w:t>
      </w:r>
      <w:r w:rsidR="00DD4957" w:rsidRPr="00DD4957">
        <w:rPr>
          <w:sz w:val="28"/>
          <w:szCs w:val="28"/>
        </w:rPr>
        <w:t>ī</w:t>
      </w:r>
      <w:r w:rsidR="00DD4957" w:rsidRPr="00DD4957">
        <w:rPr>
          <w:color w:val="112B21"/>
          <w:sz w:val="28"/>
          <w:szCs w:val="28"/>
        </w:rPr>
        <w:t>r</w:t>
      </w:r>
      <w:r w:rsidR="00DD4957" w:rsidRPr="00DD4957">
        <w:rPr>
          <w:sz w:val="28"/>
          <w:szCs w:val="28"/>
        </w:rPr>
        <w:t>ā</w:t>
      </w:r>
      <w:r w:rsidR="00DD4957" w:rsidRPr="00DD4957">
        <w:rPr>
          <w:color w:val="112B21"/>
          <w:sz w:val="28"/>
          <w:szCs w:val="28"/>
        </w:rPr>
        <w:t>z</w:t>
      </w:r>
      <w:r w:rsidR="00DD4957" w:rsidRPr="00DD4957">
        <w:rPr>
          <w:sz w:val="28"/>
          <w:szCs w:val="28"/>
        </w:rPr>
        <w:t>ī</w:t>
      </w:r>
      <w:r w:rsidR="0038314C">
        <w:rPr>
          <w:sz w:val="28"/>
          <w:szCs w:val="28"/>
        </w:rPr>
        <w:t xml:space="preserve">, the School of Verification </w:t>
      </w:r>
      <w:r w:rsidR="00387F1B">
        <w:rPr>
          <w:sz w:val="28"/>
          <w:szCs w:val="28"/>
        </w:rPr>
        <w:t xml:space="preserve">was not </w:t>
      </w:r>
      <w:r w:rsidR="00487D4A">
        <w:rPr>
          <w:sz w:val="28"/>
          <w:szCs w:val="28"/>
        </w:rPr>
        <w:t>averse</w:t>
      </w:r>
      <w:r w:rsidR="00387F1B">
        <w:rPr>
          <w:sz w:val="28"/>
          <w:szCs w:val="28"/>
        </w:rPr>
        <w:t xml:space="preserve"> to </w:t>
      </w:r>
      <w:r w:rsidR="00815704">
        <w:rPr>
          <w:sz w:val="28"/>
          <w:szCs w:val="28"/>
        </w:rPr>
        <w:t xml:space="preserve">collaboration </w:t>
      </w:r>
      <w:r w:rsidR="00A3774C">
        <w:rPr>
          <w:sz w:val="28"/>
          <w:szCs w:val="28"/>
        </w:rPr>
        <w:t xml:space="preserve">between </w:t>
      </w:r>
      <w:r w:rsidR="00A3774C" w:rsidRPr="003141F4">
        <w:rPr>
          <w:rFonts w:asciiTheme="majorBidi" w:hAnsiTheme="majorBidi" w:cstheme="majorBidi"/>
          <w:color w:val="202124"/>
          <w:sz w:val="28"/>
          <w:szCs w:val="28"/>
        </w:rPr>
        <w:t>Sunn</w:t>
      </w:r>
      <w:r w:rsidR="00A3774C" w:rsidRPr="003141F4">
        <w:rPr>
          <w:rFonts w:asciiTheme="majorBidi" w:hAnsiTheme="majorBidi" w:cstheme="majorBidi"/>
          <w:sz w:val="28"/>
          <w:szCs w:val="28"/>
        </w:rPr>
        <w:t>ī</w:t>
      </w:r>
      <w:r w:rsidR="00A3774C">
        <w:rPr>
          <w:rFonts w:asciiTheme="majorBidi" w:hAnsiTheme="majorBidi" w:cstheme="majorBidi"/>
          <w:sz w:val="28"/>
          <w:szCs w:val="28"/>
        </w:rPr>
        <w:t xml:space="preserve"> and </w:t>
      </w:r>
      <w:r w:rsidR="00A3774C">
        <w:rPr>
          <w:rFonts w:asciiTheme="majorBidi" w:hAnsiTheme="majorBidi" w:cstheme="majorBidi"/>
          <w:color w:val="202124"/>
          <w:sz w:val="28"/>
          <w:szCs w:val="28"/>
        </w:rPr>
        <w:t>Sh</w:t>
      </w:r>
      <w:r w:rsidR="00A3774C" w:rsidRPr="00DD4957">
        <w:rPr>
          <w:sz w:val="28"/>
          <w:szCs w:val="28"/>
        </w:rPr>
        <w:t>ī</w:t>
      </w:r>
      <w:r w:rsidR="00A3774C">
        <w:rPr>
          <w:rFonts w:asciiTheme="majorBidi" w:hAnsiTheme="majorBidi" w:cstheme="majorBidi"/>
          <w:color w:val="202124"/>
          <w:sz w:val="28"/>
          <w:szCs w:val="28"/>
        </w:rPr>
        <w:t>‘a</w:t>
      </w:r>
      <w:r w:rsidR="00387F1B">
        <w:rPr>
          <w:rFonts w:asciiTheme="majorBidi" w:hAnsiTheme="majorBidi" w:cstheme="majorBidi"/>
          <w:color w:val="202124"/>
          <w:sz w:val="28"/>
          <w:szCs w:val="28"/>
        </w:rPr>
        <w:t xml:space="preserve">, which </w:t>
      </w:r>
      <w:r w:rsidR="00F861BC">
        <w:rPr>
          <w:rFonts w:asciiTheme="majorBidi" w:hAnsiTheme="majorBidi" w:cstheme="majorBidi"/>
          <w:color w:val="202124"/>
          <w:sz w:val="28"/>
          <w:szCs w:val="28"/>
        </w:rPr>
        <w:t>stands out as</w:t>
      </w:r>
      <w:r w:rsidR="007C25A1">
        <w:rPr>
          <w:rFonts w:asciiTheme="majorBidi" w:hAnsiTheme="majorBidi" w:cstheme="majorBidi"/>
          <w:color w:val="202124"/>
          <w:sz w:val="28"/>
          <w:szCs w:val="28"/>
        </w:rPr>
        <w:t xml:space="preserve"> exemplary for </w:t>
      </w:r>
      <w:r w:rsidR="00F861BC">
        <w:rPr>
          <w:rFonts w:asciiTheme="majorBidi" w:hAnsiTheme="majorBidi" w:cstheme="majorBidi"/>
          <w:color w:val="202124"/>
          <w:sz w:val="28"/>
          <w:szCs w:val="28"/>
        </w:rPr>
        <w:t xml:space="preserve">many </w:t>
      </w:r>
      <w:r w:rsidR="007C25A1">
        <w:rPr>
          <w:rFonts w:asciiTheme="majorBidi" w:hAnsiTheme="majorBidi" w:cstheme="majorBidi"/>
          <w:color w:val="202124"/>
          <w:sz w:val="28"/>
          <w:szCs w:val="28"/>
        </w:rPr>
        <w:t>Muslims today.</w:t>
      </w:r>
    </w:p>
    <w:p w14:paraId="758091E0" w14:textId="77777777" w:rsidR="007C25A1" w:rsidRDefault="007C25A1" w:rsidP="007C2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p>
    <w:p w14:paraId="5BB271D8" w14:textId="73E9CDAE" w:rsidR="00E86172" w:rsidRPr="007C25A1" w:rsidRDefault="00E86172" w:rsidP="007C2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r w:rsidRPr="007A77C0">
        <w:rPr>
          <w:rFonts w:asciiTheme="majorBidi" w:hAnsiTheme="majorBidi" w:cstheme="majorBidi"/>
          <w:color w:val="202124"/>
          <w:sz w:val="28"/>
          <w:szCs w:val="28"/>
        </w:rPr>
        <w:t>Th</w:t>
      </w:r>
      <w:r w:rsidR="007C25A1">
        <w:rPr>
          <w:rFonts w:asciiTheme="majorBidi" w:hAnsiTheme="majorBidi" w:cstheme="majorBidi"/>
          <w:color w:val="202124"/>
          <w:sz w:val="28"/>
          <w:szCs w:val="28"/>
        </w:rPr>
        <w:t>e</w:t>
      </w:r>
      <w:r w:rsidRPr="007A77C0">
        <w:rPr>
          <w:rFonts w:asciiTheme="majorBidi" w:hAnsiTheme="majorBidi" w:cstheme="majorBidi"/>
          <w:color w:val="202124"/>
          <w:sz w:val="28"/>
          <w:szCs w:val="28"/>
        </w:rPr>
        <w:t xml:space="preserve"> fact</w:t>
      </w:r>
      <w:r w:rsidR="007C25A1">
        <w:rPr>
          <w:rFonts w:asciiTheme="majorBidi" w:hAnsiTheme="majorBidi" w:cstheme="majorBidi"/>
          <w:color w:val="202124"/>
          <w:sz w:val="28"/>
          <w:szCs w:val="28"/>
        </w:rPr>
        <w:t xml:space="preserve"> that the Corrective Tradition was, however, </w:t>
      </w:r>
      <w:r w:rsidR="00375C6A">
        <w:rPr>
          <w:rFonts w:asciiTheme="majorBidi" w:hAnsiTheme="majorBidi" w:cstheme="majorBidi"/>
          <w:color w:val="202124"/>
          <w:sz w:val="28"/>
          <w:szCs w:val="28"/>
        </w:rPr>
        <w:t>steeped in</w:t>
      </w:r>
      <w:r w:rsidR="00375C6A" w:rsidRPr="00375C6A">
        <w:rPr>
          <w:rFonts w:asciiTheme="majorBidi" w:hAnsiTheme="majorBidi" w:cstheme="majorBidi"/>
          <w:color w:val="202124"/>
          <w:sz w:val="28"/>
          <w:szCs w:val="28"/>
        </w:rPr>
        <w:t xml:space="preserve"> </w:t>
      </w:r>
      <w:r w:rsidR="00375C6A" w:rsidRPr="003141F4">
        <w:rPr>
          <w:rFonts w:asciiTheme="majorBidi" w:hAnsiTheme="majorBidi" w:cstheme="majorBidi"/>
          <w:color w:val="202124"/>
          <w:sz w:val="28"/>
          <w:szCs w:val="28"/>
        </w:rPr>
        <w:t>Sunn</w:t>
      </w:r>
      <w:r w:rsidR="00375C6A" w:rsidRPr="003141F4">
        <w:rPr>
          <w:rFonts w:asciiTheme="majorBidi" w:hAnsiTheme="majorBidi" w:cstheme="majorBidi"/>
          <w:sz w:val="28"/>
          <w:szCs w:val="28"/>
        </w:rPr>
        <w:t>ī</w:t>
      </w:r>
      <w:r w:rsidR="00375C6A" w:rsidRPr="003141F4">
        <w:rPr>
          <w:rFonts w:asciiTheme="majorBidi" w:hAnsiTheme="majorBidi" w:cstheme="majorBidi"/>
          <w:color w:val="202124"/>
          <w:sz w:val="28"/>
          <w:szCs w:val="28"/>
        </w:rPr>
        <w:t xml:space="preserve"> </w:t>
      </w:r>
      <w:r w:rsidR="00375C6A" w:rsidRPr="007A77C0">
        <w:rPr>
          <w:rFonts w:asciiTheme="majorBidi" w:hAnsiTheme="majorBidi" w:cstheme="majorBidi"/>
          <w:color w:val="202124"/>
          <w:sz w:val="28"/>
          <w:szCs w:val="28"/>
        </w:rPr>
        <w:t>Orthodoxy and Orthopraxy</w:t>
      </w:r>
      <w:r w:rsidRPr="007A77C0">
        <w:rPr>
          <w:rFonts w:asciiTheme="majorBidi" w:hAnsiTheme="majorBidi" w:cstheme="majorBidi"/>
          <w:color w:val="202124"/>
          <w:sz w:val="28"/>
          <w:szCs w:val="28"/>
        </w:rPr>
        <w:t xml:space="preserve"> is indicated by the central role in the Tradition </w:t>
      </w:r>
      <w:r w:rsidRPr="007A77C0">
        <w:rPr>
          <w:rFonts w:asciiTheme="majorBidi" w:hAnsiTheme="majorBidi" w:cstheme="majorBidi"/>
          <w:color w:val="202124"/>
          <w:sz w:val="28"/>
          <w:szCs w:val="28"/>
        </w:rPr>
        <w:lastRenderedPageBreak/>
        <w:t>o</w:t>
      </w:r>
      <w:r w:rsidR="00375C6A">
        <w:rPr>
          <w:rFonts w:asciiTheme="majorBidi" w:hAnsiTheme="majorBidi" w:cstheme="majorBidi"/>
          <w:color w:val="202124"/>
          <w:sz w:val="28"/>
          <w:szCs w:val="28"/>
        </w:rPr>
        <w:t>f</w:t>
      </w:r>
      <w:r w:rsidRPr="007A77C0">
        <w:rPr>
          <w:rFonts w:asciiTheme="majorBidi" w:hAnsiTheme="majorBidi" w:cstheme="majorBidi"/>
          <w:color w:val="202124"/>
          <w:sz w:val="28"/>
          <w:szCs w:val="28"/>
        </w:rPr>
        <w:t xml:space="preserve"> giants</w:t>
      </w:r>
      <w:r w:rsidR="00375C6A">
        <w:rPr>
          <w:rFonts w:asciiTheme="majorBidi" w:hAnsiTheme="majorBidi" w:cstheme="majorBidi"/>
          <w:color w:val="202124"/>
          <w:sz w:val="28"/>
          <w:szCs w:val="28"/>
        </w:rPr>
        <w:t xml:space="preserve"> in the </w:t>
      </w:r>
      <w:r w:rsidR="00375C6A" w:rsidRPr="003141F4">
        <w:rPr>
          <w:rFonts w:asciiTheme="majorBidi" w:hAnsiTheme="majorBidi" w:cstheme="majorBidi"/>
          <w:color w:val="202124"/>
          <w:sz w:val="28"/>
          <w:szCs w:val="28"/>
        </w:rPr>
        <w:t>Sunn</w:t>
      </w:r>
      <w:r w:rsidR="00375C6A" w:rsidRPr="003141F4">
        <w:rPr>
          <w:rFonts w:asciiTheme="majorBidi" w:hAnsiTheme="majorBidi" w:cstheme="majorBidi"/>
          <w:sz w:val="28"/>
          <w:szCs w:val="28"/>
        </w:rPr>
        <w:t>ī</w:t>
      </w:r>
      <w:r w:rsidR="00375C6A" w:rsidRPr="007A77C0">
        <w:rPr>
          <w:rFonts w:asciiTheme="majorBidi" w:hAnsiTheme="majorBidi" w:cstheme="majorBidi"/>
          <w:i/>
          <w:iCs/>
          <w:color w:val="0E0E0E"/>
          <w:sz w:val="28"/>
          <w:szCs w:val="28"/>
        </w:rPr>
        <w:t xml:space="preserve"> Sharī</w:t>
      </w:r>
      <w:r w:rsidR="00375C6A" w:rsidRPr="007A77C0">
        <w:rPr>
          <w:i/>
          <w:iCs/>
          <w:color w:val="0E0E0E"/>
          <w:sz w:val="28"/>
          <w:szCs w:val="28"/>
        </w:rPr>
        <w:t>‘</w:t>
      </w:r>
      <w:r w:rsidR="00375C6A" w:rsidRPr="007A77C0">
        <w:rPr>
          <w:rFonts w:asciiTheme="majorBidi" w:hAnsiTheme="majorBidi" w:cstheme="majorBidi"/>
          <w:i/>
          <w:iCs/>
          <w:color w:val="0E0E0E"/>
          <w:sz w:val="28"/>
          <w:szCs w:val="28"/>
        </w:rPr>
        <w:t>a</w:t>
      </w:r>
      <w:r w:rsidRPr="007A77C0">
        <w:rPr>
          <w:rFonts w:asciiTheme="majorBidi" w:hAnsiTheme="majorBidi" w:cstheme="majorBidi"/>
          <w:color w:val="202124"/>
          <w:sz w:val="28"/>
          <w:szCs w:val="28"/>
        </w:rPr>
        <w:t xml:space="preserve"> </w:t>
      </w:r>
      <w:r w:rsidR="00375C6A">
        <w:rPr>
          <w:rFonts w:asciiTheme="majorBidi" w:hAnsiTheme="majorBidi" w:cstheme="majorBidi"/>
          <w:color w:val="202124"/>
          <w:sz w:val="28"/>
          <w:szCs w:val="28"/>
        </w:rPr>
        <w:t xml:space="preserve">Sciences </w:t>
      </w:r>
      <w:r w:rsidRPr="007A77C0">
        <w:rPr>
          <w:rFonts w:asciiTheme="majorBidi" w:hAnsiTheme="majorBidi" w:cstheme="majorBidi"/>
          <w:color w:val="202124"/>
          <w:sz w:val="28"/>
          <w:szCs w:val="28"/>
        </w:rPr>
        <w:t xml:space="preserve">such as </w:t>
      </w:r>
      <w:r w:rsidRPr="007A77C0">
        <w:rPr>
          <w:rFonts w:asciiTheme="majorBidi" w:hAnsiTheme="majorBidi" w:cstheme="majorBidi"/>
          <w:color w:val="0E0E0E"/>
          <w:sz w:val="28"/>
          <w:szCs w:val="28"/>
        </w:rPr>
        <w:t>Ṣadr al-Sharī‘a al-Th</w:t>
      </w:r>
      <w:r w:rsidRPr="007A77C0">
        <w:rPr>
          <w:rFonts w:asciiTheme="majorBidi" w:hAnsiTheme="majorBidi" w:cstheme="majorBidi"/>
          <w:color w:val="000000"/>
          <w:sz w:val="28"/>
          <w:szCs w:val="28"/>
        </w:rPr>
        <w:t>ā</w:t>
      </w:r>
      <w:r w:rsidRPr="007A77C0">
        <w:rPr>
          <w:rFonts w:asciiTheme="majorBidi" w:hAnsiTheme="majorBidi" w:cstheme="majorBidi"/>
          <w:color w:val="0E0E0E"/>
          <w:sz w:val="28"/>
          <w:szCs w:val="28"/>
        </w:rPr>
        <w:t xml:space="preserve">nī—whose </w:t>
      </w:r>
      <w:r>
        <w:rPr>
          <w:rFonts w:asciiTheme="majorBidi" w:hAnsiTheme="majorBidi" w:cstheme="majorBidi"/>
          <w:color w:val="0E0E0E"/>
          <w:sz w:val="28"/>
          <w:szCs w:val="28"/>
        </w:rPr>
        <w:t xml:space="preserve">Arabic </w:t>
      </w:r>
      <w:r w:rsidRPr="007A77C0">
        <w:rPr>
          <w:color w:val="112B21"/>
          <w:sz w:val="28"/>
          <w:szCs w:val="28"/>
        </w:rPr>
        <w:t>honorific</w:t>
      </w:r>
      <w:r w:rsidRPr="007A77C0">
        <w:rPr>
          <w:rFonts w:asciiTheme="majorBidi" w:hAnsiTheme="majorBidi" w:cstheme="majorBidi"/>
          <w:color w:val="112B21"/>
          <w:sz w:val="28"/>
          <w:szCs w:val="28"/>
        </w:rPr>
        <w:t xml:space="preserve"> title “</w:t>
      </w:r>
      <w:r w:rsidRPr="007A77C0">
        <w:rPr>
          <w:rFonts w:asciiTheme="majorBidi" w:hAnsiTheme="majorBidi" w:cstheme="majorBidi"/>
          <w:i/>
          <w:iCs/>
          <w:color w:val="0E0E0E"/>
          <w:sz w:val="28"/>
          <w:szCs w:val="28"/>
        </w:rPr>
        <w:t>Ṣadr</w:t>
      </w:r>
      <w:r>
        <w:rPr>
          <w:rFonts w:asciiTheme="majorBidi" w:hAnsiTheme="majorBidi" w:cstheme="majorBidi"/>
          <w:i/>
          <w:iCs/>
          <w:color w:val="0E0E0E"/>
          <w:sz w:val="28"/>
          <w:szCs w:val="28"/>
        </w:rPr>
        <w:t>-</w:t>
      </w:r>
      <w:r w:rsidRPr="007A77C0">
        <w:rPr>
          <w:rFonts w:asciiTheme="majorBidi" w:hAnsiTheme="majorBidi" w:cstheme="majorBidi"/>
          <w:i/>
          <w:iCs/>
          <w:color w:val="0E0E0E"/>
          <w:sz w:val="28"/>
          <w:szCs w:val="28"/>
        </w:rPr>
        <w:t>al-Sharī</w:t>
      </w:r>
      <w:r w:rsidRPr="007A77C0">
        <w:rPr>
          <w:i/>
          <w:iCs/>
          <w:color w:val="0E0E0E"/>
          <w:sz w:val="28"/>
          <w:szCs w:val="28"/>
        </w:rPr>
        <w:t>‘</w:t>
      </w:r>
      <w:r w:rsidRPr="007A77C0">
        <w:rPr>
          <w:rFonts w:asciiTheme="majorBidi" w:hAnsiTheme="majorBidi" w:cstheme="majorBidi"/>
          <w:i/>
          <w:iCs/>
          <w:color w:val="0E0E0E"/>
          <w:sz w:val="28"/>
          <w:szCs w:val="28"/>
        </w:rPr>
        <w:t>a</w:t>
      </w:r>
      <w:r w:rsidRPr="007A77C0">
        <w:rPr>
          <w:rFonts w:asciiTheme="majorBidi" w:hAnsiTheme="majorBidi" w:cstheme="majorBidi"/>
          <w:color w:val="0E0E0E"/>
          <w:sz w:val="28"/>
          <w:szCs w:val="28"/>
        </w:rPr>
        <w:t>” may be rendered</w:t>
      </w:r>
      <w:r w:rsidRPr="007A77C0">
        <w:rPr>
          <w:rFonts w:asciiTheme="majorBidi" w:hAnsiTheme="majorBidi" w:cstheme="majorBidi"/>
          <w:color w:val="112B21"/>
          <w:sz w:val="28"/>
          <w:szCs w:val="28"/>
        </w:rPr>
        <w:t xml:space="preserve"> </w:t>
      </w:r>
      <w:r w:rsidRPr="007A77C0">
        <w:rPr>
          <w:rFonts w:asciiTheme="majorBidi" w:hAnsiTheme="majorBidi" w:cstheme="majorBidi"/>
          <w:color w:val="0E0E0E"/>
          <w:sz w:val="28"/>
          <w:szCs w:val="28"/>
        </w:rPr>
        <w:t>“</w:t>
      </w:r>
      <w:r w:rsidRPr="007A77C0">
        <w:rPr>
          <w:rFonts w:asciiTheme="majorBidi" w:hAnsiTheme="majorBidi" w:cstheme="majorBidi"/>
          <w:i/>
          <w:iCs/>
          <w:color w:val="0E0E0E"/>
          <w:sz w:val="28"/>
          <w:szCs w:val="28"/>
        </w:rPr>
        <w:t>the</w:t>
      </w:r>
      <w:r w:rsidRPr="007A77C0">
        <w:rPr>
          <w:rFonts w:asciiTheme="majorBidi" w:hAnsiTheme="majorBidi" w:cstheme="majorBidi"/>
          <w:color w:val="0E0E0E"/>
          <w:sz w:val="28"/>
          <w:szCs w:val="28"/>
        </w:rPr>
        <w:t xml:space="preserve"> </w:t>
      </w:r>
      <w:r w:rsidR="00375C6A">
        <w:rPr>
          <w:rFonts w:asciiTheme="majorBidi" w:hAnsiTheme="majorBidi" w:cstheme="majorBidi"/>
          <w:color w:val="0E0E0E"/>
          <w:sz w:val="28"/>
          <w:szCs w:val="28"/>
        </w:rPr>
        <w:t>Vanguard” or “</w:t>
      </w:r>
      <w:r w:rsidR="00375C6A">
        <w:rPr>
          <w:rFonts w:asciiTheme="majorBidi" w:hAnsiTheme="majorBidi" w:cstheme="majorBidi"/>
          <w:i/>
          <w:iCs/>
          <w:color w:val="0E0E0E"/>
          <w:sz w:val="28"/>
          <w:szCs w:val="28"/>
        </w:rPr>
        <w:t xml:space="preserve">the </w:t>
      </w:r>
      <w:r w:rsidRPr="007A77C0">
        <w:rPr>
          <w:rFonts w:asciiTheme="majorBidi" w:hAnsiTheme="majorBidi" w:cstheme="majorBidi"/>
          <w:color w:val="0E0E0E"/>
          <w:sz w:val="28"/>
          <w:szCs w:val="28"/>
        </w:rPr>
        <w:t xml:space="preserve">Preeminent Scholar of the </w:t>
      </w:r>
      <w:r w:rsidR="00E240D2" w:rsidRPr="00BC5B31">
        <w:rPr>
          <w:rFonts w:asciiTheme="majorBidi" w:hAnsiTheme="majorBidi" w:cstheme="majorBidi"/>
          <w:i/>
          <w:iCs/>
          <w:sz w:val="28"/>
          <w:szCs w:val="28"/>
        </w:rPr>
        <w:t>Sharī‘a</w:t>
      </w:r>
      <w:r w:rsidR="00E240D2" w:rsidRPr="007A77C0">
        <w:rPr>
          <w:rFonts w:asciiTheme="majorBidi" w:hAnsiTheme="majorBidi" w:cstheme="majorBidi"/>
          <w:color w:val="0E0E0E"/>
          <w:sz w:val="28"/>
          <w:szCs w:val="28"/>
        </w:rPr>
        <w:t xml:space="preserve"> </w:t>
      </w:r>
      <w:r w:rsidR="00E240D2">
        <w:rPr>
          <w:rFonts w:asciiTheme="majorBidi" w:hAnsiTheme="majorBidi" w:cstheme="majorBidi"/>
          <w:color w:val="0E0E0E"/>
          <w:sz w:val="28"/>
          <w:szCs w:val="28"/>
        </w:rPr>
        <w:t xml:space="preserve">(the </w:t>
      </w:r>
      <w:r w:rsidRPr="007A77C0">
        <w:rPr>
          <w:rFonts w:asciiTheme="majorBidi" w:hAnsiTheme="majorBidi" w:cstheme="majorBidi"/>
          <w:color w:val="0E0E0E"/>
          <w:sz w:val="28"/>
          <w:szCs w:val="28"/>
        </w:rPr>
        <w:t>Prophetic</w:t>
      </w:r>
      <w:r w:rsidR="00E240D2">
        <w:rPr>
          <w:rFonts w:asciiTheme="majorBidi" w:hAnsiTheme="majorBidi" w:cstheme="majorBidi"/>
          <w:color w:val="0E0E0E"/>
          <w:sz w:val="28"/>
          <w:szCs w:val="28"/>
        </w:rPr>
        <w:t xml:space="preserve"> Code</w:t>
      </w:r>
      <w:r>
        <w:rPr>
          <w:rFonts w:asciiTheme="majorBidi" w:hAnsiTheme="majorBidi" w:cstheme="majorBidi"/>
          <w:color w:val="0E0E0E"/>
          <w:sz w:val="28"/>
          <w:szCs w:val="28"/>
        </w:rPr>
        <w:t>)</w:t>
      </w:r>
      <w:r w:rsidR="00375C6A">
        <w:rPr>
          <w:rFonts w:asciiTheme="majorBidi" w:hAnsiTheme="majorBidi" w:cstheme="majorBidi"/>
          <w:color w:val="0E0E0E"/>
          <w:sz w:val="28"/>
          <w:szCs w:val="28"/>
        </w:rPr>
        <w:t>”</w:t>
      </w:r>
      <w:r w:rsidRPr="007A77C0">
        <w:rPr>
          <w:rFonts w:asciiTheme="majorBidi" w:hAnsiTheme="majorBidi" w:cstheme="majorBidi"/>
          <w:color w:val="0E0E0E"/>
          <w:sz w:val="28"/>
          <w:szCs w:val="28"/>
        </w:rPr>
        <w:t>—</w:t>
      </w:r>
      <w:r w:rsidRPr="007A77C0">
        <w:rPr>
          <w:rFonts w:asciiTheme="majorBidi" w:hAnsiTheme="majorBidi" w:cstheme="majorBidi"/>
          <w:color w:val="000000"/>
          <w:sz w:val="28"/>
          <w:szCs w:val="28"/>
        </w:rPr>
        <w:t>Shaykh</w:t>
      </w:r>
      <w:r>
        <w:rPr>
          <w:rFonts w:asciiTheme="majorBidi" w:hAnsiTheme="majorBidi" w:cstheme="majorBidi"/>
          <w:color w:val="000000"/>
          <w:sz w:val="28"/>
          <w:szCs w:val="28"/>
        </w:rPr>
        <w:t>-</w:t>
      </w:r>
      <w:r w:rsidRPr="007A77C0">
        <w:rPr>
          <w:rFonts w:asciiTheme="majorBidi" w:hAnsiTheme="majorBidi" w:cstheme="majorBidi"/>
          <w:color w:val="000000"/>
          <w:sz w:val="28"/>
          <w:szCs w:val="28"/>
        </w:rPr>
        <w:t>al-Islām Mullā al-Fanār</w:t>
      </w:r>
      <w:r w:rsidRPr="007A77C0">
        <w:rPr>
          <w:rFonts w:asciiTheme="majorBidi" w:hAnsiTheme="majorBidi" w:cstheme="majorBidi"/>
          <w:color w:val="0E0E0E"/>
          <w:sz w:val="28"/>
          <w:szCs w:val="28"/>
        </w:rPr>
        <w:t xml:space="preserve">ī, </w:t>
      </w:r>
      <w:r w:rsidRPr="007A77C0">
        <w:rPr>
          <w:rFonts w:asciiTheme="majorBidi" w:hAnsiTheme="majorBidi" w:cstheme="majorBidi"/>
          <w:color w:val="000000"/>
          <w:sz w:val="28"/>
          <w:szCs w:val="28"/>
        </w:rPr>
        <w:t>Shaykh</w:t>
      </w:r>
      <w:r>
        <w:rPr>
          <w:rFonts w:asciiTheme="majorBidi" w:hAnsiTheme="majorBidi" w:cstheme="majorBidi"/>
          <w:color w:val="000000"/>
          <w:sz w:val="28"/>
          <w:szCs w:val="28"/>
        </w:rPr>
        <w:t>-</w:t>
      </w:r>
      <w:r w:rsidRPr="007A77C0">
        <w:rPr>
          <w:rFonts w:asciiTheme="majorBidi" w:hAnsiTheme="majorBidi" w:cstheme="majorBidi"/>
          <w:color w:val="000000"/>
          <w:sz w:val="28"/>
          <w:szCs w:val="28"/>
        </w:rPr>
        <w:t xml:space="preserve">al-Islām </w:t>
      </w:r>
      <w:r w:rsidRPr="007A77C0">
        <w:rPr>
          <w:rFonts w:asciiTheme="majorBidi" w:hAnsiTheme="majorBidi" w:cstheme="majorBidi"/>
          <w:b/>
          <w:bCs/>
          <w:color w:val="112B21"/>
          <w:sz w:val="28"/>
          <w:szCs w:val="28"/>
        </w:rPr>
        <w:t>Ibn Kam</w:t>
      </w:r>
      <w:r w:rsidRPr="007A77C0">
        <w:rPr>
          <w:rFonts w:asciiTheme="majorBidi" w:hAnsiTheme="majorBidi" w:cstheme="majorBidi"/>
          <w:b/>
          <w:bCs/>
          <w:color w:val="000000"/>
          <w:sz w:val="28"/>
          <w:szCs w:val="28"/>
        </w:rPr>
        <w:t>ā</w:t>
      </w:r>
      <w:r w:rsidRPr="007A77C0">
        <w:rPr>
          <w:rFonts w:asciiTheme="majorBidi" w:hAnsiTheme="majorBidi" w:cstheme="majorBidi"/>
          <w:b/>
          <w:bCs/>
          <w:color w:val="112B21"/>
          <w:sz w:val="28"/>
          <w:szCs w:val="28"/>
        </w:rPr>
        <w:t>l P</w:t>
      </w:r>
      <w:r w:rsidRPr="007A77C0">
        <w:rPr>
          <w:rFonts w:asciiTheme="majorBidi" w:hAnsiTheme="majorBidi" w:cstheme="majorBidi"/>
          <w:b/>
          <w:bCs/>
          <w:color w:val="000000"/>
          <w:sz w:val="28"/>
          <w:szCs w:val="28"/>
        </w:rPr>
        <w:t>ā</w:t>
      </w:r>
      <w:r w:rsidRPr="007A77C0">
        <w:rPr>
          <w:rFonts w:asciiTheme="majorBidi" w:hAnsiTheme="majorBidi" w:cstheme="majorBidi"/>
          <w:b/>
          <w:bCs/>
          <w:color w:val="112B21"/>
          <w:sz w:val="28"/>
          <w:szCs w:val="28"/>
        </w:rPr>
        <w:t>sh</w:t>
      </w:r>
      <w:r w:rsidRPr="007A77C0">
        <w:rPr>
          <w:rFonts w:asciiTheme="majorBidi" w:hAnsiTheme="majorBidi" w:cstheme="majorBidi"/>
          <w:b/>
          <w:bCs/>
          <w:color w:val="000000"/>
          <w:sz w:val="28"/>
          <w:szCs w:val="28"/>
        </w:rPr>
        <w:t>ā</w:t>
      </w:r>
      <w:r w:rsidRPr="007A77C0">
        <w:rPr>
          <w:rFonts w:asciiTheme="majorBidi" w:hAnsiTheme="majorBidi" w:cstheme="majorBidi"/>
          <w:color w:val="000000"/>
          <w:sz w:val="28"/>
          <w:szCs w:val="28"/>
        </w:rPr>
        <w:t>,</w:t>
      </w:r>
      <w:r w:rsidRPr="007A77C0">
        <w:rPr>
          <w:rStyle w:val="FootnoteReference"/>
          <w:rFonts w:asciiTheme="majorBidi" w:hAnsiTheme="majorBidi" w:cstheme="majorBidi"/>
          <w:color w:val="000000"/>
          <w:sz w:val="28"/>
          <w:szCs w:val="28"/>
        </w:rPr>
        <w:footnoteReference w:id="239"/>
      </w:r>
      <w:r w:rsidRPr="007A77C0">
        <w:rPr>
          <w:rFonts w:asciiTheme="majorBidi" w:hAnsiTheme="majorBidi" w:cstheme="majorBidi"/>
          <w:color w:val="112B21"/>
          <w:sz w:val="28"/>
          <w:szCs w:val="28"/>
        </w:rPr>
        <w:t xml:space="preserve"> a</w:t>
      </w:r>
      <w:r w:rsidRPr="007A77C0">
        <w:rPr>
          <w:rFonts w:asciiTheme="majorBidi" w:hAnsiTheme="majorBidi" w:cstheme="majorBidi"/>
          <w:color w:val="000000"/>
          <w:sz w:val="28"/>
          <w:szCs w:val="28"/>
        </w:rPr>
        <w:t xml:space="preserve">nd many others. </w:t>
      </w:r>
      <w:r w:rsidR="002F56CD">
        <w:rPr>
          <w:rFonts w:asciiTheme="majorBidi" w:hAnsiTheme="majorBidi" w:cstheme="majorBidi"/>
          <w:color w:val="000000"/>
          <w:sz w:val="28"/>
          <w:szCs w:val="28"/>
        </w:rPr>
        <w:t>Yet a</w:t>
      </w:r>
      <w:r w:rsidR="008B1947">
        <w:rPr>
          <w:rFonts w:asciiTheme="majorBidi" w:hAnsiTheme="majorBidi" w:cstheme="majorBidi"/>
          <w:color w:val="000000"/>
          <w:sz w:val="28"/>
          <w:szCs w:val="28"/>
        </w:rPr>
        <w:t xml:space="preserve">nother remarkable example of the </w:t>
      </w:r>
      <w:r w:rsidR="00575BAB">
        <w:rPr>
          <w:rFonts w:asciiTheme="majorBidi" w:hAnsiTheme="majorBidi" w:cstheme="majorBidi"/>
          <w:color w:val="000000"/>
          <w:sz w:val="28"/>
          <w:szCs w:val="28"/>
        </w:rPr>
        <w:t>strong association of</w:t>
      </w:r>
      <w:r w:rsidR="008B1947" w:rsidRPr="008B1947">
        <w:rPr>
          <w:rFonts w:asciiTheme="majorBidi" w:hAnsiTheme="majorBidi" w:cstheme="majorBidi"/>
          <w:color w:val="202124"/>
          <w:sz w:val="28"/>
          <w:szCs w:val="28"/>
        </w:rPr>
        <w:t xml:space="preserve"> </w:t>
      </w:r>
      <w:r w:rsidR="008B1947">
        <w:rPr>
          <w:rFonts w:asciiTheme="majorBidi" w:hAnsiTheme="majorBidi" w:cstheme="majorBidi"/>
          <w:sz w:val="28"/>
          <w:szCs w:val="28"/>
        </w:rPr>
        <w:t>the Corrective Tradition</w:t>
      </w:r>
      <w:r w:rsidR="00575BAB">
        <w:rPr>
          <w:rFonts w:asciiTheme="majorBidi" w:hAnsiTheme="majorBidi" w:cstheme="majorBidi"/>
          <w:sz w:val="28"/>
          <w:szCs w:val="28"/>
        </w:rPr>
        <w:t xml:space="preserve"> with </w:t>
      </w:r>
      <w:r w:rsidR="00575BAB" w:rsidRPr="003141F4">
        <w:rPr>
          <w:rFonts w:asciiTheme="majorBidi" w:hAnsiTheme="majorBidi" w:cstheme="majorBidi"/>
          <w:color w:val="202124"/>
          <w:sz w:val="28"/>
          <w:szCs w:val="28"/>
        </w:rPr>
        <w:t>Sunn</w:t>
      </w:r>
      <w:r w:rsidR="00575BAB" w:rsidRPr="003141F4">
        <w:rPr>
          <w:rFonts w:asciiTheme="majorBidi" w:hAnsiTheme="majorBidi" w:cstheme="majorBidi"/>
          <w:sz w:val="28"/>
          <w:szCs w:val="28"/>
        </w:rPr>
        <w:t>ī</w:t>
      </w:r>
      <w:r w:rsidR="00575BAB">
        <w:rPr>
          <w:rFonts w:asciiTheme="majorBidi" w:hAnsiTheme="majorBidi" w:cstheme="majorBidi"/>
          <w:sz w:val="28"/>
          <w:szCs w:val="28"/>
        </w:rPr>
        <w:t xml:space="preserve"> Islam</w:t>
      </w:r>
      <w:r w:rsidR="008B1947">
        <w:rPr>
          <w:rFonts w:asciiTheme="majorBidi" w:hAnsiTheme="majorBidi" w:cstheme="majorBidi"/>
          <w:sz w:val="28"/>
          <w:szCs w:val="28"/>
        </w:rPr>
        <w:t xml:space="preserve"> is the fact that</w:t>
      </w:r>
      <w:r w:rsidR="008B1947">
        <w:rPr>
          <w:rFonts w:asciiTheme="majorBidi" w:hAnsiTheme="majorBidi" w:cstheme="majorBidi"/>
          <w:color w:val="202124"/>
          <w:sz w:val="28"/>
          <w:szCs w:val="28"/>
        </w:rPr>
        <w:t xml:space="preserve"> t</w:t>
      </w:r>
      <w:r w:rsidRPr="007A77C0">
        <w:rPr>
          <w:rFonts w:asciiTheme="majorBidi" w:hAnsiTheme="majorBidi" w:cstheme="majorBidi"/>
          <w:color w:val="202124"/>
          <w:sz w:val="28"/>
          <w:szCs w:val="28"/>
        </w:rPr>
        <w:t xml:space="preserve">he </w:t>
      </w:r>
      <w:r w:rsidRPr="003141F4">
        <w:rPr>
          <w:rFonts w:asciiTheme="majorBidi" w:hAnsiTheme="majorBidi" w:cstheme="majorBidi"/>
          <w:color w:val="202124"/>
          <w:sz w:val="28"/>
          <w:szCs w:val="28"/>
        </w:rPr>
        <w:t xml:space="preserve">well-known </w:t>
      </w:r>
      <w:r w:rsidRPr="00B61924">
        <w:rPr>
          <w:rFonts w:asciiTheme="majorBidi" w:hAnsiTheme="majorBidi" w:cstheme="majorBidi"/>
          <w:b/>
          <w:bCs/>
          <w:color w:val="112B21"/>
          <w:sz w:val="28"/>
          <w:szCs w:val="28"/>
        </w:rPr>
        <w:t>Ni</w:t>
      </w:r>
      <w:r w:rsidRPr="00B61924">
        <w:rPr>
          <w:rFonts w:asciiTheme="majorBidi" w:hAnsiTheme="majorBidi" w:cstheme="majorBidi"/>
          <w:b/>
          <w:bCs/>
          <w:sz w:val="28"/>
          <w:szCs w:val="28"/>
        </w:rPr>
        <w:t>ẓā</w:t>
      </w:r>
      <w:r w:rsidRPr="00B61924">
        <w:rPr>
          <w:rFonts w:asciiTheme="majorBidi" w:hAnsiTheme="majorBidi" w:cstheme="majorBidi"/>
          <w:b/>
          <w:bCs/>
          <w:color w:val="112B21"/>
          <w:sz w:val="28"/>
          <w:szCs w:val="28"/>
        </w:rPr>
        <w:t>m</w:t>
      </w:r>
      <w:r w:rsidRPr="00B61924">
        <w:rPr>
          <w:rFonts w:asciiTheme="majorBidi" w:hAnsiTheme="majorBidi" w:cstheme="majorBidi"/>
          <w:b/>
          <w:bCs/>
          <w:sz w:val="28"/>
          <w:szCs w:val="28"/>
        </w:rPr>
        <w:t>ī Curriculum (</w:t>
      </w:r>
      <w:r w:rsidRPr="00B61924">
        <w:rPr>
          <w:rFonts w:asciiTheme="majorBidi" w:hAnsiTheme="majorBidi" w:cstheme="majorBidi"/>
          <w:b/>
          <w:bCs/>
          <w:i/>
          <w:iCs/>
          <w:color w:val="112B21"/>
          <w:sz w:val="28"/>
          <w:szCs w:val="28"/>
        </w:rPr>
        <w:t>Dars-e Ni</w:t>
      </w:r>
      <w:r w:rsidRPr="00B61924">
        <w:rPr>
          <w:rFonts w:asciiTheme="majorBidi" w:hAnsiTheme="majorBidi" w:cstheme="majorBidi"/>
          <w:b/>
          <w:bCs/>
          <w:i/>
          <w:iCs/>
          <w:sz w:val="28"/>
          <w:szCs w:val="28"/>
        </w:rPr>
        <w:t>ẓā</w:t>
      </w:r>
      <w:r w:rsidRPr="00B61924">
        <w:rPr>
          <w:rFonts w:asciiTheme="majorBidi" w:hAnsiTheme="majorBidi" w:cstheme="majorBidi"/>
          <w:b/>
          <w:bCs/>
          <w:i/>
          <w:iCs/>
          <w:color w:val="112B21"/>
          <w:sz w:val="28"/>
          <w:szCs w:val="28"/>
        </w:rPr>
        <w:t>m</w:t>
      </w:r>
      <w:r w:rsidRPr="00B61924">
        <w:rPr>
          <w:rFonts w:asciiTheme="majorBidi" w:hAnsiTheme="majorBidi" w:cstheme="majorBidi"/>
          <w:b/>
          <w:bCs/>
          <w:i/>
          <w:iCs/>
          <w:sz w:val="28"/>
          <w:szCs w:val="28"/>
        </w:rPr>
        <w:t>ī</w:t>
      </w:r>
      <w:r w:rsidRPr="00B61924">
        <w:rPr>
          <w:rFonts w:asciiTheme="majorBidi" w:hAnsiTheme="majorBidi" w:cstheme="majorBidi"/>
          <w:b/>
          <w:bCs/>
          <w:sz w:val="28"/>
          <w:szCs w:val="28"/>
        </w:rPr>
        <w:t>)</w:t>
      </w:r>
      <w:r w:rsidRPr="003141F4">
        <w:rPr>
          <w:rStyle w:val="FootnoteReference"/>
          <w:rFonts w:asciiTheme="majorBidi" w:hAnsiTheme="majorBidi" w:cstheme="majorBidi"/>
          <w:color w:val="202124"/>
          <w:sz w:val="28"/>
          <w:szCs w:val="28"/>
        </w:rPr>
        <w:footnoteReference w:id="240"/>
      </w:r>
      <w:r w:rsidR="008B1947">
        <w:rPr>
          <w:rFonts w:asciiTheme="majorBidi" w:hAnsiTheme="majorBidi" w:cstheme="majorBidi"/>
          <w:sz w:val="28"/>
          <w:szCs w:val="28"/>
        </w:rPr>
        <w:t>—the</w:t>
      </w:r>
      <w:r w:rsidRPr="003141F4">
        <w:rPr>
          <w:rFonts w:asciiTheme="majorBidi" w:hAnsiTheme="majorBidi" w:cstheme="majorBidi"/>
          <w:sz w:val="28"/>
          <w:szCs w:val="28"/>
        </w:rPr>
        <w:t xml:space="preserve"> buttress of </w:t>
      </w:r>
      <w:r w:rsidRPr="003141F4">
        <w:rPr>
          <w:rFonts w:asciiTheme="majorBidi" w:hAnsiTheme="majorBidi" w:cstheme="majorBidi"/>
          <w:color w:val="202124"/>
          <w:sz w:val="28"/>
          <w:szCs w:val="28"/>
        </w:rPr>
        <w:t>Sunn</w:t>
      </w:r>
      <w:r w:rsidRPr="003141F4">
        <w:rPr>
          <w:rFonts w:asciiTheme="majorBidi" w:hAnsiTheme="majorBidi" w:cstheme="majorBidi"/>
          <w:sz w:val="28"/>
          <w:szCs w:val="28"/>
        </w:rPr>
        <w:t>ī</w:t>
      </w:r>
      <w:r w:rsidRPr="003141F4">
        <w:rPr>
          <w:rFonts w:asciiTheme="majorBidi" w:hAnsiTheme="majorBidi" w:cstheme="majorBidi"/>
          <w:color w:val="202124"/>
          <w:sz w:val="28"/>
          <w:szCs w:val="28"/>
        </w:rPr>
        <w:t xml:space="preserve"> Orthodoxy and Orthopraxy </w:t>
      </w:r>
      <w:r w:rsidRPr="003141F4">
        <w:rPr>
          <w:rFonts w:asciiTheme="majorBidi" w:hAnsiTheme="majorBidi" w:cstheme="majorBidi"/>
          <w:sz w:val="28"/>
          <w:szCs w:val="28"/>
        </w:rPr>
        <w:t>throughout the</w:t>
      </w:r>
      <w:r>
        <w:rPr>
          <w:rFonts w:asciiTheme="majorBidi" w:hAnsiTheme="majorBidi" w:cstheme="majorBidi"/>
          <w:sz w:val="28"/>
          <w:szCs w:val="28"/>
        </w:rPr>
        <w:t xml:space="preserve"> </w:t>
      </w:r>
      <w:r w:rsidRPr="003141F4">
        <w:rPr>
          <w:rFonts w:asciiTheme="majorBidi" w:hAnsiTheme="majorBidi" w:cstheme="majorBidi"/>
          <w:sz w:val="28"/>
          <w:szCs w:val="28"/>
        </w:rPr>
        <w:t>Subcontinent</w:t>
      </w:r>
      <w:r>
        <w:rPr>
          <w:rFonts w:asciiTheme="majorBidi" w:hAnsiTheme="majorBidi" w:cstheme="majorBidi"/>
          <w:sz w:val="28"/>
          <w:szCs w:val="28"/>
        </w:rPr>
        <w:t xml:space="preserve"> of Greater India</w:t>
      </w:r>
      <w:r w:rsidRPr="003141F4">
        <w:rPr>
          <w:rFonts w:asciiTheme="majorBidi" w:hAnsiTheme="majorBidi" w:cstheme="majorBidi"/>
          <w:sz w:val="28"/>
          <w:szCs w:val="28"/>
        </w:rPr>
        <w:t xml:space="preserve"> for more than a century and a half until the present</w:t>
      </w:r>
      <w:r w:rsidR="008B1947">
        <w:rPr>
          <w:rFonts w:asciiTheme="majorBidi" w:hAnsiTheme="majorBidi" w:cstheme="majorBidi"/>
          <w:sz w:val="28"/>
          <w:szCs w:val="28"/>
        </w:rPr>
        <w:t xml:space="preserve">—was itself </w:t>
      </w:r>
      <w:r w:rsidRPr="003141F4">
        <w:rPr>
          <w:rFonts w:asciiTheme="majorBidi" w:hAnsiTheme="majorBidi" w:cstheme="majorBidi"/>
          <w:sz w:val="28"/>
          <w:szCs w:val="28"/>
        </w:rPr>
        <w:t xml:space="preserve">the product </w:t>
      </w:r>
      <w:r w:rsidRPr="003141F4">
        <w:rPr>
          <w:rFonts w:asciiTheme="majorBidi" w:hAnsiTheme="majorBidi" w:cstheme="majorBidi"/>
          <w:color w:val="202124"/>
          <w:sz w:val="28"/>
          <w:szCs w:val="28"/>
        </w:rPr>
        <w:t xml:space="preserve">of </w:t>
      </w:r>
      <w:r w:rsidR="00D169AC" w:rsidRPr="003141F4">
        <w:rPr>
          <w:rFonts w:asciiTheme="majorBidi" w:hAnsiTheme="majorBidi" w:cstheme="majorBidi"/>
          <w:color w:val="202124"/>
          <w:sz w:val="28"/>
          <w:szCs w:val="28"/>
        </w:rPr>
        <w:t>Sunn</w:t>
      </w:r>
      <w:r w:rsidR="00D169AC" w:rsidRPr="003141F4">
        <w:rPr>
          <w:rFonts w:asciiTheme="majorBidi" w:hAnsiTheme="majorBidi" w:cstheme="majorBidi"/>
          <w:sz w:val="28"/>
          <w:szCs w:val="28"/>
        </w:rPr>
        <w:t>ī</w:t>
      </w:r>
      <w:r w:rsidR="00D169AC">
        <w:rPr>
          <w:rFonts w:asciiTheme="majorBidi" w:hAnsiTheme="majorBidi" w:cstheme="majorBidi"/>
          <w:sz w:val="28"/>
          <w:szCs w:val="28"/>
        </w:rPr>
        <w:t xml:space="preserve"> Scholarship within the School. Thus, the</w:t>
      </w:r>
      <w:r w:rsidRPr="003141F4">
        <w:rPr>
          <w:rFonts w:asciiTheme="majorBidi" w:hAnsiTheme="majorBidi" w:cstheme="majorBidi"/>
          <w:color w:val="202124"/>
          <w:sz w:val="28"/>
          <w:szCs w:val="28"/>
        </w:rPr>
        <w:t xml:space="preserve"> namesake</w:t>
      </w:r>
      <w:r w:rsidR="00D169AC">
        <w:rPr>
          <w:rFonts w:asciiTheme="majorBidi" w:hAnsiTheme="majorBidi" w:cstheme="majorBidi"/>
          <w:color w:val="202124"/>
          <w:sz w:val="28"/>
          <w:szCs w:val="28"/>
        </w:rPr>
        <w:t xml:space="preserve"> of the</w:t>
      </w:r>
      <w:r w:rsidR="00D169AC" w:rsidRPr="00D169AC">
        <w:rPr>
          <w:rFonts w:asciiTheme="majorBidi" w:hAnsiTheme="majorBidi" w:cstheme="majorBidi"/>
          <w:b/>
          <w:bCs/>
          <w:color w:val="112B21"/>
          <w:sz w:val="28"/>
          <w:szCs w:val="28"/>
        </w:rPr>
        <w:t xml:space="preserve"> </w:t>
      </w:r>
      <w:r w:rsidR="00D169AC" w:rsidRPr="00D169AC">
        <w:rPr>
          <w:rFonts w:asciiTheme="majorBidi" w:hAnsiTheme="majorBidi" w:cstheme="majorBidi"/>
          <w:color w:val="112B21"/>
          <w:sz w:val="28"/>
          <w:szCs w:val="28"/>
        </w:rPr>
        <w:t>Ni</w:t>
      </w:r>
      <w:r w:rsidR="00D169AC" w:rsidRPr="00D169AC">
        <w:rPr>
          <w:rFonts w:asciiTheme="majorBidi" w:hAnsiTheme="majorBidi" w:cstheme="majorBidi"/>
          <w:sz w:val="28"/>
          <w:szCs w:val="28"/>
        </w:rPr>
        <w:t>ẓā</w:t>
      </w:r>
      <w:r w:rsidR="00D169AC" w:rsidRPr="00D169AC">
        <w:rPr>
          <w:rFonts w:asciiTheme="majorBidi" w:hAnsiTheme="majorBidi" w:cstheme="majorBidi"/>
          <w:color w:val="112B21"/>
          <w:sz w:val="28"/>
          <w:szCs w:val="28"/>
        </w:rPr>
        <w:t>m</w:t>
      </w:r>
      <w:r w:rsidR="00D169AC" w:rsidRPr="00D169AC">
        <w:rPr>
          <w:rFonts w:asciiTheme="majorBidi" w:hAnsiTheme="majorBidi" w:cstheme="majorBidi"/>
          <w:sz w:val="28"/>
          <w:szCs w:val="28"/>
        </w:rPr>
        <w:t>ī Curriculum</w:t>
      </w:r>
      <w:r w:rsidR="00C96488">
        <w:rPr>
          <w:rFonts w:asciiTheme="majorBidi" w:hAnsiTheme="majorBidi" w:cstheme="majorBidi"/>
          <w:sz w:val="28"/>
          <w:szCs w:val="28"/>
        </w:rPr>
        <w:t xml:space="preserve"> was</w:t>
      </w:r>
      <w:r w:rsidR="00D169AC">
        <w:rPr>
          <w:rFonts w:asciiTheme="majorBidi" w:hAnsiTheme="majorBidi" w:cstheme="majorBidi"/>
          <w:color w:val="202124"/>
          <w:sz w:val="28"/>
          <w:szCs w:val="28"/>
        </w:rPr>
        <w:t xml:space="preserve"> </w:t>
      </w:r>
      <w:r w:rsidRPr="00B61924">
        <w:rPr>
          <w:rFonts w:asciiTheme="majorBidi" w:hAnsiTheme="majorBidi" w:cstheme="majorBidi"/>
          <w:b/>
          <w:bCs/>
          <w:color w:val="141414"/>
          <w:sz w:val="28"/>
          <w:szCs w:val="28"/>
        </w:rPr>
        <w:t>Mull</w:t>
      </w:r>
      <w:r w:rsidRPr="00B61924">
        <w:rPr>
          <w:rFonts w:asciiTheme="majorBidi" w:hAnsiTheme="majorBidi" w:cstheme="majorBidi"/>
          <w:b/>
          <w:bCs/>
          <w:sz w:val="28"/>
          <w:szCs w:val="28"/>
        </w:rPr>
        <w:t>ā</w:t>
      </w:r>
      <w:r w:rsidRPr="00B61924">
        <w:rPr>
          <w:rFonts w:asciiTheme="majorBidi" w:hAnsiTheme="majorBidi" w:cstheme="majorBidi"/>
          <w:b/>
          <w:bCs/>
          <w:color w:val="141414"/>
          <w:sz w:val="28"/>
          <w:szCs w:val="28"/>
        </w:rPr>
        <w:t xml:space="preserve"> Ni</w:t>
      </w:r>
      <w:r w:rsidRPr="00B61924">
        <w:rPr>
          <w:rFonts w:asciiTheme="majorBidi" w:hAnsiTheme="majorBidi" w:cstheme="majorBidi"/>
          <w:b/>
          <w:bCs/>
          <w:sz w:val="28"/>
          <w:szCs w:val="28"/>
        </w:rPr>
        <w:t>ẓā</w:t>
      </w:r>
      <w:r w:rsidRPr="00B61924">
        <w:rPr>
          <w:rFonts w:asciiTheme="majorBidi" w:hAnsiTheme="majorBidi" w:cstheme="majorBidi"/>
          <w:b/>
          <w:bCs/>
          <w:color w:val="141414"/>
          <w:sz w:val="28"/>
          <w:szCs w:val="28"/>
        </w:rPr>
        <w:t>m</w:t>
      </w:r>
      <w:r>
        <w:rPr>
          <w:rFonts w:asciiTheme="majorBidi" w:hAnsiTheme="majorBidi" w:cstheme="majorBidi"/>
          <w:b/>
          <w:bCs/>
          <w:color w:val="141414"/>
          <w:sz w:val="28"/>
          <w:szCs w:val="28"/>
        </w:rPr>
        <w:t>-</w:t>
      </w:r>
      <w:r w:rsidRPr="00B61924">
        <w:rPr>
          <w:rFonts w:asciiTheme="majorBidi" w:hAnsiTheme="majorBidi" w:cstheme="majorBidi"/>
          <w:b/>
          <w:bCs/>
          <w:color w:val="141414"/>
          <w:sz w:val="28"/>
          <w:szCs w:val="28"/>
        </w:rPr>
        <w:t>al-D</w:t>
      </w:r>
      <w:r w:rsidRPr="00B61924">
        <w:rPr>
          <w:rFonts w:asciiTheme="majorBidi" w:hAnsiTheme="majorBidi" w:cstheme="majorBidi"/>
          <w:b/>
          <w:bCs/>
          <w:sz w:val="28"/>
          <w:szCs w:val="28"/>
        </w:rPr>
        <w:t>ī</w:t>
      </w:r>
      <w:r w:rsidRPr="00B61924">
        <w:rPr>
          <w:rFonts w:asciiTheme="majorBidi" w:hAnsiTheme="majorBidi" w:cstheme="majorBidi"/>
          <w:b/>
          <w:bCs/>
          <w:color w:val="141414"/>
          <w:sz w:val="28"/>
          <w:szCs w:val="28"/>
        </w:rPr>
        <w:t>n</w:t>
      </w:r>
      <w:r w:rsidRPr="003141F4">
        <w:rPr>
          <w:rFonts w:asciiTheme="majorBidi" w:hAnsiTheme="majorBidi" w:cstheme="majorBidi"/>
          <w:color w:val="141414"/>
          <w:sz w:val="28"/>
          <w:szCs w:val="28"/>
        </w:rPr>
        <w:t xml:space="preserve"> </w:t>
      </w:r>
      <w:r w:rsidRPr="00FA0A83">
        <w:rPr>
          <w:rFonts w:asciiTheme="majorBidi" w:hAnsiTheme="majorBidi" w:cstheme="majorBidi"/>
          <w:b/>
          <w:bCs/>
          <w:color w:val="141414"/>
          <w:sz w:val="28"/>
          <w:szCs w:val="28"/>
        </w:rPr>
        <w:t>al-Far</w:t>
      </w:r>
      <w:r w:rsidRPr="00FA0A83">
        <w:rPr>
          <w:rFonts w:asciiTheme="majorBidi" w:hAnsiTheme="majorBidi" w:cstheme="majorBidi"/>
          <w:b/>
          <w:bCs/>
          <w:sz w:val="28"/>
          <w:szCs w:val="28"/>
        </w:rPr>
        <w:t>a</w:t>
      </w:r>
      <w:r w:rsidRPr="00FA0A83">
        <w:rPr>
          <w:rFonts w:asciiTheme="majorBidi" w:hAnsiTheme="majorBidi" w:cstheme="majorBidi"/>
          <w:b/>
          <w:bCs/>
          <w:color w:val="141414"/>
          <w:sz w:val="28"/>
          <w:szCs w:val="28"/>
        </w:rPr>
        <w:t>ng</w:t>
      </w:r>
      <w:r w:rsidRPr="00FA0A83">
        <w:rPr>
          <w:rFonts w:asciiTheme="majorBidi" w:hAnsiTheme="majorBidi" w:cstheme="majorBidi"/>
          <w:b/>
          <w:bCs/>
          <w:sz w:val="28"/>
          <w:szCs w:val="28"/>
        </w:rPr>
        <w:t>ī</w:t>
      </w:r>
      <w:r w:rsidRPr="00FA0A83">
        <w:rPr>
          <w:rFonts w:asciiTheme="majorBidi" w:hAnsiTheme="majorBidi" w:cstheme="majorBidi"/>
          <w:b/>
          <w:bCs/>
          <w:color w:val="141414"/>
          <w:sz w:val="28"/>
          <w:szCs w:val="28"/>
        </w:rPr>
        <w:t>-Ma</w:t>
      </w:r>
      <w:r w:rsidRPr="00FA0A83">
        <w:rPr>
          <w:rFonts w:asciiTheme="majorBidi" w:hAnsiTheme="majorBidi" w:cstheme="majorBidi"/>
          <w:b/>
          <w:bCs/>
          <w:sz w:val="28"/>
          <w:szCs w:val="28"/>
        </w:rPr>
        <w:t>ḥ</w:t>
      </w:r>
      <w:r w:rsidRPr="00FA0A83">
        <w:rPr>
          <w:rFonts w:asciiTheme="majorBidi" w:hAnsiTheme="majorBidi" w:cstheme="majorBidi"/>
          <w:b/>
          <w:bCs/>
          <w:color w:val="141414"/>
          <w:sz w:val="28"/>
          <w:szCs w:val="28"/>
        </w:rPr>
        <w:t>all</w:t>
      </w:r>
      <w:r w:rsidRPr="00FA0A83">
        <w:rPr>
          <w:rFonts w:asciiTheme="majorBidi" w:hAnsiTheme="majorBidi" w:cstheme="majorBidi"/>
          <w:b/>
          <w:bCs/>
          <w:sz w:val="28"/>
          <w:szCs w:val="28"/>
        </w:rPr>
        <w:t>ī</w:t>
      </w:r>
      <w:r w:rsidRPr="003141F4">
        <w:rPr>
          <w:rFonts w:asciiTheme="majorBidi" w:hAnsiTheme="majorBidi" w:cstheme="majorBidi"/>
          <w:sz w:val="28"/>
          <w:szCs w:val="28"/>
        </w:rPr>
        <w:t>,</w:t>
      </w:r>
      <w:r w:rsidRPr="003141F4">
        <w:rPr>
          <w:rStyle w:val="FootnoteReference"/>
          <w:rFonts w:asciiTheme="majorBidi" w:hAnsiTheme="majorBidi" w:cstheme="majorBidi"/>
          <w:sz w:val="28"/>
          <w:szCs w:val="28"/>
        </w:rPr>
        <w:footnoteReference w:id="241"/>
      </w:r>
      <w:r w:rsidRPr="003141F4">
        <w:rPr>
          <w:rFonts w:asciiTheme="majorBidi" w:hAnsiTheme="majorBidi" w:cstheme="majorBidi"/>
          <w:color w:val="141414"/>
          <w:sz w:val="28"/>
          <w:szCs w:val="28"/>
        </w:rPr>
        <w:t xml:space="preserve"> </w:t>
      </w:r>
      <w:r w:rsidR="00C96488">
        <w:rPr>
          <w:rFonts w:asciiTheme="majorBidi" w:hAnsiTheme="majorBidi" w:cstheme="majorBidi"/>
          <w:color w:val="141414"/>
          <w:sz w:val="28"/>
          <w:szCs w:val="28"/>
        </w:rPr>
        <w:t xml:space="preserve">an outstanding exemplar of the Tradition and </w:t>
      </w:r>
      <w:r w:rsidRPr="003141F4">
        <w:rPr>
          <w:rFonts w:asciiTheme="majorBidi" w:hAnsiTheme="majorBidi" w:cstheme="majorBidi"/>
          <w:color w:val="141414"/>
          <w:sz w:val="28"/>
          <w:szCs w:val="28"/>
        </w:rPr>
        <w:t>one of the founders</w:t>
      </w:r>
      <w:r w:rsidRPr="002E780D">
        <w:rPr>
          <w:rFonts w:asciiTheme="majorBidi" w:hAnsiTheme="majorBidi" w:cstheme="majorBidi"/>
          <w:color w:val="141414"/>
          <w:sz w:val="28"/>
          <w:szCs w:val="28"/>
        </w:rPr>
        <w:t xml:space="preserve"> </w:t>
      </w:r>
      <w:r w:rsidRPr="003141F4">
        <w:rPr>
          <w:rFonts w:asciiTheme="majorBidi" w:hAnsiTheme="majorBidi" w:cstheme="majorBidi"/>
          <w:color w:val="141414"/>
          <w:sz w:val="28"/>
          <w:szCs w:val="28"/>
        </w:rPr>
        <w:t xml:space="preserve">of </w:t>
      </w:r>
      <w:r w:rsidRPr="002E780D">
        <w:rPr>
          <w:rFonts w:asciiTheme="majorBidi" w:hAnsiTheme="majorBidi" w:cstheme="majorBidi"/>
          <w:b/>
          <w:bCs/>
          <w:color w:val="141414"/>
          <w:sz w:val="28"/>
          <w:szCs w:val="28"/>
        </w:rPr>
        <w:t>the</w:t>
      </w:r>
      <w:r>
        <w:rPr>
          <w:rFonts w:asciiTheme="majorBidi" w:hAnsiTheme="majorBidi" w:cstheme="majorBidi"/>
          <w:color w:val="141414"/>
          <w:sz w:val="28"/>
          <w:szCs w:val="28"/>
        </w:rPr>
        <w:t xml:space="preserve"> </w:t>
      </w:r>
      <w:r w:rsidRPr="00B61924">
        <w:rPr>
          <w:rFonts w:asciiTheme="majorBidi" w:hAnsiTheme="majorBidi" w:cstheme="majorBidi"/>
          <w:b/>
          <w:bCs/>
          <w:color w:val="141414"/>
          <w:sz w:val="28"/>
          <w:szCs w:val="28"/>
        </w:rPr>
        <w:t>Far</w:t>
      </w:r>
      <w:r w:rsidRPr="00B61924">
        <w:rPr>
          <w:rFonts w:asciiTheme="majorBidi" w:hAnsiTheme="majorBidi" w:cstheme="majorBidi"/>
          <w:b/>
          <w:bCs/>
          <w:sz w:val="28"/>
          <w:szCs w:val="28"/>
        </w:rPr>
        <w:t>a</w:t>
      </w:r>
      <w:r w:rsidRPr="00B61924">
        <w:rPr>
          <w:rFonts w:asciiTheme="majorBidi" w:hAnsiTheme="majorBidi" w:cstheme="majorBidi"/>
          <w:b/>
          <w:bCs/>
          <w:color w:val="141414"/>
          <w:sz w:val="28"/>
          <w:szCs w:val="28"/>
        </w:rPr>
        <w:t>ng</w:t>
      </w:r>
      <w:r w:rsidRPr="00B61924">
        <w:rPr>
          <w:rFonts w:asciiTheme="majorBidi" w:hAnsiTheme="majorBidi" w:cstheme="majorBidi"/>
          <w:b/>
          <w:bCs/>
          <w:sz w:val="28"/>
          <w:szCs w:val="28"/>
        </w:rPr>
        <w:t>ī</w:t>
      </w:r>
      <w:r w:rsidRPr="00B61924">
        <w:rPr>
          <w:rFonts w:asciiTheme="majorBidi" w:hAnsiTheme="majorBidi" w:cstheme="majorBidi"/>
          <w:b/>
          <w:bCs/>
          <w:color w:val="141414"/>
          <w:sz w:val="28"/>
          <w:szCs w:val="28"/>
        </w:rPr>
        <w:t xml:space="preserve"> Ma</w:t>
      </w:r>
      <w:r w:rsidRPr="00B61924">
        <w:rPr>
          <w:rFonts w:asciiTheme="majorBidi" w:hAnsiTheme="majorBidi" w:cstheme="majorBidi"/>
          <w:b/>
          <w:bCs/>
          <w:sz w:val="28"/>
          <w:szCs w:val="28"/>
        </w:rPr>
        <w:t>ḥ</w:t>
      </w:r>
      <w:r w:rsidRPr="00B61924">
        <w:rPr>
          <w:rFonts w:asciiTheme="majorBidi" w:hAnsiTheme="majorBidi" w:cstheme="majorBidi"/>
          <w:b/>
          <w:bCs/>
          <w:color w:val="141414"/>
          <w:sz w:val="28"/>
          <w:szCs w:val="28"/>
        </w:rPr>
        <w:t>all</w:t>
      </w:r>
      <w:r w:rsidRPr="003141F4">
        <w:rPr>
          <w:rStyle w:val="FootnoteReference"/>
          <w:rFonts w:asciiTheme="majorBidi" w:hAnsiTheme="majorBidi" w:cstheme="majorBidi"/>
          <w:color w:val="141414"/>
          <w:sz w:val="28"/>
          <w:szCs w:val="28"/>
        </w:rPr>
        <w:footnoteReference w:id="242"/>
      </w:r>
      <w:r>
        <w:rPr>
          <w:rFonts w:asciiTheme="majorBidi" w:hAnsiTheme="majorBidi" w:cstheme="majorBidi"/>
          <w:color w:val="141414"/>
          <w:sz w:val="28"/>
          <w:szCs w:val="28"/>
        </w:rPr>
        <w:t xml:space="preserve"> </w:t>
      </w:r>
      <w:r w:rsidR="000C7869">
        <w:rPr>
          <w:rFonts w:asciiTheme="majorBidi" w:hAnsiTheme="majorBidi" w:cstheme="majorBidi"/>
          <w:color w:val="141414"/>
          <w:sz w:val="28"/>
          <w:szCs w:val="28"/>
        </w:rPr>
        <w:t xml:space="preserve">in </w:t>
      </w:r>
      <w:r w:rsidR="00C96488" w:rsidRPr="003141F4">
        <w:rPr>
          <w:rFonts w:asciiTheme="majorBidi" w:hAnsiTheme="majorBidi" w:cstheme="majorBidi"/>
          <w:color w:val="141414"/>
          <w:sz w:val="28"/>
          <w:szCs w:val="28"/>
        </w:rPr>
        <w:t>Lucknow, India</w:t>
      </w:r>
      <w:r w:rsidR="00C96488">
        <w:rPr>
          <w:rFonts w:asciiTheme="majorBidi" w:hAnsiTheme="majorBidi" w:cstheme="majorBidi"/>
          <w:color w:val="141414"/>
          <w:sz w:val="28"/>
          <w:szCs w:val="28"/>
        </w:rPr>
        <w:t xml:space="preserve">. </w:t>
      </w:r>
      <w:r w:rsidRPr="003141F4">
        <w:rPr>
          <w:rFonts w:asciiTheme="majorBidi" w:hAnsiTheme="majorBidi" w:cstheme="majorBidi"/>
          <w:color w:val="141414"/>
          <w:sz w:val="28"/>
          <w:szCs w:val="28"/>
        </w:rPr>
        <w:t>After Mull</w:t>
      </w:r>
      <w:r w:rsidRPr="003141F4">
        <w:rPr>
          <w:rFonts w:asciiTheme="majorBidi" w:hAnsiTheme="majorBidi" w:cstheme="majorBidi"/>
          <w:sz w:val="28"/>
          <w:szCs w:val="28"/>
        </w:rPr>
        <w:t>ā</w:t>
      </w:r>
      <w:r w:rsidRPr="003141F4">
        <w:rPr>
          <w:rFonts w:asciiTheme="majorBidi" w:hAnsiTheme="majorBidi" w:cstheme="majorBidi"/>
          <w:color w:val="141414"/>
          <w:sz w:val="28"/>
          <w:szCs w:val="28"/>
        </w:rPr>
        <w:t xml:space="preserve"> Ni</w:t>
      </w:r>
      <w:r w:rsidRPr="003141F4">
        <w:rPr>
          <w:rFonts w:asciiTheme="majorBidi" w:hAnsiTheme="majorBidi" w:cstheme="majorBidi"/>
          <w:sz w:val="28"/>
          <w:szCs w:val="28"/>
        </w:rPr>
        <w:t>ẓā</w:t>
      </w:r>
      <w:r w:rsidRPr="003141F4">
        <w:rPr>
          <w:rFonts w:asciiTheme="majorBidi" w:hAnsiTheme="majorBidi" w:cstheme="majorBidi"/>
          <w:color w:val="141414"/>
          <w:sz w:val="28"/>
          <w:szCs w:val="28"/>
        </w:rPr>
        <w:t>m</w:t>
      </w:r>
      <w:r>
        <w:rPr>
          <w:rFonts w:asciiTheme="majorBidi" w:hAnsiTheme="majorBidi" w:cstheme="majorBidi"/>
          <w:color w:val="141414"/>
          <w:sz w:val="28"/>
          <w:szCs w:val="28"/>
        </w:rPr>
        <w:t>-</w:t>
      </w:r>
      <w:r w:rsidRPr="003141F4">
        <w:rPr>
          <w:rFonts w:asciiTheme="majorBidi" w:hAnsiTheme="majorBidi" w:cstheme="majorBidi"/>
          <w:color w:val="141414"/>
          <w:sz w:val="28"/>
          <w:szCs w:val="28"/>
        </w:rPr>
        <w:t>al-D</w:t>
      </w:r>
      <w:r w:rsidRPr="003141F4">
        <w:rPr>
          <w:rFonts w:asciiTheme="majorBidi" w:hAnsiTheme="majorBidi" w:cstheme="majorBidi"/>
          <w:sz w:val="28"/>
          <w:szCs w:val="28"/>
        </w:rPr>
        <w:t>ī</w:t>
      </w:r>
      <w:r w:rsidRPr="003141F4">
        <w:rPr>
          <w:rFonts w:asciiTheme="majorBidi" w:hAnsiTheme="majorBidi" w:cstheme="majorBidi"/>
          <w:color w:val="141414"/>
          <w:sz w:val="28"/>
          <w:szCs w:val="28"/>
        </w:rPr>
        <w:t xml:space="preserve">n became </w:t>
      </w:r>
      <w:r w:rsidRPr="003141F4">
        <w:rPr>
          <w:rFonts w:asciiTheme="majorBidi" w:hAnsiTheme="majorBidi" w:cstheme="majorBidi"/>
          <w:color w:val="141414"/>
          <w:sz w:val="28"/>
          <w:szCs w:val="28"/>
        </w:rPr>
        <w:lastRenderedPageBreak/>
        <w:t>the director of Far</w:t>
      </w:r>
      <w:r w:rsidRPr="003141F4">
        <w:rPr>
          <w:rFonts w:asciiTheme="majorBidi" w:hAnsiTheme="majorBidi" w:cstheme="majorBidi"/>
          <w:sz w:val="28"/>
          <w:szCs w:val="28"/>
        </w:rPr>
        <w:t>a</w:t>
      </w:r>
      <w:r w:rsidRPr="003141F4">
        <w:rPr>
          <w:rFonts w:asciiTheme="majorBidi" w:hAnsiTheme="majorBidi" w:cstheme="majorBidi"/>
          <w:color w:val="141414"/>
          <w:sz w:val="28"/>
          <w:szCs w:val="28"/>
        </w:rPr>
        <w:t>ng</w:t>
      </w:r>
      <w:r w:rsidRPr="003141F4">
        <w:rPr>
          <w:rFonts w:asciiTheme="majorBidi" w:hAnsiTheme="majorBidi" w:cstheme="majorBidi"/>
          <w:sz w:val="28"/>
          <w:szCs w:val="28"/>
        </w:rPr>
        <w:t>ī</w:t>
      </w:r>
      <w:r w:rsidRPr="003141F4">
        <w:rPr>
          <w:rFonts w:asciiTheme="majorBidi" w:hAnsiTheme="majorBidi" w:cstheme="majorBidi"/>
          <w:color w:val="141414"/>
          <w:sz w:val="28"/>
          <w:szCs w:val="28"/>
        </w:rPr>
        <w:t xml:space="preserve"> Ma</w:t>
      </w:r>
      <w:r w:rsidRPr="003141F4">
        <w:rPr>
          <w:rFonts w:asciiTheme="majorBidi" w:hAnsiTheme="majorBidi" w:cstheme="majorBidi"/>
          <w:sz w:val="28"/>
          <w:szCs w:val="28"/>
        </w:rPr>
        <w:t>ḥ</w:t>
      </w:r>
      <w:r w:rsidRPr="003141F4">
        <w:rPr>
          <w:rFonts w:asciiTheme="majorBidi" w:hAnsiTheme="majorBidi" w:cstheme="majorBidi"/>
          <w:color w:val="141414"/>
          <w:sz w:val="28"/>
          <w:szCs w:val="28"/>
        </w:rPr>
        <w:t xml:space="preserve">all, he worked energetically to make it a </w:t>
      </w:r>
      <w:r>
        <w:rPr>
          <w:rFonts w:asciiTheme="majorBidi" w:hAnsiTheme="majorBidi" w:cstheme="majorBidi"/>
          <w:color w:val="141414"/>
          <w:sz w:val="28"/>
          <w:szCs w:val="28"/>
        </w:rPr>
        <w:t>world-</w:t>
      </w:r>
      <w:r w:rsidRPr="003141F4">
        <w:rPr>
          <w:rFonts w:asciiTheme="majorBidi" w:hAnsiTheme="majorBidi" w:cstheme="majorBidi"/>
          <w:color w:val="141414"/>
          <w:sz w:val="28"/>
          <w:szCs w:val="28"/>
        </w:rPr>
        <w:t xml:space="preserve">renowned </w:t>
      </w:r>
      <w:r>
        <w:rPr>
          <w:rFonts w:asciiTheme="majorBidi" w:hAnsiTheme="majorBidi" w:cstheme="majorBidi"/>
          <w:color w:val="141414"/>
          <w:sz w:val="28"/>
          <w:szCs w:val="28"/>
        </w:rPr>
        <w:t>center</w:t>
      </w:r>
      <w:r w:rsidRPr="003141F4">
        <w:rPr>
          <w:rFonts w:asciiTheme="majorBidi" w:hAnsiTheme="majorBidi" w:cstheme="majorBidi"/>
          <w:color w:val="141414"/>
          <w:sz w:val="28"/>
          <w:szCs w:val="28"/>
        </w:rPr>
        <w:t xml:space="preserve"> for </w:t>
      </w:r>
      <w:r w:rsidRPr="004C611D">
        <w:rPr>
          <w:rFonts w:asciiTheme="majorBidi" w:hAnsiTheme="majorBidi" w:cstheme="majorBidi"/>
          <w:b/>
          <w:bCs/>
          <w:color w:val="141414"/>
          <w:sz w:val="28"/>
          <w:szCs w:val="28"/>
        </w:rPr>
        <w:t>the School of Verification in the Subcontinent</w:t>
      </w:r>
      <w:commentRangeStart w:id="324"/>
      <w:r>
        <w:rPr>
          <w:rStyle w:val="FootnoteReference"/>
          <w:rFonts w:asciiTheme="majorBidi" w:hAnsiTheme="majorBidi" w:cstheme="majorBidi"/>
          <w:color w:val="141414"/>
          <w:sz w:val="28"/>
          <w:szCs w:val="28"/>
        </w:rPr>
        <w:footnoteReference w:id="243"/>
      </w:r>
      <w:commentRangeEnd w:id="324"/>
      <w:r>
        <w:rPr>
          <w:rStyle w:val="CommentReference"/>
          <w:rFonts w:ascii="SabondiacriticRoman" w:hAnsi="SabondiacriticRoman"/>
        </w:rPr>
        <w:commentReference w:id="324"/>
      </w:r>
      <w:r w:rsidRPr="003141F4">
        <w:rPr>
          <w:rFonts w:asciiTheme="majorBidi" w:hAnsiTheme="majorBidi" w:cstheme="majorBidi"/>
          <w:color w:val="141414"/>
          <w:sz w:val="28"/>
          <w:szCs w:val="28"/>
        </w:rPr>
        <w:t xml:space="preserve"> as well as a brilliant center of learning and </w:t>
      </w:r>
      <w:r w:rsidR="00C96488">
        <w:rPr>
          <w:rFonts w:asciiTheme="majorBidi" w:hAnsiTheme="majorBidi" w:cstheme="majorBidi"/>
          <w:color w:val="141414"/>
          <w:sz w:val="28"/>
          <w:szCs w:val="28"/>
        </w:rPr>
        <w:t>C</w:t>
      </w:r>
      <w:r w:rsidRPr="003141F4">
        <w:rPr>
          <w:rFonts w:asciiTheme="majorBidi" w:hAnsiTheme="majorBidi" w:cstheme="majorBidi"/>
          <w:color w:val="141414"/>
          <w:sz w:val="28"/>
          <w:szCs w:val="28"/>
        </w:rPr>
        <w:t>ulture throughout the Muslim world</w:t>
      </w:r>
      <w:r w:rsidR="00C96488">
        <w:rPr>
          <w:rFonts w:asciiTheme="majorBidi" w:hAnsiTheme="majorBidi" w:cstheme="majorBidi"/>
          <w:color w:val="141414"/>
          <w:sz w:val="28"/>
          <w:szCs w:val="28"/>
        </w:rPr>
        <w:t>. When British</w:t>
      </w:r>
      <w:r w:rsidR="00437F18">
        <w:rPr>
          <w:rFonts w:asciiTheme="majorBidi" w:hAnsiTheme="majorBidi" w:cstheme="majorBidi"/>
          <w:color w:val="141414"/>
          <w:sz w:val="28"/>
          <w:szCs w:val="28"/>
        </w:rPr>
        <w:t xml:space="preserve"> colonial rule</w:t>
      </w:r>
      <w:r w:rsidR="00C96488">
        <w:rPr>
          <w:rFonts w:asciiTheme="majorBidi" w:hAnsiTheme="majorBidi" w:cstheme="majorBidi"/>
          <w:color w:val="141414"/>
          <w:sz w:val="28"/>
          <w:szCs w:val="28"/>
        </w:rPr>
        <w:t xml:space="preserve"> </w:t>
      </w:r>
      <w:r w:rsidR="00494422">
        <w:rPr>
          <w:rFonts w:asciiTheme="majorBidi" w:hAnsiTheme="majorBidi" w:cstheme="majorBidi"/>
          <w:color w:val="141414"/>
          <w:sz w:val="28"/>
          <w:szCs w:val="28"/>
        </w:rPr>
        <w:t>gained the upper hand in</w:t>
      </w:r>
      <w:r w:rsidR="00C96488">
        <w:rPr>
          <w:rFonts w:asciiTheme="majorBidi" w:hAnsiTheme="majorBidi" w:cstheme="majorBidi"/>
          <w:color w:val="141414"/>
          <w:sz w:val="28"/>
          <w:szCs w:val="28"/>
        </w:rPr>
        <w:t xml:space="preserve"> Greater India</w:t>
      </w:r>
      <w:r w:rsidR="00437F18">
        <w:rPr>
          <w:rFonts w:asciiTheme="majorBidi" w:hAnsiTheme="majorBidi" w:cstheme="majorBidi"/>
          <w:color w:val="141414"/>
          <w:sz w:val="28"/>
          <w:szCs w:val="28"/>
        </w:rPr>
        <w:t>,</w:t>
      </w:r>
      <w:r w:rsidR="00437F18" w:rsidRPr="00437F18">
        <w:rPr>
          <w:rFonts w:asciiTheme="majorBidi" w:hAnsiTheme="majorBidi" w:cstheme="majorBidi"/>
          <w:b/>
          <w:bCs/>
          <w:color w:val="141414"/>
          <w:sz w:val="28"/>
          <w:szCs w:val="28"/>
        </w:rPr>
        <w:t xml:space="preserve"> </w:t>
      </w:r>
      <w:r w:rsidR="00437F18" w:rsidRPr="00437F18">
        <w:rPr>
          <w:rFonts w:asciiTheme="majorBidi" w:hAnsiTheme="majorBidi" w:cstheme="majorBidi"/>
          <w:color w:val="141414"/>
          <w:sz w:val="28"/>
          <w:szCs w:val="28"/>
        </w:rPr>
        <w:t>Far</w:t>
      </w:r>
      <w:r w:rsidR="00437F18" w:rsidRPr="00437F18">
        <w:rPr>
          <w:rFonts w:asciiTheme="majorBidi" w:hAnsiTheme="majorBidi" w:cstheme="majorBidi"/>
          <w:sz w:val="28"/>
          <w:szCs w:val="28"/>
        </w:rPr>
        <w:t>a</w:t>
      </w:r>
      <w:r w:rsidR="00437F18" w:rsidRPr="00437F18">
        <w:rPr>
          <w:rFonts w:asciiTheme="majorBidi" w:hAnsiTheme="majorBidi" w:cstheme="majorBidi"/>
          <w:color w:val="141414"/>
          <w:sz w:val="28"/>
          <w:szCs w:val="28"/>
        </w:rPr>
        <w:t>ng</w:t>
      </w:r>
      <w:r w:rsidR="00437F18" w:rsidRPr="00437F18">
        <w:rPr>
          <w:rFonts w:asciiTheme="majorBidi" w:hAnsiTheme="majorBidi" w:cstheme="majorBidi"/>
          <w:sz w:val="28"/>
          <w:szCs w:val="28"/>
        </w:rPr>
        <w:t>ī</w:t>
      </w:r>
      <w:r w:rsidR="00437F18" w:rsidRPr="00437F18">
        <w:rPr>
          <w:rFonts w:asciiTheme="majorBidi" w:hAnsiTheme="majorBidi" w:cstheme="majorBidi"/>
          <w:color w:val="141414"/>
          <w:sz w:val="28"/>
          <w:szCs w:val="28"/>
        </w:rPr>
        <w:t xml:space="preserve"> Ma</w:t>
      </w:r>
      <w:r w:rsidR="00437F18" w:rsidRPr="00437F18">
        <w:rPr>
          <w:rFonts w:asciiTheme="majorBidi" w:hAnsiTheme="majorBidi" w:cstheme="majorBidi"/>
          <w:sz w:val="28"/>
          <w:szCs w:val="28"/>
        </w:rPr>
        <w:t>ḥ</w:t>
      </w:r>
      <w:r w:rsidR="00437F18" w:rsidRPr="00437F18">
        <w:rPr>
          <w:rFonts w:asciiTheme="majorBidi" w:hAnsiTheme="majorBidi" w:cstheme="majorBidi"/>
          <w:color w:val="141414"/>
          <w:sz w:val="28"/>
          <w:szCs w:val="28"/>
        </w:rPr>
        <w:t>all</w:t>
      </w:r>
      <w:r w:rsidR="00437F18">
        <w:rPr>
          <w:rFonts w:asciiTheme="majorBidi" w:hAnsiTheme="majorBidi" w:cstheme="majorBidi"/>
          <w:color w:val="141414"/>
          <w:sz w:val="28"/>
          <w:szCs w:val="28"/>
        </w:rPr>
        <w:t xml:space="preserve"> </w:t>
      </w:r>
      <w:r w:rsidRPr="003141F4">
        <w:rPr>
          <w:rFonts w:asciiTheme="majorBidi" w:hAnsiTheme="majorBidi" w:cstheme="majorBidi"/>
          <w:color w:val="141414"/>
          <w:sz w:val="28"/>
          <w:szCs w:val="28"/>
        </w:rPr>
        <w:t>bec</w:t>
      </w:r>
      <w:r>
        <w:rPr>
          <w:rFonts w:asciiTheme="majorBidi" w:hAnsiTheme="majorBidi" w:cstheme="majorBidi"/>
          <w:color w:val="141414"/>
          <w:sz w:val="28"/>
          <w:szCs w:val="28"/>
        </w:rPr>
        <w:t>a</w:t>
      </w:r>
      <w:r w:rsidRPr="003141F4">
        <w:rPr>
          <w:rFonts w:asciiTheme="majorBidi" w:hAnsiTheme="majorBidi" w:cstheme="majorBidi"/>
          <w:color w:val="141414"/>
          <w:sz w:val="28"/>
          <w:szCs w:val="28"/>
        </w:rPr>
        <w:t>me known among Muslims as “our Indian Cambridge</w:t>
      </w:r>
      <w:r>
        <w:rPr>
          <w:rFonts w:asciiTheme="majorBidi" w:hAnsiTheme="majorBidi" w:cstheme="majorBidi"/>
          <w:color w:val="141414"/>
          <w:sz w:val="28"/>
          <w:szCs w:val="28"/>
        </w:rPr>
        <w:t>”</w:t>
      </w:r>
      <w:r w:rsidRPr="003141F4">
        <w:rPr>
          <w:rFonts w:asciiTheme="majorBidi" w:hAnsiTheme="majorBidi" w:cstheme="majorBidi"/>
          <w:color w:val="141414"/>
          <w:sz w:val="28"/>
          <w:szCs w:val="28"/>
        </w:rPr>
        <w:t xml:space="preserve"> (</w:t>
      </w:r>
      <w:r w:rsidRPr="003141F4">
        <w:rPr>
          <w:rFonts w:asciiTheme="majorBidi" w:hAnsiTheme="majorBidi" w:cstheme="majorBidi"/>
          <w:i/>
          <w:iCs/>
          <w:color w:val="141414"/>
          <w:sz w:val="28"/>
          <w:szCs w:val="28"/>
        </w:rPr>
        <w:t>hum</w:t>
      </w:r>
      <w:r w:rsidRPr="003141F4">
        <w:rPr>
          <w:rFonts w:asciiTheme="majorBidi" w:hAnsiTheme="majorBidi" w:cstheme="majorBidi"/>
          <w:i/>
          <w:iCs/>
          <w:sz w:val="28"/>
          <w:szCs w:val="28"/>
        </w:rPr>
        <w:t>ā</w:t>
      </w:r>
      <w:r w:rsidRPr="003141F4">
        <w:rPr>
          <w:rFonts w:asciiTheme="majorBidi" w:hAnsiTheme="majorBidi" w:cstheme="majorBidi"/>
          <w:i/>
          <w:iCs/>
          <w:color w:val="141414"/>
          <w:sz w:val="28"/>
          <w:szCs w:val="28"/>
        </w:rPr>
        <w:t>r</w:t>
      </w:r>
      <w:r w:rsidRPr="003141F4">
        <w:rPr>
          <w:rFonts w:asciiTheme="majorBidi" w:hAnsiTheme="majorBidi" w:cstheme="majorBidi"/>
          <w:i/>
          <w:iCs/>
          <w:color w:val="000000" w:themeColor="text1"/>
          <w:sz w:val="28"/>
          <w:szCs w:val="28"/>
        </w:rPr>
        <w:t>ē</w:t>
      </w:r>
      <w:r w:rsidRPr="003141F4">
        <w:rPr>
          <w:rFonts w:asciiTheme="majorBidi" w:hAnsiTheme="majorBidi" w:cstheme="majorBidi"/>
          <w:i/>
          <w:iCs/>
          <w:color w:val="141414"/>
          <w:sz w:val="28"/>
          <w:szCs w:val="28"/>
        </w:rPr>
        <w:t xml:space="preserve"> Hind</w:t>
      </w:r>
      <w:r w:rsidRPr="003141F4">
        <w:rPr>
          <w:rFonts w:asciiTheme="majorBidi" w:hAnsiTheme="majorBidi" w:cstheme="majorBidi"/>
          <w:i/>
          <w:iCs/>
          <w:sz w:val="28"/>
          <w:szCs w:val="28"/>
        </w:rPr>
        <w:t>ū</w:t>
      </w:r>
      <w:r w:rsidRPr="003141F4">
        <w:rPr>
          <w:rFonts w:asciiTheme="majorBidi" w:hAnsiTheme="majorBidi" w:cstheme="majorBidi"/>
          <w:i/>
          <w:iCs/>
          <w:color w:val="141414"/>
          <w:sz w:val="28"/>
          <w:szCs w:val="28"/>
        </w:rPr>
        <w:t>st</w:t>
      </w:r>
      <w:r w:rsidRPr="003141F4">
        <w:rPr>
          <w:rFonts w:asciiTheme="majorBidi" w:hAnsiTheme="majorBidi" w:cstheme="majorBidi"/>
          <w:i/>
          <w:iCs/>
          <w:sz w:val="28"/>
          <w:szCs w:val="28"/>
        </w:rPr>
        <w:t>ā</w:t>
      </w:r>
      <w:r w:rsidRPr="003141F4">
        <w:rPr>
          <w:rFonts w:asciiTheme="majorBidi" w:hAnsiTheme="majorBidi" w:cstheme="majorBidi"/>
          <w:i/>
          <w:iCs/>
          <w:color w:val="141414"/>
          <w:sz w:val="28"/>
          <w:szCs w:val="28"/>
        </w:rPr>
        <w:t>n-k</w:t>
      </w:r>
      <w:r w:rsidRPr="003141F4">
        <w:rPr>
          <w:rFonts w:asciiTheme="majorBidi" w:hAnsiTheme="majorBidi" w:cstheme="majorBidi"/>
          <w:i/>
          <w:iCs/>
          <w:sz w:val="28"/>
          <w:szCs w:val="28"/>
        </w:rPr>
        <w:t>ā</w:t>
      </w:r>
      <w:r w:rsidRPr="003141F4">
        <w:rPr>
          <w:rFonts w:asciiTheme="majorBidi" w:hAnsiTheme="majorBidi" w:cstheme="majorBidi"/>
          <w:i/>
          <w:iCs/>
          <w:color w:val="141414"/>
          <w:sz w:val="28"/>
          <w:szCs w:val="28"/>
        </w:rPr>
        <w:t xml:space="preserve"> K</w:t>
      </w:r>
      <w:r w:rsidRPr="003141F4">
        <w:rPr>
          <w:rFonts w:asciiTheme="majorBidi" w:hAnsiTheme="majorBidi" w:cstheme="majorBidi"/>
          <w:i/>
          <w:iCs/>
          <w:color w:val="000000" w:themeColor="text1"/>
          <w:sz w:val="28"/>
          <w:szCs w:val="28"/>
        </w:rPr>
        <w:t>ē</w:t>
      </w:r>
      <w:r w:rsidRPr="003141F4">
        <w:rPr>
          <w:rFonts w:asciiTheme="majorBidi" w:hAnsiTheme="majorBidi" w:cstheme="majorBidi"/>
          <w:i/>
          <w:iCs/>
          <w:color w:val="141414"/>
          <w:sz w:val="28"/>
          <w:szCs w:val="28"/>
        </w:rPr>
        <w:t>mbrij</w:t>
      </w:r>
      <w:r w:rsidRPr="003141F4">
        <w:rPr>
          <w:rFonts w:asciiTheme="majorBidi" w:hAnsiTheme="majorBidi" w:cstheme="majorBidi"/>
          <w:color w:val="141414"/>
          <w:sz w:val="28"/>
          <w:szCs w:val="28"/>
        </w:rPr>
        <w:t xml:space="preserve">). In its original form, the </w:t>
      </w:r>
      <w:r w:rsidRPr="003141F4">
        <w:rPr>
          <w:rFonts w:asciiTheme="majorBidi" w:hAnsiTheme="majorBidi" w:cstheme="majorBidi"/>
          <w:i/>
          <w:iCs/>
          <w:color w:val="112B21"/>
          <w:sz w:val="28"/>
          <w:szCs w:val="28"/>
        </w:rPr>
        <w:t>Dars-e Ni</w:t>
      </w:r>
      <w:r w:rsidRPr="003141F4">
        <w:rPr>
          <w:rFonts w:asciiTheme="majorBidi" w:hAnsiTheme="majorBidi" w:cstheme="majorBidi"/>
          <w:i/>
          <w:iCs/>
          <w:sz w:val="28"/>
          <w:szCs w:val="28"/>
        </w:rPr>
        <w:t>ẓā</w:t>
      </w:r>
      <w:r w:rsidRPr="003141F4">
        <w:rPr>
          <w:rFonts w:asciiTheme="majorBidi" w:hAnsiTheme="majorBidi" w:cstheme="majorBidi"/>
          <w:i/>
          <w:iCs/>
          <w:color w:val="112B21"/>
          <w:sz w:val="28"/>
          <w:szCs w:val="28"/>
        </w:rPr>
        <w:t>m</w:t>
      </w:r>
      <w:r w:rsidRPr="003141F4">
        <w:rPr>
          <w:rFonts w:asciiTheme="majorBidi" w:hAnsiTheme="majorBidi" w:cstheme="majorBidi"/>
          <w:i/>
          <w:iCs/>
          <w:sz w:val="28"/>
          <w:szCs w:val="28"/>
        </w:rPr>
        <w:t xml:space="preserve">ī </w:t>
      </w:r>
      <w:r w:rsidRPr="003141F4">
        <w:rPr>
          <w:rFonts w:asciiTheme="majorBidi" w:hAnsiTheme="majorBidi" w:cstheme="majorBidi"/>
          <w:sz w:val="28"/>
          <w:szCs w:val="28"/>
        </w:rPr>
        <w:t xml:space="preserve">included </w:t>
      </w:r>
      <w:r>
        <w:rPr>
          <w:rFonts w:asciiTheme="majorBidi" w:hAnsiTheme="majorBidi" w:cstheme="majorBidi"/>
          <w:sz w:val="28"/>
          <w:szCs w:val="28"/>
        </w:rPr>
        <w:t>basic</w:t>
      </w:r>
      <w:r w:rsidRPr="003141F4">
        <w:rPr>
          <w:rFonts w:asciiTheme="majorBidi" w:hAnsiTheme="majorBidi" w:cstheme="majorBidi"/>
          <w:sz w:val="28"/>
          <w:szCs w:val="28"/>
        </w:rPr>
        <w:t xml:space="preserve"> </w:t>
      </w:r>
      <w:r w:rsidR="00437F18">
        <w:rPr>
          <w:rFonts w:asciiTheme="majorBidi" w:hAnsiTheme="majorBidi" w:cstheme="majorBidi"/>
          <w:sz w:val="28"/>
          <w:szCs w:val="28"/>
        </w:rPr>
        <w:t>components on Divinity</w:t>
      </w:r>
      <w:r>
        <w:rPr>
          <w:rFonts w:asciiTheme="majorBidi" w:hAnsiTheme="majorBidi" w:cstheme="majorBidi"/>
          <w:sz w:val="28"/>
          <w:szCs w:val="28"/>
        </w:rPr>
        <w:t>,</w:t>
      </w:r>
      <w:r w:rsidRPr="003141F4">
        <w:rPr>
          <w:rFonts w:asciiTheme="majorBidi" w:hAnsiTheme="majorBidi" w:cstheme="majorBidi"/>
          <w:sz w:val="28"/>
          <w:szCs w:val="28"/>
        </w:rPr>
        <w:t xml:space="preserve"> </w:t>
      </w:r>
      <w:r>
        <w:rPr>
          <w:rFonts w:asciiTheme="majorBidi" w:hAnsiTheme="majorBidi" w:cstheme="majorBidi"/>
          <w:sz w:val="28"/>
          <w:szCs w:val="28"/>
        </w:rPr>
        <w:t>M</w:t>
      </w:r>
      <w:r w:rsidRPr="003141F4">
        <w:rPr>
          <w:rFonts w:asciiTheme="majorBidi" w:hAnsiTheme="majorBidi" w:cstheme="majorBidi"/>
          <w:sz w:val="28"/>
          <w:szCs w:val="28"/>
        </w:rPr>
        <w:t>etaphysical</w:t>
      </w:r>
      <w:r>
        <w:rPr>
          <w:rFonts w:asciiTheme="majorBidi" w:hAnsiTheme="majorBidi" w:cstheme="majorBidi"/>
          <w:sz w:val="28"/>
          <w:szCs w:val="28"/>
        </w:rPr>
        <w:t>, and Logic</w:t>
      </w:r>
      <w:r w:rsidR="00437F18">
        <w:rPr>
          <w:rFonts w:asciiTheme="majorBidi" w:hAnsiTheme="majorBidi" w:cstheme="majorBidi"/>
          <w:sz w:val="28"/>
          <w:szCs w:val="28"/>
        </w:rPr>
        <w:t xml:space="preserve"> taken</w:t>
      </w:r>
      <w:r w:rsidRPr="003141F4">
        <w:rPr>
          <w:rFonts w:asciiTheme="majorBidi" w:hAnsiTheme="majorBidi" w:cstheme="majorBidi"/>
          <w:sz w:val="28"/>
          <w:szCs w:val="28"/>
        </w:rPr>
        <w:t xml:space="preserve"> from the Corrective Tradition along with </w:t>
      </w:r>
      <w:r w:rsidR="000C7869">
        <w:rPr>
          <w:rFonts w:asciiTheme="majorBidi" w:hAnsiTheme="majorBidi" w:cstheme="majorBidi"/>
          <w:sz w:val="28"/>
          <w:szCs w:val="28"/>
        </w:rPr>
        <w:t>other</w:t>
      </w:r>
      <w:r w:rsidRPr="003141F4">
        <w:rPr>
          <w:rFonts w:asciiTheme="majorBidi" w:hAnsiTheme="majorBidi" w:cstheme="majorBidi"/>
          <w:sz w:val="28"/>
          <w:szCs w:val="28"/>
        </w:rPr>
        <w:t xml:space="preserve"> standard religious </w:t>
      </w:r>
      <w:r w:rsidR="000C7869">
        <w:rPr>
          <w:rFonts w:asciiTheme="majorBidi" w:hAnsiTheme="majorBidi" w:cstheme="majorBidi"/>
          <w:sz w:val="28"/>
          <w:szCs w:val="28"/>
        </w:rPr>
        <w:t>S</w:t>
      </w:r>
      <w:r w:rsidRPr="003141F4">
        <w:rPr>
          <w:rFonts w:asciiTheme="majorBidi" w:hAnsiTheme="majorBidi" w:cstheme="majorBidi"/>
          <w:sz w:val="28"/>
          <w:szCs w:val="28"/>
        </w:rPr>
        <w:t xml:space="preserve">ciences. </w:t>
      </w:r>
      <w:r w:rsidRPr="003141F4">
        <w:rPr>
          <w:rFonts w:asciiTheme="majorBidi" w:hAnsiTheme="majorBidi" w:cstheme="majorBidi"/>
          <w:color w:val="141414"/>
          <w:sz w:val="28"/>
          <w:szCs w:val="28"/>
        </w:rPr>
        <w:t xml:space="preserve">In </w:t>
      </w:r>
      <w:commentRangeStart w:id="325"/>
      <w:commentRangeStart w:id="326"/>
      <w:r w:rsidRPr="003141F4">
        <w:rPr>
          <w:rFonts w:asciiTheme="majorBidi" w:hAnsiTheme="majorBidi" w:cstheme="majorBidi"/>
          <w:color w:val="141414"/>
          <w:sz w:val="28"/>
          <w:szCs w:val="28"/>
        </w:rPr>
        <w:t>M</w:t>
      </w:r>
      <w:r>
        <w:rPr>
          <w:rFonts w:asciiTheme="majorBidi" w:hAnsiTheme="majorBidi" w:cstheme="majorBidi"/>
          <w:color w:val="141414"/>
          <w:sz w:val="28"/>
          <w:szCs w:val="28"/>
        </w:rPr>
        <w:t>ugha</w:t>
      </w:r>
      <w:r w:rsidRPr="003141F4">
        <w:rPr>
          <w:rFonts w:asciiTheme="majorBidi" w:hAnsiTheme="majorBidi" w:cstheme="majorBidi"/>
          <w:color w:val="141414"/>
          <w:sz w:val="28"/>
          <w:szCs w:val="28"/>
        </w:rPr>
        <w:t xml:space="preserve">l </w:t>
      </w:r>
      <w:commentRangeEnd w:id="325"/>
      <w:r>
        <w:rPr>
          <w:rStyle w:val="CommentReference"/>
          <w:rFonts w:ascii="SabondiacriticRoman" w:hAnsi="SabondiacriticRoman"/>
        </w:rPr>
        <w:commentReference w:id="325"/>
      </w:r>
      <w:commentRangeEnd w:id="326"/>
      <w:r>
        <w:rPr>
          <w:rStyle w:val="CommentReference"/>
          <w:rFonts w:ascii="SabondiacriticRoman" w:hAnsi="SabondiacriticRoman"/>
        </w:rPr>
        <w:commentReference w:id="326"/>
      </w:r>
      <w:r w:rsidRPr="003141F4">
        <w:rPr>
          <w:rFonts w:asciiTheme="majorBidi" w:hAnsiTheme="majorBidi" w:cstheme="majorBidi"/>
          <w:color w:val="141414"/>
          <w:sz w:val="28"/>
          <w:szCs w:val="28"/>
        </w:rPr>
        <w:t>India, Mull</w:t>
      </w:r>
      <w:r w:rsidRPr="003141F4">
        <w:rPr>
          <w:rFonts w:asciiTheme="majorBidi" w:hAnsiTheme="majorBidi" w:cstheme="majorBidi"/>
          <w:sz w:val="28"/>
          <w:szCs w:val="28"/>
        </w:rPr>
        <w:t>ā</w:t>
      </w:r>
      <w:r w:rsidRPr="003141F4">
        <w:rPr>
          <w:rFonts w:asciiTheme="majorBidi" w:hAnsiTheme="majorBidi" w:cstheme="majorBidi"/>
          <w:color w:val="141414"/>
          <w:sz w:val="28"/>
          <w:szCs w:val="28"/>
        </w:rPr>
        <w:t xml:space="preserve"> Ni</w:t>
      </w:r>
      <w:r w:rsidRPr="003141F4">
        <w:rPr>
          <w:rFonts w:asciiTheme="majorBidi" w:hAnsiTheme="majorBidi" w:cstheme="majorBidi"/>
          <w:sz w:val="28"/>
          <w:szCs w:val="28"/>
        </w:rPr>
        <w:t>ẓā</w:t>
      </w:r>
      <w:r w:rsidRPr="003141F4">
        <w:rPr>
          <w:rFonts w:asciiTheme="majorBidi" w:hAnsiTheme="majorBidi" w:cstheme="majorBidi"/>
          <w:color w:val="141414"/>
          <w:sz w:val="28"/>
          <w:szCs w:val="28"/>
        </w:rPr>
        <w:t>m</w:t>
      </w:r>
      <w:r>
        <w:rPr>
          <w:rFonts w:asciiTheme="majorBidi" w:hAnsiTheme="majorBidi" w:cstheme="majorBidi"/>
          <w:color w:val="141414"/>
          <w:sz w:val="28"/>
          <w:szCs w:val="28"/>
        </w:rPr>
        <w:t>-</w:t>
      </w:r>
      <w:r w:rsidRPr="003141F4">
        <w:rPr>
          <w:rFonts w:asciiTheme="majorBidi" w:hAnsiTheme="majorBidi" w:cstheme="majorBidi"/>
          <w:color w:val="141414"/>
          <w:sz w:val="28"/>
          <w:szCs w:val="28"/>
        </w:rPr>
        <w:t>al-D</w:t>
      </w:r>
      <w:r w:rsidRPr="003141F4">
        <w:rPr>
          <w:rFonts w:asciiTheme="majorBidi" w:hAnsiTheme="majorBidi" w:cstheme="majorBidi"/>
          <w:sz w:val="28"/>
          <w:szCs w:val="28"/>
        </w:rPr>
        <w:t>ī</w:t>
      </w:r>
      <w:r w:rsidRPr="003141F4">
        <w:rPr>
          <w:rFonts w:asciiTheme="majorBidi" w:hAnsiTheme="majorBidi" w:cstheme="majorBidi"/>
          <w:color w:val="141414"/>
          <w:sz w:val="28"/>
          <w:szCs w:val="28"/>
        </w:rPr>
        <w:t xml:space="preserve">n himself and his son </w:t>
      </w:r>
      <w:r w:rsidRPr="00653081">
        <w:rPr>
          <w:rFonts w:asciiTheme="majorBidi" w:hAnsiTheme="majorBidi" w:cstheme="majorBidi"/>
          <w:b/>
          <w:bCs/>
          <w:color w:val="112B21"/>
          <w:sz w:val="28"/>
          <w:szCs w:val="28"/>
        </w:rPr>
        <w:t>‘Abd</w:t>
      </w:r>
      <w:r>
        <w:rPr>
          <w:rFonts w:asciiTheme="majorBidi" w:hAnsiTheme="majorBidi" w:cstheme="majorBidi"/>
          <w:b/>
          <w:bCs/>
          <w:color w:val="112B21"/>
          <w:sz w:val="28"/>
          <w:szCs w:val="28"/>
        </w:rPr>
        <w:t>-</w:t>
      </w:r>
      <w:r w:rsidRPr="00653081">
        <w:rPr>
          <w:rFonts w:asciiTheme="majorBidi" w:hAnsiTheme="majorBidi" w:cstheme="majorBidi"/>
          <w:b/>
          <w:bCs/>
          <w:color w:val="112B21"/>
          <w:sz w:val="28"/>
          <w:szCs w:val="28"/>
        </w:rPr>
        <w:t>al-‘Al</w:t>
      </w:r>
      <w:r w:rsidRPr="00653081">
        <w:rPr>
          <w:rFonts w:asciiTheme="majorBidi" w:hAnsiTheme="majorBidi" w:cstheme="majorBidi"/>
          <w:b/>
          <w:bCs/>
          <w:color w:val="000000"/>
          <w:sz w:val="28"/>
          <w:szCs w:val="28"/>
        </w:rPr>
        <w:t>ī</w:t>
      </w:r>
      <w:r w:rsidRPr="00653081">
        <w:rPr>
          <w:rFonts w:asciiTheme="majorBidi" w:hAnsiTheme="majorBidi" w:cstheme="majorBidi"/>
          <w:b/>
          <w:bCs/>
          <w:color w:val="112B21"/>
          <w:sz w:val="28"/>
          <w:szCs w:val="28"/>
        </w:rPr>
        <w:t xml:space="preserve"> Ba</w:t>
      </w:r>
      <w:r w:rsidRPr="00653081">
        <w:rPr>
          <w:rFonts w:asciiTheme="majorBidi" w:hAnsiTheme="majorBidi" w:cstheme="majorBidi"/>
          <w:b/>
          <w:bCs/>
          <w:sz w:val="28"/>
          <w:szCs w:val="28"/>
        </w:rPr>
        <w:t>ḥ</w:t>
      </w:r>
      <w:r w:rsidRPr="00653081">
        <w:rPr>
          <w:rFonts w:asciiTheme="majorBidi" w:hAnsiTheme="majorBidi" w:cstheme="majorBidi"/>
          <w:b/>
          <w:bCs/>
          <w:color w:val="112B21"/>
          <w:sz w:val="28"/>
          <w:szCs w:val="28"/>
        </w:rPr>
        <w:t>r</w:t>
      </w:r>
      <w:r>
        <w:rPr>
          <w:rFonts w:asciiTheme="majorBidi" w:hAnsiTheme="majorBidi" w:cstheme="majorBidi"/>
          <w:b/>
          <w:bCs/>
          <w:color w:val="112B21"/>
          <w:sz w:val="28"/>
          <w:szCs w:val="28"/>
        </w:rPr>
        <w:t>-</w:t>
      </w:r>
      <w:r w:rsidRPr="00653081">
        <w:rPr>
          <w:rFonts w:asciiTheme="majorBidi" w:hAnsiTheme="majorBidi" w:cstheme="majorBidi"/>
          <w:b/>
          <w:bCs/>
          <w:color w:val="112B21"/>
          <w:sz w:val="28"/>
          <w:szCs w:val="28"/>
        </w:rPr>
        <w:t>al-</w:t>
      </w:r>
      <w:r>
        <w:rPr>
          <w:rFonts w:asciiTheme="majorBidi" w:hAnsiTheme="majorBidi" w:cstheme="majorBidi"/>
          <w:b/>
          <w:bCs/>
          <w:color w:val="112B21"/>
          <w:sz w:val="28"/>
          <w:szCs w:val="28"/>
        </w:rPr>
        <w:t>‘</w:t>
      </w:r>
      <w:r w:rsidRPr="00653081">
        <w:rPr>
          <w:rFonts w:asciiTheme="majorBidi" w:hAnsiTheme="majorBidi" w:cstheme="majorBidi"/>
          <w:b/>
          <w:bCs/>
          <w:color w:val="112B21"/>
          <w:sz w:val="28"/>
          <w:szCs w:val="28"/>
        </w:rPr>
        <w:t>Ul</w:t>
      </w:r>
      <w:r w:rsidRPr="00653081">
        <w:rPr>
          <w:rFonts w:asciiTheme="majorBidi" w:hAnsiTheme="majorBidi" w:cstheme="majorBidi"/>
          <w:b/>
          <w:bCs/>
          <w:sz w:val="28"/>
          <w:szCs w:val="28"/>
        </w:rPr>
        <w:t>ū</w:t>
      </w:r>
      <w:r w:rsidRPr="00653081">
        <w:rPr>
          <w:rFonts w:asciiTheme="majorBidi" w:hAnsiTheme="majorBidi" w:cstheme="majorBidi"/>
          <w:b/>
          <w:bCs/>
          <w:color w:val="112B21"/>
          <w:sz w:val="28"/>
          <w:szCs w:val="28"/>
        </w:rPr>
        <w:t>m</w:t>
      </w:r>
      <w:r w:rsidRPr="003141F4">
        <w:rPr>
          <w:rStyle w:val="FootnoteReference"/>
          <w:rFonts w:asciiTheme="majorBidi" w:hAnsiTheme="majorBidi" w:cstheme="majorBidi"/>
          <w:color w:val="112B21"/>
          <w:sz w:val="28"/>
          <w:szCs w:val="28"/>
        </w:rPr>
        <w:footnoteReference w:id="244"/>
      </w:r>
      <w:r w:rsidRPr="003141F4">
        <w:rPr>
          <w:rFonts w:asciiTheme="majorBidi" w:hAnsiTheme="majorBidi" w:cstheme="majorBidi"/>
          <w:color w:val="112B21"/>
          <w:sz w:val="28"/>
          <w:szCs w:val="28"/>
        </w:rPr>
        <w:t xml:space="preserve"> were both</w:t>
      </w:r>
      <w:r w:rsidRPr="003141F4">
        <w:rPr>
          <w:rFonts w:asciiTheme="majorBidi" w:hAnsiTheme="majorBidi" w:cstheme="majorBidi"/>
          <w:color w:val="141414"/>
          <w:sz w:val="28"/>
          <w:szCs w:val="28"/>
        </w:rPr>
        <w:t xml:space="preserve"> sign</w:t>
      </w:r>
      <w:r>
        <w:rPr>
          <w:rFonts w:asciiTheme="majorBidi" w:hAnsiTheme="majorBidi" w:cstheme="majorBidi"/>
          <w:color w:val="141414"/>
          <w:sz w:val="28"/>
          <w:szCs w:val="28"/>
        </w:rPr>
        <w:t>i</w:t>
      </w:r>
      <w:r w:rsidRPr="003141F4">
        <w:rPr>
          <w:rFonts w:asciiTheme="majorBidi" w:hAnsiTheme="majorBidi" w:cstheme="majorBidi"/>
          <w:color w:val="141414"/>
          <w:sz w:val="28"/>
          <w:szCs w:val="28"/>
        </w:rPr>
        <w:t xml:space="preserve">ficant contributors to the </w:t>
      </w:r>
      <w:r>
        <w:rPr>
          <w:rFonts w:asciiTheme="majorBidi" w:hAnsiTheme="majorBidi" w:cstheme="majorBidi"/>
          <w:color w:val="141414"/>
          <w:sz w:val="28"/>
          <w:szCs w:val="28"/>
        </w:rPr>
        <w:t>further</w:t>
      </w:r>
      <w:r w:rsidRPr="003141F4">
        <w:rPr>
          <w:rFonts w:asciiTheme="majorBidi" w:hAnsiTheme="majorBidi" w:cstheme="majorBidi"/>
          <w:color w:val="141414"/>
          <w:sz w:val="28"/>
          <w:szCs w:val="28"/>
        </w:rPr>
        <w:t xml:space="preserve"> development of the </w:t>
      </w:r>
      <w:r>
        <w:rPr>
          <w:rFonts w:asciiTheme="majorBidi" w:hAnsiTheme="majorBidi" w:cstheme="majorBidi"/>
          <w:color w:val="141414"/>
          <w:sz w:val="28"/>
          <w:szCs w:val="28"/>
        </w:rPr>
        <w:t xml:space="preserve">Mature </w:t>
      </w:r>
      <w:r w:rsidRPr="003141F4">
        <w:rPr>
          <w:rFonts w:asciiTheme="majorBidi" w:hAnsiTheme="majorBidi" w:cstheme="majorBidi"/>
          <w:color w:val="141414"/>
          <w:sz w:val="28"/>
          <w:szCs w:val="28"/>
        </w:rPr>
        <w:t>Tradition.</w:t>
      </w:r>
      <w:r w:rsidRPr="003141F4">
        <w:rPr>
          <w:rFonts w:asciiTheme="majorBidi" w:hAnsiTheme="majorBidi" w:cstheme="majorBidi"/>
          <w:color w:val="202124"/>
          <w:sz w:val="28"/>
          <w:szCs w:val="28"/>
        </w:rPr>
        <w:t xml:space="preserve"> </w:t>
      </w:r>
    </w:p>
    <w:p w14:paraId="67C65557" w14:textId="7777777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202124"/>
          <w:sz w:val="28"/>
          <w:szCs w:val="28"/>
        </w:rPr>
      </w:pPr>
    </w:p>
    <w:p w14:paraId="3DE619C0" w14:textId="42CF700F" w:rsidR="00F8506B" w:rsidRDefault="00F8506B" w:rsidP="00F8506B">
      <w:pPr>
        <w:pStyle w:val="FootnoteText"/>
        <w:ind w:left="1440"/>
        <w:rPr>
          <w:color w:val="000000"/>
        </w:rPr>
      </w:pPr>
      <w:r>
        <w:rPr>
          <w:color w:val="000000"/>
        </w:rPr>
        <w:t xml:space="preserve">Image </w:t>
      </w:r>
      <w:r w:rsidR="0095163E">
        <w:rPr>
          <w:color w:val="000000"/>
        </w:rPr>
        <w:t>44</w:t>
      </w:r>
      <w:r>
        <w:rPr>
          <w:color w:val="000000"/>
        </w:rPr>
        <w:t>:</w:t>
      </w:r>
    </w:p>
    <w:p w14:paraId="3F76A06F" w14:textId="77777777" w:rsidR="00F8506B" w:rsidRDefault="00F8506B" w:rsidP="00F8506B">
      <w:pPr>
        <w:pStyle w:val="FootnoteText"/>
        <w:ind w:left="1440"/>
        <w:rPr>
          <w:color w:val="000000"/>
        </w:rPr>
      </w:pPr>
    </w:p>
    <w:p w14:paraId="44F59951" w14:textId="77777777" w:rsidR="00F8506B" w:rsidRDefault="00F8506B" w:rsidP="00F8506B">
      <w:pPr>
        <w:pStyle w:val="FootnoteText"/>
        <w:ind w:left="1440"/>
        <w:rPr>
          <w:color w:val="000000"/>
        </w:rPr>
      </w:pPr>
    </w:p>
    <w:p w14:paraId="1D078DD9" w14:textId="77777777" w:rsidR="00F8506B" w:rsidRDefault="00F8506B" w:rsidP="00F8506B">
      <w:pPr>
        <w:pStyle w:val="FootnoteText"/>
        <w:ind w:left="1440"/>
        <w:rPr>
          <w:color w:val="000000"/>
        </w:rPr>
      </w:pPr>
    </w:p>
    <w:p w14:paraId="32AD8A11" w14:textId="77777777" w:rsidR="002B15C7" w:rsidRDefault="002B15C7" w:rsidP="00F8506B">
      <w:pPr>
        <w:pStyle w:val="FootnoteText"/>
        <w:ind w:left="1440"/>
        <w:rPr>
          <w:color w:val="000000"/>
        </w:rPr>
      </w:pPr>
    </w:p>
    <w:p w14:paraId="16C1E094" w14:textId="77777777" w:rsidR="002B15C7" w:rsidRDefault="002B15C7" w:rsidP="00F8506B">
      <w:pPr>
        <w:pStyle w:val="FootnoteText"/>
        <w:ind w:left="1440"/>
        <w:rPr>
          <w:color w:val="000000"/>
        </w:rPr>
      </w:pPr>
    </w:p>
    <w:p w14:paraId="60E1A107" w14:textId="77777777" w:rsidR="00463A8C" w:rsidRDefault="00463A8C" w:rsidP="00F8506B">
      <w:pPr>
        <w:pStyle w:val="FootnoteText"/>
        <w:ind w:left="1440"/>
        <w:rPr>
          <w:color w:val="000000"/>
        </w:rPr>
      </w:pPr>
    </w:p>
    <w:p w14:paraId="4697D283" w14:textId="77777777" w:rsidR="00463A8C" w:rsidRDefault="00463A8C" w:rsidP="00F8506B">
      <w:pPr>
        <w:pStyle w:val="FootnoteText"/>
        <w:ind w:left="1440"/>
        <w:rPr>
          <w:color w:val="000000"/>
        </w:rPr>
      </w:pPr>
    </w:p>
    <w:p w14:paraId="45AC6E97" w14:textId="77777777" w:rsidR="002B15C7" w:rsidRDefault="002B15C7" w:rsidP="00F8506B">
      <w:pPr>
        <w:pStyle w:val="FootnoteText"/>
        <w:ind w:left="1440"/>
        <w:rPr>
          <w:color w:val="000000"/>
        </w:rPr>
      </w:pPr>
    </w:p>
    <w:p w14:paraId="4FC7A270" w14:textId="77777777" w:rsidR="002B15C7" w:rsidRDefault="002B15C7" w:rsidP="00F8506B">
      <w:pPr>
        <w:pStyle w:val="FootnoteText"/>
        <w:ind w:left="1440"/>
        <w:rPr>
          <w:color w:val="000000"/>
        </w:rPr>
      </w:pPr>
    </w:p>
    <w:p w14:paraId="45D97401" w14:textId="77777777" w:rsidR="00F8506B" w:rsidRDefault="00F8506B" w:rsidP="00F8506B">
      <w:pPr>
        <w:pStyle w:val="FootnoteText"/>
        <w:ind w:left="1440"/>
        <w:rPr>
          <w:color w:val="000000"/>
        </w:rPr>
      </w:pPr>
    </w:p>
    <w:p w14:paraId="424430B7" w14:textId="77777777" w:rsidR="00F8506B" w:rsidRDefault="00F8506B" w:rsidP="00F8506B">
      <w:pPr>
        <w:pStyle w:val="FootnoteText"/>
        <w:ind w:left="1440"/>
        <w:rPr>
          <w:color w:val="000000"/>
        </w:rPr>
      </w:pPr>
      <w:r>
        <w:rPr>
          <w:color w:val="000000" w:themeColor="text1"/>
        </w:rPr>
        <w:t>“</w:t>
      </w:r>
      <w:r w:rsidRPr="00544CF2">
        <w:rPr>
          <w:color w:val="000000" w:themeColor="text1"/>
        </w:rPr>
        <w:t>All the rivers run into the sea, but the sea is never filled.</w:t>
      </w:r>
      <w:r>
        <w:rPr>
          <w:color w:val="000000" w:themeColor="text1"/>
        </w:rPr>
        <w:t>”</w:t>
      </w:r>
      <w:r>
        <w:rPr>
          <w:rStyle w:val="FootnoteReference"/>
          <w:color w:val="000000" w:themeColor="text1"/>
        </w:rPr>
        <w:footnoteReference w:id="245"/>
      </w:r>
    </w:p>
    <w:p w14:paraId="22A8B9A1" w14:textId="77777777" w:rsidR="00F8506B" w:rsidRPr="003141F4" w:rsidRDefault="00F8506B"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202124"/>
          <w:sz w:val="28"/>
          <w:szCs w:val="28"/>
        </w:rPr>
      </w:pPr>
    </w:p>
    <w:p w14:paraId="3EC4DDB2" w14:textId="2E7474DA" w:rsidR="00E86172" w:rsidRDefault="002B2A9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112B21"/>
          <w:sz w:val="28"/>
          <w:szCs w:val="28"/>
        </w:rPr>
      </w:pPr>
      <w:r>
        <w:rPr>
          <w:rFonts w:asciiTheme="majorBidi" w:hAnsiTheme="majorBidi" w:cstheme="majorBidi"/>
          <w:color w:val="112B21"/>
          <w:sz w:val="28"/>
          <w:szCs w:val="28"/>
        </w:rPr>
        <w:t>In general, t</w:t>
      </w:r>
      <w:r w:rsidR="00E86172">
        <w:rPr>
          <w:rFonts w:asciiTheme="majorBidi" w:hAnsiTheme="majorBidi" w:cstheme="majorBidi"/>
          <w:color w:val="112B21"/>
          <w:sz w:val="28"/>
          <w:szCs w:val="28"/>
        </w:rPr>
        <w:t xml:space="preserve">he Mature Tradition was </w:t>
      </w:r>
      <w:r>
        <w:rPr>
          <w:rFonts w:asciiTheme="majorBidi" w:hAnsiTheme="majorBidi" w:cstheme="majorBidi"/>
          <w:color w:val="112B21"/>
          <w:sz w:val="28"/>
          <w:szCs w:val="28"/>
        </w:rPr>
        <w:t xml:space="preserve">inclusive, </w:t>
      </w:r>
      <w:r w:rsidRPr="003141F4">
        <w:rPr>
          <w:rFonts w:asciiTheme="majorBidi" w:hAnsiTheme="majorBidi" w:cstheme="majorBidi"/>
          <w:color w:val="112B21"/>
          <w:sz w:val="28"/>
          <w:szCs w:val="28"/>
        </w:rPr>
        <w:t>all-embracing</w:t>
      </w:r>
      <w:r>
        <w:rPr>
          <w:rFonts w:asciiTheme="majorBidi" w:hAnsiTheme="majorBidi" w:cstheme="majorBidi"/>
          <w:color w:val="112B21"/>
          <w:sz w:val="28"/>
          <w:szCs w:val="28"/>
        </w:rPr>
        <w:t xml:space="preserve">, </w:t>
      </w:r>
      <w:r w:rsidR="00E86172">
        <w:rPr>
          <w:rFonts w:asciiTheme="majorBidi" w:hAnsiTheme="majorBidi" w:cstheme="majorBidi"/>
          <w:color w:val="112B21"/>
          <w:sz w:val="28"/>
          <w:szCs w:val="28"/>
        </w:rPr>
        <w:t>tolerant</w:t>
      </w:r>
      <w:r>
        <w:rPr>
          <w:rFonts w:asciiTheme="majorBidi" w:hAnsiTheme="majorBidi" w:cstheme="majorBidi"/>
          <w:color w:val="112B21"/>
          <w:sz w:val="28"/>
          <w:szCs w:val="28"/>
        </w:rPr>
        <w:t>,</w:t>
      </w:r>
      <w:r w:rsidR="00E86172">
        <w:rPr>
          <w:rFonts w:asciiTheme="majorBidi" w:hAnsiTheme="majorBidi" w:cstheme="majorBidi"/>
          <w:color w:val="112B21"/>
          <w:sz w:val="28"/>
          <w:szCs w:val="28"/>
        </w:rPr>
        <w:t xml:space="preserve"> and hospitable, d</w:t>
      </w:r>
      <w:r w:rsidR="00E86172" w:rsidRPr="003141F4">
        <w:rPr>
          <w:rFonts w:asciiTheme="majorBidi" w:hAnsiTheme="majorBidi" w:cstheme="majorBidi"/>
          <w:color w:val="112B21"/>
          <w:sz w:val="28"/>
          <w:szCs w:val="28"/>
        </w:rPr>
        <w:t xml:space="preserve">espite </w:t>
      </w:r>
      <w:r w:rsidR="00E86172">
        <w:rPr>
          <w:rFonts w:asciiTheme="majorBidi" w:hAnsiTheme="majorBidi" w:cstheme="majorBidi"/>
          <w:color w:val="112B21"/>
          <w:sz w:val="28"/>
          <w:szCs w:val="28"/>
        </w:rPr>
        <w:t xml:space="preserve">its </w:t>
      </w:r>
      <w:r w:rsidR="00E86172" w:rsidRPr="003141F4">
        <w:rPr>
          <w:rFonts w:asciiTheme="majorBidi" w:hAnsiTheme="majorBidi" w:cstheme="majorBidi"/>
          <w:color w:val="112B21"/>
          <w:sz w:val="28"/>
          <w:szCs w:val="28"/>
        </w:rPr>
        <w:t xml:space="preserve">being rooted in </w:t>
      </w:r>
      <w:r w:rsidR="00E86172" w:rsidRPr="003141F4">
        <w:rPr>
          <w:rFonts w:asciiTheme="majorBidi" w:hAnsiTheme="majorBidi" w:cstheme="majorBidi"/>
          <w:color w:val="202124"/>
          <w:sz w:val="28"/>
          <w:szCs w:val="28"/>
        </w:rPr>
        <w:t>Sunn</w:t>
      </w:r>
      <w:r w:rsidR="00E86172" w:rsidRPr="003141F4">
        <w:rPr>
          <w:rFonts w:asciiTheme="majorBidi" w:hAnsiTheme="majorBidi" w:cstheme="majorBidi"/>
          <w:sz w:val="28"/>
          <w:szCs w:val="28"/>
        </w:rPr>
        <w:t>ī</w:t>
      </w:r>
      <w:r w:rsidR="00E86172" w:rsidRPr="003141F4">
        <w:rPr>
          <w:rFonts w:asciiTheme="majorBidi" w:hAnsiTheme="majorBidi" w:cstheme="majorBidi"/>
          <w:color w:val="202124"/>
          <w:sz w:val="28"/>
          <w:szCs w:val="28"/>
        </w:rPr>
        <w:t xml:space="preserve"> Orthodoxy</w:t>
      </w:r>
      <w:r w:rsidR="00E86172" w:rsidRPr="003141F4">
        <w:rPr>
          <w:rFonts w:asciiTheme="majorBidi" w:hAnsiTheme="majorBidi" w:cstheme="majorBidi"/>
          <w:color w:val="112B21"/>
          <w:sz w:val="28"/>
          <w:szCs w:val="28"/>
        </w:rPr>
        <w:t>. F</w:t>
      </w:r>
      <w:r w:rsidR="00E86172" w:rsidRPr="003141F4">
        <w:rPr>
          <w:rFonts w:asciiTheme="majorBidi" w:hAnsiTheme="majorBidi" w:cstheme="majorBidi"/>
          <w:color w:val="202124"/>
          <w:sz w:val="28"/>
          <w:szCs w:val="28"/>
        </w:rPr>
        <w:t xml:space="preserve">rom the beginning, </w:t>
      </w:r>
      <w:r w:rsidR="00E86172">
        <w:rPr>
          <w:rFonts w:asciiTheme="majorBidi" w:hAnsiTheme="majorBidi" w:cstheme="majorBidi"/>
          <w:color w:val="202124"/>
          <w:sz w:val="28"/>
          <w:szCs w:val="28"/>
        </w:rPr>
        <w:t xml:space="preserve">both </w:t>
      </w:r>
      <w:r w:rsidR="00E86172" w:rsidRPr="003141F4">
        <w:rPr>
          <w:rFonts w:asciiTheme="majorBidi" w:hAnsiTheme="majorBidi" w:cstheme="majorBidi"/>
          <w:color w:val="202124"/>
          <w:sz w:val="28"/>
          <w:szCs w:val="28"/>
        </w:rPr>
        <w:t>Sunn</w:t>
      </w:r>
      <w:r w:rsidR="00E86172" w:rsidRPr="003141F4">
        <w:rPr>
          <w:rFonts w:asciiTheme="majorBidi" w:hAnsiTheme="majorBidi" w:cstheme="majorBidi"/>
          <w:sz w:val="28"/>
          <w:szCs w:val="28"/>
        </w:rPr>
        <w:t xml:space="preserve">ī and Shī‘ī representatives of the </w:t>
      </w:r>
      <w:r>
        <w:rPr>
          <w:rFonts w:asciiTheme="majorBidi" w:hAnsiTheme="majorBidi" w:cstheme="majorBidi"/>
          <w:sz w:val="28"/>
          <w:szCs w:val="28"/>
        </w:rPr>
        <w:t>M</w:t>
      </w:r>
      <w:r w:rsidR="00E86172" w:rsidRPr="003141F4">
        <w:rPr>
          <w:rFonts w:asciiTheme="majorBidi" w:hAnsiTheme="majorBidi" w:cstheme="majorBidi"/>
          <w:sz w:val="28"/>
          <w:szCs w:val="28"/>
        </w:rPr>
        <w:t xml:space="preserve">ature Tradition conducted amicable correspondence between </w:t>
      </w:r>
      <w:r w:rsidR="00630DD5">
        <w:rPr>
          <w:rFonts w:asciiTheme="majorBidi" w:hAnsiTheme="majorBidi" w:cstheme="majorBidi"/>
          <w:sz w:val="28"/>
          <w:szCs w:val="28"/>
        </w:rPr>
        <w:t>each other</w:t>
      </w:r>
      <w:r w:rsidR="00E86172">
        <w:rPr>
          <w:rFonts w:asciiTheme="majorBidi" w:hAnsiTheme="majorBidi" w:cstheme="majorBidi"/>
          <w:sz w:val="28"/>
          <w:szCs w:val="28"/>
        </w:rPr>
        <w:t xml:space="preserve"> on</w:t>
      </w:r>
      <w:r w:rsidR="00630DD5">
        <w:rPr>
          <w:rFonts w:asciiTheme="majorBidi" w:hAnsiTheme="majorBidi" w:cstheme="majorBidi"/>
          <w:sz w:val="28"/>
          <w:szCs w:val="28"/>
        </w:rPr>
        <w:t xml:space="preserve"> issues pertaining to</w:t>
      </w:r>
      <w:r w:rsidR="00E86172">
        <w:rPr>
          <w:rFonts w:asciiTheme="majorBidi" w:hAnsiTheme="majorBidi" w:cstheme="majorBidi"/>
          <w:sz w:val="28"/>
          <w:szCs w:val="28"/>
        </w:rPr>
        <w:t xml:space="preserve"> </w:t>
      </w:r>
      <w:r w:rsidR="00630DD5">
        <w:rPr>
          <w:rFonts w:asciiTheme="majorBidi" w:hAnsiTheme="majorBidi" w:cstheme="majorBidi"/>
          <w:sz w:val="28"/>
          <w:szCs w:val="28"/>
        </w:rPr>
        <w:t xml:space="preserve">Divinity, </w:t>
      </w:r>
      <w:r w:rsidR="00E86172">
        <w:rPr>
          <w:rFonts w:asciiTheme="majorBidi" w:hAnsiTheme="majorBidi" w:cstheme="majorBidi"/>
          <w:sz w:val="28"/>
          <w:szCs w:val="28"/>
        </w:rPr>
        <w:t>Metaphysic</w:t>
      </w:r>
      <w:r w:rsidR="00630DD5">
        <w:rPr>
          <w:rFonts w:asciiTheme="majorBidi" w:hAnsiTheme="majorBidi" w:cstheme="majorBidi"/>
          <w:sz w:val="28"/>
          <w:szCs w:val="28"/>
        </w:rPr>
        <w:t>s, and Philosophy</w:t>
      </w:r>
      <w:r w:rsidR="00E86172" w:rsidRPr="003141F4">
        <w:rPr>
          <w:rFonts w:asciiTheme="majorBidi" w:hAnsiTheme="majorBidi" w:cstheme="majorBidi"/>
          <w:sz w:val="28"/>
          <w:szCs w:val="28"/>
        </w:rPr>
        <w:t xml:space="preserve">, </w:t>
      </w:r>
      <w:r w:rsidR="00E86172">
        <w:rPr>
          <w:rFonts w:asciiTheme="majorBidi" w:hAnsiTheme="majorBidi" w:cstheme="majorBidi"/>
          <w:sz w:val="28"/>
          <w:szCs w:val="28"/>
        </w:rPr>
        <w:t xml:space="preserve">and they </w:t>
      </w:r>
      <w:r w:rsidR="00630DD5">
        <w:rPr>
          <w:rFonts w:asciiTheme="majorBidi" w:hAnsiTheme="majorBidi" w:cstheme="majorBidi"/>
          <w:sz w:val="28"/>
          <w:szCs w:val="28"/>
        </w:rPr>
        <w:t>occasionally</w:t>
      </w:r>
      <w:r w:rsidR="00E86172" w:rsidRPr="003141F4">
        <w:rPr>
          <w:rFonts w:asciiTheme="majorBidi" w:hAnsiTheme="majorBidi" w:cstheme="majorBidi"/>
          <w:sz w:val="28"/>
          <w:szCs w:val="28"/>
        </w:rPr>
        <w:t xml:space="preserve"> worked together for</w:t>
      </w:r>
      <w:r w:rsidR="00E86172">
        <w:rPr>
          <w:rFonts w:asciiTheme="majorBidi" w:hAnsiTheme="majorBidi" w:cstheme="majorBidi"/>
          <w:sz w:val="28"/>
          <w:szCs w:val="28"/>
        </w:rPr>
        <w:t xml:space="preserve"> the</w:t>
      </w:r>
      <w:r w:rsidR="00E86172" w:rsidRPr="003141F4">
        <w:rPr>
          <w:rFonts w:asciiTheme="majorBidi" w:hAnsiTheme="majorBidi" w:cstheme="majorBidi"/>
          <w:sz w:val="28"/>
          <w:szCs w:val="28"/>
        </w:rPr>
        <w:t xml:space="preserve"> mutual benefit</w:t>
      </w:r>
      <w:r w:rsidR="00E86172">
        <w:rPr>
          <w:rFonts w:asciiTheme="majorBidi" w:hAnsiTheme="majorBidi" w:cstheme="majorBidi"/>
          <w:sz w:val="28"/>
          <w:szCs w:val="28"/>
        </w:rPr>
        <w:t xml:space="preserve"> of all</w:t>
      </w:r>
      <w:r w:rsidR="00E86172" w:rsidRPr="003141F4">
        <w:rPr>
          <w:rFonts w:asciiTheme="majorBidi" w:hAnsiTheme="majorBidi" w:cstheme="majorBidi"/>
          <w:color w:val="112B21"/>
          <w:sz w:val="28"/>
          <w:szCs w:val="28"/>
        </w:rPr>
        <w:t>.</w:t>
      </w:r>
      <w:r w:rsidR="00E86172">
        <w:rPr>
          <w:rFonts w:asciiTheme="majorBidi" w:hAnsiTheme="majorBidi" w:cstheme="majorBidi"/>
          <w:color w:val="112B21"/>
          <w:sz w:val="28"/>
          <w:szCs w:val="28"/>
        </w:rPr>
        <w:t xml:space="preserve"> </w:t>
      </w:r>
      <w:r w:rsidR="008B0485">
        <w:rPr>
          <w:rFonts w:asciiTheme="majorBidi" w:hAnsiTheme="majorBidi" w:cstheme="majorBidi"/>
          <w:color w:val="131314"/>
          <w:sz w:val="28"/>
          <w:szCs w:val="28"/>
        </w:rPr>
        <w:t>It must, however, be emphasized that f</w:t>
      </w:r>
      <w:r w:rsidR="00E86172" w:rsidRPr="003141F4">
        <w:rPr>
          <w:rFonts w:asciiTheme="majorBidi" w:hAnsiTheme="majorBidi" w:cstheme="majorBidi"/>
          <w:color w:val="112B21"/>
          <w:sz w:val="28"/>
          <w:szCs w:val="28"/>
        </w:rPr>
        <w:t xml:space="preserve">rom the earliest period, </w:t>
      </w:r>
      <w:r w:rsidR="00E86172">
        <w:rPr>
          <w:rFonts w:asciiTheme="majorBidi" w:hAnsiTheme="majorBidi" w:cstheme="majorBidi"/>
          <w:color w:val="112B21"/>
          <w:sz w:val="28"/>
          <w:szCs w:val="28"/>
        </w:rPr>
        <w:t>Sunn</w:t>
      </w:r>
      <w:r w:rsidR="00E86172" w:rsidRPr="003141F4">
        <w:rPr>
          <w:rFonts w:asciiTheme="majorBidi" w:hAnsiTheme="majorBidi" w:cstheme="majorBidi"/>
          <w:sz w:val="28"/>
          <w:szCs w:val="28"/>
        </w:rPr>
        <w:t>ī</w:t>
      </w:r>
      <w:r w:rsidR="00E86172">
        <w:rPr>
          <w:rFonts w:asciiTheme="majorBidi" w:hAnsiTheme="majorBidi" w:cstheme="majorBidi"/>
          <w:sz w:val="28"/>
          <w:szCs w:val="28"/>
        </w:rPr>
        <w:t xml:space="preserve"> Masters of the Science of Verification</w:t>
      </w:r>
      <w:r w:rsidR="00E86172" w:rsidRPr="003141F4">
        <w:rPr>
          <w:rFonts w:asciiTheme="majorBidi" w:hAnsiTheme="majorBidi" w:cstheme="majorBidi"/>
          <w:color w:val="112B21"/>
          <w:sz w:val="28"/>
          <w:szCs w:val="28"/>
        </w:rPr>
        <w:t xml:space="preserve"> </w:t>
      </w:r>
      <w:r w:rsidR="00E86172" w:rsidRPr="003141F4">
        <w:rPr>
          <w:rFonts w:asciiTheme="majorBidi" w:hAnsiTheme="majorBidi" w:cstheme="majorBidi"/>
          <w:color w:val="202124"/>
          <w:sz w:val="28"/>
          <w:szCs w:val="28"/>
        </w:rPr>
        <w:t>exerci</w:t>
      </w:r>
      <w:r w:rsidR="00E86172">
        <w:rPr>
          <w:rFonts w:asciiTheme="majorBidi" w:hAnsiTheme="majorBidi" w:cstheme="majorBidi"/>
          <w:color w:val="202124"/>
          <w:sz w:val="28"/>
          <w:szCs w:val="28"/>
        </w:rPr>
        <w:t>s</w:t>
      </w:r>
      <w:r w:rsidR="00E86172" w:rsidRPr="003141F4">
        <w:rPr>
          <w:rFonts w:asciiTheme="majorBidi" w:hAnsiTheme="majorBidi" w:cstheme="majorBidi"/>
          <w:color w:val="202124"/>
          <w:sz w:val="28"/>
          <w:szCs w:val="28"/>
        </w:rPr>
        <w:t xml:space="preserve">ed positive and lasting influence upon </w:t>
      </w:r>
      <w:r w:rsidR="00E86172" w:rsidRPr="00C4510F">
        <w:rPr>
          <w:rFonts w:asciiTheme="majorBidi" w:hAnsiTheme="majorBidi" w:cstheme="majorBidi"/>
          <w:b/>
          <w:bCs/>
          <w:color w:val="202124"/>
          <w:sz w:val="28"/>
          <w:szCs w:val="28"/>
        </w:rPr>
        <w:t>the</w:t>
      </w:r>
      <w:r w:rsidR="00E86172" w:rsidRPr="003141F4">
        <w:rPr>
          <w:rFonts w:asciiTheme="majorBidi" w:hAnsiTheme="majorBidi" w:cstheme="majorBidi"/>
          <w:color w:val="202124"/>
          <w:sz w:val="28"/>
          <w:szCs w:val="28"/>
        </w:rPr>
        <w:t xml:space="preserve"> </w:t>
      </w:r>
      <w:commentRangeStart w:id="327"/>
      <w:r w:rsidR="00E86172" w:rsidRPr="00B61924">
        <w:rPr>
          <w:rFonts w:asciiTheme="majorBidi" w:hAnsiTheme="majorBidi" w:cstheme="majorBidi"/>
          <w:b/>
          <w:bCs/>
          <w:color w:val="202124"/>
          <w:sz w:val="28"/>
          <w:szCs w:val="28"/>
        </w:rPr>
        <w:t>Sh</w:t>
      </w:r>
      <w:r w:rsidR="00E86172" w:rsidRPr="00B61924">
        <w:rPr>
          <w:rFonts w:asciiTheme="majorBidi" w:hAnsiTheme="majorBidi" w:cstheme="majorBidi"/>
          <w:b/>
          <w:bCs/>
          <w:sz w:val="28"/>
          <w:szCs w:val="28"/>
        </w:rPr>
        <w:t>ī</w:t>
      </w:r>
      <w:r w:rsidR="00E86172" w:rsidRPr="00B61924">
        <w:rPr>
          <w:rFonts w:asciiTheme="majorBidi" w:hAnsiTheme="majorBidi" w:cstheme="majorBidi"/>
          <w:b/>
          <w:bCs/>
          <w:color w:val="202124"/>
          <w:sz w:val="28"/>
          <w:szCs w:val="28"/>
        </w:rPr>
        <w:t>‘</w:t>
      </w:r>
      <w:commentRangeEnd w:id="327"/>
      <w:r w:rsidR="00E86172">
        <w:rPr>
          <w:rStyle w:val="CommentReference"/>
          <w:rFonts w:ascii="SabondiacriticRoman" w:hAnsi="SabondiacriticRoman"/>
        </w:rPr>
        <w:commentReference w:id="327"/>
      </w:r>
      <w:r w:rsidR="00E86172" w:rsidRPr="00B61924">
        <w:rPr>
          <w:rFonts w:asciiTheme="majorBidi" w:hAnsiTheme="majorBidi" w:cstheme="majorBidi"/>
          <w:b/>
          <w:bCs/>
          <w:color w:val="202124"/>
          <w:sz w:val="28"/>
          <w:szCs w:val="28"/>
        </w:rPr>
        <w:t>a</w:t>
      </w:r>
      <w:r w:rsidR="00E86172" w:rsidRPr="003141F4">
        <w:rPr>
          <w:rFonts w:asciiTheme="majorBidi" w:hAnsiTheme="majorBidi" w:cstheme="majorBidi"/>
          <w:color w:val="202124"/>
          <w:sz w:val="28"/>
          <w:szCs w:val="28"/>
        </w:rPr>
        <w:t>,</w:t>
      </w:r>
      <w:r w:rsidR="00E86172" w:rsidRPr="003141F4">
        <w:rPr>
          <w:rStyle w:val="FootnoteReference"/>
          <w:rFonts w:asciiTheme="majorBidi" w:hAnsiTheme="majorBidi" w:cstheme="majorBidi"/>
          <w:color w:val="202124"/>
          <w:sz w:val="28"/>
          <w:szCs w:val="28"/>
        </w:rPr>
        <w:footnoteReference w:id="246"/>
      </w:r>
      <w:r w:rsidR="00463A8C">
        <w:rPr>
          <w:rFonts w:asciiTheme="majorBidi" w:hAnsiTheme="majorBidi" w:cstheme="majorBidi"/>
          <w:color w:val="202124"/>
          <w:sz w:val="28"/>
          <w:szCs w:val="28"/>
        </w:rPr>
        <w:t xml:space="preserve"> c</w:t>
      </w:r>
      <w:r w:rsidR="00E86172" w:rsidRPr="003141F4">
        <w:rPr>
          <w:rFonts w:asciiTheme="majorBidi" w:hAnsiTheme="majorBidi" w:cstheme="majorBidi"/>
          <w:color w:val="202124"/>
          <w:sz w:val="28"/>
          <w:szCs w:val="28"/>
        </w:rPr>
        <w:t>ulminating in the two</w:t>
      </w:r>
      <w:r w:rsidR="004100AF">
        <w:rPr>
          <w:rFonts w:asciiTheme="majorBidi" w:hAnsiTheme="majorBidi" w:cstheme="majorBidi"/>
          <w:color w:val="202124"/>
          <w:sz w:val="28"/>
          <w:szCs w:val="28"/>
        </w:rPr>
        <w:t xml:space="preserve"> renowned</w:t>
      </w:r>
      <w:r w:rsidR="00E86172" w:rsidRPr="003141F4">
        <w:rPr>
          <w:rFonts w:asciiTheme="majorBidi" w:hAnsiTheme="majorBidi" w:cstheme="majorBidi"/>
          <w:color w:val="202124"/>
          <w:sz w:val="28"/>
          <w:szCs w:val="28"/>
        </w:rPr>
        <w:t xml:space="preserve"> Sh</w:t>
      </w:r>
      <w:r w:rsidR="00E86172" w:rsidRPr="003141F4">
        <w:rPr>
          <w:rFonts w:asciiTheme="majorBidi" w:hAnsiTheme="majorBidi" w:cstheme="majorBidi"/>
          <w:sz w:val="28"/>
          <w:szCs w:val="28"/>
        </w:rPr>
        <w:t>ī</w:t>
      </w:r>
      <w:r w:rsidR="00E86172" w:rsidRPr="003141F4">
        <w:rPr>
          <w:rFonts w:asciiTheme="majorBidi" w:hAnsiTheme="majorBidi" w:cstheme="majorBidi"/>
          <w:color w:val="202124"/>
          <w:sz w:val="28"/>
          <w:szCs w:val="28"/>
        </w:rPr>
        <w:t>‘</w:t>
      </w:r>
      <w:r w:rsidR="00E86172" w:rsidRPr="003141F4">
        <w:rPr>
          <w:rFonts w:asciiTheme="majorBidi" w:hAnsiTheme="majorBidi" w:cstheme="majorBidi"/>
          <w:sz w:val="28"/>
          <w:szCs w:val="28"/>
        </w:rPr>
        <w:t xml:space="preserve">ī </w:t>
      </w:r>
      <w:r w:rsidR="00E86172" w:rsidRPr="003141F4">
        <w:rPr>
          <w:rFonts w:asciiTheme="majorBidi" w:hAnsiTheme="majorBidi" w:cstheme="majorBidi"/>
          <w:color w:val="202124"/>
          <w:sz w:val="28"/>
          <w:szCs w:val="28"/>
        </w:rPr>
        <w:t>luminaries</w:t>
      </w:r>
      <w:r w:rsidR="00E86172" w:rsidRPr="003141F4">
        <w:rPr>
          <w:rFonts w:asciiTheme="majorBidi" w:hAnsiTheme="majorBidi" w:cstheme="majorBidi"/>
          <w:color w:val="000000"/>
          <w:sz w:val="28"/>
          <w:szCs w:val="28"/>
        </w:rPr>
        <w:t>,</w:t>
      </w:r>
      <w:r w:rsidR="00E86172" w:rsidRPr="003141F4">
        <w:rPr>
          <w:rFonts w:asciiTheme="majorBidi" w:hAnsiTheme="majorBidi" w:cstheme="majorBidi"/>
          <w:color w:val="0F252D"/>
          <w:sz w:val="28"/>
          <w:szCs w:val="28"/>
        </w:rPr>
        <w:t xml:space="preserve"> </w:t>
      </w:r>
      <w:r w:rsidR="00E86172" w:rsidRPr="00B61924">
        <w:rPr>
          <w:rFonts w:asciiTheme="majorBidi" w:hAnsiTheme="majorBidi" w:cstheme="majorBidi"/>
          <w:b/>
          <w:bCs/>
          <w:color w:val="0F252D"/>
          <w:sz w:val="28"/>
          <w:szCs w:val="28"/>
        </w:rPr>
        <w:t>M</w:t>
      </w:r>
      <w:r w:rsidR="00E86172" w:rsidRPr="00B61924">
        <w:rPr>
          <w:rFonts w:asciiTheme="majorBidi" w:hAnsiTheme="majorBidi" w:cstheme="majorBidi"/>
          <w:b/>
          <w:bCs/>
          <w:sz w:val="28"/>
          <w:szCs w:val="28"/>
        </w:rPr>
        <w:t>ī</w:t>
      </w:r>
      <w:r w:rsidR="00E86172" w:rsidRPr="00B61924">
        <w:rPr>
          <w:rFonts w:asciiTheme="majorBidi" w:hAnsiTheme="majorBidi" w:cstheme="majorBidi"/>
          <w:b/>
          <w:bCs/>
          <w:color w:val="0F252D"/>
          <w:sz w:val="28"/>
          <w:szCs w:val="28"/>
        </w:rPr>
        <w:t xml:space="preserve">r </w:t>
      </w:r>
      <w:r w:rsidR="00E86172" w:rsidRPr="00B61924">
        <w:rPr>
          <w:rFonts w:asciiTheme="majorBidi" w:hAnsiTheme="majorBidi" w:cstheme="majorBidi"/>
          <w:b/>
          <w:bCs/>
          <w:color w:val="0F252D"/>
          <w:sz w:val="28"/>
          <w:szCs w:val="28"/>
        </w:rPr>
        <w:lastRenderedPageBreak/>
        <w:t>D</w:t>
      </w:r>
      <w:r w:rsidR="00E86172" w:rsidRPr="00B61924">
        <w:rPr>
          <w:rFonts w:asciiTheme="majorBidi" w:hAnsiTheme="majorBidi" w:cstheme="majorBidi"/>
          <w:b/>
          <w:bCs/>
          <w:sz w:val="28"/>
          <w:szCs w:val="28"/>
        </w:rPr>
        <w:t>ā</w:t>
      </w:r>
      <w:r w:rsidR="00E86172" w:rsidRPr="00B61924">
        <w:rPr>
          <w:rFonts w:asciiTheme="majorBidi" w:hAnsiTheme="majorBidi" w:cstheme="majorBidi"/>
          <w:b/>
          <w:bCs/>
          <w:color w:val="0F252D"/>
          <w:sz w:val="28"/>
          <w:szCs w:val="28"/>
        </w:rPr>
        <w:t>m</w:t>
      </w:r>
      <w:r w:rsidR="00E86172" w:rsidRPr="00B61924">
        <w:rPr>
          <w:rFonts w:asciiTheme="majorBidi" w:hAnsiTheme="majorBidi" w:cstheme="majorBidi"/>
          <w:b/>
          <w:bCs/>
          <w:sz w:val="28"/>
          <w:szCs w:val="28"/>
        </w:rPr>
        <w:t>ā</w:t>
      </w:r>
      <w:r w:rsidR="00E86172" w:rsidRPr="00B61924">
        <w:rPr>
          <w:rFonts w:asciiTheme="majorBidi" w:hAnsiTheme="majorBidi" w:cstheme="majorBidi"/>
          <w:b/>
          <w:bCs/>
          <w:color w:val="0F252D"/>
          <w:sz w:val="28"/>
          <w:szCs w:val="28"/>
        </w:rPr>
        <w:t>d</w:t>
      </w:r>
      <w:r w:rsidR="00E86172" w:rsidRPr="003141F4">
        <w:rPr>
          <w:rStyle w:val="FootnoteReference"/>
          <w:rFonts w:asciiTheme="majorBidi" w:hAnsiTheme="majorBidi" w:cstheme="majorBidi"/>
          <w:color w:val="000000"/>
          <w:sz w:val="28"/>
          <w:szCs w:val="28"/>
        </w:rPr>
        <w:footnoteReference w:id="247"/>
      </w:r>
      <w:r w:rsidR="00E86172" w:rsidRPr="003141F4">
        <w:rPr>
          <w:rFonts w:asciiTheme="majorBidi" w:hAnsiTheme="majorBidi" w:cstheme="majorBidi"/>
          <w:color w:val="0F252D"/>
          <w:sz w:val="28"/>
          <w:szCs w:val="28"/>
        </w:rPr>
        <w:t xml:space="preserve"> and </w:t>
      </w:r>
      <w:r w:rsidR="00E86172" w:rsidRPr="00B61924">
        <w:rPr>
          <w:rFonts w:asciiTheme="majorBidi" w:hAnsiTheme="majorBidi" w:cstheme="majorBidi"/>
          <w:b/>
          <w:bCs/>
          <w:color w:val="112B21"/>
          <w:sz w:val="28"/>
          <w:szCs w:val="28"/>
        </w:rPr>
        <w:t>Mull</w:t>
      </w:r>
      <w:r w:rsidR="00E86172" w:rsidRPr="00B61924">
        <w:rPr>
          <w:rFonts w:asciiTheme="majorBidi" w:hAnsiTheme="majorBidi" w:cstheme="majorBidi"/>
          <w:b/>
          <w:bCs/>
          <w:sz w:val="28"/>
          <w:szCs w:val="28"/>
        </w:rPr>
        <w:t>ā</w:t>
      </w:r>
      <w:r w:rsidR="00E86172" w:rsidRPr="00B61924">
        <w:rPr>
          <w:rFonts w:asciiTheme="majorBidi" w:hAnsiTheme="majorBidi" w:cstheme="majorBidi"/>
          <w:b/>
          <w:bCs/>
          <w:color w:val="112B21"/>
          <w:sz w:val="28"/>
          <w:szCs w:val="28"/>
        </w:rPr>
        <w:t xml:space="preserve"> </w:t>
      </w:r>
      <w:r w:rsidR="00E86172" w:rsidRPr="00B61924">
        <w:rPr>
          <w:rFonts w:asciiTheme="majorBidi" w:hAnsiTheme="majorBidi" w:cstheme="majorBidi"/>
          <w:b/>
          <w:bCs/>
          <w:sz w:val="28"/>
          <w:szCs w:val="28"/>
        </w:rPr>
        <w:t>Ṣ</w:t>
      </w:r>
      <w:r w:rsidR="00E86172" w:rsidRPr="00B61924">
        <w:rPr>
          <w:rFonts w:asciiTheme="majorBidi" w:hAnsiTheme="majorBidi" w:cstheme="majorBidi"/>
          <w:b/>
          <w:bCs/>
          <w:color w:val="112B21"/>
          <w:sz w:val="28"/>
          <w:szCs w:val="28"/>
        </w:rPr>
        <w:t>adr</w:t>
      </w:r>
      <w:r w:rsidR="00E86172" w:rsidRPr="00B61924">
        <w:rPr>
          <w:rFonts w:asciiTheme="majorBidi" w:hAnsiTheme="majorBidi" w:cstheme="majorBidi"/>
          <w:b/>
          <w:bCs/>
          <w:sz w:val="28"/>
          <w:szCs w:val="28"/>
        </w:rPr>
        <w:t>ā</w:t>
      </w:r>
      <w:r w:rsidR="00E86172">
        <w:rPr>
          <w:rFonts w:asciiTheme="majorBidi" w:hAnsiTheme="majorBidi" w:cstheme="majorBidi"/>
          <w:color w:val="112B21"/>
          <w:sz w:val="28"/>
          <w:szCs w:val="28"/>
        </w:rPr>
        <w:t>.</w:t>
      </w:r>
      <w:r w:rsidR="00E86172" w:rsidRPr="003141F4">
        <w:rPr>
          <w:rStyle w:val="FootnoteReference"/>
          <w:rFonts w:asciiTheme="majorBidi" w:hAnsiTheme="majorBidi" w:cstheme="majorBidi"/>
          <w:color w:val="000000"/>
          <w:sz w:val="28"/>
          <w:szCs w:val="28"/>
        </w:rPr>
        <w:footnoteReference w:id="248"/>
      </w:r>
      <w:r w:rsidR="00E86172" w:rsidRPr="003141F4">
        <w:rPr>
          <w:rFonts w:asciiTheme="majorBidi" w:hAnsiTheme="majorBidi" w:cstheme="majorBidi"/>
          <w:color w:val="112B21"/>
          <w:sz w:val="28"/>
          <w:szCs w:val="28"/>
        </w:rPr>
        <w:t xml:space="preserve"> </w:t>
      </w:r>
      <w:r w:rsidR="00E86172">
        <w:rPr>
          <w:rFonts w:asciiTheme="majorBidi" w:hAnsiTheme="majorBidi" w:cstheme="majorBidi"/>
          <w:color w:val="112B21"/>
          <w:sz w:val="28"/>
          <w:szCs w:val="28"/>
        </w:rPr>
        <w:t>With</w:t>
      </w:r>
      <w:r w:rsidR="00E86172" w:rsidRPr="003141F4">
        <w:rPr>
          <w:rFonts w:asciiTheme="majorBidi" w:hAnsiTheme="majorBidi" w:cstheme="majorBidi"/>
          <w:color w:val="112B21"/>
          <w:sz w:val="28"/>
          <w:szCs w:val="28"/>
        </w:rPr>
        <w:t xml:space="preserve"> </w:t>
      </w:r>
      <w:r w:rsidR="00E86172">
        <w:rPr>
          <w:rFonts w:asciiTheme="majorBidi" w:hAnsiTheme="majorBidi" w:cstheme="majorBidi"/>
          <w:color w:val="112B21"/>
          <w:sz w:val="28"/>
          <w:szCs w:val="28"/>
        </w:rPr>
        <w:t>notable</w:t>
      </w:r>
      <w:r w:rsidR="00E86172" w:rsidRPr="003141F4">
        <w:rPr>
          <w:rFonts w:asciiTheme="majorBidi" w:hAnsiTheme="majorBidi" w:cstheme="majorBidi"/>
          <w:color w:val="112B21"/>
          <w:sz w:val="28"/>
          <w:szCs w:val="28"/>
        </w:rPr>
        <w:t xml:space="preserve"> exceptions</w:t>
      </w:r>
      <w:r w:rsidR="00E86172">
        <w:rPr>
          <w:rFonts w:asciiTheme="majorBidi" w:hAnsiTheme="majorBidi" w:cstheme="majorBidi"/>
          <w:color w:val="112B21"/>
          <w:sz w:val="28"/>
          <w:szCs w:val="28"/>
        </w:rPr>
        <w:t>,</w:t>
      </w:r>
      <w:r w:rsidR="00E86172" w:rsidRPr="003141F4">
        <w:rPr>
          <w:rStyle w:val="FootnoteReference"/>
          <w:rFonts w:asciiTheme="majorBidi" w:hAnsiTheme="majorBidi" w:cstheme="majorBidi"/>
          <w:color w:val="202124"/>
          <w:sz w:val="28"/>
          <w:szCs w:val="28"/>
        </w:rPr>
        <w:footnoteReference w:id="249"/>
      </w:r>
      <w:r w:rsidR="00E86172">
        <w:rPr>
          <w:rFonts w:asciiTheme="majorBidi" w:hAnsiTheme="majorBidi" w:cstheme="majorBidi"/>
          <w:color w:val="112B21"/>
          <w:sz w:val="28"/>
          <w:szCs w:val="28"/>
        </w:rPr>
        <w:t xml:space="preserve"> neither </w:t>
      </w:r>
      <w:r w:rsidR="00E86172" w:rsidRPr="008F0D97">
        <w:rPr>
          <w:rFonts w:asciiTheme="majorBidi" w:hAnsiTheme="majorBidi" w:cstheme="majorBidi"/>
          <w:sz w:val="28"/>
          <w:szCs w:val="28"/>
        </w:rPr>
        <w:t>Shī‘</w:t>
      </w:r>
      <w:r w:rsidR="00E86172">
        <w:rPr>
          <w:rFonts w:asciiTheme="majorBidi" w:hAnsiTheme="majorBidi" w:cstheme="majorBidi"/>
          <w:sz w:val="28"/>
          <w:szCs w:val="28"/>
        </w:rPr>
        <w:t>ites nor Sunn</w:t>
      </w:r>
      <w:r w:rsidR="00E86172" w:rsidRPr="008F0D97">
        <w:rPr>
          <w:rFonts w:asciiTheme="majorBidi" w:hAnsiTheme="majorBidi" w:cstheme="majorBidi"/>
          <w:sz w:val="28"/>
          <w:szCs w:val="28"/>
        </w:rPr>
        <w:t>ī</w:t>
      </w:r>
      <w:r w:rsidR="00E86172">
        <w:rPr>
          <w:rFonts w:asciiTheme="majorBidi" w:hAnsiTheme="majorBidi" w:cstheme="majorBidi"/>
          <w:sz w:val="28"/>
          <w:szCs w:val="28"/>
        </w:rPr>
        <w:t>s</w:t>
      </w:r>
      <w:r w:rsidR="00E86172" w:rsidRPr="003141F4">
        <w:rPr>
          <w:rFonts w:asciiTheme="majorBidi" w:hAnsiTheme="majorBidi" w:cstheme="majorBidi"/>
          <w:color w:val="112B21"/>
          <w:sz w:val="28"/>
          <w:szCs w:val="28"/>
        </w:rPr>
        <w:t xml:space="preserve"> generally know</w:t>
      </w:r>
    </w:p>
    <w:p w14:paraId="2179CF81" w14:textId="311F6C6C"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112B21"/>
          <w:sz w:val="28"/>
          <w:szCs w:val="28"/>
        </w:rPr>
      </w:pPr>
      <w:r>
        <w:rPr>
          <w:rFonts w:asciiTheme="majorBidi" w:hAnsiTheme="majorBidi" w:cstheme="majorBidi"/>
          <w:color w:val="112B21"/>
          <w:sz w:val="28"/>
          <w:szCs w:val="28"/>
        </w:rPr>
        <w:t xml:space="preserve"> that both </w:t>
      </w:r>
      <w:r w:rsidR="008B0485">
        <w:rPr>
          <w:rFonts w:asciiTheme="majorBidi" w:hAnsiTheme="majorBidi" w:cstheme="majorBidi"/>
          <w:color w:val="112B21"/>
          <w:sz w:val="28"/>
          <w:szCs w:val="28"/>
        </w:rPr>
        <w:t xml:space="preserve">of these profound </w:t>
      </w:r>
      <w:r w:rsidR="008B0485" w:rsidRPr="008F0D97">
        <w:rPr>
          <w:rFonts w:asciiTheme="majorBidi" w:hAnsiTheme="majorBidi" w:cstheme="majorBidi"/>
          <w:sz w:val="28"/>
          <w:szCs w:val="28"/>
        </w:rPr>
        <w:t>Shī‘</w:t>
      </w:r>
      <w:r w:rsidR="008B0485">
        <w:rPr>
          <w:rFonts w:asciiTheme="majorBidi" w:hAnsiTheme="majorBidi" w:cstheme="majorBidi"/>
          <w:sz w:val="28"/>
          <w:szCs w:val="28"/>
        </w:rPr>
        <w:t xml:space="preserve">a </w:t>
      </w:r>
      <w:r>
        <w:rPr>
          <w:rFonts w:asciiTheme="majorBidi" w:hAnsiTheme="majorBidi" w:cstheme="majorBidi"/>
          <w:color w:val="112B21"/>
          <w:sz w:val="28"/>
          <w:szCs w:val="28"/>
        </w:rPr>
        <w:t xml:space="preserve">Scholars were part of the broader </w:t>
      </w:r>
      <w:r>
        <w:rPr>
          <w:rFonts w:asciiTheme="majorBidi" w:hAnsiTheme="majorBidi" w:cstheme="majorBidi"/>
          <w:sz w:val="28"/>
          <w:szCs w:val="28"/>
        </w:rPr>
        <w:t>Sunn</w:t>
      </w:r>
      <w:r w:rsidRPr="008F0D97">
        <w:rPr>
          <w:rFonts w:asciiTheme="majorBidi" w:hAnsiTheme="majorBidi" w:cstheme="majorBidi"/>
          <w:sz w:val="28"/>
          <w:szCs w:val="28"/>
        </w:rPr>
        <w:t>ī</w:t>
      </w:r>
      <w:r>
        <w:rPr>
          <w:rFonts w:asciiTheme="majorBidi" w:hAnsiTheme="majorBidi" w:cstheme="majorBidi"/>
          <w:sz w:val="28"/>
          <w:szCs w:val="28"/>
        </w:rPr>
        <w:t xml:space="preserve"> </w:t>
      </w:r>
      <w:r>
        <w:rPr>
          <w:rFonts w:asciiTheme="majorBidi" w:hAnsiTheme="majorBidi" w:cstheme="majorBidi"/>
          <w:color w:val="112B21"/>
          <w:sz w:val="28"/>
          <w:szCs w:val="28"/>
        </w:rPr>
        <w:t>Tradition of the Science of Verification and did not work independ</w:t>
      </w:r>
      <w:r w:rsidRPr="00B55A77">
        <w:rPr>
          <w:rFonts w:asciiTheme="majorBidi" w:hAnsiTheme="majorBidi" w:cstheme="majorBidi"/>
          <w:color w:val="112B21"/>
          <w:sz w:val="28"/>
          <w:szCs w:val="28"/>
        </w:rPr>
        <w:t>ently of it. Both</w:t>
      </w:r>
      <w:r w:rsidRPr="00B55A77">
        <w:rPr>
          <w:rFonts w:asciiTheme="majorBidi" w:hAnsiTheme="majorBidi" w:cstheme="majorBidi"/>
          <w:b/>
          <w:bCs/>
          <w:color w:val="0F252D"/>
          <w:sz w:val="28"/>
          <w:szCs w:val="28"/>
        </w:rPr>
        <w:t xml:space="preserve"> </w:t>
      </w:r>
      <w:r w:rsidRPr="00B55A77">
        <w:rPr>
          <w:rFonts w:asciiTheme="majorBidi" w:hAnsiTheme="majorBidi" w:cstheme="majorBidi"/>
          <w:color w:val="0F252D"/>
          <w:sz w:val="28"/>
          <w:szCs w:val="28"/>
        </w:rPr>
        <w:t>M</w:t>
      </w:r>
      <w:r w:rsidRPr="00B55A77">
        <w:rPr>
          <w:rFonts w:asciiTheme="majorBidi" w:hAnsiTheme="majorBidi" w:cstheme="majorBidi"/>
          <w:sz w:val="28"/>
          <w:szCs w:val="28"/>
        </w:rPr>
        <w:t>ī</w:t>
      </w:r>
      <w:r w:rsidRPr="00B55A77">
        <w:rPr>
          <w:rFonts w:asciiTheme="majorBidi" w:hAnsiTheme="majorBidi" w:cstheme="majorBidi"/>
          <w:color w:val="0F252D"/>
          <w:sz w:val="28"/>
          <w:szCs w:val="28"/>
        </w:rPr>
        <w:t>r D</w:t>
      </w:r>
      <w:r w:rsidRPr="00B55A77">
        <w:rPr>
          <w:rFonts w:asciiTheme="majorBidi" w:hAnsiTheme="majorBidi" w:cstheme="majorBidi"/>
          <w:sz w:val="28"/>
          <w:szCs w:val="28"/>
        </w:rPr>
        <w:t>ā</w:t>
      </w:r>
      <w:r w:rsidRPr="00B55A77">
        <w:rPr>
          <w:rFonts w:asciiTheme="majorBidi" w:hAnsiTheme="majorBidi" w:cstheme="majorBidi"/>
          <w:color w:val="0F252D"/>
          <w:sz w:val="28"/>
          <w:szCs w:val="28"/>
        </w:rPr>
        <w:t>m</w:t>
      </w:r>
      <w:r w:rsidRPr="00B55A77">
        <w:rPr>
          <w:rFonts w:asciiTheme="majorBidi" w:hAnsiTheme="majorBidi" w:cstheme="majorBidi"/>
          <w:sz w:val="28"/>
          <w:szCs w:val="28"/>
        </w:rPr>
        <w:t>ā</w:t>
      </w:r>
      <w:r w:rsidRPr="00B55A77">
        <w:rPr>
          <w:rFonts w:asciiTheme="majorBidi" w:hAnsiTheme="majorBidi" w:cstheme="majorBidi"/>
          <w:color w:val="0F252D"/>
          <w:sz w:val="28"/>
          <w:szCs w:val="28"/>
        </w:rPr>
        <w:t>d and</w:t>
      </w:r>
      <w:r w:rsidRPr="00B55A77">
        <w:rPr>
          <w:rFonts w:asciiTheme="majorBidi" w:hAnsiTheme="majorBidi" w:cstheme="majorBidi"/>
          <w:color w:val="112B21"/>
          <w:sz w:val="28"/>
          <w:szCs w:val="28"/>
        </w:rPr>
        <w:t xml:space="preserve"> Mull</w:t>
      </w:r>
      <w:r w:rsidRPr="00B55A77">
        <w:rPr>
          <w:rFonts w:asciiTheme="majorBidi" w:hAnsiTheme="majorBidi" w:cstheme="majorBidi"/>
          <w:sz w:val="28"/>
          <w:szCs w:val="28"/>
        </w:rPr>
        <w:t>ā</w:t>
      </w:r>
      <w:r w:rsidRPr="00B55A77">
        <w:rPr>
          <w:rFonts w:asciiTheme="majorBidi" w:hAnsiTheme="majorBidi" w:cstheme="majorBidi"/>
          <w:color w:val="112B21"/>
          <w:sz w:val="28"/>
          <w:szCs w:val="28"/>
        </w:rPr>
        <w:t xml:space="preserve"> </w:t>
      </w:r>
      <w:r w:rsidRPr="00B55A77">
        <w:rPr>
          <w:rFonts w:asciiTheme="majorBidi" w:hAnsiTheme="majorBidi" w:cstheme="majorBidi"/>
          <w:sz w:val="28"/>
          <w:szCs w:val="28"/>
        </w:rPr>
        <w:t>Ṣ</w:t>
      </w:r>
      <w:r w:rsidRPr="00B55A77">
        <w:rPr>
          <w:rFonts w:asciiTheme="majorBidi" w:hAnsiTheme="majorBidi" w:cstheme="majorBidi"/>
          <w:color w:val="112B21"/>
          <w:sz w:val="28"/>
          <w:szCs w:val="28"/>
        </w:rPr>
        <w:t>adr</w:t>
      </w:r>
      <w:r w:rsidRPr="00B55A77">
        <w:rPr>
          <w:rFonts w:asciiTheme="majorBidi" w:hAnsiTheme="majorBidi" w:cstheme="majorBidi"/>
          <w:sz w:val="28"/>
          <w:szCs w:val="28"/>
        </w:rPr>
        <w:t>ā</w:t>
      </w:r>
      <w:r w:rsidRPr="00B55A77">
        <w:rPr>
          <w:rFonts w:asciiTheme="majorBidi" w:hAnsiTheme="majorBidi" w:cstheme="majorBidi"/>
          <w:color w:val="112B21"/>
          <w:sz w:val="28"/>
          <w:szCs w:val="28"/>
        </w:rPr>
        <w:t xml:space="preserve"> were heavily indebted to their Sunn</w:t>
      </w:r>
      <w:r w:rsidRPr="00B55A77">
        <w:rPr>
          <w:rFonts w:asciiTheme="majorBidi" w:hAnsiTheme="majorBidi" w:cstheme="majorBidi"/>
          <w:sz w:val="28"/>
          <w:szCs w:val="28"/>
        </w:rPr>
        <w:t>ī</w:t>
      </w:r>
      <w:r w:rsidRPr="00B55A77">
        <w:rPr>
          <w:rFonts w:asciiTheme="majorBidi" w:hAnsiTheme="majorBidi" w:cstheme="majorBidi"/>
          <w:color w:val="112B21"/>
          <w:sz w:val="28"/>
          <w:szCs w:val="28"/>
        </w:rPr>
        <w:t xml:space="preserve"> predecessors, and Mull</w:t>
      </w:r>
      <w:r w:rsidRPr="00B55A77">
        <w:rPr>
          <w:rFonts w:asciiTheme="majorBidi" w:hAnsiTheme="majorBidi" w:cstheme="majorBidi"/>
          <w:sz w:val="28"/>
          <w:szCs w:val="28"/>
        </w:rPr>
        <w:t>ā</w:t>
      </w:r>
      <w:r w:rsidRPr="00B55A77">
        <w:rPr>
          <w:rFonts w:asciiTheme="majorBidi" w:hAnsiTheme="majorBidi" w:cstheme="majorBidi"/>
          <w:color w:val="112B21"/>
          <w:sz w:val="28"/>
          <w:szCs w:val="28"/>
        </w:rPr>
        <w:t xml:space="preserve"> </w:t>
      </w:r>
      <w:r w:rsidRPr="00B55A77">
        <w:rPr>
          <w:rFonts w:asciiTheme="majorBidi" w:hAnsiTheme="majorBidi" w:cstheme="majorBidi"/>
          <w:sz w:val="28"/>
          <w:szCs w:val="28"/>
        </w:rPr>
        <w:t>Ṣ</w:t>
      </w:r>
      <w:r w:rsidRPr="00B55A77">
        <w:rPr>
          <w:rFonts w:asciiTheme="majorBidi" w:hAnsiTheme="majorBidi" w:cstheme="majorBidi"/>
          <w:color w:val="112B21"/>
          <w:sz w:val="28"/>
          <w:szCs w:val="28"/>
        </w:rPr>
        <w:t>adr</w:t>
      </w:r>
      <w:r w:rsidRPr="00B55A77">
        <w:rPr>
          <w:rFonts w:asciiTheme="majorBidi" w:hAnsiTheme="majorBidi" w:cstheme="majorBidi"/>
          <w:sz w:val="28"/>
          <w:szCs w:val="28"/>
        </w:rPr>
        <w:t>ā</w:t>
      </w:r>
      <w:r w:rsidRPr="00B55A77">
        <w:rPr>
          <w:rFonts w:asciiTheme="majorBidi" w:hAnsiTheme="majorBidi" w:cstheme="majorBidi"/>
          <w:color w:val="000000"/>
          <w:sz w:val="28"/>
          <w:szCs w:val="28"/>
        </w:rPr>
        <w:t xml:space="preserve"> borrows extensively from Fakhr-al-Dīn al-Rāzī, </w:t>
      </w:r>
      <w:r w:rsidRPr="00B55A77">
        <w:rPr>
          <w:rFonts w:asciiTheme="majorBidi" w:hAnsiTheme="majorBidi" w:cstheme="majorBidi"/>
          <w:sz w:val="28"/>
          <w:szCs w:val="28"/>
        </w:rPr>
        <w:t>I</w:t>
      </w:r>
      <w:r w:rsidRPr="00B55A77">
        <w:rPr>
          <w:rFonts w:asciiTheme="majorBidi" w:hAnsiTheme="majorBidi" w:cstheme="majorBidi"/>
          <w:color w:val="000000"/>
          <w:sz w:val="28"/>
          <w:szCs w:val="28"/>
        </w:rPr>
        <w:t>bn al-‘Arabī, D</w:t>
      </w:r>
      <w:r w:rsidRPr="00B55A77">
        <w:rPr>
          <w:rFonts w:asciiTheme="majorBidi" w:hAnsiTheme="majorBidi" w:cstheme="majorBidi"/>
          <w:sz w:val="28"/>
          <w:szCs w:val="28"/>
        </w:rPr>
        <w:t>ā</w:t>
      </w:r>
      <w:r w:rsidRPr="00B55A77">
        <w:rPr>
          <w:rFonts w:asciiTheme="majorBidi" w:hAnsiTheme="majorBidi" w:cstheme="majorBidi"/>
          <w:color w:val="000000"/>
          <w:sz w:val="28"/>
          <w:szCs w:val="28"/>
        </w:rPr>
        <w:t>w</w:t>
      </w:r>
      <w:r w:rsidRPr="00B55A77">
        <w:rPr>
          <w:rFonts w:asciiTheme="majorBidi" w:hAnsiTheme="majorBidi" w:cstheme="majorBidi"/>
          <w:sz w:val="28"/>
          <w:szCs w:val="28"/>
        </w:rPr>
        <w:t>ū</w:t>
      </w:r>
      <w:r w:rsidRPr="00B55A77">
        <w:rPr>
          <w:rFonts w:asciiTheme="majorBidi" w:hAnsiTheme="majorBidi" w:cstheme="majorBidi"/>
          <w:color w:val="000000"/>
          <w:sz w:val="28"/>
          <w:szCs w:val="28"/>
        </w:rPr>
        <w:t>d al-Qay</w:t>
      </w:r>
      <w:r w:rsidRPr="00B55A77">
        <w:rPr>
          <w:rFonts w:asciiTheme="majorBidi" w:hAnsiTheme="majorBidi" w:cstheme="majorBidi"/>
          <w:sz w:val="28"/>
          <w:szCs w:val="28"/>
        </w:rPr>
        <w:t>ṣ</w:t>
      </w:r>
      <w:r w:rsidRPr="00B55A77">
        <w:rPr>
          <w:rFonts w:asciiTheme="majorBidi" w:hAnsiTheme="majorBidi" w:cstheme="majorBidi"/>
          <w:color w:val="000000"/>
          <w:sz w:val="28"/>
          <w:szCs w:val="28"/>
        </w:rPr>
        <w:t>arī, Shaykh</w:t>
      </w:r>
      <w:r>
        <w:rPr>
          <w:rFonts w:asciiTheme="majorBidi" w:hAnsiTheme="majorBidi" w:cstheme="majorBidi"/>
          <w:color w:val="000000"/>
          <w:sz w:val="28"/>
          <w:szCs w:val="28"/>
        </w:rPr>
        <w:t>-</w:t>
      </w:r>
      <w:r w:rsidRPr="00B55A77">
        <w:rPr>
          <w:rFonts w:asciiTheme="majorBidi" w:hAnsiTheme="majorBidi" w:cstheme="majorBidi"/>
          <w:color w:val="000000"/>
          <w:sz w:val="28"/>
          <w:szCs w:val="28"/>
        </w:rPr>
        <w:t>al-Islām Mullā al-Fanārī—who was of particular importance for him—‘Abd-al-Raḥmān al-</w:t>
      </w:r>
      <w:r w:rsidRPr="00B55A77">
        <w:rPr>
          <w:rFonts w:asciiTheme="majorBidi" w:hAnsiTheme="majorBidi" w:cstheme="majorBidi"/>
          <w:color w:val="000000"/>
          <w:sz w:val="28"/>
          <w:szCs w:val="28"/>
        </w:rPr>
        <w:lastRenderedPageBreak/>
        <w:t>Jāmī, Shaykh</w:t>
      </w:r>
      <w:r>
        <w:rPr>
          <w:rFonts w:asciiTheme="majorBidi" w:hAnsiTheme="majorBidi" w:cstheme="majorBidi"/>
          <w:color w:val="000000"/>
          <w:sz w:val="28"/>
          <w:szCs w:val="28"/>
        </w:rPr>
        <w:t>-</w:t>
      </w:r>
      <w:r w:rsidRPr="00B55A77">
        <w:rPr>
          <w:rFonts w:asciiTheme="majorBidi" w:hAnsiTheme="majorBidi" w:cstheme="majorBidi"/>
          <w:color w:val="000000"/>
          <w:sz w:val="28"/>
          <w:szCs w:val="28"/>
        </w:rPr>
        <w:t xml:space="preserve">al-Islām Ibn Kamāl </w:t>
      </w:r>
      <w:r w:rsidRPr="00B55A77">
        <w:rPr>
          <w:rFonts w:asciiTheme="majorBidi" w:hAnsiTheme="majorBidi" w:cstheme="majorBidi"/>
          <w:color w:val="112B21"/>
          <w:sz w:val="28"/>
          <w:szCs w:val="28"/>
        </w:rPr>
        <w:t>P</w:t>
      </w:r>
      <w:r w:rsidRPr="00B55A77">
        <w:rPr>
          <w:rFonts w:asciiTheme="majorBidi" w:hAnsiTheme="majorBidi" w:cstheme="majorBidi"/>
          <w:color w:val="000000"/>
          <w:sz w:val="28"/>
          <w:szCs w:val="28"/>
        </w:rPr>
        <w:t>ā</w:t>
      </w:r>
      <w:r w:rsidRPr="00B55A77">
        <w:rPr>
          <w:rFonts w:asciiTheme="majorBidi" w:hAnsiTheme="majorBidi" w:cstheme="majorBidi"/>
          <w:color w:val="112B21"/>
          <w:sz w:val="28"/>
          <w:szCs w:val="28"/>
        </w:rPr>
        <w:t>sh</w:t>
      </w:r>
      <w:r w:rsidRPr="00B55A77">
        <w:rPr>
          <w:rFonts w:asciiTheme="majorBidi" w:hAnsiTheme="majorBidi" w:cstheme="majorBidi"/>
          <w:color w:val="000000"/>
          <w:sz w:val="28"/>
          <w:szCs w:val="28"/>
        </w:rPr>
        <w:t>ā, and others</w:t>
      </w:r>
      <w:r>
        <w:rPr>
          <w:rFonts w:asciiTheme="majorBidi" w:hAnsiTheme="majorBidi" w:cstheme="majorBidi"/>
          <w:color w:val="000000"/>
          <w:sz w:val="28"/>
          <w:szCs w:val="28"/>
        </w:rPr>
        <w:t xml:space="preserve">. </w:t>
      </w:r>
      <w:r w:rsidR="003241D2">
        <w:rPr>
          <w:rFonts w:asciiTheme="majorBidi" w:hAnsiTheme="majorBidi" w:cstheme="majorBidi"/>
          <w:color w:val="000000"/>
          <w:sz w:val="28"/>
          <w:szCs w:val="28"/>
        </w:rPr>
        <w:t>C</w:t>
      </w:r>
      <w:r w:rsidR="003241D2" w:rsidRPr="00B55A77">
        <w:rPr>
          <w:rFonts w:asciiTheme="majorBidi" w:hAnsiTheme="majorBidi" w:cstheme="majorBidi"/>
          <w:color w:val="000000"/>
          <w:sz w:val="28"/>
          <w:szCs w:val="28"/>
        </w:rPr>
        <w:t xml:space="preserve">enturies before </w:t>
      </w:r>
      <w:r w:rsidR="003241D2" w:rsidRPr="00B55A77">
        <w:rPr>
          <w:rFonts w:asciiTheme="majorBidi" w:hAnsiTheme="majorBidi" w:cstheme="majorBidi"/>
          <w:color w:val="112B21"/>
          <w:sz w:val="28"/>
          <w:szCs w:val="28"/>
        </w:rPr>
        <w:t>Mull</w:t>
      </w:r>
      <w:r w:rsidR="003241D2" w:rsidRPr="00B55A77">
        <w:rPr>
          <w:rFonts w:asciiTheme="majorBidi" w:hAnsiTheme="majorBidi" w:cstheme="majorBidi"/>
          <w:sz w:val="28"/>
          <w:szCs w:val="28"/>
        </w:rPr>
        <w:t>ā</w:t>
      </w:r>
      <w:r w:rsidR="003241D2" w:rsidRPr="00B55A77">
        <w:rPr>
          <w:rFonts w:asciiTheme="majorBidi" w:hAnsiTheme="majorBidi" w:cstheme="majorBidi"/>
          <w:color w:val="112B21"/>
          <w:sz w:val="28"/>
          <w:szCs w:val="28"/>
        </w:rPr>
        <w:t xml:space="preserve"> </w:t>
      </w:r>
      <w:r w:rsidR="003241D2" w:rsidRPr="00B55A77">
        <w:rPr>
          <w:rFonts w:asciiTheme="majorBidi" w:hAnsiTheme="majorBidi" w:cstheme="majorBidi"/>
          <w:sz w:val="28"/>
          <w:szCs w:val="28"/>
        </w:rPr>
        <w:t>Ṣ</w:t>
      </w:r>
      <w:r w:rsidR="003241D2" w:rsidRPr="00B55A77">
        <w:rPr>
          <w:rFonts w:asciiTheme="majorBidi" w:hAnsiTheme="majorBidi" w:cstheme="majorBidi"/>
          <w:color w:val="112B21"/>
          <w:sz w:val="28"/>
          <w:szCs w:val="28"/>
        </w:rPr>
        <w:t>adr</w:t>
      </w:r>
      <w:r w:rsidR="003241D2" w:rsidRPr="00B55A77">
        <w:rPr>
          <w:rFonts w:asciiTheme="majorBidi" w:hAnsiTheme="majorBidi" w:cstheme="majorBidi"/>
          <w:sz w:val="28"/>
          <w:szCs w:val="28"/>
        </w:rPr>
        <w:t>ā</w:t>
      </w:r>
      <w:r w:rsidR="003241D2">
        <w:rPr>
          <w:rFonts w:asciiTheme="majorBidi" w:hAnsiTheme="majorBidi" w:cstheme="majorBidi"/>
          <w:sz w:val="28"/>
          <w:szCs w:val="28"/>
        </w:rPr>
        <w:t>,</w:t>
      </w:r>
      <w:r w:rsidR="003241D2">
        <w:rPr>
          <w:rFonts w:asciiTheme="majorBidi" w:hAnsiTheme="majorBidi" w:cstheme="majorBidi"/>
          <w:color w:val="000000"/>
          <w:sz w:val="28"/>
          <w:szCs w:val="28"/>
        </w:rPr>
        <w:t xml:space="preserve"> t</w:t>
      </w:r>
      <w:r>
        <w:rPr>
          <w:rFonts w:asciiTheme="majorBidi" w:hAnsiTheme="majorBidi" w:cstheme="majorBidi"/>
          <w:color w:val="000000"/>
          <w:sz w:val="28"/>
          <w:szCs w:val="28"/>
        </w:rPr>
        <w:t>hese Sunn</w:t>
      </w:r>
      <w:r w:rsidRPr="00B55A77">
        <w:rPr>
          <w:rFonts w:asciiTheme="majorBidi" w:hAnsiTheme="majorBidi" w:cstheme="majorBidi"/>
          <w:color w:val="000000"/>
          <w:sz w:val="28"/>
          <w:szCs w:val="28"/>
        </w:rPr>
        <w:t>ī</w:t>
      </w:r>
      <w:r>
        <w:rPr>
          <w:rFonts w:asciiTheme="majorBidi" w:hAnsiTheme="majorBidi" w:cstheme="majorBidi"/>
          <w:color w:val="000000"/>
          <w:sz w:val="28"/>
          <w:szCs w:val="28"/>
        </w:rPr>
        <w:t xml:space="preserve"> Masters</w:t>
      </w:r>
      <w:r w:rsidRPr="00B55A77">
        <w:rPr>
          <w:rFonts w:asciiTheme="majorBidi" w:hAnsiTheme="majorBidi" w:cstheme="majorBidi"/>
          <w:color w:val="000000"/>
          <w:sz w:val="28"/>
          <w:szCs w:val="28"/>
        </w:rPr>
        <w:t xml:space="preserve"> arrived</w:t>
      </w:r>
      <w:r>
        <w:rPr>
          <w:rFonts w:asciiTheme="majorBidi" w:hAnsiTheme="majorBidi" w:cstheme="majorBidi"/>
          <w:color w:val="000000"/>
          <w:sz w:val="28"/>
          <w:szCs w:val="28"/>
        </w:rPr>
        <w:t xml:space="preserve"> at</w:t>
      </w:r>
      <w:r w:rsidRPr="00B55A77">
        <w:rPr>
          <w:rFonts w:asciiTheme="majorBidi" w:hAnsiTheme="majorBidi" w:cstheme="majorBidi"/>
          <w:color w:val="000000"/>
          <w:sz w:val="28"/>
          <w:szCs w:val="28"/>
        </w:rPr>
        <w:t xml:space="preserve"> conclusions similar to</w:t>
      </w:r>
      <w:r w:rsidR="003241D2">
        <w:rPr>
          <w:rFonts w:asciiTheme="majorBidi" w:hAnsiTheme="majorBidi" w:cstheme="majorBidi"/>
          <w:color w:val="000000"/>
          <w:sz w:val="28"/>
          <w:szCs w:val="28"/>
        </w:rPr>
        <w:t xml:space="preserve"> his own,</w:t>
      </w:r>
      <w:r>
        <w:rPr>
          <w:rFonts w:asciiTheme="majorBidi" w:hAnsiTheme="majorBidi" w:cstheme="majorBidi"/>
          <w:color w:val="000000"/>
          <w:sz w:val="28"/>
          <w:szCs w:val="28"/>
        </w:rPr>
        <w:t xml:space="preserve"> and </w:t>
      </w:r>
      <w:r w:rsidR="003241D2" w:rsidRPr="00B55A77">
        <w:rPr>
          <w:rFonts w:asciiTheme="majorBidi" w:hAnsiTheme="majorBidi" w:cstheme="majorBidi"/>
          <w:color w:val="112B21"/>
          <w:sz w:val="28"/>
          <w:szCs w:val="28"/>
        </w:rPr>
        <w:t>Mull</w:t>
      </w:r>
      <w:r w:rsidR="003241D2" w:rsidRPr="00B55A77">
        <w:rPr>
          <w:rFonts w:asciiTheme="majorBidi" w:hAnsiTheme="majorBidi" w:cstheme="majorBidi"/>
          <w:sz w:val="28"/>
          <w:szCs w:val="28"/>
        </w:rPr>
        <w:t>ā</w:t>
      </w:r>
      <w:r w:rsidR="003241D2" w:rsidRPr="00B55A77">
        <w:rPr>
          <w:rFonts w:asciiTheme="majorBidi" w:hAnsiTheme="majorBidi" w:cstheme="majorBidi"/>
          <w:color w:val="112B21"/>
          <w:sz w:val="28"/>
          <w:szCs w:val="28"/>
        </w:rPr>
        <w:t xml:space="preserve"> </w:t>
      </w:r>
      <w:r w:rsidR="003241D2" w:rsidRPr="00B55A77">
        <w:rPr>
          <w:rFonts w:asciiTheme="majorBidi" w:hAnsiTheme="majorBidi" w:cstheme="majorBidi"/>
          <w:sz w:val="28"/>
          <w:szCs w:val="28"/>
        </w:rPr>
        <w:t>Ṣ</w:t>
      </w:r>
      <w:r w:rsidR="003241D2" w:rsidRPr="00B55A77">
        <w:rPr>
          <w:rFonts w:asciiTheme="majorBidi" w:hAnsiTheme="majorBidi" w:cstheme="majorBidi"/>
          <w:color w:val="112B21"/>
          <w:sz w:val="28"/>
          <w:szCs w:val="28"/>
        </w:rPr>
        <w:t>adr</w:t>
      </w:r>
      <w:r w:rsidR="003241D2" w:rsidRPr="00B55A77">
        <w:rPr>
          <w:rFonts w:asciiTheme="majorBidi" w:hAnsiTheme="majorBidi" w:cstheme="majorBidi"/>
          <w:sz w:val="28"/>
          <w:szCs w:val="28"/>
        </w:rPr>
        <w:t>ā</w:t>
      </w:r>
      <w:r>
        <w:rPr>
          <w:rFonts w:asciiTheme="majorBidi" w:hAnsiTheme="majorBidi" w:cstheme="majorBidi"/>
          <w:color w:val="000000"/>
          <w:sz w:val="28"/>
          <w:szCs w:val="28"/>
        </w:rPr>
        <w:t xml:space="preserve"> often quotes</w:t>
      </w:r>
      <w:r w:rsidRPr="008A51C3">
        <w:rPr>
          <w:rFonts w:asciiTheme="majorBidi" w:hAnsiTheme="majorBidi" w:cstheme="majorBidi"/>
          <w:color w:val="000000"/>
          <w:sz w:val="28"/>
          <w:szCs w:val="28"/>
        </w:rPr>
        <w:t xml:space="preserve"> </w:t>
      </w:r>
      <w:r>
        <w:rPr>
          <w:rFonts w:asciiTheme="majorBidi" w:hAnsiTheme="majorBidi" w:cstheme="majorBidi"/>
          <w:color w:val="000000"/>
          <w:sz w:val="28"/>
          <w:szCs w:val="28"/>
        </w:rPr>
        <w:t>at length from them in his works</w:t>
      </w:r>
      <w:r w:rsidRPr="00B55A77">
        <w:rPr>
          <w:rFonts w:asciiTheme="majorBidi" w:hAnsiTheme="majorBidi" w:cstheme="majorBidi"/>
          <w:color w:val="112B21"/>
          <w:sz w:val="28"/>
          <w:szCs w:val="28"/>
        </w:rPr>
        <w:t xml:space="preserve">. </w:t>
      </w:r>
    </w:p>
    <w:p w14:paraId="591A5989" w14:textId="77777777" w:rsidR="00E86172"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112B21"/>
          <w:sz w:val="28"/>
          <w:szCs w:val="28"/>
        </w:rPr>
      </w:pPr>
    </w:p>
    <w:p w14:paraId="62E9B628" w14:textId="2D2683C4" w:rsidR="00E86172" w:rsidRPr="00B16600"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131314"/>
          <w:sz w:val="28"/>
          <w:szCs w:val="28"/>
        </w:rPr>
      </w:pPr>
      <w:r w:rsidRPr="00B55A77">
        <w:rPr>
          <w:rFonts w:asciiTheme="majorBidi" w:hAnsiTheme="majorBidi" w:cstheme="majorBidi"/>
          <w:color w:val="112B21"/>
          <w:sz w:val="28"/>
          <w:szCs w:val="28"/>
        </w:rPr>
        <w:t>As</w:t>
      </w:r>
      <w:r>
        <w:rPr>
          <w:rFonts w:asciiTheme="majorBidi" w:hAnsiTheme="majorBidi" w:cstheme="majorBidi"/>
          <w:color w:val="112B21"/>
          <w:sz w:val="28"/>
          <w:szCs w:val="28"/>
        </w:rPr>
        <w:t xml:space="preserve"> an </w:t>
      </w:r>
      <w:r w:rsidRPr="00B55A77">
        <w:rPr>
          <w:rFonts w:asciiTheme="majorBidi" w:hAnsiTheme="majorBidi" w:cstheme="majorBidi"/>
          <w:color w:val="112B21"/>
          <w:sz w:val="28"/>
          <w:szCs w:val="28"/>
        </w:rPr>
        <w:t>illustration of this</w:t>
      </w:r>
      <w:r>
        <w:rPr>
          <w:rFonts w:asciiTheme="majorBidi" w:hAnsiTheme="majorBidi" w:cstheme="majorBidi"/>
          <w:color w:val="112B21"/>
          <w:sz w:val="28"/>
          <w:szCs w:val="28"/>
        </w:rPr>
        <w:t xml:space="preserve"> Sunn</w:t>
      </w:r>
      <w:r w:rsidRPr="00B55A77">
        <w:rPr>
          <w:rFonts w:asciiTheme="majorBidi" w:hAnsiTheme="majorBidi" w:cstheme="majorBidi"/>
          <w:color w:val="000000"/>
          <w:sz w:val="28"/>
          <w:szCs w:val="28"/>
        </w:rPr>
        <w:t>ī</w:t>
      </w:r>
      <w:r>
        <w:rPr>
          <w:rFonts w:asciiTheme="majorBidi" w:hAnsiTheme="majorBidi" w:cstheme="majorBidi"/>
          <w:color w:val="112B21"/>
          <w:sz w:val="28"/>
          <w:szCs w:val="28"/>
        </w:rPr>
        <w:t>-Sh</w:t>
      </w:r>
      <w:r w:rsidRPr="00B55A77">
        <w:rPr>
          <w:rFonts w:asciiTheme="majorBidi" w:hAnsiTheme="majorBidi" w:cstheme="majorBidi"/>
          <w:color w:val="000000"/>
          <w:sz w:val="28"/>
          <w:szCs w:val="28"/>
        </w:rPr>
        <w:t>ī</w:t>
      </w:r>
      <w:r>
        <w:rPr>
          <w:rFonts w:asciiTheme="majorBidi" w:hAnsiTheme="majorBidi" w:cstheme="majorBidi"/>
          <w:color w:val="112B21"/>
          <w:sz w:val="28"/>
          <w:szCs w:val="28"/>
        </w:rPr>
        <w:t>‘</w:t>
      </w:r>
      <w:r w:rsidRPr="00B55A77">
        <w:rPr>
          <w:rFonts w:asciiTheme="majorBidi" w:hAnsiTheme="majorBidi" w:cstheme="majorBidi"/>
          <w:color w:val="000000"/>
          <w:sz w:val="28"/>
          <w:szCs w:val="28"/>
        </w:rPr>
        <w:t>ī</w:t>
      </w:r>
      <w:r w:rsidRPr="00B55A77">
        <w:rPr>
          <w:rFonts w:asciiTheme="majorBidi" w:hAnsiTheme="majorBidi" w:cstheme="majorBidi"/>
          <w:color w:val="112B21"/>
          <w:sz w:val="28"/>
          <w:szCs w:val="28"/>
        </w:rPr>
        <w:t xml:space="preserve"> dialogue</w:t>
      </w:r>
      <w:r>
        <w:rPr>
          <w:rFonts w:asciiTheme="majorBidi" w:hAnsiTheme="majorBidi" w:cstheme="majorBidi"/>
          <w:color w:val="112B21"/>
          <w:sz w:val="28"/>
          <w:szCs w:val="28"/>
        </w:rPr>
        <w:t xml:space="preserve"> in the Mature Tradition</w:t>
      </w:r>
      <w:r w:rsidRPr="00B55A77">
        <w:rPr>
          <w:rFonts w:asciiTheme="majorBidi" w:hAnsiTheme="majorBidi" w:cstheme="majorBidi"/>
          <w:color w:val="112B21"/>
          <w:sz w:val="28"/>
          <w:szCs w:val="28"/>
        </w:rPr>
        <w:t xml:space="preserve">, </w:t>
      </w:r>
      <w:r w:rsidRPr="00B55A77">
        <w:rPr>
          <w:rFonts w:asciiTheme="majorBidi" w:hAnsiTheme="majorBidi" w:cstheme="majorBidi"/>
          <w:b/>
          <w:bCs/>
          <w:color w:val="112B21"/>
          <w:sz w:val="28"/>
          <w:szCs w:val="28"/>
        </w:rPr>
        <w:t>Mull</w:t>
      </w:r>
      <w:r w:rsidRPr="00B55A77">
        <w:rPr>
          <w:rFonts w:asciiTheme="majorBidi" w:hAnsiTheme="majorBidi" w:cstheme="majorBidi"/>
          <w:b/>
          <w:bCs/>
          <w:color w:val="000000"/>
          <w:sz w:val="28"/>
          <w:szCs w:val="28"/>
        </w:rPr>
        <w:t>ā</w:t>
      </w:r>
      <w:r w:rsidRPr="00B55A77">
        <w:rPr>
          <w:rFonts w:asciiTheme="majorBidi" w:hAnsiTheme="majorBidi" w:cstheme="majorBidi"/>
          <w:b/>
          <w:bCs/>
          <w:color w:val="112B21"/>
          <w:sz w:val="28"/>
          <w:szCs w:val="28"/>
        </w:rPr>
        <w:t xml:space="preserve"> Ma</w:t>
      </w:r>
      <w:r w:rsidRPr="00B55A77">
        <w:rPr>
          <w:rFonts w:asciiTheme="majorBidi" w:hAnsiTheme="majorBidi" w:cstheme="majorBidi"/>
          <w:b/>
          <w:bCs/>
          <w:sz w:val="28"/>
          <w:szCs w:val="28"/>
        </w:rPr>
        <w:t>ḥ</w:t>
      </w:r>
      <w:r w:rsidRPr="00B55A77">
        <w:rPr>
          <w:rFonts w:asciiTheme="majorBidi" w:hAnsiTheme="majorBidi" w:cstheme="majorBidi"/>
          <w:b/>
          <w:bCs/>
          <w:color w:val="112B21"/>
          <w:sz w:val="28"/>
          <w:szCs w:val="28"/>
        </w:rPr>
        <w:t>m</w:t>
      </w:r>
      <w:r w:rsidRPr="00B55A77">
        <w:rPr>
          <w:rFonts w:asciiTheme="majorBidi" w:hAnsiTheme="majorBidi" w:cstheme="majorBidi"/>
          <w:b/>
          <w:bCs/>
          <w:sz w:val="28"/>
          <w:szCs w:val="28"/>
        </w:rPr>
        <w:t>ū</w:t>
      </w:r>
      <w:r w:rsidRPr="00B55A77">
        <w:rPr>
          <w:rFonts w:asciiTheme="majorBidi" w:hAnsiTheme="majorBidi" w:cstheme="majorBidi"/>
          <w:b/>
          <w:bCs/>
          <w:color w:val="112B21"/>
          <w:sz w:val="28"/>
          <w:szCs w:val="28"/>
        </w:rPr>
        <w:t>d Jaunp</w:t>
      </w:r>
      <w:r w:rsidRPr="00B55A77">
        <w:rPr>
          <w:rFonts w:asciiTheme="majorBidi" w:hAnsiTheme="majorBidi" w:cstheme="majorBidi"/>
          <w:b/>
          <w:bCs/>
          <w:sz w:val="28"/>
          <w:szCs w:val="28"/>
        </w:rPr>
        <w:t>ū</w:t>
      </w:r>
      <w:r w:rsidRPr="00B55A77">
        <w:rPr>
          <w:rFonts w:asciiTheme="majorBidi" w:hAnsiTheme="majorBidi" w:cstheme="majorBidi"/>
          <w:b/>
          <w:bCs/>
          <w:color w:val="112B21"/>
          <w:sz w:val="28"/>
          <w:szCs w:val="28"/>
        </w:rPr>
        <w:t>r</w:t>
      </w:r>
      <w:r w:rsidRPr="00B55A77">
        <w:rPr>
          <w:rFonts w:asciiTheme="majorBidi" w:hAnsiTheme="majorBidi" w:cstheme="majorBidi"/>
          <w:b/>
          <w:bCs/>
          <w:color w:val="000000"/>
          <w:sz w:val="28"/>
          <w:szCs w:val="28"/>
        </w:rPr>
        <w:t>ī</w:t>
      </w:r>
      <w:r w:rsidRPr="00B55A77">
        <w:rPr>
          <w:rStyle w:val="FootnoteReference"/>
          <w:rFonts w:asciiTheme="majorBidi" w:hAnsiTheme="majorBidi" w:cstheme="majorBidi"/>
          <w:color w:val="000000"/>
          <w:sz w:val="28"/>
          <w:szCs w:val="28"/>
        </w:rPr>
        <w:footnoteReference w:id="250"/>
      </w:r>
      <w:r w:rsidRPr="00B55A77">
        <w:rPr>
          <w:rFonts w:asciiTheme="majorBidi" w:hAnsiTheme="majorBidi" w:cstheme="majorBidi"/>
          <w:color w:val="000000"/>
          <w:sz w:val="28"/>
          <w:szCs w:val="28"/>
        </w:rPr>
        <w:t xml:space="preserve"> of the </w:t>
      </w:r>
      <w:r>
        <w:rPr>
          <w:rFonts w:asciiTheme="majorBidi" w:hAnsiTheme="majorBidi" w:cstheme="majorBidi"/>
          <w:color w:val="000000"/>
          <w:sz w:val="28"/>
          <w:szCs w:val="28"/>
        </w:rPr>
        <w:t>Mughal</w:t>
      </w:r>
      <w:r w:rsidRPr="00B55A77">
        <w:rPr>
          <w:rFonts w:asciiTheme="majorBidi" w:hAnsiTheme="majorBidi" w:cstheme="majorBidi"/>
          <w:color w:val="000000"/>
          <w:sz w:val="28"/>
          <w:szCs w:val="28"/>
        </w:rPr>
        <w:t xml:space="preserve"> School of Verification debated </w:t>
      </w:r>
      <w:r w:rsidR="009010DE">
        <w:rPr>
          <w:rFonts w:asciiTheme="majorBidi" w:hAnsiTheme="majorBidi" w:cstheme="majorBidi"/>
          <w:color w:val="000000"/>
          <w:sz w:val="28"/>
          <w:szCs w:val="28"/>
        </w:rPr>
        <w:t>Divinity</w:t>
      </w:r>
      <w:r w:rsidRPr="00B55A77">
        <w:rPr>
          <w:rFonts w:asciiTheme="majorBidi" w:hAnsiTheme="majorBidi" w:cstheme="majorBidi"/>
          <w:color w:val="000000"/>
          <w:sz w:val="28"/>
          <w:szCs w:val="28"/>
        </w:rPr>
        <w:t xml:space="preserve"> and Metaph</w:t>
      </w:r>
      <w:r w:rsidRPr="003141F4">
        <w:rPr>
          <w:rFonts w:asciiTheme="majorBidi" w:hAnsiTheme="majorBidi" w:cstheme="majorBidi"/>
          <w:color w:val="000000"/>
          <w:sz w:val="28"/>
          <w:szCs w:val="28"/>
        </w:rPr>
        <w:t xml:space="preserve">ysics publicly with </w:t>
      </w:r>
      <w:r w:rsidRPr="003141F4">
        <w:rPr>
          <w:rFonts w:asciiTheme="majorBidi" w:hAnsiTheme="majorBidi" w:cstheme="majorBidi"/>
          <w:color w:val="0F252D"/>
          <w:sz w:val="28"/>
          <w:szCs w:val="28"/>
        </w:rPr>
        <w:t>M</w:t>
      </w:r>
      <w:r w:rsidRPr="003141F4">
        <w:rPr>
          <w:rFonts w:asciiTheme="majorBidi" w:hAnsiTheme="majorBidi" w:cstheme="majorBidi"/>
          <w:sz w:val="28"/>
          <w:szCs w:val="28"/>
        </w:rPr>
        <w:t>ī</w:t>
      </w:r>
      <w:r w:rsidRPr="003141F4">
        <w:rPr>
          <w:rFonts w:asciiTheme="majorBidi" w:hAnsiTheme="majorBidi" w:cstheme="majorBidi"/>
          <w:color w:val="0F252D"/>
          <w:sz w:val="28"/>
          <w:szCs w:val="28"/>
        </w:rPr>
        <w:t>r D</w:t>
      </w:r>
      <w:r w:rsidRPr="003141F4">
        <w:rPr>
          <w:rFonts w:asciiTheme="majorBidi" w:hAnsiTheme="majorBidi" w:cstheme="majorBidi"/>
          <w:sz w:val="28"/>
          <w:szCs w:val="28"/>
        </w:rPr>
        <w:t>ā</w:t>
      </w:r>
      <w:r w:rsidRPr="003141F4">
        <w:rPr>
          <w:rFonts w:asciiTheme="majorBidi" w:hAnsiTheme="majorBidi" w:cstheme="majorBidi"/>
          <w:color w:val="0F252D"/>
          <w:sz w:val="28"/>
          <w:szCs w:val="28"/>
        </w:rPr>
        <w:t>m</w:t>
      </w:r>
      <w:r w:rsidRPr="003141F4">
        <w:rPr>
          <w:rFonts w:asciiTheme="majorBidi" w:hAnsiTheme="majorBidi" w:cstheme="majorBidi"/>
          <w:sz w:val="28"/>
          <w:szCs w:val="28"/>
        </w:rPr>
        <w:t>ā</w:t>
      </w:r>
      <w:r w:rsidRPr="003141F4">
        <w:rPr>
          <w:rFonts w:asciiTheme="majorBidi" w:hAnsiTheme="majorBidi" w:cstheme="majorBidi"/>
          <w:color w:val="0F252D"/>
          <w:sz w:val="28"/>
          <w:szCs w:val="28"/>
        </w:rPr>
        <w:t xml:space="preserve">d. Similarly, </w:t>
      </w:r>
      <w:r w:rsidRPr="003141F4">
        <w:rPr>
          <w:rFonts w:asciiTheme="majorBidi" w:hAnsiTheme="majorBidi" w:cstheme="majorBidi"/>
          <w:color w:val="112B21"/>
          <w:sz w:val="28"/>
          <w:szCs w:val="28"/>
        </w:rPr>
        <w:t>it was the Sunn</w:t>
      </w:r>
      <w:r w:rsidRPr="003141F4">
        <w:rPr>
          <w:rFonts w:asciiTheme="majorBidi" w:hAnsiTheme="majorBidi" w:cstheme="majorBidi"/>
          <w:sz w:val="28"/>
          <w:szCs w:val="28"/>
        </w:rPr>
        <w:t xml:space="preserve">ī </w:t>
      </w:r>
      <w:r w:rsidR="009010DE">
        <w:rPr>
          <w:rFonts w:asciiTheme="majorBidi" w:hAnsiTheme="majorBidi" w:cstheme="majorBidi"/>
          <w:sz w:val="28"/>
          <w:szCs w:val="28"/>
        </w:rPr>
        <w:t>M</w:t>
      </w:r>
      <w:r w:rsidRPr="003141F4">
        <w:rPr>
          <w:rFonts w:asciiTheme="majorBidi" w:hAnsiTheme="majorBidi" w:cstheme="majorBidi"/>
          <w:sz w:val="28"/>
          <w:szCs w:val="28"/>
        </w:rPr>
        <w:t>aster of the Subcontinent Tradition</w:t>
      </w:r>
      <w:r w:rsidRPr="003141F4">
        <w:rPr>
          <w:rFonts w:asciiTheme="majorBidi" w:hAnsiTheme="majorBidi" w:cstheme="majorBidi"/>
          <w:color w:val="112B21"/>
          <w:sz w:val="28"/>
          <w:szCs w:val="28"/>
        </w:rPr>
        <w:t xml:space="preserve"> </w:t>
      </w:r>
      <w:r w:rsidRPr="007376FD">
        <w:rPr>
          <w:rFonts w:asciiTheme="majorBidi" w:hAnsiTheme="majorBidi" w:cstheme="majorBidi"/>
          <w:b/>
          <w:bCs/>
          <w:color w:val="112B21"/>
          <w:sz w:val="28"/>
          <w:szCs w:val="28"/>
        </w:rPr>
        <w:t>Mull</w:t>
      </w:r>
      <w:r w:rsidRPr="007376FD">
        <w:rPr>
          <w:rFonts w:asciiTheme="majorBidi" w:hAnsiTheme="majorBidi" w:cstheme="majorBidi"/>
          <w:b/>
          <w:bCs/>
          <w:color w:val="000000"/>
          <w:sz w:val="28"/>
          <w:szCs w:val="28"/>
        </w:rPr>
        <w:t>ā</w:t>
      </w:r>
      <w:r w:rsidRPr="007376FD">
        <w:rPr>
          <w:rFonts w:asciiTheme="majorBidi" w:hAnsiTheme="majorBidi" w:cstheme="majorBidi"/>
          <w:b/>
          <w:bCs/>
          <w:color w:val="131314"/>
          <w:sz w:val="28"/>
          <w:szCs w:val="28"/>
        </w:rPr>
        <w:t xml:space="preserve"> ‘Abd</w:t>
      </w:r>
      <w:r>
        <w:rPr>
          <w:rFonts w:asciiTheme="majorBidi" w:hAnsiTheme="majorBidi" w:cstheme="majorBidi"/>
          <w:b/>
          <w:bCs/>
          <w:color w:val="131314"/>
          <w:sz w:val="28"/>
          <w:szCs w:val="28"/>
        </w:rPr>
        <w:t>-</w:t>
      </w:r>
      <w:r w:rsidRPr="007376FD">
        <w:rPr>
          <w:rFonts w:asciiTheme="majorBidi" w:hAnsiTheme="majorBidi" w:cstheme="majorBidi"/>
          <w:b/>
          <w:bCs/>
          <w:color w:val="131314"/>
          <w:sz w:val="28"/>
          <w:szCs w:val="28"/>
        </w:rPr>
        <w:t>al-</w:t>
      </w:r>
      <w:r w:rsidRPr="007376FD">
        <w:rPr>
          <w:rFonts w:asciiTheme="majorBidi" w:hAnsiTheme="majorBidi" w:cstheme="majorBidi"/>
          <w:b/>
          <w:bCs/>
          <w:sz w:val="28"/>
          <w:szCs w:val="28"/>
        </w:rPr>
        <w:t>Ḥ</w:t>
      </w:r>
      <w:r w:rsidRPr="007376FD">
        <w:rPr>
          <w:rFonts w:asciiTheme="majorBidi" w:hAnsiTheme="majorBidi" w:cstheme="majorBidi"/>
          <w:b/>
          <w:bCs/>
          <w:color w:val="131314"/>
          <w:sz w:val="28"/>
          <w:szCs w:val="28"/>
        </w:rPr>
        <w:t>ak</w:t>
      </w:r>
      <w:r w:rsidRPr="007376FD">
        <w:rPr>
          <w:rFonts w:asciiTheme="majorBidi" w:hAnsiTheme="majorBidi" w:cstheme="majorBidi"/>
          <w:b/>
          <w:bCs/>
          <w:color w:val="000000"/>
          <w:sz w:val="28"/>
          <w:szCs w:val="28"/>
        </w:rPr>
        <w:t>ī</w:t>
      </w:r>
      <w:r w:rsidRPr="007376FD">
        <w:rPr>
          <w:rFonts w:asciiTheme="majorBidi" w:hAnsiTheme="majorBidi" w:cstheme="majorBidi"/>
          <w:b/>
          <w:bCs/>
          <w:color w:val="131314"/>
          <w:sz w:val="28"/>
          <w:szCs w:val="28"/>
        </w:rPr>
        <w:t>m al-Si</w:t>
      </w:r>
      <w:r w:rsidRPr="007376FD">
        <w:rPr>
          <w:rFonts w:asciiTheme="majorBidi" w:hAnsiTheme="majorBidi" w:cstheme="majorBidi"/>
          <w:b/>
          <w:bCs/>
          <w:color w:val="000000"/>
          <w:sz w:val="28"/>
          <w:szCs w:val="28"/>
        </w:rPr>
        <w:t>ā</w:t>
      </w:r>
      <w:r w:rsidRPr="007376FD">
        <w:rPr>
          <w:rFonts w:asciiTheme="majorBidi" w:hAnsiTheme="majorBidi" w:cstheme="majorBidi"/>
          <w:b/>
          <w:bCs/>
          <w:color w:val="131314"/>
          <w:sz w:val="28"/>
          <w:szCs w:val="28"/>
        </w:rPr>
        <w:t>lk</w:t>
      </w:r>
      <w:r w:rsidRPr="007376FD">
        <w:rPr>
          <w:rFonts w:asciiTheme="majorBidi" w:hAnsiTheme="majorBidi" w:cstheme="majorBidi"/>
          <w:b/>
          <w:bCs/>
          <w:sz w:val="28"/>
          <w:szCs w:val="28"/>
        </w:rPr>
        <w:t>ū</w:t>
      </w:r>
      <w:r w:rsidRPr="007376FD">
        <w:rPr>
          <w:rFonts w:asciiTheme="majorBidi" w:hAnsiTheme="majorBidi" w:cstheme="majorBidi"/>
          <w:b/>
          <w:bCs/>
          <w:color w:val="131314"/>
          <w:sz w:val="28"/>
          <w:szCs w:val="28"/>
        </w:rPr>
        <w:t>t</w:t>
      </w:r>
      <w:r w:rsidRPr="007376FD">
        <w:rPr>
          <w:rFonts w:asciiTheme="majorBidi" w:hAnsiTheme="majorBidi" w:cstheme="majorBidi"/>
          <w:b/>
          <w:bCs/>
          <w:color w:val="000000"/>
          <w:sz w:val="28"/>
          <w:szCs w:val="28"/>
        </w:rPr>
        <w:t>ī</w:t>
      </w:r>
      <w:r w:rsidRPr="003141F4">
        <w:rPr>
          <w:rStyle w:val="FootnoteReference"/>
          <w:rFonts w:asciiTheme="majorBidi" w:hAnsiTheme="majorBidi" w:cstheme="majorBidi"/>
          <w:color w:val="112B21"/>
          <w:sz w:val="28"/>
          <w:szCs w:val="28"/>
        </w:rPr>
        <w:footnoteReference w:id="251"/>
      </w:r>
      <w:r w:rsidRPr="003141F4">
        <w:rPr>
          <w:rFonts w:asciiTheme="majorBidi" w:hAnsiTheme="majorBidi" w:cstheme="majorBidi"/>
          <w:color w:val="112B21"/>
          <w:sz w:val="28"/>
          <w:szCs w:val="28"/>
        </w:rPr>
        <w:t xml:space="preserve"> </w:t>
      </w:r>
      <w:r w:rsidRPr="003141F4">
        <w:rPr>
          <w:rFonts w:asciiTheme="majorBidi" w:hAnsiTheme="majorBidi" w:cstheme="majorBidi"/>
          <w:color w:val="131314"/>
          <w:sz w:val="28"/>
          <w:szCs w:val="28"/>
        </w:rPr>
        <w:t xml:space="preserve"> who introduced the works of </w:t>
      </w:r>
      <w:r w:rsidRPr="003141F4">
        <w:rPr>
          <w:rFonts w:asciiTheme="majorBidi" w:hAnsiTheme="majorBidi" w:cstheme="majorBidi"/>
          <w:color w:val="112B21"/>
          <w:sz w:val="28"/>
          <w:szCs w:val="28"/>
        </w:rPr>
        <w:t>Mull</w:t>
      </w:r>
      <w:r w:rsidRPr="003141F4">
        <w:rPr>
          <w:rFonts w:asciiTheme="majorBidi" w:hAnsiTheme="majorBidi" w:cstheme="majorBidi"/>
          <w:color w:val="000000"/>
          <w:sz w:val="28"/>
          <w:szCs w:val="28"/>
        </w:rPr>
        <w:t>ā</w:t>
      </w:r>
      <w:r w:rsidRPr="003141F4">
        <w:rPr>
          <w:rFonts w:asciiTheme="majorBidi" w:hAnsiTheme="majorBidi" w:cstheme="majorBidi"/>
          <w:color w:val="131314"/>
          <w:sz w:val="28"/>
          <w:szCs w:val="28"/>
        </w:rPr>
        <w:t xml:space="preserve"> </w:t>
      </w:r>
      <w:r w:rsidRPr="003141F4">
        <w:rPr>
          <w:rFonts w:asciiTheme="majorBidi" w:hAnsiTheme="majorBidi" w:cstheme="majorBidi"/>
          <w:sz w:val="28"/>
          <w:szCs w:val="28"/>
        </w:rPr>
        <w:t>Ṣ</w:t>
      </w:r>
      <w:r w:rsidRPr="003141F4">
        <w:rPr>
          <w:rFonts w:asciiTheme="majorBidi" w:hAnsiTheme="majorBidi" w:cstheme="majorBidi"/>
          <w:color w:val="112B21"/>
          <w:sz w:val="28"/>
          <w:szCs w:val="28"/>
        </w:rPr>
        <w:t>adr</w:t>
      </w:r>
      <w:r w:rsidRPr="003141F4">
        <w:rPr>
          <w:rFonts w:asciiTheme="majorBidi" w:hAnsiTheme="majorBidi" w:cstheme="majorBidi"/>
          <w:sz w:val="28"/>
          <w:szCs w:val="28"/>
        </w:rPr>
        <w:t>ā</w:t>
      </w:r>
      <w:r w:rsidRPr="003141F4">
        <w:rPr>
          <w:rFonts w:asciiTheme="majorBidi" w:hAnsiTheme="majorBidi" w:cstheme="majorBidi"/>
          <w:color w:val="131314"/>
          <w:sz w:val="28"/>
          <w:szCs w:val="28"/>
        </w:rPr>
        <w:t xml:space="preserve"> to the </w:t>
      </w:r>
      <w:r>
        <w:rPr>
          <w:rFonts w:asciiTheme="majorBidi" w:hAnsiTheme="majorBidi" w:cstheme="majorBidi"/>
          <w:color w:val="131314"/>
          <w:sz w:val="28"/>
          <w:szCs w:val="28"/>
        </w:rPr>
        <w:t>Mughal</w:t>
      </w:r>
      <w:r w:rsidRPr="003141F4">
        <w:rPr>
          <w:rFonts w:asciiTheme="majorBidi" w:hAnsiTheme="majorBidi" w:cstheme="majorBidi"/>
          <w:color w:val="131314"/>
          <w:sz w:val="28"/>
          <w:szCs w:val="28"/>
        </w:rPr>
        <w:t xml:space="preserve"> realms. </w:t>
      </w:r>
      <w:r w:rsidR="009010DE">
        <w:rPr>
          <w:rFonts w:asciiTheme="majorBidi" w:hAnsiTheme="majorBidi" w:cstheme="majorBidi"/>
          <w:color w:val="131314"/>
          <w:sz w:val="28"/>
          <w:szCs w:val="28"/>
        </w:rPr>
        <w:t xml:space="preserve">Yet, as a standing </w:t>
      </w:r>
      <w:r w:rsidRPr="003141F4">
        <w:rPr>
          <w:rFonts w:asciiTheme="majorBidi" w:hAnsiTheme="majorBidi" w:cstheme="majorBidi"/>
          <w:color w:val="131314"/>
          <w:sz w:val="28"/>
          <w:szCs w:val="28"/>
        </w:rPr>
        <w:t>testimony to his powerful Sunn</w:t>
      </w:r>
      <w:r w:rsidRPr="003141F4">
        <w:rPr>
          <w:rFonts w:asciiTheme="majorBidi" w:hAnsiTheme="majorBidi" w:cstheme="majorBidi"/>
          <w:sz w:val="28"/>
          <w:szCs w:val="28"/>
        </w:rPr>
        <w:t>ī</w:t>
      </w:r>
      <w:r w:rsidRPr="003141F4">
        <w:rPr>
          <w:rFonts w:asciiTheme="majorBidi" w:hAnsiTheme="majorBidi" w:cstheme="majorBidi"/>
          <w:color w:val="131314"/>
          <w:sz w:val="28"/>
          <w:szCs w:val="28"/>
        </w:rPr>
        <w:t xml:space="preserve"> affiliation, </w:t>
      </w:r>
      <w:r w:rsidRPr="003141F4">
        <w:rPr>
          <w:rFonts w:asciiTheme="majorBidi" w:hAnsiTheme="majorBidi" w:cstheme="majorBidi"/>
          <w:color w:val="112B21"/>
          <w:sz w:val="28"/>
          <w:szCs w:val="28"/>
        </w:rPr>
        <w:t>Mull</w:t>
      </w:r>
      <w:r w:rsidRPr="003141F4">
        <w:rPr>
          <w:rFonts w:asciiTheme="majorBidi" w:hAnsiTheme="majorBidi" w:cstheme="majorBidi"/>
          <w:color w:val="000000"/>
          <w:sz w:val="28"/>
          <w:szCs w:val="28"/>
        </w:rPr>
        <w:t>ā</w:t>
      </w:r>
      <w:r w:rsidRPr="003141F4">
        <w:rPr>
          <w:rFonts w:asciiTheme="majorBidi" w:hAnsiTheme="majorBidi" w:cstheme="majorBidi"/>
          <w:color w:val="131314"/>
          <w:sz w:val="28"/>
          <w:szCs w:val="28"/>
        </w:rPr>
        <w:t xml:space="preserve"> al-Si</w:t>
      </w:r>
      <w:r w:rsidRPr="003141F4">
        <w:rPr>
          <w:rFonts w:asciiTheme="majorBidi" w:hAnsiTheme="majorBidi" w:cstheme="majorBidi"/>
          <w:color w:val="000000"/>
          <w:sz w:val="28"/>
          <w:szCs w:val="28"/>
        </w:rPr>
        <w:t>ā</w:t>
      </w:r>
      <w:r w:rsidRPr="003141F4">
        <w:rPr>
          <w:rFonts w:asciiTheme="majorBidi" w:hAnsiTheme="majorBidi" w:cstheme="majorBidi"/>
          <w:color w:val="131314"/>
          <w:sz w:val="28"/>
          <w:szCs w:val="28"/>
        </w:rPr>
        <w:t>lk</w:t>
      </w:r>
      <w:r w:rsidRPr="003141F4">
        <w:rPr>
          <w:rFonts w:asciiTheme="majorBidi" w:hAnsiTheme="majorBidi" w:cstheme="majorBidi"/>
          <w:sz w:val="28"/>
          <w:szCs w:val="28"/>
        </w:rPr>
        <w:t>ū</w:t>
      </w:r>
      <w:r w:rsidRPr="003141F4">
        <w:rPr>
          <w:rFonts w:asciiTheme="majorBidi" w:hAnsiTheme="majorBidi" w:cstheme="majorBidi"/>
          <w:color w:val="131314"/>
          <w:sz w:val="28"/>
          <w:szCs w:val="28"/>
        </w:rPr>
        <w:t>t</w:t>
      </w:r>
      <w:r w:rsidRPr="003141F4">
        <w:rPr>
          <w:rFonts w:asciiTheme="majorBidi" w:hAnsiTheme="majorBidi" w:cstheme="majorBidi"/>
          <w:color w:val="000000"/>
          <w:sz w:val="28"/>
          <w:szCs w:val="28"/>
        </w:rPr>
        <w:t>ī was</w:t>
      </w:r>
      <w:r>
        <w:rPr>
          <w:rFonts w:asciiTheme="majorBidi" w:hAnsiTheme="majorBidi" w:cstheme="majorBidi"/>
          <w:color w:val="000000"/>
          <w:sz w:val="28"/>
          <w:szCs w:val="28"/>
        </w:rPr>
        <w:t xml:space="preserve"> also</w:t>
      </w:r>
      <w:r w:rsidRPr="003141F4">
        <w:rPr>
          <w:rFonts w:asciiTheme="majorBidi" w:hAnsiTheme="majorBidi" w:cstheme="majorBidi"/>
          <w:color w:val="000000"/>
          <w:sz w:val="28"/>
          <w:szCs w:val="28"/>
        </w:rPr>
        <w:t xml:space="preserve"> a close friend of the bastion of </w:t>
      </w:r>
      <w:r w:rsidRPr="003141F4">
        <w:rPr>
          <w:rFonts w:asciiTheme="majorBidi" w:hAnsiTheme="majorBidi" w:cstheme="majorBidi"/>
          <w:color w:val="202124"/>
          <w:sz w:val="28"/>
          <w:szCs w:val="28"/>
        </w:rPr>
        <w:t>Sunn</w:t>
      </w:r>
      <w:r w:rsidRPr="003141F4">
        <w:rPr>
          <w:rFonts w:asciiTheme="majorBidi" w:hAnsiTheme="majorBidi" w:cstheme="majorBidi"/>
          <w:sz w:val="28"/>
          <w:szCs w:val="28"/>
        </w:rPr>
        <w:t xml:space="preserve">ī Orthodoxy in </w:t>
      </w:r>
      <w:r>
        <w:rPr>
          <w:rFonts w:asciiTheme="majorBidi" w:hAnsiTheme="majorBidi" w:cstheme="majorBidi"/>
          <w:sz w:val="28"/>
          <w:szCs w:val="28"/>
        </w:rPr>
        <w:t xml:space="preserve">Greater </w:t>
      </w:r>
      <w:r w:rsidRPr="003141F4">
        <w:rPr>
          <w:rFonts w:asciiTheme="majorBidi" w:hAnsiTheme="majorBidi" w:cstheme="majorBidi"/>
          <w:sz w:val="28"/>
          <w:szCs w:val="28"/>
        </w:rPr>
        <w:t>India</w:t>
      </w:r>
      <w:r>
        <w:rPr>
          <w:rFonts w:asciiTheme="majorBidi" w:hAnsiTheme="majorBidi" w:cstheme="majorBidi"/>
          <w:sz w:val="28"/>
          <w:szCs w:val="28"/>
        </w:rPr>
        <w:t>,</w:t>
      </w:r>
      <w:r w:rsidRPr="003141F4">
        <w:rPr>
          <w:rFonts w:asciiTheme="majorBidi" w:hAnsiTheme="majorBidi" w:cstheme="majorBidi"/>
          <w:color w:val="131314"/>
          <w:sz w:val="28"/>
          <w:szCs w:val="28"/>
        </w:rPr>
        <w:t xml:space="preserve"> </w:t>
      </w:r>
      <w:r w:rsidRPr="005A6D53">
        <w:rPr>
          <w:rFonts w:asciiTheme="majorBidi" w:hAnsiTheme="majorBidi" w:cstheme="majorBidi"/>
          <w:b/>
          <w:bCs/>
          <w:color w:val="131314"/>
          <w:sz w:val="28"/>
          <w:szCs w:val="28"/>
        </w:rPr>
        <w:t>al-Shaykh A</w:t>
      </w:r>
      <w:r w:rsidRPr="005A6D53">
        <w:rPr>
          <w:rFonts w:asciiTheme="majorBidi" w:hAnsiTheme="majorBidi" w:cstheme="majorBidi"/>
          <w:b/>
          <w:bCs/>
          <w:sz w:val="28"/>
          <w:szCs w:val="28"/>
        </w:rPr>
        <w:t>ḥ</w:t>
      </w:r>
      <w:r w:rsidRPr="005A6D53">
        <w:rPr>
          <w:rFonts w:asciiTheme="majorBidi" w:hAnsiTheme="majorBidi" w:cstheme="majorBidi"/>
          <w:b/>
          <w:bCs/>
          <w:color w:val="131314"/>
          <w:sz w:val="28"/>
          <w:szCs w:val="28"/>
        </w:rPr>
        <w:t>mad al-Sirhind</w:t>
      </w:r>
      <w:r w:rsidRPr="005A6D53">
        <w:rPr>
          <w:rFonts w:asciiTheme="majorBidi" w:hAnsiTheme="majorBidi" w:cstheme="majorBidi"/>
          <w:b/>
          <w:bCs/>
          <w:color w:val="000000"/>
          <w:sz w:val="28"/>
          <w:szCs w:val="28"/>
        </w:rPr>
        <w:t>ī</w:t>
      </w:r>
      <w:r w:rsidRPr="003141F4">
        <w:rPr>
          <w:rFonts w:asciiTheme="majorBidi" w:hAnsiTheme="majorBidi" w:cstheme="majorBidi"/>
          <w:color w:val="000000"/>
          <w:sz w:val="28"/>
          <w:szCs w:val="28"/>
        </w:rPr>
        <w:t>,</w:t>
      </w:r>
      <w:r w:rsidRPr="003141F4">
        <w:rPr>
          <w:rStyle w:val="FootnoteReference"/>
          <w:rFonts w:asciiTheme="majorBidi" w:hAnsiTheme="majorBidi" w:cstheme="majorBidi"/>
          <w:color w:val="000000"/>
          <w:sz w:val="28"/>
          <w:szCs w:val="28"/>
        </w:rPr>
        <w:footnoteReference w:id="252"/>
      </w:r>
      <w:r w:rsidRPr="003141F4">
        <w:rPr>
          <w:rFonts w:asciiTheme="majorBidi" w:hAnsiTheme="majorBidi" w:cstheme="majorBidi"/>
          <w:color w:val="000000"/>
          <w:sz w:val="28"/>
          <w:szCs w:val="28"/>
        </w:rPr>
        <w:t xml:space="preserve"> and it was </w:t>
      </w:r>
      <w:r w:rsidRPr="003141F4">
        <w:rPr>
          <w:rFonts w:asciiTheme="majorBidi" w:hAnsiTheme="majorBidi" w:cstheme="majorBidi"/>
          <w:color w:val="131314"/>
          <w:sz w:val="28"/>
          <w:szCs w:val="28"/>
        </w:rPr>
        <w:t>al-Si</w:t>
      </w:r>
      <w:r w:rsidRPr="003141F4">
        <w:rPr>
          <w:rFonts w:asciiTheme="majorBidi" w:hAnsiTheme="majorBidi" w:cstheme="majorBidi"/>
          <w:color w:val="000000"/>
          <w:sz w:val="28"/>
          <w:szCs w:val="28"/>
        </w:rPr>
        <w:t>ā</w:t>
      </w:r>
      <w:r w:rsidRPr="003141F4">
        <w:rPr>
          <w:rFonts w:asciiTheme="majorBidi" w:hAnsiTheme="majorBidi" w:cstheme="majorBidi"/>
          <w:color w:val="131314"/>
          <w:sz w:val="28"/>
          <w:szCs w:val="28"/>
        </w:rPr>
        <w:t>lk</w:t>
      </w:r>
      <w:r w:rsidRPr="003141F4">
        <w:rPr>
          <w:rFonts w:asciiTheme="majorBidi" w:hAnsiTheme="majorBidi" w:cstheme="majorBidi"/>
          <w:sz w:val="28"/>
          <w:szCs w:val="28"/>
        </w:rPr>
        <w:t>ū</w:t>
      </w:r>
      <w:r w:rsidRPr="003141F4">
        <w:rPr>
          <w:rFonts w:asciiTheme="majorBidi" w:hAnsiTheme="majorBidi" w:cstheme="majorBidi"/>
          <w:color w:val="131314"/>
          <w:sz w:val="28"/>
          <w:szCs w:val="28"/>
        </w:rPr>
        <w:t>t</w:t>
      </w:r>
      <w:r w:rsidRPr="003141F4">
        <w:rPr>
          <w:rFonts w:asciiTheme="majorBidi" w:hAnsiTheme="majorBidi" w:cstheme="majorBidi"/>
          <w:color w:val="000000"/>
          <w:sz w:val="28"/>
          <w:szCs w:val="28"/>
        </w:rPr>
        <w:t xml:space="preserve">ī who conferred the title of </w:t>
      </w:r>
      <w:r w:rsidRPr="003141F4">
        <w:rPr>
          <w:rFonts w:asciiTheme="majorBidi" w:hAnsiTheme="majorBidi" w:cstheme="majorBidi"/>
          <w:color w:val="131314"/>
          <w:sz w:val="28"/>
          <w:szCs w:val="28"/>
        </w:rPr>
        <w:t xml:space="preserve">“Renewer of the </w:t>
      </w:r>
      <w:r>
        <w:rPr>
          <w:rFonts w:asciiTheme="majorBidi" w:hAnsiTheme="majorBidi" w:cstheme="majorBidi"/>
          <w:color w:val="131314"/>
          <w:sz w:val="28"/>
          <w:szCs w:val="28"/>
        </w:rPr>
        <w:t>S</w:t>
      </w:r>
      <w:r w:rsidRPr="003141F4">
        <w:rPr>
          <w:rFonts w:asciiTheme="majorBidi" w:hAnsiTheme="majorBidi" w:cstheme="majorBidi"/>
          <w:color w:val="131314"/>
          <w:sz w:val="28"/>
          <w:szCs w:val="28"/>
        </w:rPr>
        <w:t xml:space="preserve">econd [Islamic] </w:t>
      </w:r>
      <w:r>
        <w:rPr>
          <w:rFonts w:asciiTheme="majorBidi" w:hAnsiTheme="majorBidi" w:cstheme="majorBidi"/>
          <w:color w:val="131314"/>
          <w:sz w:val="28"/>
          <w:szCs w:val="28"/>
        </w:rPr>
        <w:t>M</w:t>
      </w:r>
      <w:r w:rsidRPr="003141F4">
        <w:rPr>
          <w:rFonts w:asciiTheme="majorBidi" w:hAnsiTheme="majorBidi" w:cstheme="majorBidi"/>
          <w:color w:val="131314"/>
          <w:sz w:val="28"/>
          <w:szCs w:val="28"/>
        </w:rPr>
        <w:t>illennium (</w:t>
      </w:r>
      <w:r w:rsidRPr="003141F4">
        <w:rPr>
          <w:rFonts w:asciiTheme="majorBidi" w:hAnsiTheme="majorBidi" w:cstheme="majorBidi"/>
          <w:i/>
          <w:iCs/>
          <w:color w:val="131314"/>
          <w:sz w:val="28"/>
          <w:szCs w:val="28"/>
        </w:rPr>
        <w:t>Mujaddid al-Alf al-Th</w:t>
      </w:r>
      <w:r w:rsidRPr="003141F4">
        <w:rPr>
          <w:rFonts w:asciiTheme="majorBidi" w:hAnsiTheme="majorBidi" w:cstheme="majorBidi"/>
          <w:i/>
          <w:iCs/>
          <w:sz w:val="28"/>
          <w:szCs w:val="28"/>
        </w:rPr>
        <w:t>ā</w:t>
      </w:r>
      <w:r w:rsidRPr="003141F4">
        <w:rPr>
          <w:rFonts w:asciiTheme="majorBidi" w:hAnsiTheme="majorBidi" w:cstheme="majorBidi"/>
          <w:i/>
          <w:iCs/>
          <w:color w:val="131314"/>
          <w:sz w:val="28"/>
          <w:szCs w:val="28"/>
        </w:rPr>
        <w:t>n</w:t>
      </w:r>
      <w:r w:rsidRPr="003141F4">
        <w:rPr>
          <w:rFonts w:asciiTheme="majorBidi" w:hAnsiTheme="majorBidi" w:cstheme="majorBidi"/>
          <w:i/>
          <w:iCs/>
          <w:sz w:val="28"/>
          <w:szCs w:val="28"/>
        </w:rPr>
        <w:t>ī</w:t>
      </w:r>
      <w:r w:rsidRPr="003141F4">
        <w:rPr>
          <w:rFonts w:asciiTheme="majorBidi" w:hAnsiTheme="majorBidi" w:cstheme="majorBidi"/>
          <w:color w:val="131314"/>
          <w:sz w:val="28"/>
          <w:szCs w:val="28"/>
        </w:rPr>
        <w:t xml:space="preserve">)” upon </w:t>
      </w:r>
      <w:r w:rsidRPr="002F7EB1">
        <w:rPr>
          <w:rFonts w:asciiTheme="majorBidi" w:hAnsiTheme="majorBidi" w:cstheme="majorBidi"/>
          <w:color w:val="131314"/>
          <w:sz w:val="28"/>
          <w:szCs w:val="28"/>
        </w:rPr>
        <w:t>al-Shaykh A</w:t>
      </w:r>
      <w:r w:rsidRPr="002F7EB1">
        <w:rPr>
          <w:rFonts w:asciiTheme="majorBidi" w:hAnsiTheme="majorBidi" w:cstheme="majorBidi"/>
          <w:sz w:val="28"/>
          <w:szCs w:val="28"/>
        </w:rPr>
        <w:t>ḥ</w:t>
      </w:r>
      <w:r w:rsidRPr="002F7EB1">
        <w:rPr>
          <w:rFonts w:asciiTheme="majorBidi" w:hAnsiTheme="majorBidi" w:cstheme="majorBidi"/>
          <w:color w:val="131314"/>
          <w:sz w:val="28"/>
          <w:szCs w:val="28"/>
        </w:rPr>
        <w:t>mad al-Sirhind</w:t>
      </w:r>
      <w:r w:rsidRPr="002F7EB1">
        <w:rPr>
          <w:rFonts w:asciiTheme="majorBidi" w:hAnsiTheme="majorBidi" w:cstheme="majorBidi"/>
          <w:color w:val="000000"/>
          <w:sz w:val="28"/>
          <w:szCs w:val="28"/>
        </w:rPr>
        <w:t>ī</w:t>
      </w:r>
      <w:r w:rsidRPr="002F7EB1">
        <w:rPr>
          <w:rFonts w:asciiTheme="majorBidi" w:hAnsiTheme="majorBidi" w:cstheme="majorBidi"/>
          <w:color w:val="131314"/>
          <w:sz w:val="28"/>
          <w:szCs w:val="28"/>
        </w:rPr>
        <w:t>.</w:t>
      </w:r>
    </w:p>
    <w:p w14:paraId="3AFE111F" w14:textId="77777777" w:rsidR="00E86172" w:rsidRDefault="00E86172" w:rsidP="00E86172">
      <w:pPr>
        <w:rPr>
          <w:rFonts w:eastAsiaTheme="majorEastAsia"/>
        </w:rPr>
      </w:pPr>
    </w:p>
    <w:p w14:paraId="73862D4D" w14:textId="77777777" w:rsidR="009010DE" w:rsidRDefault="009010DE" w:rsidP="00E86172">
      <w:pPr>
        <w:rPr>
          <w:rFonts w:eastAsiaTheme="majorEastAsia"/>
        </w:rPr>
      </w:pPr>
    </w:p>
    <w:p w14:paraId="52F3660C" w14:textId="77777777" w:rsidR="00F0609F" w:rsidRDefault="00F0609F" w:rsidP="00BE12DA">
      <w:pPr>
        <w:rPr>
          <w:rFonts w:eastAsiaTheme="minorHAnsi"/>
        </w:rPr>
      </w:pPr>
    </w:p>
    <w:sectPr w:rsidR="00F0609F" w:rsidSect="00C50BAE">
      <w:headerReference w:type="even" r:id="rId19"/>
      <w:headerReference w:type="default" r:id="rId20"/>
      <w:footerReference w:type="even" r:id="rId21"/>
      <w:footerReference w:type="default" r:id="rId22"/>
      <w:headerReference w:type="first" r:id="rId23"/>
      <w:footerReference w:type="first" r:id="rId24"/>
      <w:pgSz w:w="12240" w:h="15840"/>
      <w:pgMar w:top="1440" w:right="243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Zahid Syed" w:date="2025-08-06T15:48:00Z" w:initials="ZS">
    <w:p w14:paraId="1887DA40" w14:textId="77777777" w:rsidR="0076081B" w:rsidRDefault="0076081B" w:rsidP="0076081B">
      <w:r>
        <w:rPr>
          <w:rStyle w:val="CommentReference"/>
        </w:rPr>
        <w:annotationRef/>
      </w:r>
      <w:r>
        <w:rPr>
          <w:rFonts w:ascii="SabondiacriticRoman" w:hAnsi="SabondiacriticRoman"/>
          <w:sz w:val="20"/>
          <w:szCs w:val="20"/>
        </w:rPr>
        <w:t>UPDATED — Per Dr Umar's 8/6/25 Email to Zahid</w:t>
      </w:r>
    </w:p>
  </w:comment>
  <w:comment w:id="21" w:author="Zahid Syed" w:date="2025-09-23T15:25:00Z" w:initials="ZS">
    <w:p w14:paraId="400A9B20" w14:textId="77777777" w:rsidR="00315E15" w:rsidRDefault="00315E15" w:rsidP="00315E15">
      <w:r>
        <w:rPr>
          <w:rStyle w:val="CommentReference"/>
        </w:rPr>
        <w:annotationRef/>
      </w:r>
      <w:r>
        <w:rPr>
          <w:rFonts w:ascii="SabondiacriticRoman" w:hAnsi="SabondiacriticRoman"/>
          <w:sz w:val="20"/>
          <w:szCs w:val="20"/>
        </w:rPr>
        <w:t>Needs to be checked / edited</w:t>
      </w:r>
    </w:p>
  </w:comment>
  <w:comment w:id="20" w:author="Farooq Chaudhry (CH)" w:date="2024-11-11T12:07:00Z" w:initials="FC(">
    <w:p w14:paraId="146CEE3F" w14:textId="253FDCE2" w:rsidR="00315E15" w:rsidRDefault="00315E15" w:rsidP="00315E15">
      <w:pPr>
        <w:pStyle w:val="CommentText"/>
      </w:pPr>
      <w:r>
        <w:rPr>
          <w:rStyle w:val="CommentReference"/>
        </w:rPr>
        <w:annotationRef/>
      </w:r>
      <w:r>
        <w:t>Deleted the sentence "Thus, the very notion of Tradition implies community and continuity" in the footnote because it almost verbatim appears earlier in the footnote;, and this usage somewhat disrupted the flow of the paragraph. However, I understand that repetition is an intentional feature of this book, so feel free to disregard this edit</w:t>
      </w:r>
    </w:p>
  </w:comment>
  <w:comment w:id="158" w:author="Haseeb, Zahed A (CHI)" w:date="2024-12-15T22:36:00Z" w:initials="HZA(">
    <w:p w14:paraId="40D0013B" w14:textId="2CFD6948" w:rsidR="00E86172" w:rsidRDefault="00E86172" w:rsidP="00E86172">
      <w:r>
        <w:rPr>
          <w:rStyle w:val="CommentReference"/>
        </w:rPr>
        <w:annotationRef/>
      </w:r>
      <w:r>
        <w:rPr>
          <w:rFonts w:ascii="SabondiacriticRoman" w:hAnsi="SabondiacriticRoman"/>
          <w:sz w:val="20"/>
          <w:szCs w:val="20"/>
        </w:rPr>
        <w:t>consider deleting the word “foreign”</w:t>
      </w:r>
    </w:p>
  </w:comment>
  <w:comment w:id="159" w:author="Farooq Chaudhry (CH)" w:date="2024-11-11T23:24:00Z" w:initials="FC(">
    <w:p w14:paraId="06CC1099" w14:textId="77777777" w:rsidR="00E86172" w:rsidRDefault="00E86172" w:rsidP="00E86172">
      <w:pPr>
        <w:pStyle w:val="CommentText"/>
      </w:pPr>
      <w:r>
        <w:rPr>
          <w:rStyle w:val="CommentReference"/>
        </w:rPr>
        <w:annotationRef/>
      </w:r>
      <w:r>
        <w:t xml:space="preserve">There seems to be one or two words missing from the section that I highlighted; highlighting to draw attention to it so Dr. Umar could add in what's missing. </w:t>
      </w:r>
    </w:p>
  </w:comment>
  <w:comment w:id="160" w:author="Zahid Syed" w:date="2025-09-23T15:28:00Z" w:initials="ZS">
    <w:p w14:paraId="5744CAD2" w14:textId="77777777" w:rsidR="00A778E1" w:rsidRDefault="00A778E1" w:rsidP="00A778E1">
      <w:r>
        <w:rPr>
          <w:rStyle w:val="CommentReference"/>
        </w:rPr>
        <w:annotationRef/>
      </w:r>
      <w:r>
        <w:rPr>
          <w:rFonts w:ascii="SabondiacriticRoman" w:hAnsi="SabondiacriticRoman"/>
          <w:sz w:val="20"/>
          <w:szCs w:val="20"/>
        </w:rPr>
        <w:t>highlighted is new material; please make sure to review / chec</w:t>
      </w:r>
    </w:p>
  </w:comment>
  <w:comment w:id="209" w:author="Haseeb, Zahed A (CHI)" w:date="2024-12-15T23:56:00Z" w:initials="HZA(">
    <w:p w14:paraId="553FE941" w14:textId="300F5EC3" w:rsidR="00E86172" w:rsidRDefault="00E86172" w:rsidP="00E86172">
      <w:r>
        <w:rPr>
          <w:rStyle w:val="CommentReference"/>
        </w:rPr>
        <w:annotationRef/>
      </w:r>
      <w:r>
        <w:rPr>
          <w:rFonts w:ascii="SabondiacriticRoman" w:hAnsi="SabondiacriticRoman"/>
          <w:sz w:val="20"/>
          <w:szCs w:val="20"/>
        </w:rPr>
        <w:t>Since we have dispensed with the condensed book, this should  be deleted.</w:t>
      </w:r>
    </w:p>
  </w:comment>
  <w:comment w:id="210" w:author="Farooq Chaudhry (CH)" w:date="2024-11-11T11:04:00Z" w:initials="FC(">
    <w:p w14:paraId="0FE4344A" w14:textId="77777777" w:rsidR="00E86172" w:rsidRDefault="00E86172" w:rsidP="00E86172">
      <w:pPr>
        <w:pStyle w:val="CommentText"/>
      </w:pPr>
      <w:r>
        <w:rPr>
          <w:rStyle w:val="CommentReference"/>
        </w:rPr>
        <w:annotationRef/>
      </w:r>
      <w:r>
        <w:t xml:space="preserve">The block quote has a stray quotation market after "...followers of the Prophets were affiliated." </w:t>
      </w:r>
    </w:p>
    <w:p w14:paraId="40B6ADE9" w14:textId="77777777" w:rsidR="00E86172" w:rsidRDefault="00E86172" w:rsidP="00E86172">
      <w:pPr>
        <w:pStyle w:val="CommentText"/>
      </w:pPr>
    </w:p>
    <w:p w14:paraId="3B3A91DF" w14:textId="77777777" w:rsidR="00E86172" w:rsidRDefault="00E86172" w:rsidP="00E86172">
      <w:pPr>
        <w:pStyle w:val="CommentText"/>
      </w:pPr>
      <w:r>
        <w:t xml:space="preserve">I deleted it, but the other option is to add the opening quotation mark which is currently missing, so that this quotation mark would no longer be stray. </w:t>
      </w:r>
    </w:p>
  </w:comment>
  <w:comment w:id="211" w:author="Farooq Chaudhry" w:date="2024-11-04T13:34:00Z" w:initials="MC">
    <w:p w14:paraId="50FAE3C3" w14:textId="77777777" w:rsidR="00E86172" w:rsidRDefault="00E86172" w:rsidP="00E86172">
      <w:r>
        <w:rPr>
          <w:rStyle w:val="CommentReference"/>
        </w:rPr>
        <w:annotationRef/>
      </w:r>
      <w:r>
        <w:rPr>
          <w:rFonts w:ascii="SabondiacriticRoman" w:hAnsi="SabondiacriticRoman"/>
          <w:sz w:val="20"/>
          <w:szCs w:val="20"/>
        </w:rPr>
        <w:t xml:space="preserve">This is the only place where “Buttresses” is used as a title for the six articles of faith; in all other places it’s “Pillars” </w:t>
      </w:r>
    </w:p>
  </w:comment>
  <w:comment w:id="242" w:author="Farooq Chaudhry (CH)" w:date="2024-11-11T11:40:00Z" w:initials="FC(">
    <w:p w14:paraId="17EA8148" w14:textId="77777777" w:rsidR="00CB58FF" w:rsidRDefault="00CB58FF" w:rsidP="00CB58FF">
      <w:pPr>
        <w:pStyle w:val="CommentText"/>
      </w:pPr>
      <w:r>
        <w:rPr>
          <w:rStyle w:val="CommentReference"/>
        </w:rPr>
        <w:annotationRef/>
      </w:r>
      <w:r>
        <w:t xml:space="preserve">Sometimes the phrase "Creedal and Doctrinal" is used, especially earlier in the text. Later in the text, the word "Creedal" is used. This isn't necessarily an inconsistency, nor does it create confusion, but I just wanted to call it out in case this is a phrase Dr. Umar wants to repeat intentionally, and if "Creedal and Doctrinal" is supposed to mean something different than just "Creedal"  </w:t>
      </w:r>
    </w:p>
  </w:comment>
  <w:comment w:id="243" w:author="Zahid Syed" w:date="2025-09-23T15:37:00Z" w:initials="ZS">
    <w:p w14:paraId="2B8F9EDB" w14:textId="77777777" w:rsidR="006E4A89" w:rsidRDefault="006E4A89" w:rsidP="006E4A89">
      <w:r>
        <w:rPr>
          <w:rStyle w:val="CommentReference"/>
        </w:rPr>
        <w:annotationRef/>
      </w:r>
      <w:r>
        <w:rPr>
          <w:rFonts w:ascii="SabondiacriticRoman" w:hAnsi="SabondiacriticRoman"/>
          <w:sz w:val="20"/>
          <w:szCs w:val="20"/>
        </w:rPr>
        <w:t>Mentioned in the Introduction that this this exact instance would be followed by an asterisk (for the Teaching Glossary) — not here in the actual text?</w:t>
      </w:r>
    </w:p>
  </w:comment>
  <w:comment w:id="256" w:author="Farooq Chaudhry (CH)" w:date="2024-11-11T11:12:00Z" w:initials="FC(">
    <w:p w14:paraId="09F32C93" w14:textId="05D4FC73" w:rsidR="001568D7" w:rsidRDefault="001568D7" w:rsidP="001568D7">
      <w:pPr>
        <w:pStyle w:val="CommentText"/>
      </w:pPr>
      <w:r>
        <w:rPr>
          <w:rStyle w:val="CommentReference"/>
        </w:rPr>
        <w:annotationRef/>
      </w:r>
      <w:r>
        <w:t>Noting instances where "divine" is not capitalized</w:t>
      </w:r>
    </w:p>
  </w:comment>
  <w:comment w:id="257" w:author="Farooq Chaudhry (CH)" w:date="2024-11-11T11:13:00Z" w:initials="FC(">
    <w:p w14:paraId="5101AE56" w14:textId="77777777" w:rsidR="001568D7" w:rsidRDefault="001568D7" w:rsidP="001568D7">
      <w:pPr>
        <w:pStyle w:val="CommentText"/>
      </w:pPr>
      <w:r>
        <w:rPr>
          <w:rStyle w:val="CommentReference"/>
        </w:rPr>
        <w:annotationRef/>
      </w:r>
      <w:r>
        <w:t xml:space="preserve">"divine" not capitalized </w:t>
      </w:r>
    </w:p>
  </w:comment>
  <w:comment w:id="258" w:author="Haseeb, Zahed A (CHI)" w:date="2024-12-15T22:30:00Z" w:initials="HZA(">
    <w:p w14:paraId="4889F627" w14:textId="77777777" w:rsidR="001568D7" w:rsidRDefault="001568D7" w:rsidP="001568D7">
      <w:r>
        <w:rPr>
          <w:rStyle w:val="CommentReference"/>
        </w:rPr>
        <w:annotationRef/>
      </w:r>
      <w:r>
        <w:rPr>
          <w:rFonts w:ascii="SabondiacriticRoman" w:hAnsi="SabondiacriticRoman"/>
          <w:sz w:val="20"/>
          <w:szCs w:val="20"/>
        </w:rPr>
        <w:t xml:space="preserve">Should this be </w:t>
      </w:r>
      <w:r>
        <w:rPr>
          <w:rFonts w:ascii="SabondiacriticRoman" w:hAnsi="SabondiacriticRoman" w:hint="eastAsia"/>
          <w:sz w:val="20"/>
          <w:szCs w:val="20"/>
          <w:rtl/>
        </w:rPr>
        <w:t>إنفعالي</w:t>
      </w:r>
      <w:r>
        <w:rPr>
          <w:rFonts w:ascii="SabondiacriticRoman" w:hAnsi="SabondiacriticRoman"/>
          <w:sz w:val="20"/>
          <w:szCs w:val="20"/>
          <w:rtl/>
        </w:rPr>
        <w:t xml:space="preserve"> ?</w:t>
      </w:r>
    </w:p>
  </w:comment>
  <w:comment w:id="259" w:author="Zahid Syed" w:date="2025-09-23T15:40:00Z" w:initials="ZS">
    <w:p w14:paraId="364C5C67" w14:textId="77777777" w:rsidR="00526BF0" w:rsidRDefault="00526BF0" w:rsidP="00526BF0">
      <w:r>
        <w:rPr>
          <w:rStyle w:val="CommentReference"/>
        </w:rPr>
        <w:annotationRef/>
      </w:r>
      <w:r>
        <w:rPr>
          <w:rFonts w:ascii="SabondiacriticRoman" w:hAnsi="SabondiacriticRoman"/>
          <w:sz w:val="20"/>
          <w:szCs w:val="20"/>
        </w:rPr>
        <w:t xml:space="preserve">The entire highlighted section has been deleted in Dr Umar's edition. Not sure why/if this is a mistake. </w:t>
      </w:r>
    </w:p>
  </w:comment>
  <w:comment w:id="260" w:author="Farooq Chaudhry (CH)" w:date="2024-11-11T11:19:00Z" w:initials="FC(">
    <w:p w14:paraId="6500F6FA" w14:textId="7C586E81" w:rsidR="00E86172" w:rsidRDefault="00E86172" w:rsidP="00E86172">
      <w:pPr>
        <w:pStyle w:val="CommentText"/>
      </w:pPr>
      <w:r>
        <w:rPr>
          <w:rStyle w:val="CommentReference"/>
        </w:rPr>
        <w:annotationRef/>
      </w:r>
      <w:r>
        <w:t>"divinely inspired" was not capitalized in the footnote</w:t>
      </w:r>
    </w:p>
  </w:comment>
  <w:comment w:id="264" w:author="Zahid Syed" w:date="2025-09-23T15:44:00Z" w:initials="ZS">
    <w:p w14:paraId="47310C3B" w14:textId="77777777" w:rsidR="00430781" w:rsidRDefault="00430781" w:rsidP="00430781">
      <w:r>
        <w:rPr>
          <w:rStyle w:val="CommentReference"/>
        </w:rPr>
        <w:annotationRef/>
      </w:r>
      <w:r>
        <w:rPr>
          <w:rFonts w:ascii="SabondiacriticRoman" w:hAnsi="SabondiacriticRoman"/>
          <w:sz w:val="20"/>
          <w:szCs w:val="20"/>
        </w:rPr>
        <w:t>Please read through / edit this footnote; new addition from Dr Umar</w:t>
      </w:r>
    </w:p>
  </w:comment>
  <w:comment w:id="267" w:author="Farooq Chaudhry (CH)" w:date="2024-11-11T17:54:00Z" w:initials="FC(">
    <w:p w14:paraId="02C04EA8" w14:textId="4ABA3581" w:rsidR="00E86172" w:rsidRDefault="00E86172" w:rsidP="00E86172">
      <w:pPr>
        <w:pStyle w:val="CommentText"/>
      </w:pPr>
      <w:r>
        <w:rPr>
          <w:rStyle w:val="CommentReference"/>
        </w:rPr>
        <w:annotationRef/>
      </w:r>
      <w:r>
        <w:t>Throughout the text, the  city of Nishapur" is spelled as "Nisapur" but in Persian it is spelled with a sheen, and phonetically spelled as "Neyshabur." In English, the most common spelling is "Nishapur." Just want to confirm whether this current spelling of "Nisapur" (with a seen instead of a sheen) is intentional and perhaps how the city is referred to in Arabic or at a previous time in history?</w:t>
      </w:r>
    </w:p>
  </w:comment>
  <w:comment w:id="271" w:author="Farooq Chaudhry" w:date="2024-11-04T14:33:00Z" w:initials="MC">
    <w:p w14:paraId="26962A12" w14:textId="77777777" w:rsidR="00E86172" w:rsidRDefault="00E86172" w:rsidP="00E86172">
      <w:r>
        <w:rPr>
          <w:rStyle w:val="CommentReference"/>
        </w:rPr>
        <w:annotationRef/>
      </w:r>
      <w:r>
        <w:rPr>
          <w:rFonts w:ascii="SabondiacriticRoman" w:hAnsi="SabondiacriticRoman"/>
          <w:sz w:val="20"/>
          <w:szCs w:val="20"/>
        </w:rPr>
        <w:t>Atheist is not capitalized in the prior sentence</w:t>
      </w:r>
    </w:p>
  </w:comment>
  <w:comment w:id="277" w:author="Farooq Chaudhry" w:date="2024-11-04T14:45:00Z" w:initials="MC">
    <w:p w14:paraId="69D8C05E" w14:textId="77777777" w:rsidR="00E86172" w:rsidRDefault="00E86172" w:rsidP="00E86172">
      <w:r>
        <w:rPr>
          <w:rStyle w:val="CommentReference"/>
        </w:rPr>
        <w:annotationRef/>
      </w:r>
      <w:r>
        <w:rPr>
          <w:rFonts w:ascii="SabondiacriticRoman" w:hAnsi="SabondiacriticRoman"/>
          <w:sz w:val="20"/>
          <w:szCs w:val="20"/>
        </w:rPr>
        <w:t>Later in the paragraph you refer to both “ethnicities and communities” so I added up here as well for the parallel</w:t>
      </w:r>
    </w:p>
  </w:comment>
  <w:comment w:id="278" w:author="Farooq Chaudhry" w:date="2024-11-04T15:01:00Z" w:initials="MC">
    <w:p w14:paraId="3B58C019" w14:textId="77777777" w:rsidR="00E86172" w:rsidRDefault="00E86172" w:rsidP="00E86172">
      <w:r>
        <w:rPr>
          <w:rStyle w:val="CommentReference"/>
        </w:rPr>
        <w:annotationRef/>
      </w:r>
      <w:r>
        <w:rPr>
          <w:rFonts w:ascii="SabondiacriticRoman" w:hAnsi="SabondiacriticRoman"/>
          <w:sz w:val="20"/>
          <w:szCs w:val="20"/>
        </w:rPr>
        <w:t>Human Nature is capitalized in all other usages in the text</w:t>
      </w:r>
    </w:p>
  </w:comment>
  <w:comment w:id="291" w:author="Farooq Chaudhry (CH)" w:date="2024-11-12T08:24:00Z" w:initials="FC(">
    <w:p w14:paraId="119BECB4" w14:textId="77777777" w:rsidR="00010281" w:rsidRDefault="00010281" w:rsidP="00010281">
      <w:pPr>
        <w:pStyle w:val="CommentText"/>
      </w:pPr>
      <w:r>
        <w:rPr>
          <w:rStyle w:val="CommentReference"/>
        </w:rPr>
        <w:annotationRef/>
      </w:r>
      <w:r>
        <w:t xml:space="preserve">I changed "history" to "thought" in the footnote for two reasons: 1) it wasn't clear if by "Western history" we meant the Western study of history in the academy, where Orientalism was a field of study, or in the general historical relationship between the West and the Orient; and 2) because the word "history" is used two words prior, so the sentence read "...negative history in Western history." </w:t>
      </w:r>
    </w:p>
    <w:p w14:paraId="25D45E01" w14:textId="77777777" w:rsidR="00010281" w:rsidRDefault="00010281" w:rsidP="00010281">
      <w:pPr>
        <w:pStyle w:val="CommentText"/>
      </w:pPr>
    </w:p>
    <w:p w14:paraId="5F271112" w14:textId="77777777" w:rsidR="00010281" w:rsidRDefault="00010281" w:rsidP="00010281">
      <w:pPr>
        <w:pStyle w:val="CommentText"/>
      </w:pPr>
      <w:r>
        <w:t xml:space="preserve">Of course feel free to change, revert back to original, or pick a different or more specific word. </w:t>
      </w:r>
    </w:p>
  </w:comment>
  <w:comment w:id="296" w:author="Farooq Chaudhry" w:date="2024-11-04T15:18:00Z" w:initials="MC">
    <w:p w14:paraId="56CE52C7" w14:textId="77777777" w:rsidR="00E86172" w:rsidRDefault="00E86172" w:rsidP="00E86172">
      <w:r>
        <w:rPr>
          <w:rStyle w:val="CommentReference"/>
        </w:rPr>
        <w:annotationRef/>
      </w:r>
      <w:r>
        <w:rPr>
          <w:rFonts w:ascii="SabondiacriticRoman" w:hAnsi="SabondiacriticRoman"/>
          <w:sz w:val="20"/>
          <w:szCs w:val="20"/>
        </w:rPr>
        <w:t xml:space="preserve">The term “activist” scholar is not defined, and it might be helpful to define or explain the term, especially for readers who either are not familiar with academia (and thus don’t have a sound understanding of a non-activist academic), or those who have a positive connotation of the word “activist” and so might not understand the problem posed by activist scholars and academics. </w:t>
      </w:r>
    </w:p>
  </w:comment>
  <w:comment w:id="297" w:author="Farooq Chaudhry" w:date="2024-11-04T15:20:00Z" w:initials="MC">
    <w:p w14:paraId="444A7203" w14:textId="77777777" w:rsidR="00E86172" w:rsidRDefault="00E86172" w:rsidP="00E86172">
      <w:r>
        <w:rPr>
          <w:rStyle w:val="CommentReference"/>
        </w:rPr>
        <w:annotationRef/>
      </w:r>
      <w:r>
        <w:rPr>
          <w:rFonts w:ascii="SabondiacriticRoman" w:hAnsi="SabondiacriticRoman"/>
          <w:sz w:val="20"/>
          <w:szCs w:val="20"/>
        </w:rPr>
        <w:t xml:space="preserve">Also in this paragraph, the phrase “scholar-activists” is used twice but only in quotation marks once, and in another instance the phrase “activist” scholars is used but only the word “activist” is in quotation marks. </w:t>
      </w:r>
    </w:p>
  </w:comment>
  <w:comment w:id="311" w:author="Farooq Chaudhry (CH)" w:date="2024-11-11T21:16:00Z" w:initials="FC(">
    <w:p w14:paraId="6F582929" w14:textId="77777777" w:rsidR="00E86172" w:rsidRDefault="00E86172" w:rsidP="00E86172">
      <w:pPr>
        <w:pStyle w:val="CommentText"/>
      </w:pPr>
      <w:r>
        <w:rPr>
          <w:rStyle w:val="CommentReference"/>
        </w:rPr>
        <w:annotationRef/>
      </w:r>
      <w:r>
        <w:t>Footnote uses the word "Credo" instead of "Creed" -- which is of course fine and works well, but just want to confirm its usage since it's the only place in the text where it is used; "Creed," "Creedal," and "Creedal and Doctrinal" are used consistently throughout</w:t>
      </w:r>
    </w:p>
  </w:comment>
  <w:comment w:id="315" w:author="Farooq Chaudhry (CH)" w:date="2024-11-11T11:24:00Z" w:initials="FC(">
    <w:p w14:paraId="242FEAA1" w14:textId="77777777" w:rsidR="00E86172" w:rsidRDefault="00E86172" w:rsidP="00E86172">
      <w:pPr>
        <w:pStyle w:val="CommentText"/>
      </w:pPr>
      <w:r>
        <w:rPr>
          <w:rStyle w:val="CommentReference"/>
        </w:rPr>
        <w:annotationRef/>
      </w:r>
      <w:r>
        <w:t>"Divine" is not capitalized in the phrase "divine Word" in the footnote (in reference to the Christian tradition)</w:t>
      </w:r>
    </w:p>
  </w:comment>
  <w:comment w:id="316" w:author="Farooq Chaudhry (CH)" w:date="2024-11-11T22:27:00Z" w:initials="FC(">
    <w:p w14:paraId="5D48E925" w14:textId="77777777" w:rsidR="00E86172" w:rsidRDefault="00E86172" w:rsidP="00E86172">
      <w:pPr>
        <w:pStyle w:val="CommentText"/>
      </w:pPr>
      <w:r>
        <w:rPr>
          <w:rStyle w:val="CommentReference"/>
        </w:rPr>
        <w:annotationRef/>
      </w:r>
      <w:r>
        <w:t>Additionally, "</w:t>
      </w:r>
      <w:r>
        <w:rPr>
          <w:color w:val="000000"/>
        </w:rPr>
        <w:t>C</w:t>
      </w:r>
      <w:r>
        <w:rPr>
          <w:color w:val="202122"/>
        </w:rPr>
        <w:t>órdova" is spelled with a "v" whereas elsewhere in the texts it is spelled "</w:t>
      </w:r>
      <w:r>
        <w:rPr>
          <w:color w:val="000000"/>
        </w:rPr>
        <w:t>C</w:t>
      </w:r>
      <w:r>
        <w:rPr>
          <w:color w:val="202122"/>
        </w:rPr>
        <w:t>órdoba</w:t>
      </w:r>
      <w:r>
        <w:rPr>
          <w:color w:val="000000"/>
        </w:rPr>
        <w:t>."</w:t>
      </w:r>
    </w:p>
  </w:comment>
  <w:comment w:id="317" w:author="Farooq Chaudhry (CH)" w:date="2024-11-11T11:25:00Z" w:initials="FC(">
    <w:p w14:paraId="5125154B" w14:textId="77777777" w:rsidR="00E86172" w:rsidRDefault="00E86172" w:rsidP="00E86172">
      <w:pPr>
        <w:pStyle w:val="CommentText"/>
      </w:pPr>
      <w:r>
        <w:rPr>
          <w:rStyle w:val="CommentReference"/>
        </w:rPr>
        <w:annotationRef/>
      </w:r>
      <w:r>
        <w:t>"divinely bestowed gifts" in the footnote does not capitalize "divine"</w:t>
      </w:r>
    </w:p>
  </w:comment>
  <w:comment w:id="318" w:author="Farooq Chaudhry (CH)" w:date="2024-11-11T11:26:00Z" w:initials="FC(">
    <w:p w14:paraId="16AECAD2" w14:textId="77777777" w:rsidR="00E86172" w:rsidRDefault="00E86172" w:rsidP="00E86172">
      <w:pPr>
        <w:pStyle w:val="CommentText"/>
      </w:pPr>
      <w:r>
        <w:rPr>
          <w:rStyle w:val="CommentReference"/>
        </w:rPr>
        <w:annotationRef/>
      </w:r>
      <w:r>
        <w:t>"the divine Plato" does not capitalize "divine" in the footnote -- may be a place where non-capitalization makes sense though</w:t>
      </w:r>
    </w:p>
  </w:comment>
  <w:comment w:id="319" w:author="Farooq Chaudhry" w:date="2024-11-04T15:35:00Z" w:initials="MC">
    <w:p w14:paraId="4AA79555" w14:textId="77777777" w:rsidR="00E86172" w:rsidRDefault="00E86172" w:rsidP="00E86172">
      <w:r>
        <w:rPr>
          <w:rStyle w:val="CommentReference"/>
        </w:rPr>
        <w:annotationRef/>
      </w:r>
      <w:r>
        <w:rPr>
          <w:rFonts w:ascii="SabondiacriticRoman" w:hAnsi="SabondiacriticRoman"/>
          <w:sz w:val="20"/>
          <w:szCs w:val="20"/>
        </w:rPr>
        <w:t xml:space="preserve">In footnote 105, “Islamic Spiritual Tradition” is capitalized </w:t>
      </w:r>
    </w:p>
  </w:comment>
  <w:comment w:id="320" w:author="Farooq Chaudhry" w:date="2024-11-04T15:39:00Z" w:initials="MC">
    <w:p w14:paraId="1A18BCD1" w14:textId="77777777" w:rsidR="00E86172" w:rsidRDefault="00E86172" w:rsidP="00E86172">
      <w:r>
        <w:rPr>
          <w:rStyle w:val="CommentReference"/>
        </w:rPr>
        <w:annotationRef/>
      </w:r>
      <w:r>
        <w:rPr>
          <w:rFonts w:ascii="SabondiacriticRoman" w:hAnsi="SabondiacriticRoman"/>
          <w:sz w:val="20"/>
          <w:szCs w:val="20"/>
        </w:rPr>
        <w:t xml:space="preserve">In footnotes 93, 105, and 111, “Muslim Philosophers” is capitalized </w:t>
      </w:r>
    </w:p>
  </w:comment>
  <w:comment w:id="321" w:author="Farooq Chaudhry" w:date="2024-11-04T15:39:00Z" w:initials="MC">
    <w:p w14:paraId="421056B9" w14:textId="77777777" w:rsidR="00E86172" w:rsidRDefault="00E86172" w:rsidP="00E86172">
      <w:r>
        <w:rPr>
          <w:rStyle w:val="CommentReference"/>
        </w:rPr>
        <w:annotationRef/>
      </w:r>
      <w:r>
        <w:rPr>
          <w:rFonts w:ascii="SabondiacriticRoman" w:hAnsi="SabondiacriticRoman"/>
          <w:sz w:val="20"/>
          <w:szCs w:val="20"/>
        </w:rPr>
        <w:t xml:space="preserve">In footnotes 93, 105, and 111, “Muslim Philosophers” is capitalized </w:t>
      </w:r>
    </w:p>
  </w:comment>
  <w:comment w:id="322" w:author="Farooq Chaudhry (CH)" w:date="2024-11-11T22:33:00Z" w:initials="FC(">
    <w:p w14:paraId="07DBC4E9" w14:textId="77777777" w:rsidR="00E86172" w:rsidRDefault="00E86172" w:rsidP="00E86172">
      <w:pPr>
        <w:pStyle w:val="CommentText"/>
      </w:pPr>
      <w:r>
        <w:rPr>
          <w:rStyle w:val="CommentReference"/>
        </w:rPr>
        <w:annotationRef/>
      </w:r>
      <w:r>
        <w:t xml:space="preserve">This footnote defines </w:t>
      </w:r>
      <w:r>
        <w:rPr>
          <w:i/>
          <w:iCs/>
        </w:rPr>
        <w:t>Kashf</w:t>
      </w:r>
      <w:r>
        <w:t xml:space="preserve"> as "Spiritual Disclosures" whereas elsewhere in the text the word is defined as "Spiritual Unveilings." </w:t>
      </w:r>
    </w:p>
  </w:comment>
  <w:comment w:id="323" w:author="Farooq Chaudhry (CH)" w:date="2024-11-11T22:45:00Z" w:initials="FC(">
    <w:p w14:paraId="151DDFFC" w14:textId="77777777" w:rsidR="00E86172" w:rsidRDefault="00E86172" w:rsidP="00E86172">
      <w:pPr>
        <w:pStyle w:val="CommentText"/>
      </w:pPr>
      <w:r>
        <w:rPr>
          <w:rStyle w:val="CommentReference"/>
        </w:rPr>
        <w:annotationRef/>
      </w:r>
      <w:r>
        <w:t xml:space="preserve">Footnote references Ulugh Beg without any biographical information about him, other than the observatory in his name </w:t>
      </w:r>
    </w:p>
  </w:comment>
  <w:comment w:id="324" w:author="Farooq Chaudhry (CH)" w:date="2024-11-11T22:54:00Z" w:initials="FC(">
    <w:p w14:paraId="36268902" w14:textId="77777777" w:rsidR="00E86172" w:rsidRDefault="00E86172" w:rsidP="00E86172">
      <w:pPr>
        <w:pStyle w:val="CommentText"/>
      </w:pPr>
      <w:r>
        <w:rPr>
          <w:rStyle w:val="CommentReference"/>
        </w:rPr>
        <w:annotationRef/>
      </w:r>
      <w:r>
        <w:t>For some of the scholars listed in the footnote, the death year is bolded, and for others it is not bolded. There is nowhere else in the text where it is bolded</w:t>
      </w:r>
    </w:p>
  </w:comment>
  <w:comment w:id="325" w:author="Farooq Chaudhry" w:date="2024-11-04T15:42:00Z" w:initials="MC">
    <w:p w14:paraId="7F62EFFC" w14:textId="77777777" w:rsidR="00E86172" w:rsidRDefault="00E86172" w:rsidP="00E86172">
      <w:r>
        <w:rPr>
          <w:rStyle w:val="CommentReference"/>
        </w:rPr>
        <w:annotationRef/>
      </w:r>
      <w:r>
        <w:rPr>
          <w:rFonts w:ascii="SabondiacriticRoman" w:hAnsi="SabondiacriticRoman"/>
          <w:sz w:val="20"/>
          <w:szCs w:val="20"/>
        </w:rPr>
        <w:t xml:space="preserve">In the footnote 143, the Moghul Empire is spelled “Mughal.” </w:t>
      </w:r>
    </w:p>
  </w:comment>
  <w:comment w:id="326" w:author="Farooq Chaudhry" w:date="2024-11-04T15:43:00Z" w:initials="MC">
    <w:p w14:paraId="119D83B8" w14:textId="77777777" w:rsidR="00E86172" w:rsidRDefault="00E86172" w:rsidP="00E86172">
      <w:r>
        <w:rPr>
          <w:rStyle w:val="CommentReference"/>
        </w:rPr>
        <w:annotationRef/>
      </w:r>
      <w:r>
        <w:rPr>
          <w:rFonts w:ascii="SabondiacriticRoman" w:hAnsi="SabondiacriticRoman"/>
          <w:sz w:val="20"/>
          <w:szCs w:val="20"/>
        </w:rPr>
        <w:t xml:space="preserve">In 151 it is spelled “Moghul.” The most common spelling in academic literature seems to be “Mughal” </w:t>
      </w:r>
    </w:p>
  </w:comment>
  <w:comment w:id="327" w:author="Lacina, Raymond - Faculty &lt;raymondlacina@delta.edu&gt;" w:date="2024-10-01T08:27:00Z" w:initials="LRF&lt;">
    <w:p w14:paraId="62D2F658" w14:textId="77777777" w:rsidR="00E86172" w:rsidRDefault="00E86172" w:rsidP="00E86172">
      <w:r>
        <w:rPr>
          <w:rStyle w:val="CommentReference"/>
        </w:rPr>
        <w:annotationRef/>
      </w:r>
      <w:r>
        <w:rPr>
          <w:rFonts w:ascii="SabondiacriticRoman" w:hAnsi="SabondiacriticRoman"/>
          <w:sz w:val="20"/>
          <w:szCs w:val="20"/>
        </w:rPr>
        <w:t>Should this note attach to the first mention of the Shi’a above?</w:t>
      </w:r>
      <w:r>
        <w:rPr>
          <w:rFonts w:ascii="SabondiacriticRoman" w:hAnsi="SabondiacriticRoman"/>
          <w:sz w:val="20"/>
          <w:szCs w:val="20"/>
        </w:rPr>
        <w:cr/>
      </w:r>
      <w:r>
        <w:rPr>
          <w:rFonts w:ascii="SabondiacriticRoman" w:hAnsi="SabondiacriticRoman"/>
          <w:sz w:val="20"/>
          <w:szCs w:val="20"/>
        </w:rPr>
        <w:cr/>
        <w:t>Also - in the note Hasan is mentioned as one of the “Four Rightly Guided Caliphs.” I understand the meaning, but could the phrasing confuse?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87DA40" w15:done="0"/>
  <w15:commentEx w15:paraId="400A9B20" w15:done="0"/>
  <w15:commentEx w15:paraId="146CEE3F" w15:done="1"/>
  <w15:commentEx w15:paraId="40D0013B" w15:done="0"/>
  <w15:commentEx w15:paraId="06CC1099" w15:done="0"/>
  <w15:commentEx w15:paraId="5744CAD2" w15:done="0"/>
  <w15:commentEx w15:paraId="553FE941" w15:done="0"/>
  <w15:commentEx w15:paraId="3B3A91DF" w15:done="0"/>
  <w15:commentEx w15:paraId="50FAE3C3" w15:done="0"/>
  <w15:commentEx w15:paraId="17EA8148" w15:done="0"/>
  <w15:commentEx w15:paraId="2B8F9EDB" w15:done="0"/>
  <w15:commentEx w15:paraId="09F32C93" w15:done="1"/>
  <w15:commentEx w15:paraId="5101AE56" w15:done="0"/>
  <w15:commentEx w15:paraId="4889F627" w15:done="0"/>
  <w15:commentEx w15:paraId="364C5C67" w15:done="0"/>
  <w15:commentEx w15:paraId="6500F6FA" w15:done="0"/>
  <w15:commentEx w15:paraId="47310C3B" w15:done="0"/>
  <w15:commentEx w15:paraId="02C04EA8" w15:done="0"/>
  <w15:commentEx w15:paraId="26962A12" w15:done="0"/>
  <w15:commentEx w15:paraId="69D8C05E" w15:done="0"/>
  <w15:commentEx w15:paraId="3B58C019" w15:done="0"/>
  <w15:commentEx w15:paraId="5F271112" w15:done="0"/>
  <w15:commentEx w15:paraId="56CE52C7" w15:done="0"/>
  <w15:commentEx w15:paraId="444A7203" w15:paraIdParent="56CE52C7" w15:done="0"/>
  <w15:commentEx w15:paraId="6F582929" w15:done="0"/>
  <w15:commentEx w15:paraId="242FEAA1" w15:done="0"/>
  <w15:commentEx w15:paraId="5D48E925" w15:paraIdParent="242FEAA1" w15:done="0"/>
  <w15:commentEx w15:paraId="5125154B" w15:done="0"/>
  <w15:commentEx w15:paraId="16AECAD2" w15:done="0"/>
  <w15:commentEx w15:paraId="4AA79555" w15:done="0"/>
  <w15:commentEx w15:paraId="1A18BCD1" w15:done="0"/>
  <w15:commentEx w15:paraId="421056B9" w15:done="0"/>
  <w15:commentEx w15:paraId="07DBC4E9" w15:done="0"/>
  <w15:commentEx w15:paraId="151DDFFC" w15:done="0"/>
  <w15:commentEx w15:paraId="36268902" w15:done="0"/>
  <w15:commentEx w15:paraId="7F62EFFC" w15:done="0"/>
  <w15:commentEx w15:paraId="119D83B8" w15:paraIdParent="7F62EFFC" w15:done="0"/>
  <w15:commentEx w15:paraId="62D2F6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A6331F" w16cex:dateUtc="2025-08-06T19:48:00Z"/>
  <w16cex:commentExtensible w16cex:durableId="3BAC6B1A" w16cex:dateUtc="2025-09-23T06:25:00Z"/>
  <w16cex:commentExtensible w16cex:durableId="2ADC71EE" w16cex:dateUtc="2024-11-11T18:07:00Z"/>
  <w16cex:commentExtensible w16cex:durableId="21EBE453" w16cex:dateUtc="2024-12-16T04:36:00Z"/>
  <w16cex:commentExtensible w16cex:durableId="6D51B2F9" w16cex:dateUtc="2024-11-12T05:24:00Z"/>
  <w16cex:commentExtensible w16cex:durableId="314053D2" w16cex:dateUtc="2025-09-23T06:28:00Z"/>
  <w16cex:commentExtensible w16cex:durableId="26DB95BD" w16cex:dateUtc="2024-12-16T05:56:00Z"/>
  <w16cex:commentExtensible w16cex:durableId="78FFFABA" w16cex:dateUtc="2024-11-11T17:04:00Z"/>
  <w16cex:commentExtensible w16cex:durableId="54039EFA" w16cex:dateUtc="2024-11-04T18:34:00Z"/>
  <w16cex:commentExtensible w16cex:durableId="2ADC6BB8" w16cex:dateUtc="2024-11-11T17:40:00Z"/>
  <w16cex:commentExtensible w16cex:durableId="090C5810" w16cex:dateUtc="2025-09-23T06:37:00Z"/>
  <w16cex:commentExtensible w16cex:durableId="18ECEBF0" w16cex:dateUtc="2024-11-11T17:12:00Z"/>
  <w16cex:commentExtensible w16cex:durableId="0073EC15" w16cex:dateUtc="2024-11-11T17:13:00Z"/>
  <w16cex:commentExtensible w16cex:durableId="7768DE2D" w16cex:dateUtc="2024-12-16T04:30:00Z"/>
  <w16cex:commentExtensible w16cex:durableId="17ABE30C" w16cex:dateUtc="2025-09-23T06:40:00Z"/>
  <w16cex:commentExtensible w16cex:durableId="2ADC66D7" w16cex:dateUtc="2024-11-11T17:19:00Z"/>
  <w16cex:commentExtensible w16cex:durableId="3824B8AB" w16cex:dateUtc="2025-09-23T06:44:00Z"/>
  <w16cex:commentExtensible w16cex:durableId="2ADCC33E" w16cex:dateUtc="2024-11-11T23:54:00Z"/>
  <w16cex:commentExtensible w16cex:durableId="5EDBCF82" w16cex:dateUtc="2024-11-04T19:33:00Z"/>
  <w16cex:commentExtensible w16cex:durableId="172072C0" w16cex:dateUtc="2024-11-04T19:45:00Z"/>
  <w16cex:commentExtensible w16cex:durableId="0A3D59CF" w16cex:dateUtc="2024-11-04T20:01:00Z"/>
  <w16cex:commentExtensible w16cex:durableId="583BBE0E" w16cex:dateUtc="2024-11-12T14:24:00Z"/>
  <w16cex:commentExtensible w16cex:durableId="218CBEBF" w16cex:dateUtc="2024-11-04T20:18:00Z"/>
  <w16cex:commentExtensible w16cex:durableId="36925558" w16cex:dateUtc="2024-11-04T20:20:00Z"/>
  <w16cex:commentExtensible w16cex:durableId="2ADCF2B1" w16cex:dateUtc="2024-11-12T03:16:00Z"/>
  <w16cex:commentExtensible w16cex:durableId="2ADC67FC" w16cex:dateUtc="2024-11-11T17:24:00Z"/>
  <w16cex:commentExtensible w16cex:durableId="2ADD0363" w16cex:dateUtc="2024-11-12T04:27:00Z"/>
  <w16cex:commentExtensible w16cex:durableId="2ADC6834" w16cex:dateUtc="2024-11-11T17:25:00Z"/>
  <w16cex:commentExtensible w16cex:durableId="2ADC6872" w16cex:dateUtc="2024-11-11T17:26:00Z"/>
  <w16cex:commentExtensible w16cex:durableId="2D2CAD11" w16cex:dateUtc="2024-11-04T20:35:00Z"/>
  <w16cex:commentExtensible w16cex:durableId="73C1F617" w16cex:dateUtc="2024-11-04T20:39:00Z"/>
  <w16cex:commentExtensible w16cex:durableId="0F47BE20" w16cex:dateUtc="2024-11-04T20:39:00Z"/>
  <w16cex:commentExtensible w16cex:durableId="2ADD04A9" w16cex:dateUtc="2024-11-12T04:33:00Z"/>
  <w16cex:commentExtensible w16cex:durableId="2ADD0798" w16cex:dateUtc="2024-11-12T04:45:00Z"/>
  <w16cex:commentExtensible w16cex:durableId="2ADD09A7" w16cex:dateUtc="2024-11-12T04:54:00Z"/>
  <w16cex:commentExtensible w16cex:durableId="6D2AF576" w16cex:dateUtc="2024-11-04T20:42:00Z"/>
  <w16cex:commentExtensible w16cex:durableId="134F2EA2" w16cex:dateUtc="2024-11-04T20:43:00Z"/>
  <w16cex:commentExtensible w16cex:durableId="555B86D3" w16cex:dateUtc="2024-10-01T1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87DA40" w16cid:durableId="10A6331F"/>
  <w16cid:commentId w16cid:paraId="400A9B20" w16cid:durableId="3BAC6B1A"/>
  <w16cid:commentId w16cid:paraId="146CEE3F" w16cid:durableId="2ADC71EE"/>
  <w16cid:commentId w16cid:paraId="40D0013B" w16cid:durableId="21EBE453"/>
  <w16cid:commentId w16cid:paraId="06CC1099" w16cid:durableId="6D51B2F9"/>
  <w16cid:commentId w16cid:paraId="5744CAD2" w16cid:durableId="314053D2"/>
  <w16cid:commentId w16cid:paraId="553FE941" w16cid:durableId="26DB95BD"/>
  <w16cid:commentId w16cid:paraId="3B3A91DF" w16cid:durableId="78FFFABA"/>
  <w16cid:commentId w16cid:paraId="50FAE3C3" w16cid:durableId="54039EFA"/>
  <w16cid:commentId w16cid:paraId="17EA8148" w16cid:durableId="2ADC6BB8"/>
  <w16cid:commentId w16cid:paraId="2B8F9EDB" w16cid:durableId="090C5810"/>
  <w16cid:commentId w16cid:paraId="09F32C93" w16cid:durableId="18ECEBF0"/>
  <w16cid:commentId w16cid:paraId="5101AE56" w16cid:durableId="0073EC15"/>
  <w16cid:commentId w16cid:paraId="4889F627" w16cid:durableId="7768DE2D"/>
  <w16cid:commentId w16cid:paraId="364C5C67" w16cid:durableId="17ABE30C"/>
  <w16cid:commentId w16cid:paraId="6500F6FA" w16cid:durableId="2ADC66D7"/>
  <w16cid:commentId w16cid:paraId="47310C3B" w16cid:durableId="3824B8AB"/>
  <w16cid:commentId w16cid:paraId="02C04EA8" w16cid:durableId="2ADCC33E"/>
  <w16cid:commentId w16cid:paraId="26962A12" w16cid:durableId="5EDBCF82"/>
  <w16cid:commentId w16cid:paraId="69D8C05E" w16cid:durableId="172072C0"/>
  <w16cid:commentId w16cid:paraId="3B58C019" w16cid:durableId="0A3D59CF"/>
  <w16cid:commentId w16cid:paraId="5F271112" w16cid:durableId="583BBE0E"/>
  <w16cid:commentId w16cid:paraId="56CE52C7" w16cid:durableId="218CBEBF"/>
  <w16cid:commentId w16cid:paraId="444A7203" w16cid:durableId="36925558"/>
  <w16cid:commentId w16cid:paraId="6F582929" w16cid:durableId="2ADCF2B1"/>
  <w16cid:commentId w16cid:paraId="242FEAA1" w16cid:durableId="2ADC67FC"/>
  <w16cid:commentId w16cid:paraId="5D48E925" w16cid:durableId="2ADD0363"/>
  <w16cid:commentId w16cid:paraId="5125154B" w16cid:durableId="2ADC6834"/>
  <w16cid:commentId w16cid:paraId="16AECAD2" w16cid:durableId="2ADC6872"/>
  <w16cid:commentId w16cid:paraId="4AA79555" w16cid:durableId="2D2CAD11"/>
  <w16cid:commentId w16cid:paraId="1A18BCD1" w16cid:durableId="73C1F617"/>
  <w16cid:commentId w16cid:paraId="421056B9" w16cid:durableId="0F47BE20"/>
  <w16cid:commentId w16cid:paraId="07DBC4E9" w16cid:durableId="2ADD04A9"/>
  <w16cid:commentId w16cid:paraId="151DDFFC" w16cid:durableId="2ADD0798"/>
  <w16cid:commentId w16cid:paraId="36268902" w16cid:durableId="2ADD09A7"/>
  <w16cid:commentId w16cid:paraId="7F62EFFC" w16cid:durableId="6D2AF576"/>
  <w16cid:commentId w16cid:paraId="119D83B8" w16cid:durableId="134F2EA2"/>
  <w16cid:commentId w16cid:paraId="62D2F658" w16cid:durableId="555B86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69A1F" w14:textId="77777777" w:rsidR="00D8715C" w:rsidRDefault="00D8715C" w:rsidP="00E86172">
      <w:r>
        <w:separator/>
      </w:r>
    </w:p>
  </w:endnote>
  <w:endnote w:type="continuationSeparator" w:id="0">
    <w:p w14:paraId="1971BAFF" w14:textId="77777777" w:rsidR="00D8715C" w:rsidRDefault="00D8715C" w:rsidP="00E86172">
      <w:r>
        <w:continuationSeparator/>
      </w:r>
    </w:p>
  </w:endnote>
  <w:endnote w:type="continuationNotice" w:id="1">
    <w:p w14:paraId="44087DC4" w14:textId="77777777" w:rsidR="00D8715C" w:rsidRDefault="00D871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imes">
    <w:altName w:val="Times New Roman"/>
    <w:panose1 w:val="020B0604020202020204"/>
    <w:charset w:val="00"/>
    <w:family w:val="roman"/>
    <w:pitch w:val="variable"/>
    <w:sig w:usb0="E0002AFF" w:usb1="C0007841"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abondiacriticRoman">
    <w:altName w:val="DokChampa"/>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akkal Majalla,Arial">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0002AFF" w:usb1="C000247B" w:usb2="00000009" w:usb3="00000000" w:csb0="000001FF" w:csb1="00000000"/>
  </w:font>
  <w:font w:name="Sakkal Majalla">
    <w:panose1 w:val="02000000000000000000"/>
    <w:charset w:val="B2"/>
    <w:family w:val="auto"/>
    <w:pitch w:val="variable"/>
    <w:sig w:usb0="80002007" w:usb1="80000000" w:usb2="00000008" w:usb3="00000000" w:csb0="000000D3" w:csb1="00000000"/>
  </w:font>
  <w:font w:name="Open Sans">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PingFang SC">
    <w:panose1 w:val="020B0400000000000000"/>
    <w:charset w:val="86"/>
    <w:family w:val="swiss"/>
    <w:pitch w:val="variable"/>
    <w:sig w:usb0="A00002FF" w:usb1="7ACFFDFB" w:usb2="00000017" w:usb3="00000000" w:csb0="00040001" w:csb1="00000000"/>
  </w:font>
  <w:font w:name="Hiragino Sans W4">
    <w:panose1 w:val="020B0400000000000000"/>
    <w:charset w:val="80"/>
    <w:family w:val="swiss"/>
    <w:pitch w:val="variable"/>
    <w:sig w:usb0="E00002FF" w:usb1="7AC7FFFF" w:usb2="00000012" w:usb3="00000000" w:csb0="0002000D" w:csb1="00000000"/>
  </w:font>
  <w:font w:name="Apple SD Gothic Neo">
    <w:panose1 w:val="02000300000000000000"/>
    <w:charset w:val="81"/>
    <w:family w:val="auto"/>
    <w:pitch w:val="variable"/>
    <w:sig w:usb0="00000203" w:usb1="29D72C10"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4727901"/>
      <w:docPartObj>
        <w:docPartGallery w:val="Page Numbers (Bottom of Page)"/>
        <w:docPartUnique/>
      </w:docPartObj>
    </w:sdtPr>
    <w:sdtContent>
      <w:p w14:paraId="4C3DD427" w14:textId="65647B9F" w:rsidR="00DB6061" w:rsidRDefault="00DB6061" w:rsidP="00881E9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1DD9EB" w14:textId="77777777" w:rsidR="00DB6061" w:rsidRDefault="00DB60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4031431"/>
      <w:docPartObj>
        <w:docPartGallery w:val="Page Numbers (Bottom of Page)"/>
        <w:docPartUnique/>
      </w:docPartObj>
    </w:sdtPr>
    <w:sdtContent>
      <w:p w14:paraId="4C4FCF50" w14:textId="0D50122A" w:rsidR="00DB6061" w:rsidRDefault="00DB6061" w:rsidP="00881E9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30</w:t>
        </w:r>
        <w:r>
          <w:rPr>
            <w:rStyle w:val="PageNumber"/>
          </w:rPr>
          <w:fldChar w:fldCharType="end"/>
        </w:r>
      </w:p>
    </w:sdtContent>
  </w:sdt>
  <w:p w14:paraId="2C6F7E5F" w14:textId="77777777" w:rsidR="00DB6061" w:rsidRDefault="00DB60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EA89B" w14:textId="77777777" w:rsidR="00733D7C" w:rsidRDefault="00733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77542" w14:textId="77777777" w:rsidR="00D8715C" w:rsidRDefault="00D8715C" w:rsidP="00E86172">
      <w:r>
        <w:separator/>
      </w:r>
    </w:p>
  </w:footnote>
  <w:footnote w:type="continuationSeparator" w:id="0">
    <w:p w14:paraId="2AADF944" w14:textId="77777777" w:rsidR="00D8715C" w:rsidRDefault="00D8715C" w:rsidP="00E86172">
      <w:r>
        <w:continuationSeparator/>
      </w:r>
    </w:p>
  </w:footnote>
  <w:footnote w:type="continuationNotice" w:id="1">
    <w:p w14:paraId="1395C0C8" w14:textId="77777777" w:rsidR="00D8715C" w:rsidRDefault="00D8715C"/>
  </w:footnote>
  <w:footnote w:id="2">
    <w:p w14:paraId="693C83CE" w14:textId="77777777" w:rsidR="00E25977" w:rsidRPr="003752F7" w:rsidRDefault="00E25977" w:rsidP="00E25977">
      <w:pPr>
        <w:pStyle w:val="NormalWeb"/>
        <w:spacing w:before="0" w:beforeAutospacing="0" w:after="0" w:afterAutospacing="0"/>
        <w:rPr>
          <w:rFonts w:asciiTheme="majorBidi" w:hAnsiTheme="majorBidi" w:cstheme="majorBidi"/>
          <w:color w:val="202122"/>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202122"/>
          <w:sz w:val="20"/>
          <w:szCs w:val="20"/>
        </w:rPr>
        <w:t>Emily Dickinson</w:t>
      </w:r>
      <w:r w:rsidRPr="003752F7">
        <w:rPr>
          <w:rStyle w:val="apple-converted-space"/>
          <w:rFonts w:asciiTheme="majorBidi" w:hAnsiTheme="majorBidi" w:cstheme="majorBidi"/>
          <w:color w:val="202122"/>
          <w:sz w:val="20"/>
          <w:szCs w:val="20"/>
        </w:rPr>
        <w:t> </w:t>
      </w:r>
      <w:r w:rsidRPr="003752F7">
        <w:rPr>
          <w:rFonts w:asciiTheme="majorBidi" w:hAnsiTheme="majorBidi" w:cstheme="majorBidi"/>
          <w:color w:val="202122"/>
          <w:sz w:val="20"/>
          <w:szCs w:val="20"/>
        </w:rPr>
        <w:t>(d. 1303/1886) or, more fully, Emily Elizabeth Dickinson, ranks as one of the greatest of all American poets and poetesses. She was little-known during her short life but soon came to be regarded as one of the most creative and outstanding figures in</w:t>
      </w:r>
      <w:r w:rsidRPr="003752F7">
        <w:rPr>
          <w:rStyle w:val="apple-converted-space"/>
          <w:rFonts w:asciiTheme="majorBidi" w:hAnsiTheme="majorBidi" w:cstheme="majorBidi"/>
          <w:color w:val="202122"/>
          <w:sz w:val="20"/>
          <w:szCs w:val="20"/>
        </w:rPr>
        <w:t> </w:t>
      </w:r>
      <w:r w:rsidRPr="003752F7">
        <w:rPr>
          <w:rFonts w:asciiTheme="majorBidi" w:hAnsiTheme="majorBidi" w:cstheme="majorBidi"/>
          <w:color w:val="202122"/>
          <w:sz w:val="20"/>
          <w:szCs w:val="20"/>
        </w:rPr>
        <w:t>American literature. Dickinson was born in Amherst, Massachusetts, and lived there for the remainder of her life. She lived her life largely in isolation. Dickinson never married, and most of her friendships were based upon correspondence. Although Dickinson was a prolific poetess, she published only a few of her poems during her lifetime. Her prolific poetic production did not fit the conventions of thirteenth/nineteenth-century American poetry. As can be seen in the verses above, her capitalization and punctuation were unorthodox. She sometimes avoids rhyming schemes</w:t>
      </w:r>
      <w:r w:rsidRPr="003752F7">
        <w:rPr>
          <w:rFonts w:asciiTheme="majorBidi" w:hAnsiTheme="majorBidi" w:cstheme="majorBidi"/>
          <w:sz w:val="20"/>
          <w:szCs w:val="20"/>
        </w:rPr>
        <w:t>—</w:t>
      </w:r>
      <w:r w:rsidRPr="003752F7">
        <w:rPr>
          <w:rFonts w:asciiTheme="majorBidi" w:hAnsiTheme="majorBidi" w:cstheme="majorBidi"/>
          <w:color w:val="202122"/>
          <w:sz w:val="20"/>
          <w:szCs w:val="20"/>
        </w:rPr>
        <w:t>as can be seen in the first stanzas of the poem</w:t>
      </w:r>
      <w:r w:rsidRPr="003752F7">
        <w:rPr>
          <w:rFonts w:asciiTheme="majorBidi" w:hAnsiTheme="majorBidi" w:cstheme="majorBidi"/>
          <w:sz w:val="20"/>
          <w:szCs w:val="20"/>
        </w:rPr>
        <w:t>—</w:t>
      </w:r>
      <w:r w:rsidRPr="003752F7">
        <w:rPr>
          <w:rFonts w:asciiTheme="majorBidi" w:hAnsiTheme="majorBidi" w:cstheme="majorBidi"/>
          <w:color w:val="202122"/>
          <w:sz w:val="20"/>
          <w:szCs w:val="20"/>
        </w:rPr>
        <w:t>and her poems often used half rhymes, while also lacking titles. Emily Dickinson was a supremely “Spiritual” poetess. Religious sincerity, beauty, nature, and the contemplation of death are topics that recur emphatically throughout her work.</w:t>
      </w:r>
    </w:p>
  </w:footnote>
  <w:footnote w:id="3">
    <w:p w14:paraId="45BFC686" w14:textId="394D95B1" w:rsidR="00C66AEC" w:rsidRPr="003752F7" w:rsidRDefault="00C66AEC">
      <w:pPr>
        <w:pStyle w:val="FootnoteText"/>
      </w:pPr>
      <w:r w:rsidRPr="003752F7">
        <w:rPr>
          <w:rStyle w:val="FootnoteReference"/>
        </w:rPr>
        <w:footnoteRef/>
      </w:r>
      <w:r w:rsidRPr="003752F7">
        <w:t xml:space="preserve"> This is a reference</w:t>
      </w:r>
      <w:r w:rsidR="00E25977" w:rsidRPr="003752F7">
        <w:t xml:space="preserve"> to </w:t>
      </w:r>
      <w:r w:rsidR="00A450B7" w:rsidRPr="003752F7">
        <w:t>one of the most famous poems of Emily Dickinson (d. 1303/1886)—Poetess of the Soul:</w:t>
      </w:r>
    </w:p>
    <w:p w14:paraId="3D4E1885" w14:textId="703D4E91" w:rsidR="006B4F37" w:rsidRPr="003752F7" w:rsidRDefault="006B4F37" w:rsidP="006B4F37">
      <w:pPr>
        <w:ind w:left="2520" w:hanging="240"/>
        <w:rPr>
          <w:rFonts w:asciiTheme="majorBidi" w:hAnsiTheme="majorBidi" w:cstheme="majorBidi"/>
          <w:color w:val="000000"/>
          <w:sz w:val="20"/>
          <w:szCs w:val="20"/>
        </w:rPr>
      </w:pPr>
      <w:r w:rsidRPr="003752F7">
        <w:rPr>
          <w:rFonts w:asciiTheme="majorBidi" w:hAnsiTheme="majorBidi" w:cstheme="majorBidi"/>
          <w:color w:val="000000"/>
          <w:sz w:val="20"/>
          <w:szCs w:val="20"/>
        </w:rPr>
        <w:t>“Hope” is the thing with feathers—</w:t>
      </w:r>
    </w:p>
    <w:p w14:paraId="780F888B" w14:textId="4239D89E" w:rsidR="006B4F37" w:rsidRPr="003752F7" w:rsidRDefault="006B4F37" w:rsidP="006B4F37">
      <w:pPr>
        <w:ind w:left="2520" w:hanging="240"/>
        <w:rPr>
          <w:rFonts w:asciiTheme="majorBidi" w:hAnsiTheme="majorBidi" w:cstheme="majorBidi"/>
          <w:color w:val="000000"/>
          <w:sz w:val="20"/>
          <w:szCs w:val="20"/>
        </w:rPr>
      </w:pPr>
      <w:r w:rsidRPr="003752F7">
        <w:rPr>
          <w:rFonts w:asciiTheme="majorBidi" w:hAnsiTheme="majorBidi" w:cstheme="majorBidi"/>
          <w:color w:val="000000"/>
          <w:sz w:val="20"/>
          <w:szCs w:val="20"/>
        </w:rPr>
        <w:t>That perches in the soul—</w:t>
      </w:r>
    </w:p>
    <w:p w14:paraId="06F641B9" w14:textId="26D5A116" w:rsidR="006B4F37" w:rsidRPr="003752F7" w:rsidRDefault="006B4F37" w:rsidP="006B4F37">
      <w:pPr>
        <w:ind w:left="2520" w:hanging="240"/>
        <w:rPr>
          <w:rFonts w:asciiTheme="majorBidi" w:hAnsiTheme="majorBidi" w:cstheme="majorBidi"/>
          <w:color w:val="000000"/>
          <w:sz w:val="20"/>
          <w:szCs w:val="20"/>
        </w:rPr>
      </w:pPr>
      <w:r w:rsidRPr="003752F7">
        <w:rPr>
          <w:rFonts w:asciiTheme="majorBidi" w:hAnsiTheme="majorBidi" w:cstheme="majorBidi"/>
          <w:color w:val="000000"/>
          <w:sz w:val="20"/>
          <w:szCs w:val="20"/>
        </w:rPr>
        <w:t>And sings the tune without the words—</w:t>
      </w:r>
    </w:p>
    <w:p w14:paraId="30440809" w14:textId="22C4B70E" w:rsidR="006B4F37" w:rsidRPr="003752F7" w:rsidRDefault="006B4F37" w:rsidP="006B4F37">
      <w:pPr>
        <w:ind w:left="2520" w:hanging="240"/>
        <w:rPr>
          <w:rFonts w:asciiTheme="majorBidi" w:hAnsiTheme="majorBidi" w:cstheme="majorBidi"/>
          <w:color w:val="000000"/>
          <w:sz w:val="20"/>
          <w:szCs w:val="20"/>
        </w:rPr>
      </w:pPr>
      <w:r w:rsidRPr="003752F7">
        <w:rPr>
          <w:rFonts w:asciiTheme="majorBidi" w:hAnsiTheme="majorBidi" w:cstheme="majorBidi"/>
          <w:color w:val="000000"/>
          <w:sz w:val="20"/>
          <w:szCs w:val="20"/>
        </w:rPr>
        <w:t>And never stops—at all—</w:t>
      </w:r>
    </w:p>
    <w:p w14:paraId="3CF51317" w14:textId="77777777" w:rsidR="006B4F37" w:rsidRPr="003752F7" w:rsidRDefault="006B4F37" w:rsidP="006B4F37">
      <w:pPr>
        <w:ind w:left="2520" w:hanging="240"/>
        <w:rPr>
          <w:rFonts w:asciiTheme="majorBidi" w:hAnsiTheme="majorBidi" w:cstheme="majorBidi"/>
          <w:color w:val="000000"/>
          <w:sz w:val="20"/>
          <w:szCs w:val="20"/>
        </w:rPr>
      </w:pPr>
    </w:p>
    <w:p w14:paraId="20EA40AF" w14:textId="6E9E00AC" w:rsidR="006B4F37" w:rsidRPr="003752F7" w:rsidRDefault="006B4F37" w:rsidP="006B4F37">
      <w:pPr>
        <w:ind w:left="2520" w:hanging="240"/>
        <w:rPr>
          <w:rFonts w:asciiTheme="majorBidi" w:hAnsiTheme="majorBidi" w:cstheme="majorBidi"/>
          <w:color w:val="000000"/>
          <w:sz w:val="20"/>
          <w:szCs w:val="20"/>
        </w:rPr>
      </w:pPr>
      <w:r w:rsidRPr="003752F7">
        <w:rPr>
          <w:rFonts w:asciiTheme="majorBidi" w:hAnsiTheme="majorBidi" w:cstheme="majorBidi"/>
          <w:color w:val="000000"/>
          <w:sz w:val="20"/>
          <w:szCs w:val="20"/>
        </w:rPr>
        <w:t>And sweetest</w:t>
      </w:r>
      <w:r w:rsidR="00462337" w:rsidRPr="003752F7">
        <w:rPr>
          <w:rFonts w:asciiTheme="majorBidi" w:hAnsiTheme="majorBidi" w:cstheme="majorBidi"/>
          <w:color w:val="000000"/>
          <w:sz w:val="20"/>
          <w:szCs w:val="20"/>
        </w:rPr>
        <w:t>—</w:t>
      </w:r>
      <w:r w:rsidRPr="003752F7">
        <w:rPr>
          <w:rFonts w:asciiTheme="majorBidi" w:hAnsiTheme="majorBidi" w:cstheme="majorBidi"/>
          <w:color w:val="000000"/>
          <w:sz w:val="20"/>
          <w:szCs w:val="20"/>
        </w:rPr>
        <w:t>in the Gale</w:t>
      </w:r>
      <w:r w:rsidR="00462337" w:rsidRPr="003752F7">
        <w:rPr>
          <w:rFonts w:asciiTheme="majorBidi" w:hAnsiTheme="majorBidi" w:cstheme="majorBidi"/>
          <w:color w:val="000000"/>
          <w:sz w:val="20"/>
          <w:szCs w:val="20"/>
        </w:rPr>
        <w:t>—</w:t>
      </w:r>
      <w:r w:rsidRPr="003752F7">
        <w:rPr>
          <w:rFonts w:asciiTheme="majorBidi" w:hAnsiTheme="majorBidi" w:cstheme="majorBidi"/>
          <w:color w:val="000000"/>
          <w:sz w:val="20"/>
          <w:szCs w:val="20"/>
        </w:rPr>
        <w:t>is heard</w:t>
      </w:r>
      <w:r w:rsidR="00462337" w:rsidRPr="003752F7">
        <w:rPr>
          <w:rFonts w:asciiTheme="majorBidi" w:hAnsiTheme="majorBidi" w:cstheme="majorBidi"/>
          <w:color w:val="000000"/>
          <w:sz w:val="20"/>
          <w:szCs w:val="20"/>
        </w:rPr>
        <w:t>—</w:t>
      </w:r>
    </w:p>
    <w:p w14:paraId="55C03F8E" w14:textId="1AA6AF01" w:rsidR="006B4F37" w:rsidRPr="003752F7" w:rsidRDefault="006B4F37" w:rsidP="006B4F37">
      <w:pPr>
        <w:ind w:left="2520" w:hanging="240"/>
        <w:rPr>
          <w:rFonts w:asciiTheme="majorBidi" w:hAnsiTheme="majorBidi" w:cstheme="majorBidi"/>
          <w:color w:val="000000"/>
          <w:sz w:val="20"/>
          <w:szCs w:val="20"/>
        </w:rPr>
      </w:pPr>
      <w:r w:rsidRPr="003752F7">
        <w:rPr>
          <w:rFonts w:asciiTheme="majorBidi" w:hAnsiTheme="majorBidi" w:cstheme="majorBidi"/>
          <w:color w:val="000000"/>
          <w:sz w:val="20"/>
          <w:szCs w:val="20"/>
        </w:rPr>
        <w:t>And sore must be the storm</w:t>
      </w:r>
      <w:r w:rsidR="00462337" w:rsidRPr="003752F7">
        <w:rPr>
          <w:rFonts w:asciiTheme="majorBidi" w:hAnsiTheme="majorBidi" w:cstheme="majorBidi"/>
          <w:color w:val="000000"/>
          <w:sz w:val="20"/>
          <w:szCs w:val="20"/>
        </w:rPr>
        <w:t>—</w:t>
      </w:r>
    </w:p>
    <w:p w14:paraId="4B531D73" w14:textId="77777777" w:rsidR="006B4F37" w:rsidRPr="003752F7" w:rsidRDefault="006B4F37" w:rsidP="006B4F37">
      <w:pPr>
        <w:ind w:left="2520" w:hanging="240"/>
        <w:rPr>
          <w:rFonts w:asciiTheme="majorBidi" w:hAnsiTheme="majorBidi" w:cstheme="majorBidi"/>
          <w:color w:val="000000"/>
          <w:sz w:val="20"/>
          <w:szCs w:val="20"/>
        </w:rPr>
      </w:pPr>
      <w:r w:rsidRPr="003752F7">
        <w:rPr>
          <w:rFonts w:asciiTheme="majorBidi" w:hAnsiTheme="majorBidi" w:cstheme="majorBidi"/>
          <w:color w:val="000000"/>
          <w:sz w:val="20"/>
          <w:szCs w:val="20"/>
        </w:rPr>
        <w:t>That could abash the little Bird</w:t>
      </w:r>
    </w:p>
    <w:p w14:paraId="4E9DB013" w14:textId="6D10F9FE" w:rsidR="006B4F37" w:rsidRPr="003752F7" w:rsidRDefault="006B4F37" w:rsidP="006B4F37">
      <w:pPr>
        <w:ind w:left="2520" w:hanging="240"/>
        <w:rPr>
          <w:rFonts w:asciiTheme="majorBidi" w:hAnsiTheme="majorBidi" w:cstheme="majorBidi"/>
          <w:color w:val="000000"/>
          <w:sz w:val="20"/>
          <w:szCs w:val="20"/>
        </w:rPr>
      </w:pPr>
      <w:r w:rsidRPr="003752F7">
        <w:rPr>
          <w:rFonts w:asciiTheme="majorBidi" w:hAnsiTheme="majorBidi" w:cstheme="majorBidi"/>
          <w:color w:val="000000"/>
          <w:sz w:val="20"/>
          <w:szCs w:val="20"/>
        </w:rPr>
        <w:t>That kept so many warm</w:t>
      </w:r>
      <w:r w:rsidR="00462337" w:rsidRPr="003752F7">
        <w:rPr>
          <w:rFonts w:asciiTheme="majorBidi" w:hAnsiTheme="majorBidi" w:cstheme="majorBidi"/>
          <w:color w:val="000000"/>
          <w:sz w:val="20"/>
          <w:szCs w:val="20"/>
        </w:rPr>
        <w:t>—</w:t>
      </w:r>
    </w:p>
    <w:p w14:paraId="1278A6F1" w14:textId="77777777" w:rsidR="006B4F37" w:rsidRPr="003752F7" w:rsidRDefault="006B4F37" w:rsidP="006B4F37">
      <w:pPr>
        <w:ind w:left="2520" w:hanging="240"/>
        <w:rPr>
          <w:rFonts w:asciiTheme="majorBidi" w:hAnsiTheme="majorBidi" w:cstheme="majorBidi"/>
          <w:color w:val="000000"/>
          <w:sz w:val="20"/>
          <w:szCs w:val="20"/>
        </w:rPr>
      </w:pPr>
    </w:p>
    <w:p w14:paraId="39A91D74" w14:textId="047A1027" w:rsidR="006B4F37" w:rsidRPr="003752F7" w:rsidRDefault="006B4F37" w:rsidP="006B4F37">
      <w:pPr>
        <w:ind w:left="2520" w:hanging="240"/>
        <w:rPr>
          <w:rFonts w:asciiTheme="majorBidi" w:hAnsiTheme="majorBidi" w:cstheme="majorBidi"/>
          <w:color w:val="000000"/>
          <w:sz w:val="20"/>
          <w:szCs w:val="20"/>
        </w:rPr>
      </w:pPr>
      <w:r w:rsidRPr="003752F7">
        <w:rPr>
          <w:rFonts w:asciiTheme="majorBidi" w:hAnsiTheme="majorBidi" w:cstheme="majorBidi"/>
          <w:color w:val="000000"/>
          <w:sz w:val="20"/>
          <w:szCs w:val="20"/>
        </w:rPr>
        <w:t>I’ve heard it in the chillest land</w:t>
      </w:r>
      <w:r w:rsidR="00462337" w:rsidRPr="003752F7">
        <w:rPr>
          <w:rFonts w:asciiTheme="majorBidi" w:hAnsiTheme="majorBidi" w:cstheme="majorBidi"/>
          <w:color w:val="000000"/>
          <w:sz w:val="20"/>
          <w:szCs w:val="20"/>
        </w:rPr>
        <w:t>—</w:t>
      </w:r>
    </w:p>
    <w:p w14:paraId="27DBC3EF" w14:textId="57198AD1" w:rsidR="006B4F37" w:rsidRPr="003752F7" w:rsidRDefault="006B4F37" w:rsidP="006B4F37">
      <w:pPr>
        <w:ind w:left="2520" w:hanging="240"/>
        <w:rPr>
          <w:rFonts w:asciiTheme="majorBidi" w:hAnsiTheme="majorBidi" w:cstheme="majorBidi"/>
          <w:color w:val="000000"/>
          <w:sz w:val="20"/>
          <w:szCs w:val="20"/>
        </w:rPr>
      </w:pPr>
      <w:r w:rsidRPr="003752F7">
        <w:rPr>
          <w:rFonts w:asciiTheme="majorBidi" w:hAnsiTheme="majorBidi" w:cstheme="majorBidi"/>
          <w:color w:val="000000"/>
          <w:sz w:val="20"/>
          <w:szCs w:val="20"/>
        </w:rPr>
        <w:t>And on the strangest Sea</w:t>
      </w:r>
      <w:r w:rsidR="00462337" w:rsidRPr="003752F7">
        <w:rPr>
          <w:rFonts w:asciiTheme="majorBidi" w:hAnsiTheme="majorBidi" w:cstheme="majorBidi"/>
          <w:color w:val="000000"/>
          <w:sz w:val="20"/>
          <w:szCs w:val="20"/>
        </w:rPr>
        <w:t>—</w:t>
      </w:r>
    </w:p>
    <w:p w14:paraId="34F864AB" w14:textId="228C2EBD" w:rsidR="006B4F37" w:rsidRPr="003752F7" w:rsidRDefault="006B4F37" w:rsidP="006B4F37">
      <w:pPr>
        <w:ind w:left="2520" w:hanging="240"/>
        <w:rPr>
          <w:rFonts w:asciiTheme="majorBidi" w:hAnsiTheme="majorBidi" w:cstheme="majorBidi"/>
          <w:color w:val="000000"/>
          <w:sz w:val="20"/>
          <w:szCs w:val="20"/>
        </w:rPr>
      </w:pPr>
      <w:r w:rsidRPr="003752F7">
        <w:rPr>
          <w:rFonts w:asciiTheme="majorBidi" w:hAnsiTheme="majorBidi" w:cstheme="majorBidi"/>
          <w:color w:val="000000"/>
          <w:sz w:val="20"/>
          <w:szCs w:val="20"/>
        </w:rPr>
        <w:t>Yet</w:t>
      </w:r>
      <w:r w:rsidR="00462337" w:rsidRPr="003752F7">
        <w:rPr>
          <w:rFonts w:asciiTheme="majorBidi" w:hAnsiTheme="majorBidi" w:cstheme="majorBidi"/>
          <w:color w:val="000000"/>
          <w:sz w:val="20"/>
          <w:szCs w:val="20"/>
        </w:rPr>
        <w:t>—</w:t>
      </w:r>
      <w:r w:rsidRPr="003752F7">
        <w:rPr>
          <w:rFonts w:asciiTheme="majorBidi" w:hAnsiTheme="majorBidi" w:cstheme="majorBidi"/>
          <w:color w:val="000000"/>
          <w:sz w:val="20"/>
          <w:szCs w:val="20"/>
        </w:rPr>
        <w:t>never</w:t>
      </w:r>
      <w:r w:rsidR="00462337" w:rsidRPr="003752F7">
        <w:rPr>
          <w:rFonts w:asciiTheme="majorBidi" w:hAnsiTheme="majorBidi" w:cstheme="majorBidi"/>
          <w:color w:val="000000"/>
          <w:sz w:val="20"/>
          <w:szCs w:val="20"/>
        </w:rPr>
        <w:t>—</w:t>
      </w:r>
      <w:r w:rsidRPr="003752F7">
        <w:rPr>
          <w:rFonts w:asciiTheme="majorBidi" w:hAnsiTheme="majorBidi" w:cstheme="majorBidi"/>
          <w:color w:val="000000"/>
          <w:sz w:val="20"/>
          <w:szCs w:val="20"/>
        </w:rPr>
        <w:t>in Extremity,</w:t>
      </w:r>
    </w:p>
    <w:p w14:paraId="77B030D3" w14:textId="5A16B846" w:rsidR="006B4F37" w:rsidRPr="003752F7" w:rsidRDefault="006B4F37" w:rsidP="006B4F37">
      <w:pPr>
        <w:ind w:left="2520" w:hanging="240"/>
        <w:rPr>
          <w:rFonts w:ascii="Garamond" w:hAnsi="Garamond"/>
          <w:color w:val="000000"/>
          <w:sz w:val="20"/>
          <w:szCs w:val="20"/>
        </w:rPr>
      </w:pPr>
      <w:r w:rsidRPr="003752F7">
        <w:rPr>
          <w:rFonts w:asciiTheme="majorBidi" w:hAnsiTheme="majorBidi" w:cstheme="majorBidi"/>
          <w:color w:val="000000"/>
          <w:sz w:val="20"/>
          <w:szCs w:val="20"/>
        </w:rPr>
        <w:t>It asked a crumb</w:t>
      </w:r>
      <w:r w:rsidR="00462337" w:rsidRPr="003752F7">
        <w:rPr>
          <w:rFonts w:asciiTheme="majorBidi" w:hAnsiTheme="majorBidi" w:cstheme="majorBidi"/>
          <w:color w:val="000000"/>
          <w:sz w:val="20"/>
          <w:szCs w:val="20"/>
        </w:rPr>
        <w:t>—</w:t>
      </w:r>
      <w:r w:rsidRPr="003752F7">
        <w:rPr>
          <w:rFonts w:asciiTheme="majorBidi" w:hAnsiTheme="majorBidi" w:cstheme="majorBidi"/>
          <w:color w:val="000000"/>
          <w:sz w:val="20"/>
          <w:szCs w:val="20"/>
        </w:rPr>
        <w:t>of me.</w:t>
      </w:r>
    </w:p>
  </w:footnote>
  <w:footnote w:id="4">
    <w:p w14:paraId="6A92E063" w14:textId="77777777" w:rsidR="00E815DB" w:rsidRPr="003752F7" w:rsidRDefault="00E815DB" w:rsidP="00E815DB">
      <w:pPr>
        <w:pStyle w:val="NormalWeb"/>
        <w:spacing w:before="0" w:beforeAutospacing="0" w:after="0" w:afterAutospacing="0"/>
        <w:rPr>
          <w:sz w:val="20"/>
          <w:szCs w:val="20"/>
        </w:rPr>
      </w:pPr>
      <w:r w:rsidRPr="003752F7">
        <w:rPr>
          <w:rStyle w:val="FootnoteReference"/>
          <w:sz w:val="20"/>
          <w:szCs w:val="20"/>
        </w:rPr>
        <w:footnoteRef/>
      </w:r>
      <w:r w:rsidRPr="003752F7">
        <w:rPr>
          <w:sz w:val="20"/>
          <w:szCs w:val="20"/>
        </w:rPr>
        <w:t xml:space="preserve"> </w:t>
      </w:r>
      <w:r w:rsidRPr="003752F7">
        <w:rPr>
          <w:b/>
          <w:bCs/>
          <w:i/>
          <w:iCs/>
          <w:sz w:val="20"/>
          <w:szCs w:val="20"/>
        </w:rPr>
        <w:t>The Book of Common Prayer</w:t>
      </w:r>
      <w:r w:rsidRPr="003752F7">
        <w:rPr>
          <w:i/>
          <w:iCs/>
          <w:sz w:val="20"/>
          <w:szCs w:val="20"/>
        </w:rPr>
        <w:t xml:space="preserve"> </w:t>
      </w:r>
      <w:r w:rsidRPr="003752F7">
        <w:rPr>
          <w:sz w:val="20"/>
          <w:szCs w:val="20"/>
        </w:rPr>
        <w:t xml:space="preserve">is a beautifully written book of devotions used in the Anglican or Episcopalian Church as well as other Christian Churches associated with the Anglicans. Lutheran, Presbyterian, and Methodist Churches have also borrowed extensively from </w:t>
      </w:r>
      <w:r w:rsidRPr="003752F7">
        <w:rPr>
          <w:i/>
          <w:iCs/>
          <w:sz w:val="20"/>
          <w:szCs w:val="20"/>
        </w:rPr>
        <w:t>The Book of Common Prayer</w:t>
      </w:r>
      <w:r w:rsidRPr="003752F7">
        <w:rPr>
          <w:sz w:val="20"/>
          <w:szCs w:val="20"/>
        </w:rPr>
        <w:t xml:space="preserve"> in their own English-language prayer books. Because of its excellent English, cogency, and eloquence, </w:t>
      </w:r>
      <w:r w:rsidRPr="003752F7">
        <w:rPr>
          <w:i/>
          <w:iCs/>
          <w:sz w:val="20"/>
          <w:szCs w:val="20"/>
        </w:rPr>
        <w:t>The Book of Common Prayer</w:t>
      </w:r>
      <w:r w:rsidRPr="003752F7">
        <w:rPr>
          <w:sz w:val="20"/>
          <w:szCs w:val="20"/>
        </w:rPr>
        <w:t xml:space="preserve"> has exercised an influence upon the English language comparable to that of Shakespeare and the King James Version of the English Bible. </w:t>
      </w:r>
      <w:r w:rsidRPr="003752F7">
        <w:rPr>
          <w:i/>
          <w:iCs/>
          <w:sz w:val="20"/>
          <w:szCs w:val="20"/>
        </w:rPr>
        <w:t xml:space="preserve">The Book of Common Prayer </w:t>
      </w:r>
      <w:r w:rsidRPr="003752F7">
        <w:rPr>
          <w:sz w:val="20"/>
          <w:szCs w:val="20"/>
        </w:rPr>
        <w:t>was first published in 956/1549 as one of the landmarks of the Protestant Reformation in England, and it has subsequently undergone several adaptions and new editions since that time.</w:t>
      </w:r>
    </w:p>
  </w:footnote>
  <w:footnote w:id="5">
    <w:p w14:paraId="1FB71C9E" w14:textId="77777777" w:rsidR="00E815DB" w:rsidRPr="003752F7" w:rsidRDefault="00E815DB" w:rsidP="00E815DB">
      <w:pPr>
        <w:pStyle w:val="NormalWeb"/>
        <w:spacing w:before="0" w:beforeAutospacing="0" w:after="0" w:afterAutospacing="0"/>
        <w:rPr>
          <w:rFonts w:asciiTheme="majorBidi" w:hAnsiTheme="majorBidi" w:cstheme="majorBidi"/>
          <w:color w:val="202122"/>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202122"/>
          <w:sz w:val="20"/>
          <w:szCs w:val="20"/>
        </w:rPr>
        <w:t xml:space="preserve">Robert Browning </w:t>
      </w:r>
      <w:r w:rsidRPr="003752F7">
        <w:rPr>
          <w:rFonts w:asciiTheme="majorBidi" w:hAnsiTheme="majorBidi" w:cstheme="majorBidi"/>
          <w:color w:val="202122"/>
          <w:sz w:val="20"/>
          <w:szCs w:val="20"/>
        </w:rPr>
        <w:t>(d. 1307/1889) was one of the greatest, most profound, and subtle of Victorian poets and playwrights. His English is exemplary, although he speaks to the reader at Browning’s high level and often deliberately uses challenging vocabulary and syntax. Browning is noted for his depth, irony, social commentary, and occasional dark humor. He married the noted Victorian poetess Elizabeth Barrett Browning (d. 1277/1861) in 1262/1846, and the two moved to Italy, where they made their residence. By the time of Browning’s death, he was regarded as a contemporary Philosopher-Poet and Sage and was acknowledged for having exercised a strong and beneficial influence upon Victorian social and political discourse and understanding.</w:t>
      </w:r>
    </w:p>
  </w:footnote>
  <w:footnote w:id="6">
    <w:p w14:paraId="4ED1AD64" w14:textId="77777777" w:rsidR="00E815DB" w:rsidRPr="003752F7" w:rsidRDefault="00E815DB" w:rsidP="00E815DB">
      <w:pPr>
        <w:pStyle w:val="NormalWeb"/>
        <w:spacing w:before="0" w:beforeAutospacing="0" w:after="0" w:afterAutospacing="0"/>
        <w:textAlignment w:val="baseline"/>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The quotation is from Browning’s poem “A Death in the Desert” (1281/1864). The fuller text reads: </w:t>
      </w:r>
    </w:p>
    <w:p w14:paraId="5CF5C6EB" w14:textId="77777777" w:rsidR="00E815DB" w:rsidRPr="003752F7" w:rsidRDefault="00E815DB" w:rsidP="00E815DB">
      <w:pPr>
        <w:pStyle w:val="NormalWeb"/>
        <w:spacing w:before="0" w:beforeAutospacing="0" w:after="0" w:afterAutospacing="0"/>
        <w:ind w:left="1440" w:right="1260"/>
        <w:textAlignment w:val="baseline"/>
        <w:rPr>
          <w:rFonts w:asciiTheme="majorBidi" w:hAnsiTheme="majorBidi" w:cstheme="majorBidi"/>
          <w:color w:val="000000"/>
          <w:sz w:val="20"/>
          <w:szCs w:val="20"/>
        </w:rPr>
      </w:pPr>
      <w:r w:rsidRPr="003752F7">
        <w:rPr>
          <w:rFonts w:asciiTheme="majorBidi" w:hAnsiTheme="majorBidi" w:cstheme="majorBidi"/>
          <w:color w:val="000000"/>
          <w:sz w:val="20"/>
          <w:szCs w:val="20"/>
        </w:rPr>
        <w:t xml:space="preserve">  Progress, man’s distinctive mark alone,</w:t>
      </w:r>
    </w:p>
    <w:p w14:paraId="5BDD0D4C" w14:textId="77777777" w:rsidR="00E815DB" w:rsidRPr="003752F7" w:rsidRDefault="00E815DB" w:rsidP="00E815DB">
      <w:pPr>
        <w:pStyle w:val="NormalWeb"/>
        <w:spacing w:before="0" w:beforeAutospacing="0" w:after="0" w:afterAutospacing="0"/>
        <w:ind w:left="1440" w:right="1260"/>
        <w:textAlignment w:val="baseline"/>
        <w:rPr>
          <w:rFonts w:asciiTheme="majorBidi" w:hAnsiTheme="majorBidi" w:cstheme="majorBidi"/>
          <w:color w:val="000000"/>
          <w:sz w:val="20"/>
          <w:szCs w:val="20"/>
        </w:rPr>
      </w:pPr>
      <w:r w:rsidRPr="003752F7">
        <w:rPr>
          <w:rFonts w:asciiTheme="majorBidi" w:hAnsiTheme="majorBidi" w:cstheme="majorBidi"/>
          <w:color w:val="000000"/>
          <w:sz w:val="20"/>
          <w:szCs w:val="20"/>
        </w:rPr>
        <w:t xml:space="preserve">  Not God’s, and not the beasts’: God is, they are:</w:t>
      </w:r>
    </w:p>
    <w:p w14:paraId="4A53F3FA" w14:textId="77777777" w:rsidR="00E815DB" w:rsidRPr="003752F7" w:rsidRDefault="00E815DB" w:rsidP="00E815DB">
      <w:pPr>
        <w:pStyle w:val="NormalWeb"/>
        <w:spacing w:before="0" w:beforeAutospacing="0" w:after="0" w:afterAutospacing="0"/>
        <w:ind w:left="1440" w:right="1260"/>
        <w:textAlignment w:val="baseline"/>
        <w:rPr>
          <w:rFonts w:asciiTheme="majorBidi" w:hAnsiTheme="majorBidi" w:cstheme="majorBidi"/>
          <w:color w:val="000000"/>
          <w:sz w:val="20"/>
          <w:szCs w:val="20"/>
        </w:rPr>
      </w:pPr>
      <w:r w:rsidRPr="003752F7">
        <w:rPr>
          <w:rFonts w:asciiTheme="majorBidi" w:hAnsiTheme="majorBidi" w:cstheme="majorBidi"/>
          <w:color w:val="000000"/>
          <w:sz w:val="20"/>
          <w:szCs w:val="20"/>
        </w:rPr>
        <w:t xml:space="preserve">  Man partly is and wholly hopes to be.</w:t>
      </w:r>
    </w:p>
    <w:p w14:paraId="11C38FB8" w14:textId="6DD31879" w:rsidR="00E815DB" w:rsidRPr="003752F7" w:rsidRDefault="00E815DB" w:rsidP="00E815DB">
      <w:pPr>
        <w:pStyle w:val="NormalWeb"/>
        <w:spacing w:before="0" w:beforeAutospacing="0" w:after="0" w:afterAutospacing="0"/>
        <w:textAlignment w:val="baseline"/>
        <w:rPr>
          <w:rFonts w:asciiTheme="majorBidi" w:hAnsiTheme="majorBidi" w:cstheme="majorBidi"/>
          <w:color w:val="000000"/>
          <w:sz w:val="20"/>
          <w:szCs w:val="20"/>
        </w:rPr>
      </w:pPr>
      <w:r w:rsidRPr="003752F7">
        <w:rPr>
          <w:rFonts w:asciiTheme="majorBidi" w:hAnsiTheme="majorBidi" w:cstheme="majorBidi"/>
          <w:color w:val="000000"/>
          <w:sz w:val="20"/>
          <w:szCs w:val="20"/>
        </w:rPr>
        <w:t xml:space="preserve">Here “progress” may be understood as “progressive development,” one stage after another, which is not true of either God nor of the animals. God does not </w:t>
      </w:r>
      <w:r w:rsidRPr="003752F7">
        <w:rPr>
          <w:rFonts w:asciiTheme="majorBidi" w:hAnsiTheme="majorBidi" w:cstheme="majorBidi"/>
          <w:i/>
          <w:iCs/>
          <w:color w:val="000000"/>
          <w:sz w:val="20"/>
          <w:szCs w:val="20"/>
        </w:rPr>
        <w:t>exist</w:t>
      </w:r>
      <w:r w:rsidRPr="003752F7">
        <w:rPr>
          <w:rFonts w:asciiTheme="majorBidi" w:hAnsiTheme="majorBidi" w:cstheme="majorBidi"/>
          <w:color w:val="000000"/>
          <w:sz w:val="20"/>
          <w:szCs w:val="20"/>
        </w:rPr>
        <w:t xml:space="preserve"> but </w:t>
      </w:r>
      <w:r w:rsidR="00CE5D07" w:rsidRPr="003752F7">
        <w:rPr>
          <w:rFonts w:asciiTheme="majorBidi" w:hAnsiTheme="majorBidi" w:cstheme="majorBidi"/>
          <w:i/>
          <w:iCs/>
          <w:color w:val="000000"/>
          <w:sz w:val="20"/>
          <w:szCs w:val="20"/>
        </w:rPr>
        <w:t>is</w:t>
      </w:r>
      <w:r w:rsidRPr="003752F7">
        <w:rPr>
          <w:rFonts w:asciiTheme="majorBidi" w:hAnsiTheme="majorBidi" w:cstheme="majorBidi"/>
          <w:color w:val="000000"/>
          <w:sz w:val="20"/>
          <w:szCs w:val="20"/>
        </w:rPr>
        <w:t xml:space="preserve"> as He </w:t>
      </w:r>
      <w:r w:rsidR="00CE5D07" w:rsidRPr="003752F7">
        <w:rPr>
          <w:rFonts w:asciiTheme="majorBidi" w:hAnsiTheme="majorBidi" w:cstheme="majorBidi"/>
          <w:color w:val="000000"/>
          <w:sz w:val="20"/>
          <w:szCs w:val="20"/>
        </w:rPr>
        <w:t>i</w:t>
      </w:r>
      <w:r w:rsidRPr="003752F7">
        <w:rPr>
          <w:rFonts w:asciiTheme="majorBidi" w:hAnsiTheme="majorBidi" w:cstheme="majorBidi"/>
          <w:color w:val="000000"/>
          <w:sz w:val="20"/>
          <w:szCs w:val="20"/>
        </w:rPr>
        <w:t>s and does not change. We will discuss later the suitability of using the verb “exist” for temporal existence which comes</w:t>
      </w:r>
      <w:r w:rsidR="003E7132" w:rsidRPr="003752F7">
        <w:rPr>
          <w:rFonts w:asciiTheme="majorBidi" w:hAnsiTheme="majorBidi" w:cstheme="majorBidi"/>
          <w:color w:val="000000"/>
          <w:sz w:val="20"/>
          <w:szCs w:val="20"/>
        </w:rPr>
        <w:t xml:space="preserve"> and</w:t>
      </w:r>
      <w:r w:rsidRPr="003752F7">
        <w:rPr>
          <w:rFonts w:asciiTheme="majorBidi" w:hAnsiTheme="majorBidi" w:cstheme="majorBidi"/>
          <w:color w:val="000000"/>
          <w:sz w:val="20"/>
          <w:szCs w:val="20"/>
        </w:rPr>
        <w:t xml:space="preserve"> go</w:t>
      </w:r>
      <w:r w:rsidR="003E7132" w:rsidRPr="003752F7">
        <w:rPr>
          <w:rFonts w:asciiTheme="majorBidi" w:hAnsiTheme="majorBidi" w:cstheme="majorBidi"/>
          <w:color w:val="000000"/>
          <w:sz w:val="20"/>
          <w:szCs w:val="20"/>
        </w:rPr>
        <w:t>es</w:t>
      </w:r>
      <w:r w:rsidRPr="003752F7">
        <w:rPr>
          <w:rFonts w:asciiTheme="majorBidi" w:hAnsiTheme="majorBidi" w:cstheme="majorBidi"/>
          <w:color w:val="000000"/>
          <w:sz w:val="20"/>
          <w:szCs w:val="20"/>
        </w:rPr>
        <w:t xml:space="preserve"> but not </w:t>
      </w:r>
      <w:r w:rsidR="003E7132" w:rsidRPr="003752F7">
        <w:rPr>
          <w:rFonts w:asciiTheme="majorBidi" w:hAnsiTheme="majorBidi" w:cstheme="majorBidi"/>
          <w:color w:val="000000"/>
          <w:sz w:val="20"/>
          <w:szCs w:val="20"/>
        </w:rPr>
        <w:t>for E</w:t>
      </w:r>
      <w:r w:rsidRPr="003752F7">
        <w:rPr>
          <w:rFonts w:asciiTheme="majorBidi" w:hAnsiTheme="majorBidi" w:cstheme="majorBidi"/>
          <w:color w:val="000000"/>
          <w:sz w:val="20"/>
          <w:szCs w:val="20"/>
        </w:rPr>
        <w:t>ternal Being. Animals are always as they have been fashioned, and they remain that way. A cat is always a cat. A dog is always a dog. The Human Being, one the other hand, only “partly is,” because he develops in stages—for better or for worse, but</w:t>
      </w:r>
      <w:r w:rsidR="008548F1" w:rsidRPr="003752F7">
        <w:rPr>
          <w:rFonts w:asciiTheme="majorBidi" w:hAnsiTheme="majorBidi" w:cstheme="majorBidi"/>
          <w:color w:val="000000"/>
          <w:sz w:val="20"/>
          <w:szCs w:val="20"/>
        </w:rPr>
        <w:t xml:space="preserve">, </w:t>
      </w:r>
      <w:r w:rsidRPr="003752F7">
        <w:rPr>
          <w:rFonts w:asciiTheme="majorBidi" w:hAnsiTheme="majorBidi" w:cstheme="majorBidi"/>
          <w:color w:val="000000"/>
          <w:sz w:val="20"/>
          <w:szCs w:val="20"/>
        </w:rPr>
        <w:t>when he is sound</w:t>
      </w:r>
      <w:r w:rsidR="008548F1" w:rsidRPr="003752F7">
        <w:rPr>
          <w:rFonts w:asciiTheme="majorBidi" w:hAnsiTheme="majorBidi" w:cstheme="majorBidi"/>
          <w:color w:val="000000"/>
          <w:sz w:val="20"/>
          <w:szCs w:val="20"/>
        </w:rPr>
        <w:t xml:space="preserve">, </w:t>
      </w:r>
      <w:r w:rsidRPr="003752F7">
        <w:rPr>
          <w:rFonts w:asciiTheme="majorBidi" w:hAnsiTheme="majorBidi" w:cstheme="majorBidi"/>
          <w:color w:val="000000"/>
          <w:sz w:val="20"/>
          <w:szCs w:val="20"/>
        </w:rPr>
        <w:t>he hopes wholly to be fulfilled and to attain to his greatest perfection.</w:t>
      </w:r>
    </w:p>
  </w:footnote>
  <w:footnote w:id="7">
    <w:p w14:paraId="166D4DC7" w14:textId="77777777" w:rsidR="00E815DB" w:rsidRPr="003752F7" w:rsidRDefault="00E815DB" w:rsidP="00E815DB">
      <w:pPr>
        <w:pStyle w:val="FootnoteText"/>
      </w:pPr>
      <w:r w:rsidRPr="003752F7">
        <w:rPr>
          <w:rStyle w:val="FootnoteReference"/>
        </w:rPr>
        <w:footnoteRef/>
      </w:r>
      <w:r w:rsidRPr="003752F7">
        <w:t xml:space="preserve"> </w:t>
      </w:r>
      <w:r w:rsidRPr="003752F7">
        <w:rPr>
          <w:color w:val="474747"/>
          <w:shd w:val="clear" w:color="auto" w:fill="FFFFFF"/>
        </w:rPr>
        <w:t>These words are taken from Browning’s poem “Rabbi Ben Ezra” (1281/1864). The lines emphasize optimistically that the most fulfilling part of one’s life should be its final years, those which are “yet to come.” For one’s earlier years—in a life well spent—should be preparation for the well-being, wisdom, and peace that come with experience and old age.</w:t>
      </w:r>
    </w:p>
  </w:footnote>
  <w:footnote w:id="8">
    <w:p w14:paraId="7A4D8D27" w14:textId="77777777" w:rsidR="00E815DB" w:rsidRPr="003752F7" w:rsidRDefault="00E815DB" w:rsidP="00E815DB">
      <w:pPr>
        <w:pStyle w:val="FootnoteText"/>
        <w:rPr>
          <w:i/>
          <w:iCs/>
          <w:color w:val="000000"/>
        </w:rPr>
      </w:pPr>
      <w:r w:rsidRPr="003752F7">
        <w:rPr>
          <w:rStyle w:val="FootnoteReference"/>
        </w:rPr>
        <w:footnoteRef/>
      </w:r>
      <w:r w:rsidRPr="003752F7">
        <w:t xml:space="preserve"> The noted English Mathematician and Philosopher </w:t>
      </w:r>
      <w:r w:rsidRPr="003752F7">
        <w:rPr>
          <w:color w:val="474747"/>
          <w:shd w:val="clear" w:color="auto" w:fill="FFFFFF"/>
        </w:rPr>
        <w:t>Alfred North Whitehead (d. 1367/1974) stated: “Philosophy is the product of wonder,” which echoes the words of Socrates (</w:t>
      </w:r>
      <w:r w:rsidRPr="003752F7">
        <w:t xml:space="preserve">d. </w:t>
      </w:r>
      <w:ins w:id="12" w:author="Umar Abd-Allah" w:date="2025-02-18T07:14:00Z">
        <w:r w:rsidRPr="003752F7">
          <w:t>399 BCE</w:t>
        </w:r>
      </w:ins>
      <w:r w:rsidRPr="003752F7">
        <w:rPr>
          <w:color w:val="474747"/>
          <w:shd w:val="clear" w:color="auto" w:fill="FFFFFF"/>
        </w:rPr>
        <w:t>): “</w:t>
      </w:r>
      <w:r w:rsidRPr="003752F7">
        <w:rPr>
          <w:color w:val="202122"/>
        </w:rPr>
        <w:t xml:space="preserve">Wonder is the beginning of wisdom” </w:t>
      </w:r>
      <w:r w:rsidRPr="003752F7">
        <w:t xml:space="preserve">Greek: </w:t>
      </w:r>
      <w:r w:rsidRPr="003752F7">
        <w:rPr>
          <w:i/>
        </w:rPr>
        <w:t>Di</w:t>
      </w:r>
      <w:r w:rsidRPr="003752F7">
        <w:rPr>
          <w:i/>
          <w:color w:val="000000"/>
        </w:rPr>
        <w:t>á</w:t>
      </w:r>
      <w:r w:rsidRPr="003752F7">
        <w:rPr>
          <w:i/>
          <w:color w:val="040C28"/>
        </w:rPr>
        <w:t xml:space="preserve"> t</w:t>
      </w:r>
      <w:r w:rsidRPr="003752F7">
        <w:rPr>
          <w:i/>
          <w:color w:val="000000"/>
        </w:rPr>
        <w:t>ò thaumázein hē sophía,</w:t>
      </w:r>
      <w:r w:rsidRPr="003752F7">
        <w:rPr>
          <w:i/>
          <w:color w:val="040C28"/>
        </w:rPr>
        <w:t xml:space="preserve"> Διά τὸ θαυμάζειν ἡ σοφία</w:t>
      </w:r>
      <w:r w:rsidRPr="003752F7">
        <w:rPr>
          <w:color w:val="202122"/>
        </w:rPr>
        <w:t xml:space="preserve">), which is cited in the images below. In Greek, </w:t>
      </w:r>
      <w:r w:rsidRPr="003752F7">
        <w:rPr>
          <w:i/>
          <w:color w:val="000000"/>
        </w:rPr>
        <w:t>sophía</w:t>
      </w:r>
      <w:r w:rsidRPr="003752F7">
        <w:rPr>
          <w:iCs/>
          <w:color w:val="000000"/>
        </w:rPr>
        <w:t xml:space="preserve">, </w:t>
      </w:r>
      <w:r w:rsidRPr="003752F7">
        <w:rPr>
          <w:i/>
          <w:iCs/>
          <w:color w:val="202122"/>
        </w:rPr>
        <w:t>σοφία</w:t>
      </w:r>
      <w:r w:rsidRPr="003752F7">
        <w:rPr>
          <w:iCs/>
          <w:color w:val="000000"/>
        </w:rPr>
        <w:t xml:space="preserve"> (wisdom) and Philosophy—“the love of wisdom” from </w:t>
      </w:r>
      <w:r w:rsidRPr="003752F7">
        <w:rPr>
          <w:i/>
          <w:iCs/>
          <w:color w:val="202122"/>
        </w:rPr>
        <w:t>ph</w:t>
      </w:r>
      <w:r w:rsidRPr="003752F7">
        <w:rPr>
          <w:i/>
          <w:iCs/>
          <w:color w:val="000000" w:themeColor="text1"/>
        </w:rPr>
        <w:t>í</w:t>
      </w:r>
      <w:r w:rsidRPr="003752F7">
        <w:rPr>
          <w:i/>
          <w:iCs/>
          <w:color w:val="202122"/>
        </w:rPr>
        <w:t>los</w:t>
      </w:r>
      <w:r w:rsidRPr="003752F7">
        <w:rPr>
          <w:color w:val="202122"/>
        </w:rPr>
        <w:t xml:space="preserve">, </w:t>
      </w:r>
      <w:r w:rsidRPr="003752F7">
        <w:rPr>
          <w:i/>
          <w:iCs/>
          <w:color w:val="202122"/>
        </w:rPr>
        <w:t>φίλος</w:t>
      </w:r>
      <w:r w:rsidRPr="003752F7">
        <w:rPr>
          <w:color w:val="202122"/>
        </w:rPr>
        <w:t xml:space="preserve"> (love) and </w:t>
      </w:r>
      <w:r w:rsidRPr="003752F7">
        <w:rPr>
          <w:i/>
          <w:color w:val="000000"/>
        </w:rPr>
        <w:t>sophía</w:t>
      </w:r>
      <w:r w:rsidRPr="003752F7">
        <w:rPr>
          <w:iCs/>
          <w:color w:val="000000"/>
        </w:rPr>
        <w:t>,</w:t>
      </w:r>
      <w:r w:rsidRPr="003752F7">
        <w:rPr>
          <w:i/>
          <w:iCs/>
          <w:color w:val="202122"/>
        </w:rPr>
        <w:t>σοφία</w:t>
      </w:r>
      <w:r w:rsidRPr="003752F7">
        <w:rPr>
          <w:iCs/>
          <w:color w:val="000000"/>
        </w:rPr>
        <w:t xml:space="preserve"> (wisdom)—dovetail nicely. </w:t>
      </w:r>
    </w:p>
  </w:footnote>
  <w:footnote w:id="9">
    <w:p w14:paraId="0C2D0469" w14:textId="77777777" w:rsidR="00E815DB" w:rsidRPr="003752F7" w:rsidRDefault="00E815DB" w:rsidP="00E815DB">
      <w:pPr>
        <w:pStyle w:val="FootnoteText"/>
      </w:pPr>
      <w:r w:rsidRPr="003752F7">
        <w:rPr>
          <w:rStyle w:val="FootnoteReference"/>
        </w:rPr>
        <w:footnoteRef/>
      </w:r>
      <w:r w:rsidRPr="003752F7">
        <w:t xml:space="preserve"> These final sentences are borrowed and modified from the German-Swiss poet and novelist Hermann Hesse (d. 1382/1962), who said: “</w:t>
      </w:r>
      <w:r w:rsidRPr="003752F7">
        <w:rPr>
          <w:rFonts w:ascii="Times New Roman" w:hAnsi="Times New Roman" w:cs="Times New Roman"/>
        </w:rPr>
        <w:t>Knowledge can be communicated but wisdom cannot.” The closing lines are taken from the great Victorian poet Alfred Lord Tennyson (d. 1310/1892): “Knowledge comes, but wisdom lingers.”</w:t>
      </w:r>
    </w:p>
  </w:footnote>
  <w:footnote w:id="10">
    <w:p w14:paraId="360EF18F" w14:textId="3B79D1C9" w:rsidR="00E815DB" w:rsidRPr="003752F7" w:rsidRDefault="00E815DB" w:rsidP="00E815DB">
      <w:pPr>
        <w:pStyle w:val="FootnoteText"/>
        <w:rPr>
          <w:color w:val="222222"/>
        </w:rPr>
      </w:pPr>
      <w:r w:rsidRPr="003752F7">
        <w:rPr>
          <w:rStyle w:val="FootnoteReference"/>
        </w:rPr>
        <w:footnoteRef/>
      </w:r>
      <w:r w:rsidRPr="003752F7">
        <w:t xml:space="preserve"> </w:t>
      </w:r>
      <w:r w:rsidRPr="003752F7">
        <w:rPr>
          <w:b/>
          <w:bCs/>
          <w:color w:val="222222"/>
        </w:rPr>
        <w:t xml:space="preserve">The Protestant Work Ethic </w:t>
      </w:r>
      <w:r w:rsidRPr="003752F7">
        <w:rPr>
          <w:color w:val="222222"/>
        </w:rPr>
        <w:t xml:space="preserve">is sometimes called the Calvinist Work Ethic, although Martin Luther </w:t>
      </w:r>
      <w:r w:rsidRPr="003752F7">
        <w:t>(d. 953/1546)</w:t>
      </w:r>
      <w:r w:rsidRPr="003752F7">
        <w:rPr>
          <w:color w:val="222222"/>
        </w:rPr>
        <w:t xml:space="preserve"> and other Protestant leaders espoused similar views about discipline and hard work. In the Middle West and some other parts of the United States, the Protestant Work Ethic was certainly not exclusively Calvinist but tended to affect all Protestants and even many Catholics. It played a prominent role in defining the worldview and the notion of the Self in much of the United States as well as parts of Great Britain and Northern Europe. The Protestant Work Ethic emphasizes the importance of diligence, discipline, frugality, and hard work in Christian life. By contrast, laziness, lack of self-control, extravagance, and failure to work hard were viewed as Moral and Spiritual failures of the first order, which reflected poorly upon a person’s likelihood of gaining Salvation in the next world. In Calvinist Protestantism, living by the values of its Work Ethic was seen as reflecting the Believers’ genuine “vocation” or “calling” from God to Salvation as well as a proof of personal sincerity in espousing Protestant belief. As effective as their Work Ethic often was in galvanizing Protestants to be frugal and industrious, it also brought with it certain negative consequences. One of these defects was the notion that successful and wealthy people, who had “worked hard” for what they earned, were viewed as objects of Divine favor, leading—in the United States, for example—to an unnatural Cultural fixation upon wealthy Protestants as a sort of Divine elect. By the same token, the Protestant Work Ethic often led people to look down upon the poor, especially if their poverty was defined as being the consequence of “laziness” and various “Moral defects.” Thus, the very fact of poverty was easy to interpret as a “Moral” and “Spiritual” failure.</w:t>
      </w:r>
    </w:p>
  </w:footnote>
  <w:footnote w:id="11">
    <w:p w14:paraId="7655C460" w14:textId="77777777" w:rsidR="00E815DB" w:rsidRPr="003752F7" w:rsidRDefault="00E815DB" w:rsidP="00E815DB">
      <w:pPr>
        <w:pStyle w:val="FootnoteText"/>
        <w:rPr>
          <w:b/>
          <w:bCs/>
          <w:color w:val="000000"/>
        </w:rPr>
      </w:pPr>
      <w:r w:rsidRPr="003752F7">
        <w:rPr>
          <w:rStyle w:val="FootnoteReference"/>
        </w:rPr>
        <w:footnoteRef/>
      </w:r>
      <w:r w:rsidRPr="003752F7">
        <w:t xml:space="preserve"> </w:t>
      </w:r>
      <w:r w:rsidRPr="003752F7">
        <w:rPr>
          <w:b/>
          <w:bCs/>
        </w:rPr>
        <w:t>Ralph Waldo E</w:t>
      </w:r>
      <w:r w:rsidRPr="003752F7">
        <w:rPr>
          <w:b/>
          <w:bCs/>
          <w:color w:val="000000"/>
        </w:rPr>
        <w:t xml:space="preserve">merson </w:t>
      </w:r>
      <w:r w:rsidRPr="003752F7">
        <w:rPr>
          <w:color w:val="000000"/>
        </w:rPr>
        <w:t xml:space="preserve">(d. 1299/1882) was an American Philosopher, poet, lecturer, and writer of essays. He led the New England Transcendentalist Movement of the mid-thirteenth/nineteenth century, which asserted the inherent goodness of Nature and Human Beings. In his optimism, Emerson believed that Humankind could realize almost anything and said: “Hitch your wagon to a star,” recasting the Latin aphorism: “Through adversity to the stars” (Latin: </w:t>
      </w:r>
      <w:r w:rsidRPr="003752F7">
        <w:rPr>
          <w:i/>
          <w:iCs/>
          <w:color w:val="000000"/>
        </w:rPr>
        <w:t>ad astra per aspera</w:t>
      </w:r>
      <w:r w:rsidRPr="003752F7">
        <w:rPr>
          <w:color w:val="000000"/>
        </w:rPr>
        <w:t>), the State motto of Kansas. Emerson was both the mentor and a close personal friend of his fellow Philosopher, poet, and essayist Henry David Thoreau (d. 1279/1862), who was also central to the Transcendentalist Movement.</w:t>
      </w:r>
    </w:p>
  </w:footnote>
  <w:footnote w:id="12">
    <w:p w14:paraId="535B9760" w14:textId="77777777" w:rsidR="00E815DB" w:rsidRPr="003752F7" w:rsidRDefault="00E815DB" w:rsidP="00E815DB">
      <w:pPr>
        <w:pStyle w:val="NormalWeb"/>
        <w:spacing w:before="0" w:beforeAutospacing="0" w:after="0" w:afterAutospacing="0"/>
        <w:rPr>
          <w:rFonts w:asciiTheme="majorBidi" w:hAnsiTheme="majorBidi" w:cstheme="majorBidi"/>
          <w:color w:val="202122"/>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202122"/>
          <w:sz w:val="20"/>
          <w:szCs w:val="20"/>
        </w:rPr>
        <w:t>The</w:t>
      </w:r>
      <w:r w:rsidRPr="003752F7">
        <w:rPr>
          <w:rStyle w:val="apple-converted-space"/>
          <w:rFonts w:asciiTheme="majorBidi" w:eastAsiaTheme="majorEastAsia" w:hAnsiTheme="majorBidi" w:cstheme="majorBidi"/>
          <w:b/>
          <w:bCs/>
          <w:color w:val="202122"/>
          <w:sz w:val="20"/>
          <w:szCs w:val="20"/>
        </w:rPr>
        <w:t> </w:t>
      </w:r>
      <w:r w:rsidRPr="003752F7">
        <w:rPr>
          <w:rFonts w:asciiTheme="majorBidi" w:hAnsiTheme="majorBidi" w:cstheme="majorBidi"/>
          <w:b/>
          <w:bCs/>
          <w:color w:val="202122"/>
          <w:sz w:val="20"/>
          <w:szCs w:val="20"/>
        </w:rPr>
        <w:t>Order of the Arrow</w:t>
      </w:r>
      <w:r w:rsidRPr="003752F7">
        <w:rPr>
          <w:rFonts w:asciiTheme="majorBidi" w:hAnsiTheme="majorBidi" w:cstheme="majorBidi"/>
          <w:color w:val="202122"/>
          <w:sz w:val="20"/>
          <w:szCs w:val="20"/>
        </w:rPr>
        <w:t xml:space="preserve"> is an honorary society of the Boy Scouts of America. It is made up of accomplished Scouts—generally having the Life or Eagle ranks—as well as dedicated Scout leaders. Members of the Order of the Arrow are selected by their peers on the belief that their daily lives exemplify the ideals of Scouting. The Order of the Arrow promotes expertise in hiking, camping, and service to the Boy Scouts as well as local Communities. The Order of the Arrow is not a secret organization, although it uses the “attractiveness of the unknown”—especially as regards its ceremonial and symbolic associations with First Nation lore—which creates an imposing aura about the fellowship. Although members of the Order are selected by their peers, they cannot join the Order until undergoing and fully passing difficult ordeals of silence and hard work, while keeping a strenuous and somewhat dangerous solitary camping vigil and then demonstrating their dedication to service and brotherhood through hard labor, which is performed in total silence. </w:t>
      </w:r>
    </w:p>
  </w:footnote>
  <w:footnote w:id="13">
    <w:p w14:paraId="7BCB2B7E" w14:textId="77777777" w:rsidR="00E815DB" w:rsidRPr="003752F7" w:rsidRDefault="00E815DB" w:rsidP="00E815DB">
      <w:pPr>
        <w:pStyle w:val="FootnoteText"/>
      </w:pPr>
      <w:r w:rsidRPr="003752F7">
        <w:rPr>
          <w:rStyle w:val="FootnoteReference"/>
        </w:rPr>
        <w:footnoteRef/>
      </w:r>
      <w:r w:rsidRPr="003752F7">
        <w:t xml:space="preserve"> See </w:t>
      </w:r>
      <w:hyperlink r:id="rId1" w:history="1">
        <w:r w:rsidRPr="003752F7">
          <w:rPr>
            <w:rStyle w:val="Hyperlink"/>
          </w:rPr>
          <w:t>https://www.theoasisinitiative.org</w:t>
        </w:r>
      </w:hyperlink>
    </w:p>
  </w:footnote>
  <w:footnote w:id="14">
    <w:p w14:paraId="31FC9A97" w14:textId="77777777" w:rsidR="00315E15" w:rsidRPr="003752F7" w:rsidRDefault="00315E15" w:rsidP="00315E15">
      <w:pPr>
        <w:autoSpaceDE w:val="0"/>
        <w:autoSpaceDN w:val="0"/>
        <w:adjustRightInd w:val="0"/>
        <w:rPr>
          <w:rFonts w:eastAsiaTheme="minorEastAsia"/>
          <w:color w:val="000000"/>
          <w:sz w:val="20"/>
          <w:szCs w:val="20"/>
        </w:rPr>
      </w:pPr>
      <w:r w:rsidRPr="003752F7">
        <w:rPr>
          <w:rStyle w:val="FootnoteReference"/>
          <w:sz w:val="20"/>
          <w:szCs w:val="20"/>
        </w:rPr>
        <w:footnoteRef/>
      </w:r>
      <w:r w:rsidRPr="003752F7">
        <w:rPr>
          <w:sz w:val="20"/>
          <w:szCs w:val="20"/>
        </w:rPr>
        <w:t xml:space="preserve"> </w:t>
      </w:r>
      <w:r w:rsidRPr="003752F7">
        <w:rPr>
          <w:b/>
          <w:bCs/>
          <w:sz w:val="20"/>
          <w:szCs w:val="20"/>
        </w:rPr>
        <w:t>The Islamic Tradition</w:t>
      </w:r>
      <w:r w:rsidRPr="003752F7">
        <w:rPr>
          <w:sz w:val="20"/>
          <w:szCs w:val="20"/>
        </w:rPr>
        <w:t xml:space="preserve"> (</w:t>
      </w:r>
      <w:r w:rsidRPr="003752F7">
        <w:rPr>
          <w:i/>
          <w:iCs/>
          <w:sz w:val="20"/>
          <w:szCs w:val="20"/>
        </w:rPr>
        <w:t>al-</w:t>
      </w:r>
      <w:r w:rsidRPr="003752F7">
        <w:rPr>
          <w:i/>
          <w:iCs/>
          <w:color w:val="000000"/>
          <w:sz w:val="20"/>
          <w:szCs w:val="20"/>
        </w:rPr>
        <w:t>Irth al-Islām</w:t>
      </w:r>
      <w:r w:rsidRPr="003752F7">
        <w:rPr>
          <w:i/>
          <w:iCs/>
          <w:sz w:val="20"/>
          <w:szCs w:val="20"/>
        </w:rPr>
        <w:t>ī</w:t>
      </w:r>
      <w:r w:rsidRPr="003752F7">
        <w:rPr>
          <w:sz w:val="20"/>
          <w:szCs w:val="20"/>
        </w:rPr>
        <w:t xml:space="preserve"> or </w:t>
      </w:r>
      <w:r w:rsidRPr="003752F7">
        <w:rPr>
          <w:i/>
          <w:iCs/>
          <w:sz w:val="20"/>
          <w:szCs w:val="20"/>
        </w:rPr>
        <w:t>al-Tur</w:t>
      </w:r>
      <w:r w:rsidRPr="003752F7">
        <w:rPr>
          <w:i/>
          <w:iCs/>
          <w:color w:val="000000"/>
          <w:sz w:val="20"/>
          <w:szCs w:val="20"/>
        </w:rPr>
        <w:t>ā</w:t>
      </w:r>
      <w:r w:rsidRPr="003752F7">
        <w:rPr>
          <w:i/>
          <w:iCs/>
          <w:sz w:val="20"/>
          <w:szCs w:val="20"/>
        </w:rPr>
        <w:t>th</w:t>
      </w:r>
      <w:r w:rsidRPr="003752F7">
        <w:rPr>
          <w:i/>
          <w:iCs/>
          <w:color w:val="000000"/>
          <w:sz w:val="20"/>
          <w:szCs w:val="20"/>
        </w:rPr>
        <w:t xml:space="preserve"> al-Islām</w:t>
      </w:r>
      <w:r w:rsidRPr="003752F7">
        <w:rPr>
          <w:i/>
          <w:iCs/>
          <w:sz w:val="20"/>
          <w:szCs w:val="20"/>
        </w:rPr>
        <w:t>ī</w:t>
      </w:r>
      <w:r w:rsidRPr="003752F7">
        <w:rPr>
          <w:sz w:val="20"/>
          <w:szCs w:val="20"/>
        </w:rPr>
        <w:t xml:space="preserve">) </w:t>
      </w:r>
      <w:r w:rsidRPr="003752F7">
        <w:rPr>
          <w:rFonts w:eastAsiaTheme="minorEastAsia"/>
          <w:color w:val="000000"/>
          <w:sz w:val="20"/>
          <w:szCs w:val="20"/>
        </w:rPr>
        <w:t>conveys simultaneously a sense of transmission, authority, and fellowship, predicated upon the Qur’</w:t>
      </w:r>
      <w:r w:rsidRPr="003752F7">
        <w:rPr>
          <w:sz w:val="20"/>
          <w:szCs w:val="20"/>
        </w:rPr>
        <w:t>ā</w:t>
      </w:r>
      <w:r w:rsidRPr="003752F7">
        <w:rPr>
          <w:rFonts w:eastAsiaTheme="minorEastAsia"/>
          <w:color w:val="000000"/>
          <w:sz w:val="20"/>
          <w:szCs w:val="20"/>
        </w:rPr>
        <w:t xml:space="preserve">n, </w:t>
      </w:r>
      <w:r w:rsidRPr="003752F7">
        <w:rPr>
          <w:rFonts w:eastAsiaTheme="minorEastAsia"/>
          <w:i/>
          <w:iCs/>
          <w:color w:val="000000"/>
          <w:sz w:val="20"/>
          <w:szCs w:val="20"/>
        </w:rPr>
        <w:t>Sunna</w:t>
      </w:r>
      <w:r w:rsidRPr="003752F7">
        <w:rPr>
          <w:rFonts w:eastAsiaTheme="minorEastAsia"/>
          <w:color w:val="000000"/>
          <w:sz w:val="20"/>
          <w:szCs w:val="20"/>
        </w:rPr>
        <w:t>, and Consensus (</w:t>
      </w:r>
      <w:r w:rsidRPr="003752F7">
        <w:rPr>
          <w:rFonts w:eastAsiaTheme="minorEastAsia"/>
          <w:i/>
          <w:iCs/>
          <w:color w:val="000000"/>
          <w:sz w:val="20"/>
          <w:szCs w:val="20"/>
        </w:rPr>
        <w:t>Ijm</w:t>
      </w:r>
      <w:r w:rsidRPr="003752F7">
        <w:rPr>
          <w:i/>
          <w:iCs/>
          <w:sz w:val="20"/>
          <w:szCs w:val="20"/>
        </w:rPr>
        <w:t>ā‘</w:t>
      </w:r>
      <w:r w:rsidRPr="003752F7">
        <w:rPr>
          <w:rFonts w:eastAsiaTheme="minorEastAsia"/>
          <w:color w:val="000000"/>
          <w:sz w:val="20"/>
          <w:szCs w:val="20"/>
        </w:rPr>
        <w:t xml:space="preserve">) of the Muslim Community. “Tradition” and “Traditional” are—in the usage of many Muslims today—clumsy words that are much abused. In </w:t>
      </w:r>
      <w:r w:rsidRPr="003752F7">
        <w:rPr>
          <w:rFonts w:eastAsiaTheme="minorEastAsia"/>
          <w:i/>
          <w:iCs/>
          <w:color w:val="000000"/>
          <w:sz w:val="20"/>
          <w:szCs w:val="20"/>
        </w:rPr>
        <w:t>The First Teaching</w:t>
      </w:r>
      <w:r w:rsidRPr="003752F7">
        <w:rPr>
          <w:rFonts w:eastAsiaTheme="minorEastAsia"/>
          <w:color w:val="000000"/>
          <w:sz w:val="20"/>
          <w:szCs w:val="20"/>
        </w:rPr>
        <w:t xml:space="preserve">, </w:t>
      </w:r>
      <w:bookmarkStart w:id="22" w:name="_Toc203407256"/>
      <w:r w:rsidRPr="003752F7">
        <w:rPr>
          <w:sz w:val="20"/>
          <w:szCs w:val="20"/>
        </w:rPr>
        <w:t>“Tradition” and “</w:t>
      </w:r>
      <w:r w:rsidRPr="003752F7">
        <w:rPr>
          <w:rFonts w:eastAsiaTheme="majorEastAsia"/>
          <w:sz w:val="20"/>
          <w:szCs w:val="20"/>
        </w:rPr>
        <w:t>T</w:t>
      </w:r>
      <w:r w:rsidRPr="003752F7">
        <w:rPr>
          <w:sz w:val="20"/>
          <w:szCs w:val="20"/>
        </w:rPr>
        <w:t>raditional</w:t>
      </w:r>
      <w:r w:rsidRPr="003752F7">
        <w:rPr>
          <w:rFonts w:eastAsiaTheme="majorEastAsia"/>
          <w:sz w:val="20"/>
          <w:szCs w:val="20"/>
        </w:rPr>
        <w:t>,</w:t>
      </w:r>
      <w:r w:rsidRPr="003752F7">
        <w:rPr>
          <w:sz w:val="20"/>
          <w:szCs w:val="20"/>
        </w:rPr>
        <w:t>”</w:t>
      </w:r>
      <w:r w:rsidRPr="003752F7">
        <w:rPr>
          <w:rFonts w:eastAsiaTheme="majorEastAsia"/>
          <w:sz w:val="20"/>
          <w:szCs w:val="20"/>
        </w:rPr>
        <w:t xml:space="preserve"> which are written with “capitals,”</w:t>
      </w:r>
      <w:r w:rsidRPr="003752F7">
        <w:rPr>
          <w:sz w:val="20"/>
          <w:szCs w:val="20"/>
        </w:rPr>
        <w:t xml:space="preserve"> are not merely terms of historiography</w:t>
      </w:r>
      <w:bookmarkEnd w:id="22"/>
      <w:r w:rsidRPr="003752F7">
        <w:rPr>
          <w:rFonts w:eastAsiaTheme="majorEastAsia"/>
          <w:sz w:val="20"/>
          <w:szCs w:val="20"/>
        </w:rPr>
        <w:t>, nor is t</w:t>
      </w:r>
      <w:r w:rsidRPr="003752F7">
        <w:rPr>
          <w:rFonts w:eastAsiaTheme="minorEastAsia"/>
          <w:color w:val="000000"/>
          <w:sz w:val="20"/>
          <w:szCs w:val="20"/>
        </w:rPr>
        <w:t>heir significance is just “diachronic”—conerned with how things have developed historically—or “synchronic”—concerned with things at particular periods. The Book values these terms highly and seeks to use them carefully with the aim of signifying the proper transmission and understanding of an Islamic Intellectual and social order founded on sound Ontological and Cosmological Principles. This  “Traditional” Islamic order necessarily premised itself upon the foundations of an agreed-upon Obligatory Creed (</w:t>
      </w:r>
      <w:r w:rsidRPr="003752F7">
        <w:rPr>
          <w:rFonts w:eastAsiaTheme="minorEastAsia"/>
          <w:i/>
          <w:iCs/>
          <w:color w:val="000000"/>
          <w:sz w:val="20"/>
          <w:szCs w:val="20"/>
        </w:rPr>
        <w:t>‘Aqīda</w:t>
      </w:r>
      <w:r w:rsidRPr="003752F7">
        <w:rPr>
          <w:rFonts w:eastAsiaTheme="minorEastAsia"/>
          <w:color w:val="000000"/>
          <w:sz w:val="20"/>
          <w:szCs w:val="20"/>
        </w:rPr>
        <w:t xml:space="preserve">) established by recognized Scholars of </w:t>
      </w:r>
      <w:r w:rsidRPr="003752F7">
        <w:rPr>
          <w:rFonts w:eastAsiaTheme="minorEastAsia"/>
          <w:i/>
          <w:iCs/>
          <w:color w:val="000000"/>
          <w:sz w:val="20"/>
          <w:szCs w:val="20"/>
        </w:rPr>
        <w:t>Ahl-al-Sunna wa al-Jamā‘a</w:t>
      </w:r>
      <w:r w:rsidRPr="003752F7">
        <w:rPr>
          <w:rFonts w:eastAsiaTheme="minorEastAsia"/>
          <w:color w:val="000000"/>
          <w:sz w:val="20"/>
          <w:szCs w:val="20"/>
        </w:rPr>
        <w:t xml:space="preserve"> </w:t>
      </w:r>
      <w:r w:rsidRPr="003752F7">
        <w:rPr>
          <w:color w:val="000000"/>
          <w:sz w:val="20"/>
          <w:szCs w:val="20"/>
        </w:rPr>
        <w:t xml:space="preserve">(the People of the Prophetic Way and the Mainstream Consensus) </w:t>
      </w:r>
      <w:r w:rsidRPr="003752F7">
        <w:rPr>
          <w:rFonts w:eastAsiaTheme="minorEastAsia"/>
          <w:color w:val="000000"/>
          <w:sz w:val="20"/>
          <w:szCs w:val="20"/>
        </w:rPr>
        <w:t>on the basis of Divine Revelation. The Ontological and Cosmological dimensions of the Tradition imply the conviction that Man is a Microcosm who reflects the World in himself, while the Macrocosm and all Existent Things in it stand in a kinship relationship with Man and are Divinely and Hierarchically posited in accord with Divine Knowledge and permeated with profound Divine meaning. In this tenor, “Tradition” refers to the authoritative dissemination of beliefs, teachings, principles, precepts, values, and customs from one generation to another but with special sanction</w:t>
      </w:r>
      <w:r w:rsidRPr="003752F7">
        <w:rPr>
          <w:sz w:val="20"/>
          <w:szCs w:val="20"/>
        </w:rPr>
        <w:t>—</w:t>
      </w:r>
      <w:r w:rsidRPr="003752F7">
        <w:rPr>
          <w:rFonts w:eastAsiaTheme="minorEastAsia"/>
          <w:color w:val="000000"/>
          <w:sz w:val="20"/>
          <w:szCs w:val="20"/>
        </w:rPr>
        <w:t xml:space="preserve">often regarded as Divine but not necessarily based upon explicit Revelation. Because of its implicit association with fellowship, the very notion of Tradition in Islam implies the essential elements of continuity and community, without which compelling modes of religious conviction and practice cannot survive. </w:t>
      </w:r>
      <w:r w:rsidRPr="003752F7">
        <w:rPr>
          <w:sz w:val="20"/>
          <w:szCs w:val="20"/>
        </w:rPr>
        <w:t xml:space="preserve">The expression “Islamic Tradition” is widely championed today by many Muslims who tend to call themselves “Traditional.” However, the term itself is rarely ever defined and seldom fully understood. </w:t>
      </w:r>
      <w:r w:rsidRPr="003752F7">
        <w:rPr>
          <w:rFonts w:eastAsiaTheme="minorEastAsia"/>
          <w:color w:val="000000"/>
          <w:sz w:val="20"/>
          <w:szCs w:val="20"/>
        </w:rPr>
        <w:t xml:space="preserve">Our English word “tradition” comes from the Latin </w:t>
      </w:r>
      <w:r w:rsidRPr="003752F7">
        <w:rPr>
          <w:rFonts w:eastAsiaTheme="minorEastAsia"/>
          <w:i/>
          <w:iCs/>
          <w:color w:val="000000"/>
          <w:sz w:val="20"/>
          <w:szCs w:val="20"/>
        </w:rPr>
        <w:t>traditio</w:t>
      </w:r>
      <w:r w:rsidRPr="003752F7">
        <w:rPr>
          <w:rFonts w:eastAsiaTheme="minorEastAsia"/>
          <w:color w:val="000000"/>
          <w:sz w:val="20"/>
          <w:szCs w:val="20"/>
        </w:rPr>
        <w:t>, which simultaneously conveys a sense of transmission, authority, and fellowship. As such, “tradition” refers to the authoritative transmission of beliefs, values, customs, and similar matters from one generation to another but with special sanction</w:t>
      </w:r>
      <w:r w:rsidRPr="003752F7">
        <w:rPr>
          <w:sz w:val="20"/>
          <w:szCs w:val="20"/>
        </w:rPr>
        <w:t>—</w:t>
      </w:r>
      <w:r w:rsidRPr="003752F7">
        <w:rPr>
          <w:rFonts w:eastAsiaTheme="minorEastAsia"/>
          <w:color w:val="000000"/>
          <w:sz w:val="20"/>
          <w:szCs w:val="20"/>
        </w:rPr>
        <w:t xml:space="preserve">often regarded as Divine but not necessarily based on explicit Revelation. Moreover, the transmission process implied in the Latin verb </w:t>
      </w:r>
      <w:r w:rsidRPr="003752F7">
        <w:rPr>
          <w:rFonts w:eastAsiaTheme="minorEastAsia"/>
          <w:i/>
          <w:iCs/>
          <w:color w:val="000000"/>
          <w:sz w:val="20"/>
          <w:szCs w:val="20"/>
        </w:rPr>
        <w:t>tr</w:t>
      </w:r>
      <w:r w:rsidRPr="003752F7">
        <w:rPr>
          <w:i/>
          <w:iCs/>
          <w:sz w:val="20"/>
          <w:szCs w:val="20"/>
        </w:rPr>
        <w:t>ā</w:t>
      </w:r>
      <w:r w:rsidRPr="003752F7">
        <w:rPr>
          <w:rFonts w:eastAsiaTheme="minorEastAsia"/>
          <w:i/>
          <w:iCs/>
          <w:color w:val="000000"/>
          <w:sz w:val="20"/>
          <w:szCs w:val="20"/>
        </w:rPr>
        <w:t xml:space="preserve">dere </w:t>
      </w:r>
      <w:r w:rsidRPr="003752F7">
        <w:rPr>
          <w:rFonts w:eastAsiaTheme="minorEastAsia"/>
          <w:color w:val="000000"/>
          <w:sz w:val="20"/>
          <w:szCs w:val="20"/>
        </w:rPr>
        <w:t>(“to hand down”) suggests that there is a fellowship between the person who “hands down” and the one “who receives.” Such Traditional material is meant generally to provide the foundations, structures, orientations, and refinements of a given society on the basis of the religion and culture to which they pertain. The Islamic Tradition clearly combines direct transmission, revered authority, and fellowship, all of which are essential to the proper comprehension of the word.</w:t>
      </w:r>
    </w:p>
  </w:footnote>
  <w:footnote w:id="15">
    <w:p w14:paraId="3C507703" w14:textId="1056D1FF" w:rsidR="00E815DB" w:rsidRPr="003752F7" w:rsidRDefault="00E815DB" w:rsidP="00E815DB">
      <w:pPr>
        <w:autoSpaceDE w:val="0"/>
        <w:autoSpaceDN w:val="0"/>
        <w:adjustRightInd w:val="0"/>
        <w:rPr>
          <w:rFonts w:asciiTheme="majorBidi" w:eastAsiaTheme="minorHAnsi" w:hAnsiTheme="majorBidi" w:cstheme="majorBidi"/>
          <w:color w:val="131314"/>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eastAsiaTheme="minorEastAsia" w:hAnsiTheme="majorBidi" w:cstheme="majorBidi"/>
          <w:b/>
          <w:bCs/>
          <w:color w:val="000000"/>
          <w:sz w:val="20"/>
          <w:szCs w:val="20"/>
        </w:rPr>
        <w:t xml:space="preserve">John Calvin </w:t>
      </w:r>
      <w:r w:rsidRPr="003752F7">
        <w:rPr>
          <w:rFonts w:asciiTheme="majorBidi" w:eastAsiaTheme="minorEastAsia" w:hAnsiTheme="majorBidi" w:cstheme="majorBidi"/>
          <w:color w:val="000000"/>
          <w:sz w:val="20"/>
          <w:szCs w:val="20"/>
        </w:rPr>
        <w:t>(d. 971/</w:t>
      </w:r>
      <w:r w:rsidRPr="003752F7">
        <w:rPr>
          <w:rFonts w:asciiTheme="majorBidi" w:eastAsiaTheme="minorHAnsi" w:hAnsiTheme="majorBidi" w:cstheme="majorBidi"/>
          <w:color w:val="131314"/>
          <w:sz w:val="20"/>
          <w:szCs w:val="20"/>
        </w:rPr>
        <w:t>1564)</w:t>
      </w:r>
      <w:r w:rsidRPr="003752F7">
        <w:rPr>
          <w:rFonts w:asciiTheme="majorBidi" w:eastAsiaTheme="minorEastAsia" w:hAnsiTheme="majorBidi" w:cstheme="majorBidi"/>
          <w:b/>
          <w:bCs/>
          <w:color w:val="000000"/>
          <w:sz w:val="20"/>
          <w:szCs w:val="20"/>
        </w:rPr>
        <w:t xml:space="preserve"> </w:t>
      </w:r>
      <w:r w:rsidRPr="003752F7">
        <w:rPr>
          <w:rFonts w:asciiTheme="majorBidi" w:eastAsiaTheme="minorEastAsia" w:hAnsiTheme="majorBidi" w:cstheme="majorBidi"/>
          <w:color w:val="000000"/>
          <w:sz w:val="20"/>
          <w:szCs w:val="20"/>
        </w:rPr>
        <w:t xml:space="preserve">(French: Jean Cauvin or Calvin) </w:t>
      </w:r>
      <w:r w:rsidRPr="003752F7">
        <w:rPr>
          <w:rFonts w:asciiTheme="majorBidi" w:eastAsiaTheme="minorHAnsi" w:hAnsiTheme="majorBidi" w:cstheme="majorBidi"/>
          <w:color w:val="131314"/>
          <w:sz w:val="20"/>
          <w:szCs w:val="20"/>
        </w:rPr>
        <w:t xml:space="preserve">was a French Protestant Theologian, </w:t>
      </w:r>
      <w:r w:rsidR="000B33DB" w:rsidRPr="003752F7">
        <w:rPr>
          <w:rFonts w:asciiTheme="majorBidi" w:eastAsiaTheme="minorHAnsi" w:hAnsiTheme="majorBidi" w:cstheme="majorBidi"/>
          <w:color w:val="131314"/>
          <w:sz w:val="20"/>
          <w:szCs w:val="20"/>
        </w:rPr>
        <w:t>p</w:t>
      </w:r>
      <w:r w:rsidRPr="003752F7">
        <w:rPr>
          <w:rFonts w:asciiTheme="majorBidi" w:eastAsiaTheme="minorHAnsi" w:hAnsiTheme="majorBidi" w:cstheme="majorBidi"/>
          <w:color w:val="131314"/>
          <w:sz w:val="20"/>
          <w:szCs w:val="20"/>
        </w:rPr>
        <w:t xml:space="preserve">astor, and </w:t>
      </w:r>
      <w:r w:rsidR="000B33DB" w:rsidRPr="003752F7">
        <w:rPr>
          <w:rFonts w:asciiTheme="majorBidi" w:eastAsiaTheme="minorHAnsi" w:hAnsiTheme="majorBidi" w:cstheme="majorBidi"/>
          <w:color w:val="131314"/>
          <w:sz w:val="20"/>
          <w:szCs w:val="20"/>
        </w:rPr>
        <w:t>r</w:t>
      </w:r>
      <w:r w:rsidRPr="003752F7">
        <w:rPr>
          <w:rFonts w:asciiTheme="majorBidi" w:eastAsiaTheme="minorHAnsi" w:hAnsiTheme="majorBidi" w:cstheme="majorBidi"/>
          <w:color w:val="131314"/>
          <w:sz w:val="20"/>
          <w:szCs w:val="20"/>
        </w:rPr>
        <w:t xml:space="preserve">eformer. He was first educated and trained in France as a lawyer but later turned to Theology and broke with the Roman Catholic Church around 936/1530. Calvin was soon forced to flee to Basel, Switzerland in the wake of widespread violence against the Protestants in France. Safe in Basel, Calvin published in 942/1536 his seminal Protestant Theological opus in four volumes, </w:t>
      </w:r>
      <w:r w:rsidRPr="003752F7">
        <w:rPr>
          <w:rFonts w:asciiTheme="majorBidi" w:eastAsiaTheme="minorHAnsi" w:hAnsiTheme="majorBidi" w:cstheme="majorBidi"/>
          <w:i/>
          <w:iCs/>
          <w:color w:val="131314"/>
          <w:sz w:val="20"/>
          <w:szCs w:val="20"/>
        </w:rPr>
        <w:t>Institutes of the Christian Religion</w:t>
      </w:r>
      <w:r w:rsidRPr="003752F7">
        <w:rPr>
          <w:rFonts w:asciiTheme="majorBidi" w:eastAsiaTheme="minorHAnsi" w:hAnsiTheme="majorBidi" w:cstheme="majorBidi"/>
          <w:color w:val="131314"/>
          <w:sz w:val="20"/>
          <w:szCs w:val="20"/>
        </w:rPr>
        <w:t xml:space="preserve">. The work effectively established the principles of Calvinist Theology as </w:t>
      </w:r>
      <w:r w:rsidRPr="003752F7">
        <w:rPr>
          <w:rFonts w:asciiTheme="majorBidi" w:eastAsiaTheme="minorHAnsi" w:hAnsiTheme="majorBidi" w:cstheme="majorBidi"/>
          <w:i/>
          <w:iCs/>
          <w:color w:val="131314"/>
          <w:sz w:val="20"/>
          <w:szCs w:val="20"/>
        </w:rPr>
        <w:t>the</w:t>
      </w:r>
      <w:r w:rsidRPr="003752F7">
        <w:rPr>
          <w:rFonts w:asciiTheme="majorBidi" w:eastAsiaTheme="minorHAnsi" w:hAnsiTheme="majorBidi" w:cstheme="majorBidi"/>
          <w:color w:val="131314"/>
          <w:sz w:val="20"/>
          <w:szCs w:val="20"/>
        </w:rPr>
        <w:t xml:space="preserve"> distinctive Protestant Doctrine of the time. In that same year, the French Protestant William Farel (d. 973/1565) invited Calvin to join the Reformation efforts being undertaken in French-speaking Geneva in Switzerland. After coming to Geneva, Calvin preached his teachings on a daily basis, but the governing council of the city resisted his Doctrines and had both Farel and Calvin expelled from the city. Calvin then proceeded to Strasbourg at the invitation of the German Protestant Martin Bucer (d. 958/1551). In Strasbourg, Calvin became the Minister of a church of French Protestant refugees, while he continued to support the reform efforts in Geneva. In 948/1541, Calvin was invited back to Geneva, where he was now able to establish a Magisterial Calvinist City-State under his personal direction. In addition to this work, Calvin produced commentaries on most of the books of the Bible, as well as producing numerous Theological treatises and confessional documents. Calvin espoused a doctrine of Predestination that so adamantly affirmed God’s absolute sovereignty in Salvation and Eternal Damnation that it has often been interpreted as denying Human free will. The Puritans of North America were ardent followers of John Calvin—as were the Congregationalist, Reformed, and Presbyterian Churches in their own right—but the New England Puritans are especially noted for their strict adoption of Calvin’s Theology of “Election”—being personally chosen by God for Salvation—and Predestination. Calvin now introduced new forms of Church government and liturgy in the city, despite continued strong opposition from several of the city’s most powerful families. It was also during this time that Calvin tried and executed the Spanish Unitarian Michael Servetus </w:t>
      </w:r>
      <w:r w:rsidRPr="003752F7">
        <w:rPr>
          <w:rFonts w:asciiTheme="majorBidi" w:eastAsiaTheme="minorEastAsia" w:hAnsiTheme="majorBidi" w:cstheme="majorBidi"/>
          <w:color w:val="000000"/>
          <w:sz w:val="20"/>
          <w:szCs w:val="20"/>
        </w:rPr>
        <w:t>(d. 960/1553), which is discussed in Volume Four along with the rise of Reformed Unitarianism</w:t>
      </w:r>
      <w:r w:rsidRPr="003752F7">
        <w:rPr>
          <w:rFonts w:asciiTheme="majorBidi" w:eastAsiaTheme="minorHAnsi" w:hAnsiTheme="majorBidi" w:cstheme="majorBidi"/>
          <w:color w:val="131314"/>
          <w:sz w:val="20"/>
          <w:szCs w:val="20"/>
        </w:rPr>
        <w:t>. Calvin’s hand was strengthened in Geneva, however, by a stream of new French Protestant refugees to French Switzerland, who supported his work, affected local elections, and ultimately forced Calvin’s opponents to leave Geneva. During his final years, Calvin expanded his efforts to promote the Protestant Reformation not just in Geneva but through Europe.</w:t>
      </w:r>
    </w:p>
  </w:footnote>
  <w:footnote w:id="16">
    <w:p w14:paraId="75F279B1" w14:textId="0078C8BF" w:rsidR="00E815DB" w:rsidRPr="003752F7" w:rsidRDefault="00E815DB" w:rsidP="00E815DB">
      <w:pPr>
        <w:pStyle w:val="FootnoteText"/>
        <w:rPr>
          <w:color w:val="202122"/>
          <w:shd w:val="clear" w:color="auto" w:fill="FFFFFF"/>
        </w:rPr>
      </w:pPr>
      <w:r w:rsidRPr="003752F7">
        <w:rPr>
          <w:rStyle w:val="FootnoteReference"/>
        </w:rPr>
        <w:footnoteRef/>
      </w:r>
      <w:r w:rsidRPr="003752F7">
        <w:t xml:space="preserve"> </w:t>
      </w:r>
      <w:r w:rsidRPr="003752F7">
        <w:rPr>
          <w:b/>
          <w:bCs/>
        </w:rPr>
        <w:t>C</w:t>
      </w:r>
      <w:r w:rsidRPr="003752F7">
        <w:rPr>
          <w:b/>
          <w:bCs/>
          <w:color w:val="202122"/>
        </w:rPr>
        <w:t xml:space="preserve">atechism </w:t>
      </w:r>
      <w:r w:rsidRPr="003752F7">
        <w:rPr>
          <w:color w:val="202122"/>
        </w:rPr>
        <w:t xml:space="preserve">comes from the Greek verb </w:t>
      </w:r>
      <w:r w:rsidRPr="003752F7">
        <w:rPr>
          <w:i/>
          <w:iCs/>
          <w:color w:val="202122"/>
        </w:rPr>
        <w:t>kat</w:t>
      </w:r>
      <w:r w:rsidRPr="003752F7">
        <w:rPr>
          <w:i/>
          <w:iCs/>
          <w:color w:val="000000" w:themeColor="text1"/>
        </w:rPr>
        <w:t>ēché</w:t>
      </w:r>
      <w:r w:rsidRPr="003752F7">
        <w:rPr>
          <w:i/>
          <w:iCs/>
        </w:rPr>
        <w:t>ū</w:t>
      </w:r>
      <w:r w:rsidRPr="003752F7">
        <w:t xml:space="preserve">, </w:t>
      </w:r>
      <w:r w:rsidRPr="003752F7">
        <w:rPr>
          <w:i/>
          <w:iCs/>
          <w:color w:val="202122"/>
        </w:rPr>
        <w:t>κατηχέω</w:t>
      </w:r>
      <w:r w:rsidRPr="003752F7">
        <w:rPr>
          <w:color w:val="202122"/>
        </w:rPr>
        <w:t xml:space="preserve">, meaning “to teach orally.” In the Catholic, Episcopalian, Lutheran, and some other Churches, Catechism constitutes the “oral teaching”—usually imparted by a </w:t>
      </w:r>
      <w:r w:rsidR="00981BE2" w:rsidRPr="003752F7">
        <w:rPr>
          <w:color w:val="202122"/>
        </w:rPr>
        <w:t>p</w:t>
      </w:r>
      <w:r w:rsidRPr="003752F7">
        <w:rPr>
          <w:color w:val="202122"/>
        </w:rPr>
        <w:t xml:space="preserve">astor or </w:t>
      </w:r>
      <w:r w:rsidR="00981BE2" w:rsidRPr="003752F7">
        <w:rPr>
          <w:color w:val="202122"/>
        </w:rPr>
        <w:t>p</w:t>
      </w:r>
      <w:r w:rsidRPr="003752F7">
        <w:rPr>
          <w:color w:val="202122"/>
        </w:rPr>
        <w:t>riest—and focusing upon the Doctrines and history of the Church, as a prelude to acceptance in the Congregation and participation in its Sacraments, especially the Holy Communion. Catechisms are usually based on Doctrinal manuals, often in the form of questions followed by answers, which must be memorized and understood.</w:t>
      </w:r>
    </w:p>
  </w:footnote>
  <w:footnote w:id="17">
    <w:p w14:paraId="72335FB4" w14:textId="77777777" w:rsidR="00E815DB" w:rsidRPr="003752F7" w:rsidRDefault="00E815DB" w:rsidP="00E815DB">
      <w:pPr>
        <w:pStyle w:val="FootnoteText"/>
        <w:rPr>
          <w:b/>
          <w:bCs/>
        </w:rPr>
      </w:pPr>
      <w:r w:rsidRPr="003752F7">
        <w:rPr>
          <w:rStyle w:val="FootnoteReference"/>
        </w:rPr>
        <w:footnoteRef/>
      </w:r>
      <w:r w:rsidRPr="003752F7">
        <w:t xml:space="preserve"> </w:t>
      </w:r>
      <w:r w:rsidRPr="003752F7">
        <w:rPr>
          <w:b/>
          <w:bCs/>
        </w:rPr>
        <w:t xml:space="preserve">Acolyte </w:t>
      </w:r>
      <w:r w:rsidRPr="003752F7">
        <w:t>(Greek:</w:t>
      </w:r>
      <w:r w:rsidRPr="003752F7">
        <w:rPr>
          <w:b/>
          <w:bCs/>
        </w:rPr>
        <w:t xml:space="preserve"> </w:t>
      </w:r>
      <w:r w:rsidRPr="003752F7">
        <w:rPr>
          <w:i/>
          <w:iCs/>
          <w:color w:val="202122"/>
        </w:rPr>
        <w:t>ak</w:t>
      </w:r>
      <w:r w:rsidRPr="003752F7">
        <w:rPr>
          <w:i/>
          <w:iCs/>
          <w:color w:val="000000" w:themeColor="text1"/>
        </w:rPr>
        <w:t>ó</w:t>
      </w:r>
      <w:r w:rsidRPr="003752F7">
        <w:rPr>
          <w:i/>
          <w:iCs/>
          <w:color w:val="202122"/>
        </w:rPr>
        <w:t>louthos</w:t>
      </w:r>
      <w:r w:rsidRPr="003752F7">
        <w:rPr>
          <w:color w:val="202122"/>
        </w:rPr>
        <w:t xml:space="preserve">, </w:t>
      </w:r>
      <w:r w:rsidRPr="003752F7">
        <w:rPr>
          <w:i/>
          <w:iCs/>
          <w:color w:val="202122"/>
        </w:rPr>
        <w:t>ἀκόλουθος</w:t>
      </w:r>
      <w:r w:rsidRPr="003752F7">
        <w:rPr>
          <w:color w:val="202122"/>
        </w:rPr>
        <w:t xml:space="preserve">; Latin: </w:t>
      </w:r>
      <w:r w:rsidRPr="003752F7">
        <w:rPr>
          <w:i/>
          <w:iCs/>
          <w:color w:val="202122"/>
        </w:rPr>
        <w:t>acolythus</w:t>
      </w:r>
      <w:r w:rsidRPr="003752F7">
        <w:rPr>
          <w:color w:val="202122"/>
        </w:rPr>
        <w:t>) means “attendant” or “assistant.” In Christian Churches, the Acolyte, who is often a boy and wears special religious vestments, assists the Pastor or Priest in the Sunday religious service and on other sacred occasions by performing ceremonial duties, especially lighting and extinguishing the altar candles. Being an Acolyte is sometimes regarded a subtle indication that the person performing such duties has already been selected for initial or minor induction into the rites of the liturgical ministry, while still not qualified to perform those duties in part of in full.</w:t>
      </w:r>
    </w:p>
  </w:footnote>
  <w:footnote w:id="18">
    <w:p w14:paraId="37EB6584" w14:textId="1A8CCADD" w:rsidR="00E815DB" w:rsidRPr="003752F7" w:rsidRDefault="00E815DB" w:rsidP="00E815DB">
      <w:pPr>
        <w:pStyle w:val="FootnoteText"/>
      </w:pPr>
      <w:r w:rsidRPr="003752F7">
        <w:rPr>
          <w:rStyle w:val="FootnoteReference"/>
        </w:rPr>
        <w:footnoteRef/>
      </w:r>
      <w:r w:rsidRPr="003752F7">
        <w:rPr>
          <w:b/>
          <w:bCs/>
        </w:rPr>
        <w:t xml:space="preserve"> Martin Luther</w:t>
      </w:r>
      <w:r w:rsidRPr="003752F7">
        <w:t xml:space="preserve"> (d. 953/1546) was a German Clergyman, Theologian, author, Professor, and hymnwriter. When he was twenty-four years old, Luther was ordained as a Roman Catholic priest and became an Augustinian Friar. Ten years later in the year 923/1517, Luther made public his </w:t>
      </w:r>
      <w:r w:rsidRPr="003752F7">
        <w:rPr>
          <w:i/>
          <w:iCs/>
        </w:rPr>
        <w:t>Ninety-Five Theses</w:t>
      </w:r>
      <w:r w:rsidRPr="003752F7">
        <w:t xml:space="preserve">, which renounced certain practices in the Roman Catholic Church, which he regarded to be contrary to Scripture. Pope Leo X (d. 927/1521) demanded that Luther recant and retract his articles of disapproval, but Luther failed to comply with the Pope’s order, leading to his excommunication in 927/1521 and his condemnation as an outlaw by the Holy Roman Emperor Charles V (d. 965/1558). Ultimately Luther’s expulsion from the Magisterial Roman Catholic Church would ignite the Protestant Reformation, in which </w:t>
      </w:r>
      <w:r w:rsidR="00882CB2" w:rsidRPr="003752F7">
        <w:t>he</w:t>
      </w:r>
      <w:r w:rsidRPr="003752F7">
        <w:t xml:space="preserve"> became a seminal figure. His followers became generally known as Lutherans or Evangelicals. Among the prominent Theological issues of the Reformation was the question of the role of faith and good works in attaining Salvation. Luther insisted that Salvation was entirely a gift of Divine grace. Consequently, to “be saved” was solely a matter of believing in Jesus Christ and accepting him as one’s Savior, but, in this Theology, Salvation could not be attained through good deeds and righteousness. Luther challenged Papal authority in the Church and </w:t>
      </w:r>
      <w:r w:rsidR="00893477" w:rsidRPr="003752F7">
        <w:t>asserted that</w:t>
      </w:r>
      <w:r w:rsidRPr="003752F7">
        <w:t xml:space="preserve"> Biblical Scripture </w:t>
      </w:r>
      <w:r w:rsidR="00893477" w:rsidRPr="003752F7">
        <w:t>w</w:t>
      </w:r>
      <w:r w:rsidRPr="003752F7">
        <w:t>as the primary source and authoritative criterion of the Christian religion. In keeping with the primacy of Revelation, Luther translated the Bible into German, which made it more accessible to the people. His translation also helped to establish “High German” as the standard form of the German language. Luther regarded all Christians as a “Holy Priesthood” of Believers and rejected the distinctive position of the Catholic Priesthood as Divine Intermediaries. Luther’s hymns and those of other Reformers influenced the central role of congregational singing in the Protestant Churches. Luther married Katharina von Bora (d. 959/1552), who herself had been consecrated earlier as a Catholic nun. By his marriage with her, Luther consciously set the Protestant precedent and model for clerical marriage, which was not permitted by the Doctrine of Priestly and Monastic celibacy in the Church of Rome. As will be discussed in greater detail in Volume Four, Luther was expressly anti-Jewish, even calling for the expulsion of the Jews from Germany (the Holy Roman Empire) and the burning of their Synagogues. His works also targeted Roman Catholics, Anabaptist Protestants, and non-Trinitarian Christians.</w:t>
      </w:r>
    </w:p>
  </w:footnote>
  <w:footnote w:id="19">
    <w:p w14:paraId="5CA24CCC" w14:textId="77777777" w:rsidR="00E815DB" w:rsidRPr="003752F7" w:rsidRDefault="00E815DB" w:rsidP="00E815DB">
      <w:pPr>
        <w:pStyle w:val="FootnoteText"/>
      </w:pPr>
      <w:r w:rsidRPr="003752F7">
        <w:rPr>
          <w:rStyle w:val="FootnoteReference"/>
        </w:rPr>
        <w:footnoteRef/>
      </w:r>
      <w:r w:rsidRPr="003752F7">
        <w:t xml:space="preserve"> </w:t>
      </w:r>
      <w:r w:rsidRPr="003752F7">
        <w:rPr>
          <w:b/>
          <w:bCs/>
        </w:rPr>
        <w:t>Confirmation</w:t>
      </w:r>
      <w:r w:rsidRPr="003752F7">
        <w:t xml:space="preserve"> is a required rite in the Lutheran, Anglican, and some other Protestant Denominations that ascribe to Infant Baptism, the Theological importance of which is discussed more fully in Volume Four. Confirmation literally “confirms” or “seals” the Covenant created by Baptism as a child, taking it to a higher conscious stage. As such, confirmation requires the Believer to confirm or profess their faith openly as a young or older adult, often before the Congregation, which then leads to their full acceptance in the Church and authorization to be admitted to “the Lord’s Table” and participate in the Sacrament of Holy Communion. In Roman Catholic Theology, the Sacrament of Infant Baptism confers membership in the Church upon the newborn, while “reception of the sacrament of Confirmation” is necessary for the completion of Baptismal Grace.</w:t>
      </w:r>
    </w:p>
  </w:footnote>
  <w:footnote w:id="20">
    <w:p w14:paraId="596911C3" w14:textId="77777777" w:rsidR="00E815DB" w:rsidRPr="003752F7" w:rsidRDefault="00E815DB" w:rsidP="00E815DB">
      <w:pPr>
        <w:pStyle w:val="FootnoteText"/>
      </w:pPr>
      <w:r w:rsidRPr="003752F7">
        <w:rPr>
          <w:rStyle w:val="FootnoteReference"/>
        </w:rPr>
        <w:footnoteRef/>
      </w:r>
      <w:r w:rsidRPr="003752F7">
        <w:t xml:space="preserve"> So that there is no misunderstanding, I should stress that my father believed in God and Jesus Christ and regarded himself as a Christian, although, like many Christians, he did not feel himself bound to ascribe to all Church Doctrines—such as, in the case being discussed here, the Trinity. My father did not discuss with me </w:t>
      </w:r>
      <w:ins w:id="23" w:author="Umar Abd-Allah" w:date="2025-03-17T07:20:00Z" w16du:dateUtc="2025-03-17T12:20:00Z">
        <w:r w:rsidRPr="003752F7">
          <w:t xml:space="preserve">at length or </w:t>
        </w:r>
      </w:ins>
      <w:r w:rsidRPr="003752F7">
        <w:t>in depth any personal reservations he had about the Trinity</w:t>
      </w:r>
      <w:del w:id="24" w:author="Umar Abd-Allah" w:date="2025-03-17T08:11:00Z" w16du:dateUtc="2025-03-17T13:11:00Z">
        <w:r w:rsidRPr="003752F7">
          <w:delText>, and</w:delText>
        </w:r>
      </w:del>
      <w:ins w:id="25" w:author="Umar Abd-Allah" w:date="2025-03-17T08:11:00Z" w16du:dateUtc="2025-03-17T13:11:00Z">
        <w:r w:rsidRPr="003752F7">
          <w:t>. In fact,</w:t>
        </w:r>
      </w:ins>
      <w:r w:rsidRPr="003752F7">
        <w:t xml:space="preserve"> I only remember this </w:t>
      </w:r>
      <w:del w:id="26" w:author="Umar Abd-Allah" w:date="2025-03-17T08:11:00Z" w16du:dateUtc="2025-03-17T13:11:00Z">
        <w:r w:rsidRPr="003752F7">
          <w:delText xml:space="preserve">the </w:delText>
        </w:r>
      </w:del>
      <w:r w:rsidRPr="003752F7">
        <w:t>one memorable exchange on the question</w:t>
      </w:r>
      <w:ins w:id="27" w:author="Umar Abd-Allah" w:date="2025-03-17T07:20:00Z" w16du:dateUtc="2025-03-17T12:20:00Z">
        <w:r w:rsidRPr="003752F7">
          <w:t xml:space="preserve">, </w:t>
        </w:r>
      </w:ins>
      <w:r w:rsidRPr="003752F7">
        <w:t>which</w:t>
      </w:r>
      <w:ins w:id="28" w:author="Umar Abd-Allah" w:date="2025-03-17T07:20:00Z" w16du:dateUtc="2025-03-17T12:20:00Z">
        <w:r w:rsidRPr="003752F7">
          <w:t xml:space="preserve"> is the one</w:t>
        </w:r>
      </w:ins>
      <w:r w:rsidRPr="003752F7">
        <w:t xml:space="preserve"> which follows. This </w:t>
      </w:r>
      <w:ins w:id="29" w:author="Umar Abd-Allah" w:date="2025-03-17T07:20:00Z" w16du:dateUtc="2025-03-17T12:20:00Z">
        <w:r w:rsidRPr="003752F7">
          <w:t>incident occurred</w:t>
        </w:r>
      </w:ins>
      <w:r w:rsidRPr="003752F7">
        <w:t xml:space="preserve"> on a clear Spring morning directly after the Sunday church service. My father and I were walking alone side by side to our car not far from church. He was on my left and turned to me as we approached the car, asking: “Larry, do you really believe in the Trinity?” I was taken off guard and remained silent, while looking at my father’s face but having no idea what to say. </w:t>
      </w:r>
      <w:ins w:id="30" w:author="Umar Abd-Allah" w:date="2025-03-17T07:20:00Z" w16du:dateUtc="2025-03-17T12:20:00Z">
        <w:r w:rsidRPr="003752F7">
          <w:t>His</w:t>
        </w:r>
      </w:ins>
      <w:r w:rsidRPr="003752F7">
        <w:t xml:space="preserve"> question made me feel that he doubted the Doctrine himself, which was very serious, since—as I had been emphatically instructed in Catechism—belief in the Trinity was a “mystery” essential to Salvation that was not to be questioned. </w:t>
      </w:r>
      <w:ins w:id="31" w:author="Umar Abd-Allah" w:date="2025-03-17T07:20:00Z" w16du:dateUtc="2025-03-17T12:20:00Z">
        <w:r w:rsidRPr="003752F7">
          <w:t xml:space="preserve">Seeing me </w:t>
        </w:r>
      </w:ins>
      <w:r w:rsidRPr="003752F7">
        <w:t xml:space="preserve">without words, my father </w:t>
      </w:r>
      <w:ins w:id="32" w:author="Umar Abd-Allah" w:date="2025-03-17T07:20:00Z" w16du:dateUtc="2025-03-17T12:20:00Z">
        <w:r w:rsidRPr="003752F7">
          <w:t xml:space="preserve">told me </w:t>
        </w:r>
      </w:ins>
      <w:r w:rsidRPr="003752F7">
        <w:t xml:space="preserve">a </w:t>
      </w:r>
      <w:ins w:id="33" w:author="Umar Abd-Allah" w:date="2025-03-17T07:20:00Z" w16du:dateUtc="2025-03-17T12:20:00Z">
        <w:r w:rsidRPr="003752F7">
          <w:t>short</w:t>
        </w:r>
      </w:ins>
      <w:r w:rsidRPr="003752F7">
        <w:t xml:space="preserve"> story about a Christian missionary who went to China and attempted to convince a Chinese Sage about the Trinity. The Sage remained unconvinced </w:t>
      </w:r>
      <w:ins w:id="34" w:author="Umar Abd-Allah" w:date="2025-03-17T07:20:00Z" w16du:dateUtc="2025-03-17T12:20:00Z">
        <w:r w:rsidRPr="003752F7">
          <w:t xml:space="preserve">and </w:t>
        </w:r>
      </w:ins>
      <w:r w:rsidRPr="003752F7">
        <w:t>asked the missionary if it is indeed possible for God to be both One and Three or Three-in-One at the same time, which is an obvious c</w:t>
      </w:r>
      <w:ins w:id="35" w:author="Umar Abd-Allah" w:date="2025-03-17T07:20:00Z" w16du:dateUtc="2025-03-17T12:20:00Z">
        <w:r w:rsidRPr="003752F7">
          <w:t>ontradiction.</w:t>
        </w:r>
      </w:ins>
      <w:r w:rsidRPr="003752F7">
        <w:t xml:space="preserve"> Early the next week, I went to my Pastor and told him that I had doubts about the Trinity. </w:t>
      </w:r>
      <w:ins w:id="36" w:author="Umar Abd-Allah" w:date="2025-03-17T07:20:00Z" w16du:dateUtc="2025-03-17T12:20:00Z">
        <w:r w:rsidRPr="003752F7">
          <w:t>He</w:t>
        </w:r>
      </w:ins>
      <w:r w:rsidRPr="003752F7">
        <w:t xml:space="preserve"> seemed shaken by my question but geared </w:t>
      </w:r>
      <w:ins w:id="37" w:author="Umar Abd-Allah" w:date="2025-03-17T07:20:00Z" w16du:dateUtc="2025-03-17T12:20:00Z">
        <w:r w:rsidRPr="003752F7">
          <w:t xml:space="preserve">his </w:t>
        </w:r>
      </w:ins>
      <w:r w:rsidRPr="003752F7">
        <w:t xml:space="preserve">response not </w:t>
      </w:r>
      <w:ins w:id="38" w:author="Umar Abd-Allah" w:date="2025-03-17T07:20:00Z" w16du:dateUtc="2025-03-17T12:20:00Z">
        <w:r w:rsidRPr="003752F7">
          <w:t xml:space="preserve">so much </w:t>
        </w:r>
      </w:ins>
      <w:r w:rsidRPr="003752F7">
        <w:t xml:space="preserve">to convince me as to inspire fear. The Pastor warned me that Saint Paul </w:t>
      </w:r>
      <w:del w:id="39" w:author="Umar Abd-Allah" w:date="2025-03-17T08:11:00Z" w16du:dateUtc="2025-03-17T13:11:00Z">
        <w:r w:rsidRPr="003752F7">
          <w:delText xml:space="preserve">had </w:delText>
        </w:r>
      </w:del>
      <w:r w:rsidRPr="003752F7">
        <w:t xml:space="preserve">taught that whoever takes part in the </w:t>
      </w:r>
      <w:ins w:id="40" w:author="Umar Abd-Allah" w:date="2025-03-17T07:20:00Z" w16du:dateUtc="2025-03-17T12:20:00Z">
        <w:r w:rsidRPr="003752F7">
          <w:t xml:space="preserve">holy </w:t>
        </w:r>
      </w:ins>
      <w:r w:rsidRPr="003752F7">
        <w:t xml:space="preserve">communion without “belief in the Trinity,” drinks damnation into his Soul. The Pastor </w:t>
      </w:r>
      <w:ins w:id="41" w:author="Umar Abd-Allah" w:date="2025-03-17T08:11:00Z" w16du:dateUtc="2025-03-17T13:11:00Z">
        <w:r w:rsidRPr="003752F7">
          <w:t>claimed further</w:t>
        </w:r>
      </w:ins>
      <w:r w:rsidRPr="003752F7">
        <w:t xml:space="preserve"> that the Trinity was like the protective coating on </w:t>
      </w:r>
      <w:del w:id="42" w:author="Umar Abd-Allah" w:date="2025-03-17T08:11:00Z" w16du:dateUtc="2025-03-17T13:11:00Z">
        <w:r w:rsidRPr="003752F7">
          <w:delText>an</w:delText>
        </w:r>
      </w:del>
      <w:ins w:id="43" w:author="Umar Abd-Allah" w:date="2025-03-17T08:11:00Z" w16du:dateUtc="2025-03-17T13:11:00Z">
        <w:r w:rsidRPr="003752F7">
          <w:t>a live</w:t>
        </w:r>
      </w:ins>
      <w:r w:rsidRPr="003752F7">
        <w:t xml:space="preserve"> electric wire. If you take hold of the wire without that covering, you will be electrocuted. The Pastor’s initial statement was alluding to the words of Saint Paul—which, however, contain no explicit reference to the Trinity</w:t>
      </w:r>
      <w:del w:id="44" w:author="Umar Abd-Allah" w:date="2025-03-17T08:11:00Z" w16du:dateUtc="2025-03-17T13:11:00Z">
        <w:r w:rsidRPr="003752F7">
          <w:delText>—although many Christians might regard that meaning to be implicit in the statement</w:delText>
        </w:r>
      </w:del>
      <w:r w:rsidRPr="003752F7">
        <w:t>:</w:t>
      </w:r>
    </w:p>
    <w:p w14:paraId="2EDB5602" w14:textId="77777777" w:rsidR="00E815DB" w:rsidRPr="003752F7" w:rsidRDefault="00E815DB" w:rsidP="00E815DB">
      <w:pPr>
        <w:pStyle w:val="FootnoteText"/>
        <w:ind w:left="720" w:right="1080"/>
      </w:pPr>
      <w:r w:rsidRPr="003752F7">
        <w:t>For this reason, whoever shall eat this bread and drink this cup of the Lord unworthily shall be guilty of the body and blood of the Lord. But let a man examine himself and so let him [then] eat of that bread and drink of that cup. For he who eats or drinks unworthily, eats and drinks damnation to himself, [by] not discerning the Lord’s body (1 Corinthians, 11:27-29).</w:t>
      </w:r>
    </w:p>
    <w:p w14:paraId="2F7F6158" w14:textId="77777777" w:rsidR="00E815DB" w:rsidRPr="003752F7" w:rsidRDefault="00E815DB" w:rsidP="00E815DB">
      <w:pPr>
        <w:pStyle w:val="FootnoteText"/>
        <w:ind w:right="180"/>
      </w:pPr>
      <w:r w:rsidRPr="003752F7">
        <w:t xml:space="preserve">The Pastor’s response </w:t>
      </w:r>
      <w:del w:id="45" w:author="Umar Abd-Allah" w:date="2025-03-17T08:11:00Z" w16du:dateUtc="2025-03-17T13:11:00Z">
        <w:r w:rsidRPr="003752F7">
          <w:delText>did not convince me, nor did it especially please me or begin</w:delText>
        </w:r>
      </w:del>
      <w:ins w:id="46" w:author="Umar Abd-Allah" w:date="2025-03-17T08:11:00Z" w16du:dateUtc="2025-03-17T13:11:00Z">
        <w:r w:rsidRPr="003752F7">
          <w:t>failed</w:t>
        </w:r>
      </w:ins>
      <w:r w:rsidRPr="003752F7">
        <w:t xml:space="preserve"> to</w:t>
      </w:r>
      <w:ins w:id="47" w:author="Umar Abd-Allah" w:date="2025-03-17T07:20:00Z" w16du:dateUtc="2025-03-17T12:20:00Z">
        <w:r w:rsidRPr="003752F7">
          <w:t xml:space="preserve"> </w:t>
        </w:r>
      </w:ins>
      <w:r w:rsidRPr="003752F7">
        <w:t xml:space="preserve">remove my doubts. I think his apparent lack of self-confidence may, in fact, have affected me as adversely as his words. His response also contrasted poorly with my father’s own approach. My father had calmly offered a </w:t>
      </w:r>
      <w:del w:id="48" w:author="Umar Abd-Allah" w:date="2025-03-17T08:11:00Z" w16du:dateUtc="2025-03-17T13:11:00Z">
        <w:r w:rsidRPr="003752F7">
          <w:delText xml:space="preserve">simple </w:delText>
        </w:r>
      </w:del>
      <w:r w:rsidRPr="003752F7">
        <w:t xml:space="preserve">challenge to the Doctrine of the Trinity based upon </w:t>
      </w:r>
      <w:ins w:id="49" w:author="Umar Abd-Allah" w:date="2025-03-17T07:20:00Z" w16du:dateUtc="2025-03-17T12:20:00Z">
        <w:r w:rsidRPr="003752F7">
          <w:t xml:space="preserve">Reason. </w:t>
        </w:r>
      </w:ins>
      <w:ins w:id="50" w:author="Umar Abd-Allah" w:date="2025-03-17T08:11:00Z" w16du:dateUtc="2025-03-17T13:11:00Z">
        <w:r w:rsidRPr="003752F7">
          <w:t>The</w:t>
        </w:r>
      </w:ins>
      <w:r w:rsidRPr="003752F7">
        <w:t xml:space="preserve"> Pastor’s counter argument, on the other hand, made no appeal to Reason </w:t>
      </w:r>
      <w:ins w:id="51" w:author="Umar Abd-Allah" w:date="2025-03-17T08:11:00Z" w16du:dateUtc="2025-03-17T13:11:00Z">
        <w:r w:rsidRPr="003752F7">
          <w:t>but</w:t>
        </w:r>
      </w:ins>
      <w:r w:rsidRPr="003752F7">
        <w:t xml:space="preserve"> sought instead to convince me </w:t>
      </w:r>
      <w:del w:id="52" w:author="Umar Abd-Allah" w:date="2025-03-17T08:11:00Z" w16du:dateUtc="2025-03-17T13:11:00Z">
        <w:r w:rsidRPr="003752F7">
          <w:delText>irrationally</w:delText>
        </w:r>
      </w:del>
      <w:r w:rsidRPr="003752F7">
        <w:t>through fear.</w:t>
      </w:r>
    </w:p>
    <w:p w14:paraId="44C645E9" w14:textId="55AE5603" w:rsidR="00E815DB" w:rsidRPr="003752F7" w:rsidRDefault="00E815DB" w:rsidP="00E815DB">
      <w:pPr>
        <w:pStyle w:val="FootnoteText"/>
      </w:pPr>
      <w:r w:rsidRPr="003752F7">
        <w:t xml:space="preserve">    </w:t>
      </w:r>
      <w:ins w:id="53" w:author="Umar Abd-Allah" w:date="2025-03-17T08:11:00Z" w16du:dateUtc="2025-03-17T13:11:00Z">
        <w:r w:rsidRPr="003752F7">
          <w:t>Looking back on my life, I must</w:t>
        </w:r>
      </w:ins>
      <w:r w:rsidRPr="003752F7">
        <w:t xml:space="preserve"> note that </w:t>
      </w:r>
      <w:del w:id="54" w:author="Umar Abd-Allah" w:date="2025-03-17T08:11:00Z" w16du:dateUtc="2025-03-17T13:11:00Z">
        <w:r w:rsidRPr="003752F7">
          <w:delText xml:space="preserve">he </w:delText>
        </w:r>
      </w:del>
      <w:ins w:id="55" w:author="Umar Abd-Allah" w:date="2025-03-17T08:11:00Z" w16du:dateUtc="2025-03-17T13:11:00Z">
        <w:r w:rsidRPr="003752F7">
          <w:t xml:space="preserve">my father </w:t>
        </w:r>
      </w:ins>
      <w:r w:rsidRPr="003752F7">
        <w:t xml:space="preserve">served as a meaningful Spiritual mentor for me on more than one </w:t>
      </w:r>
      <w:del w:id="56" w:author="Umar Abd-Allah" w:date="2025-03-17T08:11:00Z" w16du:dateUtc="2025-03-17T13:11:00Z">
        <w:r w:rsidRPr="003752F7">
          <w:delText xml:space="preserve">important </w:delText>
        </w:r>
      </w:del>
      <w:r w:rsidRPr="003752F7">
        <w:t>occasion</w:t>
      </w:r>
      <w:del w:id="57" w:author="Umar Abd-Allah" w:date="2025-03-17T08:11:00Z" w16du:dateUtc="2025-03-17T13:11:00Z">
        <w:r w:rsidRPr="003752F7">
          <w:delText>.</w:delText>
        </w:r>
      </w:del>
      <w:ins w:id="58" w:author="Umar Abd-Allah" w:date="2025-03-17T08:11:00Z" w16du:dateUtc="2025-03-17T13:11:00Z">
        <w:r w:rsidRPr="003752F7">
          <w:t xml:space="preserve">—and not just on that </w:t>
        </w:r>
      </w:ins>
      <w:r w:rsidRPr="003752F7">
        <w:t xml:space="preserve">memorable </w:t>
      </w:r>
      <w:ins w:id="59" w:author="Umar Abd-Allah" w:date="2025-03-17T08:11:00Z" w16du:dateUtc="2025-03-17T13:11:00Z">
        <w:r w:rsidRPr="003752F7">
          <w:t>Spring day</w:t>
        </w:r>
      </w:ins>
      <w:r w:rsidRPr="003752F7">
        <w:t xml:space="preserve"> when his subtle</w:t>
      </w:r>
      <w:ins w:id="60" w:author="Umar Abd-Allah" w:date="2025-03-17T07:20:00Z" w16du:dateUtc="2025-03-17T12:20:00Z">
        <w:r w:rsidRPr="003752F7">
          <w:t xml:space="preserve"> but effective</w:t>
        </w:r>
      </w:ins>
      <w:r w:rsidRPr="003752F7">
        <w:t xml:space="preserve"> </w:t>
      </w:r>
      <w:ins w:id="61" w:author="Umar Abd-Allah" w:date="2025-03-17T07:20:00Z" w16du:dateUtc="2025-03-17T12:20:00Z">
        <w:r w:rsidRPr="003752F7">
          <w:t xml:space="preserve">intervention </w:t>
        </w:r>
      </w:ins>
      <w:r w:rsidRPr="003752F7">
        <w:t xml:space="preserve">challenged Trinitarian </w:t>
      </w:r>
      <w:del w:id="62" w:author="Umar Abd-Allah" w:date="2025-03-17T08:11:00Z" w16du:dateUtc="2025-03-17T13:11:00Z">
        <w:r w:rsidRPr="003752F7">
          <w:delText>Trinity</w:delText>
        </w:r>
      </w:del>
      <w:ins w:id="63" w:author="Umar Abd-Allah" w:date="2025-03-17T08:11:00Z" w16du:dateUtc="2025-03-17T13:11:00Z">
        <w:r w:rsidRPr="003752F7">
          <w:t>Doctrine</w:t>
        </w:r>
      </w:ins>
      <w:r w:rsidRPr="003752F7">
        <w:t>, while implicitly affirming God’s Oneness</w:t>
      </w:r>
      <w:del w:id="64" w:author="Umar Abd-Allah" w:date="2025-03-17T08:11:00Z" w16du:dateUtc="2025-03-17T13:11:00Z">
        <w:r w:rsidRPr="003752F7">
          <w:delText>,</w:delText>
        </w:r>
      </w:del>
      <w:r w:rsidRPr="003752F7">
        <w:t>. M</w:t>
      </w:r>
      <w:ins w:id="65" w:author="Umar Abd-Allah" w:date="2025-03-17T08:11:00Z" w16du:dateUtc="2025-03-17T13:11:00Z">
        <w:r w:rsidRPr="003752F7">
          <w:t>y father</w:t>
        </w:r>
      </w:ins>
      <w:r w:rsidRPr="003752F7">
        <w:t xml:space="preserve"> loved Reason and</w:t>
      </w:r>
      <w:ins w:id="66" w:author="Umar Abd-Allah" w:date="2025-03-17T08:11:00Z" w16du:dateUtc="2025-03-17T13:11:00Z">
        <w:r w:rsidRPr="003752F7">
          <w:t xml:space="preserve"> was devoted to</w:t>
        </w:r>
      </w:ins>
      <w:r w:rsidRPr="003752F7">
        <w:t xml:space="preserve"> </w:t>
      </w:r>
      <w:ins w:id="67" w:author="Umar Abd-Allah" w:date="2025-03-17T08:11:00Z" w16du:dateUtc="2025-03-17T13:11:00Z">
        <w:r w:rsidRPr="003752F7">
          <w:t>mathematics</w:t>
        </w:r>
      </w:ins>
      <w:r w:rsidRPr="003752F7">
        <w:t xml:space="preserve"> and</w:t>
      </w:r>
      <w:ins w:id="68" w:author="Umar Abd-Allah" w:date="2025-03-17T08:11:00Z" w16du:dateUtc="2025-03-17T13:11:00Z">
        <w:r w:rsidRPr="003752F7">
          <w:t xml:space="preserve"> </w:t>
        </w:r>
      </w:ins>
      <w:r w:rsidRPr="003752F7">
        <w:t>Modern</w:t>
      </w:r>
      <w:ins w:id="69" w:author="Umar Abd-Allah" w:date="2025-03-17T08:11:00Z" w16du:dateUtc="2025-03-17T13:11:00Z">
        <w:r w:rsidRPr="003752F7">
          <w:t xml:space="preserve"> Science.</w:t>
        </w:r>
      </w:ins>
      <w:r w:rsidRPr="003752F7">
        <w:t xml:space="preserve"> A</w:t>
      </w:r>
      <w:ins w:id="70" w:author="Umar Abd-Allah" w:date="2025-03-17T08:11:00Z" w16du:dateUtc="2025-03-17T13:11:00Z">
        <w:r w:rsidRPr="003752F7">
          <w:t>t home</w:t>
        </w:r>
      </w:ins>
      <w:r w:rsidRPr="003752F7">
        <w:t>,</w:t>
      </w:r>
      <w:ins w:id="71" w:author="Umar Abd-Allah" w:date="2025-03-17T08:11:00Z" w16du:dateUtc="2025-03-17T13:11:00Z">
        <w:r w:rsidRPr="003752F7">
          <w:t xml:space="preserve"> </w:t>
        </w:r>
      </w:ins>
      <w:r w:rsidRPr="003752F7">
        <w:t>h</w:t>
      </w:r>
      <w:ins w:id="72" w:author="Umar Abd-Allah" w:date="2025-03-17T08:11:00Z" w16du:dateUtc="2025-03-17T13:11:00Z">
        <w:r w:rsidRPr="003752F7">
          <w:t xml:space="preserve">is </w:t>
        </w:r>
      </w:ins>
      <w:r w:rsidRPr="003752F7">
        <w:t>den-</w:t>
      </w:r>
      <w:ins w:id="73" w:author="Umar Abd-Allah" w:date="2025-03-17T08:11:00Z" w16du:dateUtc="2025-03-17T13:11:00Z">
        <w:r w:rsidRPr="003752F7">
          <w:t>study was dominated by two imposing portraits of Leonardo da Vinci (</w:t>
        </w:r>
      </w:ins>
      <w:r w:rsidRPr="003752F7">
        <w:t>d. 925/1519</w:t>
      </w:r>
      <w:ins w:id="74" w:author="Umar Abd-Allah" w:date="2025-03-17T08:11:00Z" w16du:dateUtc="2025-03-17T13:11:00Z">
        <w:r w:rsidRPr="003752F7">
          <w:t>)</w:t>
        </w:r>
      </w:ins>
      <w:r w:rsidRPr="003752F7">
        <w:t xml:space="preserve"> and </w:t>
      </w:r>
      <w:ins w:id="75" w:author="Umar Abd-Allah" w:date="2025-03-17T08:11:00Z" w16du:dateUtc="2025-03-17T13:11:00Z">
        <w:r w:rsidRPr="003752F7">
          <w:t>Galileo (</w:t>
        </w:r>
      </w:ins>
      <w:r w:rsidRPr="003752F7">
        <w:t>d. 1051/1642</w:t>
      </w:r>
      <w:ins w:id="76" w:author="Umar Abd-Allah" w:date="2025-03-17T08:11:00Z" w16du:dateUtc="2025-03-17T13:11:00Z">
        <w:r w:rsidRPr="003752F7">
          <w:t>). When</w:t>
        </w:r>
      </w:ins>
      <w:r w:rsidRPr="003752F7">
        <w:t xml:space="preserve"> I was about ten years old</w:t>
      </w:r>
      <w:ins w:id="77" w:author="Umar Abd-Allah" w:date="2025-03-17T08:11:00Z" w16du:dateUtc="2025-03-17T13:11:00Z">
        <w:r w:rsidRPr="003752F7">
          <w:t xml:space="preserve">, the University of Georgia </w:t>
        </w:r>
      </w:ins>
      <w:r w:rsidRPr="003752F7">
        <w:t>presented</w:t>
      </w:r>
      <w:ins w:id="78" w:author="Umar Abd-Allah" w:date="2025-03-17T08:11:00Z" w16du:dateUtc="2025-03-17T13:11:00Z">
        <w:r w:rsidRPr="003752F7">
          <w:t xml:space="preserve"> a large, well-organized</w:t>
        </w:r>
      </w:ins>
      <w:r w:rsidRPr="003752F7">
        <w:t xml:space="preserve">, and </w:t>
      </w:r>
      <w:ins w:id="79" w:author="Umar Abd-Allah" w:date="2025-03-17T08:11:00Z" w16du:dateUtc="2025-03-17T13:11:00Z">
        <w:r w:rsidRPr="003752F7">
          <w:t>captivating</w:t>
        </w:r>
      </w:ins>
      <w:r w:rsidRPr="003752F7">
        <w:t xml:space="preserve"> </w:t>
      </w:r>
      <w:ins w:id="80" w:author="Umar Abd-Allah" w:date="2025-03-17T08:11:00Z" w16du:dateUtc="2025-03-17T13:11:00Z">
        <w:r w:rsidRPr="003752F7">
          <w:t>exhibition o</w:t>
        </w:r>
      </w:ins>
      <w:r w:rsidRPr="003752F7">
        <w:t xml:space="preserve">n Leonardo </w:t>
      </w:r>
      <w:ins w:id="81" w:author="Umar Abd-Allah" w:date="2025-03-17T08:11:00Z" w16du:dateUtc="2025-03-17T13:11:00Z">
        <w:r w:rsidRPr="003752F7">
          <w:t>da Vinci</w:t>
        </w:r>
      </w:ins>
      <w:r w:rsidRPr="003752F7">
        <w:t>. M</w:t>
      </w:r>
      <w:ins w:id="82" w:author="Umar Abd-Allah" w:date="2025-03-17T08:11:00Z" w16du:dateUtc="2025-03-17T13:11:00Z">
        <w:r w:rsidRPr="003752F7">
          <w:t xml:space="preserve">y father </w:t>
        </w:r>
      </w:ins>
      <w:r w:rsidRPr="003752F7">
        <w:t xml:space="preserve">took me there personally and </w:t>
      </w:r>
      <w:ins w:id="83" w:author="Umar Abd-Allah" w:date="2025-03-17T08:11:00Z" w16du:dateUtc="2025-03-17T13:11:00Z">
        <w:r w:rsidRPr="003752F7">
          <w:t xml:space="preserve">walked me through </w:t>
        </w:r>
      </w:ins>
      <w:r w:rsidRPr="003752F7">
        <w:t>the displays</w:t>
      </w:r>
      <w:ins w:id="84" w:author="Umar Abd-Allah" w:date="2025-03-17T08:11:00Z" w16du:dateUtc="2025-03-17T13:11:00Z">
        <w:r w:rsidRPr="003752F7">
          <w:t xml:space="preserve">, explaining </w:t>
        </w:r>
      </w:ins>
      <w:r w:rsidRPr="003752F7">
        <w:t xml:space="preserve">to me </w:t>
      </w:r>
      <w:ins w:id="85" w:author="Umar Abd-Allah" w:date="2025-03-17T08:11:00Z" w16du:dateUtc="2025-03-17T13:11:00Z">
        <w:r w:rsidRPr="003752F7">
          <w:t>repeatedly how remarkable da Vinci had been.</w:t>
        </w:r>
      </w:ins>
      <w:r w:rsidRPr="003752F7">
        <w:t xml:space="preserve"> On other occasions as I grew up, my father made it clear that he did not believe that the </w:t>
      </w:r>
      <w:ins w:id="86" w:author="Umar Abd-Allah" w:date="2025-03-17T08:11:00Z" w16du:dateUtc="2025-03-17T13:11:00Z">
        <w:r w:rsidRPr="003752F7">
          <w:t>meticulous</w:t>
        </w:r>
      </w:ins>
      <w:r w:rsidRPr="003752F7">
        <w:t xml:space="preserve"> patterns that run </w:t>
      </w:r>
      <w:del w:id="87" w:author="Umar Abd-Allah" w:date="2025-03-17T08:11:00Z" w16du:dateUtc="2025-03-17T13:11:00Z">
        <w:r w:rsidRPr="003752F7">
          <w:delText>throughout</w:delText>
        </w:r>
      </w:del>
      <w:ins w:id="88" w:author="Umar Abd-Allah" w:date="2025-03-17T08:11:00Z" w16du:dateUtc="2025-03-17T13:11:00Z">
        <w:r w:rsidRPr="003752F7">
          <w:t>through</w:t>
        </w:r>
      </w:ins>
      <w:r w:rsidRPr="003752F7">
        <w:t xml:space="preserve"> the organic and physical worlds could possibly have </w:t>
      </w:r>
      <w:del w:id="89" w:author="Umar Abd-Allah" w:date="2025-03-17T08:11:00Z" w16du:dateUtc="2025-03-17T13:11:00Z">
        <w:r w:rsidRPr="003752F7">
          <w:delText xml:space="preserve">have </w:delText>
        </w:r>
      </w:del>
      <w:r w:rsidRPr="003752F7">
        <w:t xml:space="preserve">occurred at random without a Divine Agent. </w:t>
      </w:r>
      <w:ins w:id="90" w:author="Umar Abd-Allah" w:date="2025-03-17T08:11:00Z" w16du:dateUtc="2025-03-17T13:11:00Z">
        <w:r w:rsidRPr="003752F7">
          <w:t>He emphasized</w:t>
        </w:r>
      </w:ins>
      <w:r w:rsidRPr="003752F7">
        <w:t xml:space="preserve"> to me repeatedly that </w:t>
      </w:r>
      <w:ins w:id="91" w:author="Umar Abd-Allah" w:date="2025-03-17T08:11:00Z" w16du:dateUtc="2025-03-17T13:11:00Z">
        <w:r w:rsidRPr="003752F7">
          <w:t>“</w:t>
        </w:r>
      </w:ins>
      <w:r w:rsidRPr="003752F7">
        <w:t xml:space="preserve">nature is </w:t>
      </w:r>
      <w:ins w:id="92" w:author="Umar Abd-Allah" w:date="2025-03-17T08:11:00Z" w16du:dateUtc="2025-03-17T13:11:00Z">
        <w:r w:rsidRPr="003752F7">
          <w:t xml:space="preserve">all </w:t>
        </w:r>
      </w:ins>
      <w:r w:rsidRPr="003752F7">
        <w:t>numbers</w:t>
      </w:r>
      <w:del w:id="93" w:author="Umar Abd-Allah" w:date="2025-03-17T08:11:00Z" w16du:dateUtc="2025-03-17T13:11:00Z">
        <w:r w:rsidRPr="003752F7">
          <w:delText xml:space="preserve">, which </w:delText>
        </w:r>
      </w:del>
      <w:r w:rsidRPr="003752F7">
        <w:t xml:space="preserve">” or “mathematical patterns,” which is a matter that </w:t>
      </w:r>
      <w:ins w:id="94" w:author="Umar Abd-Allah" w:date="2025-03-17T07:20:00Z" w16du:dateUtc="2025-03-17T12:20:00Z">
        <w:r w:rsidRPr="003752F7">
          <w:t>we</w:t>
        </w:r>
      </w:ins>
      <w:r w:rsidRPr="003752F7">
        <w:t xml:space="preserve"> will </w:t>
      </w:r>
      <w:ins w:id="95" w:author="Umar Abd-Allah" w:date="2025-03-17T07:20:00Z" w16du:dateUtc="2025-03-17T12:20:00Z">
        <w:r w:rsidRPr="003752F7">
          <w:t>discuss</w:t>
        </w:r>
      </w:ins>
      <w:r w:rsidRPr="003752F7">
        <w:t xml:space="preserve"> </w:t>
      </w:r>
      <w:ins w:id="96" w:author="Umar Abd-Allah" w:date="2025-03-17T08:11:00Z" w16du:dateUtc="2025-03-17T13:11:00Z">
        <w:r w:rsidRPr="003752F7">
          <w:t xml:space="preserve">at </w:t>
        </w:r>
      </w:ins>
      <w:r w:rsidRPr="003752F7">
        <w:t xml:space="preserve">greater length in Volume Nine. In Volumes Seven and Ten, I will present </w:t>
      </w:r>
      <w:del w:id="97" w:author="Umar Abd-Allah" w:date="2025-03-17T08:11:00Z" w16du:dateUtc="2025-03-17T13:11:00Z">
        <w:r w:rsidRPr="003752F7">
          <w:delText>the example</w:delText>
        </w:r>
      </w:del>
      <w:ins w:id="98" w:author="Umar Abd-Allah" w:date="2025-03-17T08:11:00Z" w16du:dateUtc="2025-03-17T13:11:00Z">
        <w:r w:rsidRPr="003752F7">
          <w:t>an illustration</w:t>
        </w:r>
      </w:ins>
      <w:r w:rsidRPr="003752F7">
        <w:t xml:space="preserve"> of </w:t>
      </w:r>
      <w:r w:rsidRPr="003752F7">
        <w:rPr>
          <w:u w:val="single"/>
        </w:rPr>
        <w:t>the impossibility of random chance</w:t>
      </w:r>
      <w:r w:rsidRPr="003752F7">
        <w:t xml:space="preserve"> based upon the astronomically high improbability—one </w:t>
      </w:r>
      <w:r w:rsidR="00773696" w:rsidRPr="003752F7">
        <w:t>in</w:t>
      </w:r>
      <w:r w:rsidRPr="003752F7">
        <w:t xml:space="preserve"> ten billion—of drawing in a pre-determined order ten carefully numbered marbles of equal size and shape from one’s pocket one after another, while always replacing the one that was just drawn. </w:t>
      </w:r>
      <w:ins w:id="99" w:author="Umar Abd-Allah" w:date="2025-03-17T08:11:00Z" w16du:dateUtc="2025-03-17T13:11:00Z">
        <w:r w:rsidRPr="003752F7">
          <w:t xml:space="preserve">My father taught me </w:t>
        </w:r>
      </w:ins>
      <w:r w:rsidRPr="003752F7">
        <w:t xml:space="preserve">this simple experiment </w:t>
      </w:r>
      <w:ins w:id="100" w:author="Umar Abd-Allah" w:date="2025-03-17T08:11:00Z" w16du:dateUtc="2025-03-17T13:11:00Z">
        <w:r w:rsidRPr="003752F7">
          <w:t xml:space="preserve">personally </w:t>
        </w:r>
      </w:ins>
      <w:r w:rsidRPr="003752F7">
        <w:t xml:space="preserve">and used it to convince me </w:t>
      </w:r>
      <w:del w:id="101" w:author="Umar Abd-Allah" w:date="2025-03-17T08:11:00Z" w16du:dateUtc="2025-03-17T13:11:00Z">
        <w:r w:rsidRPr="003752F7">
          <w:delText>that things</w:delText>
        </w:r>
      </w:del>
      <w:ins w:id="102" w:author="Umar Abd-Allah" w:date="2025-03-17T08:11:00Z" w16du:dateUtc="2025-03-17T13:11:00Z">
        <w:r w:rsidRPr="003752F7">
          <w:t>in concrete terms that the natural order around us</w:t>
        </w:r>
      </w:ins>
      <w:r w:rsidRPr="003752F7">
        <w:t xml:space="preserve"> simply </w:t>
      </w:r>
      <w:del w:id="103" w:author="Umar Abd-Allah" w:date="2025-03-17T08:11:00Z" w16du:dateUtc="2025-03-17T13:11:00Z">
        <w:r w:rsidRPr="003752F7">
          <w:delText>do</w:delText>
        </w:r>
      </w:del>
      <w:ins w:id="104" w:author="Umar Abd-Allah" w:date="2025-03-17T08:11:00Z" w16du:dateUtc="2025-03-17T13:11:00Z">
        <w:r w:rsidRPr="003752F7">
          <w:t>does</w:t>
        </w:r>
      </w:ins>
      <w:r w:rsidRPr="003752F7">
        <w:t xml:space="preserve"> not </w:t>
      </w:r>
      <w:del w:id="105" w:author="Umar Abd-Allah" w:date="2025-03-17T08:11:00Z" w16du:dateUtc="2025-03-17T13:11:00Z">
        <w:r w:rsidRPr="003752F7">
          <w:delText xml:space="preserve">ever </w:delText>
        </w:r>
      </w:del>
      <w:r w:rsidRPr="003752F7">
        <w:t xml:space="preserve">“happen by chance” but </w:t>
      </w:r>
      <w:ins w:id="106" w:author="Umar Abd-Allah" w:date="2025-03-17T07:20:00Z" w16du:dateUtc="2025-03-17T12:20:00Z">
        <w:r w:rsidRPr="003752F7">
          <w:t xml:space="preserve">rather </w:t>
        </w:r>
      </w:ins>
      <w:r w:rsidRPr="003752F7">
        <w:t>by “design.” In his research on biochemistry—for which he received a second Ph.D., as noted in what follows—my father engaged in extensive study of DNA, which he used to complement his knowledge and teaching of Veterinary Medicine. In the early 1380s/1960s, he enthusiastically presented</w:t>
      </w:r>
      <w:ins w:id="107" w:author="Umar Abd-Allah" w:date="2025-03-17T08:11:00Z" w16du:dateUtc="2025-03-17T13:11:00Z">
        <w:r w:rsidRPr="003752F7">
          <w:t xml:space="preserve"> me</w:t>
        </w:r>
      </w:ins>
      <w:r w:rsidRPr="003752F7">
        <w:t xml:space="preserve"> with a new </w:t>
      </w:r>
      <w:ins w:id="108" w:author="Umar Abd-Allah" w:date="2025-03-17T08:11:00Z" w16du:dateUtc="2025-03-17T13:11:00Z">
        <w:r w:rsidRPr="003752F7">
          <w:t xml:space="preserve">issue of </w:t>
        </w:r>
        <w:r w:rsidRPr="003752F7">
          <w:rPr>
            <w:i/>
            <w:iCs/>
          </w:rPr>
          <w:t>Scientific American</w:t>
        </w:r>
        <w:r w:rsidRPr="003752F7">
          <w:t xml:space="preserve"> devoted to </w:t>
        </w:r>
      </w:ins>
      <w:r w:rsidRPr="003752F7">
        <w:t>DNA</w:t>
      </w:r>
      <w:ins w:id="109" w:author="Umar Abd-Allah" w:date="2025-03-17T08:11:00Z" w16du:dateUtc="2025-03-17T13:11:00Z">
        <w:r w:rsidRPr="003752F7">
          <w:t xml:space="preserve"> and </w:t>
        </w:r>
      </w:ins>
      <w:r w:rsidRPr="003752F7">
        <w:t>remarked</w:t>
      </w:r>
      <w:ins w:id="110" w:author="Umar Abd-Allah" w:date="2025-03-17T08:11:00Z" w16du:dateUtc="2025-03-17T13:11:00Z">
        <w:r w:rsidRPr="003752F7">
          <w:t xml:space="preserve"> that th</w:t>
        </w:r>
      </w:ins>
      <w:r w:rsidRPr="003752F7">
        <w:t>e DNA molecule</w:t>
      </w:r>
      <w:ins w:id="111" w:author="Umar Abd-Allah" w:date="2025-03-17T08:11:00Z" w16du:dateUtc="2025-03-17T13:11:00Z">
        <w:r w:rsidRPr="003752F7">
          <w:t xml:space="preserve"> would prove</w:t>
        </w:r>
      </w:ins>
      <w:r w:rsidRPr="003752F7">
        <w:t xml:space="preserve"> to be</w:t>
      </w:r>
      <w:ins w:id="112" w:author="Umar Abd-Allah" w:date="2025-03-17T08:11:00Z" w16du:dateUtc="2025-03-17T13:11:00Z">
        <w:r w:rsidRPr="003752F7">
          <w:t xml:space="preserve"> the greatest discovery of the </w:t>
        </w:r>
      </w:ins>
      <w:r w:rsidRPr="003752F7">
        <w:t xml:space="preserve">fourteenth/twentieth </w:t>
      </w:r>
      <w:ins w:id="113" w:author="Umar Abd-Allah" w:date="2025-03-17T08:11:00Z" w16du:dateUtc="2025-03-17T13:11:00Z">
        <w:r w:rsidRPr="003752F7">
          <w:t xml:space="preserve">century. </w:t>
        </w:r>
      </w:ins>
      <w:r w:rsidRPr="003752F7">
        <w:t xml:space="preserve">He </w:t>
      </w:r>
      <w:del w:id="114" w:author="Umar Abd-Allah" w:date="2025-03-17T08:11:00Z" w16du:dateUtc="2025-03-17T13:11:00Z">
        <w:r w:rsidRPr="003752F7">
          <w:delText>would</w:delText>
        </w:r>
      </w:del>
      <w:r w:rsidRPr="003752F7">
        <w:t>insisted</w:t>
      </w:r>
      <w:ins w:id="115" w:author="Umar Abd-Allah" w:date="2025-03-17T08:11:00Z" w16du:dateUtc="2025-03-17T13:11:00Z">
        <w:r w:rsidRPr="003752F7">
          <w:t xml:space="preserve"> that the </w:t>
        </w:r>
      </w:ins>
      <w:r w:rsidRPr="003752F7">
        <w:t xml:space="preserve">brilliantly </w:t>
      </w:r>
      <w:ins w:id="116" w:author="Umar Abd-Allah" w:date="2025-03-17T08:11:00Z" w16du:dateUtc="2025-03-17T13:11:00Z">
        <w:r w:rsidRPr="003752F7">
          <w:t>complex</w:t>
        </w:r>
      </w:ins>
      <w:r w:rsidRPr="003752F7">
        <w:t xml:space="preserve"> structure</w:t>
      </w:r>
      <w:ins w:id="117" w:author="Umar Abd-Allah" w:date="2025-03-17T08:11:00Z" w16du:dateUtc="2025-03-17T13:11:00Z">
        <w:r w:rsidRPr="003752F7">
          <w:t xml:space="preserve"> of DNA was so </w:t>
        </w:r>
      </w:ins>
      <w:r w:rsidRPr="003752F7">
        <w:t>intricate and exact</w:t>
      </w:r>
      <w:ins w:id="118" w:author="Umar Abd-Allah" w:date="2025-03-17T08:11:00Z" w16du:dateUtc="2025-03-17T13:11:00Z">
        <w:r w:rsidRPr="003752F7">
          <w:t xml:space="preserve"> that it made our Human computers look like</w:t>
        </w:r>
      </w:ins>
      <w:r w:rsidRPr="003752F7">
        <w:t xml:space="preserve"> mere</w:t>
      </w:r>
      <w:ins w:id="119" w:author="Umar Abd-Allah" w:date="2025-03-17T08:11:00Z" w16du:dateUtc="2025-03-17T13:11:00Z">
        <w:r w:rsidRPr="003752F7">
          <w:t xml:space="preserve"> child’s play.</w:t>
        </w:r>
      </w:ins>
      <w:r w:rsidRPr="003752F7">
        <w:t xml:space="preserve"> On more than one occasion, m</w:t>
      </w:r>
      <w:ins w:id="120" w:author="Umar Abd-Allah" w:date="2025-03-17T08:11:00Z" w16du:dateUtc="2025-03-17T13:11:00Z">
        <w:r w:rsidRPr="003752F7">
          <w:t>y father would</w:t>
        </w:r>
      </w:ins>
      <w:r w:rsidRPr="003752F7">
        <w:t xml:space="preserve"> say to me: “I cannot look into the electron microscope and not believe in God.”</w:t>
      </w:r>
      <w:del w:id="121" w:author="Umar Abd-Allah" w:date="2025-03-17T08:11:00Z" w16du:dateUtc="2025-03-17T13:11:00Z">
        <w:r w:rsidRPr="003752F7">
          <w:delText>My father was also in our discuss of Henology—the Study of t</w:delText>
        </w:r>
      </w:del>
    </w:p>
  </w:footnote>
  <w:footnote w:id="21">
    <w:p w14:paraId="0574C66D" w14:textId="0EEC0F35" w:rsidR="00E815DB" w:rsidRPr="003752F7" w:rsidRDefault="00E815DB" w:rsidP="00E815DB">
      <w:pPr>
        <w:pStyle w:val="FootnoteText"/>
      </w:pPr>
      <w:r w:rsidRPr="003752F7">
        <w:rPr>
          <w:rStyle w:val="FootnoteReference"/>
        </w:rPr>
        <w:footnoteRef/>
      </w:r>
      <w:r w:rsidRPr="003752F7">
        <w:t xml:space="preserve"> My undergraduate years at the University of Missouri were almost completely secular and </w:t>
      </w:r>
      <w:ins w:id="122" w:author="Umar Abd-Allah" w:date="2025-03-17T07:20:00Z" w16du:dateUtc="2025-03-17T12:20:00Z">
        <w:r w:rsidRPr="003752F7">
          <w:t>non-religious.</w:t>
        </w:r>
      </w:ins>
      <w:r w:rsidRPr="003752F7">
        <w:t xml:space="preserve"> I did not attend church a single time during that period, except to get married in the university chapel in the early summer of 1388/1968. All the same, there was still, from the beginning, a distinctive “religious” dimension in the background of those years, which would ultimately </w:t>
      </w:r>
      <w:ins w:id="123" w:author="Umar Abd-Allah" w:date="2025-03-17T07:20:00Z" w16du:dateUtc="2025-03-17T12:20:00Z">
        <w:r w:rsidRPr="003752F7">
          <w:t>come to the forefront</w:t>
        </w:r>
      </w:ins>
      <w:r w:rsidRPr="003752F7">
        <w:t>, impose itself upon me directly, and affect the entire course of the remainder of my life. To begin with, w</w:t>
      </w:r>
      <w:ins w:id="124" w:author="Umar Abd-Allah" w:date="2025-03-17T07:20:00Z" w16du:dateUtc="2025-03-17T12:20:00Z">
        <w:r w:rsidRPr="003752F7">
          <w:t>hen</w:t>
        </w:r>
      </w:ins>
      <w:r w:rsidRPr="003752F7">
        <w:t xml:space="preserve"> I entered the University of Missouri in the Fall of 1385/1965, I—like many other Freshmen—enrolled in a required course on the History of Western Civilization, which was taught by the Chairman of the Department of History himself. The </w:t>
      </w:r>
      <w:r w:rsidR="00457EC5" w:rsidRPr="003752F7">
        <w:t>p</w:t>
      </w:r>
      <w:r w:rsidRPr="003752F7">
        <w:t xml:space="preserve">rofessor’s command of language as well as the </w:t>
      </w:r>
      <w:ins w:id="125" w:author="Umar Abd-Allah" w:date="2025-03-17T07:20:00Z" w16du:dateUtc="2025-03-17T12:20:00Z">
        <w:r w:rsidRPr="003752F7">
          <w:t xml:space="preserve">carefully planned and </w:t>
        </w:r>
      </w:ins>
      <w:r w:rsidRPr="003752F7">
        <w:t xml:space="preserve">captivating content and style of his lectures impressed me greatly, convincing me that history was a meaningful discipline and a subject that I should major in. In fact, </w:t>
      </w:r>
      <w:ins w:id="126" w:author="Umar Abd-Allah" w:date="2025-03-17T07:20:00Z" w16du:dateUtc="2025-03-17T12:20:00Z">
        <w:r w:rsidRPr="003752F7">
          <w:t xml:space="preserve">the same </w:t>
        </w:r>
      </w:ins>
      <w:r w:rsidR="00457EC5" w:rsidRPr="003752F7">
        <w:t>p</w:t>
      </w:r>
      <w:ins w:id="127" w:author="Umar Abd-Allah" w:date="2025-03-17T07:20:00Z" w16du:dateUtc="2025-03-17T12:20:00Z">
        <w:r w:rsidRPr="003752F7">
          <w:t>rofessor</w:t>
        </w:r>
      </w:ins>
      <w:r w:rsidRPr="003752F7">
        <w:t xml:space="preserve"> became my first adviser at the university. </w:t>
      </w:r>
      <w:ins w:id="128" w:author="Umar Abd-Allah" w:date="2025-03-17T07:20:00Z" w16du:dateUtc="2025-03-17T12:20:00Z">
        <w:r w:rsidRPr="003752F7">
          <w:t>In one of</w:t>
        </w:r>
      </w:ins>
      <w:r w:rsidRPr="003752F7">
        <w:t xml:space="preserve"> his lectures, the </w:t>
      </w:r>
      <w:r w:rsidR="00457EC5" w:rsidRPr="003752F7">
        <w:t>p</w:t>
      </w:r>
      <w:r w:rsidRPr="003752F7">
        <w:t>rofessor emphasized that there had, indeed, been a “historical Jesus,” which some historians doubted</w:t>
      </w:r>
      <w:r w:rsidR="00045D65" w:rsidRPr="003752F7">
        <w:t xml:space="preserve">. Furthermore, </w:t>
      </w:r>
      <w:r w:rsidR="005F3490" w:rsidRPr="003752F7">
        <w:t>he</w:t>
      </w:r>
      <w:r w:rsidR="00B275D8" w:rsidRPr="003752F7">
        <w:t xml:space="preserve"> insisted</w:t>
      </w:r>
      <w:r w:rsidRPr="003752F7">
        <w:t xml:space="preserve"> </w:t>
      </w:r>
      <w:r w:rsidR="00B275D8" w:rsidRPr="003752F7">
        <w:t xml:space="preserve">that </w:t>
      </w:r>
      <w:r w:rsidRPr="003752F7">
        <w:t>Jesus of Nazareth would undoubtedly have been a strict Monotheist like other Jews</w:t>
      </w:r>
      <w:r w:rsidR="005F3490" w:rsidRPr="003752F7">
        <w:t xml:space="preserve"> </w:t>
      </w:r>
      <w:r w:rsidRPr="003752F7">
        <w:t xml:space="preserve">and would never have claimed personal Divinity for himself </w:t>
      </w:r>
      <w:ins w:id="129" w:author="Umar Abd-Allah" w:date="2025-03-17T07:20:00Z" w16du:dateUtc="2025-03-17T12:20:00Z">
        <w:r w:rsidRPr="003752F7">
          <w:t xml:space="preserve">nor </w:t>
        </w:r>
      </w:ins>
      <w:r w:rsidRPr="003752F7">
        <w:t>advocated the notion of Trinity</w:t>
      </w:r>
      <w:ins w:id="130" w:author="Umar Abd-Allah" w:date="2025-03-17T07:20:00Z" w16du:dateUtc="2025-03-17T12:20:00Z">
        <w:r w:rsidRPr="003752F7">
          <w:t>, all of which</w:t>
        </w:r>
      </w:ins>
      <w:r w:rsidRPr="003752F7">
        <w:t xml:space="preserve"> were clearly later historical</w:t>
      </w:r>
      <w:ins w:id="131" w:author="Umar Abd-Allah" w:date="2025-03-17T07:20:00Z" w16du:dateUtc="2025-03-17T12:20:00Z">
        <w:r w:rsidRPr="003752F7">
          <w:t xml:space="preserve"> develop</w:t>
        </w:r>
      </w:ins>
      <w:r w:rsidRPr="003752F7">
        <w:t>ments</w:t>
      </w:r>
      <w:ins w:id="132" w:author="Umar Abd-Allah" w:date="2025-03-17T07:20:00Z" w16du:dateUtc="2025-03-17T12:20:00Z">
        <w:r w:rsidRPr="003752F7">
          <w:t>.</w:t>
        </w:r>
      </w:ins>
      <w:r w:rsidRPr="003752F7">
        <w:t xml:space="preserve"> This assertion constituted a subtle but crucial beginning</w:t>
      </w:r>
      <w:ins w:id="133" w:author="Umar Abd-Allah" w:date="2025-03-17T07:20:00Z" w16du:dateUtc="2025-03-17T12:20:00Z">
        <w:r w:rsidRPr="003752F7">
          <w:t xml:space="preserve"> in</w:t>
        </w:r>
      </w:ins>
      <w:r w:rsidRPr="003752F7">
        <w:t xml:space="preserve"> my Spiritual journey, although it took time for it to materialize. Immediately, however, it vindicated the image of Jesus Christ in my eyes, </w:t>
      </w:r>
      <w:ins w:id="134" w:author="Umar Abd-Allah" w:date="2025-03-17T07:20:00Z" w16du:dateUtc="2025-03-17T12:20:00Z">
        <w:r w:rsidRPr="003752F7">
          <w:t>since</w:t>
        </w:r>
      </w:ins>
      <w:r w:rsidRPr="003752F7">
        <w:t xml:space="preserve"> I had long </w:t>
      </w:r>
      <w:ins w:id="135" w:author="Umar Abd-Allah" w:date="2025-03-17T07:20:00Z" w16du:dateUtc="2025-03-17T12:20:00Z">
        <w:r w:rsidRPr="003752F7">
          <w:t>been perplexed</w:t>
        </w:r>
      </w:ins>
      <w:r w:rsidRPr="003752F7">
        <w:t xml:space="preserve"> how Jesus of Nazareth could have declared himself to be God or have advocated the Trinity.</w:t>
      </w:r>
    </w:p>
    <w:p w14:paraId="6BED01B6" w14:textId="33CC9730" w:rsidR="00E815DB" w:rsidRPr="003752F7" w:rsidRDefault="00E815DB" w:rsidP="00E815DB">
      <w:pPr>
        <w:pStyle w:val="FootnoteText"/>
      </w:pPr>
      <w:r w:rsidRPr="003752F7">
        <w:t xml:space="preserve">     As regards the experience of the early winter of 1387/1967 just mentioned above, </w:t>
      </w:r>
      <w:ins w:id="136" w:author="Umar Abd-Allah" w:date="2025-03-17T07:20:00Z" w16du:dateUtc="2025-03-17T12:20:00Z">
        <w:r w:rsidRPr="003752F7">
          <w:t>that</w:t>
        </w:r>
      </w:ins>
      <w:r w:rsidRPr="003752F7">
        <w:t xml:space="preserve"> life-altering experience resulted from the sudden and unexpected onset of severe sickness and delirium, which affected me greatly for several days and nights, being marked by acute cerebral pain and chronic sleep deprivation. </w:t>
      </w:r>
      <w:ins w:id="137" w:author="Umar Abd-Allah" w:date="2025-03-17T07:20:00Z" w16du:dateUtc="2025-03-17T12:20:00Z">
        <w:r w:rsidRPr="003752F7">
          <w:t xml:space="preserve">The bout placed my Human vulnerability </w:t>
        </w:r>
      </w:ins>
      <w:r w:rsidRPr="003752F7">
        <w:t xml:space="preserve">directly </w:t>
      </w:r>
      <w:ins w:id="138" w:author="Umar Abd-Allah" w:date="2025-03-17T07:20:00Z" w16du:dateUtc="2025-03-17T12:20:00Z">
        <w:r w:rsidRPr="003752F7">
          <w:t>before my eyes</w:t>
        </w:r>
      </w:ins>
      <w:r w:rsidRPr="003752F7">
        <w:t>, and</w:t>
      </w:r>
      <w:ins w:id="139" w:author="Umar Abd-Allah" w:date="2025-03-17T07:20:00Z" w16du:dateUtc="2025-03-17T12:20:00Z">
        <w:r w:rsidRPr="003752F7">
          <w:t xml:space="preserve">—at the darkest moment—I distinctly feared that I was on the verge of </w:t>
        </w:r>
      </w:ins>
      <w:r w:rsidRPr="003752F7">
        <w:t xml:space="preserve">either a complete psychological breakdown or sudden </w:t>
      </w:r>
      <w:ins w:id="140" w:author="Umar Abd-Allah" w:date="2025-03-17T07:20:00Z" w16du:dateUtc="2025-03-17T12:20:00Z">
        <w:r w:rsidRPr="003752F7">
          <w:t xml:space="preserve">death. </w:t>
        </w:r>
      </w:ins>
      <w:r w:rsidRPr="003752F7">
        <w:t xml:space="preserve">When I recovered from the episode, I was both relieved and thankful to return to the real world that had vanished and become seemingly inaccessible only days before. The day </w:t>
      </w:r>
      <w:ins w:id="141" w:author="Umar Abd-Allah" w:date="2025-03-17T07:20:00Z" w16du:dateUtc="2025-03-17T12:20:00Z">
        <w:r w:rsidRPr="003752F7">
          <w:t>following</w:t>
        </w:r>
      </w:ins>
      <w:r w:rsidRPr="003752F7">
        <w:t xml:space="preserve"> my recovery was a peaceful, unseasonably mild, and sunny early winter’s day in Columbia, Missouri</w:t>
      </w:r>
      <w:ins w:id="142" w:author="Umar Abd-Allah" w:date="2025-03-17T07:20:00Z" w16du:dateUtc="2025-03-17T12:20:00Z">
        <w:r w:rsidRPr="003752F7">
          <w:t>.</w:t>
        </w:r>
      </w:ins>
      <w:r w:rsidRPr="003752F7">
        <w:t xml:space="preserve"> I went outside and sat on a tree stump in the back yard next to my apartment house, bathing in the warmth of the welcomed sunlight. Only a few months earlier, I had been studying the Early Modern Philosophers with one of the best </w:t>
      </w:r>
      <w:r w:rsidR="00457EC5" w:rsidRPr="003752F7">
        <w:t>P</w:t>
      </w:r>
      <w:r w:rsidRPr="003752F7">
        <w:t xml:space="preserve">hilosophy professors on campus, and I was captivated by the fact that most of these </w:t>
      </w:r>
      <w:ins w:id="143" w:author="Umar Abd-Allah" w:date="2025-03-17T07:20:00Z" w16du:dateUtc="2025-03-17T12:20:00Z">
        <w:r w:rsidRPr="003752F7">
          <w:t>noted</w:t>
        </w:r>
      </w:ins>
      <w:r w:rsidRPr="003752F7">
        <w:t xml:space="preserve"> thinkers we studied were Unitarians, who argued cogently and coherently for the Oneness of God with clear Rational arguments that appealed to the Intellect</w:t>
      </w:r>
      <w:ins w:id="144" w:author="Umar Abd-Allah" w:date="2025-03-17T07:20:00Z" w16du:dateUtc="2025-03-17T12:20:00Z">
        <w:r w:rsidRPr="003752F7">
          <w:t>.</w:t>
        </w:r>
      </w:ins>
      <w:r w:rsidRPr="003752F7">
        <w:t xml:space="preserve"> After sitting in the sun for a while, I </w:t>
      </w:r>
      <w:ins w:id="145" w:author="Umar Abd-Allah" w:date="2025-03-17T07:20:00Z" w16du:dateUtc="2025-03-17T12:20:00Z">
        <w:r w:rsidRPr="003752F7">
          <w:t xml:space="preserve">impulsively </w:t>
        </w:r>
      </w:ins>
      <w:r w:rsidRPr="003752F7">
        <w:t xml:space="preserve">closed my eyes tightly and then </w:t>
      </w:r>
      <w:ins w:id="146" w:author="Umar Abd-Allah" w:date="2025-03-17T07:20:00Z" w16du:dateUtc="2025-03-17T12:20:00Z">
        <w:r w:rsidRPr="003752F7">
          <w:t>boldly</w:t>
        </w:r>
      </w:ins>
      <w:r w:rsidRPr="003752F7">
        <w:t>, even audaciously</w:t>
      </w:r>
      <w:ins w:id="147" w:author="Umar Abd-Allah" w:date="2025-03-17T07:20:00Z" w16du:dateUtc="2025-03-17T12:20:00Z">
        <w:r w:rsidRPr="003752F7">
          <w:t xml:space="preserve"> </w:t>
        </w:r>
      </w:ins>
      <w:r w:rsidRPr="003752F7">
        <w:t>asked God: “If You are truly a Triune God, then show that to me now as You showed Saint Paul the vision of Christ sitting on Your Right Hand on his way to Damascus” (Acts, 9:1-9). It was, of course,</w:t>
      </w:r>
      <w:ins w:id="148" w:author="Umar Abd-Allah" w:date="2025-03-17T07:20:00Z" w16du:dateUtc="2025-03-17T12:20:00Z">
        <w:r w:rsidRPr="003752F7">
          <w:t xml:space="preserve"> </w:t>
        </w:r>
      </w:ins>
      <w:r w:rsidRPr="003752F7">
        <w:t xml:space="preserve">a bright sunny day, but even stronger light seemed immediately to pour forth and </w:t>
      </w:r>
      <w:ins w:id="149" w:author="Umar Abd-Allah" w:date="2025-03-17T07:20:00Z" w16du:dateUtc="2025-03-17T12:20:00Z">
        <w:r w:rsidRPr="003752F7">
          <w:t>engulf me</w:t>
        </w:r>
      </w:ins>
      <w:r w:rsidRPr="003752F7">
        <w:t xml:space="preserve">. The light became so intense that it </w:t>
      </w:r>
      <w:ins w:id="150" w:author="Umar Abd-Allah" w:date="2025-03-17T07:20:00Z" w16du:dateUtc="2025-03-17T12:20:00Z">
        <w:r w:rsidRPr="003752F7">
          <w:t>seemed blinding</w:t>
        </w:r>
      </w:ins>
      <w:r w:rsidRPr="003752F7">
        <w:t xml:space="preserve">, despite the fact that my eyes were closed firmly shut. When I opened my eyes a </w:t>
      </w:r>
      <w:ins w:id="151" w:author="Umar Abd-Allah" w:date="2025-03-17T07:20:00Z" w16du:dateUtc="2025-03-17T12:20:00Z">
        <w:r w:rsidRPr="003752F7">
          <w:t xml:space="preserve">short time </w:t>
        </w:r>
      </w:ins>
      <w:r w:rsidRPr="003752F7">
        <w:t xml:space="preserve">later, I had become internally convinced that God is One and not Three-in-One. I went back upstairs to my desk and began to write: “God is One, and the One is God.” I continued to write for about two pages or more, the thoughts flowing naturally </w:t>
      </w:r>
      <w:ins w:id="152" w:author="Umar Abd-Allah" w:date="2025-03-17T07:20:00Z" w16du:dateUtc="2025-03-17T12:20:00Z">
        <w:r w:rsidRPr="003752F7">
          <w:t>from my pen</w:t>
        </w:r>
      </w:ins>
      <w:r w:rsidRPr="003752F7">
        <w:t xml:space="preserve"> with amazing ease. To my astonishment, I also discovered that I was now able to understand exactly what I was writing and thinking, whereas in the years before that experience, I had largely been capable only of memorization, without full understanding what I memorized. I also found that this new Unitarian conviction gave me immense physical and Spiritual strength, so startlingly different from the weakness and vulnerability I had felt only a short time before. Moreover, the world around me manifested itself—even in the smallest and simplest things like the red bricks in walls—as filled with an unspeakable beauty, which I had never seen before.</w:t>
      </w:r>
    </w:p>
    <w:p w14:paraId="7E679335" w14:textId="1BC382B2" w:rsidR="00E815DB" w:rsidRPr="003752F7" w:rsidRDefault="00E815DB" w:rsidP="00E815DB">
      <w:pPr>
        <w:rPr>
          <w:sz w:val="20"/>
          <w:szCs w:val="20"/>
        </w:rPr>
      </w:pPr>
      <w:r w:rsidRPr="003752F7">
        <w:rPr>
          <w:sz w:val="20"/>
          <w:szCs w:val="20"/>
        </w:rPr>
        <w:t xml:space="preserve">   </w:t>
      </w:r>
      <w:r w:rsidR="005E1CB8" w:rsidRPr="003752F7">
        <w:rPr>
          <w:sz w:val="20"/>
          <w:szCs w:val="20"/>
        </w:rPr>
        <w:t>Based on</w:t>
      </w:r>
      <w:r w:rsidR="002F3E2B" w:rsidRPr="003752F7">
        <w:rPr>
          <w:sz w:val="20"/>
          <w:szCs w:val="20"/>
        </w:rPr>
        <w:t xml:space="preserve"> this experience</w:t>
      </w:r>
      <w:r w:rsidRPr="003752F7">
        <w:rPr>
          <w:sz w:val="20"/>
          <w:szCs w:val="20"/>
        </w:rPr>
        <w:t>, I decided that I must alter my course of study. I felt that I must now learn the meaning of Man: Who are we as Human Beings, and who am I? After semesters of historical study and personal translation work with individual professors, I was convinced that history—at least for me—was inadequate in this regard, because historians, in my experience, generally have already formed their philosophies of the world prior to study and do not discover th</w:t>
      </w:r>
      <w:r w:rsidR="00AE775B" w:rsidRPr="003752F7">
        <w:rPr>
          <w:sz w:val="20"/>
          <w:szCs w:val="20"/>
        </w:rPr>
        <w:t>eir</w:t>
      </w:r>
      <w:r w:rsidRPr="003752F7">
        <w:rPr>
          <w:sz w:val="20"/>
          <w:szCs w:val="20"/>
        </w:rPr>
        <w:t xml:space="preserve"> worldview</w:t>
      </w:r>
      <w:r w:rsidR="00AE775B" w:rsidRPr="003752F7">
        <w:rPr>
          <w:sz w:val="20"/>
          <w:szCs w:val="20"/>
        </w:rPr>
        <w:t>s from</w:t>
      </w:r>
      <w:r w:rsidRPr="003752F7">
        <w:rPr>
          <w:sz w:val="20"/>
          <w:szCs w:val="20"/>
        </w:rPr>
        <w:t xml:space="preserve"> actual historical research. I felt I must take a new major in psychology, philosophy, or literature that could help me form a sound worldview. Ultimately, I decided to begin a second major in English literature, because I felt that the great literary figures—such as Shakespeare—could give me insight into Humanity that was far more meaningful than anything I was likely to find in psychology or philosophy. I was also impressed with the profundity of the symbolic analysis and literary criticism that I had occasionally encountered in secondary studies on such literary works. Thus, at the beginning of my senior year at the University of Missouri, I began and soon completed a new major in English literature, while fulfilling the few remaining requirements I still had in my history major. That Fall of 1388/1968, I began my study of all the poetical works of John Milton with an excellent professor who loved his subject and sincerely cared for his students. From the beginning, Milton engrossed me, and I would stay up late at night reading </w:t>
      </w:r>
      <w:r w:rsidRPr="003752F7">
        <w:rPr>
          <w:i/>
          <w:iCs/>
          <w:sz w:val="20"/>
          <w:szCs w:val="20"/>
        </w:rPr>
        <w:t>Paradise Lost</w:t>
      </w:r>
      <w:r w:rsidRPr="003752F7">
        <w:rPr>
          <w:sz w:val="20"/>
          <w:szCs w:val="20"/>
        </w:rPr>
        <w:t>. During those hours of enthusiastic recitation and learning, I would often remark to myself: “If only I could believe like Milton believed!”</w:t>
      </w:r>
    </w:p>
  </w:footnote>
  <w:footnote w:id="22">
    <w:p w14:paraId="66874E44" w14:textId="77777777" w:rsidR="00E815DB" w:rsidRPr="003752F7" w:rsidRDefault="00E815DB" w:rsidP="00E815DB">
      <w:pPr>
        <w:pStyle w:val="FootnoteText"/>
      </w:pPr>
      <w:r w:rsidRPr="003752F7">
        <w:rPr>
          <w:rStyle w:val="FootnoteReference"/>
        </w:rPr>
        <w:footnoteRef/>
      </w:r>
      <w:r w:rsidRPr="003752F7">
        <w:t xml:space="preserve"> </w:t>
      </w:r>
      <w:r w:rsidRPr="003752F7">
        <w:rPr>
          <w:i/>
          <w:iCs/>
        </w:rPr>
        <w:t>The Autobiography of Malcolm X</w:t>
      </w:r>
      <w:r w:rsidRPr="003752F7">
        <w:t xml:space="preserve"> was not my first valid exposure to Islam. At the University of Missouri, my personal reading had persuaded me years before that Islam was remarkably Logical and Rational, with an inherent capacity for social justice. Most of these convictions were based upon the journal </w:t>
      </w:r>
      <w:r w:rsidRPr="003752F7">
        <w:rPr>
          <w:i/>
          <w:iCs/>
        </w:rPr>
        <w:t>Jeune Afrique</w:t>
      </w:r>
      <w:r w:rsidRPr="003752F7">
        <w:t xml:space="preserve"> (</w:t>
      </w:r>
      <w:r w:rsidRPr="003752F7">
        <w:rPr>
          <w:i/>
          <w:iCs/>
        </w:rPr>
        <w:t>Young</w:t>
      </w:r>
      <w:r w:rsidRPr="003752F7">
        <w:t xml:space="preserve"> or </w:t>
      </w:r>
      <w:r w:rsidRPr="003752F7">
        <w:rPr>
          <w:i/>
          <w:iCs/>
        </w:rPr>
        <w:t>New Africa</w:t>
      </w:r>
      <w:r w:rsidRPr="003752F7">
        <w:t xml:space="preserve">), which I would regularly look at in the university library. </w:t>
      </w:r>
      <w:r w:rsidRPr="003752F7">
        <w:rPr>
          <w:i/>
          <w:iCs/>
        </w:rPr>
        <w:t>Jeune Afrique</w:t>
      </w:r>
      <w:r w:rsidRPr="003752F7">
        <w:t xml:space="preserve"> consistently portrayed these aspects of Islam, especially its Rationality and capacity for social justice. Interestingly, my last required history course at the University of Missouri was “The History of the Old South.” As my research paper topic, I chose “The African Roots of the Blacks in the Old South.” In this well researched study, I learned much about Islam and, especially, how it had acted as a powerful catalyst for learning, self-esteem, and Civilization in West Africa. I also concluded my paper with the observation that many Blacks in the Old South must have had West African Muslim roots, a historical fact that would fully come to light over the next decades.</w:t>
      </w:r>
    </w:p>
    <w:p w14:paraId="6FD263D6" w14:textId="582C685C" w:rsidR="00E815DB" w:rsidRPr="003752F7" w:rsidRDefault="00E815DB" w:rsidP="00E815DB">
      <w:pPr>
        <w:pStyle w:val="FootnoteText"/>
      </w:pPr>
      <w:r w:rsidRPr="003752F7">
        <w:t xml:space="preserve">    Nevertheless, in my own Spiritual journey as “an American” from the Middle West, Islam never once occurred to my mind as a thinkable personal option for myself. This matter of the lack of Islam’s personal relevance to me only changed upon my reading </w:t>
      </w:r>
      <w:r w:rsidRPr="003752F7">
        <w:rPr>
          <w:i/>
          <w:iCs/>
        </w:rPr>
        <w:t>The Autobiography of Malcolm X</w:t>
      </w:r>
      <w:r w:rsidRPr="003752F7">
        <w:t xml:space="preserve">, which had a profound and immediate effect upon me. I had begun reading the work on 24 Shawwāl 1389/2 January 1970 in preparation for the required reading in the curriculum of a course I had enrolled in at Cornell University on African-American literature. The metaphorical “hook” that first captured me were the words—written on the book’s cover: “Islam is the religion that abolishes fear.” At the time, I had many fears and anxieties and was amazed by the claim that Islam could remove such things. As I began reading the </w:t>
      </w:r>
      <w:r w:rsidRPr="003752F7">
        <w:rPr>
          <w:i/>
          <w:iCs/>
        </w:rPr>
        <w:t>Autobiography</w:t>
      </w:r>
      <w:r w:rsidRPr="003752F7">
        <w:t xml:space="preserve">, I immediately learned that the Ku Klux Klan had burned Malcolm’s family out of their home in Omaha, Nebraska because of their support for the movement of Marcus Garvey (d. 1359/ 1940). This tragedy touched me personally, since I was from Nebraska, and my family and I knew Omaha well. I continued reading only to learn that Malcolm’s father had been subsequently killed in Michigan—again, no doubt, because of his support for Marcus Garvey, although the circumstances were not fully clear—and this also affected me directly, because both of my maternal families—the Freemans and Marmons, who are mentioned above—had taken part in the settlement of Michigan, and—in my unique and, perhaps, eccentric way—I regarded Michigan as a “family state.” In poring over the </w:t>
      </w:r>
      <w:r w:rsidRPr="003752F7">
        <w:rPr>
          <w:i/>
          <w:iCs/>
        </w:rPr>
        <w:t>Autobiography</w:t>
      </w:r>
      <w:r w:rsidRPr="003752F7">
        <w:t>, I quickly developed a strong connection with Malcolm X and could not put the book down, reading it intently throughout the entire night. When day broke, I had just finished the chapter on Pilgrimage. I found it amazing that I had never paid any attention to Islam or its amazing ability—as illustrated in the Pilgrimage—to unite peacefully so many people of every diverse ethnic and racial group in the Oneness of God. Malcolm X also made it clear in his autobiography that he believed that only Islam could cure the “cancer of racism,” eating away at America’s heart. He also insisted that Americans needed to know about Islam and its sacred city of Mecca and the Pilgrimage. When I concluded the chapter on Pilgrimage, it was daybreak—as just noted—and I went to my apartment picture window, which overlooked Cayuga</w:t>
      </w:r>
      <w:r w:rsidR="00B44EED" w:rsidRPr="003752F7">
        <w:t xml:space="preserve"> Lake</w:t>
      </w:r>
      <w:r w:rsidRPr="003752F7">
        <w:t xml:space="preserve"> at Cornell University in Ithaca, New York. I opened the curtains to a beautiful sunny day with deep, freshly fallen snow everywhere and the spectacular magnificence of Cayuga</w:t>
      </w:r>
      <w:r w:rsidR="00B44EED" w:rsidRPr="003752F7">
        <w:t xml:space="preserve"> Lake</w:t>
      </w:r>
      <w:r w:rsidRPr="003752F7">
        <w:t xml:space="preserve"> shining there before my eyes. I returned to my table, where I had spent the night reading </w:t>
      </w:r>
      <w:r w:rsidRPr="003752F7">
        <w:rPr>
          <w:i/>
          <w:iCs/>
        </w:rPr>
        <w:t>The Autobiogrphy</w:t>
      </w:r>
      <w:r w:rsidRPr="003752F7">
        <w:t>, and I asked myself: “What did you learn from this book?” My first answer was: “I learned that ‘God’ and ‘</w:t>
      </w:r>
      <w:r w:rsidRPr="003752F7">
        <w:rPr>
          <w:i/>
          <w:iCs/>
        </w:rPr>
        <w:t>Allāh</w:t>
      </w:r>
      <w:r w:rsidRPr="003752F7">
        <w:t xml:space="preserve">’ are the same.” This was a linguistic fact that my mind knew well on a formal level—how many times had I read it, for example, in </w:t>
      </w:r>
      <w:r w:rsidRPr="003752F7">
        <w:rPr>
          <w:i/>
          <w:iCs/>
        </w:rPr>
        <w:t>Jeune Afrique</w:t>
      </w:r>
      <w:r w:rsidRPr="003752F7">
        <w:t xml:space="preserve"> and my other readings—but emotionally my former “Christian” antipathy to the name “</w:t>
      </w:r>
      <w:r w:rsidRPr="003752F7">
        <w:rPr>
          <w:i/>
          <w:iCs/>
        </w:rPr>
        <w:t>Allāh</w:t>
      </w:r>
      <w:r w:rsidRPr="003752F7">
        <w:t>” had remained strong. Second: “I learned that ‘God-</w:t>
      </w:r>
      <w:r w:rsidRPr="003752F7">
        <w:rPr>
          <w:i/>
          <w:iCs/>
        </w:rPr>
        <w:t>Allāh</w:t>
      </w:r>
      <w:r w:rsidRPr="003752F7">
        <w:t>’ had guided Malcolm X to Islam.” At this point, I could only reflect that God was guiding me to something also. For the first time in many years, I clasped my hands together in the way that Christians pray, and I supplicated God in earnest. It seemed as if a large, heavy anvil then emerged from my Soul, passed painlessly through my skull, and disappeared forever in the air before me. I began to cry and was filled with an amazing sense of love, beauty, and joy. My father had taught me to follow the Truth and do what is right and not to be obstructed by considering the consequences. Thus, I was able to enter Islam without hesitation or a single thought about how it might affect my “career,” although my fuller discovery of the religion and what it requires would only unfold over the months ahead.</w:t>
      </w:r>
    </w:p>
  </w:footnote>
  <w:footnote w:id="23">
    <w:p w14:paraId="754D007A" w14:textId="77777777" w:rsidR="00E815DB" w:rsidRPr="003752F7" w:rsidRDefault="00E815DB" w:rsidP="00E815DB">
      <w:pPr>
        <w:pStyle w:val="FootnoteText"/>
      </w:pPr>
      <w:r w:rsidRPr="003752F7">
        <w:rPr>
          <w:rStyle w:val="FootnoteReference"/>
        </w:rPr>
        <w:footnoteRef/>
      </w:r>
      <w:r w:rsidRPr="003752F7">
        <w:t xml:space="preserve"> Living in Jeddah for sixteen years with frequent visits to Mecca and Medina made it possible to meet and occasionally study with Scholars and Saints who visited and sometimes settled in those three cities from other parts of the world. I do not feel it fitting in this context to make reference to specific names, since many of these people are not well-known in the first place. The principal figures, however, could be counted on the fingers of two hands, hailing primarily from Eritrea and the Gambia as well as from Northern Yemen and Haḍramawt. Others came from Morocco, Algeria, Mauritania, the Sudan, Kenya, and other parts of Africa and the Islamic world.</w:t>
      </w:r>
    </w:p>
  </w:footnote>
  <w:footnote w:id="24">
    <w:p w14:paraId="26182C34" w14:textId="6E665F71" w:rsidR="00E815DB" w:rsidRPr="003752F7" w:rsidRDefault="00E815DB" w:rsidP="00C202D6">
      <w:pPr>
        <w:autoSpaceDE w:val="0"/>
        <w:autoSpaceDN w:val="0"/>
        <w:adjustRightInd w:val="0"/>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b/>
          <w:bCs/>
          <w:sz w:val="20"/>
          <w:szCs w:val="20"/>
        </w:rPr>
        <w:t xml:space="preserve"> Al-Shaykh ‘Abd-al-Qādir al-Jīlānī </w:t>
      </w:r>
      <w:r w:rsidRPr="003752F7">
        <w:rPr>
          <w:rFonts w:asciiTheme="majorBidi" w:hAnsiTheme="majorBidi" w:cstheme="majorBidi"/>
          <w:sz w:val="20"/>
          <w:szCs w:val="20"/>
        </w:rPr>
        <w:t>(d. 561/1166) or, more fully, Shaykh-al-Islām</w:t>
      </w:r>
      <w:r w:rsidRPr="003752F7">
        <w:rPr>
          <w:rFonts w:asciiTheme="majorBidi" w:hAnsiTheme="majorBidi" w:cstheme="majorBidi"/>
          <w:color w:val="202122"/>
          <w:sz w:val="20"/>
          <w:szCs w:val="20"/>
        </w:rPr>
        <w:t xml:space="preserve"> Muḥyī-al-Dīn [the Reviver of the Religion] Abū-Sāliḥ ‘Abd-al-Qādir al-Jīlānī al-Baghdādī</w:t>
      </w:r>
      <w:r w:rsidR="00A5742B" w:rsidRPr="003752F7">
        <w:rPr>
          <w:rFonts w:asciiTheme="majorBidi" w:hAnsiTheme="majorBidi" w:cstheme="majorBidi"/>
          <w:color w:val="202122"/>
          <w:sz w:val="20"/>
          <w:szCs w:val="20"/>
        </w:rPr>
        <w:t>. By lineage, he</w:t>
      </w:r>
      <w:r w:rsidR="00DA64B4" w:rsidRPr="003752F7">
        <w:rPr>
          <w:rFonts w:asciiTheme="majorBidi" w:hAnsiTheme="majorBidi" w:cstheme="majorBidi"/>
          <w:color w:val="202122"/>
          <w:sz w:val="20"/>
          <w:szCs w:val="20"/>
        </w:rPr>
        <w:t xml:space="preserve"> belonged to the House of the Prophet </w:t>
      </w:r>
      <w:r w:rsidR="00027463" w:rsidRPr="003752F7">
        <w:rPr>
          <w:rFonts w:asciiTheme="majorBidi" w:hAnsiTheme="majorBidi" w:cstheme="majorBidi"/>
          <w:color w:val="202122"/>
          <w:sz w:val="20"/>
          <w:szCs w:val="20"/>
        </w:rPr>
        <w:t>by both of its major branches, by being</w:t>
      </w:r>
      <w:r w:rsidRPr="003752F7">
        <w:rPr>
          <w:rFonts w:asciiTheme="majorBidi" w:hAnsiTheme="majorBidi" w:cstheme="majorBidi"/>
          <w:color w:val="202122"/>
          <w:sz w:val="20"/>
          <w:szCs w:val="20"/>
        </w:rPr>
        <w:t xml:space="preserve"> </w:t>
      </w:r>
      <w:r w:rsidR="001457AB" w:rsidRPr="003752F7">
        <w:rPr>
          <w:rFonts w:asciiTheme="majorBidi" w:hAnsiTheme="majorBidi" w:cstheme="majorBidi"/>
          <w:sz w:val="20"/>
          <w:szCs w:val="20"/>
        </w:rPr>
        <w:t xml:space="preserve">a descendant of </w:t>
      </w:r>
      <w:r w:rsidR="008C203D" w:rsidRPr="003752F7">
        <w:rPr>
          <w:rFonts w:asciiTheme="majorBidi" w:hAnsiTheme="majorBidi" w:cstheme="majorBidi"/>
          <w:sz w:val="20"/>
          <w:szCs w:val="20"/>
        </w:rPr>
        <w:t>al-Imām</w:t>
      </w:r>
      <w:r w:rsidR="00D3423D" w:rsidRPr="003752F7">
        <w:rPr>
          <w:rFonts w:asciiTheme="majorBidi" w:hAnsiTheme="majorBidi" w:cstheme="majorBidi"/>
          <w:sz w:val="20"/>
          <w:szCs w:val="20"/>
        </w:rPr>
        <w:t xml:space="preserve"> </w:t>
      </w:r>
      <w:r w:rsidR="008C203D" w:rsidRPr="003752F7">
        <w:rPr>
          <w:rFonts w:asciiTheme="majorBidi" w:hAnsiTheme="majorBidi" w:cstheme="majorBidi"/>
          <w:sz w:val="20"/>
          <w:szCs w:val="20"/>
        </w:rPr>
        <w:t>al-</w:t>
      </w:r>
      <w:r w:rsidR="00D3423D" w:rsidRPr="003752F7">
        <w:rPr>
          <w:rFonts w:asciiTheme="majorBidi" w:hAnsiTheme="majorBidi" w:cstheme="majorBidi"/>
          <w:color w:val="202122"/>
          <w:sz w:val="20"/>
          <w:szCs w:val="20"/>
        </w:rPr>
        <w:t>Ḥasan on his father’s side</w:t>
      </w:r>
      <w:r w:rsidR="00DA64B4" w:rsidRPr="003752F7">
        <w:rPr>
          <w:rFonts w:asciiTheme="majorBidi" w:hAnsiTheme="majorBidi" w:cstheme="majorBidi"/>
          <w:color w:val="202122"/>
          <w:sz w:val="20"/>
          <w:szCs w:val="20"/>
        </w:rPr>
        <w:t xml:space="preserve"> and</w:t>
      </w:r>
      <w:r w:rsidR="007475A3" w:rsidRPr="003752F7">
        <w:rPr>
          <w:rFonts w:asciiTheme="majorBidi" w:hAnsiTheme="majorBidi" w:cstheme="majorBidi"/>
          <w:sz w:val="20"/>
          <w:szCs w:val="20"/>
        </w:rPr>
        <w:t xml:space="preserve"> al-Imām</w:t>
      </w:r>
      <w:r w:rsidR="00D3423D" w:rsidRPr="003752F7">
        <w:rPr>
          <w:rFonts w:asciiTheme="majorBidi" w:hAnsiTheme="majorBidi" w:cstheme="majorBidi"/>
          <w:color w:val="202122"/>
          <w:sz w:val="20"/>
          <w:szCs w:val="20"/>
        </w:rPr>
        <w:t xml:space="preserve"> </w:t>
      </w:r>
      <w:r w:rsidR="007475A3" w:rsidRPr="003752F7">
        <w:rPr>
          <w:rFonts w:asciiTheme="majorBidi" w:hAnsiTheme="majorBidi" w:cstheme="majorBidi"/>
          <w:color w:val="202122"/>
          <w:sz w:val="20"/>
          <w:szCs w:val="20"/>
        </w:rPr>
        <w:t>al-</w:t>
      </w:r>
      <w:r w:rsidR="00D3423D" w:rsidRPr="003752F7">
        <w:rPr>
          <w:rFonts w:asciiTheme="majorBidi" w:hAnsiTheme="majorBidi" w:cstheme="majorBidi"/>
          <w:color w:val="202122"/>
          <w:sz w:val="20"/>
          <w:szCs w:val="20"/>
        </w:rPr>
        <w:t>Ḥusayn on his mother’s side.</w:t>
      </w:r>
      <w:r w:rsidRPr="003752F7">
        <w:rPr>
          <w:rFonts w:asciiTheme="majorBidi" w:hAnsiTheme="majorBidi" w:cstheme="majorBidi"/>
          <w:color w:val="202122"/>
          <w:sz w:val="20"/>
          <w:szCs w:val="20"/>
        </w:rPr>
        <w:t xml:space="preserve"> </w:t>
      </w:r>
      <w:r w:rsidR="007475A3" w:rsidRPr="003752F7">
        <w:rPr>
          <w:rFonts w:asciiTheme="majorBidi" w:hAnsiTheme="majorBidi" w:cstheme="majorBidi"/>
          <w:sz w:val="20"/>
          <w:szCs w:val="20"/>
        </w:rPr>
        <w:t>Shaykh ‘Abd-al-Qādir</w:t>
      </w:r>
      <w:r w:rsidR="007475A3" w:rsidRPr="003752F7">
        <w:rPr>
          <w:rFonts w:asciiTheme="majorBidi" w:hAnsiTheme="majorBidi" w:cstheme="majorBidi"/>
          <w:color w:val="202122"/>
          <w:sz w:val="20"/>
          <w:szCs w:val="20"/>
        </w:rPr>
        <w:t xml:space="preserve"> became</w:t>
      </w:r>
      <w:r w:rsidRPr="003752F7">
        <w:rPr>
          <w:rFonts w:asciiTheme="majorBidi" w:hAnsiTheme="majorBidi" w:cstheme="majorBidi"/>
          <w:color w:val="202122"/>
          <w:sz w:val="20"/>
          <w:szCs w:val="20"/>
        </w:rPr>
        <w:t xml:space="preserve"> one of the greatest Scholars of Traditional Islamic Sacred Knowledge and Shaykhs of the Spiritual Path in Islamic history. He mastered all the outward sciences of Islam and was an authorized and extremely adept </w:t>
      </w:r>
      <w:r w:rsidRPr="003752F7">
        <w:rPr>
          <w:rFonts w:asciiTheme="majorBidi" w:hAnsiTheme="majorBidi" w:cstheme="majorBidi"/>
          <w:i/>
          <w:iCs/>
          <w:color w:val="202122"/>
          <w:sz w:val="20"/>
          <w:szCs w:val="20"/>
        </w:rPr>
        <w:t>Muft</w:t>
      </w:r>
      <w:r w:rsidRPr="003752F7">
        <w:rPr>
          <w:rFonts w:asciiTheme="majorBidi" w:hAnsiTheme="majorBidi" w:cstheme="majorBidi"/>
          <w:i/>
          <w:iCs/>
          <w:sz w:val="20"/>
          <w:szCs w:val="20"/>
        </w:rPr>
        <w:t>ī</w:t>
      </w:r>
      <w:r w:rsidRPr="003752F7">
        <w:rPr>
          <w:rFonts w:asciiTheme="majorBidi" w:hAnsiTheme="majorBidi" w:cstheme="majorBidi"/>
          <w:sz w:val="20"/>
          <w:szCs w:val="20"/>
        </w:rPr>
        <w:t xml:space="preserve"> (Law-Giver) in the Ḥanbalī and Sh</w:t>
      </w:r>
      <w:r w:rsidRPr="003752F7">
        <w:rPr>
          <w:rFonts w:asciiTheme="majorBidi" w:hAnsiTheme="majorBidi" w:cstheme="majorBidi"/>
          <w:color w:val="202122"/>
          <w:sz w:val="20"/>
          <w:szCs w:val="20"/>
        </w:rPr>
        <w:t>ā</w:t>
      </w:r>
      <w:r w:rsidRPr="003752F7">
        <w:rPr>
          <w:rFonts w:asciiTheme="majorBidi" w:hAnsiTheme="majorBidi" w:cstheme="majorBidi"/>
          <w:sz w:val="20"/>
          <w:szCs w:val="20"/>
        </w:rPr>
        <w:t xml:space="preserve">fi‘ī Schools of Islamic Law. </w:t>
      </w:r>
      <w:r w:rsidRPr="003752F7">
        <w:rPr>
          <w:rFonts w:asciiTheme="majorBidi" w:hAnsiTheme="majorBidi" w:cstheme="majorBidi"/>
          <w:color w:val="202122"/>
          <w:sz w:val="20"/>
          <w:szCs w:val="20"/>
        </w:rPr>
        <w:t>‘Abd-al-Qādir al-Jīlānī</w:t>
      </w:r>
      <w:r w:rsidRPr="003752F7">
        <w:rPr>
          <w:rFonts w:asciiTheme="majorBidi" w:hAnsiTheme="majorBidi" w:cstheme="majorBidi"/>
          <w:sz w:val="20"/>
          <w:szCs w:val="20"/>
        </w:rPr>
        <w:t xml:space="preserve"> was born in Sunnī Iran in the province of G</w:t>
      </w:r>
      <w:r w:rsidRPr="003752F7">
        <w:rPr>
          <w:rFonts w:asciiTheme="majorBidi" w:hAnsiTheme="majorBidi" w:cstheme="majorBidi"/>
          <w:color w:val="202122"/>
          <w:sz w:val="20"/>
          <w:szCs w:val="20"/>
        </w:rPr>
        <w:t>ī</w:t>
      </w:r>
      <w:r w:rsidRPr="003752F7">
        <w:rPr>
          <w:rFonts w:asciiTheme="majorBidi" w:hAnsiTheme="majorBidi" w:cstheme="majorBidi"/>
          <w:sz w:val="20"/>
          <w:szCs w:val="20"/>
        </w:rPr>
        <w:t>lān in the village of</w:t>
      </w:r>
      <w:r w:rsidRPr="003752F7">
        <w:rPr>
          <w:rFonts w:asciiTheme="majorBidi" w:eastAsiaTheme="minorHAnsi" w:hAnsiTheme="majorBidi" w:cstheme="majorBidi"/>
          <w:sz w:val="20"/>
          <w:szCs w:val="20"/>
        </w:rPr>
        <w:t xml:space="preserve"> Nayf, just South of the Caspian Sea. </w:t>
      </w:r>
      <w:r w:rsidR="002308AB" w:rsidRPr="003752F7">
        <w:rPr>
          <w:rFonts w:asciiTheme="majorBidi" w:hAnsiTheme="majorBidi" w:cstheme="majorBidi"/>
          <w:sz w:val="20"/>
          <w:szCs w:val="20"/>
        </w:rPr>
        <w:t>H</w:t>
      </w:r>
      <w:r w:rsidRPr="003752F7">
        <w:rPr>
          <w:rFonts w:asciiTheme="majorBidi" w:hAnsiTheme="majorBidi" w:cstheme="majorBidi"/>
          <w:color w:val="202122"/>
          <w:sz w:val="20"/>
          <w:szCs w:val="20"/>
        </w:rPr>
        <w:t xml:space="preserve">e spent his early life in </w:t>
      </w:r>
      <w:r w:rsidRPr="003752F7">
        <w:rPr>
          <w:rFonts w:asciiTheme="majorBidi" w:hAnsiTheme="majorBidi" w:cstheme="majorBidi"/>
          <w:sz w:val="20"/>
          <w:szCs w:val="20"/>
        </w:rPr>
        <w:t>G</w:t>
      </w:r>
      <w:r w:rsidRPr="003752F7">
        <w:rPr>
          <w:rFonts w:asciiTheme="majorBidi" w:hAnsiTheme="majorBidi" w:cstheme="majorBidi"/>
          <w:color w:val="202122"/>
          <w:sz w:val="20"/>
          <w:szCs w:val="20"/>
        </w:rPr>
        <w:t>ī</w:t>
      </w:r>
      <w:r w:rsidRPr="003752F7">
        <w:rPr>
          <w:rFonts w:asciiTheme="majorBidi" w:hAnsiTheme="majorBidi" w:cstheme="majorBidi"/>
          <w:sz w:val="20"/>
          <w:szCs w:val="20"/>
        </w:rPr>
        <w:t xml:space="preserve">lān, but his mother then sent him to Baghdad to study the outward and inward sacred sciences of Islam. </w:t>
      </w:r>
      <w:r w:rsidRPr="003752F7">
        <w:rPr>
          <w:rFonts w:asciiTheme="majorBidi" w:hAnsiTheme="majorBidi" w:cstheme="majorBidi"/>
          <w:color w:val="202122"/>
          <w:sz w:val="20"/>
          <w:szCs w:val="20"/>
        </w:rPr>
        <w:t>Al-Shaykh ‘Abd-al-Qādir al-Jīlānī</w:t>
      </w:r>
      <w:r w:rsidRPr="003752F7">
        <w:rPr>
          <w:rFonts w:asciiTheme="majorBidi" w:eastAsiaTheme="minorHAnsi" w:hAnsiTheme="majorBidi" w:cstheme="majorBidi"/>
          <w:color w:val="000000"/>
          <w:sz w:val="20"/>
          <w:szCs w:val="20"/>
        </w:rPr>
        <w:t xml:space="preserve"> came to Baghdad in 488/1095 at the age of eighteen. </w:t>
      </w:r>
      <w:r w:rsidR="00C0087D" w:rsidRPr="003752F7">
        <w:rPr>
          <w:rFonts w:asciiTheme="majorBidi" w:hAnsiTheme="majorBidi" w:cstheme="majorBidi"/>
          <w:sz w:val="20"/>
          <w:szCs w:val="20"/>
        </w:rPr>
        <w:t xml:space="preserve">He would spend the rest of his life in that city and never return to his homeland. </w:t>
      </w:r>
    </w:p>
    <w:p w14:paraId="08647F51" w14:textId="0BF68029" w:rsidR="00E815DB" w:rsidRPr="003752F7" w:rsidRDefault="00E815DB" w:rsidP="00E815DB">
      <w:pPr>
        <w:autoSpaceDE w:val="0"/>
        <w:autoSpaceDN w:val="0"/>
        <w:adjustRightInd w:val="0"/>
        <w:rPr>
          <w:rFonts w:asciiTheme="majorBidi" w:eastAsiaTheme="minorHAnsi" w:hAnsiTheme="majorBidi" w:cstheme="majorBidi"/>
          <w:color w:val="000000"/>
          <w:sz w:val="20"/>
          <w:szCs w:val="20"/>
        </w:rPr>
      </w:pPr>
      <w:r w:rsidRPr="003752F7">
        <w:rPr>
          <w:rFonts w:asciiTheme="majorBidi" w:hAnsiTheme="majorBidi" w:cstheme="majorBidi"/>
          <w:sz w:val="20"/>
          <w:szCs w:val="20"/>
        </w:rPr>
        <w:t xml:space="preserve">    Since his time, </w:t>
      </w:r>
      <w:r w:rsidRPr="003752F7">
        <w:rPr>
          <w:rFonts w:asciiTheme="majorBidi" w:hAnsiTheme="majorBidi" w:cstheme="majorBidi"/>
          <w:color w:val="202122"/>
          <w:sz w:val="20"/>
          <w:szCs w:val="20"/>
        </w:rPr>
        <w:t>Shaykh ‘Abd-al-Qādir</w:t>
      </w:r>
      <w:r w:rsidRPr="003752F7">
        <w:rPr>
          <w:rFonts w:asciiTheme="majorBidi" w:eastAsiaTheme="minorHAnsi" w:hAnsiTheme="majorBidi" w:cstheme="majorBidi"/>
          <w:sz w:val="20"/>
          <w:szCs w:val="20"/>
        </w:rPr>
        <w:t xml:space="preserve"> </w:t>
      </w:r>
      <w:r w:rsidR="00C202D6" w:rsidRPr="003752F7">
        <w:rPr>
          <w:rFonts w:asciiTheme="majorBidi" w:eastAsiaTheme="minorHAnsi" w:hAnsiTheme="majorBidi" w:cstheme="majorBidi"/>
          <w:sz w:val="20"/>
          <w:szCs w:val="20"/>
        </w:rPr>
        <w:t>has ranked among</w:t>
      </w:r>
      <w:r w:rsidRPr="003752F7">
        <w:rPr>
          <w:rFonts w:asciiTheme="majorBidi" w:eastAsiaTheme="minorHAnsi" w:hAnsiTheme="majorBidi" w:cstheme="majorBidi"/>
          <w:sz w:val="20"/>
          <w:szCs w:val="20"/>
        </w:rPr>
        <w:t xml:space="preserve"> the most popular Saint</w:t>
      </w:r>
      <w:r w:rsidR="00C202D6" w:rsidRPr="003752F7">
        <w:rPr>
          <w:rFonts w:asciiTheme="majorBidi" w:eastAsiaTheme="minorHAnsi" w:hAnsiTheme="majorBidi" w:cstheme="majorBidi"/>
          <w:sz w:val="20"/>
          <w:szCs w:val="20"/>
        </w:rPr>
        <w:t>s</w:t>
      </w:r>
      <w:r w:rsidRPr="003752F7">
        <w:rPr>
          <w:rFonts w:asciiTheme="majorBidi" w:eastAsiaTheme="minorHAnsi" w:hAnsiTheme="majorBidi" w:cstheme="majorBidi"/>
          <w:sz w:val="20"/>
          <w:szCs w:val="20"/>
        </w:rPr>
        <w:t xml:space="preserve"> in the Islamic world and one of the greatest Reformers in Islamic history. </w:t>
      </w:r>
      <w:r w:rsidRPr="003752F7">
        <w:rPr>
          <w:rFonts w:asciiTheme="majorBidi" w:hAnsiTheme="majorBidi" w:cstheme="majorBidi"/>
          <w:sz w:val="20"/>
          <w:szCs w:val="20"/>
        </w:rPr>
        <w:t>Al-Imām al-Ḥāfiz Ibn Ḥajar al-‘Asqalān</w:t>
      </w:r>
      <w:r w:rsidRPr="003752F7">
        <w:rPr>
          <w:rFonts w:asciiTheme="majorBidi" w:hAnsiTheme="majorBidi" w:cstheme="majorBidi"/>
          <w:color w:val="202122"/>
          <w:sz w:val="20"/>
          <w:szCs w:val="20"/>
        </w:rPr>
        <w:t>ī states: “Al-Shaykh ‘Abd-al-Qādir was once asked: ‘What is the one [special] thing you built [all] your work upon?’ He replied: ‘Being truthful (</w:t>
      </w:r>
      <w:r w:rsidRPr="003752F7">
        <w:rPr>
          <w:rFonts w:asciiTheme="majorBidi" w:hAnsiTheme="majorBidi" w:cstheme="majorBidi"/>
          <w:i/>
          <w:iCs/>
          <w:color w:val="202122"/>
          <w:sz w:val="20"/>
          <w:szCs w:val="20"/>
        </w:rPr>
        <w:t>al-</w:t>
      </w:r>
      <w:r w:rsidRPr="003752F7">
        <w:rPr>
          <w:rFonts w:asciiTheme="majorBidi" w:hAnsiTheme="majorBidi" w:cstheme="majorBidi"/>
          <w:i/>
          <w:iCs/>
          <w:sz w:val="20"/>
          <w:szCs w:val="20"/>
        </w:rPr>
        <w:t>ṣ</w:t>
      </w:r>
      <w:r w:rsidRPr="003752F7">
        <w:rPr>
          <w:rFonts w:asciiTheme="majorBidi" w:hAnsiTheme="majorBidi" w:cstheme="majorBidi"/>
          <w:i/>
          <w:iCs/>
          <w:color w:val="202122"/>
          <w:sz w:val="20"/>
          <w:szCs w:val="20"/>
        </w:rPr>
        <w:t>idq</w:t>
      </w:r>
      <w:r w:rsidRPr="003752F7">
        <w:rPr>
          <w:rFonts w:asciiTheme="majorBidi" w:hAnsiTheme="majorBidi" w:cstheme="majorBidi"/>
          <w:color w:val="202122"/>
          <w:sz w:val="20"/>
          <w:szCs w:val="20"/>
        </w:rPr>
        <w:t>).’”</w:t>
      </w:r>
      <w:r w:rsidR="00BF4858" w:rsidRPr="003752F7">
        <w:rPr>
          <w:rFonts w:asciiTheme="majorBidi" w:hAnsiTheme="majorBidi" w:cstheme="majorBidi"/>
          <w:color w:val="202122"/>
          <w:sz w:val="20"/>
          <w:szCs w:val="20"/>
        </w:rPr>
        <w:t xml:space="preserve"> </w:t>
      </w:r>
      <w:r w:rsidRPr="003752F7">
        <w:rPr>
          <w:rFonts w:asciiTheme="majorBidi" w:hAnsiTheme="majorBidi" w:cstheme="majorBidi"/>
          <w:color w:val="202122"/>
          <w:sz w:val="20"/>
          <w:szCs w:val="20"/>
        </w:rPr>
        <w:t>Al-Shaykh ‘Abd-al-Qādir would also say: “I examined good deeds (</w:t>
      </w:r>
      <w:r w:rsidRPr="003752F7">
        <w:rPr>
          <w:rFonts w:asciiTheme="majorBidi" w:hAnsiTheme="majorBidi" w:cstheme="majorBidi"/>
          <w:i/>
          <w:iCs/>
          <w:color w:val="202122"/>
          <w:sz w:val="20"/>
          <w:szCs w:val="20"/>
        </w:rPr>
        <w:t>fattashtu al-a‘m</w:t>
      </w:r>
      <w:r w:rsidRPr="003752F7">
        <w:rPr>
          <w:rFonts w:asciiTheme="majorBidi" w:hAnsiTheme="majorBidi" w:cstheme="majorBidi"/>
          <w:i/>
          <w:iCs/>
          <w:sz w:val="20"/>
          <w:szCs w:val="20"/>
        </w:rPr>
        <w:t>ā</w:t>
      </w:r>
      <w:r w:rsidRPr="003752F7">
        <w:rPr>
          <w:rFonts w:asciiTheme="majorBidi" w:hAnsiTheme="majorBidi" w:cstheme="majorBidi"/>
          <w:i/>
          <w:iCs/>
          <w:color w:val="202122"/>
          <w:sz w:val="20"/>
          <w:szCs w:val="20"/>
        </w:rPr>
        <w:t>l</w:t>
      </w:r>
      <w:r w:rsidRPr="003752F7">
        <w:rPr>
          <w:rFonts w:asciiTheme="majorBidi" w:hAnsiTheme="majorBidi" w:cstheme="majorBidi"/>
          <w:color w:val="202122"/>
          <w:sz w:val="20"/>
          <w:szCs w:val="20"/>
        </w:rPr>
        <w:t>) and found none better than giving people food (</w:t>
      </w:r>
      <w:r w:rsidRPr="003752F7">
        <w:rPr>
          <w:rFonts w:asciiTheme="majorBidi" w:hAnsiTheme="majorBidi" w:cstheme="majorBidi"/>
          <w:i/>
          <w:iCs/>
          <w:color w:val="202122"/>
          <w:sz w:val="20"/>
          <w:szCs w:val="20"/>
        </w:rPr>
        <w:t>i</w:t>
      </w:r>
      <w:r w:rsidRPr="003752F7">
        <w:rPr>
          <w:rFonts w:asciiTheme="majorBidi" w:hAnsiTheme="majorBidi" w:cstheme="majorBidi"/>
          <w:i/>
          <w:iCs/>
          <w:sz w:val="20"/>
          <w:szCs w:val="20"/>
        </w:rPr>
        <w:t>ṭ</w:t>
      </w:r>
      <w:r w:rsidRPr="003752F7">
        <w:rPr>
          <w:rFonts w:asciiTheme="majorBidi" w:hAnsiTheme="majorBidi" w:cstheme="majorBidi"/>
          <w:i/>
          <w:iCs/>
          <w:color w:val="202122"/>
          <w:sz w:val="20"/>
          <w:szCs w:val="20"/>
        </w:rPr>
        <w:t>‘</w:t>
      </w:r>
      <w:r w:rsidRPr="003752F7">
        <w:rPr>
          <w:rFonts w:asciiTheme="majorBidi" w:hAnsiTheme="majorBidi" w:cstheme="majorBidi"/>
          <w:i/>
          <w:iCs/>
          <w:sz w:val="20"/>
          <w:szCs w:val="20"/>
        </w:rPr>
        <w:t>ā</w:t>
      </w:r>
      <w:r w:rsidRPr="003752F7">
        <w:rPr>
          <w:rFonts w:asciiTheme="majorBidi" w:hAnsiTheme="majorBidi" w:cstheme="majorBidi"/>
          <w:i/>
          <w:iCs/>
          <w:color w:val="202122"/>
          <w:sz w:val="20"/>
          <w:szCs w:val="20"/>
        </w:rPr>
        <w:t>m al-</w:t>
      </w:r>
      <w:r w:rsidRPr="003752F7">
        <w:rPr>
          <w:rFonts w:asciiTheme="majorBidi" w:hAnsiTheme="majorBidi" w:cstheme="majorBidi"/>
          <w:i/>
          <w:iCs/>
          <w:sz w:val="20"/>
          <w:szCs w:val="20"/>
        </w:rPr>
        <w:t>ṭ</w:t>
      </w:r>
      <w:r w:rsidRPr="003752F7">
        <w:rPr>
          <w:rFonts w:asciiTheme="majorBidi" w:hAnsiTheme="majorBidi" w:cstheme="majorBidi"/>
          <w:i/>
          <w:iCs/>
          <w:color w:val="202122"/>
          <w:sz w:val="20"/>
          <w:szCs w:val="20"/>
        </w:rPr>
        <w:t>a‘</w:t>
      </w:r>
      <w:r w:rsidRPr="003752F7">
        <w:rPr>
          <w:rFonts w:asciiTheme="majorBidi" w:hAnsiTheme="majorBidi" w:cstheme="majorBidi"/>
          <w:i/>
          <w:iCs/>
          <w:sz w:val="20"/>
          <w:szCs w:val="20"/>
        </w:rPr>
        <w:t>ā</w:t>
      </w:r>
      <w:r w:rsidRPr="003752F7">
        <w:rPr>
          <w:rFonts w:asciiTheme="majorBidi" w:hAnsiTheme="majorBidi" w:cstheme="majorBidi"/>
          <w:i/>
          <w:iCs/>
          <w:color w:val="202122"/>
          <w:sz w:val="20"/>
          <w:szCs w:val="20"/>
        </w:rPr>
        <w:t>m</w:t>
      </w:r>
      <w:r w:rsidRPr="003752F7">
        <w:rPr>
          <w:rFonts w:asciiTheme="majorBidi" w:hAnsiTheme="majorBidi" w:cstheme="majorBidi"/>
          <w:color w:val="202122"/>
          <w:sz w:val="20"/>
          <w:szCs w:val="20"/>
        </w:rPr>
        <w:t>) and none more noble than good character (</w:t>
      </w:r>
      <w:r w:rsidRPr="003752F7">
        <w:rPr>
          <w:rFonts w:asciiTheme="majorBidi" w:hAnsiTheme="majorBidi" w:cstheme="majorBidi"/>
          <w:i/>
          <w:iCs/>
          <w:sz w:val="20"/>
          <w:szCs w:val="20"/>
        </w:rPr>
        <w:t>ḥ</w:t>
      </w:r>
      <w:r w:rsidRPr="003752F7">
        <w:rPr>
          <w:rFonts w:asciiTheme="majorBidi" w:hAnsiTheme="majorBidi" w:cstheme="majorBidi"/>
          <w:i/>
          <w:iCs/>
          <w:color w:val="202122"/>
          <w:sz w:val="20"/>
          <w:szCs w:val="20"/>
        </w:rPr>
        <w:t>usn al-khuluq</w:t>
      </w:r>
      <w:r w:rsidRPr="003752F7">
        <w:rPr>
          <w:rFonts w:asciiTheme="majorBidi" w:hAnsiTheme="majorBidi" w:cstheme="majorBidi"/>
          <w:color w:val="202122"/>
          <w:sz w:val="20"/>
          <w:szCs w:val="20"/>
        </w:rPr>
        <w:t>).” Al-Shaykh ‘Abd-al-Qādir al-Jīlānī</w:t>
      </w:r>
      <w:r w:rsidRPr="003752F7">
        <w:rPr>
          <w:rFonts w:asciiTheme="majorBidi" w:eastAsiaTheme="minorHAnsi" w:hAnsiTheme="majorBidi" w:cstheme="majorBidi"/>
          <w:color w:val="000000"/>
          <w:sz w:val="20"/>
          <w:szCs w:val="20"/>
        </w:rPr>
        <w:t xml:space="preserve"> said:</w:t>
      </w:r>
    </w:p>
    <w:p w14:paraId="1274F14A" w14:textId="77777777" w:rsidR="00E815DB" w:rsidRPr="003752F7" w:rsidRDefault="00E815DB" w:rsidP="00E815DB">
      <w:pPr>
        <w:autoSpaceDE w:val="0"/>
        <w:autoSpaceDN w:val="0"/>
        <w:adjustRightInd w:val="0"/>
        <w:ind w:left="810" w:right="900"/>
        <w:rPr>
          <w:rFonts w:asciiTheme="majorBidi" w:eastAsiaTheme="minorHAnsi" w:hAnsiTheme="majorBidi" w:cstheme="majorBidi"/>
          <w:color w:val="000000"/>
          <w:sz w:val="20"/>
          <w:szCs w:val="20"/>
        </w:rPr>
      </w:pPr>
      <w:r w:rsidRPr="003752F7">
        <w:rPr>
          <w:rFonts w:asciiTheme="majorBidi" w:eastAsiaTheme="minorHAnsi" w:hAnsiTheme="majorBidi" w:cstheme="majorBidi"/>
          <w:color w:val="000000"/>
          <w:sz w:val="20"/>
          <w:szCs w:val="20"/>
        </w:rPr>
        <w:t>Every ultimate reality (</w:t>
      </w:r>
      <w:r w:rsidRPr="003752F7">
        <w:rPr>
          <w:rFonts w:asciiTheme="majorBidi" w:hAnsiTheme="majorBidi" w:cstheme="majorBidi"/>
          <w:i/>
          <w:iCs/>
          <w:sz w:val="20"/>
          <w:szCs w:val="20"/>
        </w:rPr>
        <w:t>ḥ</w:t>
      </w:r>
      <w:r w:rsidRPr="003752F7">
        <w:rPr>
          <w:rFonts w:asciiTheme="majorBidi" w:eastAsiaTheme="minorHAnsi" w:hAnsiTheme="majorBidi" w:cstheme="majorBidi"/>
          <w:i/>
          <w:iCs/>
          <w:color w:val="000000"/>
          <w:sz w:val="20"/>
          <w:szCs w:val="20"/>
        </w:rPr>
        <w:t>aq</w:t>
      </w:r>
      <w:r w:rsidRPr="003752F7">
        <w:rPr>
          <w:rFonts w:asciiTheme="majorBidi" w:hAnsiTheme="majorBidi" w:cstheme="majorBidi"/>
          <w:i/>
          <w:iCs/>
          <w:sz w:val="20"/>
          <w:szCs w:val="20"/>
        </w:rPr>
        <w:t>ī</w:t>
      </w:r>
      <w:r w:rsidRPr="003752F7">
        <w:rPr>
          <w:rFonts w:asciiTheme="majorBidi" w:eastAsiaTheme="minorHAnsi" w:hAnsiTheme="majorBidi" w:cstheme="majorBidi"/>
          <w:i/>
          <w:iCs/>
          <w:color w:val="000000"/>
          <w:sz w:val="20"/>
          <w:szCs w:val="20"/>
        </w:rPr>
        <w:t>qa</w:t>
      </w:r>
      <w:r w:rsidRPr="003752F7">
        <w:rPr>
          <w:rFonts w:asciiTheme="majorBidi" w:eastAsiaTheme="minorHAnsi" w:hAnsiTheme="majorBidi" w:cstheme="majorBidi"/>
          <w:color w:val="000000"/>
          <w:sz w:val="20"/>
          <w:szCs w:val="20"/>
        </w:rPr>
        <w:t>) that does not have the</w:t>
      </w:r>
      <w:r w:rsidRPr="003752F7">
        <w:rPr>
          <w:rFonts w:asciiTheme="majorBidi" w:eastAsiaTheme="minorHAnsi" w:hAnsiTheme="majorBidi" w:cstheme="majorBidi"/>
          <w:i/>
          <w:iCs/>
          <w:color w:val="000000"/>
          <w:sz w:val="20"/>
          <w:szCs w:val="20"/>
        </w:rPr>
        <w:t xml:space="preserve"> Shar</w:t>
      </w:r>
      <w:r w:rsidRPr="003752F7">
        <w:rPr>
          <w:rFonts w:asciiTheme="majorBidi" w:hAnsiTheme="majorBidi" w:cstheme="majorBidi"/>
          <w:i/>
          <w:iCs/>
          <w:sz w:val="20"/>
          <w:szCs w:val="20"/>
        </w:rPr>
        <w:t>ī</w:t>
      </w:r>
      <w:r w:rsidRPr="003752F7">
        <w:rPr>
          <w:rFonts w:asciiTheme="majorBidi" w:eastAsiaTheme="minorHAnsi" w:hAnsiTheme="majorBidi" w:cstheme="majorBidi"/>
          <w:i/>
          <w:iCs/>
          <w:color w:val="000000"/>
          <w:sz w:val="20"/>
          <w:szCs w:val="20"/>
        </w:rPr>
        <w:t>‘a</w:t>
      </w:r>
      <w:r w:rsidRPr="003752F7">
        <w:rPr>
          <w:rFonts w:asciiTheme="majorBidi" w:eastAsiaTheme="minorHAnsi" w:hAnsiTheme="majorBidi" w:cstheme="majorBidi"/>
          <w:color w:val="000000"/>
          <w:sz w:val="20"/>
          <w:szCs w:val="20"/>
        </w:rPr>
        <w:t xml:space="preserve"> as its witness is Heresy (</w:t>
      </w:r>
      <w:r w:rsidRPr="003752F7">
        <w:rPr>
          <w:rFonts w:asciiTheme="majorBidi" w:eastAsiaTheme="minorHAnsi" w:hAnsiTheme="majorBidi" w:cstheme="majorBidi"/>
          <w:i/>
          <w:iCs/>
          <w:color w:val="000000"/>
          <w:sz w:val="20"/>
          <w:szCs w:val="20"/>
        </w:rPr>
        <w:t>Zandaqa</w:t>
      </w:r>
      <w:r w:rsidRPr="003752F7">
        <w:rPr>
          <w:rFonts w:asciiTheme="majorBidi" w:eastAsiaTheme="minorHAnsi" w:hAnsiTheme="majorBidi" w:cstheme="majorBidi"/>
          <w:color w:val="000000"/>
          <w:sz w:val="20"/>
          <w:szCs w:val="20"/>
        </w:rPr>
        <w:t>). Fly to [God] the Real (</w:t>
      </w:r>
      <w:r w:rsidRPr="003752F7">
        <w:rPr>
          <w:rFonts w:asciiTheme="majorBidi" w:eastAsiaTheme="minorHAnsi" w:hAnsiTheme="majorBidi" w:cstheme="majorBidi"/>
          <w:i/>
          <w:iCs/>
          <w:color w:val="000000"/>
          <w:sz w:val="20"/>
          <w:szCs w:val="20"/>
        </w:rPr>
        <w:t>al-</w:t>
      </w:r>
      <w:r w:rsidRPr="003752F7">
        <w:rPr>
          <w:rFonts w:asciiTheme="majorBidi" w:hAnsiTheme="majorBidi" w:cstheme="majorBidi"/>
          <w:i/>
          <w:iCs/>
          <w:sz w:val="20"/>
          <w:szCs w:val="20"/>
        </w:rPr>
        <w:t>Ḥ</w:t>
      </w:r>
      <w:r w:rsidRPr="003752F7">
        <w:rPr>
          <w:rFonts w:asciiTheme="majorBidi" w:eastAsiaTheme="minorHAnsi" w:hAnsiTheme="majorBidi" w:cstheme="majorBidi"/>
          <w:i/>
          <w:iCs/>
          <w:color w:val="000000"/>
          <w:sz w:val="20"/>
          <w:szCs w:val="20"/>
        </w:rPr>
        <w:t>aqq, ‘azza wa jalla</w:t>
      </w:r>
      <w:r w:rsidRPr="003752F7">
        <w:rPr>
          <w:rFonts w:asciiTheme="majorBidi" w:eastAsiaTheme="minorHAnsi" w:hAnsiTheme="majorBidi" w:cstheme="majorBidi"/>
          <w:color w:val="000000"/>
          <w:sz w:val="20"/>
          <w:szCs w:val="20"/>
        </w:rPr>
        <w:t>)—Great and Majestic be He—on the two wings of the Book [of God] (</w:t>
      </w:r>
      <w:r w:rsidRPr="003752F7">
        <w:rPr>
          <w:rFonts w:asciiTheme="majorBidi" w:eastAsiaTheme="minorHAnsi" w:hAnsiTheme="majorBidi" w:cstheme="majorBidi"/>
          <w:i/>
          <w:iCs/>
          <w:color w:val="000000"/>
          <w:sz w:val="20"/>
          <w:szCs w:val="20"/>
        </w:rPr>
        <w:t>al-Kit</w:t>
      </w:r>
      <w:r w:rsidRPr="003752F7">
        <w:rPr>
          <w:rFonts w:asciiTheme="majorBidi" w:hAnsiTheme="majorBidi" w:cstheme="majorBidi"/>
          <w:i/>
          <w:iCs/>
          <w:sz w:val="20"/>
          <w:szCs w:val="20"/>
        </w:rPr>
        <w:t>ā</w:t>
      </w:r>
      <w:r w:rsidRPr="003752F7">
        <w:rPr>
          <w:rFonts w:asciiTheme="majorBidi" w:eastAsiaTheme="minorHAnsi" w:hAnsiTheme="majorBidi" w:cstheme="majorBidi"/>
          <w:i/>
          <w:iCs/>
          <w:color w:val="000000"/>
          <w:sz w:val="20"/>
          <w:szCs w:val="20"/>
        </w:rPr>
        <w:t>b</w:t>
      </w:r>
      <w:r w:rsidRPr="003752F7">
        <w:rPr>
          <w:rFonts w:asciiTheme="majorBidi" w:eastAsiaTheme="minorHAnsi" w:hAnsiTheme="majorBidi" w:cstheme="majorBidi"/>
          <w:color w:val="000000"/>
          <w:sz w:val="20"/>
          <w:szCs w:val="20"/>
        </w:rPr>
        <w:t xml:space="preserve">) and the </w:t>
      </w:r>
      <w:r w:rsidRPr="003752F7">
        <w:rPr>
          <w:rFonts w:asciiTheme="majorBidi" w:eastAsiaTheme="minorHAnsi" w:hAnsiTheme="majorBidi" w:cstheme="majorBidi"/>
          <w:i/>
          <w:iCs/>
          <w:color w:val="000000"/>
          <w:sz w:val="20"/>
          <w:szCs w:val="20"/>
        </w:rPr>
        <w:t>Sunna</w:t>
      </w:r>
      <w:r w:rsidRPr="003752F7">
        <w:rPr>
          <w:rFonts w:asciiTheme="majorBidi" w:eastAsiaTheme="minorHAnsi" w:hAnsiTheme="majorBidi" w:cstheme="majorBidi"/>
          <w:color w:val="000000"/>
          <w:sz w:val="20"/>
          <w:szCs w:val="20"/>
        </w:rPr>
        <w:t>. Enter upon Him with your hand in the hand of God’s Messenger. To leave aside the obligatory acts of worship is Heresy (</w:t>
      </w:r>
      <w:r w:rsidRPr="003752F7">
        <w:rPr>
          <w:rFonts w:asciiTheme="majorBidi" w:eastAsiaTheme="minorHAnsi" w:hAnsiTheme="majorBidi" w:cstheme="majorBidi"/>
          <w:i/>
          <w:iCs/>
          <w:color w:val="000000"/>
          <w:sz w:val="20"/>
          <w:szCs w:val="20"/>
        </w:rPr>
        <w:t>Zandaqa</w:t>
      </w:r>
      <w:r w:rsidRPr="003752F7">
        <w:rPr>
          <w:rFonts w:asciiTheme="majorBidi" w:eastAsiaTheme="minorHAnsi" w:hAnsiTheme="majorBidi" w:cstheme="majorBidi"/>
          <w:color w:val="000000"/>
          <w:sz w:val="20"/>
          <w:szCs w:val="20"/>
        </w:rPr>
        <w:t>). To commit wrongful acts (</w:t>
      </w:r>
      <w:r w:rsidRPr="003752F7">
        <w:rPr>
          <w:rFonts w:asciiTheme="majorBidi" w:eastAsiaTheme="minorHAnsi" w:hAnsiTheme="majorBidi" w:cstheme="majorBidi"/>
          <w:i/>
          <w:iCs/>
          <w:color w:val="000000"/>
          <w:sz w:val="20"/>
          <w:szCs w:val="20"/>
        </w:rPr>
        <w:t>al-ma</w:t>
      </w:r>
      <w:r w:rsidRPr="003752F7">
        <w:rPr>
          <w:rFonts w:asciiTheme="majorBidi" w:hAnsiTheme="majorBidi" w:cstheme="majorBidi"/>
          <w:i/>
          <w:iCs/>
          <w:sz w:val="20"/>
          <w:szCs w:val="20"/>
        </w:rPr>
        <w:t>ḥẓū</w:t>
      </w:r>
      <w:r w:rsidRPr="003752F7">
        <w:rPr>
          <w:rFonts w:asciiTheme="majorBidi" w:eastAsiaTheme="minorHAnsi" w:hAnsiTheme="majorBidi" w:cstheme="majorBidi"/>
          <w:i/>
          <w:iCs/>
          <w:color w:val="000000"/>
          <w:sz w:val="20"/>
          <w:szCs w:val="20"/>
        </w:rPr>
        <w:t>r</w:t>
      </w:r>
      <w:r w:rsidRPr="003752F7">
        <w:rPr>
          <w:rFonts w:asciiTheme="majorBidi" w:hAnsiTheme="majorBidi" w:cstheme="majorBidi"/>
          <w:i/>
          <w:iCs/>
          <w:sz w:val="20"/>
          <w:szCs w:val="20"/>
        </w:rPr>
        <w:t>ā</w:t>
      </w:r>
      <w:r w:rsidRPr="003752F7">
        <w:rPr>
          <w:rFonts w:asciiTheme="majorBidi" w:eastAsiaTheme="minorHAnsi" w:hAnsiTheme="majorBidi" w:cstheme="majorBidi"/>
          <w:i/>
          <w:iCs/>
          <w:color w:val="000000"/>
          <w:sz w:val="20"/>
          <w:szCs w:val="20"/>
        </w:rPr>
        <w:t>t</w:t>
      </w:r>
      <w:r w:rsidRPr="003752F7">
        <w:rPr>
          <w:rFonts w:asciiTheme="majorBidi" w:eastAsiaTheme="minorHAnsi" w:hAnsiTheme="majorBidi" w:cstheme="majorBidi"/>
          <w:color w:val="000000"/>
          <w:sz w:val="20"/>
          <w:szCs w:val="20"/>
        </w:rPr>
        <w:t>) is disobedience.</w:t>
      </w:r>
    </w:p>
    <w:p w14:paraId="2B595377" w14:textId="2F858603" w:rsidR="00E815DB" w:rsidRPr="003752F7" w:rsidRDefault="00E815DB" w:rsidP="00E815DB">
      <w:pPr>
        <w:autoSpaceDE w:val="0"/>
        <w:autoSpaceDN w:val="0"/>
        <w:adjustRightInd w:val="0"/>
        <w:rPr>
          <w:rFonts w:asciiTheme="majorBidi" w:hAnsiTheme="majorBidi" w:cstheme="majorBidi"/>
          <w:color w:val="202122"/>
          <w:sz w:val="20"/>
          <w:szCs w:val="20"/>
        </w:rPr>
      </w:pPr>
      <w:r w:rsidRPr="003752F7">
        <w:rPr>
          <w:rFonts w:asciiTheme="majorBidi" w:hAnsiTheme="majorBidi" w:cstheme="majorBidi"/>
          <w:color w:val="202122"/>
          <w:sz w:val="20"/>
          <w:szCs w:val="20"/>
        </w:rPr>
        <w:t>Al-Shaykh ‘Abd-al-Qādir forbad</w:t>
      </w:r>
      <w:r w:rsidR="00FB61E2" w:rsidRPr="003752F7">
        <w:rPr>
          <w:rFonts w:asciiTheme="majorBidi" w:hAnsiTheme="majorBidi" w:cstheme="majorBidi"/>
          <w:color w:val="202122"/>
          <w:sz w:val="20"/>
          <w:szCs w:val="20"/>
        </w:rPr>
        <w:t>e</w:t>
      </w:r>
      <w:r w:rsidRPr="003752F7">
        <w:rPr>
          <w:rFonts w:asciiTheme="majorBidi" w:hAnsiTheme="majorBidi" w:cstheme="majorBidi"/>
          <w:color w:val="202122"/>
          <w:sz w:val="20"/>
          <w:szCs w:val="20"/>
        </w:rPr>
        <w:t xml:space="preserve"> his followers from making distinctions between the rich and the poor, the powerful and the weak. He commanded his son ‘Abd-al-Razzāq to serve the poor, saying to him:</w:t>
      </w:r>
    </w:p>
    <w:p w14:paraId="1CE3BCD2" w14:textId="77777777" w:rsidR="00E815DB" w:rsidRPr="003752F7" w:rsidRDefault="00E815DB" w:rsidP="00E815DB">
      <w:pPr>
        <w:autoSpaceDE w:val="0"/>
        <w:autoSpaceDN w:val="0"/>
        <w:adjustRightInd w:val="0"/>
        <w:ind w:left="810" w:right="990"/>
        <w:rPr>
          <w:rFonts w:asciiTheme="majorBidi" w:hAnsiTheme="majorBidi" w:cstheme="majorBidi"/>
          <w:color w:val="202122"/>
          <w:sz w:val="20"/>
          <w:szCs w:val="20"/>
        </w:rPr>
      </w:pPr>
      <w:r w:rsidRPr="003752F7">
        <w:rPr>
          <w:rFonts w:asciiTheme="majorBidi" w:hAnsiTheme="majorBidi" w:cstheme="majorBidi"/>
          <w:color w:val="202122"/>
          <w:sz w:val="20"/>
          <w:szCs w:val="20"/>
        </w:rPr>
        <w:t>All you need from the world are two things: keeping the company of a poor man [which can also mean a Sufi adept] and respecting the Sanctity of one of [God’s] Saints (</w:t>
      </w:r>
      <w:r w:rsidRPr="003752F7">
        <w:rPr>
          <w:rFonts w:asciiTheme="majorBidi" w:hAnsiTheme="majorBidi" w:cstheme="majorBidi"/>
          <w:i/>
          <w:iCs/>
          <w:sz w:val="20"/>
          <w:szCs w:val="20"/>
        </w:rPr>
        <w:t>ḥ</w:t>
      </w:r>
      <w:r w:rsidRPr="003752F7">
        <w:rPr>
          <w:rFonts w:asciiTheme="majorBidi" w:hAnsiTheme="majorBidi" w:cstheme="majorBidi"/>
          <w:i/>
          <w:iCs/>
          <w:color w:val="202122"/>
          <w:sz w:val="20"/>
          <w:szCs w:val="20"/>
        </w:rPr>
        <w:t>asbuka min al-duny</w:t>
      </w:r>
      <w:r w:rsidRPr="003752F7">
        <w:rPr>
          <w:rFonts w:asciiTheme="majorBidi" w:hAnsiTheme="majorBidi" w:cstheme="majorBidi"/>
          <w:i/>
          <w:iCs/>
          <w:sz w:val="20"/>
          <w:szCs w:val="20"/>
        </w:rPr>
        <w:t>ā</w:t>
      </w:r>
      <w:r w:rsidRPr="003752F7">
        <w:rPr>
          <w:rFonts w:asciiTheme="majorBidi" w:hAnsiTheme="majorBidi" w:cstheme="majorBidi"/>
          <w:i/>
          <w:iCs/>
          <w:color w:val="202122"/>
          <w:sz w:val="20"/>
          <w:szCs w:val="20"/>
        </w:rPr>
        <w:t xml:space="preserve"> shay’an: </w:t>
      </w:r>
      <w:r w:rsidRPr="003752F7">
        <w:rPr>
          <w:rFonts w:asciiTheme="majorBidi" w:hAnsiTheme="majorBidi" w:cstheme="majorBidi"/>
          <w:i/>
          <w:iCs/>
          <w:sz w:val="20"/>
          <w:szCs w:val="20"/>
        </w:rPr>
        <w:t>ṣ</w:t>
      </w:r>
      <w:r w:rsidRPr="003752F7">
        <w:rPr>
          <w:rFonts w:asciiTheme="majorBidi" w:hAnsiTheme="majorBidi" w:cstheme="majorBidi"/>
          <w:i/>
          <w:iCs/>
          <w:color w:val="202122"/>
          <w:sz w:val="20"/>
          <w:szCs w:val="20"/>
        </w:rPr>
        <w:t>u</w:t>
      </w:r>
      <w:r w:rsidRPr="003752F7">
        <w:rPr>
          <w:rFonts w:asciiTheme="majorBidi" w:hAnsiTheme="majorBidi" w:cstheme="majorBidi"/>
          <w:i/>
          <w:iCs/>
          <w:sz w:val="20"/>
          <w:szCs w:val="20"/>
        </w:rPr>
        <w:t>ḥ</w:t>
      </w:r>
      <w:r w:rsidRPr="003752F7">
        <w:rPr>
          <w:rFonts w:asciiTheme="majorBidi" w:hAnsiTheme="majorBidi" w:cstheme="majorBidi"/>
          <w:i/>
          <w:iCs/>
          <w:color w:val="202122"/>
          <w:sz w:val="20"/>
          <w:szCs w:val="20"/>
        </w:rPr>
        <w:t>bat faq</w:t>
      </w:r>
      <w:r w:rsidRPr="003752F7">
        <w:rPr>
          <w:rFonts w:asciiTheme="majorBidi" w:hAnsiTheme="majorBidi" w:cstheme="majorBidi"/>
          <w:i/>
          <w:iCs/>
          <w:sz w:val="20"/>
          <w:szCs w:val="20"/>
        </w:rPr>
        <w:t>ī</w:t>
      </w:r>
      <w:r w:rsidRPr="003752F7">
        <w:rPr>
          <w:rFonts w:asciiTheme="majorBidi" w:hAnsiTheme="majorBidi" w:cstheme="majorBidi"/>
          <w:i/>
          <w:iCs/>
          <w:color w:val="202122"/>
          <w:sz w:val="20"/>
          <w:szCs w:val="20"/>
        </w:rPr>
        <w:t xml:space="preserve">r wa </w:t>
      </w:r>
      <w:r w:rsidRPr="003752F7">
        <w:rPr>
          <w:rFonts w:asciiTheme="majorBidi" w:hAnsiTheme="majorBidi" w:cstheme="majorBidi"/>
          <w:i/>
          <w:iCs/>
          <w:sz w:val="20"/>
          <w:szCs w:val="20"/>
        </w:rPr>
        <w:t>ḥ</w:t>
      </w:r>
      <w:r w:rsidRPr="003752F7">
        <w:rPr>
          <w:rFonts w:asciiTheme="majorBidi" w:hAnsiTheme="majorBidi" w:cstheme="majorBidi"/>
          <w:i/>
          <w:iCs/>
          <w:color w:val="202122"/>
          <w:sz w:val="20"/>
          <w:szCs w:val="20"/>
        </w:rPr>
        <w:t>urmat wal</w:t>
      </w:r>
      <w:r w:rsidRPr="003752F7">
        <w:rPr>
          <w:rFonts w:asciiTheme="majorBidi" w:hAnsiTheme="majorBidi" w:cstheme="majorBidi"/>
          <w:i/>
          <w:iCs/>
          <w:sz w:val="20"/>
          <w:szCs w:val="20"/>
        </w:rPr>
        <w:t>ī</w:t>
      </w:r>
      <w:r w:rsidRPr="003752F7">
        <w:rPr>
          <w:rFonts w:asciiTheme="majorBidi" w:hAnsiTheme="majorBidi" w:cstheme="majorBidi"/>
          <w:color w:val="202122"/>
          <w:sz w:val="20"/>
          <w:szCs w:val="20"/>
        </w:rPr>
        <w:t>).</w:t>
      </w:r>
    </w:p>
    <w:p w14:paraId="67CF8DCB" w14:textId="77777777" w:rsidR="00E815DB" w:rsidRPr="003752F7" w:rsidRDefault="00E815DB" w:rsidP="00E815DB">
      <w:pPr>
        <w:autoSpaceDE w:val="0"/>
        <w:autoSpaceDN w:val="0"/>
        <w:adjustRightInd w:val="0"/>
        <w:rPr>
          <w:rFonts w:asciiTheme="majorBidi" w:hAnsiTheme="majorBidi" w:cstheme="majorBidi"/>
          <w:color w:val="202122"/>
          <w:sz w:val="20"/>
          <w:szCs w:val="20"/>
        </w:rPr>
      </w:pPr>
      <w:r w:rsidRPr="003752F7">
        <w:rPr>
          <w:rFonts w:asciiTheme="majorBidi" w:hAnsiTheme="majorBidi" w:cstheme="majorBidi"/>
          <w:color w:val="202122"/>
          <w:sz w:val="20"/>
          <w:szCs w:val="20"/>
        </w:rPr>
        <w:t xml:space="preserve"> He also said to his son ‘Abd-al-Razzāq:</w:t>
      </w:r>
    </w:p>
    <w:p w14:paraId="207F85DB" w14:textId="77777777" w:rsidR="00E815DB" w:rsidRPr="003752F7" w:rsidRDefault="00E815DB" w:rsidP="00E815DB">
      <w:pPr>
        <w:autoSpaceDE w:val="0"/>
        <w:autoSpaceDN w:val="0"/>
        <w:adjustRightInd w:val="0"/>
        <w:ind w:left="900" w:right="1170"/>
        <w:rPr>
          <w:rFonts w:asciiTheme="majorBidi" w:hAnsiTheme="majorBidi" w:cstheme="majorBidi"/>
          <w:color w:val="202122"/>
          <w:sz w:val="20"/>
          <w:szCs w:val="20"/>
        </w:rPr>
      </w:pPr>
      <w:r w:rsidRPr="003752F7">
        <w:rPr>
          <w:rFonts w:asciiTheme="majorBidi" w:hAnsiTheme="majorBidi" w:cstheme="majorBidi"/>
          <w:color w:val="202122"/>
          <w:sz w:val="20"/>
          <w:szCs w:val="20"/>
        </w:rPr>
        <w:t>My child, appear proud when you are among the rich, and be humble when you are among the poor” (</w:t>
      </w:r>
      <w:r w:rsidRPr="003752F7">
        <w:rPr>
          <w:rFonts w:asciiTheme="majorBidi" w:hAnsiTheme="majorBidi" w:cstheme="majorBidi"/>
          <w:i/>
          <w:iCs/>
          <w:color w:val="202122"/>
          <w:sz w:val="20"/>
          <w:szCs w:val="20"/>
        </w:rPr>
        <w:t>wa ‘alayka, ya walad</w:t>
      </w:r>
      <w:r w:rsidRPr="003752F7">
        <w:rPr>
          <w:rFonts w:asciiTheme="majorBidi" w:hAnsiTheme="majorBidi" w:cstheme="majorBidi"/>
          <w:i/>
          <w:iCs/>
          <w:sz w:val="20"/>
          <w:szCs w:val="20"/>
        </w:rPr>
        <w:t>ī</w:t>
      </w:r>
      <w:r w:rsidRPr="003752F7">
        <w:rPr>
          <w:rFonts w:asciiTheme="majorBidi" w:hAnsiTheme="majorBidi" w:cstheme="majorBidi"/>
          <w:i/>
          <w:iCs/>
          <w:color w:val="202122"/>
          <w:sz w:val="20"/>
          <w:szCs w:val="20"/>
        </w:rPr>
        <w:t>, an ta</w:t>
      </w:r>
      <w:r w:rsidRPr="003752F7">
        <w:rPr>
          <w:rFonts w:asciiTheme="majorBidi" w:hAnsiTheme="majorBidi" w:cstheme="majorBidi"/>
          <w:i/>
          <w:iCs/>
          <w:sz w:val="20"/>
          <w:szCs w:val="20"/>
        </w:rPr>
        <w:t>ṣḥ</w:t>
      </w:r>
      <w:r w:rsidRPr="003752F7">
        <w:rPr>
          <w:rFonts w:asciiTheme="majorBidi" w:hAnsiTheme="majorBidi" w:cstheme="majorBidi"/>
          <w:i/>
          <w:iCs/>
          <w:color w:val="202122"/>
          <w:sz w:val="20"/>
          <w:szCs w:val="20"/>
        </w:rPr>
        <w:t>aba al-aghniy</w:t>
      </w:r>
      <w:r w:rsidRPr="003752F7">
        <w:rPr>
          <w:rFonts w:asciiTheme="majorBidi" w:hAnsiTheme="majorBidi" w:cstheme="majorBidi"/>
          <w:i/>
          <w:iCs/>
          <w:sz w:val="20"/>
          <w:szCs w:val="20"/>
        </w:rPr>
        <w:t>ā</w:t>
      </w:r>
      <w:r w:rsidRPr="003752F7">
        <w:rPr>
          <w:rFonts w:asciiTheme="majorBidi" w:hAnsiTheme="majorBidi" w:cstheme="majorBidi"/>
          <w:i/>
          <w:iCs/>
          <w:color w:val="202122"/>
          <w:sz w:val="20"/>
          <w:szCs w:val="20"/>
        </w:rPr>
        <w:t>’ bi-’l-ta‘azzuz wa al-fuqar</w:t>
      </w:r>
      <w:r w:rsidRPr="003752F7">
        <w:rPr>
          <w:rFonts w:asciiTheme="majorBidi" w:hAnsiTheme="majorBidi" w:cstheme="majorBidi"/>
          <w:i/>
          <w:iCs/>
          <w:sz w:val="20"/>
          <w:szCs w:val="20"/>
        </w:rPr>
        <w:t>ā</w:t>
      </w:r>
      <w:r w:rsidRPr="003752F7">
        <w:rPr>
          <w:rFonts w:asciiTheme="majorBidi" w:hAnsiTheme="majorBidi" w:cstheme="majorBidi"/>
          <w:i/>
          <w:iCs/>
          <w:color w:val="202122"/>
          <w:sz w:val="20"/>
          <w:szCs w:val="20"/>
        </w:rPr>
        <w:t>’ bi-’l-tadhallul</w:t>
      </w:r>
      <w:r w:rsidRPr="003752F7">
        <w:rPr>
          <w:rFonts w:asciiTheme="majorBidi" w:hAnsiTheme="majorBidi" w:cstheme="majorBidi"/>
          <w:color w:val="202122"/>
          <w:sz w:val="20"/>
          <w:szCs w:val="20"/>
        </w:rPr>
        <w:t>).</w:t>
      </w:r>
    </w:p>
    <w:p w14:paraId="573EE59E" w14:textId="77777777" w:rsidR="00E815DB" w:rsidRPr="003752F7" w:rsidRDefault="00E815DB" w:rsidP="00E815DB">
      <w:pPr>
        <w:autoSpaceDE w:val="0"/>
        <w:autoSpaceDN w:val="0"/>
        <w:adjustRightInd w:val="0"/>
        <w:rPr>
          <w:rFonts w:asciiTheme="majorBidi" w:eastAsiaTheme="minorHAnsi" w:hAnsiTheme="majorBidi" w:cstheme="majorBidi"/>
          <w:color w:val="000000"/>
          <w:sz w:val="20"/>
          <w:szCs w:val="20"/>
        </w:rPr>
      </w:pPr>
      <w:r w:rsidRPr="003752F7">
        <w:rPr>
          <w:rFonts w:asciiTheme="majorBidi" w:hAnsiTheme="majorBidi" w:cstheme="majorBidi"/>
          <w:color w:val="202122"/>
          <w:sz w:val="20"/>
          <w:szCs w:val="20"/>
        </w:rPr>
        <w:t>Shaykh ‘Abd-al-Qādir</w:t>
      </w:r>
      <w:r w:rsidRPr="003752F7">
        <w:rPr>
          <w:rFonts w:asciiTheme="majorBidi" w:eastAsiaTheme="minorHAnsi" w:hAnsiTheme="majorBidi" w:cstheme="majorBidi"/>
          <w:sz w:val="20"/>
          <w:szCs w:val="20"/>
        </w:rPr>
        <w:t xml:space="preserve"> is called “the Greatest Helper” (</w:t>
      </w:r>
      <w:r w:rsidRPr="003752F7">
        <w:rPr>
          <w:rFonts w:asciiTheme="majorBidi" w:eastAsiaTheme="minorHAnsi" w:hAnsiTheme="majorBidi" w:cstheme="majorBidi"/>
          <w:i/>
          <w:iCs/>
          <w:sz w:val="20"/>
          <w:szCs w:val="20"/>
        </w:rPr>
        <w:t>al-Ghawth al-A‘</w:t>
      </w:r>
      <w:r w:rsidRPr="003752F7">
        <w:rPr>
          <w:rFonts w:asciiTheme="majorBidi" w:hAnsiTheme="majorBidi" w:cstheme="majorBidi"/>
          <w:i/>
          <w:iCs/>
          <w:sz w:val="20"/>
          <w:szCs w:val="20"/>
        </w:rPr>
        <w:t>ẓ</w:t>
      </w:r>
      <w:r w:rsidRPr="003752F7">
        <w:rPr>
          <w:rFonts w:asciiTheme="majorBidi" w:eastAsiaTheme="minorHAnsi" w:hAnsiTheme="majorBidi" w:cstheme="majorBidi"/>
          <w:i/>
          <w:iCs/>
          <w:sz w:val="20"/>
          <w:szCs w:val="20"/>
        </w:rPr>
        <w:t>am</w:t>
      </w:r>
      <w:r w:rsidRPr="003752F7">
        <w:rPr>
          <w:rFonts w:asciiTheme="majorBidi" w:eastAsiaTheme="minorHAnsi" w:hAnsiTheme="majorBidi" w:cstheme="majorBidi"/>
          <w:sz w:val="20"/>
          <w:szCs w:val="20"/>
        </w:rPr>
        <w:t>) and in Persian “the respected Elder who takes your hand to give support” (</w:t>
      </w:r>
      <w:r w:rsidRPr="003752F7">
        <w:rPr>
          <w:rFonts w:asciiTheme="majorBidi" w:eastAsiaTheme="minorHAnsi" w:hAnsiTheme="majorBidi" w:cstheme="majorBidi"/>
          <w:i/>
          <w:iCs/>
          <w:sz w:val="20"/>
          <w:szCs w:val="20"/>
        </w:rPr>
        <w:t>P</w:t>
      </w:r>
      <w:r w:rsidRPr="003752F7">
        <w:rPr>
          <w:rFonts w:asciiTheme="majorBidi" w:hAnsiTheme="majorBidi" w:cstheme="majorBidi"/>
          <w:i/>
          <w:iCs/>
          <w:sz w:val="20"/>
          <w:szCs w:val="20"/>
        </w:rPr>
        <w:t>ī</w:t>
      </w:r>
      <w:r w:rsidRPr="003752F7">
        <w:rPr>
          <w:rFonts w:asciiTheme="majorBidi" w:eastAsiaTheme="minorHAnsi" w:hAnsiTheme="majorBidi" w:cstheme="majorBidi"/>
          <w:i/>
          <w:iCs/>
          <w:sz w:val="20"/>
          <w:szCs w:val="20"/>
        </w:rPr>
        <w:t>r-e Dast-e G</w:t>
      </w:r>
      <w:r w:rsidRPr="003752F7">
        <w:rPr>
          <w:rFonts w:asciiTheme="majorBidi" w:hAnsiTheme="majorBidi" w:cstheme="majorBidi"/>
          <w:i/>
          <w:iCs/>
          <w:sz w:val="20"/>
          <w:szCs w:val="20"/>
        </w:rPr>
        <w:t>ī</w:t>
      </w:r>
      <w:r w:rsidRPr="003752F7">
        <w:rPr>
          <w:rFonts w:asciiTheme="majorBidi" w:eastAsiaTheme="minorHAnsi" w:hAnsiTheme="majorBidi" w:cstheme="majorBidi"/>
          <w:i/>
          <w:iCs/>
          <w:sz w:val="20"/>
          <w:szCs w:val="20"/>
        </w:rPr>
        <w:t>r</w:t>
      </w:r>
      <w:r w:rsidRPr="003752F7">
        <w:rPr>
          <w:rFonts w:asciiTheme="majorBidi" w:eastAsiaTheme="minorHAnsi" w:hAnsiTheme="majorBidi" w:cstheme="majorBidi"/>
          <w:sz w:val="20"/>
          <w:szCs w:val="20"/>
        </w:rPr>
        <w:t>). A Turkish folk poet boasts:</w:t>
      </w:r>
    </w:p>
    <w:p w14:paraId="22FBCE0B" w14:textId="77777777" w:rsidR="00E815DB" w:rsidRPr="003752F7" w:rsidRDefault="00E815DB" w:rsidP="00E815DB">
      <w:pPr>
        <w:autoSpaceDE w:val="0"/>
        <w:autoSpaceDN w:val="0"/>
        <w:adjustRightInd w:val="0"/>
        <w:jc w:val="center"/>
        <w:rPr>
          <w:rFonts w:asciiTheme="majorBidi" w:eastAsiaTheme="minorHAnsi" w:hAnsiTheme="majorBidi" w:cstheme="majorBidi"/>
          <w:sz w:val="20"/>
          <w:szCs w:val="20"/>
        </w:rPr>
      </w:pPr>
      <w:r w:rsidRPr="003752F7">
        <w:rPr>
          <w:rFonts w:asciiTheme="majorBidi" w:eastAsiaTheme="minorHAnsi" w:hAnsiTheme="majorBidi" w:cstheme="majorBidi"/>
          <w:sz w:val="20"/>
          <w:szCs w:val="20"/>
        </w:rPr>
        <w:t>I am the honey of his bee,</w:t>
      </w:r>
    </w:p>
    <w:p w14:paraId="311C4833" w14:textId="77777777" w:rsidR="00E815DB" w:rsidRPr="003752F7" w:rsidRDefault="00E815DB" w:rsidP="00E815DB">
      <w:pPr>
        <w:autoSpaceDE w:val="0"/>
        <w:autoSpaceDN w:val="0"/>
        <w:adjustRightInd w:val="0"/>
        <w:jc w:val="center"/>
        <w:rPr>
          <w:rFonts w:asciiTheme="majorBidi" w:eastAsiaTheme="minorHAnsi" w:hAnsiTheme="majorBidi" w:cstheme="majorBidi"/>
          <w:sz w:val="20"/>
          <w:szCs w:val="20"/>
        </w:rPr>
      </w:pPr>
      <w:r w:rsidRPr="003752F7">
        <w:rPr>
          <w:rFonts w:asciiTheme="majorBidi" w:eastAsiaTheme="minorHAnsi" w:hAnsiTheme="majorBidi" w:cstheme="majorBidi"/>
          <w:sz w:val="20"/>
          <w:szCs w:val="20"/>
        </w:rPr>
        <w:t>I am the rose of his garden,</w:t>
      </w:r>
    </w:p>
    <w:p w14:paraId="250A9BF4" w14:textId="77777777" w:rsidR="00E815DB" w:rsidRPr="003752F7" w:rsidRDefault="00E815DB" w:rsidP="00E815DB">
      <w:pPr>
        <w:autoSpaceDE w:val="0"/>
        <w:autoSpaceDN w:val="0"/>
        <w:adjustRightInd w:val="0"/>
        <w:jc w:val="center"/>
        <w:rPr>
          <w:rFonts w:asciiTheme="majorBidi" w:eastAsiaTheme="minorHAnsi" w:hAnsiTheme="majorBidi" w:cstheme="majorBidi"/>
          <w:sz w:val="20"/>
          <w:szCs w:val="20"/>
        </w:rPr>
      </w:pPr>
      <w:r w:rsidRPr="003752F7">
        <w:rPr>
          <w:rFonts w:asciiTheme="majorBidi" w:eastAsiaTheme="minorHAnsi" w:hAnsiTheme="majorBidi" w:cstheme="majorBidi"/>
          <w:sz w:val="20"/>
          <w:szCs w:val="20"/>
        </w:rPr>
        <w:t>I am the nightingale of his meadow:</w:t>
      </w:r>
    </w:p>
    <w:p w14:paraId="230DA7CC" w14:textId="77777777" w:rsidR="00E815DB" w:rsidRPr="003752F7" w:rsidRDefault="00E815DB" w:rsidP="00E815DB">
      <w:pPr>
        <w:autoSpaceDE w:val="0"/>
        <w:autoSpaceDN w:val="0"/>
        <w:adjustRightInd w:val="0"/>
        <w:jc w:val="center"/>
        <w:rPr>
          <w:rFonts w:asciiTheme="majorBidi" w:eastAsiaTheme="minorHAnsi" w:hAnsiTheme="majorBidi" w:cstheme="majorBidi"/>
          <w:sz w:val="20"/>
          <w:szCs w:val="20"/>
        </w:rPr>
      </w:pPr>
      <w:r w:rsidRPr="003752F7">
        <w:rPr>
          <w:rFonts w:asciiTheme="majorBidi" w:eastAsiaTheme="minorHAnsi" w:hAnsiTheme="majorBidi" w:cstheme="majorBidi"/>
          <w:sz w:val="20"/>
          <w:szCs w:val="20"/>
        </w:rPr>
        <w:t xml:space="preserve">[that is,] of my </w:t>
      </w:r>
      <w:r w:rsidRPr="003752F7">
        <w:rPr>
          <w:rFonts w:asciiTheme="majorBidi" w:hAnsiTheme="majorBidi" w:cstheme="majorBidi"/>
          <w:color w:val="202122"/>
          <w:sz w:val="20"/>
          <w:szCs w:val="20"/>
        </w:rPr>
        <w:t>Shaykh ‘Abd-al-Qādir</w:t>
      </w:r>
      <w:r w:rsidRPr="003752F7">
        <w:rPr>
          <w:rFonts w:asciiTheme="majorBidi" w:eastAsiaTheme="minorHAnsi" w:hAnsiTheme="majorBidi" w:cstheme="majorBidi"/>
          <w:sz w:val="20"/>
          <w:szCs w:val="20"/>
        </w:rPr>
        <w:t>!</w:t>
      </w:r>
    </w:p>
    <w:p w14:paraId="5DEB13E0" w14:textId="77777777" w:rsidR="00E815DB" w:rsidRPr="003752F7" w:rsidRDefault="00E815DB" w:rsidP="00E815DB">
      <w:pPr>
        <w:autoSpaceDE w:val="0"/>
        <w:autoSpaceDN w:val="0"/>
        <w:adjustRightInd w:val="0"/>
        <w:rPr>
          <w:rFonts w:asciiTheme="majorBidi" w:eastAsiaTheme="minorHAnsi" w:hAnsiTheme="majorBidi" w:cstheme="majorBidi"/>
          <w:sz w:val="20"/>
          <w:szCs w:val="20"/>
        </w:rPr>
      </w:pPr>
      <w:r w:rsidRPr="003752F7">
        <w:rPr>
          <w:rFonts w:asciiTheme="majorBidi" w:eastAsiaTheme="minorHAnsi" w:hAnsiTheme="majorBidi" w:cstheme="majorBidi"/>
          <w:sz w:val="20"/>
          <w:szCs w:val="20"/>
        </w:rPr>
        <w:t>Al-</w:t>
      </w:r>
      <w:r w:rsidRPr="003752F7">
        <w:rPr>
          <w:rFonts w:asciiTheme="majorBidi" w:hAnsiTheme="majorBidi" w:cstheme="majorBidi"/>
          <w:color w:val="202122"/>
          <w:sz w:val="20"/>
          <w:szCs w:val="20"/>
        </w:rPr>
        <w:t>Shaykh ‘Abd-al-Qādir</w:t>
      </w:r>
      <w:r w:rsidRPr="003752F7">
        <w:rPr>
          <w:rFonts w:asciiTheme="majorBidi" w:eastAsiaTheme="minorHAnsi" w:hAnsiTheme="majorBidi" w:cstheme="majorBidi"/>
          <w:sz w:val="20"/>
          <w:szCs w:val="20"/>
        </w:rPr>
        <w:t xml:space="preserve"> </w:t>
      </w:r>
      <w:r w:rsidRPr="003752F7">
        <w:rPr>
          <w:rFonts w:asciiTheme="majorBidi" w:hAnsiTheme="majorBidi" w:cstheme="majorBidi"/>
          <w:sz w:val="20"/>
          <w:szCs w:val="20"/>
        </w:rPr>
        <w:t>died and was buried in Baghdad.</w:t>
      </w:r>
      <w:r w:rsidRPr="003752F7">
        <w:rPr>
          <w:rFonts w:asciiTheme="majorBidi" w:hAnsiTheme="majorBidi" w:cstheme="majorBidi"/>
          <w:color w:val="202122"/>
          <w:sz w:val="20"/>
          <w:szCs w:val="20"/>
        </w:rPr>
        <w:t xml:space="preserve"> </w:t>
      </w:r>
      <w:r w:rsidRPr="003752F7">
        <w:rPr>
          <w:rFonts w:asciiTheme="majorBidi" w:eastAsiaTheme="minorHAnsi" w:hAnsiTheme="majorBidi" w:cstheme="majorBidi"/>
          <w:sz w:val="20"/>
          <w:szCs w:val="20"/>
        </w:rPr>
        <w:t xml:space="preserve">After the grave of the Prophet </w:t>
      </w:r>
      <w:r w:rsidRPr="003752F7">
        <w:rPr>
          <w:rFonts w:asciiTheme="majorBidi" w:hAnsiTheme="majorBidi" w:cstheme="majorBidi"/>
          <w:sz w:val="20"/>
          <w:szCs w:val="20"/>
        </w:rPr>
        <w:t>Muḥammad</w:t>
      </w:r>
      <w:r w:rsidRPr="003752F7">
        <w:rPr>
          <w:rFonts w:asciiTheme="majorBidi" w:eastAsiaTheme="minorHAnsi" w:hAnsiTheme="majorBidi" w:cstheme="majorBidi"/>
          <w:sz w:val="20"/>
          <w:szCs w:val="20"/>
        </w:rPr>
        <w:t xml:space="preserve"> in Medina, the grave of </w:t>
      </w:r>
      <w:r w:rsidRPr="003752F7">
        <w:rPr>
          <w:rFonts w:asciiTheme="majorBidi" w:hAnsiTheme="majorBidi" w:cstheme="majorBidi"/>
          <w:color w:val="202122"/>
          <w:sz w:val="20"/>
          <w:szCs w:val="20"/>
        </w:rPr>
        <w:t>Shaykh ‘Abd-al-Qādir in Baghdad</w:t>
      </w:r>
      <w:r w:rsidRPr="003752F7">
        <w:rPr>
          <w:rFonts w:asciiTheme="majorBidi" w:eastAsiaTheme="minorHAnsi" w:hAnsiTheme="majorBidi" w:cstheme="majorBidi"/>
          <w:sz w:val="20"/>
          <w:szCs w:val="20"/>
        </w:rPr>
        <w:t xml:space="preserve"> is perhaps the most widely visited and highly venerated tomb in the entire Muslim world. </w:t>
      </w:r>
    </w:p>
  </w:footnote>
  <w:footnote w:id="25">
    <w:p w14:paraId="1E665F41" w14:textId="7B2758C5" w:rsidR="00E815DB" w:rsidRPr="003752F7" w:rsidRDefault="00E815DB" w:rsidP="00FB61E2">
      <w:pPr>
        <w:pStyle w:val="FootnoteText"/>
      </w:pPr>
      <w:r w:rsidRPr="003752F7">
        <w:rPr>
          <w:rStyle w:val="FootnoteReference"/>
        </w:rPr>
        <w:footnoteRef/>
      </w:r>
      <w:r w:rsidRPr="003752F7">
        <w:t xml:space="preserve"> </w:t>
      </w:r>
      <w:r w:rsidRPr="003752F7">
        <w:rPr>
          <w:b/>
          <w:bCs/>
        </w:rPr>
        <w:t xml:space="preserve">The Trumpet Tree Press </w:t>
      </w:r>
      <w:r w:rsidRPr="003752F7">
        <w:t>is, at the time of this writing,</w:t>
      </w:r>
      <w:r w:rsidRPr="003752F7">
        <w:rPr>
          <w:b/>
          <w:bCs/>
        </w:rPr>
        <w:t xml:space="preserve"> </w:t>
      </w:r>
      <w:r w:rsidRPr="003752F7">
        <w:t xml:space="preserve">in its early stages of planning and formation, and </w:t>
      </w:r>
      <w:r w:rsidRPr="003752F7">
        <w:rPr>
          <w:i/>
          <w:iCs/>
        </w:rPr>
        <w:t xml:space="preserve">The First Teaching </w:t>
      </w:r>
      <w:r w:rsidRPr="003752F7">
        <w:t xml:space="preserve">proudly bears its name and logo with the expectation of greater things to come. </w:t>
      </w:r>
    </w:p>
    <w:p w14:paraId="58610326" w14:textId="77777777" w:rsidR="00E815DB" w:rsidRPr="003752F7" w:rsidRDefault="00E815DB" w:rsidP="00E815DB">
      <w:pPr>
        <w:pStyle w:val="FootnoteText"/>
      </w:pPr>
      <w:r w:rsidRPr="003752F7">
        <w:t xml:space="preserve">    </w:t>
      </w:r>
      <w:r w:rsidRPr="003752F7">
        <w:rPr>
          <w:b/>
          <w:bCs/>
        </w:rPr>
        <w:t xml:space="preserve">The Trumpet Tree </w:t>
      </w:r>
      <w:r w:rsidRPr="003752F7">
        <w:t>(Latin:</w:t>
      </w:r>
      <w:r w:rsidRPr="003752F7">
        <w:rPr>
          <w:i/>
          <w:iCs/>
        </w:rPr>
        <w:t xml:space="preserve"> Cecropia peltata</w:t>
      </w:r>
      <w:r w:rsidRPr="003752F7">
        <w:t xml:space="preserve">; Spanish: </w:t>
      </w:r>
      <w:r w:rsidRPr="003752F7">
        <w:rPr>
          <w:i/>
          <w:iCs/>
        </w:rPr>
        <w:t>Yarumo blanco</w:t>
      </w:r>
      <w:r w:rsidRPr="003752F7">
        <w:t xml:space="preserve">; Portuguese: </w:t>
      </w:r>
      <w:r w:rsidRPr="003752F7">
        <w:rPr>
          <w:i/>
          <w:iCs/>
        </w:rPr>
        <w:t>Emba</w:t>
      </w:r>
      <w:r w:rsidRPr="003752F7">
        <w:rPr>
          <w:rFonts w:ascii="Times New Roman" w:hAnsi="Times New Roman" w:cs="Times New Roman"/>
          <w:i/>
          <w:iCs/>
        </w:rPr>
        <w:t>ú</w:t>
      </w:r>
      <w:r w:rsidRPr="003752F7">
        <w:rPr>
          <w:i/>
          <w:iCs/>
        </w:rPr>
        <w:t>ba</w:t>
      </w:r>
      <w:r w:rsidRPr="003752F7">
        <w:t xml:space="preserve">; French: </w:t>
      </w:r>
      <w:r w:rsidRPr="003752F7">
        <w:rPr>
          <w:i/>
          <w:iCs/>
        </w:rPr>
        <w:t>le Coulequin</w:t>
      </w:r>
      <w:r w:rsidRPr="003752F7">
        <w:t xml:space="preserve"> and </w:t>
      </w:r>
      <w:r w:rsidRPr="003752F7">
        <w:rPr>
          <w:i/>
          <w:iCs/>
        </w:rPr>
        <w:t>bois trompete</w:t>
      </w:r>
      <w:r w:rsidRPr="003752F7">
        <w:t>) is a relatively small evergreen tree of the tropical rainforests of Latin America growing at lower and middle altitudes. It is an excellent pioneer species, which typically grows only where the air is pure, providing food, medicinal benefits, and many other uses. Indigenous Nations regard the Trumpet Tree as a “harbinger” of the rainforest, facilitating its return after destruction.</w:t>
      </w:r>
    </w:p>
  </w:footnote>
  <w:footnote w:id="26">
    <w:p w14:paraId="1CC2AE09" w14:textId="77777777" w:rsidR="00E815DB" w:rsidRPr="003752F7" w:rsidRDefault="00E815DB" w:rsidP="00E815DB">
      <w:pPr>
        <w:pStyle w:val="FootnoteText"/>
        <w:rPr>
          <w:rFonts w:eastAsia="Times New Roman"/>
          <w:b/>
          <w:bCs/>
          <w:color w:val="000000" w:themeColor="text1"/>
          <w:kern w:val="0"/>
          <w14:ligatures w14:val="none"/>
        </w:rPr>
      </w:pPr>
      <w:r w:rsidRPr="003752F7">
        <w:rPr>
          <w:rStyle w:val="FootnoteReference"/>
          <w:color w:val="000000" w:themeColor="text1"/>
        </w:rPr>
        <w:footnoteRef/>
      </w:r>
      <w:r w:rsidRPr="003752F7">
        <w:rPr>
          <w:color w:val="000000" w:themeColor="text1"/>
        </w:rPr>
        <w:t xml:space="preserve"> </w:t>
      </w:r>
      <w:r w:rsidRPr="003752F7">
        <w:rPr>
          <w:b/>
          <w:bCs/>
          <w:color w:val="000000" w:themeColor="text1"/>
        </w:rPr>
        <w:t xml:space="preserve">Nusantara </w:t>
      </w:r>
      <w:r w:rsidRPr="003752F7">
        <w:rPr>
          <w:color w:val="000000" w:themeColor="text1"/>
        </w:rPr>
        <w:t>stands for the combined South-East Asian Archipelago States of Indonesia, Malaysia, Brunei, and the Philippines. “</w:t>
      </w:r>
      <w:r w:rsidRPr="003752F7">
        <w:rPr>
          <w:i/>
          <w:iCs/>
          <w:color w:val="000000" w:themeColor="text1"/>
          <w:shd w:val="clear" w:color="auto" w:fill="FFFFFF"/>
        </w:rPr>
        <w:t>Nūsāntara</w:t>
      </w:r>
      <w:r w:rsidRPr="003752F7">
        <w:rPr>
          <w:color w:val="000000" w:themeColor="text1"/>
          <w:shd w:val="clear" w:color="auto" w:fill="FFFFFF"/>
        </w:rPr>
        <w:t>”</w:t>
      </w:r>
      <w:r w:rsidRPr="003752F7">
        <w:rPr>
          <w:color w:val="000000" w:themeColor="text1"/>
        </w:rPr>
        <w:t xml:space="preserve"> is an Old Javanese word, derived from the Sanskrit “</w:t>
      </w:r>
      <w:r w:rsidRPr="003752F7">
        <w:rPr>
          <w:i/>
          <w:iCs/>
          <w:color w:val="000000" w:themeColor="text1"/>
        </w:rPr>
        <w:t>n</w:t>
      </w:r>
      <w:r w:rsidRPr="003752F7">
        <w:rPr>
          <w:i/>
          <w:iCs/>
          <w:color w:val="000000" w:themeColor="text1"/>
          <w:shd w:val="clear" w:color="auto" w:fill="FFFFFF"/>
        </w:rPr>
        <w:t>ū</w:t>
      </w:r>
      <w:r w:rsidRPr="003752F7">
        <w:rPr>
          <w:i/>
          <w:iCs/>
          <w:color w:val="000000" w:themeColor="text1"/>
        </w:rPr>
        <w:t>s</w:t>
      </w:r>
      <w:r w:rsidRPr="003752F7">
        <w:rPr>
          <w:i/>
          <w:iCs/>
          <w:color w:val="000000" w:themeColor="text1"/>
          <w:shd w:val="clear" w:color="auto" w:fill="FFFFFF"/>
        </w:rPr>
        <w:t>ā</w:t>
      </w:r>
      <w:r w:rsidRPr="003752F7">
        <w:rPr>
          <w:color w:val="000000" w:themeColor="text1"/>
        </w:rPr>
        <w:t>” (island) and “</w:t>
      </w:r>
      <w:r w:rsidRPr="003752F7">
        <w:rPr>
          <w:i/>
          <w:iCs/>
          <w:color w:val="000000" w:themeColor="text1"/>
        </w:rPr>
        <w:t>antara</w:t>
      </w:r>
      <w:r w:rsidRPr="003752F7">
        <w:rPr>
          <w:color w:val="000000" w:themeColor="text1"/>
        </w:rPr>
        <w:t xml:space="preserve">” (between or including). Thus, </w:t>
      </w:r>
      <w:r w:rsidRPr="003752F7">
        <w:rPr>
          <w:i/>
          <w:iCs/>
          <w:color w:val="000000" w:themeColor="text1"/>
          <w:shd w:val="clear" w:color="auto" w:fill="FFFFFF"/>
        </w:rPr>
        <w:t>Nūsāntara</w:t>
      </w:r>
      <w:r w:rsidRPr="003752F7">
        <w:rPr>
          <w:color w:val="000000" w:themeColor="text1"/>
          <w:shd w:val="clear" w:color="auto" w:fill="FFFFFF"/>
        </w:rPr>
        <w:t xml:space="preserve"> may be rendered as “the lands between the islands.” Nusantara also refers to the</w:t>
      </w:r>
      <w:r w:rsidRPr="003752F7">
        <w:rPr>
          <w:rFonts w:eastAsia="Times New Roman"/>
          <w:color w:val="000000" w:themeColor="text1"/>
          <w:kern w:val="0"/>
          <w14:ligatures w14:val="none"/>
        </w:rPr>
        <w:t xml:space="preserve"> Nusantara Capital City (Indonesian: </w:t>
      </w:r>
      <w:r w:rsidRPr="003752F7">
        <w:rPr>
          <w:rFonts w:eastAsia="Times New Roman"/>
          <w:i/>
          <w:iCs/>
          <w:color w:val="000000" w:themeColor="text1"/>
          <w:kern w:val="0"/>
          <w14:ligatures w14:val="none"/>
        </w:rPr>
        <w:t>Ibu Kota Nusantara</w:t>
      </w:r>
      <w:r w:rsidRPr="003752F7">
        <w:rPr>
          <w:rFonts w:eastAsia="Times New Roman"/>
          <w:color w:val="000000" w:themeColor="text1"/>
          <w:kern w:val="0"/>
          <w14:ligatures w14:val="none"/>
        </w:rPr>
        <w:t xml:space="preserve">), Indonesia’s planned future capital, located on the Eastern coast of Borneo, which is intended to replace Jakarta as the political and administrative center of the vast Indonesian Archipelago. </w:t>
      </w:r>
    </w:p>
  </w:footnote>
  <w:footnote w:id="27">
    <w:p w14:paraId="739B51F4" w14:textId="25C13EF0" w:rsidR="00E815DB" w:rsidRPr="003752F7" w:rsidRDefault="00E815DB" w:rsidP="00511127">
      <w:pPr>
        <w:rPr>
          <w:rFonts w:ascii="Garamond" w:hAnsi="Garamond"/>
          <w:b/>
          <w:smallCaps/>
          <w:sz w:val="20"/>
          <w:szCs w:val="20"/>
        </w:rPr>
      </w:pPr>
      <w:r w:rsidRPr="003752F7">
        <w:rPr>
          <w:rStyle w:val="FootnoteReference"/>
          <w:color w:val="000000" w:themeColor="text1"/>
          <w:sz w:val="20"/>
          <w:szCs w:val="20"/>
        </w:rPr>
        <w:footnoteRef/>
      </w:r>
      <w:r w:rsidRPr="003752F7">
        <w:rPr>
          <w:color w:val="000000" w:themeColor="text1"/>
          <w:sz w:val="20"/>
          <w:szCs w:val="20"/>
        </w:rPr>
        <w:t xml:space="preserve"> This study is written in Classical Arabic and focuses upon Qur’</w:t>
      </w:r>
      <w:r w:rsidRPr="003752F7">
        <w:rPr>
          <w:rFonts w:asciiTheme="majorBidi" w:hAnsiTheme="majorBidi" w:cstheme="majorBidi"/>
          <w:color w:val="000000" w:themeColor="text1"/>
          <w:sz w:val="20"/>
          <w:szCs w:val="20"/>
        </w:rPr>
        <w:t>ā</w:t>
      </w:r>
      <w:r w:rsidRPr="003752F7">
        <w:rPr>
          <w:color w:val="000000" w:themeColor="text1"/>
          <w:sz w:val="20"/>
          <w:szCs w:val="20"/>
        </w:rPr>
        <w:t xml:space="preserve">nic passages and Prophetic </w:t>
      </w:r>
      <w:r w:rsidRPr="003752F7">
        <w:rPr>
          <w:rFonts w:asciiTheme="majorBidi" w:hAnsiTheme="majorBidi" w:cstheme="majorBidi"/>
          <w:i/>
          <w:iCs/>
          <w:color w:val="000000" w:themeColor="text1"/>
          <w:sz w:val="20"/>
          <w:szCs w:val="20"/>
        </w:rPr>
        <w:t xml:space="preserve">Ḥadīth </w:t>
      </w:r>
      <w:r w:rsidRPr="003752F7">
        <w:rPr>
          <w:rFonts w:asciiTheme="majorBidi" w:hAnsiTheme="majorBidi" w:cstheme="majorBidi"/>
          <w:color w:val="000000" w:themeColor="text1"/>
          <w:sz w:val="20"/>
          <w:szCs w:val="20"/>
        </w:rPr>
        <w:t>related to the Islamic concept of the</w:t>
      </w:r>
      <w:r w:rsidRPr="003752F7">
        <w:rPr>
          <w:i/>
          <w:iCs/>
          <w:color w:val="000000" w:themeColor="text1"/>
          <w:sz w:val="20"/>
          <w:szCs w:val="20"/>
        </w:rPr>
        <w:t xml:space="preserve"> Fi</w:t>
      </w:r>
      <w:r w:rsidRPr="003752F7">
        <w:rPr>
          <w:rFonts w:asciiTheme="majorBidi" w:hAnsiTheme="majorBidi" w:cstheme="majorBidi"/>
          <w:i/>
          <w:iCs/>
          <w:color w:val="000000" w:themeColor="text1"/>
          <w:sz w:val="20"/>
          <w:szCs w:val="20"/>
        </w:rPr>
        <w:t>ṭ</w:t>
      </w:r>
      <w:r w:rsidRPr="003752F7">
        <w:rPr>
          <w:i/>
          <w:iCs/>
          <w:color w:val="000000" w:themeColor="text1"/>
          <w:sz w:val="20"/>
          <w:szCs w:val="20"/>
        </w:rPr>
        <w:t>ra</w:t>
      </w:r>
      <w:r w:rsidRPr="003752F7">
        <w:rPr>
          <w:color w:val="000000" w:themeColor="text1"/>
          <w:sz w:val="20"/>
          <w:szCs w:val="20"/>
        </w:rPr>
        <w:t xml:space="preserve"> (primordial Human </w:t>
      </w:r>
      <w:r w:rsidRPr="003752F7">
        <w:rPr>
          <w:sz w:val="20"/>
          <w:szCs w:val="20"/>
        </w:rPr>
        <w:t>nature) and its relevance in the history of world religion and a number of ancient and current faith Communities—especially the Micro-Religions—but also including Modernist Secular Alternatives to Religion.</w:t>
      </w:r>
    </w:p>
    <w:p w14:paraId="28A3F0CF" w14:textId="77777777" w:rsidR="00E815DB" w:rsidRPr="003752F7" w:rsidRDefault="00E815DB" w:rsidP="00E815DB">
      <w:pPr>
        <w:pStyle w:val="FootnoteText"/>
      </w:pPr>
    </w:p>
  </w:footnote>
  <w:footnote w:id="28">
    <w:p w14:paraId="40FC3F73" w14:textId="77777777" w:rsidR="00E86172" w:rsidRPr="003752F7" w:rsidRDefault="00E86172" w:rsidP="00E86172">
      <w:pPr>
        <w:pStyle w:val="FootnoteText"/>
        <w:rPr>
          <w:rFonts w:ascii="Helvetica Neue" w:hAnsi="Helvetica Neue"/>
          <w:color w:val="1F1F1F"/>
          <w:shd w:val="clear" w:color="auto" w:fill="FFFFFF"/>
        </w:rPr>
      </w:pPr>
      <w:r w:rsidRPr="003752F7">
        <w:rPr>
          <w:rStyle w:val="FootnoteReference"/>
        </w:rPr>
        <w:footnoteRef/>
      </w:r>
      <w:r w:rsidRPr="003752F7">
        <w:t xml:space="preserve"> </w:t>
      </w:r>
      <w:r w:rsidRPr="003752F7">
        <w:rPr>
          <w:rStyle w:val="apple-converted-space"/>
          <w:color w:val="1F1F1F"/>
          <w:shd w:val="clear" w:color="auto" w:fill="FFFFFF"/>
        </w:rPr>
        <w:t xml:space="preserve"> Our English word “translation” comes from the Latin: </w:t>
      </w:r>
      <w:r w:rsidRPr="003752F7">
        <w:rPr>
          <w:i/>
          <w:iCs/>
          <w:color w:val="1F1F1F"/>
          <w:shd w:val="clear" w:color="auto" w:fill="FFFFFF"/>
        </w:rPr>
        <w:t>tr</w:t>
      </w:r>
      <w:r w:rsidRPr="003752F7">
        <w:rPr>
          <w:rFonts w:hint="eastAsia"/>
          <w:i/>
          <w:iCs/>
          <w:color w:val="1F1F1F"/>
          <w:shd w:val="clear" w:color="auto" w:fill="FFFFFF"/>
        </w:rPr>
        <w:t>ā</w:t>
      </w:r>
      <w:r w:rsidRPr="003752F7">
        <w:rPr>
          <w:i/>
          <w:iCs/>
          <w:color w:val="1F1F1F"/>
          <w:shd w:val="clear" w:color="auto" w:fill="FFFFFF"/>
        </w:rPr>
        <w:t>nsl</w:t>
      </w:r>
      <w:r w:rsidRPr="003752F7">
        <w:rPr>
          <w:rFonts w:hint="eastAsia"/>
          <w:i/>
          <w:iCs/>
          <w:color w:val="1F1F1F"/>
          <w:shd w:val="clear" w:color="auto" w:fill="FFFFFF"/>
        </w:rPr>
        <w:t>ā</w:t>
      </w:r>
      <w:r w:rsidRPr="003752F7">
        <w:rPr>
          <w:i/>
          <w:iCs/>
          <w:color w:val="1F1F1F"/>
          <w:shd w:val="clear" w:color="auto" w:fill="FFFFFF"/>
        </w:rPr>
        <w:t>tus</w:t>
      </w:r>
      <w:r w:rsidRPr="003752F7">
        <w:rPr>
          <w:color w:val="1F1F1F"/>
          <w:shd w:val="clear" w:color="auto" w:fill="FFFFFF"/>
        </w:rPr>
        <w:t xml:space="preserve">, which is the perfect passive participle of </w:t>
      </w:r>
      <w:r w:rsidRPr="003752F7">
        <w:rPr>
          <w:rStyle w:val="Strong"/>
          <w:b w:val="0"/>
          <w:bCs w:val="0"/>
          <w:i/>
          <w:iCs/>
          <w:color w:val="202122"/>
          <w:lang w:val="la-Latn"/>
        </w:rPr>
        <w:t>trānsferre, trānsfer</w:t>
      </w:r>
      <w:r w:rsidRPr="003752F7">
        <w:rPr>
          <w:i/>
          <w:iCs/>
          <w:color w:val="000000" w:themeColor="text1"/>
        </w:rPr>
        <w:t>ō</w:t>
      </w:r>
      <w:r w:rsidRPr="003752F7">
        <w:rPr>
          <w:color w:val="000000" w:themeColor="text1"/>
        </w:rPr>
        <w:t xml:space="preserve">, meaning “to bear or carry across or beyond to something else.” Thus, a translation is literally an act of having borne or carried one meaning across to another language or context. Thus, in Mathematics and Physics, “to translate” a body or figure means to move it so that all of its parts travel in the same direction without rotating or changing shape. </w:t>
      </w:r>
    </w:p>
  </w:footnote>
  <w:footnote w:id="29">
    <w:p w14:paraId="2D47DC81" w14:textId="66ED1BF8" w:rsidR="00E86172" w:rsidRPr="003752F7" w:rsidRDefault="00E86172" w:rsidP="00297D6F">
      <w:pPr>
        <w:rPr>
          <w:rFonts w:asciiTheme="majorBidi" w:eastAsiaTheme="minorEastAsia" w:hAnsiTheme="majorBidi" w:cstheme="majorBidi"/>
          <w:color w:val="000000"/>
          <w:sz w:val="20"/>
          <w:szCs w:val="20"/>
        </w:rPr>
      </w:pPr>
      <w:r w:rsidRPr="003752F7">
        <w:rPr>
          <w:rStyle w:val="FootnoteReference"/>
          <w:sz w:val="20"/>
          <w:szCs w:val="20"/>
        </w:rPr>
        <w:footnoteRef/>
      </w:r>
      <w:r w:rsidRPr="003752F7">
        <w:rPr>
          <w:sz w:val="20"/>
          <w:szCs w:val="20"/>
        </w:rPr>
        <w:t xml:space="preserve"> </w:t>
      </w:r>
      <w:r w:rsidRPr="003752F7">
        <w:rPr>
          <w:rFonts w:asciiTheme="majorBidi" w:hAnsiTheme="majorBidi" w:cstheme="majorBidi"/>
          <w:b/>
          <w:bCs/>
          <w:color w:val="202122"/>
          <w:sz w:val="20"/>
          <w:szCs w:val="20"/>
        </w:rPr>
        <w:t>St. Jerome</w:t>
      </w:r>
      <w:r w:rsidRPr="003752F7">
        <w:rPr>
          <w:rFonts w:asciiTheme="majorBidi" w:eastAsiaTheme="minorEastAsia" w:hAnsiTheme="majorBidi" w:cstheme="majorBidi"/>
          <w:color w:val="000000"/>
          <w:sz w:val="20"/>
          <w:szCs w:val="20"/>
        </w:rPr>
        <w:t xml:space="preserve"> (d. 420 CE) or, more fully, Jerome Eusebius Hieronymus, is an important figure of Church history during the fourth and fifth centuries CE. St. Jerome hailed from modern-day Croatia and was a contemporary and close friend of St. Augustine (d. 430 CE) of Hippo in modern-day Tunisia in North Africa. St. Jerome had knowledge of Latin—his native tongue—Greek, and Hebrew. He is the author of </w:t>
      </w:r>
      <w:r w:rsidRPr="003752F7">
        <w:rPr>
          <w:rFonts w:asciiTheme="majorBidi" w:eastAsiaTheme="minorEastAsia" w:hAnsiTheme="majorBidi" w:cstheme="majorBidi"/>
          <w:i/>
          <w:iCs/>
          <w:color w:val="000000"/>
          <w:sz w:val="20"/>
          <w:szCs w:val="20"/>
        </w:rPr>
        <w:t>The Vulgate Bible</w:t>
      </w:r>
      <w:r w:rsidRPr="003752F7">
        <w:rPr>
          <w:rFonts w:asciiTheme="majorBidi" w:eastAsiaTheme="minorEastAsia" w:hAnsiTheme="majorBidi" w:cstheme="majorBidi"/>
          <w:color w:val="000000"/>
          <w:sz w:val="20"/>
          <w:szCs w:val="20"/>
        </w:rPr>
        <w:t xml:space="preserve">, which gets its name from the Latin expression </w:t>
      </w:r>
      <w:r w:rsidRPr="003752F7">
        <w:rPr>
          <w:rFonts w:asciiTheme="majorBidi" w:eastAsiaTheme="minorEastAsia" w:hAnsiTheme="majorBidi" w:cstheme="majorBidi"/>
          <w:i/>
          <w:iCs/>
          <w:color w:val="000000"/>
          <w:sz w:val="20"/>
          <w:szCs w:val="20"/>
        </w:rPr>
        <w:t>editio vulg</w:t>
      </w:r>
      <w:r w:rsidRPr="003752F7">
        <w:rPr>
          <w:rFonts w:asciiTheme="majorBidi" w:hAnsiTheme="majorBidi" w:cstheme="majorBidi"/>
          <w:i/>
          <w:iCs/>
          <w:sz w:val="20"/>
          <w:szCs w:val="20"/>
        </w:rPr>
        <w:t>ā</w:t>
      </w:r>
      <w:r w:rsidRPr="003752F7">
        <w:rPr>
          <w:rFonts w:asciiTheme="majorBidi" w:eastAsiaTheme="minorEastAsia" w:hAnsiTheme="majorBidi" w:cstheme="majorBidi"/>
          <w:i/>
          <w:iCs/>
          <w:color w:val="000000"/>
          <w:sz w:val="20"/>
          <w:szCs w:val="20"/>
        </w:rPr>
        <w:t>tus</w:t>
      </w:r>
      <w:r w:rsidRPr="003752F7">
        <w:rPr>
          <w:rFonts w:asciiTheme="majorBidi" w:eastAsiaTheme="minorEastAsia" w:hAnsiTheme="majorBidi" w:cstheme="majorBidi"/>
          <w:color w:val="000000"/>
          <w:sz w:val="20"/>
          <w:szCs w:val="20"/>
        </w:rPr>
        <w:t xml:space="preserve">, meaning “the common version.” In 382 CE, Pope Damasus I of Rome (d. 384 CE) commissioned Jerome Eusebius Hieronymus, who stood out as a leading Biblical Scholar of his day, to produce a single acceptable Latin version of the Bible to replace the various Old Latin Bibles that were in wide circulation among Latin-speaking Christians in Roman North Africa and Italy but contained extensive variations. In 383 CE, St. Jerome produced an initial translation based on the Latin texts already in circulation, but he then decided that the Latin Old Testament must be translated afresh from the Hebrew text available. This work he did not complete until 405 CE. In the beginning, St. Jerome’s work was met with considerable opposition, and many in the Latin-speaking Church first received his version with much suspicion. St. Jerome’s work seemed to cast doubt upon the Septuagint—the Alexandrian Greek translation of </w:t>
      </w:r>
      <w:r w:rsidR="008664A2" w:rsidRPr="003752F7">
        <w:rPr>
          <w:rFonts w:asciiTheme="majorBidi" w:eastAsiaTheme="minorEastAsia" w:hAnsiTheme="majorBidi" w:cstheme="majorBidi"/>
          <w:color w:val="000000"/>
          <w:sz w:val="20"/>
          <w:szCs w:val="20"/>
        </w:rPr>
        <w:t xml:space="preserve">the </w:t>
      </w:r>
      <w:r w:rsidRPr="003752F7">
        <w:rPr>
          <w:rFonts w:asciiTheme="majorBidi" w:eastAsiaTheme="minorEastAsia" w:hAnsiTheme="majorBidi" w:cstheme="majorBidi"/>
          <w:color w:val="000000"/>
          <w:sz w:val="20"/>
          <w:szCs w:val="20"/>
        </w:rPr>
        <w:t>Old Testament that was produced during the third century BCE—and also was often at variance with the Old Latin versions. Consequently, the Vulgate did not become the common version of the Latin Bible until the second/eighth century during the European Middle Ages, hundreds of years after St. Jerome’s death. From that time on, however, the Vulgate became the only Latin Bible in the West and would remain the common Western Bible until the Reformation in the tenth/sixteenth century. In reality, however, the Old Latin and Vulgate versions of the Bible interacted with each other during this long interim, to the extent that the final Vulgate text became a composite edition and was no longer identical to St. Jerome’s original translation.</w:t>
      </w:r>
      <w:r w:rsidRPr="003752F7">
        <w:rPr>
          <w:rFonts w:asciiTheme="majorBidi" w:eastAsiaTheme="minorEastAsia" w:hAnsiTheme="majorBidi" w:cstheme="majorBidi"/>
          <w:color w:val="18191A"/>
          <w:sz w:val="20"/>
          <w:szCs w:val="20"/>
        </w:rPr>
        <w:t xml:space="preserve"> As for the Old Latin versions of the Bible, there never existed a single Old Latin rendition of the Biblical text. Rather, there were a number of different manuscripts in that tongue that were generally translations of the Septuagint and the Greek New Testament. The various different Old Latin and Old Italic versions of the Old and New Testaments were known as </w:t>
      </w:r>
      <w:r w:rsidRPr="003752F7">
        <w:rPr>
          <w:rFonts w:asciiTheme="majorBidi" w:eastAsiaTheme="minorEastAsia" w:hAnsiTheme="majorBidi" w:cstheme="majorBidi"/>
          <w:i/>
          <w:iCs/>
          <w:color w:val="18191A"/>
          <w:sz w:val="20"/>
          <w:szCs w:val="20"/>
        </w:rPr>
        <w:t>Vetus Latina</w:t>
      </w:r>
      <w:r w:rsidRPr="003752F7">
        <w:rPr>
          <w:rFonts w:asciiTheme="majorBidi" w:eastAsiaTheme="minorEastAsia" w:hAnsiTheme="majorBidi" w:cstheme="majorBidi"/>
          <w:color w:val="18191A"/>
          <w:sz w:val="20"/>
          <w:szCs w:val="20"/>
        </w:rPr>
        <w:t xml:space="preserve"> and </w:t>
      </w:r>
      <w:r w:rsidRPr="003752F7">
        <w:rPr>
          <w:rFonts w:asciiTheme="majorBidi" w:eastAsiaTheme="minorEastAsia" w:hAnsiTheme="majorBidi" w:cstheme="majorBidi"/>
          <w:i/>
          <w:iCs/>
          <w:color w:val="18191A"/>
          <w:sz w:val="20"/>
          <w:szCs w:val="20"/>
        </w:rPr>
        <w:t>Vetus Itala</w:t>
      </w:r>
      <w:r w:rsidRPr="003752F7">
        <w:rPr>
          <w:rFonts w:asciiTheme="majorBidi" w:eastAsiaTheme="minorEastAsia" w:hAnsiTheme="majorBidi" w:cstheme="majorBidi"/>
          <w:color w:val="18191A"/>
          <w:sz w:val="20"/>
          <w:szCs w:val="20"/>
        </w:rPr>
        <w:t xml:space="preserve">. These texts generally show a close relationship to the Septuagint, from which they were usually taken, although some of them may be direct translations from Hebrew. The Old Latin and Italic versions of the Bible were compiled generations prior to the Latin Vulgate translation of the Bible by St. Jerome, which he produced in the fourth century CE and which then became the standard Latin Bible of the Catholic Church in the tenth/sixteenth century. The only surviving manuscripts of the Old Latin Bible today are dated from 350 CE until the thirteenth century. There are numerous variant readings in the Old Latin manuscripts. Passages of the Latin Fathers also are taken from the Old Latin Bible. A number of </w:t>
      </w:r>
      <w:r w:rsidRPr="003752F7">
        <w:rPr>
          <w:rFonts w:asciiTheme="majorBidi" w:eastAsiaTheme="minorEastAsia" w:hAnsiTheme="majorBidi" w:cstheme="majorBidi"/>
          <w:i/>
          <w:iCs/>
          <w:color w:val="18191A"/>
          <w:sz w:val="20"/>
          <w:szCs w:val="20"/>
        </w:rPr>
        <w:t>Vetus Latina</w:t>
      </w:r>
      <w:r w:rsidRPr="003752F7">
        <w:rPr>
          <w:rFonts w:asciiTheme="majorBidi" w:eastAsiaTheme="minorEastAsia" w:hAnsiTheme="majorBidi" w:cstheme="majorBidi"/>
          <w:color w:val="18191A"/>
          <w:sz w:val="20"/>
          <w:szCs w:val="20"/>
        </w:rPr>
        <w:t xml:space="preserve"> manuscripts exist for the four canonical Gospels and contain within themselves substantial differences from each other. No single text of the Old Latin or Old Italic Bible exists today, but Biblical scholarship uses the manuscript fragments of it that have been preserved</w:t>
      </w:r>
      <w:r w:rsidR="005F670E" w:rsidRPr="003752F7">
        <w:rPr>
          <w:rFonts w:asciiTheme="majorBidi" w:hAnsiTheme="majorBidi" w:cstheme="majorBidi"/>
          <w:color w:val="1F1F1F"/>
          <w:sz w:val="20"/>
          <w:szCs w:val="20"/>
        </w:rPr>
        <w:t>.</w:t>
      </w:r>
    </w:p>
  </w:footnote>
  <w:footnote w:id="30">
    <w:p w14:paraId="0AC1FA2E" w14:textId="77777777" w:rsidR="00A778E1" w:rsidRPr="003752F7" w:rsidRDefault="005F670E" w:rsidP="00A778E1">
      <w:pPr>
        <w:pStyle w:val="FootnoteText"/>
        <w:rPr>
          <w:highlight w:val="yellow"/>
        </w:rPr>
      </w:pPr>
      <w:r w:rsidRPr="003752F7">
        <w:rPr>
          <w:rStyle w:val="FootnoteReference"/>
        </w:rPr>
        <w:footnoteRef/>
      </w:r>
      <w:r w:rsidRPr="003752F7">
        <w:t xml:space="preserve"> </w:t>
      </w:r>
      <w:r w:rsidRPr="003752F7">
        <w:rPr>
          <w:rFonts w:eastAsiaTheme="minorEastAsia"/>
          <w:b/>
          <w:bCs/>
          <w:color w:val="000000"/>
        </w:rPr>
        <w:t>Ellipsis</w:t>
      </w:r>
      <w:r w:rsidRPr="003752F7">
        <w:rPr>
          <w:rFonts w:eastAsiaTheme="minorEastAsia"/>
          <w:color w:val="000000"/>
        </w:rPr>
        <w:t xml:space="preserve"> is </w:t>
      </w:r>
      <w:r w:rsidR="007148FF" w:rsidRPr="003752F7">
        <w:rPr>
          <w:rFonts w:eastAsiaTheme="minorEastAsia"/>
          <w:color w:val="000000"/>
        </w:rPr>
        <w:t>universally found in</w:t>
      </w:r>
      <w:r w:rsidRPr="003752F7">
        <w:rPr>
          <w:rFonts w:eastAsiaTheme="minorEastAsia"/>
          <w:color w:val="000000"/>
        </w:rPr>
        <w:t xml:space="preserve"> Human languages.</w:t>
      </w:r>
      <w:r w:rsidRPr="003752F7">
        <w:rPr>
          <w:color w:val="1F1F1F"/>
        </w:rPr>
        <w:t xml:space="preserve"> Our word “ellipsis” comes from the Greek:</w:t>
      </w:r>
      <w:r w:rsidRPr="003752F7">
        <w:rPr>
          <w:rStyle w:val="Heading3Char"/>
          <w:rFonts w:asciiTheme="majorBidi" w:hAnsiTheme="majorBidi"/>
          <w:color w:val="1F1F1F"/>
          <w:sz w:val="20"/>
          <w:szCs w:val="20"/>
        </w:rPr>
        <w:t xml:space="preserve"> </w:t>
      </w:r>
      <w:r w:rsidR="00F679B3" w:rsidRPr="003752F7">
        <w:rPr>
          <w:rStyle w:val="Heading3Char"/>
          <w:rFonts w:asciiTheme="majorBidi" w:hAnsiTheme="majorBidi"/>
          <w:i/>
          <w:iCs/>
          <w:color w:val="1F1F1F"/>
          <w:sz w:val="20"/>
          <w:szCs w:val="20"/>
        </w:rPr>
        <w:t>’</w:t>
      </w:r>
      <w:r w:rsidR="001C3E64" w:rsidRPr="003752F7">
        <w:rPr>
          <w:i/>
          <w:iCs/>
          <w:color w:val="001D35"/>
          <w:shd w:val="clear" w:color="auto" w:fill="FFFFFF"/>
        </w:rPr>
        <w:t>élleipsis,</w:t>
      </w:r>
      <w:r w:rsidR="006054F1" w:rsidRPr="003752F7">
        <w:rPr>
          <w:i/>
          <w:iCs/>
          <w:color w:val="001D35"/>
          <w:shd w:val="clear" w:color="auto" w:fill="FFFFFF"/>
        </w:rPr>
        <w:t xml:space="preserve"> ἔλλειψις;</w:t>
      </w:r>
      <w:r w:rsidR="001C3E64" w:rsidRPr="003752F7">
        <w:rPr>
          <w:color w:val="001D35"/>
          <w:shd w:val="clear" w:color="auto" w:fill="FFFFFF"/>
        </w:rPr>
        <w:t xml:space="preserve"> </w:t>
      </w:r>
      <w:r w:rsidR="006054F1" w:rsidRPr="003752F7">
        <w:rPr>
          <w:i/>
          <w:iCs/>
          <w:color w:val="001D35"/>
          <w:shd w:val="clear" w:color="auto" w:fill="FFFFFF"/>
        </w:rPr>
        <w:t>é</w:t>
      </w:r>
      <w:r w:rsidRPr="003752F7">
        <w:rPr>
          <w:rStyle w:val="Heading3Char"/>
          <w:rFonts w:asciiTheme="majorBidi" w:hAnsiTheme="majorBidi"/>
          <w:i/>
          <w:iCs/>
          <w:color w:val="1F1F1F"/>
          <w:sz w:val="20"/>
          <w:szCs w:val="20"/>
        </w:rPr>
        <w:t>lleips</w:t>
      </w:r>
      <w:r w:rsidRPr="003752F7">
        <w:rPr>
          <w:i/>
          <w:iCs/>
          <w:color w:val="000000" w:themeColor="text1"/>
        </w:rPr>
        <w:t>ē</w:t>
      </w:r>
      <w:r w:rsidRPr="003752F7">
        <w:rPr>
          <w:rStyle w:val="Heading3Char"/>
          <w:rFonts w:asciiTheme="majorBidi" w:hAnsiTheme="majorBidi"/>
          <w:color w:val="1F1F1F"/>
          <w:sz w:val="20"/>
          <w:szCs w:val="20"/>
        </w:rPr>
        <w:t xml:space="preserve">; </w:t>
      </w:r>
      <w:r w:rsidRPr="003752F7">
        <w:rPr>
          <w:rStyle w:val="y2iqfc"/>
          <w:i/>
          <w:iCs/>
          <w:color w:val="1F1F1F"/>
          <w:lang w:val="el-GR"/>
        </w:rPr>
        <w:t>έλλειψη</w:t>
      </w:r>
      <w:r w:rsidRPr="003752F7">
        <w:rPr>
          <w:rStyle w:val="y2iqfc"/>
          <w:rFonts w:eastAsiaTheme="majorEastAsia"/>
          <w:color w:val="1F1F1F"/>
        </w:rPr>
        <w:t xml:space="preserve"> and </w:t>
      </w:r>
      <w:r w:rsidR="006054F1" w:rsidRPr="003752F7">
        <w:rPr>
          <w:i/>
          <w:iCs/>
          <w:color w:val="001D35"/>
          <w:shd w:val="clear" w:color="auto" w:fill="FFFFFF"/>
        </w:rPr>
        <w:t>é</w:t>
      </w:r>
      <w:r w:rsidRPr="003752F7">
        <w:rPr>
          <w:i/>
          <w:iCs/>
          <w:color w:val="000000"/>
        </w:rPr>
        <w:t>lleipsis</w:t>
      </w:r>
      <w:r w:rsidRPr="003752F7">
        <w:rPr>
          <w:color w:val="000000"/>
        </w:rPr>
        <w:t>,</w:t>
      </w:r>
      <w:r w:rsidRPr="003752F7">
        <w:rPr>
          <w:b/>
          <w:bCs/>
          <w:i/>
          <w:iCs/>
          <w:color w:val="000000"/>
        </w:rPr>
        <w:t xml:space="preserve"> </w:t>
      </w:r>
      <w:r w:rsidRPr="003752F7">
        <w:rPr>
          <w:rStyle w:val="y2iqfc"/>
          <w:i/>
          <w:iCs/>
          <w:color w:val="1F1F1F"/>
          <w:lang w:val="el-GR"/>
        </w:rPr>
        <w:t>έ</w:t>
      </w:r>
      <w:r w:rsidRPr="003752F7">
        <w:rPr>
          <w:i/>
          <w:iCs/>
          <w:color w:val="001D35"/>
          <w:shd w:val="clear" w:color="auto" w:fill="FFFFFF"/>
        </w:rPr>
        <w:t>λλειψ</w:t>
      </w:r>
      <w:r w:rsidRPr="003752F7">
        <w:rPr>
          <w:i/>
          <w:iCs/>
          <w:color w:val="000000" w:themeColor="text1"/>
        </w:rPr>
        <w:t>ις</w:t>
      </w:r>
      <w:r w:rsidRPr="003752F7">
        <w:rPr>
          <w:color w:val="1F1F1F"/>
        </w:rPr>
        <w:t xml:space="preserve">), meaning “omission” and “leaving [something] out.” Linguistically, ellipsis occurs whenever words or speech are </w:t>
      </w:r>
      <w:r w:rsidR="007148FF" w:rsidRPr="003752F7">
        <w:rPr>
          <w:color w:val="1F1F1F"/>
        </w:rPr>
        <w:t xml:space="preserve">understood or </w:t>
      </w:r>
      <w:r w:rsidRPr="003752F7">
        <w:rPr>
          <w:color w:val="1F1F1F"/>
        </w:rPr>
        <w:t xml:space="preserve">left out of the full expression because they are adequately </w:t>
      </w:r>
      <w:r w:rsidR="007148FF" w:rsidRPr="003752F7">
        <w:rPr>
          <w:color w:val="1F1F1F"/>
        </w:rPr>
        <w:t>apprehended</w:t>
      </w:r>
      <w:r w:rsidRPr="003752F7">
        <w:rPr>
          <w:color w:val="1F1F1F"/>
        </w:rPr>
        <w:t xml:space="preserve"> in </w:t>
      </w:r>
      <w:r w:rsidRPr="003752F7">
        <w:rPr>
          <w:color w:val="1F1F1F"/>
          <w:highlight w:val="yellow"/>
        </w:rPr>
        <w:t>context</w:t>
      </w:r>
      <w:r w:rsidRPr="003752F7">
        <w:rPr>
          <w:highlight w:val="yellow"/>
        </w:rPr>
        <w:t xml:space="preserve">. </w:t>
      </w:r>
      <w:r w:rsidR="00A778E1" w:rsidRPr="003752F7">
        <w:rPr>
          <w:highlight w:val="yellow"/>
        </w:rPr>
        <w:t>Ellipsis is often more emotive and suggestive than fully expressed statements. Thus, for example, William Shakespeare (d. 1025/1616) draws upon ellipsis in his presentation of the overpowering grief of King Lear when he realizes that his daughter Cordelia, who alone was true to him, is now dead:</w:t>
      </w:r>
    </w:p>
    <w:p w14:paraId="4EA76B4F" w14:textId="77777777" w:rsidR="00A778E1" w:rsidRPr="003752F7" w:rsidRDefault="00A778E1" w:rsidP="00A778E1">
      <w:pPr>
        <w:pStyle w:val="FootnoteText"/>
        <w:ind w:left="720" w:firstLine="720"/>
        <w:rPr>
          <w:highlight w:val="yellow"/>
        </w:rPr>
      </w:pPr>
      <w:r w:rsidRPr="003752F7">
        <w:rPr>
          <w:highlight w:val="yellow"/>
        </w:rPr>
        <w:t>No, no, no life!</w:t>
      </w:r>
    </w:p>
    <w:p w14:paraId="07CCA32C" w14:textId="77777777" w:rsidR="00A778E1" w:rsidRPr="003752F7" w:rsidRDefault="00A778E1" w:rsidP="00A778E1">
      <w:pPr>
        <w:pStyle w:val="FootnoteText"/>
        <w:ind w:left="720" w:firstLine="720"/>
        <w:rPr>
          <w:highlight w:val="yellow"/>
        </w:rPr>
      </w:pPr>
      <w:r w:rsidRPr="003752F7">
        <w:rPr>
          <w:highlight w:val="yellow"/>
        </w:rPr>
        <w:t>Why should a dog, a horse, a rat, have life,</w:t>
      </w:r>
    </w:p>
    <w:p w14:paraId="509C90EC" w14:textId="77777777" w:rsidR="00A778E1" w:rsidRPr="003752F7" w:rsidRDefault="00A778E1" w:rsidP="00A778E1">
      <w:pPr>
        <w:pStyle w:val="FootnoteText"/>
        <w:ind w:left="720" w:firstLine="720"/>
        <w:rPr>
          <w:highlight w:val="yellow"/>
        </w:rPr>
      </w:pPr>
      <w:r w:rsidRPr="003752F7">
        <w:rPr>
          <w:highlight w:val="yellow"/>
        </w:rPr>
        <w:t>and thou no breath at all. Thou’lt come no more,</w:t>
      </w:r>
    </w:p>
    <w:p w14:paraId="21708195" w14:textId="77777777" w:rsidR="00A778E1" w:rsidRPr="003752F7" w:rsidRDefault="00A778E1" w:rsidP="00A778E1">
      <w:pPr>
        <w:pStyle w:val="FootnoteText"/>
        <w:ind w:left="720" w:firstLine="720"/>
        <w:rPr>
          <w:highlight w:val="yellow"/>
        </w:rPr>
      </w:pPr>
      <w:r w:rsidRPr="003752F7">
        <w:rPr>
          <w:highlight w:val="yellow"/>
        </w:rPr>
        <w:t>never, never, never, never, never!</w:t>
      </w:r>
    </w:p>
    <w:p w14:paraId="7427EE6B" w14:textId="3F848636" w:rsidR="00A778E1" w:rsidRPr="003752F7" w:rsidRDefault="00A778E1" w:rsidP="00A778E1">
      <w:pPr>
        <w:pStyle w:val="FootnoteText"/>
        <w:rPr>
          <w:highlight w:val="yellow"/>
        </w:rPr>
      </w:pPr>
      <w:r w:rsidRPr="003752F7">
        <w:rPr>
          <w:highlight w:val="yellow"/>
        </w:rPr>
        <w:t>Similarly, John Milton uses ellipsis in Samson Agonistes, when the blinded Samson bewails his virtually self-inflicted blindness, while Samson’s blindness also echoes Milton’s personal experience of loss of sight during the last years of his life:</w:t>
      </w:r>
    </w:p>
    <w:p w14:paraId="3AF26F0A" w14:textId="77777777" w:rsidR="00A778E1" w:rsidRPr="003752F7" w:rsidRDefault="00A778E1" w:rsidP="00A778E1">
      <w:pPr>
        <w:pStyle w:val="FootnoteText"/>
        <w:rPr>
          <w:highlight w:val="yellow"/>
        </w:rPr>
      </w:pPr>
      <w:r w:rsidRPr="003752F7">
        <w:rPr>
          <w:highlight w:val="yellow"/>
        </w:rPr>
        <w:t xml:space="preserve">                        O dark, dark, dark, amid the blaze of noon,</w:t>
      </w:r>
    </w:p>
    <w:p w14:paraId="019AA954" w14:textId="77777777" w:rsidR="00A778E1" w:rsidRPr="003752F7" w:rsidRDefault="00A778E1" w:rsidP="00A778E1">
      <w:pPr>
        <w:pStyle w:val="FootnoteText"/>
        <w:rPr>
          <w:highlight w:val="yellow"/>
        </w:rPr>
      </w:pPr>
      <w:r w:rsidRPr="003752F7">
        <w:rPr>
          <w:highlight w:val="yellow"/>
        </w:rPr>
        <w:t xml:space="preserve">                        Irrecoverably dark, total eclipse</w:t>
      </w:r>
    </w:p>
    <w:p w14:paraId="255EB510" w14:textId="77777777" w:rsidR="00A778E1" w:rsidRPr="003752F7" w:rsidRDefault="00A778E1" w:rsidP="00A778E1">
      <w:pPr>
        <w:pStyle w:val="FootnoteText"/>
        <w:rPr>
          <w:highlight w:val="yellow"/>
        </w:rPr>
      </w:pPr>
      <w:r w:rsidRPr="003752F7">
        <w:rPr>
          <w:highlight w:val="yellow"/>
        </w:rPr>
        <w:t xml:space="preserve">                        Without all hope of day!</w:t>
      </w:r>
    </w:p>
    <w:p w14:paraId="4491E941" w14:textId="5D1C4753" w:rsidR="004A483D" w:rsidRPr="003752F7" w:rsidRDefault="00A778E1" w:rsidP="00A778E1">
      <w:pPr>
        <w:pStyle w:val="FootnoteText"/>
        <w:rPr>
          <w:rFonts w:eastAsiaTheme="minorEastAsia"/>
          <w:color w:val="000000"/>
        </w:rPr>
      </w:pPr>
      <w:r w:rsidRPr="003752F7">
        <w:rPr>
          <w:highlight w:val="yellow"/>
        </w:rPr>
        <w:t xml:space="preserve">     Arabic is a highly </w:t>
      </w:r>
      <w:r w:rsidRPr="003752F7">
        <w:rPr>
          <w:b/>
          <w:bCs/>
          <w:highlight w:val="yellow"/>
        </w:rPr>
        <w:t>elliptical language</w:t>
      </w:r>
      <w:r w:rsidRPr="003752F7">
        <w:rPr>
          <w:highlight w:val="yellow"/>
        </w:rPr>
        <w:t>, which makes extensive of ellipsis, and directly engages and honors the listener or reader through the phenomenon of ellipsis, by actively involving them in constructing the messag</w:t>
      </w:r>
      <w:r w:rsidRPr="003752F7">
        <w:t xml:space="preserve">e. </w:t>
      </w:r>
      <w:r w:rsidR="004A483D" w:rsidRPr="003752F7">
        <w:rPr>
          <w:color w:val="181818"/>
          <w:kern w:val="36"/>
        </w:rPr>
        <w:t xml:space="preserve">In Arabic, there are two </w:t>
      </w:r>
      <w:r w:rsidR="001265A2" w:rsidRPr="003752F7">
        <w:rPr>
          <w:color w:val="181818"/>
          <w:kern w:val="36"/>
        </w:rPr>
        <w:t>standard</w:t>
      </w:r>
      <w:r w:rsidR="004A483D" w:rsidRPr="003752F7">
        <w:rPr>
          <w:color w:val="181818"/>
          <w:kern w:val="36"/>
        </w:rPr>
        <w:t xml:space="preserve"> types of ellipsis: 1) Estimative ellipsis (</w:t>
      </w:r>
      <w:r w:rsidR="004A483D" w:rsidRPr="003752F7">
        <w:rPr>
          <w:i/>
          <w:iCs/>
          <w:color w:val="181818"/>
          <w:kern w:val="36"/>
        </w:rPr>
        <w:t>al-taqd</w:t>
      </w:r>
      <w:r w:rsidR="004A483D" w:rsidRPr="003752F7">
        <w:rPr>
          <w:i/>
          <w:iCs/>
        </w:rPr>
        <w:t>ī</w:t>
      </w:r>
      <w:r w:rsidR="004A483D" w:rsidRPr="003752F7">
        <w:rPr>
          <w:i/>
          <w:iCs/>
          <w:color w:val="181818"/>
          <w:kern w:val="36"/>
        </w:rPr>
        <w:t>r</w:t>
      </w:r>
      <w:r w:rsidR="004A483D" w:rsidRPr="003752F7">
        <w:rPr>
          <w:color w:val="181818"/>
          <w:kern w:val="36"/>
        </w:rPr>
        <w:t>), in which the reader or listener “estimates” and adds an elided word or expression</w:t>
      </w:r>
      <w:r w:rsidR="005A0ABC" w:rsidRPr="003752F7">
        <w:rPr>
          <w:color w:val="181818"/>
          <w:kern w:val="36"/>
        </w:rPr>
        <w:t>—</w:t>
      </w:r>
      <w:r w:rsidR="001265A2" w:rsidRPr="003752F7">
        <w:rPr>
          <w:color w:val="181818"/>
          <w:kern w:val="36"/>
        </w:rPr>
        <w:t xml:space="preserve">but </w:t>
      </w:r>
      <w:r w:rsidR="005A0ABC" w:rsidRPr="003752F7">
        <w:rPr>
          <w:color w:val="181818"/>
          <w:kern w:val="36"/>
        </w:rPr>
        <w:t xml:space="preserve">as if that ellipsis had always been “estimated” but </w:t>
      </w:r>
      <w:r w:rsidR="001265A2" w:rsidRPr="003752F7">
        <w:rPr>
          <w:color w:val="181818"/>
          <w:kern w:val="36"/>
        </w:rPr>
        <w:t xml:space="preserve">was never </w:t>
      </w:r>
      <w:r w:rsidR="005A0ABC" w:rsidRPr="003752F7">
        <w:rPr>
          <w:color w:val="181818"/>
          <w:kern w:val="36"/>
        </w:rPr>
        <w:t xml:space="preserve">actually </w:t>
      </w:r>
      <w:r w:rsidR="001265A2" w:rsidRPr="003752F7">
        <w:rPr>
          <w:color w:val="181818"/>
          <w:kern w:val="36"/>
        </w:rPr>
        <w:t>there as</w:t>
      </w:r>
      <w:r w:rsidR="007148FF" w:rsidRPr="003752F7">
        <w:rPr>
          <w:color w:val="181818"/>
          <w:kern w:val="36"/>
        </w:rPr>
        <w:t xml:space="preserve"> part of the text,</w:t>
      </w:r>
      <w:r w:rsidR="004A483D" w:rsidRPr="003752F7">
        <w:rPr>
          <w:color w:val="181818"/>
          <w:kern w:val="36"/>
        </w:rPr>
        <w:t xml:space="preserve"> and 2) </w:t>
      </w:r>
      <w:r w:rsidR="008077F6" w:rsidRPr="003752F7">
        <w:rPr>
          <w:color w:val="181818"/>
          <w:kern w:val="36"/>
        </w:rPr>
        <w:t>exclusive ellipsis (</w:t>
      </w:r>
      <w:r w:rsidR="008077F6" w:rsidRPr="003752F7">
        <w:rPr>
          <w:i/>
          <w:iCs/>
          <w:color w:val="181818"/>
          <w:kern w:val="36"/>
        </w:rPr>
        <w:t>al-</w:t>
      </w:r>
      <w:r w:rsidR="008077F6" w:rsidRPr="003752F7">
        <w:rPr>
          <w:i/>
          <w:iCs/>
        </w:rPr>
        <w:t>ḥ</w:t>
      </w:r>
      <w:r w:rsidR="008077F6" w:rsidRPr="003752F7">
        <w:rPr>
          <w:i/>
          <w:iCs/>
          <w:color w:val="181818"/>
          <w:kern w:val="36"/>
        </w:rPr>
        <w:t>adhf</w:t>
      </w:r>
      <w:r w:rsidR="008077F6" w:rsidRPr="003752F7">
        <w:rPr>
          <w:color w:val="181818"/>
          <w:kern w:val="36"/>
        </w:rPr>
        <w:t>), in which the reader or listener re</w:t>
      </w:r>
      <w:r w:rsidR="001265A2" w:rsidRPr="003752F7">
        <w:rPr>
          <w:color w:val="181818"/>
          <w:kern w:val="36"/>
        </w:rPr>
        <w:t>installs</w:t>
      </w:r>
      <w:r w:rsidR="008077F6" w:rsidRPr="003752F7">
        <w:rPr>
          <w:color w:val="181818"/>
          <w:kern w:val="36"/>
        </w:rPr>
        <w:t xml:space="preserve"> a</w:t>
      </w:r>
      <w:r w:rsidR="005A0ABC" w:rsidRPr="003752F7">
        <w:rPr>
          <w:color w:val="181818"/>
          <w:kern w:val="36"/>
        </w:rPr>
        <w:t>n</w:t>
      </w:r>
      <w:r w:rsidR="008077F6" w:rsidRPr="003752F7">
        <w:rPr>
          <w:color w:val="181818"/>
          <w:kern w:val="36"/>
        </w:rPr>
        <w:t xml:space="preserve"> ellipsis that has been </w:t>
      </w:r>
      <w:r w:rsidR="005A0ABC" w:rsidRPr="003752F7">
        <w:rPr>
          <w:color w:val="181818"/>
          <w:kern w:val="36"/>
        </w:rPr>
        <w:t>omitted</w:t>
      </w:r>
      <w:r w:rsidR="007148FF" w:rsidRPr="003752F7">
        <w:rPr>
          <w:color w:val="181818"/>
          <w:kern w:val="36"/>
        </w:rPr>
        <w:t xml:space="preserve">, as if that ellipsis had been part of the </w:t>
      </w:r>
      <w:r w:rsidR="001265A2" w:rsidRPr="003752F7">
        <w:rPr>
          <w:color w:val="181818"/>
          <w:kern w:val="36"/>
        </w:rPr>
        <w:t>communication</w:t>
      </w:r>
      <w:r w:rsidR="007148FF" w:rsidRPr="003752F7">
        <w:rPr>
          <w:color w:val="181818"/>
          <w:kern w:val="36"/>
        </w:rPr>
        <w:t xml:space="preserve"> but then</w:t>
      </w:r>
      <w:r w:rsidR="001265A2" w:rsidRPr="003752F7">
        <w:rPr>
          <w:color w:val="181818"/>
          <w:kern w:val="36"/>
        </w:rPr>
        <w:t xml:space="preserve"> was metaphorically “</w:t>
      </w:r>
      <w:r w:rsidR="007148FF" w:rsidRPr="003752F7">
        <w:rPr>
          <w:color w:val="181818"/>
          <w:kern w:val="36"/>
        </w:rPr>
        <w:t>taken out</w:t>
      </w:r>
      <w:r w:rsidR="008077F6" w:rsidRPr="003752F7">
        <w:rPr>
          <w:color w:val="181818"/>
          <w:kern w:val="36"/>
        </w:rPr>
        <w:t>.</w:t>
      </w:r>
      <w:r w:rsidR="001265A2" w:rsidRPr="003752F7">
        <w:rPr>
          <w:color w:val="181818"/>
          <w:kern w:val="36"/>
        </w:rPr>
        <w:t>”</w:t>
      </w:r>
      <w:r w:rsidR="008077F6" w:rsidRPr="003752F7">
        <w:rPr>
          <w:color w:val="181818"/>
          <w:kern w:val="36"/>
        </w:rPr>
        <w:t xml:space="preserve"> An example of estimative ellipsis (</w:t>
      </w:r>
      <w:r w:rsidR="008077F6" w:rsidRPr="003752F7">
        <w:rPr>
          <w:i/>
          <w:iCs/>
          <w:color w:val="181818"/>
          <w:kern w:val="36"/>
        </w:rPr>
        <w:t>al-taqd</w:t>
      </w:r>
      <w:r w:rsidR="008077F6" w:rsidRPr="003752F7">
        <w:rPr>
          <w:i/>
          <w:iCs/>
        </w:rPr>
        <w:t>ī</w:t>
      </w:r>
      <w:r w:rsidR="008077F6" w:rsidRPr="003752F7">
        <w:rPr>
          <w:i/>
          <w:iCs/>
          <w:color w:val="181818"/>
          <w:kern w:val="36"/>
        </w:rPr>
        <w:t>r</w:t>
      </w:r>
      <w:r w:rsidR="008077F6" w:rsidRPr="003752F7">
        <w:rPr>
          <w:color w:val="181818"/>
          <w:kern w:val="36"/>
        </w:rPr>
        <w:t xml:space="preserve">), according to standard </w:t>
      </w:r>
      <w:r w:rsidR="008077F6" w:rsidRPr="003752F7">
        <w:t xml:space="preserve">Qur’ānic commentary, occurs at the beginning of the first verse of the first Qur’ānic Chapter, </w:t>
      </w:r>
      <w:r w:rsidR="008077F6" w:rsidRPr="003752F7">
        <w:rPr>
          <w:i/>
          <w:iCs/>
        </w:rPr>
        <w:t>al-Fātiḥa</w:t>
      </w:r>
      <w:r w:rsidR="008077F6" w:rsidRPr="003752F7">
        <w:t>, the Opening: “Praise be to God, the Lord of the Worlds”</w:t>
      </w:r>
      <w:r w:rsidR="00D1349B" w:rsidRPr="003752F7">
        <w:t xml:space="preserve"> (The Opening, 1:1).</w:t>
      </w:r>
      <w:r w:rsidR="008077F6" w:rsidRPr="003752F7">
        <w:t xml:space="preserve"> Here the ellipsis is: </w:t>
      </w:r>
      <w:r w:rsidR="008077F6" w:rsidRPr="003752F7">
        <w:rPr>
          <w:i/>
          <w:iCs/>
        </w:rPr>
        <w:t>Qūlū</w:t>
      </w:r>
      <w:r w:rsidR="008077F6" w:rsidRPr="003752F7">
        <w:t xml:space="preserve"> (Say [</w:t>
      </w:r>
      <w:r w:rsidR="001265A2" w:rsidRPr="003752F7">
        <w:t>all of you</w:t>
      </w:r>
      <w:r w:rsidR="008077F6" w:rsidRPr="003752F7">
        <w:t xml:space="preserve">]), which is dictated </w:t>
      </w:r>
      <w:r w:rsidR="00D1349B" w:rsidRPr="003752F7">
        <w:t>by the fourth verse: “You alone do we worship, and You alone do was ask for help.” An example of exclusive ellipsis (</w:t>
      </w:r>
      <w:r w:rsidR="00D1349B" w:rsidRPr="003752F7">
        <w:rPr>
          <w:i/>
          <w:iCs/>
          <w:color w:val="181818"/>
          <w:kern w:val="36"/>
        </w:rPr>
        <w:t>al-</w:t>
      </w:r>
      <w:r w:rsidR="00D1349B" w:rsidRPr="003752F7">
        <w:rPr>
          <w:i/>
          <w:iCs/>
        </w:rPr>
        <w:t>ḥ</w:t>
      </w:r>
      <w:r w:rsidR="00D1349B" w:rsidRPr="003752F7">
        <w:rPr>
          <w:i/>
          <w:iCs/>
          <w:color w:val="181818"/>
          <w:kern w:val="36"/>
        </w:rPr>
        <w:t>adhf</w:t>
      </w:r>
      <w:r w:rsidR="00D1349B" w:rsidRPr="003752F7">
        <w:rPr>
          <w:color w:val="181818"/>
          <w:kern w:val="36"/>
        </w:rPr>
        <w:t>) is in the first</w:t>
      </w:r>
      <w:r w:rsidR="001265A2" w:rsidRPr="003752F7">
        <w:rPr>
          <w:color w:val="181818"/>
          <w:kern w:val="36"/>
        </w:rPr>
        <w:t xml:space="preserve"> and second</w:t>
      </w:r>
      <w:r w:rsidR="00D1349B" w:rsidRPr="003752F7">
        <w:rPr>
          <w:color w:val="181818"/>
          <w:kern w:val="36"/>
        </w:rPr>
        <w:t xml:space="preserve"> verse</w:t>
      </w:r>
      <w:r w:rsidR="001265A2" w:rsidRPr="003752F7">
        <w:rPr>
          <w:color w:val="181818"/>
          <w:kern w:val="36"/>
        </w:rPr>
        <w:t>s</w:t>
      </w:r>
      <w:r w:rsidR="00D1349B" w:rsidRPr="003752F7">
        <w:rPr>
          <w:color w:val="181818"/>
          <w:kern w:val="36"/>
        </w:rPr>
        <w:t xml:space="preserve"> of the fiftieth Chapter, </w:t>
      </w:r>
      <w:r w:rsidR="00D1349B" w:rsidRPr="003752F7">
        <w:rPr>
          <w:i/>
          <w:iCs/>
          <w:color w:val="181818"/>
          <w:kern w:val="36"/>
        </w:rPr>
        <w:t>Q</w:t>
      </w:r>
      <w:r w:rsidR="00D1349B" w:rsidRPr="003752F7">
        <w:rPr>
          <w:i/>
          <w:iCs/>
        </w:rPr>
        <w:t>ā</w:t>
      </w:r>
      <w:r w:rsidR="00D1349B" w:rsidRPr="003752F7">
        <w:rPr>
          <w:i/>
          <w:iCs/>
          <w:color w:val="181818"/>
          <w:kern w:val="36"/>
        </w:rPr>
        <w:t>f</w:t>
      </w:r>
      <w:r w:rsidR="00D1349B" w:rsidRPr="003752F7">
        <w:rPr>
          <w:color w:val="181818"/>
          <w:kern w:val="36"/>
        </w:rPr>
        <w:t xml:space="preserve">: </w:t>
      </w:r>
      <w:r w:rsidR="001265A2" w:rsidRPr="003752F7">
        <w:rPr>
          <w:color w:val="181818"/>
          <w:kern w:val="36"/>
        </w:rPr>
        <w:t>“</w:t>
      </w:r>
      <w:r w:rsidR="00D1349B" w:rsidRPr="003752F7">
        <w:rPr>
          <w:i/>
          <w:iCs/>
          <w:color w:val="181818"/>
          <w:kern w:val="36"/>
        </w:rPr>
        <w:t>Q</w:t>
      </w:r>
      <w:r w:rsidR="00D1349B" w:rsidRPr="003752F7">
        <w:rPr>
          <w:i/>
          <w:iCs/>
        </w:rPr>
        <w:t>ā</w:t>
      </w:r>
      <w:r w:rsidR="00D1349B" w:rsidRPr="003752F7">
        <w:rPr>
          <w:i/>
          <w:iCs/>
          <w:color w:val="181818"/>
          <w:kern w:val="36"/>
        </w:rPr>
        <w:t>f</w:t>
      </w:r>
      <w:r w:rsidR="00D1349B" w:rsidRPr="003752F7">
        <w:rPr>
          <w:color w:val="181818"/>
          <w:kern w:val="36"/>
        </w:rPr>
        <w:t xml:space="preserve">, by the Glorious </w:t>
      </w:r>
      <w:r w:rsidR="00D1349B" w:rsidRPr="003752F7">
        <w:t xml:space="preserve">Qur’ān, rather they are amazed that a </w:t>
      </w:r>
      <w:r w:rsidR="005A0ABC" w:rsidRPr="003752F7">
        <w:t>Warner</w:t>
      </w:r>
      <w:r w:rsidR="00D1349B" w:rsidRPr="003752F7">
        <w:t xml:space="preserve"> has come to them</w:t>
      </w:r>
      <w:r w:rsidR="007148FF" w:rsidRPr="003752F7">
        <w:t xml:space="preserve"> from among themselves</w:t>
      </w:r>
      <w:r w:rsidR="005A0ABC" w:rsidRPr="003752F7">
        <w:t>…</w:t>
      </w:r>
      <w:r w:rsidR="00D1349B" w:rsidRPr="003752F7">
        <w:t>” (</w:t>
      </w:r>
      <w:r w:rsidR="00D1349B" w:rsidRPr="003752F7">
        <w:rPr>
          <w:i/>
          <w:iCs/>
          <w:color w:val="181818"/>
          <w:kern w:val="36"/>
        </w:rPr>
        <w:t>Q</w:t>
      </w:r>
      <w:r w:rsidR="00D1349B" w:rsidRPr="003752F7">
        <w:rPr>
          <w:i/>
          <w:iCs/>
        </w:rPr>
        <w:t>ā</w:t>
      </w:r>
      <w:r w:rsidR="00D1349B" w:rsidRPr="003752F7">
        <w:rPr>
          <w:i/>
          <w:iCs/>
          <w:color w:val="181818"/>
          <w:kern w:val="36"/>
        </w:rPr>
        <w:t>f</w:t>
      </w:r>
      <w:r w:rsidR="00D1349B" w:rsidRPr="003752F7">
        <w:rPr>
          <w:color w:val="181818"/>
          <w:kern w:val="36"/>
        </w:rPr>
        <w:t>, 50:1</w:t>
      </w:r>
      <w:r w:rsidR="005A0ABC" w:rsidRPr="003752F7">
        <w:rPr>
          <w:color w:val="181818"/>
          <w:kern w:val="36"/>
        </w:rPr>
        <w:t>-2). Here the ellipsis is: “</w:t>
      </w:r>
      <w:r w:rsidR="005A0ABC" w:rsidRPr="003752F7">
        <w:rPr>
          <w:i/>
          <w:iCs/>
          <w:color w:val="181818"/>
          <w:kern w:val="36"/>
        </w:rPr>
        <w:t>Q</w:t>
      </w:r>
      <w:r w:rsidR="005A0ABC" w:rsidRPr="003752F7">
        <w:rPr>
          <w:i/>
          <w:iCs/>
        </w:rPr>
        <w:t>ā</w:t>
      </w:r>
      <w:r w:rsidR="005A0ABC" w:rsidRPr="003752F7">
        <w:rPr>
          <w:i/>
          <w:iCs/>
          <w:color w:val="181818"/>
          <w:kern w:val="36"/>
        </w:rPr>
        <w:t>f</w:t>
      </w:r>
      <w:r w:rsidR="005A0ABC" w:rsidRPr="003752F7">
        <w:rPr>
          <w:color w:val="181818"/>
          <w:kern w:val="36"/>
        </w:rPr>
        <w:t xml:space="preserve">, by the Glorious </w:t>
      </w:r>
      <w:r w:rsidR="005A0ABC" w:rsidRPr="003752F7">
        <w:t xml:space="preserve">Qur’ān, [truly </w:t>
      </w:r>
      <w:r w:rsidR="007148FF" w:rsidRPr="003752F7">
        <w:t>Humankind will be resurrected from the dead</w:t>
      </w:r>
      <w:r w:rsidR="005A0ABC" w:rsidRPr="003752F7">
        <w:t>], rather they</w:t>
      </w:r>
      <w:r w:rsidR="003F1EEB" w:rsidRPr="003752F7">
        <w:t xml:space="preserve"> [the Meccan disbelievers]</w:t>
      </w:r>
      <w:r w:rsidR="005A0ABC" w:rsidRPr="003752F7">
        <w:t xml:space="preserve"> are filled with amazement that a Warner has come to them</w:t>
      </w:r>
      <w:r w:rsidR="007148FF" w:rsidRPr="003752F7">
        <w:t xml:space="preserve"> from among themselves</w:t>
      </w:r>
      <w:r w:rsidR="005A0ABC" w:rsidRPr="003752F7">
        <w:t>…”.</w:t>
      </w:r>
    </w:p>
    <w:p w14:paraId="6B358B60" w14:textId="1D106383" w:rsidR="005E6FEE" w:rsidRPr="003752F7" w:rsidRDefault="005E6FEE" w:rsidP="005E6FEE">
      <w:pPr>
        <w:pStyle w:val="FootnoteText"/>
        <w:rPr>
          <w:ins w:id="161" w:author="Umar Abd-Allah" w:date="2022-02-01T13:16:00Z"/>
        </w:rPr>
      </w:pPr>
      <w:r w:rsidRPr="003752F7">
        <w:t xml:space="preserve">      I</w:t>
      </w:r>
      <w:ins w:id="162" w:author="Umar Abd-Allah" w:date="2022-02-01T13:16:00Z">
        <w:r w:rsidRPr="003752F7">
          <w:t>t must be emphasized that ellipsis in Arabic is not arbitrary</w:t>
        </w:r>
      </w:ins>
      <w:r w:rsidRPr="003752F7">
        <w:t xml:space="preserve"> or </w:t>
      </w:r>
      <w:r w:rsidRPr="003752F7">
        <w:t>subjective but follows set grammatical rules and semantic indications</w:t>
      </w:r>
      <w:r w:rsidRPr="003752F7">
        <w:t xml:space="preserve">. On this basis, however, the “readily understood” or “self-understood” ellipsis </w:t>
      </w:r>
      <w:r w:rsidRPr="003752F7">
        <w:rPr>
          <w:rFonts w:eastAsiaTheme="minorEastAsia"/>
          <w:color w:val="000000"/>
        </w:rPr>
        <w:t>(</w:t>
      </w:r>
      <w:r w:rsidRPr="003752F7">
        <w:rPr>
          <w:rFonts w:eastAsiaTheme="minorEastAsia"/>
          <w:i/>
          <w:iCs/>
          <w:color w:val="000000"/>
        </w:rPr>
        <w:t>al-</w:t>
      </w:r>
      <w:r w:rsidRPr="003752F7">
        <w:rPr>
          <w:i/>
          <w:iCs/>
        </w:rPr>
        <w:t>ḥ</w:t>
      </w:r>
      <w:r w:rsidRPr="003752F7">
        <w:rPr>
          <w:rFonts w:eastAsiaTheme="minorEastAsia"/>
          <w:i/>
          <w:iCs/>
          <w:color w:val="000000"/>
        </w:rPr>
        <w:t>adhf wa al-taqd</w:t>
      </w:r>
      <w:r w:rsidRPr="003752F7">
        <w:rPr>
          <w:i/>
          <w:iCs/>
        </w:rPr>
        <w:t>ī</w:t>
      </w:r>
      <w:r w:rsidRPr="003752F7">
        <w:rPr>
          <w:rFonts w:eastAsiaTheme="minorEastAsia"/>
          <w:i/>
          <w:iCs/>
          <w:color w:val="000000"/>
        </w:rPr>
        <w:t>r</w:t>
      </w:r>
      <w:r w:rsidRPr="003752F7">
        <w:rPr>
          <w:rFonts w:eastAsiaTheme="minorEastAsia"/>
          <w:color w:val="000000"/>
        </w:rPr>
        <w:t>)</w:t>
      </w:r>
      <w:r w:rsidRPr="003752F7">
        <w:rPr>
          <w:rFonts w:eastAsiaTheme="minorEastAsia"/>
          <w:color w:val="000000"/>
        </w:rPr>
        <w:t xml:space="preserve"> </w:t>
      </w:r>
      <w:r w:rsidRPr="003752F7">
        <w:t xml:space="preserve">that runs through the entirety of the </w:t>
      </w:r>
      <w:ins w:id="163" w:author="Umar Abd-Allah" w:date="2022-02-01T13:16:00Z">
        <w:r w:rsidRPr="003752F7">
          <w:t>Qur’ān</w:t>
        </w:r>
      </w:ins>
      <w:r w:rsidRPr="003752F7">
        <w:t xml:space="preserve"> is essential to its purpose and sense of life. </w:t>
      </w:r>
      <w:r w:rsidRPr="003752F7">
        <w:rPr>
          <w:rFonts w:eastAsiaTheme="minorEastAsia"/>
          <w:color w:val="000000"/>
        </w:rPr>
        <w:t xml:space="preserve">Although </w:t>
      </w:r>
      <w:r w:rsidRPr="003752F7">
        <w:rPr>
          <w:rFonts w:eastAsiaTheme="minorEastAsia"/>
          <w:color w:val="000000"/>
        </w:rPr>
        <w:t>this ellipsis</w:t>
      </w:r>
      <w:r w:rsidRPr="003752F7">
        <w:rPr>
          <w:rFonts w:eastAsiaTheme="minorEastAsia"/>
          <w:color w:val="000000"/>
        </w:rPr>
        <w:t xml:space="preserve"> is “self-understood” in a pristine Arabic medium, it requires elucidation today, which </w:t>
      </w:r>
      <w:r w:rsidRPr="003752F7">
        <w:rPr>
          <w:rFonts w:eastAsiaTheme="minorEastAsia"/>
          <w:color w:val="000000"/>
        </w:rPr>
        <w:t xml:space="preserve">then </w:t>
      </w:r>
      <w:ins w:id="164" w:author="Umar Abd-Allah" w:date="2022-02-01T13:16:00Z">
        <w:r w:rsidRPr="003752F7">
          <w:rPr>
            <w:rFonts w:eastAsiaTheme="minorEastAsia"/>
            <w:color w:val="000000"/>
          </w:rPr>
          <w:t xml:space="preserve">makes the whole of the </w:t>
        </w:r>
        <w:r w:rsidRPr="003752F7">
          <w:t xml:space="preserve">Qur’ān read with an </w:t>
        </w:r>
      </w:ins>
      <w:r w:rsidRPr="003752F7">
        <w:t xml:space="preserve">flowing </w:t>
      </w:r>
      <w:ins w:id="165" w:author="Umar Abd-Allah" w:date="2022-02-01T13:16:00Z">
        <w:r w:rsidRPr="003752F7">
          <w:t xml:space="preserve">eloquence that is “beyond words.” </w:t>
        </w:r>
      </w:ins>
      <w:r w:rsidRPr="003752F7">
        <w:t>S</w:t>
      </w:r>
      <w:ins w:id="166" w:author="Umar Abd-Allah" w:date="2022-02-01T13:16:00Z">
        <w:r w:rsidRPr="003752F7">
          <w:t xml:space="preserve">uch power of </w:t>
        </w:r>
      </w:ins>
      <w:r w:rsidRPr="003752F7">
        <w:t>the elliptical style</w:t>
      </w:r>
      <w:ins w:id="167" w:author="Umar Abd-Allah" w:date="2022-02-01T13:16:00Z">
        <w:r w:rsidRPr="003752F7">
          <w:t xml:space="preserve"> lies at the foundation of what the Arabs </w:t>
        </w:r>
      </w:ins>
      <w:r w:rsidRPr="003752F7">
        <w:t>valued as</w:t>
      </w:r>
      <w:ins w:id="168" w:author="Umar Abd-Allah" w:date="2022-02-01T13:16:00Z">
        <w:r w:rsidRPr="003752F7">
          <w:t xml:space="preserve"> “succin</w:t>
        </w:r>
      </w:ins>
      <w:r w:rsidRPr="003752F7">
        <w:t>c</w:t>
      </w:r>
      <w:ins w:id="169" w:author="Umar Abd-Allah" w:date="2022-02-01T13:16:00Z">
        <w:r w:rsidRPr="003752F7">
          <w:t>tness” (</w:t>
        </w:r>
        <w:r w:rsidRPr="003752F7">
          <w:rPr>
            <w:i/>
            <w:iCs/>
          </w:rPr>
          <w:t>al-ījāz</w:t>
        </w:r>
        <w:r w:rsidRPr="003752F7">
          <w:t>), which</w:t>
        </w:r>
      </w:ins>
      <w:r w:rsidRPr="003752F7">
        <w:t>—</w:t>
      </w:r>
      <w:ins w:id="170" w:author="Umar Abd-Allah" w:date="2022-02-01T13:16:00Z">
        <w:r w:rsidRPr="003752F7">
          <w:t>in their view like that of the Ancients in general</w:t>
        </w:r>
      </w:ins>
      <w:r w:rsidRPr="003752F7">
        <w:t>—</w:t>
      </w:r>
      <w:ins w:id="171" w:author="Umar Abd-Allah" w:date="2022-02-01T13:16:00Z">
        <w:r w:rsidRPr="003752F7">
          <w:t xml:space="preserve">was essential to </w:t>
        </w:r>
      </w:ins>
      <w:r w:rsidRPr="003752F7">
        <w:t>wisdom and the articulation of good speech</w:t>
      </w:r>
      <w:ins w:id="172" w:author="Umar Abd-Allah" w:date="2022-02-01T13:16:00Z">
        <w:r w:rsidRPr="003752F7">
          <w:t>. Such succinctness</w:t>
        </w:r>
      </w:ins>
      <w:r w:rsidRPr="003752F7">
        <w:t>—</w:t>
      </w:r>
      <w:ins w:id="173" w:author="Umar Abd-Allah" w:date="2022-02-01T13:16:00Z">
        <w:r w:rsidRPr="003752F7">
          <w:t>based especially on elipticism</w:t>
        </w:r>
      </w:ins>
      <w:r w:rsidRPr="003752F7">
        <w:t>—i</w:t>
      </w:r>
      <w:ins w:id="174" w:author="Umar Abd-Allah" w:date="2022-02-01T13:16:00Z">
        <w:r w:rsidRPr="003752F7">
          <w:t xml:space="preserve">s integral to the ancient Arabic idiom and the language of the Qur’ān and authentic Prophetic </w:t>
        </w:r>
      </w:ins>
      <w:r w:rsidRPr="003752F7">
        <w:rPr>
          <w:i/>
          <w:iCs/>
        </w:rPr>
        <w:t>Ḥadīth</w:t>
      </w:r>
      <w:ins w:id="175" w:author="Umar Abd-Allah" w:date="2022-02-01T13:16:00Z">
        <w:r w:rsidRPr="003752F7">
          <w:t xml:space="preserve">. </w:t>
        </w:r>
      </w:ins>
      <w:r w:rsidRPr="003752F7">
        <w:t>Moreover</w:t>
      </w:r>
      <w:ins w:id="176" w:author="Umar Abd-Allah" w:date="2022-02-01T13:16:00Z">
        <w:r w:rsidRPr="003752F7">
          <w:t xml:space="preserve">, eliptical </w:t>
        </w:r>
      </w:ins>
      <w:r w:rsidRPr="003752F7">
        <w:t>language—</w:t>
      </w:r>
      <w:ins w:id="177" w:author="Umar Abd-Allah" w:date="2022-02-01T13:16:00Z">
        <w:r w:rsidRPr="003752F7">
          <w:t>in Arabic and other languages</w:t>
        </w:r>
      </w:ins>
      <w:r w:rsidRPr="003752F7">
        <w:t>—</w:t>
      </w:r>
      <w:ins w:id="178" w:author="Umar Abd-Allah" w:date="2022-02-01T13:16:00Z">
        <w:r w:rsidRPr="003752F7">
          <w:t>is associative. It works th</w:t>
        </w:r>
      </w:ins>
      <w:r w:rsidRPr="003752F7">
        <w:t>r</w:t>
      </w:r>
      <w:ins w:id="179" w:author="Umar Abd-Allah" w:date="2022-02-01T13:16:00Z">
        <w:r w:rsidRPr="003752F7">
          <w:t>ough a process of “mental osmosis” that provides an “insti</w:t>
        </w:r>
      </w:ins>
      <w:r w:rsidRPr="003752F7">
        <w:t>n</w:t>
      </w:r>
      <w:ins w:id="180" w:author="Umar Abd-Allah" w:date="2022-02-01T13:16:00Z">
        <w:r w:rsidRPr="003752F7">
          <w:t>ctive feel” for the language, while imparting intangible qualities of mean</w:t>
        </w:r>
      </w:ins>
      <w:r w:rsidRPr="003752F7">
        <w:t>ing</w:t>
      </w:r>
      <w:ins w:id="181" w:author="Umar Abd-Allah" w:date="2022-02-01T13:16:00Z">
        <w:r w:rsidRPr="003752F7">
          <w:t xml:space="preserve"> that have their own inner life and reality.</w:t>
        </w:r>
      </w:ins>
    </w:p>
    <w:p w14:paraId="173D71FA" w14:textId="77777777" w:rsidR="005E6FEE" w:rsidRPr="003752F7" w:rsidRDefault="005E6FEE" w:rsidP="004A483D">
      <w:pPr>
        <w:pStyle w:val="FootnoteText"/>
        <w:rPr>
          <w:rFonts w:eastAsiaTheme="minorEastAsia"/>
          <w:color w:val="000000"/>
        </w:rPr>
      </w:pPr>
    </w:p>
    <w:p w14:paraId="06206207" w14:textId="77777777" w:rsidR="004A483D" w:rsidRPr="003752F7" w:rsidRDefault="004A483D" w:rsidP="00C0134E">
      <w:pPr>
        <w:pStyle w:val="FootnoteText"/>
        <w:rPr>
          <w:rFonts w:eastAsiaTheme="minorEastAsia"/>
          <w:color w:val="000000"/>
        </w:rPr>
      </w:pPr>
    </w:p>
    <w:p w14:paraId="240ABFC3" w14:textId="04BDEDC7" w:rsidR="00C0134E" w:rsidRPr="003752F7" w:rsidRDefault="00C0134E" w:rsidP="005F670E">
      <w:pPr>
        <w:pStyle w:val="FootnoteText"/>
      </w:pPr>
    </w:p>
  </w:footnote>
  <w:footnote w:id="31">
    <w:p w14:paraId="67A3C3C5" w14:textId="559760D6" w:rsidR="00F02814" w:rsidRPr="003752F7" w:rsidRDefault="00B028EC" w:rsidP="000E02EC">
      <w:pPr>
        <w:pStyle w:val="FootnoteText"/>
      </w:pPr>
      <w:r w:rsidRPr="003752F7">
        <w:rPr>
          <w:rStyle w:val="FootnoteReference"/>
        </w:rPr>
        <w:footnoteRef/>
      </w:r>
      <w:r w:rsidRPr="003752F7">
        <w:t xml:space="preserve"> </w:t>
      </w:r>
      <w:r w:rsidRPr="003752F7">
        <w:rPr>
          <w:b/>
          <w:bCs/>
        </w:rPr>
        <w:t>Thomas Mann</w:t>
      </w:r>
      <w:r w:rsidRPr="003752F7">
        <w:t xml:space="preserve"> (d.</w:t>
      </w:r>
      <w:r w:rsidR="004B64C6" w:rsidRPr="003752F7">
        <w:t xml:space="preserve"> 1374/</w:t>
      </w:r>
      <w:r w:rsidRPr="003752F7">
        <w:t>1955)</w:t>
      </w:r>
      <w:r w:rsidR="00F02814" w:rsidRPr="003752F7">
        <w:t xml:space="preserve"> or, more fully, Paul Thomas Mann</w:t>
      </w:r>
      <w:r w:rsidR="001E0802" w:rsidRPr="003752F7">
        <w:t xml:space="preserve"> was a noted German novelist, short story writer, social critic, essayist, and philanthropist of the fourteenth/twentieth century</w:t>
      </w:r>
      <w:r w:rsidRPr="003752F7">
        <w:t>.</w:t>
      </w:r>
      <w:r w:rsidR="001E0802" w:rsidRPr="003752F7">
        <w:t xml:space="preserve"> He was awarded the Nobel Prize in Literature in </w:t>
      </w:r>
      <w:r w:rsidR="00405635" w:rsidRPr="003752F7">
        <w:t>1343/</w:t>
      </w:r>
      <w:r w:rsidR="001E0802" w:rsidRPr="003752F7">
        <w:t>1929.</w:t>
      </w:r>
      <w:r w:rsidR="00057641" w:rsidRPr="003752F7">
        <w:t xml:space="preserve"> He fled to Switzerland when Adolf Hitler </w:t>
      </w:r>
      <w:r w:rsidR="000E02EC" w:rsidRPr="003752F7">
        <w:t xml:space="preserve">(d. </w:t>
      </w:r>
      <w:r w:rsidR="00405635" w:rsidRPr="003752F7">
        <w:t>1364/</w:t>
      </w:r>
      <w:r w:rsidR="000E02EC" w:rsidRPr="003752F7">
        <w:t xml:space="preserve">1945) </w:t>
      </w:r>
      <w:r w:rsidR="00057641" w:rsidRPr="003752F7">
        <w:t xml:space="preserve">came to power in </w:t>
      </w:r>
      <w:r w:rsidR="00672C08" w:rsidRPr="003752F7">
        <w:t>1352/</w:t>
      </w:r>
      <w:r w:rsidR="00057641" w:rsidRPr="003752F7">
        <w:t xml:space="preserve">1933. </w:t>
      </w:r>
      <w:r w:rsidR="00BE482E" w:rsidRPr="003752F7">
        <w:t xml:space="preserve">When World War II broke out in </w:t>
      </w:r>
      <w:r w:rsidR="00672C08" w:rsidRPr="003752F7">
        <w:t>1358/</w:t>
      </w:r>
      <w:r w:rsidR="00BE482E" w:rsidRPr="003752F7">
        <w:t xml:space="preserve">1939, he took refuge in the United States but returned to Switzerland in </w:t>
      </w:r>
      <w:r w:rsidR="00514F21" w:rsidRPr="003752F7">
        <w:t>1371/</w:t>
      </w:r>
      <w:r w:rsidR="00BE482E" w:rsidRPr="003752F7">
        <w:t xml:space="preserve">1952. </w:t>
      </w:r>
      <w:r w:rsidR="00F66B41" w:rsidRPr="003752F7">
        <w:t>Thomas Mann</w:t>
      </w:r>
      <w:r w:rsidR="000E02EC" w:rsidRPr="003752F7">
        <w:t xml:space="preserve"> </w:t>
      </w:r>
      <w:r w:rsidR="00F66B41" w:rsidRPr="003752F7">
        <w:t xml:space="preserve">stands out as </w:t>
      </w:r>
      <w:r w:rsidR="000E02EC" w:rsidRPr="003752F7">
        <w:t xml:space="preserve">one of the best-known and most successful exponents of </w:t>
      </w:r>
      <w:r w:rsidR="000E02EC" w:rsidRPr="003752F7">
        <w:rPr>
          <w:i/>
          <w:iCs/>
        </w:rPr>
        <w:t>Exilliteratur</w:t>
      </w:r>
      <w:r w:rsidR="000E02EC" w:rsidRPr="003752F7">
        <w:t xml:space="preserve"> or German literature written in exile by those who opposed fascism and the Hitler regime. </w:t>
      </w:r>
    </w:p>
  </w:footnote>
  <w:footnote w:id="32">
    <w:p w14:paraId="71E6E5EF" w14:textId="72436521" w:rsidR="00392ACB" w:rsidRPr="003752F7" w:rsidRDefault="00392ACB" w:rsidP="007B77B5">
      <w:pPr>
        <w:pStyle w:val="NormalWeb"/>
        <w:spacing w:before="0" w:beforeAutospacing="0" w:after="0" w:afterAutospacing="0"/>
        <w:rPr>
          <w:sz w:val="20"/>
          <w:szCs w:val="20"/>
        </w:rPr>
      </w:pPr>
      <w:r w:rsidRPr="003752F7">
        <w:rPr>
          <w:rStyle w:val="FootnoteReference"/>
          <w:sz w:val="20"/>
          <w:szCs w:val="20"/>
        </w:rPr>
        <w:footnoteRef/>
      </w:r>
      <w:r w:rsidRPr="003752F7">
        <w:rPr>
          <w:sz w:val="20"/>
          <w:szCs w:val="20"/>
        </w:rPr>
        <w:t xml:space="preserve"> </w:t>
      </w:r>
      <w:r w:rsidRPr="003752F7">
        <w:rPr>
          <w:b/>
          <w:bCs/>
          <w:sz w:val="20"/>
          <w:szCs w:val="20"/>
        </w:rPr>
        <w:t xml:space="preserve">Samuel Johnson </w:t>
      </w:r>
      <w:r w:rsidRPr="003752F7">
        <w:rPr>
          <w:sz w:val="20"/>
          <w:szCs w:val="20"/>
        </w:rPr>
        <w:t>(d.</w:t>
      </w:r>
      <w:r w:rsidR="004744B8" w:rsidRPr="003752F7">
        <w:rPr>
          <w:sz w:val="20"/>
          <w:szCs w:val="20"/>
        </w:rPr>
        <w:t xml:space="preserve"> 1199/</w:t>
      </w:r>
      <w:r w:rsidR="00210A1D" w:rsidRPr="003752F7">
        <w:rPr>
          <w:sz w:val="20"/>
          <w:szCs w:val="20"/>
        </w:rPr>
        <w:t>1784</w:t>
      </w:r>
      <w:r w:rsidRPr="003752F7">
        <w:rPr>
          <w:sz w:val="20"/>
          <w:szCs w:val="20"/>
        </w:rPr>
        <w:t>)</w:t>
      </w:r>
      <w:r w:rsidR="00AD05F1" w:rsidRPr="003752F7">
        <w:rPr>
          <w:sz w:val="20"/>
          <w:szCs w:val="20"/>
        </w:rPr>
        <w:t>, who is often referred to as Dr. Johnson,</w:t>
      </w:r>
      <w:r w:rsidR="0009262E" w:rsidRPr="003752F7">
        <w:rPr>
          <w:sz w:val="20"/>
          <w:szCs w:val="20"/>
        </w:rPr>
        <w:t xml:space="preserve"> was a</w:t>
      </w:r>
      <w:r w:rsidR="00AD05F1" w:rsidRPr="003752F7">
        <w:rPr>
          <w:sz w:val="20"/>
          <w:szCs w:val="20"/>
        </w:rPr>
        <w:t xml:space="preserve">n </w:t>
      </w:r>
      <w:r w:rsidR="0009262E" w:rsidRPr="003752F7">
        <w:rPr>
          <w:sz w:val="20"/>
          <w:szCs w:val="20"/>
        </w:rPr>
        <w:t xml:space="preserve">English writer, poet, playwright, essayist, Moralist, literary critic, biographer, editor, </w:t>
      </w:r>
      <w:r w:rsidR="00AD05F1" w:rsidRPr="003752F7">
        <w:rPr>
          <w:sz w:val="20"/>
          <w:szCs w:val="20"/>
        </w:rPr>
        <w:t xml:space="preserve">and </w:t>
      </w:r>
      <w:r w:rsidR="0009262E" w:rsidRPr="003752F7">
        <w:rPr>
          <w:sz w:val="20"/>
          <w:szCs w:val="20"/>
        </w:rPr>
        <w:t>lexicographer</w:t>
      </w:r>
      <w:r w:rsidR="00AD05F1" w:rsidRPr="003752F7">
        <w:rPr>
          <w:sz w:val="20"/>
          <w:szCs w:val="20"/>
        </w:rPr>
        <w:t>. He was also a devout Anglican and</w:t>
      </w:r>
      <w:r w:rsidR="0009262E" w:rsidRPr="003752F7">
        <w:rPr>
          <w:sz w:val="20"/>
          <w:szCs w:val="20"/>
        </w:rPr>
        <w:t xml:space="preserve"> writer of </w:t>
      </w:r>
      <w:r w:rsidR="00AD05F1" w:rsidRPr="003752F7">
        <w:rPr>
          <w:sz w:val="20"/>
          <w:szCs w:val="20"/>
        </w:rPr>
        <w:t xml:space="preserve">Church </w:t>
      </w:r>
      <w:r w:rsidR="0009262E" w:rsidRPr="003752F7">
        <w:rPr>
          <w:sz w:val="20"/>
          <w:szCs w:val="20"/>
        </w:rPr>
        <w:t xml:space="preserve">sermons. </w:t>
      </w:r>
      <w:r w:rsidR="00AD05F1" w:rsidRPr="003752F7">
        <w:rPr>
          <w:sz w:val="20"/>
          <w:szCs w:val="20"/>
        </w:rPr>
        <w:t>Johnson</w:t>
      </w:r>
      <w:r w:rsidR="00F81783" w:rsidRPr="003752F7">
        <w:rPr>
          <w:sz w:val="20"/>
          <w:szCs w:val="20"/>
        </w:rPr>
        <w:t xml:space="preserve"> stands out as one of the most distinguished “men of letters” in English history. </w:t>
      </w:r>
      <w:r w:rsidR="005D173F" w:rsidRPr="003752F7">
        <w:rPr>
          <w:sz w:val="20"/>
          <w:szCs w:val="20"/>
        </w:rPr>
        <w:t xml:space="preserve">He compiled his famous lexicon, </w:t>
      </w:r>
      <w:r w:rsidR="005D173F" w:rsidRPr="003752F7">
        <w:rPr>
          <w:i/>
          <w:iCs/>
          <w:sz w:val="20"/>
          <w:szCs w:val="20"/>
        </w:rPr>
        <w:t>A Dictionary of the English Language</w:t>
      </w:r>
      <w:r w:rsidR="005D173F" w:rsidRPr="003752F7">
        <w:rPr>
          <w:sz w:val="20"/>
          <w:szCs w:val="20"/>
        </w:rPr>
        <w:t xml:space="preserve"> (</w:t>
      </w:r>
      <w:r w:rsidR="00B51B9B" w:rsidRPr="003752F7">
        <w:rPr>
          <w:sz w:val="20"/>
          <w:szCs w:val="20"/>
        </w:rPr>
        <w:t>1168/</w:t>
      </w:r>
      <w:r w:rsidR="005D173F" w:rsidRPr="003752F7">
        <w:rPr>
          <w:sz w:val="20"/>
          <w:szCs w:val="20"/>
        </w:rPr>
        <w:t>1755)</w:t>
      </w:r>
      <w:r w:rsidR="00E439C7" w:rsidRPr="003752F7">
        <w:rPr>
          <w:sz w:val="20"/>
          <w:szCs w:val="20"/>
        </w:rPr>
        <w:t>, after nine years of work, and it has been acclaimed as “</w:t>
      </w:r>
      <w:r w:rsidR="00CB5184" w:rsidRPr="003752F7">
        <w:rPr>
          <w:sz w:val="20"/>
          <w:szCs w:val="20"/>
        </w:rPr>
        <w:t>one of the greatest single achievements of scholarship.”</w:t>
      </w:r>
      <w:r w:rsidR="00AD05F1" w:rsidRPr="003752F7">
        <w:rPr>
          <w:sz w:val="20"/>
          <w:szCs w:val="20"/>
        </w:rPr>
        <w:t xml:space="preserve"> The quotation is taken from the Preface of his </w:t>
      </w:r>
      <w:r w:rsidR="00AD05F1" w:rsidRPr="003752F7">
        <w:rPr>
          <w:i/>
          <w:iCs/>
          <w:sz w:val="20"/>
          <w:szCs w:val="20"/>
        </w:rPr>
        <w:t>Dictionary of the English Language</w:t>
      </w:r>
      <w:r w:rsidR="00196FA7" w:rsidRPr="003752F7">
        <w:rPr>
          <w:sz w:val="20"/>
          <w:szCs w:val="20"/>
        </w:rPr>
        <w:t>.</w:t>
      </w:r>
    </w:p>
  </w:footnote>
  <w:footnote w:id="33">
    <w:p w14:paraId="14BFCEF9" w14:textId="22631012" w:rsidR="00580F7F" w:rsidRPr="003752F7" w:rsidRDefault="00580F7F" w:rsidP="000D076F">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Thomas Peacock</w:t>
      </w:r>
      <w:r w:rsidRPr="003752F7">
        <w:rPr>
          <w:rFonts w:asciiTheme="majorBidi" w:hAnsiTheme="majorBidi" w:cstheme="majorBidi"/>
          <w:sz w:val="20"/>
          <w:szCs w:val="20"/>
        </w:rPr>
        <w:t xml:space="preserve"> (d. </w:t>
      </w:r>
      <w:r w:rsidR="000C44DD" w:rsidRPr="003752F7">
        <w:rPr>
          <w:rFonts w:asciiTheme="majorBidi" w:hAnsiTheme="majorBidi" w:cstheme="majorBidi"/>
          <w:sz w:val="20"/>
          <w:szCs w:val="20"/>
        </w:rPr>
        <w:t>1282/</w:t>
      </w:r>
      <w:r w:rsidRPr="003752F7">
        <w:rPr>
          <w:rFonts w:asciiTheme="majorBidi" w:hAnsiTheme="majorBidi" w:cstheme="majorBidi"/>
          <w:sz w:val="20"/>
          <w:szCs w:val="20"/>
        </w:rPr>
        <w:t>1866) or, more fully, Thomas Love Peacock</w:t>
      </w:r>
      <w:r w:rsidR="005410C8" w:rsidRPr="003752F7">
        <w:rPr>
          <w:rFonts w:asciiTheme="majorBidi" w:hAnsiTheme="majorBidi" w:cstheme="majorBidi"/>
          <w:color w:val="202122"/>
          <w:sz w:val="20"/>
          <w:szCs w:val="20"/>
        </w:rPr>
        <w:t xml:space="preserve"> was an English novelist, poet, and official of the East India Company. He was a close friend of the Romantic poet Percy Bysshe Shelley</w:t>
      </w:r>
      <w:r w:rsidR="00666DB4" w:rsidRPr="003752F7">
        <w:rPr>
          <w:rFonts w:asciiTheme="majorBidi" w:hAnsiTheme="majorBidi" w:cstheme="majorBidi"/>
          <w:color w:val="202122"/>
          <w:sz w:val="20"/>
          <w:szCs w:val="20"/>
        </w:rPr>
        <w:t xml:space="preserve"> (d. </w:t>
      </w:r>
      <w:r w:rsidR="005D3482" w:rsidRPr="003752F7">
        <w:rPr>
          <w:rFonts w:asciiTheme="majorBidi" w:hAnsiTheme="majorBidi" w:cstheme="majorBidi"/>
          <w:color w:val="202122"/>
          <w:sz w:val="20"/>
          <w:szCs w:val="20"/>
        </w:rPr>
        <w:t>1237/</w:t>
      </w:r>
      <w:r w:rsidR="00666DB4" w:rsidRPr="003752F7">
        <w:rPr>
          <w:rFonts w:asciiTheme="majorBidi" w:hAnsiTheme="majorBidi" w:cstheme="majorBidi"/>
          <w:color w:val="202122"/>
          <w:sz w:val="20"/>
          <w:szCs w:val="20"/>
        </w:rPr>
        <w:t>1822)</w:t>
      </w:r>
      <w:r w:rsidR="0062626B" w:rsidRPr="003752F7">
        <w:rPr>
          <w:rFonts w:asciiTheme="majorBidi" w:hAnsiTheme="majorBidi" w:cstheme="majorBidi"/>
          <w:color w:val="202122"/>
          <w:sz w:val="20"/>
          <w:szCs w:val="20"/>
        </w:rPr>
        <w:t xml:space="preserve">, and the two of them influenced each other’s writing. </w:t>
      </w:r>
      <w:r w:rsidR="00EF7839" w:rsidRPr="003752F7">
        <w:rPr>
          <w:rFonts w:asciiTheme="majorBidi" w:hAnsiTheme="majorBidi" w:cstheme="majorBidi"/>
          <w:color w:val="202122"/>
          <w:sz w:val="20"/>
          <w:szCs w:val="20"/>
        </w:rPr>
        <w:t>The full quotation reads: “</w:t>
      </w:r>
      <w:r w:rsidR="00EF7839" w:rsidRPr="003752F7">
        <w:rPr>
          <w:rFonts w:asciiTheme="majorBidi" w:hAnsiTheme="majorBidi" w:cstheme="majorBidi"/>
          <w:sz w:val="20"/>
          <w:szCs w:val="20"/>
        </w:rPr>
        <w:t xml:space="preserve">A book that furnishes no quotations is, </w:t>
      </w:r>
      <w:r w:rsidR="00EF7839" w:rsidRPr="003752F7">
        <w:rPr>
          <w:rFonts w:asciiTheme="majorBidi" w:hAnsiTheme="majorBidi" w:cstheme="majorBidi"/>
          <w:i/>
          <w:iCs/>
          <w:sz w:val="20"/>
          <w:szCs w:val="20"/>
        </w:rPr>
        <w:t>me judice</w:t>
      </w:r>
      <w:r w:rsidR="001B3D8C" w:rsidRPr="003752F7">
        <w:rPr>
          <w:rFonts w:asciiTheme="majorBidi" w:hAnsiTheme="majorBidi" w:cstheme="majorBidi"/>
          <w:sz w:val="20"/>
          <w:szCs w:val="20"/>
        </w:rPr>
        <w:t xml:space="preserve"> (French: </w:t>
      </w:r>
      <w:r w:rsidR="00AB66C7" w:rsidRPr="003752F7">
        <w:rPr>
          <w:rFonts w:asciiTheme="majorBidi" w:hAnsiTheme="majorBidi" w:cstheme="majorBidi"/>
          <w:sz w:val="20"/>
          <w:szCs w:val="20"/>
        </w:rPr>
        <w:t>“</w:t>
      </w:r>
      <w:r w:rsidR="001B3D8C" w:rsidRPr="003752F7">
        <w:rPr>
          <w:rFonts w:asciiTheme="majorBidi" w:hAnsiTheme="majorBidi" w:cstheme="majorBidi"/>
          <w:sz w:val="20"/>
          <w:szCs w:val="20"/>
        </w:rPr>
        <w:t>I opine</w:t>
      </w:r>
      <w:r w:rsidR="00AB66C7" w:rsidRPr="003752F7">
        <w:rPr>
          <w:rFonts w:asciiTheme="majorBidi" w:hAnsiTheme="majorBidi" w:cstheme="majorBidi"/>
          <w:sz w:val="20"/>
          <w:szCs w:val="20"/>
        </w:rPr>
        <w:t>” or “it seems to me”</w:t>
      </w:r>
      <w:r w:rsidR="001B3D8C" w:rsidRPr="003752F7">
        <w:rPr>
          <w:rFonts w:asciiTheme="majorBidi" w:hAnsiTheme="majorBidi" w:cstheme="majorBidi"/>
          <w:sz w:val="20"/>
          <w:szCs w:val="20"/>
        </w:rPr>
        <w:t>),</w:t>
      </w:r>
      <w:r w:rsidR="00EF7839" w:rsidRPr="003752F7">
        <w:rPr>
          <w:rFonts w:asciiTheme="majorBidi" w:hAnsiTheme="majorBidi" w:cstheme="majorBidi"/>
          <w:sz w:val="20"/>
          <w:szCs w:val="20"/>
        </w:rPr>
        <w:t xml:space="preserve"> no book—it is a plaything.</w:t>
      </w:r>
      <w:r w:rsidR="002530BD" w:rsidRPr="003752F7">
        <w:rPr>
          <w:rFonts w:asciiTheme="majorBidi" w:hAnsiTheme="majorBidi" w:cstheme="majorBidi"/>
          <w:sz w:val="20"/>
          <w:szCs w:val="20"/>
        </w:rPr>
        <w:t>”</w:t>
      </w:r>
    </w:p>
  </w:footnote>
  <w:footnote w:id="34">
    <w:p w14:paraId="6EE6C6F6" w14:textId="7F3B3E94" w:rsidR="00E80AB7" w:rsidRPr="003752F7" w:rsidRDefault="00E80AB7">
      <w:pPr>
        <w:pStyle w:val="FootnoteText"/>
        <w:rPr>
          <w:b/>
          <w:bCs/>
          <w:i/>
          <w:iCs/>
          <w:u w:val="single"/>
        </w:rPr>
      </w:pPr>
      <w:r w:rsidRPr="003752F7">
        <w:rPr>
          <w:rStyle w:val="FootnoteReference"/>
        </w:rPr>
        <w:footnoteRef/>
      </w:r>
      <w:r w:rsidRPr="003752F7">
        <w:rPr>
          <w:b/>
          <w:bCs/>
          <w:i/>
          <w:iCs/>
        </w:rPr>
        <w:t xml:space="preserve"> </w:t>
      </w:r>
      <w:r w:rsidRPr="003752F7">
        <w:rPr>
          <w:b/>
          <w:bCs/>
          <w:i/>
          <w:iCs/>
          <w:u w:val="single"/>
        </w:rPr>
        <w:t xml:space="preserve">Note from Dr Umar: </w:t>
      </w:r>
    </w:p>
    <w:p w14:paraId="7762903F" w14:textId="051F36B6" w:rsidR="004301ED" w:rsidRPr="003752F7" w:rsidRDefault="004301ED">
      <w:pPr>
        <w:pStyle w:val="FootnoteText"/>
      </w:pPr>
      <w:r w:rsidRPr="003752F7">
        <w:t>“</w:t>
      </w:r>
      <w:r w:rsidR="000D076F" w:rsidRPr="003752F7">
        <w:t>THE WEBSITE: HOW WILL WE INDICATE IT?</w:t>
      </w:r>
      <w:r w:rsidR="000D076F" w:rsidRPr="003752F7">
        <w:t xml:space="preserve">” </w:t>
      </w:r>
    </w:p>
  </w:footnote>
  <w:footnote w:id="35">
    <w:p w14:paraId="4584CC43" w14:textId="71668DAF" w:rsidR="00084915" w:rsidRPr="003752F7" w:rsidRDefault="00084915" w:rsidP="0096619C">
      <w:pPr>
        <w:pStyle w:val="FootnoteText"/>
      </w:pPr>
      <w:r w:rsidRPr="003752F7">
        <w:rPr>
          <w:rStyle w:val="FootnoteReference"/>
        </w:rPr>
        <w:footnoteRef/>
      </w:r>
      <w:r w:rsidRPr="003752F7">
        <w:t xml:space="preserve"> </w:t>
      </w:r>
      <w:r w:rsidR="00AC17C3" w:rsidRPr="003752F7">
        <w:t xml:space="preserve">In </w:t>
      </w:r>
      <w:r w:rsidR="00AC17C3" w:rsidRPr="003752F7">
        <w:rPr>
          <w:i/>
          <w:iCs/>
        </w:rPr>
        <w:t>The First Teaching</w:t>
      </w:r>
      <w:r w:rsidR="00AC17C3" w:rsidRPr="003752F7">
        <w:t xml:space="preserve">, the word Theology is largely restricted to </w:t>
      </w:r>
      <w:r w:rsidR="005C433C" w:rsidRPr="003752F7">
        <w:t>Ancient Greek</w:t>
      </w:r>
      <w:r w:rsidR="00B45668" w:rsidRPr="003752F7">
        <w:t>,</w:t>
      </w:r>
      <w:r w:rsidR="005C433C" w:rsidRPr="003752F7">
        <w:t xml:space="preserve"> later Christian Theology</w:t>
      </w:r>
      <w:r w:rsidR="00B45668" w:rsidRPr="003752F7">
        <w:t xml:space="preserve">, and </w:t>
      </w:r>
      <w:r w:rsidR="00107384" w:rsidRPr="003752F7">
        <w:t>M</w:t>
      </w:r>
      <w:r w:rsidR="00B45668" w:rsidRPr="003752F7">
        <w:t>odern Natural Theology</w:t>
      </w:r>
      <w:r w:rsidR="005C433C" w:rsidRPr="003752F7">
        <w:t xml:space="preserve">. </w:t>
      </w:r>
      <w:r w:rsidR="00B45668" w:rsidRPr="003752F7">
        <w:t>Plato</w:t>
      </w:r>
      <w:r w:rsidR="00085288" w:rsidRPr="003752F7">
        <w:t xml:space="preserve">, Aristotle, and the Ancient Greeks regarded Theology, which </w:t>
      </w:r>
      <w:r w:rsidR="00207530" w:rsidRPr="003752F7">
        <w:t>overlapped with</w:t>
      </w:r>
      <w:r w:rsidR="00085288" w:rsidRPr="003752F7">
        <w:t xml:space="preserve"> Metaphysics, as one of the core Sciences. </w:t>
      </w:r>
      <w:r w:rsidR="00A90E29" w:rsidRPr="003752F7">
        <w:t>Christian Theology will be discussed at some length in Volume</w:t>
      </w:r>
      <w:r w:rsidR="00251FD7" w:rsidRPr="003752F7">
        <w:t xml:space="preserve">s </w:t>
      </w:r>
      <w:r w:rsidR="00A90E29" w:rsidRPr="003752F7">
        <w:t>Two</w:t>
      </w:r>
      <w:r w:rsidR="00251FD7" w:rsidRPr="003752F7">
        <w:t xml:space="preserve"> and Four. Natural Theology</w:t>
      </w:r>
      <w:r w:rsidR="00C8674B" w:rsidRPr="003752F7">
        <w:t xml:space="preserve"> seeks to predicate belief in God and His Self-Necessity upon </w:t>
      </w:r>
      <w:r w:rsidR="00E44D2F" w:rsidRPr="003752F7">
        <w:t>R</w:t>
      </w:r>
      <w:r w:rsidR="007333E7" w:rsidRPr="003752F7">
        <w:t>eason and the discoveries of Modern Science about the natural world.</w:t>
      </w:r>
      <w:r w:rsidR="0096619C" w:rsidRPr="003752F7">
        <w:t xml:space="preserve"> In this book, the words </w:t>
      </w:r>
      <w:r w:rsidR="005C433C" w:rsidRPr="003752F7">
        <w:t>Divinity and the Divine Science are used for the corresponding discipline in the Islamic Tradition, which also went by other names, as is discussed below.</w:t>
      </w:r>
      <w:r w:rsidR="007D0572" w:rsidRPr="003752F7">
        <w:t xml:space="preserve"> Although the Divine Science overlaps with Greek, Christian, and Natural Theology in many regards, it also differs from them</w:t>
      </w:r>
      <w:r w:rsidR="00C523B0" w:rsidRPr="003752F7">
        <w:t xml:space="preserve"> in its fundamental concern with elaborating on the full content of Prophetic teaching as pertains to Angels, the Spirits, </w:t>
      </w:r>
      <w:r w:rsidR="00E35BB9" w:rsidRPr="003752F7">
        <w:t>the Revealed Books, the histories of the Prophet-Messengers, the Resurrection and Judgment, and other matters of the Unseen. Moreover, Christians often use the word Theology broadly to include</w:t>
      </w:r>
      <w:r w:rsidR="006C6526" w:rsidRPr="003752F7">
        <w:t xml:space="preserve"> matters such as bio-ethics, </w:t>
      </w:r>
      <w:r w:rsidR="00E93C9B" w:rsidRPr="003752F7">
        <w:t>H</w:t>
      </w:r>
      <w:r w:rsidR="006C6526" w:rsidRPr="003752F7">
        <w:t>uman rights,</w:t>
      </w:r>
      <w:r w:rsidR="004C0D1E" w:rsidRPr="003752F7">
        <w:t xml:space="preserve"> abortion,</w:t>
      </w:r>
      <w:r w:rsidR="006C6526" w:rsidRPr="003752F7">
        <w:t xml:space="preserve"> and the like, which—in the Islamic Tradition—do not pertain to the Divine Science</w:t>
      </w:r>
      <w:r w:rsidR="004C0D1E" w:rsidRPr="003752F7">
        <w:t xml:space="preserve"> </w:t>
      </w:r>
      <w:r w:rsidR="004C0D1E" w:rsidRPr="003752F7">
        <w:rPr>
          <w:i/>
          <w:iCs/>
        </w:rPr>
        <w:t>per se</w:t>
      </w:r>
      <w:r w:rsidR="006C6526" w:rsidRPr="003752F7">
        <w:t xml:space="preserve"> but to the </w:t>
      </w:r>
      <w:r w:rsidR="004C0D1E" w:rsidRPr="003752F7">
        <w:t xml:space="preserve">various </w:t>
      </w:r>
      <w:r w:rsidR="006C6526" w:rsidRPr="003752F7">
        <w:t xml:space="preserve">Sciences </w:t>
      </w:r>
      <w:r w:rsidR="00E93C9B" w:rsidRPr="003752F7">
        <w:t>related directly to</w:t>
      </w:r>
      <w:r w:rsidR="006C6526" w:rsidRPr="003752F7">
        <w:t xml:space="preserve"> the Prophetic Code or </w:t>
      </w:r>
      <w:r w:rsidR="006C6526" w:rsidRPr="003752F7">
        <w:rPr>
          <w:i/>
          <w:iCs/>
        </w:rPr>
        <w:t>Shar</w:t>
      </w:r>
      <w:r w:rsidR="00076472" w:rsidRPr="003752F7">
        <w:rPr>
          <w:i/>
          <w:iCs/>
        </w:rPr>
        <w:t>ī‘a</w:t>
      </w:r>
      <w:r w:rsidR="00076472" w:rsidRPr="003752F7">
        <w:t xml:space="preserve">. Thus, such matters are not—in the Islamic view—“Theological” but “Legal,” </w:t>
      </w:r>
      <w:del w:id="186" w:author="Umar Abd-Allah" w:date="2025-02-18T09:51:00Z" w16du:dateUtc="2025-02-18T15:51:00Z">
        <w:r w:rsidR="00076472" w:rsidRPr="003752F7">
          <w:delText xml:space="preserve">pertain to the </w:delText>
        </w:r>
      </w:del>
      <w:ins w:id="187" w:author="Umar Abd-Allah" w:date="2025-02-18T09:51:00Z" w16du:dateUtc="2025-02-18T15:51:00Z">
        <w:r w:rsidR="00E8308E" w:rsidRPr="003752F7">
          <w:t>falling under the rubric of</w:t>
        </w:r>
        <w:r w:rsidR="00076472" w:rsidRPr="003752F7">
          <w:t xml:space="preserve"> the</w:t>
        </w:r>
      </w:ins>
      <w:r w:rsidR="00330702" w:rsidRPr="003752F7">
        <w:t xml:space="preserve"> </w:t>
      </w:r>
      <w:r w:rsidR="00330702" w:rsidRPr="003752F7">
        <w:rPr>
          <w:i/>
          <w:iCs/>
        </w:rPr>
        <w:t xml:space="preserve">Sharī‘a </w:t>
      </w:r>
      <w:r w:rsidR="00330702" w:rsidRPr="003752F7">
        <w:t>Sciences and the</w:t>
      </w:r>
      <w:ins w:id="188" w:author="Umar Abd-Allah" w:date="2025-02-18T09:51:00Z" w16du:dateUtc="2025-02-18T15:51:00Z">
        <w:r w:rsidR="00076472" w:rsidRPr="003752F7">
          <w:t xml:space="preserve"> </w:t>
        </w:r>
      </w:ins>
      <w:r w:rsidR="00076472" w:rsidRPr="003752F7">
        <w:t>Code</w:t>
      </w:r>
      <w:r w:rsidR="003B3DEB" w:rsidRPr="003752F7">
        <w:t xml:space="preserve"> of </w:t>
      </w:r>
      <w:ins w:id="189" w:author="Umar Abd-Allah" w:date="2025-02-18T09:51:00Z" w16du:dateUtc="2025-02-18T15:51:00Z">
        <w:r w:rsidR="003B3DEB" w:rsidRPr="003752F7">
          <w:t>Life ordained by</w:t>
        </w:r>
        <w:r w:rsidR="00076472" w:rsidRPr="003752F7">
          <w:t xml:space="preserve"> </w:t>
        </w:r>
      </w:ins>
      <w:r w:rsidR="00076472" w:rsidRPr="003752F7">
        <w:t>the Prophetic</w:t>
      </w:r>
      <w:r w:rsidR="004C0D1E" w:rsidRPr="003752F7">
        <w:t xml:space="preserve"> Dispensation.</w:t>
      </w:r>
    </w:p>
  </w:footnote>
  <w:footnote w:id="36">
    <w:p w14:paraId="7A9BFCB8" w14:textId="3608FBA3" w:rsidR="008002A1" w:rsidRPr="003752F7" w:rsidRDefault="008002A1" w:rsidP="008002A1">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eastAsiaTheme="minorEastAsia" w:hAnsiTheme="majorBidi" w:cstheme="majorBidi"/>
          <w:b/>
          <w:bCs/>
          <w:color w:val="000000"/>
          <w:sz w:val="20"/>
          <w:szCs w:val="20"/>
          <w:u w:color="000000"/>
        </w:rPr>
        <w:t>Paradigms and Cognitive Frames</w:t>
      </w:r>
      <w:r w:rsidRPr="003752F7">
        <w:rPr>
          <w:rFonts w:asciiTheme="majorBidi" w:eastAsiaTheme="minorEastAsia" w:hAnsiTheme="majorBidi" w:cstheme="majorBidi"/>
          <w:color w:val="000000"/>
          <w:sz w:val="20"/>
          <w:szCs w:val="20"/>
          <w:u w:color="000000"/>
        </w:rPr>
        <w:t xml:space="preserve"> are the basic</w:t>
      </w:r>
      <w:r w:rsidR="00F902FA" w:rsidRPr="003752F7">
        <w:rPr>
          <w:rFonts w:asciiTheme="majorBidi" w:eastAsiaTheme="minorEastAsia" w:hAnsiTheme="majorBidi" w:cstheme="majorBidi"/>
          <w:color w:val="000000"/>
          <w:sz w:val="20"/>
          <w:szCs w:val="20"/>
          <w:u w:color="000000"/>
        </w:rPr>
        <w:t xml:space="preserve"> conceptual definitions and</w:t>
      </w:r>
      <w:r w:rsidRPr="003752F7">
        <w:rPr>
          <w:rFonts w:asciiTheme="majorBidi" w:eastAsiaTheme="minorEastAsia" w:hAnsiTheme="majorBidi" w:cstheme="majorBidi"/>
          <w:color w:val="000000"/>
          <w:sz w:val="20"/>
          <w:szCs w:val="20"/>
          <w:u w:color="000000"/>
        </w:rPr>
        <w:t xml:space="preserve"> </w:t>
      </w:r>
      <w:r w:rsidR="00F902FA" w:rsidRPr="003752F7">
        <w:rPr>
          <w:rFonts w:asciiTheme="majorBidi" w:eastAsiaTheme="minorEastAsia" w:hAnsiTheme="majorBidi" w:cstheme="majorBidi"/>
          <w:color w:val="000000"/>
          <w:sz w:val="20"/>
          <w:szCs w:val="20"/>
          <w:u w:color="000000"/>
        </w:rPr>
        <w:t xml:space="preserve">patterns of </w:t>
      </w:r>
      <w:r w:rsidR="008E2AD6" w:rsidRPr="003752F7">
        <w:rPr>
          <w:rFonts w:asciiTheme="majorBidi" w:eastAsiaTheme="minorEastAsia" w:hAnsiTheme="majorBidi" w:cstheme="majorBidi"/>
          <w:color w:val="000000"/>
          <w:sz w:val="20"/>
          <w:szCs w:val="20"/>
          <w:u w:color="000000"/>
        </w:rPr>
        <w:t xml:space="preserve">Human </w:t>
      </w:r>
      <w:r w:rsidR="00F902FA" w:rsidRPr="003752F7">
        <w:rPr>
          <w:rFonts w:asciiTheme="majorBidi" w:eastAsiaTheme="minorEastAsia" w:hAnsiTheme="majorBidi" w:cstheme="majorBidi"/>
          <w:color w:val="000000"/>
          <w:sz w:val="20"/>
          <w:szCs w:val="20"/>
          <w:u w:color="000000"/>
        </w:rPr>
        <w:t>thought,</w:t>
      </w:r>
      <w:r w:rsidR="008E2AD6" w:rsidRPr="003752F7">
        <w:rPr>
          <w:rFonts w:asciiTheme="majorBidi" w:eastAsiaTheme="minorEastAsia" w:hAnsiTheme="majorBidi" w:cstheme="majorBidi"/>
          <w:color w:val="000000"/>
          <w:sz w:val="20"/>
          <w:szCs w:val="20"/>
          <w:u w:color="000000"/>
        </w:rPr>
        <w:t xml:space="preserve"> and they </w:t>
      </w:r>
      <w:r w:rsidRPr="003752F7">
        <w:rPr>
          <w:rFonts w:asciiTheme="majorBidi" w:eastAsiaTheme="minorEastAsia" w:hAnsiTheme="majorBidi" w:cstheme="majorBidi"/>
          <w:color w:val="000000"/>
          <w:sz w:val="20"/>
          <w:szCs w:val="20"/>
          <w:u w:color="000000"/>
        </w:rPr>
        <w:t xml:space="preserve">are given central importance in </w:t>
      </w:r>
      <w:r w:rsidRPr="003752F7">
        <w:rPr>
          <w:rFonts w:asciiTheme="majorBidi" w:eastAsiaTheme="minorEastAsia" w:hAnsiTheme="majorBidi" w:cstheme="majorBidi"/>
          <w:i/>
          <w:iCs/>
          <w:color w:val="000000"/>
          <w:sz w:val="20"/>
          <w:szCs w:val="20"/>
          <w:u w:color="000000"/>
        </w:rPr>
        <w:t>The First Teaching</w:t>
      </w:r>
      <w:r w:rsidRPr="003752F7">
        <w:rPr>
          <w:rFonts w:asciiTheme="majorBidi" w:eastAsiaTheme="minorEastAsia" w:hAnsiTheme="majorBidi" w:cstheme="majorBidi"/>
          <w:color w:val="000000"/>
          <w:sz w:val="20"/>
          <w:szCs w:val="20"/>
          <w:u w:color="000000"/>
        </w:rPr>
        <w:t>.</w:t>
      </w:r>
      <w:r w:rsidR="008E2AD6" w:rsidRPr="003752F7">
        <w:rPr>
          <w:rFonts w:asciiTheme="majorBidi" w:eastAsiaTheme="minorEastAsia" w:hAnsiTheme="majorBidi" w:cstheme="majorBidi"/>
          <w:color w:val="000000"/>
          <w:sz w:val="20"/>
          <w:szCs w:val="20"/>
          <w:u w:color="000000"/>
        </w:rPr>
        <w:t xml:space="preserve"> </w:t>
      </w:r>
      <w:r w:rsidRPr="003752F7">
        <w:rPr>
          <w:rFonts w:asciiTheme="majorBidi" w:hAnsiTheme="majorBidi" w:cstheme="majorBidi"/>
          <w:b/>
          <w:bCs/>
          <w:sz w:val="20"/>
          <w:szCs w:val="20"/>
        </w:rPr>
        <w:t xml:space="preserve">Paradigms </w:t>
      </w:r>
      <w:r w:rsidRPr="003752F7">
        <w:rPr>
          <w:rFonts w:asciiTheme="majorBidi" w:hAnsiTheme="majorBidi" w:cstheme="majorBidi"/>
          <w:sz w:val="20"/>
          <w:szCs w:val="20"/>
        </w:rPr>
        <w:t xml:space="preserve">constitute broad, overarching conceptual frameworks of thought that bring together distinct sets of concepts and thought patterns which are spelled out in detail by </w:t>
      </w:r>
      <w:r w:rsidRPr="003752F7">
        <w:rPr>
          <w:rFonts w:asciiTheme="majorBidi" w:hAnsiTheme="majorBidi" w:cstheme="majorBidi"/>
          <w:b/>
          <w:bCs/>
          <w:sz w:val="20"/>
          <w:szCs w:val="20"/>
        </w:rPr>
        <w:t>Cognitive Frames</w:t>
      </w:r>
      <w:r w:rsidRPr="003752F7">
        <w:rPr>
          <w:rFonts w:asciiTheme="majorBidi" w:hAnsiTheme="majorBidi" w:cstheme="majorBidi"/>
          <w:sz w:val="20"/>
          <w:szCs w:val="20"/>
        </w:rPr>
        <w:t xml:space="preserve">. </w:t>
      </w:r>
      <w:r w:rsidR="000B571C" w:rsidRPr="003752F7">
        <w:rPr>
          <w:rFonts w:asciiTheme="majorBidi" w:hAnsiTheme="majorBidi" w:cstheme="majorBidi"/>
          <w:sz w:val="20"/>
          <w:szCs w:val="20"/>
        </w:rPr>
        <w:t xml:space="preserve">Cognitive Frames are, therefore, the elemental conceptual structures that make up Paradigms. </w:t>
      </w:r>
      <w:r w:rsidRPr="003752F7">
        <w:rPr>
          <w:rFonts w:asciiTheme="majorBidi" w:hAnsiTheme="majorBidi" w:cstheme="majorBidi"/>
          <w:sz w:val="20"/>
          <w:szCs w:val="20"/>
        </w:rPr>
        <w:t xml:space="preserve">By their nature, Paradigms and Cognitive Frames are linguistic phenomena, which distinguishes them from First Principles and other examples of </w:t>
      </w:r>
      <w:r w:rsidRPr="003752F7">
        <w:rPr>
          <w:rFonts w:asciiTheme="majorBidi" w:hAnsiTheme="majorBidi" w:cstheme="majorBidi"/>
          <w:i/>
          <w:iCs/>
          <w:sz w:val="20"/>
          <w:szCs w:val="20"/>
        </w:rPr>
        <w:t>A Priori</w:t>
      </w:r>
      <w:r w:rsidRPr="003752F7">
        <w:rPr>
          <w:rFonts w:asciiTheme="majorBidi" w:hAnsiTheme="majorBidi" w:cstheme="majorBidi"/>
          <w:sz w:val="20"/>
          <w:szCs w:val="20"/>
        </w:rPr>
        <w:t xml:space="preserve"> thought, which are direct products of the Intellect, although they too </w:t>
      </w:r>
      <w:r w:rsidR="000B571C" w:rsidRPr="003752F7">
        <w:rPr>
          <w:rFonts w:asciiTheme="majorBidi" w:hAnsiTheme="majorBidi" w:cstheme="majorBidi"/>
          <w:sz w:val="20"/>
          <w:szCs w:val="20"/>
        </w:rPr>
        <w:t>must be</w:t>
      </w:r>
      <w:r w:rsidRPr="003752F7">
        <w:rPr>
          <w:rFonts w:asciiTheme="majorBidi" w:hAnsiTheme="majorBidi" w:cstheme="majorBidi"/>
          <w:sz w:val="20"/>
          <w:szCs w:val="20"/>
        </w:rPr>
        <w:t xml:space="preserve"> expressed in language. As conceived of in </w:t>
      </w:r>
      <w:r w:rsidRPr="003752F7">
        <w:rPr>
          <w:rFonts w:asciiTheme="majorBidi" w:hAnsiTheme="majorBidi" w:cstheme="majorBidi"/>
          <w:i/>
          <w:iCs/>
          <w:sz w:val="20"/>
          <w:szCs w:val="20"/>
        </w:rPr>
        <w:t>The First Teaching</w:t>
      </w:r>
      <w:r w:rsidRPr="003752F7">
        <w:rPr>
          <w:rFonts w:asciiTheme="majorBidi" w:hAnsiTheme="majorBidi" w:cstheme="majorBidi"/>
          <w:sz w:val="20"/>
          <w:szCs w:val="20"/>
        </w:rPr>
        <w:t>, Cognitive frames are simply little Paradigms—while it is the Paradigms that generate and set Cognitive Frames. Top</w:t>
      </w:r>
      <w:r w:rsidR="00D06313" w:rsidRPr="003752F7">
        <w:rPr>
          <w:rFonts w:asciiTheme="majorBidi" w:hAnsiTheme="majorBidi" w:cstheme="majorBidi"/>
          <w:sz w:val="20"/>
          <w:szCs w:val="20"/>
        </w:rPr>
        <w:t xml:space="preserve"> or</w:t>
      </w:r>
      <w:r w:rsidRPr="003752F7">
        <w:rPr>
          <w:rFonts w:asciiTheme="majorBidi" w:hAnsiTheme="majorBidi" w:cstheme="majorBidi"/>
          <w:sz w:val="20"/>
          <w:szCs w:val="20"/>
        </w:rPr>
        <w:t xml:space="preserve"> ruling Paradigms create fields of knowledge and thought and give them their definition. Once a Paradigm is established, those unwilling or unable to use it must work in isolation or attach themselves to other groups that advocate more compatible Paradigms and Cognitive Frames. In the Empirical Sciences and different fields of knowledge, Paradigms create professions and disciplines. Such Paradigms also warrant special places in curriculums and lead to the foundation of specialized journals and societies. </w:t>
      </w:r>
    </w:p>
    <w:p w14:paraId="797B1691" w14:textId="1A174D21" w:rsidR="008002A1" w:rsidRPr="003752F7" w:rsidRDefault="008002A1" w:rsidP="00CB6214">
      <w:pPr>
        <w:rPr>
          <w:rFonts w:asciiTheme="majorBidi" w:hAnsiTheme="majorBidi" w:cstheme="majorBidi"/>
          <w:sz w:val="20"/>
          <w:szCs w:val="20"/>
        </w:rPr>
      </w:pPr>
      <w:r w:rsidRPr="003752F7">
        <w:rPr>
          <w:rFonts w:asciiTheme="majorBidi" w:hAnsiTheme="majorBidi" w:cstheme="majorBidi"/>
          <w:sz w:val="20"/>
          <w:szCs w:val="20"/>
        </w:rPr>
        <w:t xml:space="preserve">   Examples of dominant </w:t>
      </w:r>
      <w:r w:rsidR="00D06313" w:rsidRPr="003752F7">
        <w:rPr>
          <w:rFonts w:asciiTheme="majorBidi" w:hAnsiTheme="majorBidi" w:cstheme="majorBidi"/>
          <w:sz w:val="20"/>
          <w:szCs w:val="20"/>
        </w:rPr>
        <w:t>yet limited and potentially</w:t>
      </w:r>
      <w:r w:rsidRPr="003752F7">
        <w:rPr>
          <w:rFonts w:asciiTheme="majorBidi" w:hAnsiTheme="majorBidi" w:cstheme="majorBidi"/>
          <w:sz w:val="20"/>
          <w:szCs w:val="20"/>
        </w:rPr>
        <w:t xml:space="preserve"> harmful Paradigms and Cognitive Frames are the radical Metaphysical “Dualism” of Late Antiquity, the hypothesis of a lost “Islamic Golden Age,” the notion of the “Reconquest” (</w:t>
      </w:r>
      <w:r w:rsidRPr="003752F7">
        <w:rPr>
          <w:rFonts w:asciiTheme="majorBidi" w:hAnsiTheme="majorBidi" w:cstheme="majorBidi"/>
          <w:i/>
          <w:iCs/>
          <w:sz w:val="20"/>
          <w:szCs w:val="20"/>
        </w:rPr>
        <w:t>la Reconquista</w:t>
      </w:r>
      <w:r w:rsidRPr="003752F7">
        <w:rPr>
          <w:rFonts w:asciiTheme="majorBidi" w:hAnsiTheme="majorBidi" w:cstheme="majorBidi"/>
          <w:sz w:val="20"/>
          <w:szCs w:val="20"/>
        </w:rPr>
        <w:t xml:space="preserve">) of Muslim Iberia, “Nominalism”—or the systematic denial of Essence—“Cartesian Dualism,” </w:t>
      </w:r>
      <w:r w:rsidR="008E2AD6" w:rsidRPr="003752F7">
        <w:rPr>
          <w:rFonts w:asciiTheme="majorBidi" w:hAnsiTheme="majorBidi" w:cstheme="majorBidi"/>
          <w:sz w:val="20"/>
          <w:szCs w:val="20"/>
        </w:rPr>
        <w:t xml:space="preserve">the Newtonian view of the cosmos, </w:t>
      </w:r>
      <w:r w:rsidRPr="003752F7">
        <w:rPr>
          <w:rFonts w:asciiTheme="majorBidi" w:hAnsiTheme="majorBidi" w:cstheme="majorBidi"/>
          <w:sz w:val="20"/>
          <w:szCs w:val="20"/>
        </w:rPr>
        <w:t>and many other</w:t>
      </w:r>
      <w:r w:rsidR="00037731" w:rsidRPr="003752F7">
        <w:rPr>
          <w:rFonts w:asciiTheme="majorBidi" w:hAnsiTheme="majorBidi" w:cstheme="majorBidi"/>
          <w:sz w:val="20"/>
          <w:szCs w:val="20"/>
        </w:rPr>
        <w:t xml:space="preserve"> presently or formerly</w:t>
      </w:r>
      <w:r w:rsidRPr="003752F7">
        <w:rPr>
          <w:rFonts w:asciiTheme="majorBidi" w:hAnsiTheme="majorBidi" w:cstheme="majorBidi"/>
          <w:sz w:val="20"/>
          <w:szCs w:val="20"/>
        </w:rPr>
        <w:t xml:space="preserve"> reigning concepts which will be examined in the coming volumes. </w:t>
      </w:r>
      <w:r w:rsidR="00CB6214" w:rsidRPr="003752F7">
        <w:rPr>
          <w:rFonts w:asciiTheme="majorBidi" w:hAnsiTheme="majorBidi" w:cstheme="majorBidi"/>
          <w:sz w:val="20"/>
          <w:szCs w:val="20"/>
        </w:rPr>
        <w:t xml:space="preserve">Together, Paradigms and Cognitive Frames make up the general framework of all types of knowledge—theoretical, Philosophical, Scientific, Ethical, and so forth. Paradigms and Cognitive Frames are sets of linguistic concepts and theoretical perspectives that guide people in perceiving, organizing, teaching, and communicating about reality. They serve as points of reference for thought and lead us to conceive of further ideas, assess information, and make sense of experience. Both Paradigms and Cognitive Frames organize our basic ideas as well as vast amounts of information. In the absence of Paradigms and Cognitive Frames, all the facts of any given field are likely to seem equally relevant. Thus, Paradigms and Cognitive Frames constitute the central metaphors that we use to explain all phenomena—both simple and complex. </w:t>
      </w:r>
      <w:r w:rsidRPr="003752F7">
        <w:rPr>
          <w:rFonts w:asciiTheme="majorBidi" w:hAnsiTheme="majorBidi" w:cstheme="majorBidi"/>
          <w:sz w:val="20"/>
          <w:szCs w:val="20"/>
        </w:rPr>
        <w:t xml:space="preserve">Paradigms and Cognitive Frames act as mental prisms, and they powerfully monitor our thought processes—as will be illustrated in Volume Eight. Indeed, it is not an exaggeration to say that </w:t>
      </w:r>
      <w:r w:rsidRPr="003752F7">
        <w:rPr>
          <w:rFonts w:asciiTheme="majorBidi" w:hAnsiTheme="majorBidi" w:cstheme="majorBidi"/>
          <w:color w:val="000000"/>
          <w:sz w:val="20"/>
          <w:szCs w:val="20"/>
        </w:rPr>
        <w:t xml:space="preserve">Paradigms and Cognitive Frames do not just “monitor” our perceptions and thoughts, they may also “imprison” them—and, </w:t>
      </w:r>
      <w:r w:rsidR="00037731" w:rsidRPr="003752F7">
        <w:rPr>
          <w:rFonts w:asciiTheme="majorBidi" w:hAnsiTheme="majorBidi" w:cstheme="majorBidi"/>
          <w:color w:val="000000"/>
          <w:sz w:val="20"/>
          <w:szCs w:val="20"/>
        </w:rPr>
        <w:t>as a consequence</w:t>
      </w:r>
      <w:r w:rsidRPr="003752F7">
        <w:rPr>
          <w:rFonts w:asciiTheme="majorBidi" w:hAnsiTheme="majorBidi" w:cstheme="majorBidi"/>
          <w:color w:val="000000"/>
          <w:sz w:val="20"/>
          <w:szCs w:val="20"/>
        </w:rPr>
        <w:t xml:space="preserve">, “imprison” us as </w:t>
      </w:r>
      <w:r w:rsidR="00037731" w:rsidRPr="003752F7">
        <w:rPr>
          <w:rFonts w:asciiTheme="majorBidi" w:hAnsiTheme="majorBidi" w:cstheme="majorBidi"/>
          <w:color w:val="000000"/>
          <w:sz w:val="20"/>
          <w:szCs w:val="20"/>
        </w:rPr>
        <w:t>Human Beings</w:t>
      </w:r>
      <w:r w:rsidRPr="003752F7">
        <w:rPr>
          <w:rFonts w:asciiTheme="majorBidi" w:hAnsiTheme="majorBidi" w:cstheme="majorBidi"/>
          <w:color w:val="000000"/>
          <w:sz w:val="20"/>
          <w:szCs w:val="20"/>
        </w:rPr>
        <w:t xml:space="preserve"> in cognitive worlds from which it is difficult to escape. Thus, it is a matter of greatest importance that we set Paradigms and Cognitive Frames </w:t>
      </w:r>
      <w:r w:rsidR="00037731" w:rsidRPr="003752F7">
        <w:rPr>
          <w:rFonts w:asciiTheme="majorBidi" w:hAnsiTheme="majorBidi" w:cstheme="majorBidi"/>
          <w:color w:val="000000"/>
          <w:sz w:val="20"/>
          <w:szCs w:val="20"/>
        </w:rPr>
        <w:t xml:space="preserve">honestly and </w:t>
      </w:r>
      <w:r w:rsidRPr="003752F7">
        <w:rPr>
          <w:rFonts w:asciiTheme="majorBidi" w:hAnsiTheme="majorBidi" w:cstheme="majorBidi"/>
          <w:color w:val="000000"/>
          <w:sz w:val="20"/>
          <w:szCs w:val="20"/>
        </w:rPr>
        <w:t>correctly</w:t>
      </w:r>
      <w:r w:rsidR="00037731" w:rsidRPr="003752F7">
        <w:rPr>
          <w:rFonts w:asciiTheme="majorBidi" w:hAnsiTheme="majorBidi" w:cstheme="majorBidi"/>
          <w:color w:val="000000"/>
          <w:sz w:val="20"/>
          <w:szCs w:val="20"/>
        </w:rPr>
        <w:t>. As</w:t>
      </w:r>
      <w:r w:rsidRPr="003752F7">
        <w:rPr>
          <w:rFonts w:asciiTheme="majorBidi" w:hAnsiTheme="majorBidi" w:cstheme="majorBidi"/>
          <w:color w:val="000000"/>
          <w:sz w:val="20"/>
          <w:szCs w:val="20"/>
        </w:rPr>
        <w:t xml:space="preserve"> a consequence—o</w:t>
      </w:r>
      <w:r w:rsidRPr="003752F7">
        <w:rPr>
          <w:rFonts w:asciiTheme="majorBidi" w:hAnsiTheme="majorBidi" w:cstheme="majorBidi"/>
          <w:sz w:val="20"/>
          <w:szCs w:val="20"/>
        </w:rPr>
        <w:t xml:space="preserve">ne of the most important themes in intellectual history is the shifting and resetting of Paradigms and Cognitive Frames. Such shifts often involve radical changes in conceptual frameworks, introducing new worldviews, as well as different values and practices—beneficial or detrimental, for better or for worse.  </w:t>
      </w:r>
    </w:p>
  </w:footnote>
  <w:footnote w:id="37">
    <w:p w14:paraId="38E30785" w14:textId="77777777" w:rsidR="00E86172" w:rsidRPr="003752F7" w:rsidRDefault="00E86172" w:rsidP="00E86172">
      <w:pPr>
        <w:rPr>
          <w:sz w:val="20"/>
          <w:szCs w:val="20"/>
        </w:rPr>
      </w:pPr>
      <w:r w:rsidRPr="003752F7">
        <w:rPr>
          <w:rStyle w:val="FootnoteReference"/>
          <w:sz w:val="20"/>
          <w:szCs w:val="20"/>
        </w:rPr>
        <w:footnoteRef/>
      </w:r>
      <w:r w:rsidRPr="003752F7">
        <w:rPr>
          <w:sz w:val="20"/>
          <w:szCs w:val="20"/>
        </w:rPr>
        <w:t xml:space="preserve"> </w:t>
      </w:r>
      <w:r w:rsidRPr="003752F7">
        <w:rPr>
          <w:rFonts w:asciiTheme="majorBidi" w:hAnsiTheme="majorBidi" w:cstheme="majorBidi"/>
          <w:b/>
          <w:bCs/>
          <w:sz w:val="20"/>
          <w:szCs w:val="20"/>
        </w:rPr>
        <w:t xml:space="preserve">Evolution </w:t>
      </w:r>
      <w:r w:rsidRPr="003752F7">
        <w:rPr>
          <w:sz w:val="20"/>
          <w:szCs w:val="20"/>
        </w:rPr>
        <w:t xml:space="preserve">with a capital “E” is used in this book for the valid Scientific Paradigm of the “unfolding” of organic life on earth over vast millennia based upon sound paleontological and archeological findings. In </w:t>
      </w:r>
      <w:r w:rsidRPr="003752F7">
        <w:rPr>
          <w:i/>
          <w:iCs/>
          <w:sz w:val="20"/>
          <w:szCs w:val="20"/>
        </w:rPr>
        <w:t>The First Teaching</w:t>
      </w:r>
      <w:r w:rsidRPr="003752F7">
        <w:rPr>
          <w:sz w:val="20"/>
          <w:szCs w:val="20"/>
        </w:rPr>
        <w:t xml:space="preserve">, “Evolution” with a capital “E” refers to that scientific Paradigm in the absence of any hypotheses or theories advanced to explain it. “Evolutionism,” on the other hand, refers to particular explanations that have attempted to account for Evolution, especially as a function of random chance and lack of conscious agency. </w:t>
      </w:r>
      <w:r w:rsidRPr="003752F7">
        <w:rPr>
          <w:rFonts w:asciiTheme="majorBidi" w:hAnsiTheme="majorBidi" w:cstheme="majorBidi"/>
          <w:sz w:val="20"/>
          <w:szCs w:val="20"/>
        </w:rPr>
        <w:t>The Latin word “</w:t>
      </w:r>
      <w:r w:rsidRPr="003752F7">
        <w:rPr>
          <w:rFonts w:asciiTheme="majorBidi" w:hAnsiTheme="majorBidi" w:cstheme="majorBidi"/>
          <w:i/>
          <w:iCs/>
          <w:color w:val="000000" w:themeColor="text1"/>
          <w:sz w:val="20"/>
          <w:szCs w:val="20"/>
        </w:rPr>
        <w:t>ē</w:t>
      </w:r>
      <w:r w:rsidRPr="003752F7">
        <w:rPr>
          <w:rFonts w:asciiTheme="majorBidi" w:hAnsiTheme="majorBidi" w:cstheme="majorBidi"/>
          <w:i/>
          <w:iCs/>
          <w:sz w:val="20"/>
          <w:szCs w:val="20"/>
        </w:rPr>
        <w:t>vol</w:t>
      </w:r>
      <w:r w:rsidRPr="003752F7">
        <w:rPr>
          <w:rFonts w:asciiTheme="majorBidi" w:hAnsiTheme="majorBidi" w:cstheme="majorBidi"/>
          <w:i/>
          <w:iCs/>
          <w:color w:val="000000" w:themeColor="text1"/>
          <w:sz w:val="20"/>
          <w:szCs w:val="20"/>
        </w:rPr>
        <w:t>ū</w:t>
      </w:r>
      <w:r w:rsidRPr="003752F7">
        <w:rPr>
          <w:rFonts w:asciiTheme="majorBidi" w:hAnsiTheme="majorBidi" w:cstheme="majorBidi"/>
          <w:i/>
          <w:iCs/>
          <w:sz w:val="20"/>
          <w:szCs w:val="20"/>
        </w:rPr>
        <w:t>ti</w:t>
      </w:r>
      <w:r w:rsidRPr="003752F7">
        <w:rPr>
          <w:rFonts w:asciiTheme="majorBidi" w:hAnsiTheme="majorBidi" w:cstheme="majorBidi"/>
          <w:i/>
          <w:iCs/>
          <w:color w:val="000000" w:themeColor="text1"/>
          <w:sz w:val="20"/>
          <w:szCs w:val="20"/>
        </w:rPr>
        <w:t>ō</w:t>
      </w:r>
      <w:r w:rsidRPr="003752F7">
        <w:rPr>
          <w:rFonts w:asciiTheme="majorBidi" w:hAnsiTheme="majorBidi" w:cstheme="majorBidi"/>
          <w:color w:val="000000" w:themeColor="text1"/>
          <w:sz w:val="20"/>
          <w:szCs w:val="20"/>
        </w:rPr>
        <w:t>,” from which we get our word “Evolution,” is well suited for both the Metaphysical and biological dimensions of “Evolution,” since it comes from the Latin</w:t>
      </w:r>
      <w:r w:rsidRPr="003752F7">
        <w:rPr>
          <w:rFonts w:asciiTheme="majorBidi" w:hAnsiTheme="majorBidi" w:cstheme="majorBidi"/>
          <w:sz w:val="20"/>
          <w:szCs w:val="20"/>
        </w:rPr>
        <w:t xml:space="preserve"> verb: </w:t>
      </w:r>
      <w:r w:rsidRPr="003752F7">
        <w:rPr>
          <w:rFonts w:asciiTheme="majorBidi" w:hAnsiTheme="majorBidi" w:cstheme="majorBidi"/>
          <w:i/>
          <w:iCs/>
          <w:sz w:val="20"/>
          <w:szCs w:val="20"/>
        </w:rPr>
        <w:t>ēvolvō</w:t>
      </w:r>
      <w:r w:rsidRPr="003752F7">
        <w:rPr>
          <w:rFonts w:asciiTheme="majorBidi" w:hAnsiTheme="majorBidi" w:cstheme="majorBidi"/>
          <w:sz w:val="20"/>
          <w:szCs w:val="20"/>
        </w:rPr>
        <w:t xml:space="preserve">, </w:t>
      </w:r>
      <w:r w:rsidRPr="003752F7">
        <w:rPr>
          <w:rFonts w:asciiTheme="majorBidi" w:hAnsiTheme="majorBidi" w:cstheme="majorBidi"/>
          <w:i/>
          <w:iCs/>
          <w:sz w:val="20"/>
          <w:szCs w:val="20"/>
        </w:rPr>
        <w:t>ēvolvere</w:t>
      </w:r>
      <w:r w:rsidRPr="003752F7">
        <w:rPr>
          <w:rFonts w:asciiTheme="majorBidi" w:hAnsiTheme="majorBidi" w:cstheme="majorBidi"/>
          <w:sz w:val="20"/>
          <w:szCs w:val="20"/>
        </w:rPr>
        <w:t>, meaning “to roll out,” “to unroll,” “to unfold,” “to disclose,” “to extricate,” “to pursue,” and “to explain.”</w:t>
      </w:r>
      <w:r w:rsidRPr="003752F7">
        <w:rPr>
          <w:sz w:val="20"/>
          <w:szCs w:val="20"/>
        </w:rPr>
        <w:t xml:space="preserve"> </w:t>
      </w:r>
      <w:r w:rsidRPr="003752F7">
        <w:rPr>
          <w:rFonts w:asciiTheme="majorBidi" w:hAnsiTheme="majorBidi" w:cstheme="majorBidi"/>
          <w:sz w:val="20"/>
          <w:szCs w:val="20"/>
        </w:rPr>
        <w:t xml:space="preserve">Evolution with a capital “E” as the sound Scientific Paradigm of Modern Science remains close to its original Latin meaning of “unfolding” or “unrolling” (Latin: </w:t>
      </w:r>
      <w:r w:rsidRPr="003752F7">
        <w:rPr>
          <w:rFonts w:asciiTheme="majorBidi" w:hAnsiTheme="majorBidi" w:cstheme="majorBidi"/>
          <w:i/>
          <w:iCs/>
          <w:color w:val="000000" w:themeColor="text1"/>
          <w:sz w:val="20"/>
          <w:szCs w:val="20"/>
        </w:rPr>
        <w:t>ē</w:t>
      </w:r>
      <w:r w:rsidRPr="003752F7">
        <w:rPr>
          <w:rFonts w:asciiTheme="majorBidi" w:hAnsiTheme="majorBidi" w:cstheme="majorBidi"/>
          <w:i/>
          <w:iCs/>
          <w:sz w:val="20"/>
          <w:szCs w:val="20"/>
        </w:rPr>
        <w:t>vol</w:t>
      </w:r>
      <w:r w:rsidRPr="003752F7">
        <w:rPr>
          <w:rFonts w:asciiTheme="majorBidi" w:hAnsiTheme="majorBidi" w:cstheme="majorBidi"/>
          <w:i/>
          <w:iCs/>
          <w:color w:val="000000" w:themeColor="text1"/>
          <w:sz w:val="20"/>
          <w:szCs w:val="20"/>
        </w:rPr>
        <w:t>ū</w:t>
      </w:r>
      <w:r w:rsidRPr="003752F7">
        <w:rPr>
          <w:rFonts w:asciiTheme="majorBidi" w:hAnsiTheme="majorBidi" w:cstheme="majorBidi"/>
          <w:i/>
          <w:iCs/>
          <w:sz w:val="20"/>
          <w:szCs w:val="20"/>
        </w:rPr>
        <w:t>ti</w:t>
      </w:r>
      <w:r w:rsidRPr="003752F7">
        <w:rPr>
          <w:rFonts w:asciiTheme="majorBidi" w:hAnsiTheme="majorBidi" w:cstheme="majorBidi"/>
          <w:i/>
          <w:iCs/>
          <w:color w:val="000000" w:themeColor="text1"/>
          <w:sz w:val="20"/>
          <w:szCs w:val="20"/>
        </w:rPr>
        <w:t>ō</w:t>
      </w:r>
      <w:r w:rsidRPr="003752F7">
        <w:rPr>
          <w:rFonts w:asciiTheme="majorBidi" w:hAnsiTheme="majorBidi" w:cstheme="majorBidi"/>
          <w:sz w:val="20"/>
          <w:szCs w:val="20"/>
        </w:rPr>
        <w:t>), denoting the marvelous “unfolding” of organic life on the earth from the earliest times millions and millions of years ago in the pre-Cambrian Seas until the present. Thus, Evolution in its pristine Latin sense is an excellent example of the Metaphysical and Philosophical precision of ancient tongues, since it describes an observed fact—witnessed in the fossil record and geological structure of the earth’s distant past—without adding any unobserved explanatory elements such as the notion of random, undesigned causation.</w:t>
      </w:r>
    </w:p>
  </w:footnote>
  <w:footnote w:id="38">
    <w:p w14:paraId="78A45E2B" w14:textId="77777777" w:rsidR="00E86172" w:rsidRPr="003752F7" w:rsidRDefault="00E86172" w:rsidP="00E86172">
      <w:pPr>
        <w:pStyle w:val="FootnoteText"/>
      </w:pPr>
      <w:r w:rsidRPr="003752F7">
        <w:rPr>
          <w:rStyle w:val="FootnoteReference"/>
        </w:rPr>
        <w:footnoteRef/>
      </w:r>
      <w:r w:rsidRPr="003752F7">
        <w:t xml:space="preserve"> </w:t>
      </w:r>
      <w:r w:rsidRPr="003752F7">
        <w:rPr>
          <w:b/>
          <w:bCs/>
        </w:rPr>
        <w:t xml:space="preserve">Evolutionism </w:t>
      </w:r>
      <w:r w:rsidRPr="003752F7">
        <w:t xml:space="preserve">in </w:t>
      </w:r>
      <w:r w:rsidRPr="003752F7">
        <w:rPr>
          <w:i/>
          <w:iCs/>
        </w:rPr>
        <w:t>The First Teachin</w:t>
      </w:r>
      <w:r w:rsidRPr="003752F7">
        <w:rPr>
          <w:b/>
          <w:bCs/>
          <w:i/>
          <w:iCs/>
        </w:rPr>
        <w:t xml:space="preserve">g </w:t>
      </w:r>
      <w:r w:rsidRPr="003752F7">
        <w:t>refers to various Modernist ideas about how the historical fact of Evolution—the “unfolding” of organic life—took place upon the earth over the many millions of millennia of its ancient past. Modernist Darwinian and neo-Darwinian Evolutionism rank among the most important and globally dominant Paradigms of Evolutionism today and for more than one hundred and fifty years, although they were preceded by other Evolutionist theories—s</w:t>
      </w:r>
      <w:r w:rsidRPr="003752F7">
        <w:rPr>
          <w:u w:val="single"/>
        </w:rPr>
        <w:t>uch as the Lamarkian notion of “inherited” traits and Agassiz’s belief in “Creative Evolution.” Darwinian and neo-Darwinian Evolutionism express the conviction that each species of organic life in this world “evolved</w:t>
      </w:r>
      <w:r w:rsidRPr="003752F7">
        <w:t>” at random and spontaneously, independent of Creation and a Creative Agent or Designer over the vast millennia of the prehistoric and historic geological worlds. Both Evolution and Evolutionism are discussed extensively in Volume Eight.</w:t>
      </w:r>
    </w:p>
  </w:footnote>
  <w:footnote w:id="39">
    <w:p w14:paraId="54BD8431" w14:textId="77777777" w:rsidR="00E86172" w:rsidRPr="003752F7" w:rsidRDefault="00E86172" w:rsidP="00E86172">
      <w:pPr>
        <w:pStyle w:val="FootnoteText"/>
      </w:pPr>
      <w:r w:rsidRPr="003752F7">
        <w:rPr>
          <w:rStyle w:val="FootnoteReference"/>
        </w:rPr>
        <w:footnoteRef/>
      </w:r>
      <w:r w:rsidRPr="003752F7">
        <w:t xml:space="preserve"> The word “</w:t>
      </w:r>
      <w:r w:rsidRPr="003752F7">
        <w:rPr>
          <w:b/>
          <w:bCs/>
        </w:rPr>
        <w:t>evolution</w:t>
      </w:r>
      <w:r w:rsidRPr="003752F7">
        <w:t>” with a lower case “e” refers in this book to other generally non-Scientific usages of “evolution,” which are not directly connected to Evolution or Evolutionism—such as: “Her research underwent a profound evolution over the years.”</w:t>
      </w:r>
    </w:p>
  </w:footnote>
  <w:footnote w:id="40">
    <w:p w14:paraId="05852D49" w14:textId="77777777" w:rsidR="00E86172" w:rsidRPr="003752F7" w:rsidRDefault="00E86172" w:rsidP="00E86172">
      <w:pPr>
        <w:pStyle w:val="FootnoteText"/>
      </w:pPr>
      <w:r w:rsidRPr="003752F7">
        <w:rPr>
          <w:rStyle w:val="FootnoteReference"/>
        </w:rPr>
        <w:footnoteRef/>
      </w:r>
      <w:r w:rsidRPr="003752F7">
        <w:t xml:space="preserve"> </w:t>
      </w:r>
      <w:r w:rsidRPr="003752F7">
        <w:rPr>
          <w:rFonts w:eastAsiaTheme="minorEastAsia"/>
          <w:b/>
          <w:bCs/>
          <w:color w:val="0F252D"/>
        </w:rPr>
        <w:t>Al-Am</w:t>
      </w:r>
      <w:r w:rsidRPr="003752F7">
        <w:rPr>
          <w:b/>
          <w:bCs/>
        </w:rPr>
        <w:t>ī</w:t>
      </w:r>
      <w:r w:rsidRPr="003752F7">
        <w:rPr>
          <w:rFonts w:eastAsiaTheme="minorEastAsia"/>
          <w:b/>
          <w:bCs/>
          <w:color w:val="0F252D"/>
        </w:rPr>
        <w:t>r ‘Abd-al-Q</w:t>
      </w:r>
      <w:r w:rsidRPr="003752F7">
        <w:rPr>
          <w:b/>
          <w:bCs/>
        </w:rPr>
        <w:t>ā</w:t>
      </w:r>
      <w:r w:rsidRPr="003752F7">
        <w:rPr>
          <w:rFonts w:eastAsiaTheme="minorEastAsia"/>
          <w:b/>
          <w:bCs/>
          <w:color w:val="0F252D"/>
        </w:rPr>
        <w:t>dir al-Jaz</w:t>
      </w:r>
      <w:r w:rsidRPr="003752F7">
        <w:rPr>
          <w:b/>
          <w:bCs/>
        </w:rPr>
        <w:t xml:space="preserve">ā’irī </w:t>
      </w:r>
      <w:r w:rsidRPr="003752F7">
        <w:t>(d. 1300/1883) or ‘Abd-al-</w:t>
      </w:r>
      <w:r w:rsidRPr="003752F7">
        <w:rPr>
          <w:rFonts w:eastAsiaTheme="minorEastAsia"/>
          <w:color w:val="0F252D"/>
        </w:rPr>
        <w:t>Q</w:t>
      </w:r>
      <w:r w:rsidRPr="003752F7">
        <w:t>ā</w:t>
      </w:r>
      <w:r w:rsidRPr="003752F7">
        <w:rPr>
          <w:rFonts w:eastAsiaTheme="minorEastAsia"/>
          <w:color w:val="0F252D"/>
        </w:rPr>
        <w:t>dir ibn Mu</w:t>
      </w:r>
      <w:r w:rsidRPr="003752F7">
        <w:t xml:space="preserve">ḥyī-al-Dīn al-Ḥasanī al-Idrīsī was an Algerian Muslim religious scholar skilled in languages, a Sufi master of the Qādirī Path, and military leader of the highest degree, who led the Islamic </w:t>
      </w:r>
      <w:r w:rsidRPr="003752F7">
        <w:rPr>
          <w:i/>
          <w:iCs/>
        </w:rPr>
        <w:t>Jihād</w:t>
      </w:r>
      <w:r w:rsidRPr="003752F7">
        <w:t xml:space="preserve"> against the French colonial invasion of Algeria for sixteen years from 1247/1831 until 1263/1847. His aptitude in combining spiritual, political, and military authority effectively led many of his contemporaries to call him: “The Saint among the princes and the Prince among the Saints.”</w:t>
      </w:r>
      <w:r w:rsidRPr="003752F7">
        <w:rPr>
          <w:rFonts w:eastAsiaTheme="minorEastAsia"/>
          <w:color w:val="0F252D"/>
        </w:rPr>
        <w:t xml:space="preserve"> Al-Am</w:t>
      </w:r>
      <w:r w:rsidRPr="003752F7">
        <w:t>ī</w:t>
      </w:r>
      <w:r w:rsidRPr="003752F7">
        <w:rPr>
          <w:rFonts w:eastAsiaTheme="minorEastAsia"/>
          <w:color w:val="0F252D"/>
        </w:rPr>
        <w:t>r ‘Abd-al-Q</w:t>
      </w:r>
      <w:r w:rsidRPr="003752F7">
        <w:t>ā</w:t>
      </w:r>
      <w:r w:rsidRPr="003752F7">
        <w:rPr>
          <w:rFonts w:eastAsiaTheme="minorEastAsia"/>
          <w:color w:val="0F252D"/>
        </w:rPr>
        <w:t>dir collected around himself an assembly of Algerian Muslim tribesmen—Arabs as well as Berbers—who successfully resisted overwhelming French military power for many years. In keeping with the honor code of Traditional Islamic chivalry (</w:t>
      </w:r>
      <w:r w:rsidRPr="003752F7">
        <w:rPr>
          <w:rFonts w:eastAsiaTheme="minorEastAsia"/>
          <w:i/>
          <w:iCs/>
          <w:color w:val="0F252D"/>
        </w:rPr>
        <w:t>al-fur</w:t>
      </w:r>
      <w:r w:rsidRPr="003752F7">
        <w:rPr>
          <w:i/>
          <w:iCs/>
        </w:rPr>
        <w:t>ū</w:t>
      </w:r>
      <w:r w:rsidRPr="003752F7">
        <w:rPr>
          <w:rFonts w:eastAsiaTheme="minorEastAsia"/>
          <w:i/>
          <w:iCs/>
          <w:color w:val="0F252D"/>
        </w:rPr>
        <w:t>siyya</w:t>
      </w:r>
      <w:r w:rsidRPr="003752F7">
        <w:rPr>
          <w:rFonts w:eastAsiaTheme="minorEastAsia"/>
          <w:color w:val="0F252D"/>
        </w:rPr>
        <w:t>), al-Am</w:t>
      </w:r>
      <w:r w:rsidRPr="003752F7">
        <w:t>ī</w:t>
      </w:r>
      <w:r w:rsidRPr="003752F7">
        <w:rPr>
          <w:rFonts w:eastAsiaTheme="minorEastAsia"/>
          <w:color w:val="0F252D"/>
        </w:rPr>
        <w:t>r ‘Abd-al-Q</w:t>
      </w:r>
      <w:r w:rsidRPr="003752F7">
        <w:t>ā</w:t>
      </w:r>
      <w:r w:rsidRPr="003752F7">
        <w:rPr>
          <w:rFonts w:eastAsiaTheme="minorEastAsia"/>
          <w:color w:val="0F252D"/>
        </w:rPr>
        <w:t xml:space="preserve">dir always treated Christians and Jews—whom he employed in building his Algerian Nation-State—and even his worst enemies with the greatest of honor and rectitude, which culminated in his personal intervention to save the Christian community of Damascus from massacre in 1267/1860. On one occasion during the </w:t>
      </w:r>
      <w:r w:rsidRPr="003752F7">
        <w:rPr>
          <w:i/>
          <w:iCs/>
        </w:rPr>
        <w:t>Jihād</w:t>
      </w:r>
      <w:r w:rsidRPr="003752F7">
        <w:t>,</w:t>
      </w:r>
      <w:r w:rsidRPr="003752F7">
        <w:rPr>
          <w:rFonts w:eastAsiaTheme="minorEastAsia"/>
          <w:color w:val="0F252D"/>
        </w:rPr>
        <w:t xml:space="preserve"> al-Am</w:t>
      </w:r>
      <w:r w:rsidRPr="003752F7">
        <w:t>ī</w:t>
      </w:r>
      <w:r w:rsidRPr="003752F7">
        <w:rPr>
          <w:rFonts w:eastAsiaTheme="minorEastAsia"/>
          <w:color w:val="0F252D"/>
        </w:rPr>
        <w:t>r ‘Abd-al-Q</w:t>
      </w:r>
      <w:r w:rsidRPr="003752F7">
        <w:t>ā</w:t>
      </w:r>
      <w:r w:rsidRPr="003752F7">
        <w:rPr>
          <w:rFonts w:eastAsiaTheme="minorEastAsia"/>
          <w:color w:val="0F252D"/>
        </w:rPr>
        <w:t xml:space="preserve">dir released all of his French captives simply because he did not possess sufficient food to feed them. Through the years of his sustained </w:t>
      </w:r>
      <w:r w:rsidRPr="003752F7">
        <w:rPr>
          <w:i/>
          <w:iCs/>
        </w:rPr>
        <w:t>Jihād</w:t>
      </w:r>
      <w:r w:rsidRPr="003752F7">
        <w:t xml:space="preserve">, </w:t>
      </w:r>
      <w:r w:rsidRPr="003752F7">
        <w:rPr>
          <w:rFonts w:eastAsiaTheme="minorEastAsia"/>
          <w:color w:val="0F252D"/>
        </w:rPr>
        <w:t>al-Am</w:t>
      </w:r>
      <w:r w:rsidRPr="003752F7">
        <w:t>ī</w:t>
      </w:r>
      <w:r w:rsidRPr="003752F7">
        <w:rPr>
          <w:rFonts w:eastAsiaTheme="minorEastAsia"/>
          <w:color w:val="0F252D"/>
        </w:rPr>
        <w:t>r ‘Abd-al-Q</w:t>
      </w:r>
      <w:r w:rsidRPr="003752F7">
        <w:t>ā</w:t>
      </w:r>
      <w:r w:rsidRPr="003752F7">
        <w:rPr>
          <w:rFonts w:eastAsiaTheme="minorEastAsia"/>
          <w:color w:val="0F252D"/>
        </w:rPr>
        <w:t>dir lived frugally in a tent, avoided use of titles such as “</w:t>
      </w:r>
      <w:r w:rsidRPr="003752F7">
        <w:t xml:space="preserve">Sulṭān,” and taught his people austerity and the basics of sound education as well as the concepts of political independence and modern nationhood. From 1255/1839 onward, the French, who had been repeatedly routed by </w:t>
      </w:r>
      <w:r w:rsidRPr="003752F7">
        <w:rPr>
          <w:rFonts w:eastAsiaTheme="minorEastAsia"/>
          <w:color w:val="0F252D"/>
        </w:rPr>
        <w:t>al-Am</w:t>
      </w:r>
      <w:r w:rsidRPr="003752F7">
        <w:t>ī</w:t>
      </w:r>
      <w:r w:rsidRPr="003752F7">
        <w:rPr>
          <w:rFonts w:eastAsiaTheme="minorEastAsia"/>
          <w:color w:val="0F252D"/>
        </w:rPr>
        <w:t>r ‘Abd-al-Q</w:t>
      </w:r>
      <w:r w:rsidRPr="003752F7">
        <w:t>ā</w:t>
      </w:r>
      <w:r w:rsidRPr="003752F7">
        <w:rPr>
          <w:rFonts w:eastAsiaTheme="minorEastAsia"/>
          <w:color w:val="0F252D"/>
        </w:rPr>
        <w:t>dir, adopted a “burnt-earth policy” of total Algerian annihilation. General Thomas Robert Bugeaud (d. 1265/1849), the Marshal of France and Governor-General of Algeria—whom ‘Abd-al-Q</w:t>
      </w:r>
      <w:r w:rsidRPr="003752F7">
        <w:t>ā</w:t>
      </w:r>
      <w:r w:rsidRPr="003752F7">
        <w:rPr>
          <w:rFonts w:eastAsiaTheme="minorEastAsia"/>
          <w:color w:val="0F252D"/>
        </w:rPr>
        <w:t>dir had defeated previously and forced to return to France—came back to North Africa advocating genocidal tactics and said: “I will enter into your mountains. I will burn down your villages and your harvests. I will cut down your fruit trees.” In response, al-Am</w:t>
      </w:r>
      <w:r w:rsidRPr="003752F7">
        <w:t>ī</w:t>
      </w:r>
      <w:r w:rsidRPr="003752F7">
        <w:rPr>
          <w:rFonts w:eastAsiaTheme="minorEastAsia"/>
          <w:color w:val="0F252D"/>
        </w:rPr>
        <w:t>r ‘Abd-al-Q</w:t>
      </w:r>
      <w:r w:rsidRPr="003752F7">
        <w:t>ā</w:t>
      </w:r>
      <w:r w:rsidRPr="003752F7">
        <w:rPr>
          <w:rFonts w:eastAsiaTheme="minorEastAsia"/>
          <w:color w:val="0F252D"/>
        </w:rPr>
        <w:t>dir continued to wage effective guerrilla warfare against the French colonialists and for a decade until 1258/1842 scored one victory after another. After 1258/1842, the French adopted guerrilla tactics similar to those of al-Am</w:t>
      </w:r>
      <w:r w:rsidRPr="003752F7">
        <w:t>ī</w:t>
      </w:r>
      <w:r w:rsidRPr="003752F7">
        <w:rPr>
          <w:rFonts w:eastAsiaTheme="minorEastAsia"/>
          <w:color w:val="0F252D"/>
        </w:rPr>
        <w:t>r ‘Abd-al-Q</w:t>
      </w:r>
      <w:r w:rsidRPr="003752F7">
        <w:t>ā</w:t>
      </w:r>
      <w:r w:rsidRPr="003752F7">
        <w:rPr>
          <w:rFonts w:eastAsiaTheme="minorEastAsia"/>
          <w:color w:val="0F252D"/>
        </w:rPr>
        <w:t>dir, and the French increased their mobility, while brutally suppressing the indigenous population and practicing a scorched earth policy in the countryside. Moreover, the French defeated the Moroccans in Rajab 1260/August 1844, which broke al-Am</w:t>
      </w:r>
      <w:r w:rsidRPr="003752F7">
        <w:t>ī</w:t>
      </w:r>
      <w:r w:rsidRPr="003752F7">
        <w:rPr>
          <w:rFonts w:eastAsiaTheme="minorEastAsia"/>
          <w:color w:val="0F252D"/>
        </w:rPr>
        <w:t>r ‘Abd-al-Q</w:t>
      </w:r>
      <w:r w:rsidRPr="003752F7">
        <w:t>ā</w:t>
      </w:r>
      <w:r w:rsidRPr="003752F7">
        <w:rPr>
          <w:rFonts w:eastAsiaTheme="minorEastAsia"/>
          <w:color w:val="0F252D"/>
        </w:rPr>
        <w:t>dir’s communication links with Morocco and reinforcements coming from there. In addition to this setback, Moulay ‘Abd-al-Ra</w:t>
      </w:r>
      <w:r w:rsidRPr="003752F7">
        <w:t>ḥ</w:t>
      </w:r>
      <w:r w:rsidRPr="003752F7">
        <w:rPr>
          <w:rFonts w:eastAsiaTheme="minorEastAsia"/>
          <w:color w:val="0F252D"/>
        </w:rPr>
        <w:t>m</w:t>
      </w:r>
      <w:r w:rsidRPr="003752F7">
        <w:t>ā</w:t>
      </w:r>
      <w:r w:rsidRPr="003752F7">
        <w:rPr>
          <w:rFonts w:eastAsiaTheme="minorEastAsia"/>
          <w:color w:val="0F252D"/>
        </w:rPr>
        <w:t>n ibn Hish</w:t>
      </w:r>
      <w:r w:rsidRPr="003752F7">
        <w:t>ā</w:t>
      </w:r>
      <w:r w:rsidRPr="003752F7">
        <w:rPr>
          <w:rFonts w:eastAsiaTheme="minorEastAsia"/>
          <w:color w:val="0F252D"/>
        </w:rPr>
        <w:t>m (d. 1275/1859), who now ruled Morocco under the auspices of the French, declared ‘Abd-al-Q</w:t>
      </w:r>
      <w:r w:rsidRPr="003752F7">
        <w:t>ā</w:t>
      </w:r>
      <w:r w:rsidRPr="003752F7">
        <w:rPr>
          <w:rFonts w:eastAsiaTheme="minorEastAsia"/>
          <w:color w:val="0F252D"/>
        </w:rPr>
        <w:t>dir and outlaw in his entire kingdom following the Treaty of Tangier of 1260/1844. Moulay ‘Abd-al-Ra</w:t>
      </w:r>
      <w:r w:rsidRPr="003752F7">
        <w:t>ḥ</w:t>
      </w:r>
      <w:r w:rsidRPr="003752F7">
        <w:rPr>
          <w:rFonts w:eastAsiaTheme="minorEastAsia"/>
          <w:color w:val="0F252D"/>
        </w:rPr>
        <w:t>m</w:t>
      </w:r>
      <w:r w:rsidRPr="003752F7">
        <w:t>ā</w:t>
      </w:r>
      <w:r w:rsidRPr="003752F7">
        <w:rPr>
          <w:rFonts w:eastAsiaTheme="minorEastAsia"/>
          <w:color w:val="0F252D"/>
        </w:rPr>
        <w:t>n also sent soldiers secretly to attack the forces of al-Am</w:t>
      </w:r>
      <w:r w:rsidRPr="003752F7">
        <w:t>ī</w:t>
      </w:r>
      <w:r w:rsidRPr="003752F7">
        <w:rPr>
          <w:rFonts w:eastAsiaTheme="minorEastAsia"/>
          <w:color w:val="0F252D"/>
        </w:rPr>
        <w:t>r ‘Abd-al-Q</w:t>
      </w:r>
      <w:r w:rsidRPr="003752F7">
        <w:t>ā</w:t>
      </w:r>
      <w:r w:rsidRPr="003752F7">
        <w:rPr>
          <w:rFonts w:eastAsiaTheme="minorEastAsia"/>
          <w:color w:val="0F252D"/>
        </w:rPr>
        <w:t>dir and cut off his supply lines. Indeed, a powerful assassin was sent to kill ‘Abd-al-Q</w:t>
      </w:r>
      <w:r w:rsidRPr="003752F7">
        <w:t>ā</w:t>
      </w:r>
      <w:r w:rsidRPr="003752F7">
        <w:rPr>
          <w:rFonts w:eastAsiaTheme="minorEastAsia"/>
          <w:color w:val="0F252D"/>
        </w:rPr>
        <w:t>dir, whom he approached stealthily while the Am</w:t>
      </w:r>
      <w:r w:rsidRPr="003752F7">
        <w:t>ī</w:t>
      </w:r>
      <w:r w:rsidRPr="003752F7">
        <w:rPr>
          <w:rFonts w:eastAsiaTheme="minorEastAsia"/>
          <w:color w:val="0F252D"/>
        </w:rPr>
        <w:t>r was reading. The Am</w:t>
      </w:r>
      <w:r w:rsidRPr="003752F7">
        <w:t>ī</w:t>
      </w:r>
      <w:r w:rsidRPr="003752F7">
        <w:rPr>
          <w:rFonts w:eastAsiaTheme="minorEastAsia"/>
          <w:color w:val="0F252D"/>
        </w:rPr>
        <w:t>r raised his head in time to see the formidable assassin with his drawn dagger, but the would-be killer immediately dropped his knife to the ground and said: “I was going to strike you, but the sight of you disarmed me. It thought I saw the halo of the Prophet on your head.” The Moroccans made repeated attempts, however, to defeat al-Am</w:t>
      </w:r>
      <w:r w:rsidRPr="003752F7">
        <w:t>ī</w:t>
      </w:r>
      <w:r w:rsidRPr="003752F7">
        <w:rPr>
          <w:rFonts w:eastAsiaTheme="minorEastAsia"/>
          <w:color w:val="0F252D"/>
        </w:rPr>
        <w:t>r ‘Abd-al-Q</w:t>
      </w:r>
      <w:r w:rsidRPr="003752F7">
        <w:t>ā</w:t>
      </w:r>
      <w:r w:rsidRPr="003752F7">
        <w:rPr>
          <w:rFonts w:eastAsiaTheme="minorEastAsia"/>
          <w:color w:val="0F252D"/>
        </w:rPr>
        <w:t>dir, who then chose to withdraw from Morocco and enter into peace negotiations with the French. On 16 al-</w:t>
      </w:r>
      <w:r w:rsidRPr="003752F7">
        <w:rPr>
          <w:rStyle w:val="Strong"/>
          <w:b w:val="0"/>
          <w:bCs w:val="0"/>
          <w:color w:val="282828"/>
        </w:rPr>
        <w:t>Mu</w:t>
      </w:r>
      <w:r w:rsidRPr="003752F7">
        <w:t>ḥ</w:t>
      </w:r>
      <w:r w:rsidRPr="003752F7">
        <w:rPr>
          <w:rStyle w:val="Strong"/>
          <w:b w:val="0"/>
          <w:bCs w:val="0"/>
          <w:color w:val="282828"/>
        </w:rPr>
        <w:t>arram 1264/</w:t>
      </w:r>
      <w:r w:rsidRPr="003752F7">
        <w:rPr>
          <w:rFonts w:eastAsiaTheme="minorEastAsia"/>
          <w:color w:val="0F252D"/>
        </w:rPr>
        <w:t>23 December 1847, al-Am</w:t>
      </w:r>
      <w:r w:rsidRPr="003752F7">
        <w:t>ī</w:t>
      </w:r>
      <w:r w:rsidRPr="003752F7">
        <w:rPr>
          <w:rFonts w:eastAsiaTheme="minorEastAsia"/>
          <w:color w:val="0F252D"/>
        </w:rPr>
        <w:t>r ‘Abd-al-Q</w:t>
      </w:r>
      <w:r w:rsidRPr="003752F7">
        <w:t>ā</w:t>
      </w:r>
      <w:r w:rsidRPr="003752F7">
        <w:rPr>
          <w:rFonts w:eastAsiaTheme="minorEastAsia"/>
          <w:color w:val="0F252D"/>
        </w:rPr>
        <w:t>dir surrendered to General Louis Juchault de Lamoricière (d. 1282/1865) on the understanding that he would be allowed to go to Alexandria, Egypt, or Galilee in Ottoman Palestine. After al-Am</w:t>
      </w:r>
      <w:r w:rsidRPr="003752F7">
        <w:t>ī</w:t>
      </w:r>
      <w:r w:rsidRPr="003752F7">
        <w:rPr>
          <w:rFonts w:eastAsiaTheme="minorEastAsia"/>
          <w:color w:val="0F252D"/>
        </w:rPr>
        <w:t>r ‘Abd-al-Q</w:t>
      </w:r>
      <w:r w:rsidRPr="003752F7">
        <w:t>ā</w:t>
      </w:r>
      <w:r w:rsidRPr="003752F7">
        <w:rPr>
          <w:rFonts w:eastAsiaTheme="minorEastAsia"/>
          <w:color w:val="0F252D"/>
        </w:rPr>
        <w:t>dir surrendered, however, the French government refused to honor General de Lamoricière’s promise. Shaykh ‘Abd-al-Q</w:t>
      </w:r>
      <w:r w:rsidRPr="003752F7">
        <w:t>ā</w:t>
      </w:r>
      <w:r w:rsidRPr="003752F7">
        <w:rPr>
          <w:rFonts w:eastAsiaTheme="minorEastAsia"/>
          <w:color w:val="0F252D"/>
        </w:rPr>
        <w:t>dir was taken prisoner and sent to France, where he, his family, and retinue of twenty-five persons were imprisoned in the</w:t>
      </w:r>
      <w:r w:rsidRPr="003752F7">
        <w:t xml:space="preserve"> Château d’Amboise in the Loire Valley. The damp conditions of the castle led to the deteriorating health of </w:t>
      </w:r>
      <w:r w:rsidRPr="003752F7">
        <w:rPr>
          <w:rFonts w:eastAsiaTheme="minorEastAsia"/>
          <w:color w:val="0F252D"/>
        </w:rPr>
        <w:t>‘Abd-al-Q</w:t>
      </w:r>
      <w:r w:rsidRPr="003752F7">
        <w:t>ā</w:t>
      </w:r>
      <w:r w:rsidRPr="003752F7">
        <w:rPr>
          <w:rFonts w:eastAsiaTheme="minorEastAsia"/>
          <w:color w:val="0F252D"/>
        </w:rPr>
        <w:t xml:space="preserve">dir and those with him. Nevertheless, his fate became a </w:t>
      </w:r>
      <w:r w:rsidRPr="003752F7">
        <w:rPr>
          <w:i/>
          <w:iCs/>
          <w:color w:val="202122"/>
        </w:rPr>
        <w:t>cause célèbre</w:t>
      </w:r>
      <w:r w:rsidRPr="003752F7">
        <w:rPr>
          <w:color w:val="202122"/>
        </w:rPr>
        <w:t xml:space="preserve"> in many French, European, and American circles, and international pressure was put on France to secure his release.</w:t>
      </w:r>
      <w:r w:rsidRPr="003752F7">
        <w:rPr>
          <w:rFonts w:eastAsiaTheme="minorEastAsia"/>
          <w:color w:val="0F252D"/>
        </w:rPr>
        <w:t xml:space="preserve"> Al-Am</w:t>
      </w:r>
      <w:r w:rsidRPr="003752F7">
        <w:t>ī</w:t>
      </w:r>
      <w:r w:rsidRPr="003752F7">
        <w:rPr>
          <w:rFonts w:eastAsiaTheme="minorEastAsia"/>
          <w:color w:val="0F252D"/>
        </w:rPr>
        <w:t>r ‘Abd-al-Q</w:t>
      </w:r>
      <w:r w:rsidRPr="003752F7">
        <w:t>ā</w:t>
      </w:r>
      <w:r w:rsidRPr="003752F7">
        <w:rPr>
          <w:rFonts w:eastAsiaTheme="minorEastAsia"/>
          <w:color w:val="0F252D"/>
        </w:rPr>
        <w:t xml:space="preserve">dir was finally released on </w:t>
      </w:r>
      <w:r w:rsidRPr="003752F7">
        <w:rPr>
          <w:rStyle w:val="Strong"/>
          <w:b w:val="0"/>
          <w:bCs w:val="0"/>
          <w:color w:val="282828"/>
        </w:rPr>
        <w:t>3</w:t>
      </w:r>
      <w:r w:rsidRPr="003752F7">
        <w:rPr>
          <w:rFonts w:eastAsiaTheme="minorEastAsia"/>
          <w:color w:val="0F252D"/>
        </w:rPr>
        <w:t xml:space="preserve"> al-</w:t>
      </w:r>
      <w:r w:rsidRPr="003752F7">
        <w:rPr>
          <w:rStyle w:val="Strong"/>
          <w:b w:val="0"/>
          <w:bCs w:val="0"/>
          <w:color w:val="282828"/>
        </w:rPr>
        <w:t>Mu</w:t>
      </w:r>
      <w:r w:rsidRPr="003752F7">
        <w:t>ḥ</w:t>
      </w:r>
      <w:r w:rsidRPr="003752F7">
        <w:rPr>
          <w:rStyle w:val="Strong"/>
          <w:b w:val="0"/>
          <w:bCs w:val="0"/>
          <w:color w:val="282828"/>
        </w:rPr>
        <w:t>arram 1269/</w:t>
      </w:r>
      <w:r w:rsidRPr="003752F7">
        <w:rPr>
          <w:rFonts w:eastAsiaTheme="minorEastAsia"/>
          <w:color w:val="0F252D"/>
        </w:rPr>
        <w:t xml:space="preserve">16 October 1852, after which he took up residence in Bursa in the Ottoman Empire. Afterwards, he moved to Ottoman Damascus in 1271/1855, where he devoted the remainder of his life to study, teaching, and writing with special focus upon the Metaphysical Sufism of al-Shaykh </w:t>
      </w:r>
      <w:r w:rsidRPr="003752F7">
        <w:t xml:space="preserve">Muḥyī-al-Dīn ibn al-‘Arabī (d. 638/1240). </w:t>
      </w:r>
      <w:r w:rsidRPr="003752F7">
        <w:rPr>
          <w:rFonts w:eastAsiaTheme="minorEastAsia"/>
          <w:color w:val="0F252D"/>
        </w:rPr>
        <w:t>Al-Am</w:t>
      </w:r>
      <w:r w:rsidRPr="003752F7">
        <w:t>ī</w:t>
      </w:r>
      <w:r w:rsidRPr="003752F7">
        <w:rPr>
          <w:rFonts w:eastAsiaTheme="minorEastAsia"/>
          <w:color w:val="0F252D"/>
        </w:rPr>
        <w:t>r ‘Abd-al-Q</w:t>
      </w:r>
      <w:r w:rsidRPr="003752F7">
        <w:t>ā</w:t>
      </w:r>
      <w:r w:rsidRPr="003752F7">
        <w:rPr>
          <w:rFonts w:eastAsiaTheme="minorEastAsia"/>
          <w:color w:val="0F252D"/>
        </w:rPr>
        <w:t>dir died in Damascus on 20 Rajab al-Fard 1300/26 May 1883. He was buried in that city at the feet of I</w:t>
      </w:r>
      <w:r w:rsidRPr="003752F7">
        <w:t xml:space="preserve">bn al-‘Arabī, whose works he mastered, taught, and defended during his lifetime. In 1385/1965, the body of </w:t>
      </w:r>
      <w:r w:rsidRPr="003752F7">
        <w:rPr>
          <w:rFonts w:eastAsiaTheme="minorEastAsia"/>
          <w:color w:val="0F252D"/>
        </w:rPr>
        <w:t>al-Am</w:t>
      </w:r>
      <w:r w:rsidRPr="003752F7">
        <w:t>ī</w:t>
      </w:r>
      <w:r w:rsidRPr="003752F7">
        <w:rPr>
          <w:rFonts w:eastAsiaTheme="minorEastAsia"/>
          <w:color w:val="0F252D"/>
        </w:rPr>
        <w:t>r ‘Abd-al-Q</w:t>
      </w:r>
      <w:r w:rsidRPr="003752F7">
        <w:t>ā</w:t>
      </w:r>
      <w:r w:rsidRPr="003752F7">
        <w:rPr>
          <w:rFonts w:eastAsiaTheme="minorEastAsia"/>
          <w:color w:val="0F252D"/>
        </w:rPr>
        <w:t>dir</w:t>
      </w:r>
      <w:r w:rsidRPr="003752F7">
        <w:rPr>
          <w:rFonts w:eastAsiaTheme="minorEastAsia"/>
          <w:b/>
          <w:bCs/>
          <w:color w:val="0F252D"/>
        </w:rPr>
        <w:t xml:space="preserve"> </w:t>
      </w:r>
      <w:r w:rsidRPr="003752F7">
        <w:rPr>
          <w:rFonts w:eastAsiaTheme="minorEastAsia"/>
          <w:color w:val="0F252D"/>
        </w:rPr>
        <w:t>al-Jaz</w:t>
      </w:r>
      <w:r w:rsidRPr="003752F7">
        <w:t>ā’irī was officially relocated to his native Algeria, three years after the victorious outcome of t</w:t>
      </w:r>
      <w:r w:rsidRPr="003752F7">
        <w:rPr>
          <w:color w:val="202122"/>
          <w:lang w:val="fr-FR"/>
        </w:rPr>
        <w:t>he Algerian War of Independence, which had lasted eight years from 1373/1954 until 1382/1962.</w:t>
      </w:r>
    </w:p>
  </w:footnote>
  <w:footnote w:id="41">
    <w:p w14:paraId="6127090F" w14:textId="77777777" w:rsidR="00E86172" w:rsidRPr="003752F7" w:rsidRDefault="00E86172" w:rsidP="00E86172">
      <w:pPr>
        <w:autoSpaceDE w:val="0"/>
        <w:autoSpaceDN w:val="0"/>
        <w:adjustRightInd w:val="0"/>
        <w:rPr>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Son of Mary</w:t>
      </w:r>
      <w:r w:rsidRPr="003752F7">
        <w:rPr>
          <w:rFonts w:asciiTheme="majorBidi" w:hAnsiTheme="majorBidi" w:cstheme="majorBidi"/>
          <w:sz w:val="20"/>
          <w:szCs w:val="20"/>
        </w:rPr>
        <w:t xml:space="preserve"> in this form is that standard manner in which </w:t>
      </w:r>
      <w:r w:rsidRPr="003752F7">
        <w:rPr>
          <w:rFonts w:asciiTheme="majorBidi" w:hAnsiTheme="majorBidi" w:cstheme="majorBidi"/>
          <w:i/>
          <w:iCs/>
          <w:sz w:val="20"/>
          <w:szCs w:val="20"/>
        </w:rPr>
        <w:t>The First Teaching</w:t>
      </w:r>
      <w:r w:rsidRPr="003752F7">
        <w:rPr>
          <w:rFonts w:asciiTheme="majorBidi" w:hAnsiTheme="majorBidi" w:cstheme="majorBidi"/>
          <w:sz w:val="20"/>
          <w:szCs w:val="20"/>
        </w:rPr>
        <w:t xml:space="preserve"> refers to “Jesus, the Son of Mary.” </w:t>
      </w:r>
      <w:r w:rsidRPr="003752F7">
        <w:rPr>
          <w:rFonts w:asciiTheme="majorBidi" w:eastAsiaTheme="minorEastAsia" w:hAnsiTheme="majorBidi" w:cstheme="majorBidi"/>
          <w:color w:val="000000"/>
          <w:sz w:val="20"/>
          <w:szCs w:val="20"/>
        </w:rPr>
        <w:t xml:space="preserve">Orthographically, </w:t>
      </w:r>
      <w:r w:rsidRPr="003752F7">
        <w:rPr>
          <w:rFonts w:asciiTheme="majorBidi" w:hAnsiTheme="majorBidi" w:cstheme="majorBidi"/>
          <w:sz w:val="20"/>
          <w:szCs w:val="20"/>
        </w:rPr>
        <w:t>I prefer to use “Jesus Son of Mary” or occasionally “Jesus the Son of Mary” without commas or a lower case “s” as an attempt to reflect the rendition of the expression in Qur’ānic Arabic.</w:t>
      </w:r>
      <w:r w:rsidRPr="003752F7">
        <w:rPr>
          <w:rFonts w:asciiTheme="majorBidi" w:eastAsiaTheme="minorEastAsia" w:hAnsiTheme="majorBidi" w:cstheme="majorBidi"/>
          <w:color w:val="000000"/>
          <w:sz w:val="20"/>
          <w:szCs w:val="20"/>
        </w:rPr>
        <w:t xml:space="preserve"> In the Qur’ān,</w:t>
      </w:r>
      <w:r w:rsidRPr="003752F7">
        <w:rPr>
          <w:rFonts w:asciiTheme="majorBidi" w:hAnsiTheme="majorBidi" w:cstheme="majorBidi"/>
          <w:sz w:val="20"/>
          <w:szCs w:val="20"/>
        </w:rPr>
        <w:t xml:space="preserve"> </w:t>
      </w:r>
      <w:r w:rsidRPr="003752F7">
        <w:rPr>
          <w:rFonts w:asciiTheme="majorBidi" w:eastAsiaTheme="minorEastAsia" w:hAnsiTheme="majorBidi" w:cstheme="majorBidi"/>
          <w:color w:val="000000"/>
          <w:sz w:val="20"/>
          <w:szCs w:val="20"/>
        </w:rPr>
        <w:t>“Jesus Son of Mary” or “Jesus the Son of Mary” is written in a special way contrary to standard Arabic norms of spelling to emphasis the highly esteemed and unique Sonship of Jesus Christ. “Jesus the Son of Mary” is written with confirmation (</w:t>
      </w:r>
      <w:r w:rsidRPr="003752F7">
        <w:rPr>
          <w:rFonts w:asciiTheme="majorBidi" w:eastAsiaTheme="minorEastAsia" w:hAnsiTheme="majorBidi" w:cstheme="majorBidi"/>
          <w:i/>
          <w:iCs/>
          <w:color w:val="000000"/>
          <w:sz w:val="20"/>
          <w:szCs w:val="20"/>
        </w:rPr>
        <w:t>ithbāt</w:t>
      </w:r>
      <w:r w:rsidRPr="003752F7">
        <w:rPr>
          <w:rFonts w:asciiTheme="majorBidi" w:eastAsiaTheme="minorEastAsia" w:hAnsiTheme="majorBidi" w:cstheme="majorBidi"/>
          <w:color w:val="000000"/>
          <w:sz w:val="20"/>
          <w:szCs w:val="20"/>
        </w:rPr>
        <w:t xml:space="preserve">) of the letter </w:t>
      </w:r>
      <w:r w:rsidRPr="003752F7">
        <w:rPr>
          <w:rFonts w:asciiTheme="majorBidi" w:eastAsiaTheme="minorEastAsia" w:hAnsiTheme="majorBidi" w:cstheme="majorBidi"/>
          <w:i/>
          <w:iCs/>
          <w:color w:val="000000"/>
          <w:sz w:val="20"/>
          <w:szCs w:val="20"/>
        </w:rPr>
        <w:t>alif</w:t>
      </w:r>
      <w:r w:rsidRPr="003752F7">
        <w:rPr>
          <w:rFonts w:asciiTheme="majorBidi" w:eastAsiaTheme="minorEastAsia" w:hAnsiTheme="majorBidi" w:cstheme="majorBidi"/>
          <w:color w:val="000000"/>
          <w:sz w:val="20"/>
          <w:szCs w:val="20"/>
        </w:rPr>
        <w:t>, at the beginning of “Son” (</w:t>
      </w:r>
      <w:r w:rsidRPr="003752F7">
        <w:rPr>
          <w:rFonts w:asciiTheme="majorBidi" w:eastAsiaTheme="minorEastAsia" w:hAnsiTheme="majorBidi" w:cstheme="majorBidi"/>
          <w:i/>
          <w:iCs/>
          <w:color w:val="000000"/>
          <w:sz w:val="20"/>
          <w:szCs w:val="20"/>
        </w:rPr>
        <w:t>Ibn</w:t>
      </w:r>
      <w:r w:rsidRPr="003752F7">
        <w:rPr>
          <w:rFonts w:asciiTheme="majorBidi" w:eastAsiaTheme="minorEastAsia" w:hAnsiTheme="majorBidi" w:cstheme="majorBidi"/>
          <w:color w:val="000000"/>
          <w:sz w:val="20"/>
          <w:szCs w:val="20"/>
        </w:rPr>
        <w:t>), which, in Arabic, would generally be elided in this and similar constructs, by being written simply as “</w:t>
      </w:r>
      <w:r w:rsidRPr="003752F7">
        <w:rPr>
          <w:rFonts w:asciiTheme="majorBidi" w:eastAsiaTheme="minorEastAsia" w:hAnsiTheme="majorBidi" w:cstheme="majorBidi"/>
          <w:i/>
          <w:iCs/>
          <w:color w:val="000000"/>
          <w:sz w:val="20"/>
          <w:szCs w:val="20"/>
        </w:rPr>
        <w:t>bn</w:t>
      </w:r>
      <w:r w:rsidRPr="003752F7">
        <w:rPr>
          <w:rFonts w:asciiTheme="majorBidi" w:eastAsiaTheme="minorEastAsia" w:hAnsiTheme="majorBidi" w:cstheme="majorBidi"/>
          <w:color w:val="000000"/>
          <w:sz w:val="20"/>
          <w:szCs w:val="20"/>
        </w:rPr>
        <w:t xml:space="preserve">.” In the above English rendition, this confirmation of the </w:t>
      </w:r>
      <w:r w:rsidRPr="003752F7">
        <w:rPr>
          <w:rFonts w:asciiTheme="majorBidi" w:eastAsiaTheme="minorEastAsia" w:hAnsiTheme="majorBidi" w:cstheme="majorBidi"/>
          <w:i/>
          <w:iCs/>
          <w:color w:val="000000"/>
          <w:sz w:val="20"/>
          <w:szCs w:val="20"/>
        </w:rPr>
        <w:t>alif</w:t>
      </w:r>
      <w:r w:rsidRPr="003752F7">
        <w:rPr>
          <w:rFonts w:asciiTheme="majorBidi" w:eastAsiaTheme="minorEastAsia" w:hAnsiTheme="majorBidi" w:cstheme="majorBidi"/>
          <w:color w:val="000000"/>
          <w:sz w:val="20"/>
          <w:szCs w:val="20"/>
        </w:rPr>
        <w:t xml:space="preserve"> is</w:t>
      </w:r>
      <w:r w:rsidRPr="003752F7">
        <w:rPr>
          <w:rFonts w:asciiTheme="majorBidi" w:eastAsiaTheme="minorEastAsia" w:hAnsiTheme="majorBidi" w:cstheme="majorBidi"/>
          <w:i/>
          <w:iCs/>
          <w:color w:val="000000"/>
          <w:sz w:val="20"/>
          <w:szCs w:val="20"/>
        </w:rPr>
        <w:t xml:space="preserve"> </w:t>
      </w:r>
      <w:r w:rsidRPr="003752F7">
        <w:rPr>
          <w:rFonts w:asciiTheme="majorBidi" w:eastAsiaTheme="minorEastAsia" w:hAnsiTheme="majorBidi" w:cstheme="majorBidi"/>
          <w:color w:val="000000"/>
          <w:sz w:val="20"/>
          <w:szCs w:val="20"/>
        </w:rPr>
        <w:t>reflected by “Son” (</w:t>
      </w:r>
      <w:r w:rsidRPr="003752F7">
        <w:rPr>
          <w:rFonts w:asciiTheme="majorBidi" w:eastAsiaTheme="minorEastAsia" w:hAnsiTheme="majorBidi" w:cstheme="majorBidi"/>
          <w:i/>
          <w:iCs/>
          <w:color w:val="000000"/>
          <w:sz w:val="20"/>
          <w:szCs w:val="20"/>
        </w:rPr>
        <w:t>Ibn</w:t>
      </w:r>
      <w:r w:rsidRPr="003752F7">
        <w:rPr>
          <w:rFonts w:asciiTheme="majorBidi" w:eastAsiaTheme="minorEastAsia" w:hAnsiTheme="majorBidi" w:cstheme="majorBidi"/>
          <w:color w:val="000000"/>
          <w:sz w:val="20"/>
          <w:szCs w:val="20"/>
        </w:rPr>
        <w:t>), written with initial capitals and not preceded by a comma whereas, again, according to standard Arab convention, the lower case “son” (</w:t>
      </w:r>
      <w:r w:rsidRPr="003752F7">
        <w:rPr>
          <w:rFonts w:asciiTheme="majorBidi" w:eastAsiaTheme="minorEastAsia" w:hAnsiTheme="majorBidi" w:cstheme="majorBidi"/>
          <w:i/>
          <w:iCs/>
          <w:color w:val="000000"/>
          <w:sz w:val="20"/>
          <w:szCs w:val="20"/>
        </w:rPr>
        <w:t>ibn</w:t>
      </w:r>
      <w:r w:rsidRPr="003752F7">
        <w:rPr>
          <w:rFonts w:asciiTheme="majorBidi" w:eastAsiaTheme="minorEastAsia" w:hAnsiTheme="majorBidi" w:cstheme="majorBidi"/>
          <w:color w:val="000000"/>
          <w:sz w:val="20"/>
          <w:szCs w:val="20"/>
        </w:rPr>
        <w:t>) would be appropriate, as in “so-and-so, son or the son (</w:t>
      </w:r>
      <w:r w:rsidRPr="003752F7">
        <w:rPr>
          <w:rFonts w:asciiTheme="majorBidi" w:eastAsiaTheme="minorEastAsia" w:hAnsiTheme="majorBidi" w:cstheme="majorBidi"/>
          <w:i/>
          <w:iCs/>
          <w:color w:val="000000"/>
          <w:sz w:val="20"/>
          <w:szCs w:val="20"/>
        </w:rPr>
        <w:t>ibn</w:t>
      </w:r>
      <w:r w:rsidRPr="003752F7">
        <w:rPr>
          <w:rFonts w:asciiTheme="majorBidi" w:eastAsiaTheme="minorEastAsia" w:hAnsiTheme="majorBidi" w:cstheme="majorBidi"/>
          <w:color w:val="000000"/>
          <w:sz w:val="20"/>
          <w:szCs w:val="20"/>
        </w:rPr>
        <w:t>) of so-and-so.” Such use of capitalization and lack of commas is meant to have the effect of turning “Son of Mary” into an Honorific—and not just a genealogical reference or statement of lineage.</w:t>
      </w:r>
    </w:p>
  </w:footnote>
  <w:footnote w:id="42">
    <w:p w14:paraId="31935F7D" w14:textId="77777777" w:rsidR="00E86172" w:rsidRPr="003752F7" w:rsidRDefault="00E86172" w:rsidP="00E86172">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‘Umar ibn al-Khaṭṭāb</w:t>
      </w:r>
      <w:r w:rsidRPr="003752F7">
        <w:rPr>
          <w:rFonts w:asciiTheme="majorBidi" w:hAnsiTheme="majorBidi" w:cstheme="majorBidi"/>
          <w:sz w:val="20"/>
          <w:szCs w:val="20"/>
        </w:rPr>
        <w:t xml:space="preserve"> (d. 23 or 24/644) was the second of the Rightly Guided Caliphs who succeeded the Prophet Muḥammad after his passing. During his rule, he was known as “the Commander of the Faithful” (</w:t>
      </w:r>
      <w:r w:rsidRPr="003752F7">
        <w:rPr>
          <w:rFonts w:asciiTheme="majorBidi" w:hAnsiTheme="majorBidi" w:cstheme="majorBidi"/>
          <w:i/>
          <w:iCs/>
          <w:sz w:val="20"/>
          <w:szCs w:val="20"/>
        </w:rPr>
        <w:t>Amīr al-Mu’minīn</w:t>
      </w:r>
      <w:r w:rsidRPr="003752F7">
        <w:rPr>
          <w:rFonts w:asciiTheme="majorBidi" w:hAnsiTheme="majorBidi" w:cstheme="majorBidi"/>
          <w:sz w:val="20"/>
          <w:szCs w:val="20"/>
        </w:rPr>
        <w:t xml:space="preserve">), and he was the first Muslim to be given that title. ‘Umar was among the most senior, revered, and learned of all the Prophet’s Companions. He was closely related to the Prophet by blood and became one of his in-laws through marriage to </w:t>
      </w:r>
      <w:r w:rsidRPr="003752F7">
        <w:rPr>
          <w:rFonts w:asciiTheme="majorBidi" w:hAnsiTheme="majorBidi" w:cstheme="majorBidi"/>
          <w:color w:val="202122"/>
          <w:sz w:val="20"/>
          <w:szCs w:val="20"/>
          <w:shd w:val="clear" w:color="auto" w:fill="FFFFFF"/>
        </w:rPr>
        <w:t>Umm-Kulth</w:t>
      </w:r>
      <w:r w:rsidRPr="003752F7">
        <w:rPr>
          <w:rFonts w:asciiTheme="majorBidi" w:hAnsiTheme="majorBidi" w:cstheme="majorBidi"/>
          <w:sz w:val="20"/>
          <w:szCs w:val="20"/>
        </w:rPr>
        <w:t>ū</w:t>
      </w:r>
      <w:r w:rsidRPr="003752F7">
        <w:rPr>
          <w:rFonts w:asciiTheme="majorBidi" w:hAnsiTheme="majorBidi" w:cstheme="majorBidi"/>
          <w:color w:val="202122"/>
          <w:sz w:val="20"/>
          <w:szCs w:val="20"/>
          <w:shd w:val="clear" w:color="auto" w:fill="FFFFFF"/>
        </w:rPr>
        <w:t>m, the daughter of al-Im</w:t>
      </w:r>
      <w:r w:rsidRPr="003752F7">
        <w:rPr>
          <w:rFonts w:asciiTheme="majorBidi" w:hAnsiTheme="majorBidi" w:cstheme="majorBidi"/>
          <w:sz w:val="20"/>
          <w:szCs w:val="20"/>
        </w:rPr>
        <w:t>ā</w:t>
      </w:r>
      <w:r w:rsidRPr="003752F7">
        <w:rPr>
          <w:rFonts w:asciiTheme="majorBidi" w:hAnsiTheme="majorBidi" w:cstheme="majorBidi"/>
          <w:color w:val="202122"/>
          <w:sz w:val="20"/>
          <w:szCs w:val="20"/>
          <w:shd w:val="clear" w:color="auto" w:fill="FFFFFF"/>
        </w:rPr>
        <w:t>m ‘Al</w:t>
      </w:r>
      <w:r w:rsidRPr="003752F7">
        <w:rPr>
          <w:rFonts w:asciiTheme="majorBidi" w:hAnsiTheme="majorBidi" w:cstheme="majorBidi"/>
          <w:sz w:val="20"/>
          <w:szCs w:val="20"/>
        </w:rPr>
        <w:t xml:space="preserve">ī. The Prophet gave ‘Umar the epithet </w:t>
      </w:r>
      <w:r w:rsidRPr="003752F7">
        <w:rPr>
          <w:rFonts w:asciiTheme="majorBidi" w:hAnsiTheme="majorBidi" w:cstheme="majorBidi"/>
          <w:i/>
          <w:iCs/>
          <w:sz w:val="20"/>
          <w:szCs w:val="20"/>
        </w:rPr>
        <w:t>al-Fārūq</w:t>
      </w:r>
      <w:r w:rsidRPr="003752F7">
        <w:rPr>
          <w:rFonts w:asciiTheme="majorBidi" w:hAnsiTheme="majorBidi" w:cstheme="majorBidi"/>
          <w:sz w:val="20"/>
          <w:szCs w:val="20"/>
        </w:rPr>
        <w:t>, meaning “he who is eminently gifted in distinguishing between truth and falsehood, right and wrong.” ‘Umar ibn al-Khaṭṭāb was one of the most far-sighted and judicious of all political rulers in history. He was tall, powerful, courageous, and physically and intellectually gifted. ‘Umar was, however, especially known for his selfless sense of purpose and commitment to equality, fairness, and justice.</w:t>
      </w:r>
      <w:r w:rsidRPr="003752F7">
        <w:rPr>
          <w:rFonts w:asciiTheme="majorBidi" w:hAnsiTheme="majorBidi" w:cstheme="majorBidi"/>
          <w:color w:val="000000"/>
          <w:sz w:val="20"/>
          <w:szCs w:val="20"/>
        </w:rPr>
        <w:t xml:space="preserve"> No non-Prophetic ruler in history can rival ‘Umar for wisdom, justice, and complete sacrifice in ruling the people and striving to bring them benefit and good. Once, a prominent Persian envoy came to Medina to negotiate with ‘Umar, whose armies at the time were simultaneously conquering the Persian and New Roman (Byzantine) empires. Perhaps, the Persian envoy felt he could be given special concessions because the Muslims were fighting the greatest world powers at the time on two fronts, which generally—according to the arts of war—spells defeat. When he arrived in Medina, the Persian envoy found no palace for ‘Umar and no imperial guards. He could not distinguish ‘Umar from the rest of the believers since they all dressed the same. The Muslims of Medina were going about their business and did not know where ‘Umar was but indicated that he might be resting under the shade of a certain tree outside the town’s limit, since that was his habit. The envoy came to the tree and found ‘Umar alone resting pensively in its shade and wearing the patched robe of a pauper. When he came up to the Caliph, he said to him: “You have done justice. Thus, you take rest in peace.”</w:t>
      </w:r>
    </w:p>
  </w:footnote>
  <w:footnote w:id="43">
    <w:p w14:paraId="7DC30C7B" w14:textId="04903E52" w:rsidR="00E86172" w:rsidRPr="003752F7" w:rsidRDefault="00E86172" w:rsidP="00E86172">
      <w:pPr>
        <w:rPr>
          <w:rFonts w:ascii="Arial" w:hAnsi="Arial" w:cs="Arial"/>
          <w:color w:val="252528"/>
          <w:spacing w:val="6"/>
          <w:sz w:val="20"/>
          <w:szCs w:val="20"/>
        </w:rPr>
      </w:pPr>
      <w:r w:rsidRPr="003752F7">
        <w:rPr>
          <w:rStyle w:val="FootnoteReference"/>
          <w:sz w:val="20"/>
          <w:szCs w:val="20"/>
        </w:rPr>
        <w:footnoteRef/>
      </w:r>
      <w:r w:rsidRPr="003752F7">
        <w:rPr>
          <w:sz w:val="20"/>
          <w:szCs w:val="20"/>
        </w:rPr>
        <w:t xml:space="preserve"> </w:t>
      </w:r>
      <w:r w:rsidRPr="003752F7">
        <w:rPr>
          <w:b/>
          <w:bCs/>
          <w:sz w:val="20"/>
          <w:szCs w:val="20"/>
        </w:rPr>
        <w:t xml:space="preserve">Dispensation </w:t>
      </w:r>
      <w:r w:rsidRPr="003752F7">
        <w:rPr>
          <w:sz w:val="20"/>
          <w:szCs w:val="20"/>
        </w:rPr>
        <w:t>comes from the Latin</w:t>
      </w:r>
      <w:r w:rsidRPr="003752F7">
        <w:rPr>
          <w:rStyle w:val="Emphasis"/>
          <w:rFonts w:eastAsiaTheme="majorEastAsia"/>
          <w:sz w:val="20"/>
          <w:szCs w:val="20"/>
        </w:rPr>
        <w:t xml:space="preserve"> dispēnsātiō</w:t>
      </w:r>
      <w:r w:rsidRPr="003752F7">
        <w:rPr>
          <w:rStyle w:val="Emphasis"/>
          <w:rFonts w:eastAsiaTheme="majorEastAsia"/>
          <w:i w:val="0"/>
          <w:iCs w:val="0"/>
          <w:sz w:val="20"/>
          <w:szCs w:val="20"/>
        </w:rPr>
        <w:t xml:space="preserve">, </w:t>
      </w:r>
      <w:r w:rsidRPr="003752F7">
        <w:rPr>
          <w:rStyle w:val="Emphasis"/>
          <w:rFonts w:eastAsiaTheme="majorEastAsia"/>
          <w:sz w:val="20"/>
          <w:szCs w:val="20"/>
        </w:rPr>
        <w:t>dispēnsātiōnis</w:t>
      </w:r>
      <w:r w:rsidRPr="003752F7">
        <w:rPr>
          <w:rStyle w:val="Emphasis"/>
          <w:rFonts w:eastAsiaTheme="majorEastAsia"/>
          <w:i w:val="0"/>
          <w:iCs w:val="0"/>
          <w:sz w:val="20"/>
          <w:szCs w:val="20"/>
        </w:rPr>
        <w:t>, meaning</w:t>
      </w:r>
      <w:r w:rsidRPr="003752F7">
        <w:rPr>
          <w:sz w:val="20"/>
          <w:szCs w:val="20"/>
        </w:rPr>
        <w:t xml:space="preserve"> “a pardon” or “relaxation” of expected religious </w:t>
      </w:r>
      <w:r w:rsidR="00DD44D4" w:rsidRPr="003752F7">
        <w:rPr>
          <w:sz w:val="20"/>
          <w:szCs w:val="20"/>
        </w:rPr>
        <w:t xml:space="preserve">and moral </w:t>
      </w:r>
      <w:r w:rsidRPr="003752F7">
        <w:rPr>
          <w:sz w:val="20"/>
          <w:szCs w:val="20"/>
        </w:rPr>
        <w:t>rigor, especially in light of Divine grace. Here and throughout the book, Dispensation</w:t>
      </w:r>
      <w:r w:rsidR="00DD44D4" w:rsidRPr="003752F7">
        <w:rPr>
          <w:sz w:val="20"/>
          <w:szCs w:val="20"/>
        </w:rPr>
        <w:t xml:space="preserve"> with a capital “D”</w:t>
      </w:r>
      <w:r w:rsidRPr="003752F7">
        <w:rPr>
          <w:sz w:val="20"/>
          <w:szCs w:val="20"/>
        </w:rPr>
        <w:t xml:space="preserve"> is used for a</w:t>
      </w:r>
      <w:r w:rsidR="00883671" w:rsidRPr="003752F7">
        <w:rPr>
          <w:sz w:val="20"/>
          <w:szCs w:val="20"/>
        </w:rPr>
        <w:t>ny</w:t>
      </w:r>
      <w:r w:rsidRPr="003752F7">
        <w:rPr>
          <w:sz w:val="20"/>
          <w:szCs w:val="20"/>
        </w:rPr>
        <w:t xml:space="preserve"> specifically ordained religious Community such as the Ancient Mosaic Dispensation</w:t>
      </w:r>
      <w:r w:rsidR="00883671" w:rsidRPr="003752F7">
        <w:rPr>
          <w:sz w:val="20"/>
          <w:szCs w:val="20"/>
        </w:rPr>
        <w:t xml:space="preserve"> as well as</w:t>
      </w:r>
      <w:r w:rsidRPr="003752F7">
        <w:rPr>
          <w:sz w:val="20"/>
          <w:szCs w:val="20"/>
        </w:rPr>
        <w:t xml:space="preserve"> the Rabbinic, Christian, and Islamic Dispensations. Use of the word “Dispensation” in the sense of specially ordained Prophetic and religious Communities is fairly universal, although more common among Protestants than others. </w:t>
      </w:r>
    </w:p>
    <w:p w14:paraId="3EC2D53A" w14:textId="77777777" w:rsidR="00E86172" w:rsidRPr="003752F7" w:rsidRDefault="00E86172" w:rsidP="00E86172">
      <w:pPr>
        <w:rPr>
          <w:sz w:val="20"/>
          <w:szCs w:val="20"/>
        </w:rPr>
      </w:pPr>
    </w:p>
    <w:p w14:paraId="537AE65D" w14:textId="77777777" w:rsidR="00E86172" w:rsidRPr="003752F7" w:rsidRDefault="00E86172" w:rsidP="00E86172">
      <w:pPr>
        <w:rPr>
          <w:sz w:val="20"/>
          <w:szCs w:val="20"/>
        </w:rPr>
      </w:pPr>
    </w:p>
    <w:p w14:paraId="2CE464E3" w14:textId="77777777" w:rsidR="00E86172" w:rsidRPr="003752F7" w:rsidRDefault="00E86172" w:rsidP="00E86172">
      <w:pPr>
        <w:pStyle w:val="FootnoteText"/>
        <w:rPr>
          <w:b/>
          <w:bCs/>
        </w:rPr>
      </w:pPr>
    </w:p>
  </w:footnote>
  <w:footnote w:id="44">
    <w:p w14:paraId="47591CFA" w14:textId="77777777" w:rsidR="00D00328" w:rsidRPr="003752F7" w:rsidRDefault="00D00328" w:rsidP="00D00328">
      <w:pPr>
        <w:rPr>
          <w:sz w:val="20"/>
          <w:szCs w:val="20"/>
        </w:rPr>
      </w:pPr>
      <w:r w:rsidRPr="003752F7">
        <w:rPr>
          <w:rStyle w:val="FootnoteReference"/>
          <w:sz w:val="20"/>
          <w:szCs w:val="20"/>
        </w:rPr>
        <w:footnoteRef/>
      </w:r>
      <w:r w:rsidRPr="003752F7">
        <w:rPr>
          <w:sz w:val="20"/>
          <w:szCs w:val="20"/>
        </w:rPr>
        <w:t xml:space="preserve"> Socrates (d. </w:t>
      </w:r>
      <w:sdt>
        <w:sdtPr>
          <w:rPr>
            <w:sz w:val="20"/>
            <w:szCs w:val="20"/>
          </w:rPr>
          <w:tag w:val="goog_rdk_98"/>
          <w:id w:val="1049961921"/>
        </w:sdtPr>
        <w:sdtContent>
          <w:ins w:id="206" w:author="Umar Abd-Allah" w:date="2025-02-18T07:14:00Z">
            <w:r w:rsidRPr="003752F7">
              <w:rPr>
                <w:sz w:val="20"/>
                <w:szCs w:val="20"/>
              </w:rPr>
              <w:t>399 BCE).</w:t>
            </w:r>
          </w:ins>
        </w:sdtContent>
      </w:sdt>
      <w:r w:rsidRPr="003752F7">
        <w:rPr>
          <w:sz w:val="20"/>
          <w:szCs w:val="20"/>
        </w:rPr>
        <w:t xml:space="preserve"> Greek: </w:t>
      </w:r>
      <w:r w:rsidRPr="003752F7">
        <w:rPr>
          <w:i/>
          <w:sz w:val="20"/>
          <w:szCs w:val="20"/>
        </w:rPr>
        <w:t>Di</w:t>
      </w:r>
      <w:r w:rsidRPr="003752F7">
        <w:rPr>
          <w:i/>
          <w:color w:val="000000"/>
          <w:sz w:val="20"/>
          <w:szCs w:val="20"/>
        </w:rPr>
        <w:t>á</w:t>
      </w:r>
      <w:r w:rsidRPr="003752F7">
        <w:rPr>
          <w:i/>
          <w:color w:val="040C28"/>
          <w:sz w:val="20"/>
          <w:szCs w:val="20"/>
        </w:rPr>
        <w:t xml:space="preserve"> t</w:t>
      </w:r>
      <w:r w:rsidRPr="003752F7">
        <w:rPr>
          <w:i/>
          <w:color w:val="000000"/>
          <w:sz w:val="20"/>
          <w:szCs w:val="20"/>
        </w:rPr>
        <w:t>ò thaumázein hē sophía,</w:t>
      </w:r>
      <w:r w:rsidRPr="003752F7">
        <w:rPr>
          <w:i/>
          <w:color w:val="040C28"/>
          <w:sz w:val="20"/>
          <w:szCs w:val="20"/>
        </w:rPr>
        <w:t xml:space="preserve"> Διά τὸ θαυμάζειν ἡ σοφία</w:t>
      </w:r>
      <w:r w:rsidRPr="003752F7">
        <w:rPr>
          <w:sz w:val="20"/>
          <w:szCs w:val="20"/>
        </w:rPr>
        <w:t>.</w:t>
      </w:r>
    </w:p>
    <w:p w14:paraId="40B97DA2" w14:textId="77777777" w:rsidR="00D00328" w:rsidRPr="003752F7" w:rsidRDefault="00D00328" w:rsidP="00D00328">
      <w:pPr>
        <w:pBdr>
          <w:top w:val="nil"/>
          <w:left w:val="nil"/>
          <w:bottom w:val="nil"/>
          <w:right w:val="nil"/>
          <w:between w:val="nil"/>
        </w:pBdr>
        <w:rPr>
          <w:color w:val="000000"/>
          <w:sz w:val="20"/>
          <w:szCs w:val="20"/>
        </w:rPr>
      </w:pPr>
    </w:p>
  </w:footnote>
  <w:footnote w:id="45">
    <w:p w14:paraId="1BBB659E" w14:textId="77777777" w:rsidR="00E86172" w:rsidRPr="003752F7" w:rsidRDefault="00E86172" w:rsidP="00E86172">
      <w:pPr>
        <w:autoSpaceDE w:val="0"/>
        <w:autoSpaceDN w:val="0"/>
        <w:adjustRightInd w:val="0"/>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In Arabic, </w:t>
      </w:r>
      <w:r w:rsidRPr="003752F7">
        <w:rPr>
          <w:rFonts w:asciiTheme="majorBidi" w:eastAsiaTheme="minorEastAsia" w:hAnsiTheme="majorBidi" w:cstheme="majorBidi"/>
          <w:b/>
          <w:bCs/>
          <w:i/>
          <w:iCs/>
          <w:color w:val="000000"/>
          <w:sz w:val="20"/>
          <w:szCs w:val="20"/>
        </w:rPr>
        <w:t>Islām</w:t>
      </w:r>
      <w:r w:rsidRPr="003752F7">
        <w:rPr>
          <w:rFonts w:asciiTheme="majorBidi" w:eastAsiaTheme="minorEastAsia" w:hAnsiTheme="majorBidi" w:cstheme="majorBidi"/>
          <w:color w:val="000000"/>
          <w:sz w:val="20"/>
          <w:szCs w:val="20"/>
        </w:rPr>
        <w:t xml:space="preserve"> is a verbal noun (</w:t>
      </w:r>
      <w:r w:rsidRPr="003752F7">
        <w:rPr>
          <w:rFonts w:asciiTheme="majorBidi" w:eastAsiaTheme="minorEastAsia" w:hAnsiTheme="majorBidi" w:cstheme="majorBidi"/>
          <w:i/>
          <w:iCs/>
          <w:color w:val="000000"/>
          <w:sz w:val="20"/>
          <w:szCs w:val="20"/>
        </w:rPr>
        <w:t>ma</w:t>
      </w:r>
      <w:r w:rsidRPr="003752F7">
        <w:rPr>
          <w:rFonts w:asciiTheme="majorBidi" w:hAnsiTheme="majorBidi" w:cstheme="majorBidi"/>
          <w:i/>
          <w:iCs/>
          <w:sz w:val="20"/>
          <w:szCs w:val="20"/>
        </w:rPr>
        <w:t>ṣ</w:t>
      </w:r>
      <w:r w:rsidRPr="003752F7">
        <w:rPr>
          <w:rFonts w:asciiTheme="majorBidi" w:eastAsiaTheme="minorEastAsia" w:hAnsiTheme="majorBidi" w:cstheme="majorBidi"/>
          <w:i/>
          <w:iCs/>
          <w:color w:val="000000"/>
          <w:sz w:val="20"/>
          <w:szCs w:val="20"/>
        </w:rPr>
        <w:t>dar</w:t>
      </w:r>
      <w:r w:rsidRPr="003752F7">
        <w:rPr>
          <w:rFonts w:asciiTheme="majorBidi" w:eastAsiaTheme="minorEastAsia" w:hAnsiTheme="majorBidi" w:cstheme="majorBidi"/>
          <w:color w:val="000000"/>
          <w:sz w:val="20"/>
          <w:szCs w:val="20"/>
        </w:rPr>
        <w:t xml:space="preserve">) which refers to the “action of freely rendering submissive obedience [to God].” The word </w:t>
      </w:r>
      <w:r w:rsidRPr="003752F7">
        <w:rPr>
          <w:rFonts w:asciiTheme="majorBidi" w:eastAsiaTheme="minorEastAsia" w:hAnsiTheme="majorBidi" w:cstheme="majorBidi"/>
          <w:i/>
          <w:iCs/>
          <w:color w:val="000000"/>
          <w:sz w:val="20"/>
          <w:szCs w:val="20"/>
        </w:rPr>
        <w:t xml:space="preserve">Muslim </w:t>
      </w:r>
      <w:r w:rsidRPr="003752F7">
        <w:rPr>
          <w:rFonts w:asciiTheme="majorBidi" w:eastAsiaTheme="minorEastAsia" w:hAnsiTheme="majorBidi" w:cstheme="majorBidi"/>
          <w:color w:val="000000"/>
          <w:sz w:val="20"/>
          <w:szCs w:val="20"/>
        </w:rPr>
        <w:t xml:space="preserve">is an active adjectival participle derived from that noun. Thus, a </w:t>
      </w:r>
      <w:r w:rsidRPr="003752F7">
        <w:rPr>
          <w:rFonts w:asciiTheme="majorBidi" w:eastAsiaTheme="minorEastAsia" w:hAnsiTheme="majorBidi" w:cstheme="majorBidi"/>
          <w:i/>
          <w:iCs/>
          <w:color w:val="000000"/>
          <w:sz w:val="20"/>
          <w:szCs w:val="20"/>
        </w:rPr>
        <w:t xml:space="preserve">Muslim </w:t>
      </w:r>
      <w:r w:rsidRPr="003752F7">
        <w:rPr>
          <w:rFonts w:asciiTheme="majorBidi" w:eastAsiaTheme="minorEastAsia" w:hAnsiTheme="majorBidi" w:cstheme="majorBidi"/>
          <w:color w:val="000000"/>
          <w:sz w:val="20"/>
          <w:szCs w:val="20"/>
        </w:rPr>
        <w:t>is literally a person “who freely and willingly renders submissive obedience [to God].” Although Muslims rightly call their religion “Islam,” they do not restrict that name to their Prophetic Dispensation alone. T</w:t>
      </w:r>
      <w:r w:rsidRPr="003752F7">
        <w:rPr>
          <w:rFonts w:asciiTheme="majorBidi" w:hAnsiTheme="majorBidi" w:cstheme="majorBidi"/>
          <w:sz w:val="20"/>
          <w:szCs w:val="20"/>
        </w:rPr>
        <w:t>he noted Azharite Scholar Muḥammad ‘Abd-Allāh Drāz (d. 1377/1958) said:</w:t>
      </w:r>
    </w:p>
    <w:p w14:paraId="7F3620A2" w14:textId="77777777" w:rsidR="00E86172" w:rsidRPr="003752F7" w:rsidRDefault="00E86172" w:rsidP="00E86172">
      <w:pPr>
        <w:autoSpaceDE w:val="0"/>
        <w:autoSpaceDN w:val="0"/>
        <w:adjustRightInd w:val="0"/>
        <w:ind w:left="630" w:right="720"/>
        <w:rPr>
          <w:rFonts w:asciiTheme="majorBidi" w:hAnsiTheme="majorBidi" w:cstheme="majorBidi"/>
          <w:sz w:val="20"/>
          <w:szCs w:val="20"/>
        </w:rPr>
      </w:pPr>
      <w:r w:rsidRPr="003752F7">
        <w:rPr>
          <w:rFonts w:asciiTheme="majorBidi" w:hAnsiTheme="majorBidi" w:cstheme="majorBidi"/>
          <w:sz w:val="20"/>
          <w:szCs w:val="20"/>
        </w:rPr>
        <w:t>Islam in the language of the Noble Qur’ān is not the name of any particular religion. Rather it is only the name of the religion held in common (</w:t>
      </w:r>
      <w:r w:rsidRPr="003752F7">
        <w:rPr>
          <w:rFonts w:asciiTheme="majorBidi" w:hAnsiTheme="majorBidi" w:cstheme="majorBidi"/>
          <w:i/>
          <w:iCs/>
          <w:sz w:val="20"/>
          <w:szCs w:val="20"/>
        </w:rPr>
        <w:t>al-dīn al-mushtarak</w:t>
      </w:r>
      <w:r w:rsidRPr="003752F7">
        <w:rPr>
          <w:rFonts w:asciiTheme="majorBidi" w:hAnsiTheme="majorBidi" w:cstheme="majorBidi"/>
          <w:sz w:val="20"/>
          <w:szCs w:val="20"/>
        </w:rPr>
        <w:t>) to which all of God’s Prophets called the people and with which all of the followers of the Prophets were affiliated. Thus, it is the religion of God from pre-eternity until post-eternity (</w:t>
      </w:r>
      <w:r w:rsidRPr="003752F7">
        <w:rPr>
          <w:rFonts w:asciiTheme="majorBidi" w:hAnsiTheme="majorBidi" w:cstheme="majorBidi"/>
          <w:i/>
          <w:iCs/>
          <w:sz w:val="20"/>
          <w:szCs w:val="20"/>
        </w:rPr>
        <w:t>al-azalī al-abadī</w:t>
      </w:r>
      <w:r w:rsidRPr="003752F7">
        <w:rPr>
          <w:rFonts w:asciiTheme="majorBidi" w:hAnsiTheme="majorBidi" w:cstheme="majorBidi"/>
          <w:sz w:val="20"/>
          <w:szCs w:val="20"/>
        </w:rPr>
        <w:t xml:space="preserve">). </w:t>
      </w:r>
    </w:p>
    <w:p w14:paraId="5A8ED691" w14:textId="0FE7A716" w:rsidR="00E86172" w:rsidRPr="003752F7" w:rsidRDefault="00E86172" w:rsidP="00E86172">
      <w:pPr>
        <w:autoSpaceDE w:val="0"/>
        <w:autoSpaceDN w:val="0"/>
        <w:adjustRightInd w:val="0"/>
        <w:rPr>
          <w:rFonts w:asciiTheme="majorBidi" w:eastAsia="Sakkal Majalla" w:hAnsiTheme="majorBidi" w:cstheme="majorBidi"/>
          <w:sz w:val="20"/>
          <w:szCs w:val="20"/>
        </w:rPr>
      </w:pPr>
      <w:r w:rsidRPr="003752F7">
        <w:rPr>
          <w:rFonts w:asciiTheme="majorBidi" w:eastAsiaTheme="minorEastAsia" w:hAnsiTheme="majorBidi" w:cstheme="majorBidi"/>
          <w:color w:val="000000"/>
          <w:sz w:val="20"/>
          <w:szCs w:val="20"/>
        </w:rPr>
        <w:t>In light of the Arabic etymology of “Islam,” which is related to perfect peace (</w:t>
      </w:r>
      <w:r w:rsidRPr="003752F7">
        <w:rPr>
          <w:rFonts w:asciiTheme="majorBidi" w:eastAsiaTheme="minorEastAsia" w:hAnsiTheme="majorBidi" w:cstheme="majorBidi"/>
          <w:i/>
          <w:iCs/>
          <w:color w:val="000000"/>
          <w:sz w:val="20"/>
          <w:szCs w:val="20"/>
        </w:rPr>
        <w:t>al-salām</w:t>
      </w:r>
      <w:r w:rsidRPr="003752F7">
        <w:rPr>
          <w:rFonts w:asciiTheme="majorBidi" w:eastAsiaTheme="minorEastAsia" w:hAnsiTheme="majorBidi" w:cstheme="majorBidi"/>
          <w:color w:val="000000"/>
          <w:sz w:val="20"/>
          <w:szCs w:val="20"/>
        </w:rPr>
        <w:t xml:space="preserve">), it is common for Muslims and well-minded non-Muslims to say that “Islam is peace.” We will discuss the problematic nature of such generally apologetic statements later at the end of Volume Four in our discussion of intolerance and violence among Muslim extremists today. At the same time, however, it is true that the Arabic word </w:t>
      </w:r>
      <w:r w:rsidRPr="003752F7">
        <w:rPr>
          <w:rFonts w:asciiTheme="majorBidi" w:eastAsiaTheme="minorEastAsia" w:hAnsiTheme="majorBidi" w:cstheme="majorBidi"/>
          <w:i/>
          <w:iCs/>
          <w:color w:val="000000"/>
          <w:sz w:val="20"/>
          <w:szCs w:val="20"/>
        </w:rPr>
        <w:t xml:space="preserve">islām </w:t>
      </w:r>
      <w:r w:rsidRPr="003752F7">
        <w:rPr>
          <w:rFonts w:asciiTheme="majorBidi" w:eastAsiaTheme="minorEastAsia" w:hAnsiTheme="majorBidi" w:cstheme="majorBidi"/>
          <w:color w:val="000000"/>
          <w:sz w:val="20"/>
          <w:szCs w:val="20"/>
        </w:rPr>
        <w:t xml:space="preserve">comes from the same root as </w:t>
      </w:r>
      <w:r w:rsidRPr="003752F7">
        <w:rPr>
          <w:rFonts w:asciiTheme="majorBidi" w:eastAsiaTheme="minorEastAsia" w:hAnsiTheme="majorBidi" w:cstheme="majorBidi"/>
          <w:i/>
          <w:iCs/>
          <w:color w:val="000000"/>
          <w:sz w:val="20"/>
          <w:szCs w:val="20"/>
        </w:rPr>
        <w:t>salām</w:t>
      </w:r>
      <w:r w:rsidRPr="003752F7">
        <w:rPr>
          <w:rFonts w:asciiTheme="majorBidi" w:eastAsiaTheme="minorEastAsia" w:hAnsiTheme="majorBidi" w:cstheme="majorBidi"/>
          <w:color w:val="000000"/>
          <w:sz w:val="20"/>
          <w:szCs w:val="20"/>
        </w:rPr>
        <w:t xml:space="preserve">, which means “perfect peace” or, more exactly, the state of sublime well-being, security, and safety. Linguistically, the verbal noun </w:t>
      </w:r>
      <w:r w:rsidRPr="003752F7">
        <w:rPr>
          <w:rFonts w:asciiTheme="majorBidi" w:eastAsiaTheme="minorEastAsia" w:hAnsiTheme="majorBidi" w:cstheme="majorBidi"/>
          <w:i/>
          <w:iCs/>
          <w:color w:val="000000"/>
          <w:sz w:val="20"/>
          <w:szCs w:val="20"/>
        </w:rPr>
        <w:t>islām</w:t>
      </w:r>
      <w:r w:rsidRPr="003752F7">
        <w:rPr>
          <w:rFonts w:asciiTheme="majorBidi" w:eastAsiaTheme="minorEastAsia" w:hAnsiTheme="majorBidi" w:cstheme="majorBidi"/>
          <w:color w:val="000000"/>
          <w:sz w:val="20"/>
          <w:szCs w:val="20"/>
        </w:rPr>
        <w:t xml:space="preserve"> can be said figuratively to convey the sense of “entering into a state of peace and perfect well-being, through rendering submissive obedience to God.” Thus, the concept of </w:t>
      </w:r>
      <w:r w:rsidRPr="003752F7">
        <w:rPr>
          <w:rFonts w:asciiTheme="majorBidi" w:eastAsiaTheme="minorEastAsia" w:hAnsiTheme="majorBidi" w:cstheme="majorBidi"/>
          <w:color w:val="000000"/>
          <w:sz w:val="20"/>
          <w:szCs w:val="20"/>
          <w:u w:val="single"/>
        </w:rPr>
        <w:t>submission</w:t>
      </w:r>
      <w:r w:rsidRPr="003752F7">
        <w:rPr>
          <w:rFonts w:asciiTheme="majorBidi" w:eastAsiaTheme="minorEastAsia" w:hAnsiTheme="majorBidi" w:cstheme="majorBidi"/>
          <w:color w:val="000000"/>
          <w:sz w:val="20"/>
          <w:szCs w:val="20"/>
        </w:rPr>
        <w:t xml:space="preserve"> is a secondary and derivative meaning of the word </w:t>
      </w:r>
      <w:r w:rsidRPr="003752F7">
        <w:rPr>
          <w:rFonts w:asciiTheme="majorBidi" w:eastAsiaTheme="minorEastAsia" w:hAnsiTheme="majorBidi" w:cstheme="majorBidi"/>
          <w:i/>
          <w:iCs/>
          <w:color w:val="000000"/>
          <w:sz w:val="20"/>
          <w:szCs w:val="20"/>
        </w:rPr>
        <w:t>islām</w:t>
      </w:r>
      <w:r w:rsidRPr="003752F7">
        <w:rPr>
          <w:rFonts w:asciiTheme="majorBidi" w:eastAsiaTheme="minorEastAsia" w:hAnsiTheme="majorBidi" w:cstheme="majorBidi"/>
          <w:color w:val="000000"/>
          <w:sz w:val="20"/>
          <w:szCs w:val="20"/>
        </w:rPr>
        <w:t xml:space="preserve"> in its basic etymological relationship to “peace” (</w:t>
      </w:r>
      <w:r w:rsidRPr="003752F7">
        <w:rPr>
          <w:rFonts w:asciiTheme="majorBidi" w:eastAsiaTheme="minorEastAsia" w:hAnsiTheme="majorBidi" w:cstheme="majorBidi"/>
          <w:i/>
          <w:iCs/>
          <w:color w:val="000000"/>
          <w:sz w:val="20"/>
          <w:szCs w:val="20"/>
        </w:rPr>
        <w:t>salām</w:t>
      </w:r>
      <w:r w:rsidRPr="003752F7">
        <w:rPr>
          <w:rFonts w:asciiTheme="majorBidi" w:eastAsiaTheme="minorEastAsia" w:hAnsiTheme="majorBidi" w:cstheme="majorBidi"/>
          <w:color w:val="000000"/>
          <w:sz w:val="20"/>
          <w:szCs w:val="20"/>
        </w:rPr>
        <w:t xml:space="preserve">), since such “peace” with God is the fruit of submission to Him. The Prophet </w:t>
      </w:r>
      <w:r w:rsidRPr="003752F7">
        <w:rPr>
          <w:rFonts w:asciiTheme="majorBidi" w:hAnsiTheme="majorBidi" w:cstheme="majorBidi"/>
          <w:sz w:val="20"/>
          <w:szCs w:val="20"/>
        </w:rPr>
        <w:t xml:space="preserve">Muḥammad alluded to the etymology of </w:t>
      </w:r>
      <w:r w:rsidRPr="003752F7">
        <w:rPr>
          <w:rFonts w:asciiTheme="majorBidi" w:eastAsiaTheme="minorEastAsia" w:hAnsiTheme="majorBidi" w:cstheme="majorBidi"/>
          <w:i/>
          <w:iCs/>
          <w:color w:val="000000"/>
          <w:sz w:val="20"/>
          <w:szCs w:val="20"/>
        </w:rPr>
        <w:t>islām</w:t>
      </w:r>
      <w:r w:rsidRPr="003752F7">
        <w:rPr>
          <w:rFonts w:asciiTheme="majorBidi" w:eastAsiaTheme="minorEastAsia" w:hAnsiTheme="majorBidi" w:cstheme="majorBidi"/>
          <w:color w:val="000000"/>
          <w:sz w:val="20"/>
          <w:szCs w:val="20"/>
        </w:rPr>
        <w:t xml:space="preserve"> and its connection to </w:t>
      </w:r>
      <w:r w:rsidRPr="003752F7">
        <w:rPr>
          <w:rFonts w:asciiTheme="majorBidi" w:eastAsiaTheme="minorEastAsia" w:hAnsiTheme="majorBidi" w:cstheme="majorBidi"/>
          <w:i/>
          <w:iCs/>
          <w:color w:val="000000"/>
          <w:sz w:val="20"/>
          <w:szCs w:val="20"/>
        </w:rPr>
        <w:t>salām</w:t>
      </w:r>
      <w:r w:rsidRPr="003752F7">
        <w:rPr>
          <w:rFonts w:asciiTheme="majorBidi" w:eastAsiaTheme="minorEastAsia" w:hAnsiTheme="majorBidi" w:cstheme="majorBidi"/>
          <w:color w:val="000000"/>
          <w:sz w:val="20"/>
          <w:szCs w:val="20"/>
        </w:rPr>
        <w:t xml:space="preserve">, when he said in an authentically transmitted </w:t>
      </w:r>
      <w:r w:rsidRPr="003752F7">
        <w:rPr>
          <w:rFonts w:asciiTheme="majorBidi" w:hAnsiTheme="majorBidi" w:cstheme="majorBidi"/>
          <w:i/>
          <w:iCs/>
          <w:sz w:val="20"/>
          <w:szCs w:val="20"/>
        </w:rPr>
        <w:t>Ḥadīth</w:t>
      </w:r>
      <w:r w:rsidRPr="003752F7">
        <w:rPr>
          <w:rFonts w:asciiTheme="majorBidi" w:hAnsiTheme="majorBidi" w:cstheme="majorBidi"/>
          <w:sz w:val="20"/>
          <w:szCs w:val="20"/>
        </w:rPr>
        <w:t>: “The Muslim is the person from whose tongue and hand Muslims are safe (</w:t>
      </w:r>
      <w:r w:rsidRPr="003752F7">
        <w:rPr>
          <w:rFonts w:asciiTheme="majorBidi" w:hAnsiTheme="majorBidi" w:cstheme="majorBidi"/>
          <w:i/>
          <w:iCs/>
          <w:sz w:val="20"/>
          <w:szCs w:val="20"/>
        </w:rPr>
        <w:t>salima</w:t>
      </w:r>
      <w:r w:rsidRPr="003752F7">
        <w:rPr>
          <w:rFonts w:asciiTheme="majorBidi" w:hAnsiTheme="majorBidi" w:cstheme="majorBidi"/>
          <w:sz w:val="20"/>
          <w:szCs w:val="20"/>
        </w:rPr>
        <w:t xml:space="preserve">, ‘being safe or at peace’).” In other authentic transmissions of this </w:t>
      </w:r>
      <w:r w:rsidRPr="003752F7">
        <w:rPr>
          <w:rFonts w:asciiTheme="majorBidi" w:hAnsiTheme="majorBidi" w:cstheme="majorBidi"/>
          <w:i/>
          <w:iCs/>
          <w:sz w:val="20"/>
          <w:szCs w:val="20"/>
        </w:rPr>
        <w:t>Ḥadīth</w:t>
      </w:r>
      <w:r w:rsidRPr="003752F7">
        <w:rPr>
          <w:rFonts w:asciiTheme="majorBidi" w:hAnsiTheme="majorBidi" w:cstheme="majorBidi"/>
          <w:sz w:val="20"/>
          <w:szCs w:val="20"/>
        </w:rPr>
        <w:t>, it is worded more broadly as: “The Muslim is the person from whose tongue and hand people (</w:t>
      </w:r>
      <w:r w:rsidRPr="003752F7">
        <w:rPr>
          <w:rFonts w:asciiTheme="majorBidi" w:hAnsiTheme="majorBidi" w:cstheme="majorBidi"/>
          <w:i/>
          <w:iCs/>
          <w:sz w:val="20"/>
          <w:szCs w:val="20"/>
        </w:rPr>
        <w:t>al-n</w:t>
      </w:r>
      <w:r w:rsidRPr="003752F7">
        <w:rPr>
          <w:rFonts w:asciiTheme="majorBidi" w:eastAsiaTheme="minorEastAsia" w:hAnsiTheme="majorBidi" w:cstheme="majorBidi"/>
          <w:i/>
          <w:iCs/>
          <w:color w:val="000000"/>
          <w:sz w:val="20"/>
          <w:szCs w:val="20"/>
        </w:rPr>
        <w:t>ā</w:t>
      </w:r>
      <w:r w:rsidRPr="003752F7">
        <w:rPr>
          <w:rFonts w:asciiTheme="majorBidi" w:hAnsiTheme="majorBidi" w:cstheme="majorBidi"/>
          <w:i/>
          <w:iCs/>
          <w:sz w:val="20"/>
          <w:szCs w:val="20"/>
        </w:rPr>
        <w:t>s</w:t>
      </w:r>
      <w:r w:rsidRPr="003752F7">
        <w:rPr>
          <w:rFonts w:asciiTheme="majorBidi" w:hAnsiTheme="majorBidi" w:cstheme="majorBidi"/>
          <w:sz w:val="20"/>
          <w:szCs w:val="20"/>
        </w:rPr>
        <w:t>) are safe (</w:t>
      </w:r>
      <w:r w:rsidRPr="003752F7">
        <w:rPr>
          <w:rFonts w:asciiTheme="majorBidi" w:hAnsiTheme="majorBidi" w:cstheme="majorBidi"/>
          <w:i/>
          <w:iCs/>
          <w:sz w:val="20"/>
          <w:szCs w:val="20"/>
        </w:rPr>
        <w:t>salima</w:t>
      </w:r>
      <w:r w:rsidRPr="003752F7">
        <w:rPr>
          <w:rFonts w:asciiTheme="majorBidi" w:hAnsiTheme="majorBidi" w:cstheme="majorBidi"/>
          <w:sz w:val="20"/>
          <w:szCs w:val="20"/>
        </w:rPr>
        <w:t xml:space="preserve">, ‘at peace’).” In another carefully transmitted version of this </w:t>
      </w:r>
      <w:r w:rsidRPr="003752F7">
        <w:rPr>
          <w:rFonts w:asciiTheme="majorBidi" w:hAnsiTheme="majorBidi" w:cstheme="majorBidi"/>
          <w:i/>
          <w:iCs/>
          <w:sz w:val="20"/>
          <w:szCs w:val="20"/>
        </w:rPr>
        <w:t>Ḥadīth</w:t>
      </w:r>
      <w:r w:rsidRPr="003752F7">
        <w:rPr>
          <w:rFonts w:asciiTheme="majorBidi" w:hAnsiTheme="majorBidi" w:cstheme="majorBidi"/>
          <w:sz w:val="20"/>
          <w:szCs w:val="20"/>
        </w:rPr>
        <w:t>, the Prophet was asked by his Companions: “What kind of Islam is the most excellent (</w:t>
      </w:r>
      <w:r w:rsidRPr="003752F7">
        <w:rPr>
          <w:rFonts w:asciiTheme="majorBidi" w:hAnsiTheme="majorBidi" w:cstheme="majorBidi"/>
          <w:i/>
          <w:iCs/>
          <w:sz w:val="20"/>
          <w:szCs w:val="20"/>
        </w:rPr>
        <w:t>Ayyu al-Isl</w:t>
      </w:r>
      <w:r w:rsidRPr="003752F7">
        <w:rPr>
          <w:rFonts w:asciiTheme="majorBidi" w:eastAsiaTheme="minorEastAsia" w:hAnsiTheme="majorBidi" w:cstheme="majorBidi"/>
          <w:i/>
          <w:iCs/>
          <w:color w:val="000000"/>
          <w:sz w:val="20"/>
          <w:szCs w:val="20"/>
        </w:rPr>
        <w:t>ā</w:t>
      </w:r>
      <w:r w:rsidRPr="003752F7">
        <w:rPr>
          <w:rFonts w:asciiTheme="majorBidi" w:hAnsiTheme="majorBidi" w:cstheme="majorBidi"/>
          <w:i/>
          <w:iCs/>
          <w:sz w:val="20"/>
          <w:szCs w:val="20"/>
        </w:rPr>
        <w:t>m afḍal</w:t>
      </w:r>
      <w:r w:rsidRPr="003752F7">
        <w:rPr>
          <w:rFonts w:asciiTheme="majorBidi" w:hAnsiTheme="majorBidi" w:cstheme="majorBidi"/>
          <w:sz w:val="20"/>
          <w:szCs w:val="20"/>
        </w:rPr>
        <w:t>)?” He replied: “Anyone who Muslims are safe (</w:t>
      </w:r>
      <w:r w:rsidRPr="003752F7">
        <w:rPr>
          <w:rFonts w:asciiTheme="majorBidi" w:hAnsiTheme="majorBidi" w:cstheme="majorBidi"/>
          <w:i/>
          <w:iCs/>
          <w:sz w:val="20"/>
          <w:szCs w:val="20"/>
        </w:rPr>
        <w:t>salima</w:t>
      </w:r>
      <w:r w:rsidRPr="003752F7">
        <w:rPr>
          <w:rFonts w:asciiTheme="majorBidi" w:hAnsiTheme="majorBidi" w:cstheme="majorBidi"/>
          <w:sz w:val="20"/>
          <w:szCs w:val="20"/>
        </w:rPr>
        <w:t xml:space="preserve">) from [the harm of] his tongue and his hand.” In another authentic narration, the Prophet alluded to the etymological roots of both </w:t>
      </w:r>
      <w:r w:rsidRPr="003752F7">
        <w:rPr>
          <w:rFonts w:asciiTheme="majorBidi" w:eastAsiaTheme="minorEastAsia" w:hAnsiTheme="majorBidi" w:cstheme="majorBidi"/>
          <w:i/>
          <w:iCs/>
          <w:color w:val="000000"/>
          <w:sz w:val="20"/>
          <w:szCs w:val="20"/>
        </w:rPr>
        <w:t>islām</w:t>
      </w:r>
      <w:r w:rsidRPr="003752F7">
        <w:rPr>
          <w:rFonts w:asciiTheme="majorBidi" w:eastAsiaTheme="minorEastAsia" w:hAnsiTheme="majorBidi" w:cstheme="majorBidi"/>
          <w:color w:val="000000"/>
          <w:sz w:val="20"/>
          <w:szCs w:val="20"/>
        </w:rPr>
        <w:t xml:space="preserve"> in “peace (</w:t>
      </w:r>
      <w:r w:rsidRPr="003752F7">
        <w:rPr>
          <w:rFonts w:asciiTheme="majorBidi" w:eastAsiaTheme="minorEastAsia" w:hAnsiTheme="majorBidi" w:cstheme="majorBidi"/>
          <w:i/>
          <w:iCs/>
          <w:color w:val="000000"/>
          <w:sz w:val="20"/>
          <w:szCs w:val="20"/>
        </w:rPr>
        <w:t>salām</w:t>
      </w:r>
      <w:r w:rsidRPr="003752F7">
        <w:rPr>
          <w:rFonts w:asciiTheme="majorBidi" w:eastAsiaTheme="minorEastAsia" w:hAnsiTheme="majorBidi" w:cstheme="majorBidi"/>
          <w:color w:val="000000"/>
          <w:sz w:val="20"/>
          <w:szCs w:val="20"/>
        </w:rPr>
        <w:t>)” and faith (</w:t>
      </w:r>
      <w:r w:rsidRPr="003752F7">
        <w:rPr>
          <w:rFonts w:asciiTheme="majorBidi" w:eastAsiaTheme="minorEastAsia" w:hAnsiTheme="majorBidi" w:cstheme="majorBidi"/>
          <w:i/>
          <w:iCs/>
          <w:color w:val="000000"/>
          <w:sz w:val="20"/>
          <w:szCs w:val="20"/>
        </w:rPr>
        <w:t>al-</w:t>
      </w:r>
      <w:r w:rsidRPr="003752F7">
        <w:rPr>
          <w:rFonts w:asciiTheme="majorBidi" w:hAnsiTheme="majorBidi" w:cstheme="majorBidi"/>
          <w:i/>
          <w:iCs/>
          <w:sz w:val="20"/>
          <w:szCs w:val="20"/>
        </w:rPr>
        <w:t>ī</w:t>
      </w:r>
      <w:r w:rsidRPr="003752F7">
        <w:rPr>
          <w:rFonts w:asciiTheme="majorBidi" w:eastAsiaTheme="minorEastAsia" w:hAnsiTheme="majorBidi" w:cstheme="majorBidi"/>
          <w:i/>
          <w:iCs/>
          <w:color w:val="000000"/>
          <w:sz w:val="20"/>
          <w:szCs w:val="20"/>
        </w:rPr>
        <w:t>mān</w:t>
      </w:r>
      <w:r w:rsidRPr="003752F7">
        <w:rPr>
          <w:rFonts w:asciiTheme="majorBidi" w:eastAsiaTheme="minorEastAsia" w:hAnsiTheme="majorBidi" w:cstheme="majorBidi"/>
          <w:color w:val="000000"/>
          <w:sz w:val="20"/>
          <w:szCs w:val="20"/>
        </w:rPr>
        <w:t>) in “safety and security (</w:t>
      </w:r>
      <w:r w:rsidRPr="003752F7">
        <w:rPr>
          <w:rFonts w:asciiTheme="majorBidi" w:eastAsiaTheme="minorEastAsia" w:hAnsiTheme="majorBidi" w:cstheme="majorBidi"/>
          <w:i/>
          <w:iCs/>
          <w:color w:val="000000"/>
          <w:sz w:val="20"/>
          <w:szCs w:val="20"/>
        </w:rPr>
        <w:t>al-amn</w:t>
      </w:r>
      <w:r w:rsidRPr="003752F7">
        <w:rPr>
          <w:rFonts w:asciiTheme="majorBidi" w:eastAsiaTheme="minorEastAsia" w:hAnsiTheme="majorBidi" w:cstheme="majorBidi"/>
          <w:color w:val="000000"/>
          <w:sz w:val="20"/>
          <w:szCs w:val="20"/>
        </w:rPr>
        <w:t xml:space="preserve">, </w:t>
      </w:r>
      <w:r w:rsidRPr="003752F7">
        <w:rPr>
          <w:rFonts w:asciiTheme="majorBidi" w:eastAsiaTheme="minorEastAsia" w:hAnsiTheme="majorBidi" w:cstheme="majorBidi"/>
          <w:i/>
          <w:iCs/>
          <w:color w:val="000000"/>
          <w:sz w:val="20"/>
          <w:szCs w:val="20"/>
        </w:rPr>
        <w:t>al-amān</w:t>
      </w:r>
      <w:r w:rsidRPr="003752F7">
        <w:rPr>
          <w:rFonts w:asciiTheme="majorBidi" w:eastAsiaTheme="minorEastAsia" w:hAnsiTheme="majorBidi" w:cstheme="majorBidi"/>
          <w:color w:val="000000"/>
          <w:sz w:val="20"/>
          <w:szCs w:val="20"/>
        </w:rPr>
        <w:t xml:space="preserve">).” In a manner similar to </w:t>
      </w:r>
      <w:r w:rsidRPr="003752F7">
        <w:rPr>
          <w:rFonts w:asciiTheme="majorBidi" w:eastAsiaTheme="minorEastAsia" w:hAnsiTheme="majorBidi" w:cstheme="majorBidi"/>
          <w:i/>
          <w:iCs/>
          <w:color w:val="000000"/>
          <w:sz w:val="20"/>
          <w:szCs w:val="20"/>
        </w:rPr>
        <w:t>islām</w:t>
      </w:r>
      <w:r w:rsidRPr="003752F7">
        <w:rPr>
          <w:rFonts w:asciiTheme="majorBidi" w:eastAsiaTheme="minorEastAsia" w:hAnsiTheme="majorBidi" w:cstheme="majorBidi"/>
          <w:color w:val="000000"/>
          <w:sz w:val="20"/>
          <w:szCs w:val="20"/>
        </w:rPr>
        <w:t xml:space="preserve"> morphologically, “faith (</w:t>
      </w:r>
      <w:r w:rsidRPr="003752F7">
        <w:rPr>
          <w:rFonts w:asciiTheme="majorBidi" w:eastAsiaTheme="minorEastAsia" w:hAnsiTheme="majorBidi" w:cstheme="majorBidi"/>
          <w:i/>
          <w:iCs/>
          <w:color w:val="000000"/>
          <w:sz w:val="20"/>
          <w:szCs w:val="20"/>
        </w:rPr>
        <w:t>al-</w:t>
      </w:r>
      <w:r w:rsidRPr="003752F7">
        <w:rPr>
          <w:rFonts w:asciiTheme="majorBidi" w:hAnsiTheme="majorBidi" w:cstheme="majorBidi"/>
          <w:i/>
          <w:iCs/>
          <w:sz w:val="20"/>
          <w:szCs w:val="20"/>
        </w:rPr>
        <w:t>ī</w:t>
      </w:r>
      <w:r w:rsidRPr="003752F7">
        <w:rPr>
          <w:rFonts w:asciiTheme="majorBidi" w:eastAsiaTheme="minorEastAsia" w:hAnsiTheme="majorBidi" w:cstheme="majorBidi"/>
          <w:i/>
          <w:iCs/>
          <w:color w:val="000000"/>
          <w:sz w:val="20"/>
          <w:szCs w:val="20"/>
        </w:rPr>
        <w:t>mān</w:t>
      </w:r>
      <w:r w:rsidRPr="003752F7">
        <w:rPr>
          <w:rFonts w:asciiTheme="majorBidi" w:eastAsiaTheme="minorEastAsia" w:hAnsiTheme="majorBidi" w:cstheme="majorBidi"/>
          <w:color w:val="000000"/>
          <w:sz w:val="20"/>
          <w:szCs w:val="20"/>
        </w:rPr>
        <w:t>)” in Arabic may be rendered literally as “entering into the state of safety and security (</w:t>
      </w:r>
      <w:r w:rsidRPr="003752F7">
        <w:rPr>
          <w:rFonts w:asciiTheme="majorBidi" w:eastAsiaTheme="minorEastAsia" w:hAnsiTheme="majorBidi" w:cstheme="majorBidi"/>
          <w:i/>
          <w:iCs/>
          <w:color w:val="000000"/>
          <w:sz w:val="20"/>
          <w:szCs w:val="20"/>
        </w:rPr>
        <w:t>al-amn</w:t>
      </w:r>
      <w:r w:rsidRPr="003752F7">
        <w:rPr>
          <w:rFonts w:asciiTheme="majorBidi" w:eastAsiaTheme="minorEastAsia" w:hAnsiTheme="majorBidi" w:cstheme="majorBidi"/>
          <w:color w:val="000000"/>
          <w:sz w:val="20"/>
          <w:szCs w:val="20"/>
        </w:rPr>
        <w:t xml:space="preserve">, </w:t>
      </w:r>
      <w:r w:rsidRPr="003752F7">
        <w:rPr>
          <w:rFonts w:asciiTheme="majorBidi" w:eastAsiaTheme="minorEastAsia" w:hAnsiTheme="majorBidi" w:cstheme="majorBidi"/>
          <w:i/>
          <w:iCs/>
          <w:color w:val="000000"/>
          <w:sz w:val="20"/>
          <w:szCs w:val="20"/>
        </w:rPr>
        <w:t>al-amān</w:t>
      </w:r>
      <w:r w:rsidRPr="003752F7">
        <w:rPr>
          <w:rFonts w:asciiTheme="majorBidi" w:eastAsiaTheme="minorEastAsia" w:hAnsiTheme="majorBidi" w:cstheme="majorBidi"/>
          <w:color w:val="000000"/>
          <w:sz w:val="20"/>
          <w:szCs w:val="20"/>
        </w:rPr>
        <w:t xml:space="preserve">) through sound belief in God.” The Prophet said in that </w:t>
      </w:r>
      <w:r w:rsidRPr="003752F7">
        <w:rPr>
          <w:rFonts w:asciiTheme="majorBidi" w:hAnsiTheme="majorBidi" w:cstheme="majorBidi"/>
          <w:i/>
          <w:iCs/>
          <w:sz w:val="20"/>
          <w:szCs w:val="20"/>
        </w:rPr>
        <w:t>Ḥadīth</w:t>
      </w:r>
      <w:r w:rsidRPr="003752F7">
        <w:rPr>
          <w:rFonts w:asciiTheme="majorBidi" w:hAnsiTheme="majorBidi" w:cstheme="majorBidi"/>
          <w:sz w:val="20"/>
          <w:szCs w:val="20"/>
        </w:rPr>
        <w:t>: “The Muslim is the person from [the harm of] whose tongue and hand Muslims are safe (</w:t>
      </w:r>
      <w:r w:rsidRPr="003752F7">
        <w:rPr>
          <w:rFonts w:asciiTheme="majorBidi" w:hAnsiTheme="majorBidi" w:cstheme="majorBidi"/>
          <w:i/>
          <w:iCs/>
          <w:sz w:val="20"/>
          <w:szCs w:val="20"/>
        </w:rPr>
        <w:t>salima</w:t>
      </w:r>
      <w:r w:rsidRPr="003752F7">
        <w:rPr>
          <w:rFonts w:asciiTheme="majorBidi" w:hAnsiTheme="majorBidi" w:cstheme="majorBidi"/>
          <w:sz w:val="20"/>
          <w:szCs w:val="20"/>
        </w:rPr>
        <w:t>), and the Believer (</w:t>
      </w:r>
      <w:r w:rsidRPr="003752F7">
        <w:rPr>
          <w:rFonts w:asciiTheme="majorBidi" w:hAnsiTheme="majorBidi" w:cstheme="majorBidi"/>
          <w:i/>
          <w:iCs/>
          <w:sz w:val="20"/>
          <w:szCs w:val="20"/>
        </w:rPr>
        <w:t>al-Mu’min</w:t>
      </w:r>
      <w:r w:rsidRPr="003752F7">
        <w:rPr>
          <w:rFonts w:asciiTheme="majorBidi" w:hAnsiTheme="majorBidi" w:cstheme="majorBidi"/>
          <w:sz w:val="20"/>
          <w:szCs w:val="20"/>
        </w:rPr>
        <w:t>) is the one whom the people may entrust (</w:t>
      </w:r>
      <w:r w:rsidRPr="003752F7">
        <w:rPr>
          <w:rFonts w:asciiTheme="majorBidi" w:hAnsiTheme="majorBidi" w:cstheme="majorBidi"/>
          <w:i/>
          <w:iCs/>
          <w:sz w:val="20"/>
          <w:szCs w:val="20"/>
        </w:rPr>
        <w:t>amina</w:t>
      </w:r>
      <w:r w:rsidRPr="003752F7">
        <w:rPr>
          <w:rFonts w:asciiTheme="majorBidi" w:hAnsiTheme="majorBidi" w:cstheme="majorBidi"/>
          <w:sz w:val="20"/>
          <w:szCs w:val="20"/>
        </w:rPr>
        <w:t>) with the protection of their blood and their property (</w:t>
      </w:r>
      <w:r w:rsidRPr="003752F7">
        <w:rPr>
          <w:rFonts w:asciiTheme="majorBidi" w:hAnsiTheme="majorBidi" w:cstheme="majorBidi"/>
          <w:i/>
          <w:iCs/>
          <w:sz w:val="20"/>
          <w:szCs w:val="20"/>
        </w:rPr>
        <w:t>wa al-Mu’min man aminahu al- n</w:t>
      </w:r>
      <w:r w:rsidRPr="003752F7">
        <w:rPr>
          <w:rFonts w:asciiTheme="majorBidi" w:eastAsiaTheme="minorEastAsia" w:hAnsiTheme="majorBidi" w:cstheme="majorBidi"/>
          <w:i/>
          <w:iCs/>
          <w:color w:val="000000"/>
          <w:sz w:val="20"/>
          <w:szCs w:val="20"/>
        </w:rPr>
        <w:t>ā</w:t>
      </w:r>
      <w:r w:rsidRPr="003752F7">
        <w:rPr>
          <w:rFonts w:asciiTheme="majorBidi" w:hAnsiTheme="majorBidi" w:cstheme="majorBidi"/>
          <w:i/>
          <w:iCs/>
          <w:sz w:val="20"/>
          <w:szCs w:val="20"/>
        </w:rPr>
        <w:t>s ‘al</w:t>
      </w:r>
      <w:r w:rsidRPr="003752F7">
        <w:rPr>
          <w:rFonts w:asciiTheme="majorBidi" w:eastAsiaTheme="minorEastAsia" w:hAnsiTheme="majorBidi" w:cstheme="majorBidi"/>
          <w:i/>
          <w:iCs/>
          <w:color w:val="000000"/>
          <w:sz w:val="20"/>
          <w:szCs w:val="20"/>
        </w:rPr>
        <w:t>ā dimā’ihim wa amwālihim</w:t>
      </w:r>
      <w:r w:rsidRPr="003752F7">
        <w:rPr>
          <w:rFonts w:asciiTheme="majorBidi" w:eastAsiaTheme="minorEastAsia" w:hAnsiTheme="majorBidi" w:cstheme="majorBidi"/>
          <w:color w:val="000000"/>
          <w:sz w:val="20"/>
          <w:szCs w:val="20"/>
        </w:rPr>
        <w:t>).”</w:t>
      </w:r>
      <w:r w:rsidRPr="003752F7">
        <w:rPr>
          <w:rFonts w:asciiTheme="majorBidi" w:eastAsia="Sakkal Majalla" w:hAnsiTheme="majorBidi" w:cstheme="majorBidi"/>
          <w:sz w:val="20"/>
          <w:szCs w:val="20"/>
        </w:rPr>
        <w:t xml:space="preserve"> </w:t>
      </w:r>
      <w:r w:rsidRPr="003752F7">
        <w:rPr>
          <w:rFonts w:asciiTheme="majorBidi" w:eastAsiaTheme="minorEastAsia" w:hAnsiTheme="majorBidi" w:cstheme="majorBidi"/>
          <w:color w:val="000000"/>
          <w:sz w:val="20"/>
          <w:szCs w:val="20"/>
        </w:rPr>
        <w:t xml:space="preserve">A Believer’s </w:t>
      </w:r>
      <w:r w:rsidRPr="003752F7">
        <w:rPr>
          <w:rFonts w:asciiTheme="majorBidi" w:eastAsiaTheme="minorEastAsia" w:hAnsiTheme="majorBidi" w:cstheme="majorBidi"/>
          <w:i/>
          <w:iCs/>
          <w:color w:val="000000"/>
          <w:sz w:val="20"/>
          <w:szCs w:val="20"/>
        </w:rPr>
        <w:t>islām</w:t>
      </w:r>
      <w:r w:rsidRPr="003752F7">
        <w:rPr>
          <w:rFonts w:asciiTheme="majorBidi" w:eastAsiaTheme="minorEastAsia" w:hAnsiTheme="majorBidi" w:cstheme="majorBidi"/>
          <w:color w:val="000000"/>
          <w:sz w:val="20"/>
          <w:szCs w:val="20"/>
        </w:rPr>
        <w:t xml:space="preserve"> stands for his outward posture of striving for total and all-inclusive “law-abidingness” within the structure of Divine Revelation, an attitude which naturally brings with it peace and well-being. The quality of being </w:t>
      </w:r>
      <w:r w:rsidRPr="003752F7">
        <w:rPr>
          <w:rFonts w:asciiTheme="majorBidi" w:eastAsiaTheme="minorEastAsia" w:hAnsiTheme="majorBidi" w:cstheme="majorBidi"/>
          <w:i/>
          <w:iCs/>
          <w:color w:val="000000"/>
          <w:sz w:val="20"/>
          <w:szCs w:val="20"/>
        </w:rPr>
        <w:t xml:space="preserve">Muslim </w:t>
      </w:r>
      <w:r w:rsidRPr="003752F7">
        <w:rPr>
          <w:rFonts w:asciiTheme="majorBidi" w:eastAsiaTheme="minorEastAsia" w:hAnsiTheme="majorBidi" w:cstheme="majorBidi"/>
          <w:color w:val="000000"/>
          <w:sz w:val="20"/>
          <w:szCs w:val="20"/>
        </w:rPr>
        <w:t>is voluntary and active</w:t>
      </w:r>
      <w:r w:rsidR="00C140DC" w:rsidRPr="003752F7">
        <w:rPr>
          <w:rFonts w:asciiTheme="majorBidi" w:eastAsiaTheme="minorEastAsia" w:hAnsiTheme="majorBidi" w:cstheme="majorBidi"/>
          <w:color w:val="000000"/>
          <w:sz w:val="20"/>
          <w:szCs w:val="20"/>
        </w:rPr>
        <w:t>,</w:t>
      </w:r>
      <w:r w:rsidRPr="003752F7">
        <w:rPr>
          <w:rFonts w:asciiTheme="majorBidi" w:eastAsiaTheme="minorEastAsia" w:hAnsiTheme="majorBidi" w:cstheme="majorBidi"/>
          <w:color w:val="000000"/>
          <w:sz w:val="20"/>
          <w:szCs w:val="20"/>
        </w:rPr>
        <w:t xml:space="preserve"> not servile or passive. </w:t>
      </w:r>
      <w:r w:rsidRPr="003752F7">
        <w:rPr>
          <w:rFonts w:asciiTheme="majorBidi" w:hAnsiTheme="majorBidi" w:cstheme="majorBidi"/>
          <w:sz w:val="20"/>
          <w:szCs w:val="20"/>
        </w:rPr>
        <w:t>As we will see in more detail later in our discussion of the Gabriel</w:t>
      </w:r>
      <w:r w:rsidRPr="003752F7">
        <w:rPr>
          <w:rFonts w:asciiTheme="majorBidi" w:hAnsiTheme="majorBidi" w:cstheme="majorBidi"/>
          <w:i/>
          <w:iCs/>
          <w:sz w:val="20"/>
          <w:szCs w:val="20"/>
        </w:rPr>
        <w:t xml:space="preserve"> Ḥadīth</w:t>
      </w:r>
      <w:r w:rsidRPr="003752F7">
        <w:rPr>
          <w:rFonts w:asciiTheme="majorBidi" w:hAnsiTheme="majorBidi" w:cstheme="majorBidi"/>
          <w:sz w:val="20"/>
          <w:szCs w:val="20"/>
        </w:rPr>
        <w:t xml:space="preserve"> in Volume Six</w:t>
      </w:r>
      <w:r w:rsidRPr="003752F7">
        <w:rPr>
          <w:rFonts w:asciiTheme="majorBidi" w:eastAsiaTheme="minorEastAsia" w:hAnsiTheme="majorBidi" w:cstheme="majorBidi"/>
          <w:color w:val="000000"/>
          <w:sz w:val="20"/>
          <w:szCs w:val="20"/>
        </w:rPr>
        <w:t>, however, “</w:t>
      </w:r>
      <w:r w:rsidRPr="003752F7">
        <w:rPr>
          <w:rFonts w:asciiTheme="majorBidi" w:eastAsiaTheme="minorEastAsia" w:hAnsiTheme="majorBidi" w:cstheme="majorBidi"/>
          <w:i/>
          <w:iCs/>
          <w:color w:val="000000"/>
          <w:sz w:val="20"/>
          <w:szCs w:val="20"/>
        </w:rPr>
        <w:t>Islām</w:t>
      </w:r>
      <w:r w:rsidRPr="003752F7">
        <w:rPr>
          <w:rFonts w:asciiTheme="majorBidi" w:eastAsiaTheme="minorEastAsia" w:hAnsiTheme="majorBidi" w:cstheme="majorBidi"/>
          <w:color w:val="000000"/>
          <w:sz w:val="20"/>
          <w:szCs w:val="20"/>
        </w:rPr>
        <w:t xml:space="preserve">” in Arabic does not actually refer to “the religion of Islam </w:t>
      </w:r>
      <w:r w:rsidRPr="003752F7">
        <w:rPr>
          <w:rFonts w:asciiTheme="majorBidi" w:eastAsiaTheme="minorEastAsia" w:hAnsiTheme="majorBidi" w:cstheme="majorBidi"/>
          <w:i/>
          <w:iCs/>
          <w:color w:val="000000"/>
          <w:sz w:val="20"/>
          <w:szCs w:val="20"/>
        </w:rPr>
        <w:t>per se</w:t>
      </w:r>
      <w:r w:rsidRPr="003752F7">
        <w:rPr>
          <w:rFonts w:asciiTheme="majorBidi" w:eastAsiaTheme="minorEastAsia" w:hAnsiTheme="majorBidi" w:cstheme="majorBidi"/>
          <w:color w:val="000000"/>
          <w:sz w:val="20"/>
          <w:szCs w:val="20"/>
        </w:rPr>
        <w:t>” but to one of its chief aspects, namely, the act of willingly rendering submissive obedience [to God] (</w:t>
      </w:r>
      <w:r w:rsidRPr="003752F7">
        <w:rPr>
          <w:rFonts w:asciiTheme="majorBidi" w:eastAsiaTheme="minorEastAsia" w:hAnsiTheme="majorBidi" w:cstheme="majorBidi"/>
          <w:i/>
          <w:iCs/>
          <w:color w:val="000000"/>
          <w:sz w:val="20"/>
          <w:szCs w:val="20"/>
        </w:rPr>
        <w:t>al-inqiyād Lillāh wa al-idh‘ān la-Hu</w:t>
      </w:r>
      <w:r w:rsidRPr="003752F7">
        <w:rPr>
          <w:rFonts w:asciiTheme="majorBidi" w:eastAsiaTheme="minorEastAsia" w:hAnsiTheme="majorBidi" w:cstheme="majorBidi"/>
          <w:color w:val="000000"/>
          <w:sz w:val="20"/>
          <w:szCs w:val="20"/>
        </w:rPr>
        <w:t xml:space="preserve">) through outward conformity with His basic commands. But, in this sense, </w:t>
      </w:r>
      <w:r w:rsidRPr="003752F7">
        <w:rPr>
          <w:rFonts w:asciiTheme="majorBidi" w:eastAsiaTheme="minorEastAsia" w:hAnsiTheme="majorBidi" w:cstheme="majorBidi"/>
          <w:i/>
          <w:iCs/>
          <w:color w:val="000000"/>
          <w:sz w:val="20"/>
          <w:szCs w:val="20"/>
        </w:rPr>
        <w:t>Islām</w:t>
      </w:r>
      <w:r w:rsidRPr="003752F7">
        <w:rPr>
          <w:rFonts w:asciiTheme="majorBidi" w:eastAsiaTheme="minorEastAsia" w:hAnsiTheme="majorBidi" w:cstheme="majorBidi"/>
          <w:color w:val="000000"/>
          <w:sz w:val="20"/>
          <w:szCs w:val="20"/>
        </w:rPr>
        <w:t xml:space="preserve"> extends to include all related acts of outward obedience to God such as readiness to follow the Truth wherever it manifests itself, especially by accepting the dictates of the Prophetic Code of Life (</w:t>
      </w:r>
      <w:r w:rsidRPr="003752F7">
        <w:rPr>
          <w:rFonts w:asciiTheme="majorBidi" w:eastAsiaTheme="minorEastAsia" w:hAnsiTheme="majorBidi" w:cstheme="majorBidi"/>
          <w:i/>
          <w:iCs/>
          <w:color w:val="000000"/>
          <w:sz w:val="20"/>
          <w:szCs w:val="20"/>
        </w:rPr>
        <w:t>al-Sharī‘a</w:t>
      </w:r>
      <w:r w:rsidRPr="003752F7">
        <w:rPr>
          <w:rFonts w:asciiTheme="majorBidi" w:eastAsiaTheme="minorEastAsia" w:hAnsiTheme="majorBidi" w:cstheme="majorBidi"/>
          <w:color w:val="000000"/>
          <w:sz w:val="20"/>
          <w:szCs w:val="20"/>
        </w:rPr>
        <w:t>). This special submission means affirming and holding to the fundamental obligations (</w:t>
      </w:r>
      <w:r w:rsidRPr="003752F7">
        <w:rPr>
          <w:rFonts w:asciiTheme="majorBidi" w:eastAsiaTheme="minorEastAsia" w:hAnsiTheme="majorBidi" w:cstheme="majorBidi"/>
          <w:i/>
          <w:iCs/>
          <w:color w:val="000000"/>
          <w:sz w:val="20"/>
          <w:szCs w:val="20"/>
        </w:rPr>
        <w:t>farā’iḍ</w:t>
      </w:r>
      <w:r w:rsidRPr="003752F7">
        <w:rPr>
          <w:rFonts w:asciiTheme="majorBidi" w:eastAsiaTheme="minorEastAsia" w:hAnsiTheme="majorBidi" w:cstheme="majorBidi"/>
          <w:color w:val="000000"/>
          <w:sz w:val="20"/>
          <w:szCs w:val="20"/>
        </w:rPr>
        <w:t xml:space="preserve"> ) of the Islamic Dispensation, while firmly believing that they are valid (</w:t>
      </w:r>
      <w:r w:rsidRPr="003752F7">
        <w:rPr>
          <w:rFonts w:asciiTheme="majorBidi" w:eastAsiaTheme="minorEastAsia" w:hAnsiTheme="majorBidi" w:cstheme="majorBidi"/>
          <w:i/>
          <w:iCs/>
          <w:color w:val="000000"/>
          <w:sz w:val="20"/>
          <w:szCs w:val="20"/>
        </w:rPr>
        <w:t>al-ṣawāb</w:t>
      </w:r>
      <w:r w:rsidRPr="003752F7">
        <w:rPr>
          <w:rFonts w:asciiTheme="majorBidi" w:eastAsiaTheme="minorEastAsia" w:hAnsiTheme="majorBidi" w:cstheme="majorBidi"/>
          <w:color w:val="000000"/>
          <w:sz w:val="20"/>
          <w:szCs w:val="20"/>
        </w:rPr>
        <w:t xml:space="preserve">) and embody eternal Divine Wisdom, thus laying down the foundations of human justice and fair dealing. In practice, </w:t>
      </w:r>
      <w:r w:rsidRPr="003752F7">
        <w:rPr>
          <w:rFonts w:asciiTheme="majorBidi" w:eastAsiaTheme="minorEastAsia" w:hAnsiTheme="majorBidi" w:cstheme="majorBidi"/>
          <w:i/>
          <w:iCs/>
          <w:color w:val="000000"/>
          <w:sz w:val="20"/>
          <w:szCs w:val="20"/>
        </w:rPr>
        <w:t>Islām</w:t>
      </w:r>
      <w:r w:rsidRPr="003752F7">
        <w:rPr>
          <w:rFonts w:asciiTheme="majorBidi" w:eastAsiaTheme="minorEastAsia" w:hAnsiTheme="majorBidi" w:cstheme="majorBidi"/>
          <w:color w:val="000000"/>
          <w:sz w:val="20"/>
          <w:szCs w:val="20"/>
        </w:rPr>
        <w:t xml:space="preserve"> also means to make unequivocal outward expression (</w:t>
      </w:r>
      <w:r w:rsidRPr="003752F7">
        <w:rPr>
          <w:rFonts w:asciiTheme="majorBidi" w:eastAsiaTheme="minorEastAsia" w:hAnsiTheme="majorBidi" w:cstheme="majorBidi"/>
          <w:i/>
          <w:iCs/>
          <w:color w:val="000000"/>
          <w:sz w:val="20"/>
          <w:szCs w:val="20"/>
        </w:rPr>
        <w:t>iẓhār</w:t>
      </w:r>
      <w:r w:rsidRPr="003752F7">
        <w:rPr>
          <w:rFonts w:asciiTheme="majorBidi" w:eastAsiaTheme="minorEastAsia" w:hAnsiTheme="majorBidi" w:cstheme="majorBidi"/>
          <w:color w:val="000000"/>
          <w:sz w:val="20"/>
          <w:szCs w:val="20"/>
        </w:rPr>
        <w:t xml:space="preserve">) of such obedience to God, in whom the Muslim believes and to whom he submits. As we will see in the </w:t>
      </w:r>
      <w:r w:rsidRPr="003752F7">
        <w:rPr>
          <w:rFonts w:asciiTheme="majorBidi" w:hAnsiTheme="majorBidi" w:cstheme="majorBidi"/>
          <w:sz w:val="20"/>
          <w:szCs w:val="20"/>
        </w:rPr>
        <w:t>Gabriel</w:t>
      </w:r>
      <w:r w:rsidRPr="003752F7">
        <w:rPr>
          <w:rFonts w:asciiTheme="majorBidi" w:hAnsiTheme="majorBidi" w:cstheme="majorBidi"/>
          <w:i/>
          <w:iCs/>
          <w:sz w:val="20"/>
          <w:szCs w:val="20"/>
        </w:rPr>
        <w:t xml:space="preserve"> Ḥadīth</w:t>
      </w:r>
      <w:r w:rsidRPr="003752F7">
        <w:rPr>
          <w:rFonts w:asciiTheme="majorBidi" w:hAnsiTheme="majorBidi" w:cstheme="majorBidi"/>
          <w:sz w:val="20"/>
          <w:szCs w:val="20"/>
        </w:rPr>
        <w:t xml:space="preserve">, </w:t>
      </w:r>
      <w:r w:rsidRPr="003752F7">
        <w:rPr>
          <w:rFonts w:asciiTheme="majorBidi" w:eastAsiaTheme="minorEastAsia" w:hAnsiTheme="majorBidi" w:cstheme="majorBidi"/>
          <w:i/>
          <w:iCs/>
          <w:color w:val="000000"/>
          <w:sz w:val="20"/>
          <w:szCs w:val="20"/>
        </w:rPr>
        <w:t>al-</w:t>
      </w:r>
      <w:r w:rsidRPr="003752F7">
        <w:rPr>
          <w:rFonts w:asciiTheme="majorBidi" w:hAnsiTheme="majorBidi" w:cstheme="majorBidi"/>
          <w:i/>
          <w:iCs/>
          <w:sz w:val="20"/>
          <w:szCs w:val="20"/>
        </w:rPr>
        <w:t>ī</w:t>
      </w:r>
      <w:r w:rsidRPr="003752F7">
        <w:rPr>
          <w:rFonts w:asciiTheme="majorBidi" w:eastAsiaTheme="minorEastAsia" w:hAnsiTheme="majorBidi" w:cstheme="majorBidi"/>
          <w:i/>
          <w:iCs/>
          <w:color w:val="000000"/>
          <w:sz w:val="20"/>
          <w:szCs w:val="20"/>
        </w:rPr>
        <w:t>mān</w:t>
      </w:r>
      <w:r w:rsidRPr="003752F7">
        <w:rPr>
          <w:rFonts w:asciiTheme="majorBidi" w:eastAsiaTheme="minorEastAsia" w:hAnsiTheme="majorBidi" w:cstheme="majorBidi"/>
          <w:color w:val="000000"/>
          <w:sz w:val="20"/>
          <w:szCs w:val="20"/>
        </w:rPr>
        <w:t xml:space="preserve"> (faith) complements the outward dimensions of </w:t>
      </w:r>
      <w:r w:rsidRPr="003752F7">
        <w:rPr>
          <w:rFonts w:asciiTheme="majorBidi" w:eastAsiaTheme="minorEastAsia" w:hAnsiTheme="majorBidi" w:cstheme="majorBidi"/>
          <w:i/>
          <w:iCs/>
          <w:color w:val="000000"/>
          <w:sz w:val="20"/>
          <w:szCs w:val="20"/>
        </w:rPr>
        <w:t>al-islām</w:t>
      </w:r>
      <w:r w:rsidRPr="003752F7">
        <w:rPr>
          <w:rFonts w:asciiTheme="majorBidi" w:eastAsiaTheme="minorEastAsia" w:hAnsiTheme="majorBidi" w:cstheme="majorBidi"/>
          <w:color w:val="000000"/>
          <w:sz w:val="20"/>
          <w:szCs w:val="20"/>
        </w:rPr>
        <w:t xml:space="preserve"> with the inner aspects of true belief and understanding, and both are supplemented by </w:t>
      </w:r>
      <w:r w:rsidRPr="003752F7">
        <w:rPr>
          <w:rFonts w:asciiTheme="majorBidi" w:eastAsiaTheme="minorEastAsia" w:hAnsiTheme="majorBidi" w:cstheme="majorBidi"/>
          <w:i/>
          <w:iCs/>
          <w:color w:val="000000"/>
          <w:sz w:val="20"/>
          <w:szCs w:val="20"/>
        </w:rPr>
        <w:t>al-i</w:t>
      </w:r>
      <w:r w:rsidRPr="003752F7">
        <w:rPr>
          <w:rFonts w:asciiTheme="majorBidi" w:hAnsiTheme="majorBidi" w:cstheme="majorBidi"/>
          <w:i/>
          <w:iCs/>
          <w:sz w:val="20"/>
          <w:szCs w:val="20"/>
        </w:rPr>
        <w:t>ḥs</w:t>
      </w:r>
      <w:r w:rsidRPr="003752F7">
        <w:rPr>
          <w:rFonts w:asciiTheme="majorBidi" w:eastAsiaTheme="minorEastAsia" w:hAnsiTheme="majorBidi" w:cstheme="majorBidi"/>
          <w:i/>
          <w:iCs/>
          <w:color w:val="000000"/>
          <w:sz w:val="20"/>
          <w:szCs w:val="20"/>
        </w:rPr>
        <w:t>ān</w:t>
      </w:r>
      <w:r w:rsidRPr="003752F7">
        <w:rPr>
          <w:rFonts w:asciiTheme="majorBidi" w:eastAsiaTheme="minorEastAsia" w:hAnsiTheme="majorBidi" w:cstheme="majorBidi"/>
          <w:color w:val="000000"/>
          <w:sz w:val="20"/>
          <w:szCs w:val="20"/>
        </w:rPr>
        <w:t xml:space="preserve"> (moral perfection), which brings </w:t>
      </w:r>
      <w:r w:rsidRPr="003752F7">
        <w:rPr>
          <w:rFonts w:asciiTheme="majorBidi" w:eastAsiaTheme="minorEastAsia" w:hAnsiTheme="majorBidi" w:cstheme="majorBidi"/>
          <w:i/>
          <w:iCs/>
          <w:color w:val="000000"/>
          <w:sz w:val="20"/>
          <w:szCs w:val="20"/>
        </w:rPr>
        <w:t>islām</w:t>
      </w:r>
      <w:r w:rsidRPr="003752F7">
        <w:rPr>
          <w:rFonts w:asciiTheme="majorBidi" w:eastAsiaTheme="minorEastAsia" w:hAnsiTheme="majorBidi" w:cstheme="majorBidi"/>
          <w:color w:val="000000"/>
          <w:sz w:val="20"/>
          <w:szCs w:val="20"/>
        </w:rPr>
        <w:t xml:space="preserve"> and </w:t>
      </w:r>
      <w:r w:rsidRPr="003752F7">
        <w:rPr>
          <w:rFonts w:asciiTheme="majorBidi" w:hAnsiTheme="majorBidi" w:cstheme="majorBidi"/>
          <w:i/>
          <w:iCs/>
          <w:sz w:val="20"/>
          <w:szCs w:val="20"/>
        </w:rPr>
        <w:t>ī</w:t>
      </w:r>
      <w:r w:rsidRPr="003752F7">
        <w:rPr>
          <w:rFonts w:asciiTheme="majorBidi" w:eastAsiaTheme="minorEastAsia" w:hAnsiTheme="majorBidi" w:cstheme="majorBidi"/>
          <w:i/>
          <w:iCs/>
          <w:color w:val="000000"/>
          <w:sz w:val="20"/>
          <w:szCs w:val="20"/>
        </w:rPr>
        <w:t>mān</w:t>
      </w:r>
      <w:r w:rsidRPr="003752F7">
        <w:rPr>
          <w:rFonts w:asciiTheme="majorBidi" w:eastAsiaTheme="minorEastAsia" w:hAnsiTheme="majorBidi" w:cstheme="majorBidi"/>
          <w:color w:val="000000"/>
          <w:sz w:val="20"/>
          <w:szCs w:val="20"/>
        </w:rPr>
        <w:t xml:space="preserve"> to their fullest fruition. These three</w:t>
      </w:r>
      <w:r w:rsidR="002F0327" w:rsidRPr="003752F7">
        <w:rPr>
          <w:rFonts w:asciiTheme="majorBidi" w:eastAsiaTheme="minorEastAsia" w:hAnsiTheme="majorBidi" w:cstheme="majorBidi"/>
          <w:color w:val="000000"/>
          <w:sz w:val="20"/>
          <w:szCs w:val="20"/>
        </w:rPr>
        <w:t xml:space="preserve"> elements</w:t>
      </w:r>
      <w:r w:rsidRPr="003752F7">
        <w:rPr>
          <w:rFonts w:asciiTheme="majorBidi" w:eastAsiaTheme="minorEastAsia" w:hAnsiTheme="majorBidi" w:cstheme="majorBidi"/>
          <w:color w:val="000000"/>
          <w:sz w:val="20"/>
          <w:szCs w:val="20"/>
        </w:rPr>
        <w:t xml:space="preserve"> in turn—as the Gabriel </w:t>
      </w:r>
      <w:r w:rsidRPr="003752F7">
        <w:rPr>
          <w:rFonts w:asciiTheme="majorBidi" w:hAnsiTheme="majorBidi" w:cstheme="majorBidi"/>
          <w:i/>
          <w:iCs/>
          <w:sz w:val="20"/>
          <w:szCs w:val="20"/>
        </w:rPr>
        <w:t>Ḥadīth</w:t>
      </w:r>
      <w:r w:rsidRPr="003752F7">
        <w:rPr>
          <w:rFonts w:asciiTheme="majorBidi" w:hAnsiTheme="majorBidi" w:cstheme="majorBidi"/>
          <w:sz w:val="20"/>
          <w:szCs w:val="20"/>
        </w:rPr>
        <w:t xml:space="preserve"> clarifies—are brought to their fullness in the Science of Eschatology—the Signs of the End of Time—and the anticipation of the Last Day, when the fruits of </w:t>
      </w:r>
      <w:r w:rsidRPr="003752F7">
        <w:rPr>
          <w:rFonts w:asciiTheme="majorBidi" w:eastAsiaTheme="minorEastAsia" w:hAnsiTheme="majorBidi" w:cstheme="majorBidi"/>
          <w:i/>
          <w:iCs/>
          <w:color w:val="000000"/>
          <w:sz w:val="20"/>
          <w:szCs w:val="20"/>
        </w:rPr>
        <w:t>islām</w:t>
      </w:r>
      <w:r w:rsidRPr="003752F7">
        <w:rPr>
          <w:rFonts w:asciiTheme="majorBidi" w:eastAsiaTheme="minorEastAsia" w:hAnsiTheme="majorBidi" w:cstheme="majorBidi"/>
          <w:color w:val="000000"/>
          <w:sz w:val="20"/>
          <w:szCs w:val="20"/>
        </w:rPr>
        <w:t xml:space="preserve">, </w:t>
      </w:r>
      <w:r w:rsidRPr="003752F7">
        <w:rPr>
          <w:rFonts w:asciiTheme="majorBidi" w:hAnsiTheme="majorBidi" w:cstheme="majorBidi"/>
          <w:i/>
          <w:iCs/>
          <w:sz w:val="20"/>
          <w:szCs w:val="20"/>
        </w:rPr>
        <w:t>ī</w:t>
      </w:r>
      <w:r w:rsidRPr="003752F7">
        <w:rPr>
          <w:rFonts w:asciiTheme="majorBidi" w:eastAsiaTheme="minorEastAsia" w:hAnsiTheme="majorBidi" w:cstheme="majorBidi"/>
          <w:i/>
          <w:iCs/>
          <w:color w:val="000000"/>
          <w:sz w:val="20"/>
          <w:szCs w:val="20"/>
        </w:rPr>
        <w:t>mān</w:t>
      </w:r>
      <w:r w:rsidRPr="003752F7">
        <w:rPr>
          <w:rFonts w:asciiTheme="majorBidi" w:eastAsiaTheme="minorEastAsia" w:hAnsiTheme="majorBidi" w:cstheme="majorBidi"/>
          <w:color w:val="000000"/>
          <w:sz w:val="20"/>
          <w:szCs w:val="20"/>
        </w:rPr>
        <w:t xml:space="preserve">, and </w:t>
      </w:r>
      <w:r w:rsidRPr="003752F7">
        <w:rPr>
          <w:rFonts w:asciiTheme="majorBidi" w:eastAsiaTheme="minorEastAsia" w:hAnsiTheme="majorBidi" w:cstheme="majorBidi"/>
          <w:i/>
          <w:iCs/>
          <w:color w:val="000000"/>
          <w:sz w:val="20"/>
          <w:szCs w:val="20"/>
        </w:rPr>
        <w:t>i</w:t>
      </w:r>
      <w:r w:rsidRPr="003752F7">
        <w:rPr>
          <w:rFonts w:asciiTheme="majorBidi" w:hAnsiTheme="majorBidi" w:cstheme="majorBidi"/>
          <w:i/>
          <w:iCs/>
          <w:sz w:val="20"/>
          <w:szCs w:val="20"/>
        </w:rPr>
        <w:t>ḥs</w:t>
      </w:r>
      <w:r w:rsidRPr="003752F7">
        <w:rPr>
          <w:rFonts w:asciiTheme="majorBidi" w:eastAsiaTheme="minorEastAsia" w:hAnsiTheme="majorBidi" w:cstheme="majorBidi"/>
          <w:i/>
          <w:iCs/>
          <w:color w:val="000000"/>
          <w:sz w:val="20"/>
          <w:szCs w:val="20"/>
        </w:rPr>
        <w:t>ān</w:t>
      </w:r>
      <w:r w:rsidRPr="003752F7">
        <w:rPr>
          <w:rFonts w:asciiTheme="majorBidi" w:eastAsiaTheme="minorEastAsia" w:hAnsiTheme="majorBidi" w:cstheme="majorBidi"/>
          <w:color w:val="000000"/>
          <w:sz w:val="20"/>
          <w:szCs w:val="20"/>
        </w:rPr>
        <w:t xml:space="preserve"> will</w:t>
      </w:r>
      <w:r w:rsidR="00F35ACE" w:rsidRPr="003752F7">
        <w:rPr>
          <w:rFonts w:asciiTheme="majorBidi" w:eastAsiaTheme="minorEastAsia" w:hAnsiTheme="majorBidi" w:cstheme="majorBidi"/>
          <w:color w:val="000000"/>
          <w:sz w:val="20"/>
          <w:szCs w:val="20"/>
        </w:rPr>
        <w:t xml:space="preserve"> all</w:t>
      </w:r>
      <w:r w:rsidRPr="003752F7">
        <w:rPr>
          <w:rFonts w:asciiTheme="majorBidi" w:eastAsiaTheme="minorEastAsia" w:hAnsiTheme="majorBidi" w:cstheme="majorBidi"/>
          <w:color w:val="000000"/>
          <w:sz w:val="20"/>
          <w:szCs w:val="20"/>
        </w:rPr>
        <w:t xml:space="preserve"> be made manifest.</w:t>
      </w:r>
    </w:p>
  </w:footnote>
  <w:footnote w:id="46">
    <w:p w14:paraId="34CA7249" w14:textId="4BFD2367" w:rsidR="00E86172" w:rsidRPr="003752F7" w:rsidRDefault="00E86172" w:rsidP="00E86172">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God,</w:t>
      </w:r>
      <w:r w:rsidRPr="003752F7">
        <w:rPr>
          <w:rFonts w:asciiTheme="majorBidi" w:hAnsiTheme="majorBidi" w:cstheme="majorBidi"/>
          <w:sz w:val="20"/>
          <w:szCs w:val="20"/>
        </w:rPr>
        <w:t xml:space="preserve">” in my belief, is the most beautiful word in the English language. </w:t>
      </w:r>
      <w:r w:rsidRPr="003752F7">
        <w:rPr>
          <w:rFonts w:asciiTheme="majorBidi" w:hAnsiTheme="majorBidi" w:cstheme="majorBidi"/>
          <w:i/>
          <w:iCs/>
          <w:sz w:val="20"/>
          <w:szCs w:val="20"/>
        </w:rPr>
        <w:t>The First Teaching</w:t>
      </w:r>
      <w:r w:rsidRPr="003752F7">
        <w:rPr>
          <w:rFonts w:asciiTheme="majorBidi" w:hAnsiTheme="majorBidi" w:cstheme="majorBidi"/>
          <w:sz w:val="20"/>
          <w:szCs w:val="20"/>
        </w:rPr>
        <w:t xml:space="preserve"> seeks to restore the ancient name “God,” the origins of which go back to the Old Stone Age, to its original dignity and its rightful place in the English language, despite the fact that a significant number of English-speakers today reject the word altogether, often because of its misuse among so-called “religious” people. The English word “God” has ancient Indo-European roots that are many millennia old, and its etymology will be discussed in a later chapter about God’s Name “</w:t>
      </w:r>
      <w:r w:rsidRPr="003752F7">
        <w:rPr>
          <w:rFonts w:asciiTheme="majorBidi" w:hAnsiTheme="majorBidi" w:cstheme="majorBidi"/>
          <w:i/>
          <w:iCs/>
          <w:sz w:val="20"/>
          <w:szCs w:val="20"/>
        </w:rPr>
        <w:t>Allāh</w:t>
      </w:r>
      <w:r w:rsidRPr="003752F7">
        <w:rPr>
          <w:rFonts w:asciiTheme="majorBidi" w:hAnsiTheme="majorBidi" w:cstheme="majorBidi"/>
          <w:sz w:val="20"/>
          <w:szCs w:val="20"/>
        </w:rPr>
        <w:t>.” I will emphasize there the excellence of the English word “God” and further reasons why I have chosen to use it consistently, which unfortunately for some Muslims today is counterintuitive</w:t>
      </w:r>
      <w:r w:rsidR="00DA7027" w:rsidRPr="003752F7">
        <w:rPr>
          <w:rFonts w:asciiTheme="majorBidi" w:hAnsiTheme="majorBidi" w:cstheme="majorBidi"/>
          <w:sz w:val="20"/>
          <w:szCs w:val="20"/>
        </w:rPr>
        <w:t xml:space="preserve"> but consistent with the “Proprietarian” spirit that </w:t>
      </w:r>
      <w:r w:rsidR="009E4371" w:rsidRPr="003752F7">
        <w:rPr>
          <w:rFonts w:asciiTheme="majorBidi" w:hAnsiTheme="majorBidi" w:cstheme="majorBidi"/>
          <w:sz w:val="20"/>
          <w:szCs w:val="20"/>
        </w:rPr>
        <w:t>taints much Musim Culture today</w:t>
      </w:r>
      <w:r w:rsidRPr="003752F7">
        <w:rPr>
          <w:rFonts w:asciiTheme="majorBidi" w:hAnsiTheme="majorBidi" w:cstheme="majorBidi"/>
          <w:sz w:val="20"/>
          <w:szCs w:val="20"/>
        </w:rPr>
        <w:t>. The Indo-Germanic term “God” probably goes back to the Old Stone Age and pre-dates Judaism and Christianity by several millennia. Remarkably—in terms of Indo-European and Semitic linguistics—the root meanings our word “God” and the ancient Arabic word “</w:t>
      </w:r>
      <w:r w:rsidRPr="003752F7">
        <w:rPr>
          <w:rFonts w:asciiTheme="majorBidi" w:hAnsiTheme="majorBidi" w:cstheme="majorBidi"/>
          <w:i/>
          <w:iCs/>
          <w:sz w:val="20"/>
          <w:szCs w:val="20"/>
        </w:rPr>
        <w:t>Allāh</w:t>
      </w:r>
      <w:r w:rsidRPr="003752F7">
        <w:rPr>
          <w:rFonts w:asciiTheme="majorBidi" w:hAnsiTheme="majorBidi" w:cstheme="majorBidi"/>
          <w:sz w:val="20"/>
          <w:szCs w:val="20"/>
        </w:rPr>
        <w:t>” are so close that they are virtually synonymous. In terms of Indo-European etymology, the original meaning of “God” is “He who is invoked or supplicated [in prayer].” The word “</w:t>
      </w:r>
      <w:r w:rsidRPr="003752F7">
        <w:rPr>
          <w:rFonts w:asciiTheme="majorBidi" w:hAnsiTheme="majorBidi" w:cstheme="majorBidi"/>
          <w:i/>
          <w:iCs/>
          <w:sz w:val="20"/>
          <w:szCs w:val="20"/>
        </w:rPr>
        <w:t>Allāh</w:t>
      </w:r>
      <w:r w:rsidRPr="003752F7">
        <w:rPr>
          <w:rFonts w:asciiTheme="majorBidi" w:hAnsiTheme="majorBidi" w:cstheme="majorBidi"/>
          <w:sz w:val="20"/>
          <w:szCs w:val="20"/>
        </w:rPr>
        <w:t>,” as we will see, is identical to its Hebrew, Syriac, and Aramaic counterparts in the Biblical Tradition. In terms of ancient Semitic linguistics, these Qur’ānic and Biblical cognates for the Creator all share a root meaning for “Him who is [rightfully] worshipped.” Supplication and worship—the core linguistic elements in the words “God” and “</w:t>
      </w:r>
      <w:r w:rsidRPr="003752F7">
        <w:rPr>
          <w:rFonts w:asciiTheme="majorBidi" w:hAnsiTheme="majorBidi" w:cstheme="majorBidi"/>
          <w:i/>
          <w:iCs/>
          <w:sz w:val="20"/>
          <w:szCs w:val="20"/>
        </w:rPr>
        <w:t>Allāh</w:t>
      </w:r>
      <w:r w:rsidRPr="003752F7">
        <w:rPr>
          <w:rFonts w:asciiTheme="majorBidi" w:hAnsiTheme="majorBidi" w:cstheme="majorBidi"/>
          <w:sz w:val="20"/>
          <w:szCs w:val="20"/>
        </w:rPr>
        <w:t>” respectively—are inseparably connected, for, as the Prophet Muḥammad said: “Prayer is the essence of worship (</w:t>
      </w:r>
      <w:r w:rsidRPr="003752F7">
        <w:rPr>
          <w:rFonts w:asciiTheme="majorBidi" w:hAnsiTheme="majorBidi" w:cstheme="majorBidi"/>
          <w:i/>
          <w:iCs/>
          <w:sz w:val="20"/>
          <w:szCs w:val="20"/>
        </w:rPr>
        <w:t>Al-Du‘ā’: Mukhkh al-‘ibāda</w:t>
      </w:r>
      <w:r w:rsidRPr="003752F7">
        <w:rPr>
          <w:rFonts w:asciiTheme="majorBidi" w:hAnsiTheme="majorBidi" w:cstheme="majorBidi"/>
          <w:sz w:val="20"/>
          <w:szCs w:val="20"/>
        </w:rPr>
        <w:t>).”</w:t>
      </w:r>
      <w:r w:rsidR="002E6777" w:rsidRPr="003752F7">
        <w:rPr>
          <w:rFonts w:asciiTheme="majorBidi" w:hAnsiTheme="majorBidi" w:cstheme="majorBidi"/>
          <w:sz w:val="20"/>
          <w:szCs w:val="20"/>
        </w:rPr>
        <w:t xml:space="preserve"> </w:t>
      </w:r>
    </w:p>
  </w:footnote>
  <w:footnote w:id="47">
    <w:p w14:paraId="06C66DFD" w14:textId="708009A3" w:rsidR="007E49DF" w:rsidRPr="003752F7" w:rsidRDefault="007E49DF" w:rsidP="00C62B0C">
      <w:pPr>
        <w:rPr>
          <w:sz w:val="20"/>
          <w:szCs w:val="20"/>
        </w:rPr>
      </w:pPr>
      <w:r w:rsidRPr="003752F7">
        <w:rPr>
          <w:sz w:val="20"/>
          <w:szCs w:val="20"/>
          <w:vertAlign w:val="superscript"/>
        </w:rPr>
        <w:footnoteRef/>
      </w:r>
      <w:r w:rsidRPr="003752F7">
        <w:rPr>
          <w:sz w:val="20"/>
          <w:szCs w:val="20"/>
        </w:rPr>
        <w:t xml:space="preserve"> </w:t>
      </w:r>
      <w:r w:rsidRPr="003752F7">
        <w:rPr>
          <w:b/>
          <w:sz w:val="20"/>
          <w:szCs w:val="20"/>
        </w:rPr>
        <w:t>Jubilee Songs</w:t>
      </w:r>
      <w:r w:rsidRPr="003752F7">
        <w:rPr>
          <w:sz w:val="20"/>
          <w:szCs w:val="20"/>
        </w:rPr>
        <w:t xml:space="preserve"> are Protestant hymns of celebration, joy, and renewal. “Give Me That Old-Time Religion” dates from at least 1289/1873, when it was first included in a list of Jubilee Songs, although the roots of the hymn are likely much older, even possibly going back to African-American Spirituals in their confluence with White Gospel music, forming what is called Southern Gospel songs. “Give Me That Old-Time Religion” is a standard in many Protestant hymnals, although, interestingly, it does not mention Jesus Christ or the Gospels. There are different lyrics for the hymn, but some of the most common run as follows:</w:t>
      </w:r>
    </w:p>
    <w:p w14:paraId="05763185" w14:textId="77777777" w:rsidR="007E49DF" w:rsidRPr="003752F7" w:rsidRDefault="007E49DF" w:rsidP="007E49DF">
      <w:pPr>
        <w:rPr>
          <w:color w:val="1F1F1F"/>
          <w:sz w:val="20"/>
          <w:szCs w:val="20"/>
        </w:rPr>
      </w:pPr>
      <w:r w:rsidRPr="003752F7">
        <w:rPr>
          <w:color w:val="1F1F1F"/>
          <w:sz w:val="20"/>
          <w:szCs w:val="20"/>
        </w:rPr>
        <w:t>Give me that Old-Time Religion.         It was good for my old mother.              It was good for the Hebrew Children.</w:t>
      </w:r>
      <w:r w:rsidRPr="003752F7">
        <w:rPr>
          <w:color w:val="1F1F1F"/>
          <w:sz w:val="20"/>
          <w:szCs w:val="20"/>
        </w:rPr>
        <w:br/>
        <w:t>Give me that Old-Time Religion.         It was good for my old mother.              It was good for the Hebrew Children.</w:t>
      </w:r>
      <w:r w:rsidRPr="003752F7">
        <w:rPr>
          <w:color w:val="1F1F1F"/>
          <w:sz w:val="20"/>
          <w:szCs w:val="20"/>
        </w:rPr>
        <w:br/>
        <w:t>Give me that Old-Time Religion:         It was good for my old mother.              It was good for the Hebrew Children.</w:t>
      </w:r>
      <w:r w:rsidRPr="003752F7">
        <w:rPr>
          <w:color w:val="1F1F1F"/>
          <w:sz w:val="20"/>
          <w:szCs w:val="20"/>
        </w:rPr>
        <w:br/>
        <w:t>It’s good enough for me.                       And it’s good enough for me.                And it’s good enough for me.</w:t>
      </w:r>
    </w:p>
    <w:p w14:paraId="22566E0C" w14:textId="77777777" w:rsidR="007E49DF" w:rsidRPr="003752F7" w:rsidRDefault="007E49DF" w:rsidP="007E49DF">
      <w:pPr>
        <w:rPr>
          <w:color w:val="1F1F1F"/>
          <w:sz w:val="20"/>
          <w:szCs w:val="20"/>
        </w:rPr>
      </w:pPr>
    </w:p>
    <w:p w14:paraId="68C874B6" w14:textId="77777777" w:rsidR="007E49DF" w:rsidRPr="003752F7" w:rsidRDefault="007E49DF" w:rsidP="007E49DF">
      <w:pPr>
        <w:rPr>
          <w:color w:val="1F1F1F"/>
          <w:sz w:val="20"/>
          <w:szCs w:val="20"/>
        </w:rPr>
      </w:pPr>
      <w:r w:rsidRPr="003752F7">
        <w:rPr>
          <w:color w:val="1F1F1F"/>
          <w:sz w:val="20"/>
          <w:szCs w:val="20"/>
        </w:rPr>
        <w:t>It was good for the Prophet Moses.      It was good for the Prophet David.         It was good for Prophet Daniel.</w:t>
      </w:r>
    </w:p>
    <w:p w14:paraId="6D32465A" w14:textId="77777777" w:rsidR="007E49DF" w:rsidRPr="003752F7" w:rsidRDefault="007E49DF" w:rsidP="007E49DF">
      <w:pPr>
        <w:rPr>
          <w:color w:val="1F1F1F"/>
          <w:sz w:val="20"/>
          <w:szCs w:val="20"/>
        </w:rPr>
      </w:pPr>
      <w:r w:rsidRPr="003752F7">
        <w:rPr>
          <w:color w:val="1F1F1F"/>
          <w:sz w:val="20"/>
          <w:szCs w:val="20"/>
        </w:rPr>
        <w:t>It was good for the Prophet Moses.      It was good for the Prophet David.         It was good for Prophet Daniel.</w:t>
      </w:r>
    </w:p>
    <w:p w14:paraId="3CC1DB8A" w14:textId="77777777" w:rsidR="007E49DF" w:rsidRPr="003752F7" w:rsidRDefault="007E49DF" w:rsidP="007E49DF">
      <w:pPr>
        <w:rPr>
          <w:color w:val="1F1F1F"/>
          <w:sz w:val="20"/>
          <w:szCs w:val="20"/>
        </w:rPr>
      </w:pPr>
      <w:r w:rsidRPr="003752F7">
        <w:rPr>
          <w:color w:val="1F1F1F"/>
          <w:sz w:val="20"/>
          <w:szCs w:val="20"/>
        </w:rPr>
        <w:t>It was good for the Prophet Moses.      It was good for the Prophet David.         It was good for Prophet Daniel.</w:t>
      </w:r>
    </w:p>
    <w:p w14:paraId="741005BC" w14:textId="77777777" w:rsidR="007E49DF" w:rsidRPr="003752F7" w:rsidRDefault="007E49DF" w:rsidP="007E49DF">
      <w:pPr>
        <w:rPr>
          <w:color w:val="1F1F1F"/>
          <w:sz w:val="20"/>
          <w:szCs w:val="20"/>
        </w:rPr>
      </w:pPr>
      <w:r w:rsidRPr="003752F7">
        <w:rPr>
          <w:color w:val="1F1F1F"/>
          <w:sz w:val="20"/>
          <w:szCs w:val="20"/>
        </w:rPr>
        <w:t>And it’s good enough for me.               And it’s good enough for me.                 And it’s good enough for me.</w:t>
      </w:r>
    </w:p>
    <w:p w14:paraId="25B8FDE0" w14:textId="77777777" w:rsidR="007E49DF" w:rsidRPr="003752F7" w:rsidRDefault="007E49DF" w:rsidP="007E49DF">
      <w:pPr>
        <w:rPr>
          <w:color w:val="1F1F1F"/>
          <w:sz w:val="20"/>
          <w:szCs w:val="20"/>
        </w:rPr>
      </w:pPr>
    </w:p>
    <w:p w14:paraId="44F04886" w14:textId="77777777" w:rsidR="007E49DF" w:rsidRPr="003752F7" w:rsidRDefault="007E49DF" w:rsidP="007E49DF">
      <w:pPr>
        <w:rPr>
          <w:color w:val="1F1F1F"/>
          <w:sz w:val="20"/>
          <w:szCs w:val="20"/>
        </w:rPr>
      </w:pPr>
      <w:r w:rsidRPr="003752F7">
        <w:rPr>
          <w:color w:val="1F1F1F"/>
          <w:sz w:val="20"/>
          <w:szCs w:val="20"/>
        </w:rPr>
        <w:t>It was good for Paul and Silas.            Well, give me that Old-Time Religion.   Say: Give me that Old-Time Religio</w:t>
      </w:r>
      <w:r w:rsidRPr="003752F7">
        <w:rPr>
          <w:color w:val="1F1F1F"/>
          <w:sz w:val="20"/>
          <w:szCs w:val="20"/>
        </w:rPr>
        <w:br/>
        <w:t>It was good for Paul and Silas.            Well, give me that Old-Time Religion.   Well, that Old-Time Religion.</w:t>
      </w:r>
      <w:r w:rsidRPr="003752F7">
        <w:rPr>
          <w:color w:val="1F1F1F"/>
          <w:sz w:val="20"/>
          <w:szCs w:val="20"/>
        </w:rPr>
        <w:br/>
        <w:t>It was good for Paul and Silas:            Give me that Old-Time Religion:            I want that Old-Time Religion:</w:t>
      </w:r>
      <w:r w:rsidRPr="003752F7">
        <w:rPr>
          <w:color w:val="1F1F1F"/>
          <w:sz w:val="20"/>
          <w:szCs w:val="20"/>
        </w:rPr>
        <w:br/>
        <w:t>And it’s good enough for me.              It’s good enough for me.                         It’s good enough for me.</w:t>
      </w:r>
    </w:p>
    <w:p w14:paraId="511B27D4" w14:textId="77777777" w:rsidR="007E49DF" w:rsidRPr="003752F7" w:rsidRDefault="007E49DF" w:rsidP="007E49DF">
      <w:pPr>
        <w:rPr>
          <w:color w:val="1F1F1F"/>
          <w:sz w:val="20"/>
          <w:szCs w:val="20"/>
        </w:rPr>
      </w:pPr>
    </w:p>
    <w:p w14:paraId="010F473D" w14:textId="32D53D9C" w:rsidR="007E49DF" w:rsidRPr="003752F7" w:rsidRDefault="007E49DF" w:rsidP="00982E9C">
      <w:pPr>
        <w:rPr>
          <w:color w:val="1F1F1F"/>
          <w:sz w:val="20"/>
          <w:szCs w:val="20"/>
        </w:rPr>
      </w:pPr>
      <w:r w:rsidRPr="003752F7">
        <w:rPr>
          <w:color w:val="1F1F1F"/>
          <w:sz w:val="20"/>
          <w:szCs w:val="20"/>
        </w:rPr>
        <w:t xml:space="preserve">                                                             It was good for my old father.</w:t>
      </w:r>
      <w:r w:rsidRPr="003752F7">
        <w:rPr>
          <w:color w:val="1F1F1F"/>
          <w:sz w:val="20"/>
          <w:szCs w:val="20"/>
        </w:rPr>
        <w:br/>
        <w:t xml:space="preserve">                                                             It was good for my old father.</w:t>
      </w:r>
      <w:r w:rsidRPr="003752F7">
        <w:rPr>
          <w:color w:val="1F1F1F"/>
          <w:sz w:val="20"/>
          <w:szCs w:val="20"/>
        </w:rPr>
        <w:br/>
        <w:t xml:space="preserve">                                                             It was good for my old father:</w:t>
      </w:r>
      <w:r w:rsidRPr="003752F7">
        <w:rPr>
          <w:color w:val="1F1F1F"/>
          <w:sz w:val="20"/>
          <w:szCs w:val="20"/>
        </w:rPr>
        <w:br/>
        <w:t xml:space="preserve">                                                             And it’s good enough for me.</w:t>
      </w:r>
    </w:p>
  </w:footnote>
  <w:footnote w:id="48">
    <w:p w14:paraId="558F2CCA" w14:textId="77777777" w:rsidR="00E86172" w:rsidRPr="003752F7" w:rsidRDefault="00E86172" w:rsidP="00E86172">
      <w:pPr>
        <w:autoSpaceDE w:val="0"/>
        <w:autoSpaceDN w:val="0"/>
        <w:adjustRightInd w:val="0"/>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Providence and Foreordination</w:t>
      </w:r>
      <w:r w:rsidRPr="003752F7">
        <w:rPr>
          <w:rFonts w:asciiTheme="majorBidi" w:hAnsiTheme="majorBidi" w:cstheme="majorBidi"/>
          <w:sz w:val="20"/>
          <w:szCs w:val="20"/>
        </w:rPr>
        <w:t xml:space="preserve"> in English refer to the Arabic </w:t>
      </w:r>
      <w:r w:rsidRPr="003752F7">
        <w:rPr>
          <w:rFonts w:asciiTheme="majorBidi" w:hAnsiTheme="majorBidi" w:cstheme="majorBidi"/>
          <w:i/>
          <w:iCs/>
          <w:sz w:val="20"/>
          <w:szCs w:val="20"/>
        </w:rPr>
        <w:t>al-Qaḍā’ wa al-Qadar</w:t>
      </w:r>
      <w:r w:rsidRPr="003752F7">
        <w:rPr>
          <w:rFonts w:asciiTheme="majorBidi" w:hAnsiTheme="majorBidi" w:cstheme="majorBidi"/>
          <w:sz w:val="20"/>
          <w:szCs w:val="20"/>
        </w:rPr>
        <w:t xml:space="preserve">. Providence generally has a positive and hopeful ring, but that is not always the case with the word Foreordination, which may readily bring to mind other related expressions like “Predestination,” “Predetermination,” “the Decree,” “and Destiny”—especially when linked to Free Will, Good, and Evil. These words often bring to the mind notions of a rigidly deterministic doctrine that denies human volition. We will discussion the Arabic words </w:t>
      </w:r>
      <w:r w:rsidRPr="003752F7">
        <w:rPr>
          <w:rFonts w:asciiTheme="majorBidi" w:hAnsiTheme="majorBidi" w:cstheme="majorBidi"/>
          <w:i/>
          <w:iCs/>
          <w:sz w:val="20"/>
          <w:szCs w:val="20"/>
        </w:rPr>
        <w:t xml:space="preserve">al-Qaḍā’ </w:t>
      </w:r>
      <w:r w:rsidRPr="003752F7">
        <w:rPr>
          <w:rFonts w:asciiTheme="majorBidi" w:hAnsiTheme="majorBidi" w:cstheme="majorBidi"/>
          <w:sz w:val="20"/>
          <w:szCs w:val="20"/>
        </w:rPr>
        <w:t xml:space="preserve">and </w:t>
      </w:r>
      <w:r w:rsidRPr="003752F7">
        <w:rPr>
          <w:rFonts w:asciiTheme="majorBidi" w:hAnsiTheme="majorBidi" w:cstheme="majorBidi"/>
          <w:i/>
          <w:iCs/>
          <w:sz w:val="20"/>
          <w:szCs w:val="20"/>
        </w:rPr>
        <w:t xml:space="preserve">al-Qadar </w:t>
      </w:r>
      <w:r w:rsidRPr="003752F7">
        <w:rPr>
          <w:rFonts w:asciiTheme="majorBidi" w:hAnsiTheme="majorBidi" w:cstheme="majorBidi"/>
          <w:sz w:val="20"/>
          <w:szCs w:val="20"/>
        </w:rPr>
        <w:t>in fuller detail in Volume Eleven in our treatment of Providence, God’s Foreordination of Good and Evil, and Human Free Will. As we will see there, the doctrine of Foreordination in Islam insists firmly upon a distinctive middle ground that allows both for God’s Wisdom, Omniscience, Infinite Will, and Absolute Power, on the one hand, while, on the other, fully affirming human Free Will and the validity of choice and personal decision in voluntary actions. All Muslim Schools of Divinity—despite their significant internal differences—agree in regarding blind Predestination (</w:t>
      </w:r>
      <w:r w:rsidRPr="003752F7">
        <w:rPr>
          <w:rFonts w:asciiTheme="majorBidi" w:hAnsiTheme="majorBidi" w:cstheme="majorBidi"/>
          <w:i/>
          <w:iCs/>
          <w:sz w:val="20"/>
          <w:szCs w:val="20"/>
        </w:rPr>
        <w:t>al-Jabr</w:t>
      </w:r>
      <w:r w:rsidRPr="003752F7">
        <w:rPr>
          <w:rFonts w:asciiTheme="majorBidi" w:hAnsiTheme="majorBidi" w:cstheme="majorBidi"/>
          <w:sz w:val="20"/>
          <w:szCs w:val="20"/>
        </w:rPr>
        <w:t>) as disbelief and utterly incompatible with Prophetic Revelation. But they also hold a similarly negative view of its doctrinal contrary, absolute Free Will (</w:t>
      </w:r>
      <w:r w:rsidRPr="003752F7">
        <w:rPr>
          <w:rFonts w:asciiTheme="majorBidi" w:hAnsiTheme="majorBidi" w:cstheme="majorBidi"/>
          <w:i/>
          <w:iCs/>
          <w:sz w:val="20"/>
          <w:szCs w:val="20"/>
        </w:rPr>
        <w:t>al-Qadar</w:t>
      </w:r>
      <w:r w:rsidRPr="003752F7">
        <w:rPr>
          <w:rFonts w:asciiTheme="majorBidi" w:hAnsiTheme="majorBidi" w:cstheme="majorBidi"/>
          <w:sz w:val="20"/>
          <w:szCs w:val="20"/>
        </w:rPr>
        <w:t>), which in the history of Islamic Heresies asserted that Human Beings possess such unqualified freedom of will that they have the capacity to “create” their volitional acts independent of God’s direct intervention. This doctrine of unqualified “Free Will” was also categorically rejected by the overwhelming majority of Muslim Scholars as heretical because it implicitly denies God’s Omniscience, Will, and Power as regards Good and Evil and the reality of Human Choice.</w:t>
      </w:r>
      <w:r w:rsidRPr="003752F7">
        <w:rPr>
          <w:rFonts w:asciiTheme="majorBidi" w:hAnsiTheme="majorBidi" w:cstheme="majorBidi"/>
          <w:color w:val="000000"/>
          <w:sz w:val="20"/>
          <w:szCs w:val="20"/>
        </w:rPr>
        <w:t xml:space="preserve">  </w:t>
      </w:r>
    </w:p>
  </w:footnote>
  <w:footnote w:id="49">
    <w:p w14:paraId="1A71FA8F" w14:textId="5C392C5F" w:rsidR="00FB0FA7" w:rsidRPr="003752F7" w:rsidRDefault="00FB0FA7" w:rsidP="007F1782">
      <w:pPr>
        <w:autoSpaceDE w:val="0"/>
        <w:autoSpaceDN w:val="0"/>
        <w:adjustRightInd w:val="0"/>
        <w:rPr>
          <w:rFonts w:asciiTheme="majorBidi" w:eastAsiaTheme="majorEastAsia"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The Divine Science (</w:t>
      </w:r>
      <w:r w:rsidRPr="003752F7">
        <w:rPr>
          <w:rFonts w:asciiTheme="majorBidi" w:hAnsiTheme="majorBidi" w:cstheme="majorBidi"/>
          <w:b/>
          <w:bCs/>
          <w:color w:val="202124"/>
          <w:sz w:val="20"/>
          <w:szCs w:val="20"/>
        </w:rPr>
        <w:t>(</w:t>
      </w:r>
      <w:r w:rsidRPr="003752F7">
        <w:rPr>
          <w:rFonts w:asciiTheme="majorBidi" w:eastAsiaTheme="minorEastAsia" w:hAnsiTheme="majorBidi" w:cstheme="majorBidi"/>
          <w:b/>
          <w:bCs/>
          <w:i/>
          <w:iCs/>
          <w:color w:val="000000"/>
          <w:sz w:val="20"/>
          <w:szCs w:val="20"/>
        </w:rPr>
        <w:t>al-‘Ilm al-Il</w:t>
      </w:r>
      <w:r w:rsidRPr="003752F7">
        <w:rPr>
          <w:rFonts w:asciiTheme="majorBidi" w:hAnsiTheme="majorBidi" w:cstheme="majorBidi"/>
          <w:b/>
          <w:bCs/>
          <w:i/>
          <w:iCs/>
          <w:sz w:val="20"/>
          <w:szCs w:val="20"/>
        </w:rPr>
        <w:t>ā</w:t>
      </w:r>
      <w:r w:rsidRPr="003752F7">
        <w:rPr>
          <w:rFonts w:asciiTheme="majorBidi" w:eastAsiaTheme="minorEastAsia" w:hAnsiTheme="majorBidi" w:cstheme="majorBidi"/>
          <w:b/>
          <w:bCs/>
          <w:i/>
          <w:iCs/>
          <w:color w:val="000000"/>
          <w:sz w:val="20"/>
          <w:szCs w:val="20"/>
        </w:rPr>
        <w:t>h</w:t>
      </w:r>
      <w:r w:rsidRPr="003752F7">
        <w:rPr>
          <w:rFonts w:asciiTheme="majorBidi" w:hAnsiTheme="majorBidi" w:cstheme="majorBidi"/>
          <w:b/>
          <w:bCs/>
          <w:i/>
          <w:iCs/>
          <w:sz w:val="20"/>
          <w:szCs w:val="20"/>
        </w:rPr>
        <w:t>ī</w:t>
      </w:r>
      <w:r w:rsidRPr="003752F7">
        <w:rPr>
          <w:rFonts w:asciiTheme="majorBidi" w:hAnsiTheme="majorBidi" w:cstheme="majorBidi"/>
          <w:b/>
          <w:bCs/>
          <w:sz w:val="20"/>
          <w:szCs w:val="20"/>
        </w:rPr>
        <w:t>)</w:t>
      </w:r>
      <w:r w:rsidR="006F6743" w:rsidRPr="003752F7">
        <w:rPr>
          <w:rFonts w:asciiTheme="majorBidi" w:hAnsiTheme="majorBidi" w:cstheme="majorBidi"/>
          <w:b/>
          <w:bCs/>
          <w:sz w:val="20"/>
          <w:szCs w:val="20"/>
        </w:rPr>
        <w:t xml:space="preserve"> </w:t>
      </w:r>
      <w:r w:rsidR="006F6743" w:rsidRPr="003752F7">
        <w:rPr>
          <w:rFonts w:asciiTheme="majorBidi" w:hAnsiTheme="majorBidi" w:cstheme="majorBidi"/>
          <w:sz w:val="20"/>
          <w:szCs w:val="20"/>
        </w:rPr>
        <w:t>or</w:t>
      </w:r>
      <w:r w:rsidR="006F6743" w:rsidRPr="003752F7">
        <w:rPr>
          <w:rFonts w:asciiTheme="majorBidi" w:hAnsiTheme="majorBidi" w:cstheme="majorBidi"/>
          <w:b/>
          <w:bCs/>
          <w:sz w:val="20"/>
          <w:szCs w:val="20"/>
        </w:rPr>
        <w:t xml:space="preserve"> the Highest Science </w:t>
      </w:r>
      <w:r w:rsidR="0008362F" w:rsidRPr="003752F7">
        <w:rPr>
          <w:rFonts w:asciiTheme="majorBidi" w:hAnsiTheme="majorBidi" w:cstheme="majorBidi"/>
          <w:b/>
          <w:bCs/>
          <w:sz w:val="20"/>
          <w:szCs w:val="20"/>
        </w:rPr>
        <w:t>(</w:t>
      </w:r>
      <w:r w:rsidR="0008362F" w:rsidRPr="003752F7">
        <w:rPr>
          <w:rFonts w:asciiTheme="majorBidi" w:hAnsiTheme="majorBidi" w:cstheme="majorBidi"/>
          <w:b/>
          <w:bCs/>
          <w:i/>
          <w:iCs/>
          <w:sz w:val="20"/>
          <w:szCs w:val="20"/>
        </w:rPr>
        <w:t>al-‘Ilm al-A‘lā</w:t>
      </w:r>
      <w:r w:rsidR="0008362F" w:rsidRPr="003752F7">
        <w:rPr>
          <w:rFonts w:asciiTheme="majorBidi" w:hAnsiTheme="majorBidi" w:cstheme="majorBidi"/>
          <w:b/>
          <w:bCs/>
          <w:sz w:val="20"/>
          <w:szCs w:val="20"/>
        </w:rPr>
        <w:t>)</w:t>
      </w:r>
      <w:r w:rsidR="0008362F" w:rsidRPr="003752F7">
        <w:rPr>
          <w:rFonts w:asciiTheme="majorBidi" w:hAnsiTheme="majorBidi" w:cstheme="majorBidi"/>
          <w:sz w:val="20"/>
          <w:szCs w:val="20"/>
        </w:rPr>
        <w:t xml:space="preserve"> are among</w:t>
      </w:r>
      <w:r w:rsidR="00F325CF" w:rsidRPr="003752F7">
        <w:rPr>
          <w:rFonts w:asciiTheme="majorBidi" w:hAnsiTheme="majorBidi" w:cstheme="majorBidi"/>
          <w:sz w:val="20"/>
          <w:szCs w:val="20"/>
        </w:rPr>
        <w:t xml:space="preserve"> several</w:t>
      </w:r>
      <w:r w:rsidRPr="003752F7">
        <w:rPr>
          <w:rFonts w:asciiTheme="majorBidi" w:hAnsiTheme="majorBidi" w:cstheme="majorBidi"/>
          <w:sz w:val="20"/>
          <w:szCs w:val="20"/>
        </w:rPr>
        <w:t xml:space="preserve"> names for the discursive </w:t>
      </w:r>
      <w:r w:rsidR="00E80093" w:rsidRPr="003752F7">
        <w:rPr>
          <w:rFonts w:asciiTheme="majorBidi" w:hAnsiTheme="majorBidi" w:cstheme="majorBidi"/>
          <w:sz w:val="20"/>
          <w:szCs w:val="20"/>
        </w:rPr>
        <w:t xml:space="preserve">study of Divinity in Islam. </w:t>
      </w:r>
      <w:r w:rsidRPr="003752F7">
        <w:rPr>
          <w:sz w:val="20"/>
          <w:szCs w:val="20"/>
        </w:rPr>
        <w:t>The appellation</w:t>
      </w:r>
      <w:r w:rsidR="00BA569E" w:rsidRPr="003752F7">
        <w:rPr>
          <w:sz w:val="20"/>
          <w:szCs w:val="20"/>
        </w:rPr>
        <w:t>s</w:t>
      </w:r>
      <w:r w:rsidRPr="003752F7">
        <w:rPr>
          <w:sz w:val="20"/>
          <w:szCs w:val="20"/>
        </w:rPr>
        <w:t xml:space="preserve"> of “the Divine Science”</w:t>
      </w:r>
      <w:r w:rsidR="00BA569E" w:rsidRPr="003752F7">
        <w:rPr>
          <w:sz w:val="20"/>
          <w:szCs w:val="20"/>
        </w:rPr>
        <w:t xml:space="preserve"> and “the Highest Science” are</w:t>
      </w:r>
      <w:r w:rsidR="00F325CF" w:rsidRPr="003752F7">
        <w:rPr>
          <w:sz w:val="20"/>
          <w:szCs w:val="20"/>
        </w:rPr>
        <w:t>, however,</w:t>
      </w:r>
      <w:r w:rsidRPr="003752F7">
        <w:rPr>
          <w:sz w:val="20"/>
          <w:szCs w:val="20"/>
        </w:rPr>
        <w:t xml:space="preserve"> </w:t>
      </w:r>
      <w:r w:rsidR="00BA569E" w:rsidRPr="003752F7">
        <w:rPr>
          <w:sz w:val="20"/>
          <w:szCs w:val="20"/>
        </w:rPr>
        <w:t>e</w:t>
      </w:r>
      <w:r w:rsidR="00C96A2E" w:rsidRPr="003752F7">
        <w:rPr>
          <w:sz w:val="20"/>
          <w:szCs w:val="20"/>
        </w:rPr>
        <w:t>s</w:t>
      </w:r>
      <w:r w:rsidR="00BA569E" w:rsidRPr="003752F7">
        <w:rPr>
          <w:sz w:val="20"/>
          <w:szCs w:val="20"/>
        </w:rPr>
        <w:t xml:space="preserve">pecially </w:t>
      </w:r>
      <w:r w:rsidRPr="003752F7">
        <w:rPr>
          <w:sz w:val="20"/>
          <w:szCs w:val="20"/>
        </w:rPr>
        <w:t xml:space="preserve">characteristic of the Corrective Tradition as it developed in the wake of al-Imām al-Ghazālī (d. 505/1111), who—as </w:t>
      </w:r>
      <w:r w:rsidR="00D00C1B" w:rsidRPr="003752F7">
        <w:rPr>
          <w:sz w:val="20"/>
          <w:szCs w:val="20"/>
        </w:rPr>
        <w:t xml:space="preserve">further discussed </w:t>
      </w:r>
      <w:r w:rsidRPr="003752F7">
        <w:rPr>
          <w:sz w:val="20"/>
          <w:szCs w:val="20"/>
        </w:rPr>
        <w:t xml:space="preserve">in </w:t>
      </w:r>
      <w:r w:rsidR="00F85B1A" w:rsidRPr="003752F7">
        <w:rPr>
          <w:sz w:val="20"/>
          <w:szCs w:val="20"/>
        </w:rPr>
        <w:t>what follows</w:t>
      </w:r>
      <w:r w:rsidRPr="003752F7">
        <w:rPr>
          <w:sz w:val="20"/>
          <w:szCs w:val="20"/>
        </w:rPr>
        <w:t>—asserted that soun</w:t>
      </w:r>
      <w:r w:rsidR="00F85B1A" w:rsidRPr="003752F7">
        <w:rPr>
          <w:sz w:val="20"/>
          <w:szCs w:val="20"/>
        </w:rPr>
        <w:t>d</w:t>
      </w:r>
      <w:r w:rsidRPr="003752F7">
        <w:rPr>
          <w:sz w:val="20"/>
          <w:szCs w:val="20"/>
        </w:rPr>
        <w:t xml:space="preserve"> discourse </w:t>
      </w:r>
      <w:r w:rsidR="00F85B1A" w:rsidRPr="003752F7">
        <w:rPr>
          <w:sz w:val="20"/>
          <w:szCs w:val="20"/>
        </w:rPr>
        <w:t xml:space="preserve">regarding the Divine should constitute a universal Science and </w:t>
      </w:r>
      <w:r w:rsidRPr="003752F7">
        <w:rPr>
          <w:sz w:val="20"/>
          <w:szCs w:val="20"/>
        </w:rPr>
        <w:t>give a comprehensive explanation of reality as a whole under the aegis of Islamic Revelation.</w:t>
      </w:r>
      <w:r w:rsidR="00244098" w:rsidRPr="003752F7">
        <w:rPr>
          <w:sz w:val="20"/>
          <w:szCs w:val="20"/>
        </w:rPr>
        <w:t xml:space="preserve"> Other </w:t>
      </w:r>
      <w:r w:rsidR="00D00C1B" w:rsidRPr="003752F7">
        <w:rPr>
          <w:sz w:val="20"/>
          <w:szCs w:val="20"/>
        </w:rPr>
        <w:t xml:space="preserve">historical </w:t>
      </w:r>
      <w:r w:rsidR="00244098" w:rsidRPr="003752F7">
        <w:rPr>
          <w:sz w:val="20"/>
          <w:szCs w:val="20"/>
        </w:rPr>
        <w:t>names for th</w:t>
      </w:r>
      <w:r w:rsidR="00BA569E" w:rsidRPr="003752F7">
        <w:rPr>
          <w:sz w:val="20"/>
          <w:szCs w:val="20"/>
        </w:rPr>
        <w:t>e</w:t>
      </w:r>
      <w:r w:rsidR="00244098" w:rsidRPr="003752F7">
        <w:rPr>
          <w:sz w:val="20"/>
          <w:szCs w:val="20"/>
        </w:rPr>
        <w:t xml:space="preserve"> Science</w:t>
      </w:r>
      <w:r w:rsidR="00BA569E" w:rsidRPr="003752F7">
        <w:rPr>
          <w:sz w:val="20"/>
          <w:szCs w:val="20"/>
        </w:rPr>
        <w:t xml:space="preserve"> of Divinity in Islam</w:t>
      </w:r>
      <w:r w:rsidR="00244098" w:rsidRPr="003752F7">
        <w:rPr>
          <w:sz w:val="20"/>
          <w:szCs w:val="20"/>
        </w:rPr>
        <w:t xml:space="preserve"> </w:t>
      </w:r>
      <w:r w:rsidR="007437D2" w:rsidRPr="003752F7">
        <w:rPr>
          <w:sz w:val="20"/>
          <w:szCs w:val="20"/>
        </w:rPr>
        <w:t>are</w:t>
      </w:r>
      <w:r w:rsidR="00244098" w:rsidRPr="003752F7">
        <w:rPr>
          <w:sz w:val="20"/>
          <w:szCs w:val="20"/>
        </w:rPr>
        <w:t xml:space="preserve">: 1. </w:t>
      </w:r>
      <w:r w:rsidR="00244098" w:rsidRPr="003752F7">
        <w:rPr>
          <w:rFonts w:asciiTheme="majorBidi" w:eastAsiaTheme="majorEastAsia" w:hAnsiTheme="majorBidi" w:cstheme="majorBidi"/>
          <w:sz w:val="20"/>
          <w:szCs w:val="20"/>
        </w:rPr>
        <w:t>The Science of Religious Beliefs (</w:t>
      </w:r>
      <w:r w:rsidR="00244098" w:rsidRPr="003752F7">
        <w:rPr>
          <w:rFonts w:asciiTheme="majorBidi" w:eastAsiaTheme="majorEastAsia" w:hAnsiTheme="majorBidi" w:cstheme="majorBidi"/>
          <w:i/>
          <w:iCs/>
          <w:sz w:val="20"/>
          <w:szCs w:val="20"/>
        </w:rPr>
        <w:t>‘Ilm al-‘Aqā‘id</w:t>
      </w:r>
      <w:r w:rsidR="00244098" w:rsidRPr="003752F7">
        <w:rPr>
          <w:rFonts w:asciiTheme="majorBidi" w:eastAsiaTheme="majorEastAsia" w:hAnsiTheme="majorBidi" w:cstheme="majorBidi"/>
          <w:sz w:val="20"/>
          <w:szCs w:val="20"/>
        </w:rPr>
        <w:t xml:space="preserve">), 2. </w:t>
      </w:r>
      <w:r w:rsidR="008E37C9" w:rsidRPr="003752F7">
        <w:rPr>
          <w:rFonts w:asciiTheme="majorBidi" w:eastAsiaTheme="majorEastAsia" w:hAnsiTheme="majorBidi" w:cstheme="majorBidi"/>
          <w:sz w:val="20"/>
          <w:szCs w:val="20"/>
        </w:rPr>
        <w:t>t</w:t>
      </w:r>
      <w:r w:rsidR="00244098" w:rsidRPr="003752F7">
        <w:rPr>
          <w:rFonts w:asciiTheme="majorBidi" w:eastAsiaTheme="majorEastAsia" w:hAnsiTheme="majorBidi" w:cstheme="majorBidi"/>
          <w:sz w:val="20"/>
          <w:szCs w:val="20"/>
        </w:rPr>
        <w:t>he Science of the Foundational Principles of the Religion (</w:t>
      </w:r>
      <w:r w:rsidR="00244098" w:rsidRPr="003752F7">
        <w:rPr>
          <w:rFonts w:asciiTheme="majorBidi" w:eastAsiaTheme="majorEastAsia" w:hAnsiTheme="majorBidi" w:cstheme="majorBidi"/>
          <w:i/>
          <w:iCs/>
          <w:sz w:val="20"/>
          <w:szCs w:val="20"/>
        </w:rPr>
        <w:t>‘Ilm Uṣūl al-Dīn</w:t>
      </w:r>
      <w:r w:rsidR="00244098" w:rsidRPr="003752F7">
        <w:rPr>
          <w:rFonts w:asciiTheme="majorBidi" w:eastAsiaTheme="majorEastAsia" w:hAnsiTheme="majorBidi" w:cstheme="majorBidi"/>
          <w:sz w:val="20"/>
          <w:szCs w:val="20"/>
        </w:rPr>
        <w:t xml:space="preserve">), 3. </w:t>
      </w:r>
      <w:r w:rsidR="008E37C9" w:rsidRPr="003752F7">
        <w:rPr>
          <w:rFonts w:asciiTheme="majorBidi" w:eastAsiaTheme="majorEastAsia" w:hAnsiTheme="majorBidi" w:cstheme="majorBidi"/>
          <w:sz w:val="20"/>
          <w:szCs w:val="20"/>
        </w:rPr>
        <w:t>t</w:t>
      </w:r>
      <w:r w:rsidR="00244098" w:rsidRPr="003752F7">
        <w:rPr>
          <w:rFonts w:asciiTheme="majorBidi" w:eastAsiaTheme="majorEastAsia" w:hAnsiTheme="majorBidi" w:cstheme="majorBidi"/>
          <w:sz w:val="20"/>
          <w:szCs w:val="20"/>
        </w:rPr>
        <w:t>he Science of God’s Oneness (</w:t>
      </w:r>
      <w:r w:rsidR="00244098" w:rsidRPr="003752F7">
        <w:rPr>
          <w:rFonts w:asciiTheme="majorBidi" w:eastAsiaTheme="majorEastAsia" w:hAnsiTheme="majorBidi" w:cstheme="majorBidi"/>
          <w:i/>
          <w:iCs/>
          <w:sz w:val="20"/>
          <w:szCs w:val="20"/>
        </w:rPr>
        <w:t>‘Ilm al-Tawḥīd</w:t>
      </w:r>
      <w:r w:rsidR="00244098" w:rsidRPr="003752F7">
        <w:rPr>
          <w:rFonts w:asciiTheme="majorBidi" w:eastAsiaTheme="majorEastAsia" w:hAnsiTheme="majorBidi" w:cstheme="majorBidi"/>
          <w:sz w:val="20"/>
          <w:szCs w:val="20"/>
        </w:rPr>
        <w:t xml:space="preserve">), and especially 4. </w:t>
      </w:r>
      <w:r w:rsidR="008E37C9" w:rsidRPr="003752F7">
        <w:rPr>
          <w:rFonts w:asciiTheme="majorBidi" w:eastAsiaTheme="majorEastAsia" w:hAnsiTheme="majorBidi" w:cstheme="majorBidi"/>
          <w:sz w:val="20"/>
          <w:szCs w:val="20"/>
        </w:rPr>
        <w:t>t</w:t>
      </w:r>
      <w:r w:rsidR="00244098" w:rsidRPr="003752F7">
        <w:rPr>
          <w:rFonts w:asciiTheme="majorBidi" w:eastAsiaTheme="majorEastAsia" w:hAnsiTheme="majorBidi" w:cstheme="majorBidi"/>
          <w:sz w:val="20"/>
          <w:szCs w:val="20"/>
        </w:rPr>
        <w:t>he Science of Discourse or of Discursive Divinity (</w:t>
      </w:r>
      <w:r w:rsidR="00244098" w:rsidRPr="003752F7">
        <w:rPr>
          <w:rFonts w:asciiTheme="majorBidi" w:eastAsiaTheme="majorEastAsia" w:hAnsiTheme="majorBidi" w:cstheme="majorBidi"/>
          <w:i/>
          <w:iCs/>
          <w:sz w:val="20"/>
          <w:szCs w:val="20"/>
        </w:rPr>
        <w:t>‘Ilm al-Kalām</w:t>
      </w:r>
      <w:r w:rsidR="00244098" w:rsidRPr="003752F7">
        <w:rPr>
          <w:rFonts w:asciiTheme="majorBidi" w:eastAsiaTheme="majorEastAsia" w:hAnsiTheme="majorBidi" w:cstheme="majorBidi"/>
          <w:sz w:val="20"/>
          <w:szCs w:val="20"/>
        </w:rPr>
        <w:t xml:space="preserve">), all of which are </w:t>
      </w:r>
      <w:r w:rsidR="007F1782" w:rsidRPr="003752F7">
        <w:rPr>
          <w:rFonts w:asciiTheme="majorBidi" w:eastAsiaTheme="majorEastAsia" w:hAnsiTheme="majorBidi" w:cstheme="majorBidi"/>
          <w:sz w:val="20"/>
          <w:szCs w:val="20"/>
        </w:rPr>
        <w:t xml:space="preserve">explored in </w:t>
      </w:r>
      <w:r w:rsidR="004D5888" w:rsidRPr="003752F7">
        <w:rPr>
          <w:rFonts w:asciiTheme="majorBidi" w:eastAsiaTheme="majorEastAsia" w:hAnsiTheme="majorBidi" w:cstheme="majorBidi"/>
          <w:sz w:val="20"/>
          <w:szCs w:val="20"/>
        </w:rPr>
        <w:t>mo</w:t>
      </w:r>
      <w:r w:rsidR="007F1782" w:rsidRPr="003752F7">
        <w:rPr>
          <w:rFonts w:asciiTheme="majorBidi" w:eastAsiaTheme="majorEastAsia" w:hAnsiTheme="majorBidi" w:cstheme="majorBidi"/>
          <w:sz w:val="20"/>
          <w:szCs w:val="20"/>
        </w:rPr>
        <w:t>r</w:t>
      </w:r>
      <w:r w:rsidR="004D5888" w:rsidRPr="003752F7">
        <w:rPr>
          <w:rFonts w:asciiTheme="majorBidi" w:eastAsiaTheme="majorEastAsia" w:hAnsiTheme="majorBidi" w:cstheme="majorBidi"/>
          <w:sz w:val="20"/>
          <w:szCs w:val="20"/>
        </w:rPr>
        <w:t>e</w:t>
      </w:r>
      <w:r w:rsidR="007F1782" w:rsidRPr="003752F7">
        <w:rPr>
          <w:rFonts w:asciiTheme="majorBidi" w:eastAsiaTheme="majorEastAsia" w:hAnsiTheme="majorBidi" w:cstheme="majorBidi"/>
          <w:sz w:val="20"/>
          <w:szCs w:val="20"/>
        </w:rPr>
        <w:t xml:space="preserve"> detail in Volume Six.</w:t>
      </w:r>
    </w:p>
  </w:footnote>
  <w:footnote w:id="50">
    <w:p w14:paraId="0D808D3D" w14:textId="33E93645" w:rsidR="00433CA9" w:rsidRPr="003752F7" w:rsidRDefault="00433CA9" w:rsidP="00433CA9">
      <w:pPr>
        <w:autoSpaceDE w:val="0"/>
        <w:autoSpaceDN w:val="0"/>
        <w:adjustRightInd w:val="0"/>
        <w:rPr>
          <w:rFonts w:asciiTheme="majorBidi" w:hAnsiTheme="majorBidi" w:cstheme="majorBidi"/>
          <w:color w:val="000000"/>
          <w:sz w:val="20"/>
          <w:szCs w:val="20"/>
        </w:rPr>
      </w:pPr>
      <w:r w:rsidRPr="003752F7">
        <w:rPr>
          <w:rStyle w:val="FootnoteReference"/>
          <w:sz w:val="20"/>
          <w:szCs w:val="20"/>
        </w:rPr>
        <w:footnoteRef/>
      </w:r>
      <w:r w:rsidRPr="003752F7">
        <w:rPr>
          <w:sz w:val="20"/>
          <w:szCs w:val="20"/>
        </w:rPr>
        <w:t xml:space="preserve"> </w:t>
      </w:r>
      <w:r w:rsidRPr="003752F7">
        <w:rPr>
          <w:b/>
          <w:bCs/>
          <w:sz w:val="20"/>
          <w:szCs w:val="20"/>
        </w:rPr>
        <w:t>Science</w:t>
      </w:r>
      <w:r w:rsidRPr="003752F7">
        <w:rPr>
          <w:sz w:val="20"/>
          <w:szCs w:val="20"/>
        </w:rPr>
        <w:t xml:space="preserve"> is capitalized as a sign of respect</w:t>
      </w:r>
      <w:r w:rsidRPr="003752F7">
        <w:rPr>
          <w:rFonts w:asciiTheme="majorBidi" w:eastAsiaTheme="minorEastAsia" w:hAnsiTheme="majorBidi" w:cstheme="majorBidi"/>
          <w:color w:val="000000"/>
          <w:sz w:val="20"/>
          <w:szCs w:val="20"/>
          <w:u w:color="000000"/>
        </w:rPr>
        <w:t xml:space="preserve"> and as an indication the word’s special importance</w:t>
      </w:r>
      <w:r w:rsidRPr="003752F7">
        <w:rPr>
          <w:sz w:val="20"/>
          <w:szCs w:val="20"/>
        </w:rPr>
        <w:t>.</w:t>
      </w:r>
      <w:r w:rsidRPr="003752F7">
        <w:rPr>
          <w:rFonts w:asciiTheme="majorBidi" w:hAnsiTheme="majorBidi" w:cstheme="majorBidi"/>
          <w:sz w:val="20"/>
          <w:szCs w:val="20"/>
        </w:rPr>
        <w:t xml:space="preserve"> Throughout </w:t>
      </w:r>
      <w:r w:rsidRPr="003752F7">
        <w:rPr>
          <w:rFonts w:asciiTheme="majorBidi" w:hAnsiTheme="majorBidi" w:cstheme="majorBidi"/>
          <w:i/>
          <w:iCs/>
          <w:sz w:val="20"/>
          <w:szCs w:val="20"/>
        </w:rPr>
        <w:t>The First Teaching</w:t>
      </w:r>
      <w:r w:rsidRPr="003752F7">
        <w:rPr>
          <w:rFonts w:asciiTheme="majorBidi" w:hAnsiTheme="majorBidi" w:cstheme="majorBidi"/>
          <w:sz w:val="20"/>
          <w:szCs w:val="20"/>
        </w:rPr>
        <w:t>, the word “</w:t>
      </w:r>
      <w:r w:rsidRPr="003752F7">
        <w:rPr>
          <w:rFonts w:asciiTheme="majorBidi" w:hAnsiTheme="majorBidi" w:cstheme="majorBidi"/>
          <w:b/>
          <w:bCs/>
          <w:sz w:val="20"/>
          <w:szCs w:val="20"/>
        </w:rPr>
        <w:t>Science</w:t>
      </w:r>
      <w:r w:rsidRPr="003752F7">
        <w:rPr>
          <w:rFonts w:asciiTheme="majorBidi" w:hAnsiTheme="majorBidi" w:cstheme="majorBidi"/>
          <w:sz w:val="20"/>
          <w:szCs w:val="20"/>
        </w:rPr>
        <w:t>” is used in a manner</w:t>
      </w:r>
      <w:r w:rsidR="00F31A20" w:rsidRPr="003752F7">
        <w:rPr>
          <w:rFonts w:asciiTheme="majorBidi" w:hAnsiTheme="majorBidi" w:cstheme="majorBidi"/>
          <w:sz w:val="20"/>
          <w:szCs w:val="20"/>
        </w:rPr>
        <w:t xml:space="preserve"> that contrasts with standard usage of the term today. “Science”</w:t>
      </w:r>
      <w:r w:rsidRPr="003752F7">
        <w:rPr>
          <w:rFonts w:asciiTheme="majorBidi" w:hAnsiTheme="majorBidi" w:cstheme="majorBidi"/>
          <w:sz w:val="20"/>
          <w:szCs w:val="20"/>
        </w:rPr>
        <w:t xml:space="preserve"> refers</w:t>
      </w:r>
      <w:r w:rsidR="00E613CC" w:rsidRPr="003752F7">
        <w:rPr>
          <w:rFonts w:asciiTheme="majorBidi" w:hAnsiTheme="majorBidi" w:cstheme="majorBidi"/>
          <w:sz w:val="20"/>
          <w:szCs w:val="20"/>
        </w:rPr>
        <w:t xml:space="preserve"> not only</w:t>
      </w:r>
      <w:r w:rsidRPr="003752F7">
        <w:rPr>
          <w:rFonts w:asciiTheme="majorBidi" w:hAnsiTheme="majorBidi" w:cstheme="majorBidi"/>
          <w:sz w:val="20"/>
          <w:szCs w:val="20"/>
        </w:rPr>
        <w:t xml:space="preserve"> to </w:t>
      </w:r>
      <w:r w:rsidR="00E613CC" w:rsidRPr="003752F7">
        <w:rPr>
          <w:rFonts w:asciiTheme="majorBidi" w:hAnsiTheme="majorBidi" w:cstheme="majorBidi"/>
          <w:sz w:val="20"/>
          <w:szCs w:val="20"/>
        </w:rPr>
        <w:t>E</w:t>
      </w:r>
      <w:r w:rsidRPr="003752F7">
        <w:rPr>
          <w:rFonts w:asciiTheme="majorBidi" w:hAnsiTheme="majorBidi" w:cstheme="majorBidi"/>
          <w:sz w:val="20"/>
          <w:szCs w:val="20"/>
        </w:rPr>
        <w:t xml:space="preserve">mpirical </w:t>
      </w:r>
      <w:r w:rsidR="00E613CC" w:rsidRPr="003752F7">
        <w:rPr>
          <w:rFonts w:asciiTheme="majorBidi" w:hAnsiTheme="majorBidi" w:cstheme="majorBidi"/>
          <w:sz w:val="20"/>
          <w:szCs w:val="20"/>
        </w:rPr>
        <w:t>S</w:t>
      </w:r>
      <w:r w:rsidRPr="003752F7">
        <w:rPr>
          <w:rFonts w:asciiTheme="majorBidi" w:hAnsiTheme="majorBidi" w:cstheme="majorBidi"/>
          <w:sz w:val="20"/>
          <w:szCs w:val="20"/>
        </w:rPr>
        <w:t xml:space="preserve">cience </w:t>
      </w:r>
      <w:r w:rsidR="00E613CC" w:rsidRPr="003752F7">
        <w:rPr>
          <w:rFonts w:asciiTheme="majorBidi" w:hAnsiTheme="majorBidi" w:cstheme="majorBidi"/>
          <w:sz w:val="20"/>
          <w:szCs w:val="20"/>
        </w:rPr>
        <w:t>but to</w:t>
      </w:r>
      <w:r w:rsidRPr="003752F7">
        <w:rPr>
          <w:rFonts w:asciiTheme="majorBidi" w:hAnsiTheme="majorBidi" w:cstheme="majorBidi"/>
          <w:sz w:val="20"/>
          <w:szCs w:val="20"/>
        </w:rPr>
        <w:t xml:space="preserve"> every other form of </w:t>
      </w:r>
      <w:r w:rsidR="00E613CC" w:rsidRPr="003752F7">
        <w:rPr>
          <w:rFonts w:asciiTheme="majorBidi" w:hAnsiTheme="majorBidi" w:cstheme="majorBidi"/>
          <w:sz w:val="20"/>
          <w:szCs w:val="20"/>
        </w:rPr>
        <w:t>H</w:t>
      </w:r>
      <w:r w:rsidRPr="003752F7">
        <w:rPr>
          <w:rFonts w:asciiTheme="majorBidi" w:hAnsiTheme="majorBidi" w:cstheme="majorBidi"/>
          <w:sz w:val="20"/>
          <w:szCs w:val="20"/>
        </w:rPr>
        <w:t>uman learning as well.</w:t>
      </w:r>
      <w:r w:rsidRPr="003752F7">
        <w:rPr>
          <w:rFonts w:asciiTheme="majorBidi" w:hAnsiTheme="majorBidi" w:cstheme="majorBidi"/>
          <w:i/>
          <w:iCs/>
          <w:sz w:val="20"/>
          <w:szCs w:val="20"/>
        </w:rPr>
        <w:t xml:space="preserve"> </w:t>
      </w:r>
      <w:r w:rsidRPr="003752F7">
        <w:rPr>
          <w:rFonts w:asciiTheme="majorBidi" w:eastAsiaTheme="majorEastAsia" w:hAnsiTheme="majorBidi" w:cstheme="majorBidi"/>
          <w:sz w:val="20"/>
          <w:szCs w:val="20"/>
        </w:rPr>
        <w:t>Over recent centuries, English usage has restricted the word “</w:t>
      </w:r>
      <w:r w:rsidRPr="003752F7">
        <w:rPr>
          <w:rFonts w:asciiTheme="majorBidi" w:eastAsiaTheme="majorEastAsia" w:hAnsiTheme="majorBidi" w:cstheme="majorBidi"/>
          <w:b/>
          <w:bCs/>
          <w:sz w:val="20"/>
          <w:szCs w:val="20"/>
          <w:u w:val="single"/>
        </w:rPr>
        <w:t>science</w:t>
      </w:r>
      <w:r w:rsidRPr="003752F7">
        <w:rPr>
          <w:rFonts w:asciiTheme="majorBidi" w:eastAsiaTheme="majorEastAsia" w:hAnsiTheme="majorBidi" w:cstheme="majorBidi"/>
          <w:sz w:val="20"/>
          <w:szCs w:val="20"/>
        </w:rPr>
        <w:t xml:space="preserve">” to the material sciences. </w:t>
      </w:r>
      <w:r w:rsidRPr="003752F7">
        <w:rPr>
          <w:rFonts w:asciiTheme="majorBidi" w:eastAsiaTheme="majorEastAsia" w:hAnsiTheme="majorBidi" w:cstheme="majorBidi"/>
          <w:i/>
          <w:iCs/>
          <w:sz w:val="20"/>
          <w:szCs w:val="20"/>
        </w:rPr>
        <w:t>The First Teaching</w:t>
      </w:r>
      <w:r w:rsidRPr="003752F7">
        <w:rPr>
          <w:rFonts w:asciiTheme="majorBidi" w:eastAsiaTheme="majorEastAsia" w:hAnsiTheme="majorBidi" w:cstheme="majorBidi"/>
          <w:sz w:val="20"/>
          <w:szCs w:val="20"/>
        </w:rPr>
        <w:t xml:space="preserve"> seeks to restore the word “science” to its</w:t>
      </w:r>
      <w:r w:rsidRPr="003752F7">
        <w:rPr>
          <w:rFonts w:asciiTheme="majorBidi" w:hAnsiTheme="majorBidi" w:cstheme="majorBidi"/>
          <w:color w:val="000000"/>
          <w:sz w:val="20"/>
          <w:szCs w:val="20"/>
        </w:rPr>
        <w:t xml:space="preserve"> proper domain in the hierarchy of knowledge, according to which it</w:t>
      </w:r>
      <w:r w:rsidRPr="003752F7">
        <w:rPr>
          <w:rFonts w:asciiTheme="majorBidi" w:eastAsiaTheme="majorEastAsia" w:hAnsiTheme="majorBidi" w:cstheme="majorBidi"/>
          <w:sz w:val="20"/>
          <w:szCs w:val="20"/>
        </w:rPr>
        <w:t xml:space="preserve"> pertains to all valid fields of knowledge, even grammar. Etymologically, “science,” “knowledge,” or “field of knowledge” all mean the same thing. The first word, “science” (Latin: </w:t>
      </w:r>
      <w:r w:rsidRPr="003752F7">
        <w:rPr>
          <w:rFonts w:asciiTheme="majorBidi" w:eastAsiaTheme="majorEastAsia" w:hAnsiTheme="majorBidi" w:cstheme="majorBidi"/>
          <w:i/>
          <w:iCs/>
          <w:sz w:val="20"/>
          <w:szCs w:val="20"/>
        </w:rPr>
        <w:t>scientia</w:t>
      </w:r>
      <w:r w:rsidRPr="003752F7">
        <w:rPr>
          <w:rFonts w:asciiTheme="majorBidi" w:eastAsiaTheme="majorEastAsia" w:hAnsiTheme="majorBidi" w:cstheme="majorBidi"/>
          <w:sz w:val="20"/>
          <w:szCs w:val="20"/>
        </w:rPr>
        <w:t>, meaning “knowledge”) is simply</w:t>
      </w:r>
      <w:r w:rsidR="006F1FEC" w:rsidRPr="003752F7">
        <w:rPr>
          <w:rFonts w:asciiTheme="majorBidi" w:eastAsiaTheme="majorEastAsia" w:hAnsiTheme="majorBidi" w:cstheme="majorBidi"/>
          <w:sz w:val="20"/>
          <w:szCs w:val="20"/>
        </w:rPr>
        <w:t xml:space="preserve"> “knowledge”</w:t>
      </w:r>
      <w:r w:rsidR="002C13BE" w:rsidRPr="003752F7">
        <w:rPr>
          <w:rFonts w:asciiTheme="majorBidi" w:eastAsiaTheme="majorEastAsia" w:hAnsiTheme="majorBidi" w:cstheme="majorBidi"/>
          <w:sz w:val="20"/>
          <w:szCs w:val="20"/>
        </w:rPr>
        <w:t xml:space="preserve"> in its </w:t>
      </w:r>
      <w:r w:rsidRPr="003752F7">
        <w:rPr>
          <w:rFonts w:asciiTheme="majorBidi" w:hAnsiTheme="majorBidi" w:cstheme="majorBidi"/>
          <w:color w:val="000000"/>
          <w:sz w:val="20"/>
          <w:szCs w:val="20"/>
        </w:rPr>
        <w:t xml:space="preserve">Latin </w:t>
      </w:r>
      <w:r w:rsidR="002C13BE" w:rsidRPr="003752F7">
        <w:rPr>
          <w:rFonts w:asciiTheme="majorBidi" w:hAnsiTheme="majorBidi" w:cstheme="majorBidi"/>
          <w:color w:val="000000"/>
          <w:sz w:val="20"/>
          <w:szCs w:val="20"/>
        </w:rPr>
        <w:t>form</w:t>
      </w:r>
      <w:r w:rsidRPr="003752F7">
        <w:rPr>
          <w:rFonts w:asciiTheme="majorBidi" w:hAnsiTheme="majorBidi" w:cstheme="majorBidi"/>
          <w:color w:val="000000"/>
          <w:sz w:val="20"/>
          <w:szCs w:val="20"/>
        </w:rPr>
        <w:t>. The second two</w:t>
      </w:r>
      <w:r w:rsidR="002C13BE" w:rsidRPr="003752F7">
        <w:rPr>
          <w:rFonts w:asciiTheme="majorBidi" w:hAnsiTheme="majorBidi" w:cstheme="majorBidi"/>
          <w:color w:val="000000"/>
          <w:sz w:val="20"/>
          <w:szCs w:val="20"/>
        </w:rPr>
        <w:t xml:space="preserve"> words</w:t>
      </w:r>
      <w:r w:rsidRPr="003752F7">
        <w:rPr>
          <w:rFonts w:asciiTheme="majorBidi" w:hAnsiTheme="majorBidi" w:cstheme="majorBidi"/>
          <w:color w:val="000000"/>
          <w:sz w:val="20"/>
          <w:szCs w:val="20"/>
        </w:rPr>
        <w:t>, “knowledge” and “field of knowledge,” have indigenous Saxon roots. The fact that the West imposed such semantic limits upon its “</w:t>
      </w:r>
      <w:r w:rsidR="002C13BE"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cience” </w:t>
      </w:r>
      <w:r w:rsidR="002C13BE" w:rsidRPr="003752F7">
        <w:rPr>
          <w:rFonts w:asciiTheme="majorBidi" w:hAnsiTheme="majorBidi" w:cstheme="majorBidi"/>
          <w:color w:val="000000"/>
          <w:sz w:val="20"/>
          <w:szCs w:val="20"/>
        </w:rPr>
        <w:t>P</w:t>
      </w:r>
      <w:r w:rsidRPr="003752F7">
        <w:rPr>
          <w:rFonts w:asciiTheme="majorBidi" w:hAnsiTheme="majorBidi" w:cstheme="majorBidi"/>
          <w:color w:val="000000"/>
          <w:sz w:val="20"/>
          <w:szCs w:val="20"/>
        </w:rPr>
        <w:t xml:space="preserve">aradigm reflects the </w:t>
      </w:r>
      <w:r w:rsidR="002C13BE" w:rsidRPr="003752F7">
        <w:rPr>
          <w:rFonts w:asciiTheme="majorBidi" w:hAnsiTheme="majorBidi" w:cstheme="majorBidi"/>
          <w:color w:val="000000"/>
          <w:sz w:val="20"/>
          <w:szCs w:val="20"/>
        </w:rPr>
        <w:t>I</w:t>
      </w:r>
      <w:r w:rsidRPr="003752F7">
        <w:rPr>
          <w:rFonts w:asciiTheme="majorBidi" w:hAnsiTheme="majorBidi" w:cstheme="majorBidi"/>
          <w:color w:val="000000"/>
          <w:sz w:val="20"/>
          <w:szCs w:val="20"/>
        </w:rPr>
        <w:t xml:space="preserve">deologies that came to dominate Western thought in </w:t>
      </w:r>
      <w:r w:rsidR="002C13BE" w:rsidRPr="003752F7">
        <w:rPr>
          <w:rFonts w:asciiTheme="majorBidi" w:hAnsiTheme="majorBidi" w:cstheme="majorBidi"/>
          <w:color w:val="000000"/>
          <w:sz w:val="20"/>
          <w:szCs w:val="20"/>
        </w:rPr>
        <w:t>M</w:t>
      </w:r>
      <w:r w:rsidRPr="003752F7">
        <w:rPr>
          <w:rFonts w:asciiTheme="majorBidi" w:hAnsiTheme="majorBidi" w:cstheme="majorBidi"/>
          <w:color w:val="000000"/>
          <w:sz w:val="20"/>
          <w:szCs w:val="20"/>
        </w:rPr>
        <w:t xml:space="preserve">odern times. In reality, however, such </w:t>
      </w:r>
      <w:r w:rsidR="002C13BE" w:rsidRPr="003752F7">
        <w:rPr>
          <w:rFonts w:asciiTheme="majorBidi" w:hAnsiTheme="majorBidi" w:cstheme="majorBidi"/>
          <w:color w:val="000000"/>
          <w:sz w:val="20"/>
          <w:szCs w:val="20"/>
        </w:rPr>
        <w:t>C</w:t>
      </w:r>
      <w:r w:rsidRPr="003752F7">
        <w:rPr>
          <w:rFonts w:asciiTheme="majorBidi" w:hAnsiTheme="majorBidi" w:cstheme="majorBidi"/>
          <w:color w:val="000000"/>
          <w:sz w:val="20"/>
          <w:szCs w:val="20"/>
        </w:rPr>
        <w:t xml:space="preserve">ognitive </w:t>
      </w:r>
      <w:r w:rsidR="002C13BE" w:rsidRPr="003752F7">
        <w:rPr>
          <w:rFonts w:asciiTheme="majorBidi" w:hAnsiTheme="majorBidi" w:cstheme="majorBidi"/>
          <w:color w:val="000000"/>
          <w:sz w:val="20"/>
          <w:szCs w:val="20"/>
        </w:rPr>
        <w:t>C</w:t>
      </w:r>
      <w:r w:rsidRPr="003752F7">
        <w:rPr>
          <w:rFonts w:asciiTheme="majorBidi" w:hAnsiTheme="majorBidi" w:cstheme="majorBidi"/>
          <w:color w:val="000000"/>
          <w:sz w:val="20"/>
          <w:szCs w:val="20"/>
        </w:rPr>
        <w:t xml:space="preserve">losure for the word “science” actually had little to do with </w:t>
      </w:r>
      <w:r w:rsidR="0065630E" w:rsidRPr="003752F7">
        <w:rPr>
          <w:rFonts w:asciiTheme="majorBidi" w:hAnsiTheme="majorBidi" w:cstheme="majorBidi"/>
          <w:color w:val="000000"/>
          <w:sz w:val="20"/>
          <w:szCs w:val="20"/>
        </w:rPr>
        <w:t>esteem</w:t>
      </w:r>
      <w:r w:rsidRPr="003752F7">
        <w:rPr>
          <w:rFonts w:asciiTheme="majorBidi" w:hAnsiTheme="majorBidi" w:cstheme="majorBidi"/>
          <w:color w:val="000000"/>
          <w:sz w:val="20"/>
          <w:szCs w:val="20"/>
        </w:rPr>
        <w:t xml:space="preserve"> </w:t>
      </w:r>
      <w:r w:rsidR="0065630E" w:rsidRPr="003752F7">
        <w:rPr>
          <w:rFonts w:asciiTheme="majorBidi" w:hAnsiTheme="majorBidi" w:cstheme="majorBidi"/>
          <w:color w:val="000000"/>
          <w:sz w:val="20"/>
          <w:szCs w:val="20"/>
        </w:rPr>
        <w:t>rightfully due to</w:t>
      </w:r>
      <w:r w:rsidRPr="003752F7">
        <w:rPr>
          <w:rFonts w:asciiTheme="majorBidi" w:hAnsiTheme="majorBidi" w:cstheme="majorBidi"/>
          <w:color w:val="000000"/>
          <w:sz w:val="20"/>
          <w:szCs w:val="20"/>
        </w:rPr>
        <w:t xml:space="preserve"> </w:t>
      </w:r>
      <w:r w:rsidR="0065630E" w:rsidRPr="003752F7">
        <w:rPr>
          <w:rFonts w:asciiTheme="majorBidi" w:hAnsiTheme="majorBidi" w:cstheme="majorBidi"/>
          <w:color w:val="000000"/>
          <w:sz w:val="20"/>
          <w:szCs w:val="20"/>
        </w:rPr>
        <w:t>E</w:t>
      </w:r>
      <w:r w:rsidRPr="003752F7">
        <w:rPr>
          <w:rFonts w:asciiTheme="majorBidi" w:hAnsiTheme="majorBidi" w:cstheme="majorBidi"/>
          <w:color w:val="000000"/>
          <w:sz w:val="20"/>
          <w:szCs w:val="20"/>
        </w:rPr>
        <w:t xml:space="preserve">mpirical </w:t>
      </w:r>
      <w:r w:rsidR="0065630E"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cience </w:t>
      </w:r>
      <w:r w:rsidR="0037586E" w:rsidRPr="003752F7">
        <w:rPr>
          <w:rFonts w:asciiTheme="majorBidi" w:hAnsiTheme="majorBidi" w:cstheme="majorBidi"/>
          <w:color w:val="000000"/>
          <w:sz w:val="20"/>
          <w:szCs w:val="20"/>
        </w:rPr>
        <w:t>but to the notion that Empirical Science was, in fact, the foundation of all true knowledge, in sharp contrast with</w:t>
      </w:r>
      <w:r w:rsidRPr="003752F7">
        <w:rPr>
          <w:rFonts w:asciiTheme="majorBidi" w:hAnsiTheme="majorBidi" w:cstheme="majorBidi"/>
          <w:color w:val="000000"/>
          <w:sz w:val="20"/>
          <w:szCs w:val="20"/>
        </w:rPr>
        <w:t xml:space="preserve"> sound </w:t>
      </w:r>
      <w:r w:rsidR="0065630E" w:rsidRPr="003752F7">
        <w:rPr>
          <w:rFonts w:asciiTheme="majorBidi" w:hAnsiTheme="majorBidi" w:cstheme="majorBidi"/>
          <w:color w:val="000000"/>
          <w:sz w:val="20"/>
          <w:szCs w:val="20"/>
        </w:rPr>
        <w:t>M</w:t>
      </w:r>
      <w:r w:rsidRPr="003752F7">
        <w:rPr>
          <w:rFonts w:asciiTheme="majorBidi" w:hAnsiTheme="majorBidi" w:cstheme="majorBidi"/>
          <w:color w:val="000000"/>
          <w:sz w:val="20"/>
          <w:szCs w:val="20"/>
        </w:rPr>
        <w:t xml:space="preserve">etaphysical understanding </w:t>
      </w:r>
      <w:r w:rsidR="0037586E" w:rsidRPr="003752F7">
        <w:rPr>
          <w:rFonts w:asciiTheme="majorBidi" w:hAnsiTheme="majorBidi" w:cstheme="majorBidi"/>
          <w:color w:val="000000"/>
          <w:sz w:val="20"/>
          <w:szCs w:val="20"/>
        </w:rPr>
        <w:t>and</w:t>
      </w:r>
      <w:r w:rsidRPr="003752F7">
        <w:rPr>
          <w:rFonts w:asciiTheme="majorBidi" w:hAnsiTheme="majorBidi" w:cstheme="majorBidi"/>
          <w:color w:val="000000"/>
          <w:sz w:val="20"/>
          <w:szCs w:val="20"/>
        </w:rPr>
        <w:t xml:space="preserve"> the inherent </w:t>
      </w:r>
      <w:r w:rsidR="0037586E" w:rsidRPr="003752F7">
        <w:rPr>
          <w:rFonts w:asciiTheme="majorBidi" w:hAnsiTheme="majorBidi" w:cstheme="majorBidi"/>
          <w:color w:val="000000"/>
          <w:sz w:val="20"/>
          <w:szCs w:val="20"/>
        </w:rPr>
        <w:t>H</w:t>
      </w:r>
      <w:r w:rsidRPr="003752F7">
        <w:rPr>
          <w:rFonts w:asciiTheme="majorBidi" w:hAnsiTheme="majorBidi" w:cstheme="majorBidi"/>
          <w:color w:val="000000"/>
          <w:sz w:val="20"/>
          <w:szCs w:val="20"/>
        </w:rPr>
        <w:t>ierarchies that pertain to true knowledge</w:t>
      </w:r>
      <w:r w:rsidR="0037586E" w:rsidRPr="003752F7">
        <w:rPr>
          <w:rFonts w:asciiTheme="majorBidi" w:hAnsiTheme="majorBidi" w:cstheme="majorBidi"/>
          <w:color w:val="000000"/>
          <w:sz w:val="20"/>
          <w:szCs w:val="20"/>
        </w:rPr>
        <w:t xml:space="preserve"> and will be discussed later</w:t>
      </w:r>
      <w:r w:rsidRPr="003752F7">
        <w:rPr>
          <w:rFonts w:asciiTheme="majorBidi" w:hAnsiTheme="majorBidi" w:cstheme="majorBidi"/>
          <w:color w:val="000000"/>
          <w:sz w:val="20"/>
          <w:szCs w:val="20"/>
        </w:rPr>
        <w:t xml:space="preserve">. Every intellectual undertaking should belong formally to its own </w:t>
      </w:r>
      <w:r w:rsidR="006C6225"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cience, properly ranked in the </w:t>
      </w:r>
      <w:r w:rsidR="006C6225" w:rsidRPr="003752F7">
        <w:rPr>
          <w:rFonts w:asciiTheme="majorBidi" w:hAnsiTheme="majorBidi" w:cstheme="majorBidi"/>
          <w:color w:val="000000"/>
          <w:sz w:val="20"/>
          <w:szCs w:val="20"/>
        </w:rPr>
        <w:t>H</w:t>
      </w:r>
      <w:r w:rsidRPr="003752F7">
        <w:rPr>
          <w:rFonts w:asciiTheme="majorBidi" w:hAnsiTheme="majorBidi" w:cstheme="majorBidi"/>
          <w:color w:val="000000"/>
          <w:sz w:val="20"/>
          <w:szCs w:val="20"/>
        </w:rPr>
        <w:t>ierarchical order of knowledge.</w:t>
      </w:r>
      <w:r w:rsidRPr="003752F7">
        <w:rPr>
          <w:rFonts w:asciiTheme="majorBidi" w:eastAsiaTheme="majorEastAsia" w:hAnsiTheme="majorBidi" w:cstheme="majorBidi"/>
          <w:sz w:val="20"/>
          <w:szCs w:val="20"/>
        </w:rPr>
        <w:t xml:space="preserve"> “</w:t>
      </w:r>
      <w:r w:rsidRPr="003752F7">
        <w:rPr>
          <w:rFonts w:asciiTheme="majorBidi" w:hAnsiTheme="majorBidi" w:cstheme="majorBidi"/>
          <w:color w:val="000000"/>
          <w:sz w:val="20"/>
          <w:szCs w:val="20"/>
        </w:rPr>
        <w:t xml:space="preserve">Science,” properly conceived of and used, must pertain to each body of knowledge that is </w:t>
      </w:r>
      <w:r w:rsidRPr="003752F7">
        <w:rPr>
          <w:rFonts w:asciiTheme="majorBidi" w:eastAsiaTheme="majorEastAsia" w:hAnsiTheme="majorBidi" w:cstheme="majorBidi"/>
          <w:sz w:val="20"/>
          <w:szCs w:val="20"/>
        </w:rPr>
        <w:t>based on sound definitions and methodologies with its content properly rooted in sound</w:t>
      </w:r>
      <w:r w:rsidR="006C6225" w:rsidRPr="003752F7">
        <w:rPr>
          <w:rFonts w:asciiTheme="majorBidi" w:eastAsiaTheme="majorEastAsia" w:hAnsiTheme="majorBidi" w:cstheme="majorBidi"/>
          <w:sz w:val="20"/>
          <w:szCs w:val="20"/>
        </w:rPr>
        <w:t xml:space="preserve"> First and Secondary</w:t>
      </w:r>
      <w:r w:rsidRPr="003752F7">
        <w:rPr>
          <w:rFonts w:asciiTheme="majorBidi" w:eastAsiaTheme="majorEastAsia" w:hAnsiTheme="majorBidi" w:cstheme="majorBidi"/>
          <w:sz w:val="20"/>
          <w:szCs w:val="20"/>
        </w:rPr>
        <w:t xml:space="preserve"> </w:t>
      </w:r>
      <w:r w:rsidR="006C6225" w:rsidRPr="003752F7">
        <w:rPr>
          <w:rFonts w:asciiTheme="majorBidi" w:eastAsiaTheme="majorEastAsia" w:hAnsiTheme="majorBidi" w:cstheme="majorBidi"/>
          <w:sz w:val="20"/>
          <w:szCs w:val="20"/>
        </w:rPr>
        <w:t>P</w:t>
      </w:r>
      <w:r w:rsidRPr="003752F7">
        <w:rPr>
          <w:rFonts w:asciiTheme="majorBidi" w:eastAsiaTheme="majorEastAsia" w:hAnsiTheme="majorBidi" w:cstheme="majorBidi"/>
          <w:sz w:val="20"/>
          <w:szCs w:val="20"/>
        </w:rPr>
        <w:t xml:space="preserve">rinciples, </w:t>
      </w:r>
      <w:r w:rsidR="006C6225" w:rsidRPr="003752F7">
        <w:rPr>
          <w:rFonts w:asciiTheme="majorBidi" w:eastAsiaTheme="majorEastAsia" w:hAnsiTheme="majorBidi" w:cstheme="majorBidi"/>
          <w:sz w:val="20"/>
          <w:szCs w:val="20"/>
        </w:rPr>
        <w:t>carefully examined P</w:t>
      </w:r>
      <w:r w:rsidRPr="003752F7">
        <w:rPr>
          <w:rFonts w:asciiTheme="majorBidi" w:eastAsiaTheme="majorEastAsia" w:hAnsiTheme="majorBidi" w:cstheme="majorBidi"/>
          <w:sz w:val="20"/>
          <w:szCs w:val="20"/>
        </w:rPr>
        <w:t xml:space="preserve">aradigms, and </w:t>
      </w:r>
      <w:r w:rsidR="006C6225" w:rsidRPr="003752F7">
        <w:rPr>
          <w:rFonts w:asciiTheme="majorBidi" w:eastAsiaTheme="majorEastAsia" w:hAnsiTheme="majorBidi" w:cstheme="majorBidi"/>
          <w:sz w:val="20"/>
          <w:szCs w:val="20"/>
        </w:rPr>
        <w:t>fertile C</w:t>
      </w:r>
      <w:r w:rsidRPr="003752F7">
        <w:rPr>
          <w:rFonts w:asciiTheme="majorBidi" w:eastAsiaTheme="majorEastAsia" w:hAnsiTheme="majorBidi" w:cstheme="majorBidi"/>
          <w:sz w:val="20"/>
          <w:szCs w:val="20"/>
        </w:rPr>
        <w:t xml:space="preserve">ognitive </w:t>
      </w:r>
      <w:r w:rsidR="006C6225" w:rsidRPr="003752F7">
        <w:rPr>
          <w:rFonts w:asciiTheme="majorBidi" w:eastAsiaTheme="majorEastAsia" w:hAnsiTheme="majorBidi" w:cstheme="majorBidi"/>
          <w:sz w:val="20"/>
          <w:szCs w:val="20"/>
        </w:rPr>
        <w:t>F</w:t>
      </w:r>
      <w:r w:rsidRPr="003752F7">
        <w:rPr>
          <w:rFonts w:asciiTheme="majorBidi" w:eastAsiaTheme="majorEastAsia" w:hAnsiTheme="majorBidi" w:cstheme="majorBidi"/>
          <w:sz w:val="20"/>
          <w:szCs w:val="20"/>
        </w:rPr>
        <w:t xml:space="preserve">rames. Such an approach allows for structural </w:t>
      </w:r>
      <w:r w:rsidRPr="003752F7">
        <w:rPr>
          <w:rFonts w:asciiTheme="majorBidi" w:hAnsiTheme="majorBidi" w:cstheme="majorBidi"/>
          <w:color w:val="000000"/>
          <w:sz w:val="20"/>
          <w:szCs w:val="20"/>
        </w:rPr>
        <w:t xml:space="preserve">order and principial rooting in </w:t>
      </w:r>
      <w:r w:rsidR="006C6225" w:rsidRPr="003752F7">
        <w:rPr>
          <w:rFonts w:asciiTheme="majorBidi" w:hAnsiTheme="majorBidi" w:cstheme="majorBidi"/>
          <w:color w:val="000000"/>
          <w:sz w:val="20"/>
          <w:szCs w:val="20"/>
        </w:rPr>
        <w:t>H</w:t>
      </w:r>
      <w:r w:rsidRPr="003752F7">
        <w:rPr>
          <w:rFonts w:asciiTheme="majorBidi" w:hAnsiTheme="majorBidi" w:cstheme="majorBidi"/>
          <w:color w:val="000000"/>
          <w:sz w:val="20"/>
          <w:szCs w:val="20"/>
        </w:rPr>
        <w:t xml:space="preserve">uman learning that is in line with an external </w:t>
      </w:r>
      <w:r w:rsidR="006C6225" w:rsidRPr="003752F7">
        <w:rPr>
          <w:rFonts w:asciiTheme="majorBidi" w:hAnsiTheme="majorBidi" w:cstheme="majorBidi"/>
          <w:color w:val="000000"/>
          <w:sz w:val="20"/>
          <w:szCs w:val="20"/>
        </w:rPr>
        <w:t>H</w:t>
      </w:r>
      <w:r w:rsidRPr="003752F7">
        <w:rPr>
          <w:rFonts w:asciiTheme="majorBidi" w:hAnsiTheme="majorBidi" w:cstheme="majorBidi"/>
          <w:color w:val="000000"/>
          <w:sz w:val="20"/>
          <w:szCs w:val="20"/>
        </w:rPr>
        <w:t>ierarchy</w:t>
      </w:r>
      <w:r w:rsidRPr="003752F7">
        <w:rPr>
          <w:rFonts w:asciiTheme="majorBidi" w:eastAsiaTheme="majorEastAsia" w:hAnsiTheme="majorBidi" w:cstheme="majorBidi"/>
          <w:sz w:val="20"/>
          <w:szCs w:val="20"/>
        </w:rPr>
        <w:t xml:space="preserve"> embracing all other fields of knowledge and mirroring the </w:t>
      </w:r>
      <w:r w:rsidR="006C6225" w:rsidRPr="003752F7">
        <w:rPr>
          <w:rFonts w:asciiTheme="majorBidi" w:eastAsiaTheme="majorEastAsia" w:hAnsiTheme="majorBidi" w:cstheme="majorBidi"/>
          <w:sz w:val="20"/>
          <w:szCs w:val="20"/>
        </w:rPr>
        <w:t>M</w:t>
      </w:r>
      <w:r w:rsidRPr="003752F7">
        <w:rPr>
          <w:rFonts w:asciiTheme="majorBidi" w:eastAsiaTheme="majorEastAsia" w:hAnsiTheme="majorBidi" w:cstheme="majorBidi"/>
          <w:sz w:val="20"/>
          <w:szCs w:val="20"/>
        </w:rPr>
        <w:t>etaphysical structure of the objective world.</w:t>
      </w:r>
    </w:p>
  </w:footnote>
  <w:footnote w:id="51">
    <w:p w14:paraId="0A2237CD" w14:textId="2D418F38" w:rsidR="00EB21D9" w:rsidRPr="003752F7" w:rsidRDefault="00EB21D9" w:rsidP="00EB21D9">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b/>
          <w:bCs/>
          <w:sz w:val="20"/>
          <w:szCs w:val="20"/>
        </w:rPr>
        <w:t xml:space="preserve"> Aristotle</w:t>
      </w:r>
      <w:r w:rsidRPr="003752F7">
        <w:rPr>
          <w:rFonts w:asciiTheme="majorBidi" w:hAnsiTheme="majorBidi" w:cstheme="majorBidi"/>
          <w:sz w:val="20"/>
          <w:szCs w:val="20"/>
        </w:rPr>
        <w:t xml:space="preserve"> (Greek: </w:t>
      </w:r>
      <w:r w:rsidRPr="003752F7">
        <w:rPr>
          <w:rFonts w:asciiTheme="majorBidi" w:hAnsiTheme="majorBidi" w:cstheme="majorBidi"/>
          <w:i/>
          <w:iCs/>
          <w:sz w:val="20"/>
          <w:szCs w:val="20"/>
        </w:rPr>
        <w:t>Aristot</w:t>
      </w:r>
      <w:r w:rsidRPr="003752F7">
        <w:rPr>
          <w:rFonts w:asciiTheme="majorBidi" w:hAnsiTheme="majorBidi" w:cstheme="majorBidi"/>
          <w:i/>
          <w:iCs/>
          <w:color w:val="000000" w:themeColor="text1"/>
          <w:sz w:val="20"/>
          <w:szCs w:val="20"/>
        </w:rPr>
        <w:t>élēs</w:t>
      </w:r>
      <w:r w:rsidRPr="003752F7">
        <w:rPr>
          <w:rFonts w:asciiTheme="majorBidi" w:hAnsiTheme="majorBidi" w:cstheme="majorBidi"/>
          <w:color w:val="000000" w:themeColor="text1"/>
          <w:sz w:val="20"/>
          <w:szCs w:val="20"/>
        </w:rPr>
        <w:t>;</w:t>
      </w:r>
      <w:r w:rsidRPr="003752F7">
        <w:rPr>
          <w:rFonts w:asciiTheme="majorBidi" w:hAnsiTheme="majorBidi" w:cstheme="majorBidi"/>
          <w:i/>
          <w:iCs/>
          <w:color w:val="000000" w:themeColor="text1"/>
          <w:sz w:val="20"/>
          <w:szCs w:val="20"/>
        </w:rPr>
        <w:t xml:space="preserve"> </w:t>
      </w:r>
      <w:r w:rsidRPr="003752F7">
        <w:rPr>
          <w:rFonts w:asciiTheme="majorBidi" w:hAnsiTheme="majorBidi" w:cstheme="majorBidi"/>
          <w:i/>
          <w:iCs/>
          <w:color w:val="040C28"/>
          <w:sz w:val="20"/>
          <w:szCs w:val="20"/>
        </w:rPr>
        <w:t>Ἀ</w:t>
      </w:r>
      <w:r w:rsidRPr="003752F7">
        <w:rPr>
          <w:rFonts w:asciiTheme="majorBidi" w:hAnsiTheme="majorBidi" w:cstheme="majorBidi" w:hint="eastAsia"/>
          <w:i/>
          <w:iCs/>
          <w:color w:val="040C28"/>
          <w:sz w:val="20"/>
          <w:szCs w:val="20"/>
        </w:rPr>
        <w:t>ριστοτέλης</w:t>
      </w:r>
      <w:r w:rsidRPr="003752F7">
        <w:rPr>
          <w:rFonts w:asciiTheme="majorBidi" w:hAnsiTheme="majorBidi" w:cstheme="majorBidi"/>
          <w:color w:val="000000" w:themeColor="text1"/>
          <w:sz w:val="20"/>
          <w:szCs w:val="20"/>
        </w:rPr>
        <w:t xml:space="preserve">; Arabic: </w:t>
      </w:r>
      <w:r w:rsidRPr="003752F7">
        <w:rPr>
          <w:rFonts w:asciiTheme="majorBidi" w:hAnsiTheme="majorBidi" w:cstheme="majorBidi"/>
          <w:i/>
          <w:iCs/>
          <w:color w:val="000000" w:themeColor="text1"/>
          <w:sz w:val="20"/>
          <w:szCs w:val="20"/>
        </w:rPr>
        <w:t>Aris</w:t>
      </w:r>
      <w:r w:rsidRPr="003752F7">
        <w:rPr>
          <w:rFonts w:asciiTheme="majorBidi" w:hAnsiTheme="majorBidi" w:cstheme="majorBidi"/>
          <w:i/>
          <w:iCs/>
          <w:sz w:val="20"/>
          <w:szCs w:val="20"/>
        </w:rPr>
        <w:t>ṭū</w:t>
      </w:r>
      <w:r w:rsidRPr="003752F7">
        <w:rPr>
          <w:rFonts w:asciiTheme="majorBidi" w:hAnsiTheme="majorBidi" w:cstheme="majorBidi"/>
          <w:sz w:val="20"/>
          <w:szCs w:val="20"/>
        </w:rPr>
        <w:t xml:space="preserve"> or </w:t>
      </w:r>
      <w:r w:rsidRPr="003752F7">
        <w:rPr>
          <w:rFonts w:asciiTheme="majorBidi" w:hAnsiTheme="majorBidi" w:cstheme="majorBidi"/>
          <w:i/>
          <w:iCs/>
          <w:sz w:val="20"/>
          <w:szCs w:val="20"/>
        </w:rPr>
        <w:t>Arsiṭāṭalīs</w:t>
      </w:r>
      <w:r w:rsidRPr="003752F7">
        <w:rPr>
          <w:rFonts w:asciiTheme="majorBidi" w:hAnsiTheme="majorBidi" w:cstheme="majorBidi"/>
          <w:sz w:val="20"/>
          <w:szCs w:val="20"/>
        </w:rPr>
        <w:t xml:space="preserve">) (d. 322 BCE) was an Ancient Greek polymath and </w:t>
      </w:r>
      <w:r w:rsidR="006C6225" w:rsidRPr="003752F7">
        <w:rPr>
          <w:rFonts w:asciiTheme="majorBidi" w:hAnsiTheme="majorBidi" w:cstheme="majorBidi"/>
          <w:sz w:val="20"/>
          <w:szCs w:val="20"/>
        </w:rPr>
        <w:t>P</w:t>
      </w:r>
      <w:r w:rsidRPr="003752F7">
        <w:rPr>
          <w:rFonts w:asciiTheme="majorBidi" w:hAnsiTheme="majorBidi" w:cstheme="majorBidi"/>
          <w:sz w:val="20"/>
          <w:szCs w:val="20"/>
        </w:rPr>
        <w:t>hilosopher of the Classical period and</w:t>
      </w:r>
      <w:r w:rsidR="006C6225" w:rsidRPr="003752F7">
        <w:rPr>
          <w:rFonts w:asciiTheme="majorBidi" w:hAnsiTheme="majorBidi" w:cstheme="majorBidi"/>
          <w:sz w:val="20"/>
          <w:szCs w:val="20"/>
        </w:rPr>
        <w:t xml:space="preserve"> ranks as</w:t>
      </w:r>
      <w:r w:rsidRPr="003752F7">
        <w:rPr>
          <w:rFonts w:asciiTheme="majorBidi" w:hAnsiTheme="majorBidi" w:cstheme="majorBidi"/>
          <w:sz w:val="20"/>
          <w:szCs w:val="20"/>
        </w:rPr>
        <w:t xml:space="preserve"> the most famous student of Plato</w:t>
      </w:r>
      <w:r w:rsidR="00F86293" w:rsidRPr="003752F7">
        <w:rPr>
          <w:rFonts w:asciiTheme="majorBidi" w:hAnsiTheme="majorBidi" w:cstheme="majorBidi"/>
          <w:sz w:val="20"/>
          <w:szCs w:val="20"/>
        </w:rPr>
        <w:t xml:space="preserve"> </w:t>
      </w:r>
      <w:r w:rsidR="00F86293" w:rsidRPr="003752F7">
        <w:rPr>
          <w:rFonts w:asciiTheme="majorBidi" w:hAnsiTheme="majorBidi" w:cstheme="majorBidi"/>
          <w:color w:val="222222"/>
          <w:sz w:val="20"/>
          <w:szCs w:val="20"/>
          <w:shd w:val="clear" w:color="auto" w:fill="FFFFFF"/>
        </w:rPr>
        <w:t>(d. 348 BCE)</w:t>
      </w:r>
      <w:r w:rsidRPr="003752F7">
        <w:rPr>
          <w:rFonts w:asciiTheme="majorBidi" w:hAnsiTheme="majorBidi" w:cstheme="majorBidi"/>
          <w:sz w:val="20"/>
          <w:szCs w:val="20"/>
        </w:rPr>
        <w:t xml:space="preserve">. </w:t>
      </w:r>
      <w:r w:rsidR="00F86293" w:rsidRPr="003752F7">
        <w:rPr>
          <w:rFonts w:asciiTheme="majorBidi" w:hAnsiTheme="majorBidi" w:cstheme="majorBidi"/>
          <w:sz w:val="20"/>
          <w:szCs w:val="20"/>
        </w:rPr>
        <w:t>Aristotle’s</w:t>
      </w:r>
      <w:r w:rsidRPr="003752F7">
        <w:rPr>
          <w:rFonts w:asciiTheme="majorBidi" w:hAnsiTheme="majorBidi" w:cstheme="majorBidi"/>
          <w:sz w:val="20"/>
          <w:szCs w:val="20"/>
        </w:rPr>
        <w:t xml:space="preserve"> </w:t>
      </w:r>
      <w:r w:rsidR="00F86293" w:rsidRPr="003752F7">
        <w:rPr>
          <w:rFonts w:asciiTheme="majorBidi" w:hAnsiTheme="majorBidi" w:cstheme="majorBidi"/>
          <w:sz w:val="20"/>
          <w:szCs w:val="20"/>
        </w:rPr>
        <w:t>P</w:t>
      </w:r>
      <w:r w:rsidRPr="003752F7">
        <w:rPr>
          <w:rFonts w:asciiTheme="majorBidi" w:hAnsiTheme="majorBidi" w:cstheme="majorBidi"/>
          <w:sz w:val="20"/>
          <w:szCs w:val="20"/>
        </w:rPr>
        <w:t xml:space="preserve">hilosophy </w:t>
      </w:r>
      <w:r w:rsidRPr="003752F7">
        <w:rPr>
          <w:rFonts w:asciiTheme="majorBidi" w:hAnsiTheme="majorBidi" w:cstheme="majorBidi"/>
          <w:color w:val="202122"/>
          <w:sz w:val="20"/>
          <w:szCs w:val="20"/>
        </w:rPr>
        <w:t xml:space="preserve">exerted a profound influence </w:t>
      </w:r>
      <w:r w:rsidR="00F86293" w:rsidRPr="003752F7">
        <w:rPr>
          <w:rFonts w:asciiTheme="majorBidi" w:hAnsiTheme="majorBidi" w:cstheme="majorBidi"/>
          <w:color w:val="202122"/>
          <w:sz w:val="20"/>
          <w:szCs w:val="20"/>
        </w:rPr>
        <w:t>up</w:t>
      </w:r>
      <w:r w:rsidRPr="003752F7">
        <w:rPr>
          <w:rFonts w:asciiTheme="majorBidi" w:hAnsiTheme="majorBidi" w:cstheme="majorBidi"/>
          <w:color w:val="202122"/>
          <w:sz w:val="20"/>
          <w:szCs w:val="20"/>
        </w:rPr>
        <w:t>on</w:t>
      </w:r>
      <w:r w:rsidR="00F86293" w:rsidRPr="003752F7">
        <w:rPr>
          <w:rFonts w:asciiTheme="majorBidi" w:hAnsiTheme="majorBidi" w:cstheme="majorBidi"/>
          <w:color w:val="202122"/>
          <w:sz w:val="20"/>
          <w:szCs w:val="20"/>
        </w:rPr>
        <w:t xml:space="preserve"> Islamic learning and</w:t>
      </w:r>
      <w:r w:rsidRPr="003752F7">
        <w:rPr>
          <w:rFonts w:asciiTheme="majorBidi" w:hAnsiTheme="majorBidi" w:cstheme="majorBidi"/>
          <w:color w:val="202122"/>
          <w:sz w:val="20"/>
          <w:szCs w:val="20"/>
        </w:rPr>
        <w:t xml:space="preserve"> almost every form of knowledge in the West and it continues to be a subject of much contemporary </w:t>
      </w:r>
      <w:r w:rsidR="00F86293" w:rsidRPr="003752F7">
        <w:rPr>
          <w:rFonts w:asciiTheme="majorBidi" w:hAnsiTheme="majorBidi" w:cstheme="majorBidi"/>
          <w:color w:val="202122"/>
          <w:sz w:val="20"/>
          <w:szCs w:val="20"/>
        </w:rPr>
        <w:t>P</w:t>
      </w:r>
      <w:r w:rsidRPr="003752F7">
        <w:rPr>
          <w:rFonts w:asciiTheme="majorBidi" w:hAnsiTheme="majorBidi" w:cstheme="majorBidi"/>
          <w:color w:val="202122"/>
          <w:sz w:val="20"/>
          <w:szCs w:val="20"/>
        </w:rPr>
        <w:t>hilosophical discussion. At the request of King Philip II of Macedonia</w:t>
      </w:r>
      <w:r w:rsidR="00E2258F" w:rsidRPr="003752F7">
        <w:rPr>
          <w:rFonts w:asciiTheme="majorBidi" w:hAnsiTheme="majorBidi" w:cstheme="majorBidi"/>
          <w:color w:val="202122"/>
          <w:sz w:val="20"/>
          <w:szCs w:val="20"/>
        </w:rPr>
        <w:t xml:space="preserve"> (d. 336 BCE)</w:t>
      </w:r>
      <w:r w:rsidRPr="003752F7">
        <w:rPr>
          <w:rFonts w:asciiTheme="majorBidi" w:hAnsiTheme="majorBidi" w:cstheme="majorBidi"/>
          <w:color w:val="202122"/>
          <w:sz w:val="20"/>
          <w:szCs w:val="20"/>
        </w:rPr>
        <w:t>, Aristotle became the tutor of his son Alexander the Great</w:t>
      </w:r>
      <w:r w:rsidR="00B22C8C" w:rsidRPr="003752F7">
        <w:rPr>
          <w:rFonts w:asciiTheme="majorBidi" w:hAnsiTheme="majorBidi" w:cstheme="majorBidi"/>
          <w:color w:val="202122"/>
          <w:sz w:val="20"/>
          <w:szCs w:val="20"/>
        </w:rPr>
        <w:t xml:space="preserve"> (d. </w:t>
      </w:r>
      <w:r w:rsidR="00B22C8C" w:rsidRPr="003752F7">
        <w:rPr>
          <w:rStyle w:val="apple-converted-space"/>
          <w:rFonts w:asciiTheme="majorBidi" w:eastAsiaTheme="majorEastAsia" w:hAnsiTheme="majorBidi" w:cstheme="majorBidi"/>
          <w:color w:val="474747"/>
          <w:sz w:val="20"/>
          <w:szCs w:val="20"/>
          <w:shd w:val="clear" w:color="auto" w:fill="FFFFFF"/>
        </w:rPr>
        <w:t> </w:t>
      </w:r>
      <w:r w:rsidR="00B22C8C" w:rsidRPr="003752F7">
        <w:rPr>
          <w:rFonts w:asciiTheme="majorBidi" w:hAnsiTheme="majorBidi" w:cstheme="majorBidi"/>
          <w:color w:val="474747"/>
          <w:sz w:val="20"/>
          <w:szCs w:val="20"/>
          <w:shd w:val="clear" w:color="auto" w:fill="FFFFFF"/>
        </w:rPr>
        <w:t>323 BCE)</w:t>
      </w:r>
      <w:r w:rsidRPr="003752F7">
        <w:rPr>
          <w:rFonts w:asciiTheme="majorBidi" w:hAnsiTheme="majorBidi" w:cstheme="majorBidi"/>
          <w:color w:val="202122"/>
          <w:sz w:val="20"/>
          <w:szCs w:val="20"/>
        </w:rPr>
        <w:t xml:space="preserve"> beginning in 343 BCE. Unlike Plato—most of whose writings have survived—probably no more than a third of those of Aristotle have come down to us</w:t>
      </w:r>
      <w:r w:rsidR="00B22C8C" w:rsidRPr="003752F7">
        <w:rPr>
          <w:rFonts w:asciiTheme="majorBidi" w:hAnsiTheme="majorBidi" w:cstheme="majorBidi"/>
          <w:color w:val="202122"/>
          <w:sz w:val="20"/>
          <w:szCs w:val="20"/>
        </w:rPr>
        <w:t>, and this fact must be kept continually in mind when evaluating the similarities and possible differences between the actual content of Aristotle’s thought and the later Aristotelianism that is attributed to him.</w:t>
      </w:r>
    </w:p>
  </w:footnote>
  <w:footnote w:id="52">
    <w:p w14:paraId="2D00C40E" w14:textId="6F5A8B48" w:rsidR="00F766F7" w:rsidRPr="003752F7" w:rsidRDefault="00F766F7" w:rsidP="00F766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1A1A1A"/>
          <w:sz w:val="20"/>
          <w:szCs w:val="20"/>
          <w:shd w:val="clear" w:color="auto" w:fill="FFFFFF"/>
        </w:rPr>
      </w:pPr>
      <w:r w:rsidRPr="003752F7">
        <w:rPr>
          <w:rStyle w:val="FootnoteReference"/>
          <w:rFonts w:asciiTheme="majorBidi" w:hAnsiTheme="majorBidi" w:cstheme="majorBidi"/>
          <w:sz w:val="20"/>
          <w:szCs w:val="20"/>
        </w:rPr>
        <w:footnoteRef/>
      </w:r>
      <w:r w:rsidRPr="003752F7">
        <w:rPr>
          <w:color w:val="1A1A1A"/>
          <w:sz w:val="20"/>
          <w:szCs w:val="20"/>
          <w:shd w:val="clear" w:color="auto" w:fill="FFFFFF"/>
        </w:rPr>
        <w:t xml:space="preserve"> </w:t>
      </w:r>
      <w:r w:rsidRPr="003752F7">
        <w:rPr>
          <w:b/>
          <w:bCs/>
          <w:color w:val="000000"/>
          <w:sz w:val="20"/>
          <w:szCs w:val="20"/>
        </w:rPr>
        <w:t>Ibn S</w:t>
      </w:r>
      <w:r w:rsidRPr="003752F7">
        <w:rPr>
          <w:rFonts w:asciiTheme="majorBidi" w:hAnsiTheme="majorBidi" w:cstheme="majorBidi"/>
          <w:b/>
          <w:bCs/>
          <w:sz w:val="20"/>
          <w:szCs w:val="20"/>
        </w:rPr>
        <w:t>ī</w:t>
      </w:r>
      <w:r w:rsidRPr="003752F7">
        <w:rPr>
          <w:b/>
          <w:bCs/>
          <w:color w:val="000000"/>
          <w:sz w:val="20"/>
          <w:szCs w:val="20"/>
        </w:rPr>
        <w:t>n</w:t>
      </w:r>
      <w:r w:rsidRPr="003752F7">
        <w:rPr>
          <w:rFonts w:asciiTheme="majorBidi" w:hAnsiTheme="majorBidi" w:cstheme="majorBidi"/>
          <w:b/>
          <w:bCs/>
          <w:sz w:val="20"/>
          <w:szCs w:val="20"/>
        </w:rPr>
        <w:t xml:space="preserve">ā </w:t>
      </w:r>
      <w:r w:rsidRPr="003752F7">
        <w:rPr>
          <w:color w:val="1A1A1A"/>
          <w:sz w:val="20"/>
          <w:szCs w:val="20"/>
          <w:shd w:val="clear" w:color="auto" w:fill="FFFFFF"/>
        </w:rPr>
        <w:t>(d. 428/1037) or, more fully, al-Ḥusayn ibn ‘Abd-Allāh ibn Sīnā, was</w:t>
      </w:r>
      <w:r w:rsidRPr="003752F7">
        <w:rPr>
          <w:rFonts w:asciiTheme="majorBidi" w:hAnsiTheme="majorBidi" w:cstheme="majorBidi"/>
          <w:sz w:val="20"/>
          <w:szCs w:val="20"/>
        </w:rPr>
        <w:t xml:space="preserve"> one of the greatest and most dynamic thinkers ever </w:t>
      </w:r>
      <w:r w:rsidR="00814241" w:rsidRPr="003752F7">
        <w:rPr>
          <w:rFonts w:asciiTheme="majorBidi" w:hAnsiTheme="majorBidi" w:cstheme="majorBidi"/>
          <w:sz w:val="20"/>
          <w:szCs w:val="20"/>
        </w:rPr>
        <w:t>known</w:t>
      </w:r>
      <w:r w:rsidRPr="003752F7">
        <w:rPr>
          <w:rFonts w:asciiTheme="majorBidi" w:hAnsiTheme="majorBidi" w:cstheme="majorBidi"/>
          <w:sz w:val="20"/>
          <w:szCs w:val="20"/>
        </w:rPr>
        <w:t xml:space="preserve">. </w:t>
      </w:r>
      <w:r w:rsidRPr="003752F7">
        <w:rPr>
          <w:color w:val="1A1A1A"/>
          <w:sz w:val="20"/>
          <w:szCs w:val="20"/>
          <w:shd w:val="clear" w:color="auto" w:fill="FFFFFF"/>
        </w:rPr>
        <w:t xml:space="preserve">The Latin West of the Middle Ages called him </w:t>
      </w:r>
      <w:r w:rsidRPr="003752F7">
        <w:rPr>
          <w:b/>
          <w:bCs/>
          <w:color w:val="1A1A1A"/>
          <w:sz w:val="20"/>
          <w:szCs w:val="20"/>
          <w:shd w:val="clear" w:color="auto" w:fill="FFFFFF"/>
        </w:rPr>
        <w:t>Avicenna</w:t>
      </w:r>
      <w:r w:rsidRPr="003752F7">
        <w:rPr>
          <w:color w:val="1A1A1A"/>
          <w:sz w:val="20"/>
          <w:szCs w:val="20"/>
          <w:shd w:val="clear" w:color="auto" w:fill="FFFFFF"/>
        </w:rPr>
        <w:t xml:space="preserve">, and he </w:t>
      </w:r>
      <w:r w:rsidR="00814241" w:rsidRPr="003752F7">
        <w:rPr>
          <w:color w:val="1A1A1A"/>
          <w:sz w:val="20"/>
          <w:szCs w:val="20"/>
          <w:shd w:val="clear" w:color="auto" w:fill="FFFFFF"/>
        </w:rPr>
        <w:t>exercised</w:t>
      </w:r>
      <w:r w:rsidRPr="003752F7">
        <w:rPr>
          <w:color w:val="1A1A1A"/>
          <w:sz w:val="20"/>
          <w:szCs w:val="20"/>
          <w:shd w:val="clear" w:color="auto" w:fill="FFFFFF"/>
        </w:rPr>
        <w:t xml:space="preserve"> profound influence upon Western thought, </w:t>
      </w:r>
      <w:r w:rsidR="00814241" w:rsidRPr="003752F7">
        <w:rPr>
          <w:color w:val="1A1A1A"/>
          <w:sz w:val="20"/>
          <w:szCs w:val="20"/>
          <w:shd w:val="clear" w:color="auto" w:fill="FFFFFF"/>
        </w:rPr>
        <w:t>M</w:t>
      </w:r>
      <w:r w:rsidRPr="003752F7">
        <w:rPr>
          <w:color w:val="1A1A1A"/>
          <w:sz w:val="20"/>
          <w:szCs w:val="20"/>
          <w:shd w:val="clear" w:color="auto" w:fill="FFFFFF"/>
        </w:rPr>
        <w:t xml:space="preserve">edicine, and </w:t>
      </w:r>
      <w:r w:rsidR="00814241" w:rsidRPr="003752F7">
        <w:rPr>
          <w:color w:val="1A1A1A"/>
          <w:sz w:val="20"/>
          <w:szCs w:val="20"/>
          <w:shd w:val="clear" w:color="auto" w:fill="FFFFFF"/>
        </w:rPr>
        <w:t>S</w:t>
      </w:r>
      <w:r w:rsidRPr="003752F7">
        <w:rPr>
          <w:color w:val="1A1A1A"/>
          <w:sz w:val="20"/>
          <w:szCs w:val="20"/>
          <w:shd w:val="clear" w:color="auto" w:fill="FFFFFF"/>
        </w:rPr>
        <w:t>cience. Ibn Sīnā was a Persian and Arabic-speaking polymath from Muslim Central Asia</w:t>
      </w:r>
      <w:r w:rsidR="00814241" w:rsidRPr="003752F7">
        <w:rPr>
          <w:color w:val="1A1A1A"/>
          <w:sz w:val="20"/>
          <w:szCs w:val="20"/>
          <w:shd w:val="clear" w:color="auto" w:fill="FFFFFF"/>
        </w:rPr>
        <w:t xml:space="preserve"> </w:t>
      </w:r>
      <w:r w:rsidRPr="003752F7">
        <w:rPr>
          <w:color w:val="1A1A1A"/>
          <w:sz w:val="20"/>
          <w:szCs w:val="20"/>
          <w:shd w:val="clear" w:color="auto" w:fill="FFFFFF"/>
        </w:rPr>
        <w:t xml:space="preserve">and wrote more than four hundred and fifty works. Ibn Sīnā is famed as </w:t>
      </w:r>
      <w:r w:rsidRPr="003752F7">
        <w:rPr>
          <w:i/>
          <w:iCs/>
          <w:color w:val="1A1A1A"/>
          <w:sz w:val="20"/>
          <w:szCs w:val="20"/>
          <w:shd w:val="clear" w:color="auto" w:fill="FFFFFF"/>
        </w:rPr>
        <w:t xml:space="preserve">the </w:t>
      </w:r>
      <w:r w:rsidRPr="003752F7">
        <w:rPr>
          <w:color w:val="1A1A1A"/>
          <w:sz w:val="20"/>
          <w:szCs w:val="20"/>
          <w:shd w:val="clear" w:color="auto" w:fill="FFFFFF"/>
        </w:rPr>
        <w:t>preeminent Philosopher (</w:t>
      </w:r>
      <w:r w:rsidRPr="003752F7">
        <w:rPr>
          <w:i/>
          <w:iCs/>
          <w:color w:val="1A1A1A"/>
          <w:sz w:val="20"/>
          <w:szCs w:val="20"/>
          <w:shd w:val="clear" w:color="auto" w:fill="FFFFFF"/>
        </w:rPr>
        <w:t>Faylas</w:t>
      </w:r>
      <w:r w:rsidRPr="003752F7">
        <w:rPr>
          <w:rFonts w:asciiTheme="majorBidi" w:hAnsiTheme="majorBidi" w:cstheme="majorBidi"/>
          <w:i/>
          <w:iCs/>
          <w:sz w:val="20"/>
          <w:szCs w:val="20"/>
        </w:rPr>
        <w:t>ū</w:t>
      </w:r>
      <w:r w:rsidRPr="003752F7">
        <w:rPr>
          <w:i/>
          <w:iCs/>
          <w:color w:val="1A1A1A"/>
          <w:sz w:val="20"/>
          <w:szCs w:val="20"/>
          <w:shd w:val="clear" w:color="auto" w:fill="FFFFFF"/>
        </w:rPr>
        <w:t>f</w:t>
      </w:r>
      <w:r w:rsidRPr="003752F7">
        <w:rPr>
          <w:color w:val="1A1A1A"/>
          <w:sz w:val="20"/>
          <w:szCs w:val="20"/>
          <w:shd w:val="clear" w:color="auto" w:fill="FFFFFF"/>
        </w:rPr>
        <w:t xml:space="preserve">) of the Islamic tradition, but he won </w:t>
      </w:r>
      <w:r w:rsidR="00A369C2" w:rsidRPr="003752F7">
        <w:rPr>
          <w:color w:val="1A1A1A"/>
          <w:sz w:val="20"/>
          <w:szCs w:val="20"/>
          <w:shd w:val="clear" w:color="auto" w:fill="FFFFFF"/>
        </w:rPr>
        <w:t>well</w:t>
      </w:r>
      <w:r w:rsidRPr="003752F7">
        <w:rPr>
          <w:color w:val="1A1A1A"/>
          <w:sz w:val="20"/>
          <w:szCs w:val="20"/>
          <w:shd w:val="clear" w:color="auto" w:fill="FFFFFF"/>
        </w:rPr>
        <w:t xml:space="preserve"> deserved and universal fame as a master physician and the propagator of an effective </w:t>
      </w:r>
      <w:r w:rsidR="00A369C2" w:rsidRPr="003752F7">
        <w:rPr>
          <w:color w:val="1A1A1A"/>
          <w:sz w:val="20"/>
          <w:szCs w:val="20"/>
          <w:shd w:val="clear" w:color="auto" w:fill="FFFFFF"/>
        </w:rPr>
        <w:t>S</w:t>
      </w:r>
      <w:r w:rsidRPr="003752F7">
        <w:rPr>
          <w:color w:val="1A1A1A"/>
          <w:sz w:val="20"/>
          <w:szCs w:val="20"/>
          <w:shd w:val="clear" w:color="auto" w:fill="FFFFFF"/>
        </w:rPr>
        <w:t xml:space="preserve">cience of </w:t>
      </w:r>
      <w:r w:rsidR="00A369C2" w:rsidRPr="003752F7">
        <w:rPr>
          <w:color w:val="1A1A1A"/>
          <w:sz w:val="20"/>
          <w:szCs w:val="20"/>
          <w:shd w:val="clear" w:color="auto" w:fill="FFFFFF"/>
        </w:rPr>
        <w:t>M</w:t>
      </w:r>
      <w:r w:rsidRPr="003752F7">
        <w:rPr>
          <w:color w:val="1A1A1A"/>
          <w:sz w:val="20"/>
          <w:szCs w:val="20"/>
          <w:shd w:val="clear" w:color="auto" w:fill="FFFFFF"/>
        </w:rPr>
        <w:t xml:space="preserve">edicine that was, at once, </w:t>
      </w:r>
      <w:r w:rsidR="00A369C2" w:rsidRPr="003752F7">
        <w:rPr>
          <w:color w:val="1A1A1A"/>
          <w:sz w:val="20"/>
          <w:szCs w:val="20"/>
          <w:shd w:val="clear" w:color="auto" w:fill="FFFFFF"/>
        </w:rPr>
        <w:t>E</w:t>
      </w:r>
      <w:r w:rsidRPr="003752F7">
        <w:rPr>
          <w:color w:val="1A1A1A"/>
          <w:sz w:val="20"/>
          <w:szCs w:val="20"/>
          <w:shd w:val="clear" w:color="auto" w:fill="FFFFFF"/>
        </w:rPr>
        <w:t xml:space="preserve">mpirical, </w:t>
      </w:r>
      <w:r w:rsidR="00A369C2" w:rsidRPr="003752F7">
        <w:rPr>
          <w:color w:val="1A1A1A"/>
          <w:sz w:val="20"/>
          <w:szCs w:val="20"/>
          <w:shd w:val="clear" w:color="auto" w:fill="FFFFFF"/>
        </w:rPr>
        <w:t>S</w:t>
      </w:r>
      <w:r w:rsidRPr="003752F7">
        <w:rPr>
          <w:color w:val="1A1A1A"/>
          <w:sz w:val="20"/>
          <w:szCs w:val="20"/>
          <w:shd w:val="clear" w:color="auto" w:fill="FFFFFF"/>
        </w:rPr>
        <w:t xml:space="preserve">cientific, and holistic, never treating the human body in terms of a physicalism that views it as if it were a machine that only needs replaceable parts. Among his most famous works are </w:t>
      </w:r>
      <w:r w:rsidRPr="003752F7">
        <w:rPr>
          <w:i/>
          <w:iCs/>
          <w:color w:val="1A1A1A"/>
          <w:sz w:val="20"/>
          <w:szCs w:val="20"/>
          <w:shd w:val="clear" w:color="auto" w:fill="FFFFFF"/>
        </w:rPr>
        <w:t xml:space="preserve">The Book of Healing </w:t>
      </w:r>
      <w:r w:rsidRPr="003752F7">
        <w:rPr>
          <w:color w:val="1A1A1A"/>
          <w:sz w:val="20"/>
          <w:szCs w:val="20"/>
          <w:shd w:val="clear" w:color="auto" w:fill="FFFFFF"/>
        </w:rPr>
        <w:t>(</w:t>
      </w:r>
      <w:r w:rsidRPr="003752F7">
        <w:rPr>
          <w:i/>
          <w:iCs/>
          <w:color w:val="1A1A1A"/>
          <w:sz w:val="20"/>
          <w:szCs w:val="20"/>
          <w:shd w:val="clear" w:color="auto" w:fill="FFFFFF"/>
        </w:rPr>
        <w:t>Kit</w:t>
      </w:r>
      <w:r w:rsidRPr="003752F7">
        <w:rPr>
          <w:rFonts w:asciiTheme="majorBidi" w:hAnsiTheme="majorBidi" w:cstheme="majorBidi"/>
          <w:i/>
          <w:iCs/>
          <w:sz w:val="20"/>
          <w:szCs w:val="20"/>
        </w:rPr>
        <w:t>ā</w:t>
      </w:r>
      <w:r w:rsidRPr="003752F7">
        <w:rPr>
          <w:i/>
          <w:iCs/>
          <w:color w:val="1A1A1A"/>
          <w:sz w:val="20"/>
          <w:szCs w:val="20"/>
          <w:shd w:val="clear" w:color="auto" w:fill="FFFFFF"/>
        </w:rPr>
        <w:t>b al-Shif</w:t>
      </w:r>
      <w:r w:rsidRPr="003752F7">
        <w:rPr>
          <w:rFonts w:asciiTheme="majorBidi" w:hAnsiTheme="majorBidi" w:cstheme="majorBidi"/>
          <w:i/>
          <w:iCs/>
          <w:sz w:val="20"/>
          <w:szCs w:val="20"/>
        </w:rPr>
        <w:t>ā</w:t>
      </w:r>
      <w:r w:rsidRPr="003752F7">
        <w:rPr>
          <w:i/>
          <w:iCs/>
          <w:color w:val="1A1A1A"/>
          <w:sz w:val="20"/>
          <w:szCs w:val="20"/>
          <w:shd w:val="clear" w:color="auto" w:fill="FFFFFF"/>
        </w:rPr>
        <w:t>’</w:t>
      </w:r>
      <w:r w:rsidRPr="003752F7">
        <w:rPr>
          <w:color w:val="1A1A1A"/>
          <w:sz w:val="20"/>
          <w:szCs w:val="20"/>
          <w:shd w:val="clear" w:color="auto" w:fill="FFFFFF"/>
        </w:rPr>
        <w:t xml:space="preserve">)—an encyclopedia of Philosophy and </w:t>
      </w:r>
      <w:r w:rsidR="00AC77B7" w:rsidRPr="003752F7">
        <w:rPr>
          <w:color w:val="1A1A1A"/>
          <w:sz w:val="20"/>
          <w:szCs w:val="20"/>
          <w:shd w:val="clear" w:color="auto" w:fill="FFFFFF"/>
        </w:rPr>
        <w:t>S</w:t>
      </w:r>
      <w:r w:rsidRPr="003752F7">
        <w:rPr>
          <w:color w:val="1A1A1A"/>
          <w:sz w:val="20"/>
          <w:szCs w:val="20"/>
          <w:shd w:val="clear" w:color="auto" w:fill="FFFFFF"/>
        </w:rPr>
        <w:t xml:space="preserve">cience—and </w:t>
      </w:r>
      <w:r w:rsidRPr="003752F7">
        <w:rPr>
          <w:i/>
          <w:iCs/>
          <w:color w:val="1A1A1A"/>
          <w:sz w:val="20"/>
          <w:szCs w:val="20"/>
          <w:shd w:val="clear" w:color="auto" w:fill="FFFFFF"/>
        </w:rPr>
        <w:t xml:space="preserve">The Canon of Medicine </w:t>
      </w:r>
      <w:r w:rsidRPr="003752F7">
        <w:rPr>
          <w:color w:val="1A1A1A"/>
          <w:sz w:val="20"/>
          <w:szCs w:val="20"/>
          <w:shd w:val="clear" w:color="auto" w:fill="FFFFFF"/>
        </w:rPr>
        <w:t>(</w:t>
      </w:r>
      <w:r w:rsidRPr="003752F7">
        <w:rPr>
          <w:i/>
          <w:iCs/>
          <w:color w:val="1A1A1A"/>
          <w:sz w:val="20"/>
          <w:szCs w:val="20"/>
          <w:shd w:val="clear" w:color="auto" w:fill="FFFFFF"/>
        </w:rPr>
        <w:t>Al-Qan</w:t>
      </w:r>
      <w:r w:rsidRPr="003752F7">
        <w:rPr>
          <w:rFonts w:asciiTheme="majorBidi" w:hAnsiTheme="majorBidi" w:cstheme="majorBidi"/>
          <w:i/>
          <w:iCs/>
          <w:sz w:val="20"/>
          <w:szCs w:val="20"/>
        </w:rPr>
        <w:t>ū</w:t>
      </w:r>
      <w:r w:rsidRPr="003752F7">
        <w:rPr>
          <w:i/>
          <w:iCs/>
          <w:color w:val="1A1A1A"/>
          <w:sz w:val="20"/>
          <w:szCs w:val="20"/>
          <w:shd w:val="clear" w:color="auto" w:fill="FFFFFF"/>
        </w:rPr>
        <w:t>n f</w:t>
      </w:r>
      <w:r w:rsidRPr="003752F7">
        <w:rPr>
          <w:rFonts w:asciiTheme="majorBidi" w:hAnsiTheme="majorBidi" w:cstheme="majorBidi"/>
          <w:i/>
          <w:iCs/>
          <w:sz w:val="20"/>
          <w:szCs w:val="20"/>
        </w:rPr>
        <w:t>ī</w:t>
      </w:r>
      <w:r w:rsidRPr="003752F7">
        <w:rPr>
          <w:i/>
          <w:iCs/>
          <w:color w:val="1A1A1A"/>
          <w:sz w:val="20"/>
          <w:szCs w:val="20"/>
          <w:shd w:val="clear" w:color="auto" w:fill="FFFFFF"/>
        </w:rPr>
        <w:t xml:space="preserve"> al-</w:t>
      </w:r>
      <w:r w:rsidRPr="003752F7">
        <w:rPr>
          <w:rFonts w:asciiTheme="majorBidi" w:hAnsiTheme="majorBidi" w:cstheme="majorBidi"/>
          <w:i/>
          <w:iCs/>
          <w:sz w:val="20"/>
          <w:szCs w:val="20"/>
        </w:rPr>
        <w:t>Ṭ</w:t>
      </w:r>
      <w:r w:rsidRPr="003752F7">
        <w:rPr>
          <w:i/>
          <w:iCs/>
          <w:color w:val="1A1A1A"/>
          <w:sz w:val="20"/>
          <w:szCs w:val="20"/>
          <w:shd w:val="clear" w:color="auto" w:fill="FFFFFF"/>
        </w:rPr>
        <w:t>ibb</w:t>
      </w:r>
      <w:r w:rsidRPr="003752F7">
        <w:rPr>
          <w:color w:val="1A1A1A"/>
          <w:sz w:val="20"/>
          <w:szCs w:val="20"/>
          <w:shd w:val="clear" w:color="auto" w:fill="FFFFFF"/>
        </w:rPr>
        <w:t xml:space="preserve">), which, since the High Middle Ages and well into the Renaissance, stood as a standard </w:t>
      </w:r>
      <w:r w:rsidR="00AC77B7" w:rsidRPr="003752F7">
        <w:rPr>
          <w:color w:val="1A1A1A"/>
          <w:sz w:val="20"/>
          <w:szCs w:val="20"/>
          <w:shd w:val="clear" w:color="auto" w:fill="FFFFFF"/>
        </w:rPr>
        <w:t>M</w:t>
      </w:r>
      <w:r w:rsidRPr="003752F7">
        <w:rPr>
          <w:color w:val="1A1A1A"/>
          <w:sz w:val="20"/>
          <w:szCs w:val="20"/>
          <w:shd w:val="clear" w:color="auto" w:fill="FFFFFF"/>
        </w:rPr>
        <w:t>edical text in the West. Indeed, it may, in fact, be argued that S</w:t>
      </w:r>
      <w:r w:rsidR="00C635EA" w:rsidRPr="003752F7">
        <w:rPr>
          <w:color w:val="1A1A1A"/>
          <w:sz w:val="20"/>
          <w:szCs w:val="20"/>
          <w:shd w:val="clear" w:color="auto" w:fill="FFFFFF"/>
        </w:rPr>
        <w:t>aint</w:t>
      </w:r>
      <w:r w:rsidRPr="003752F7">
        <w:rPr>
          <w:color w:val="1A1A1A"/>
          <w:sz w:val="20"/>
          <w:szCs w:val="20"/>
          <w:shd w:val="clear" w:color="auto" w:fill="FFFFFF"/>
        </w:rPr>
        <w:t xml:space="preserve"> Thomas Aquinas</w:t>
      </w:r>
      <w:r w:rsidR="00A607E5" w:rsidRPr="003752F7">
        <w:rPr>
          <w:color w:val="1A1A1A"/>
          <w:sz w:val="20"/>
          <w:szCs w:val="20"/>
          <w:shd w:val="clear" w:color="auto" w:fill="FFFFFF"/>
        </w:rPr>
        <w:t xml:space="preserve"> (d. </w:t>
      </w:r>
      <w:r w:rsidR="00D8338B" w:rsidRPr="003752F7">
        <w:rPr>
          <w:color w:val="1A1A1A"/>
          <w:sz w:val="20"/>
          <w:szCs w:val="20"/>
          <w:shd w:val="clear" w:color="auto" w:fill="FFFFFF"/>
        </w:rPr>
        <w:t>672/</w:t>
      </w:r>
      <w:r w:rsidR="00A607E5" w:rsidRPr="003752F7">
        <w:rPr>
          <w:color w:val="1A1A1A"/>
          <w:sz w:val="20"/>
          <w:szCs w:val="20"/>
          <w:shd w:val="clear" w:color="auto" w:fill="FFFFFF"/>
        </w:rPr>
        <w:t>1274)</w:t>
      </w:r>
      <w:r w:rsidRPr="003752F7">
        <w:rPr>
          <w:color w:val="1A1A1A"/>
          <w:sz w:val="20"/>
          <w:szCs w:val="20"/>
          <w:shd w:val="clear" w:color="auto" w:fill="FFFFFF"/>
        </w:rPr>
        <w:t xml:space="preserve"> was not really an Aristotelian</w:t>
      </w:r>
      <w:r w:rsidR="00806722" w:rsidRPr="003752F7">
        <w:rPr>
          <w:color w:val="1A1A1A"/>
          <w:sz w:val="20"/>
          <w:szCs w:val="20"/>
          <w:shd w:val="clear" w:color="auto" w:fill="FFFFFF"/>
        </w:rPr>
        <w:t>, as is generally believed to be the case,</w:t>
      </w:r>
      <w:r w:rsidRPr="003752F7">
        <w:rPr>
          <w:color w:val="1A1A1A"/>
          <w:sz w:val="20"/>
          <w:szCs w:val="20"/>
          <w:shd w:val="clear" w:color="auto" w:fill="FFFFFF"/>
        </w:rPr>
        <w:t xml:space="preserve"> but an Avicennan, while </w:t>
      </w:r>
      <w:r w:rsidR="00886B15" w:rsidRPr="003752F7">
        <w:rPr>
          <w:color w:val="1A1A1A"/>
          <w:sz w:val="20"/>
          <w:szCs w:val="20"/>
          <w:shd w:val="clear" w:color="auto" w:fill="FFFFFF"/>
        </w:rPr>
        <w:t xml:space="preserve">the Medieval German Priest, Theologian, Philosopher, and Mystic </w:t>
      </w:r>
      <w:r w:rsidRPr="003752F7">
        <w:rPr>
          <w:color w:val="1A1A1A"/>
          <w:sz w:val="20"/>
          <w:szCs w:val="20"/>
          <w:shd w:val="clear" w:color="auto" w:fill="FFFFFF"/>
        </w:rPr>
        <w:t>Meister Eckhart</w:t>
      </w:r>
      <w:r w:rsidR="0001349C" w:rsidRPr="003752F7">
        <w:rPr>
          <w:color w:val="1A1A1A"/>
          <w:sz w:val="20"/>
          <w:szCs w:val="20"/>
          <w:shd w:val="clear" w:color="auto" w:fill="FFFFFF"/>
        </w:rPr>
        <w:t xml:space="preserve"> (d. </w:t>
      </w:r>
      <w:r w:rsidR="00525801" w:rsidRPr="003752F7">
        <w:rPr>
          <w:color w:val="1A1A1A"/>
          <w:sz w:val="20"/>
          <w:szCs w:val="20"/>
          <w:shd w:val="clear" w:color="auto" w:fill="FFFFFF"/>
        </w:rPr>
        <w:t>728/</w:t>
      </w:r>
      <w:r w:rsidR="0001349C" w:rsidRPr="003752F7">
        <w:rPr>
          <w:color w:val="1A1A1A"/>
          <w:sz w:val="20"/>
          <w:szCs w:val="20"/>
          <w:shd w:val="clear" w:color="auto" w:fill="FFFFFF"/>
        </w:rPr>
        <w:t>1328)</w:t>
      </w:r>
      <w:r w:rsidRPr="003752F7">
        <w:rPr>
          <w:color w:val="1A1A1A"/>
          <w:sz w:val="20"/>
          <w:szCs w:val="20"/>
          <w:shd w:val="clear" w:color="auto" w:fill="FFFFFF"/>
        </w:rPr>
        <w:t xml:space="preserve"> was a</w:t>
      </w:r>
      <w:r w:rsidR="00886B15" w:rsidRPr="003752F7">
        <w:rPr>
          <w:color w:val="1A1A1A"/>
          <w:sz w:val="20"/>
          <w:szCs w:val="20"/>
          <w:shd w:val="clear" w:color="auto" w:fill="FFFFFF"/>
        </w:rPr>
        <w:t xml:space="preserve"> unique</w:t>
      </w:r>
      <w:r w:rsidR="00525801" w:rsidRPr="003752F7">
        <w:rPr>
          <w:color w:val="1A1A1A"/>
          <w:sz w:val="20"/>
          <w:szCs w:val="20"/>
          <w:shd w:val="clear" w:color="auto" w:fill="FFFFFF"/>
        </w:rPr>
        <w:t>ly brilliant Theologian and</w:t>
      </w:r>
      <w:r w:rsidR="00886B15" w:rsidRPr="003752F7">
        <w:rPr>
          <w:color w:val="1A1A1A"/>
          <w:sz w:val="20"/>
          <w:szCs w:val="20"/>
          <w:shd w:val="clear" w:color="auto" w:fill="FFFFFF"/>
        </w:rPr>
        <w:t xml:space="preserve"> thinker</w:t>
      </w:r>
      <w:r w:rsidRPr="003752F7">
        <w:rPr>
          <w:color w:val="1A1A1A"/>
          <w:sz w:val="20"/>
          <w:szCs w:val="20"/>
          <w:shd w:val="clear" w:color="auto" w:fill="FFFFFF"/>
        </w:rPr>
        <w:t xml:space="preserve"> who </w:t>
      </w:r>
      <w:r w:rsidR="00525801" w:rsidRPr="003752F7">
        <w:rPr>
          <w:color w:val="1A1A1A"/>
          <w:sz w:val="20"/>
          <w:szCs w:val="20"/>
          <w:shd w:val="clear" w:color="auto" w:fill="FFFFFF"/>
        </w:rPr>
        <w:t>borrowed heavily</w:t>
      </w:r>
      <w:r w:rsidRPr="003752F7">
        <w:rPr>
          <w:color w:val="1A1A1A"/>
          <w:sz w:val="20"/>
          <w:szCs w:val="20"/>
          <w:shd w:val="clear" w:color="auto" w:fill="FFFFFF"/>
        </w:rPr>
        <w:t xml:space="preserve"> from both</w:t>
      </w:r>
      <w:r w:rsidR="00525801" w:rsidRPr="003752F7">
        <w:rPr>
          <w:color w:val="1A1A1A"/>
          <w:sz w:val="20"/>
          <w:szCs w:val="20"/>
          <w:shd w:val="clear" w:color="auto" w:fill="FFFFFF"/>
        </w:rPr>
        <w:t xml:space="preserve"> Ibn Rushd (</w:t>
      </w:r>
      <w:r w:rsidRPr="003752F7">
        <w:rPr>
          <w:color w:val="1A1A1A"/>
          <w:sz w:val="20"/>
          <w:szCs w:val="20"/>
          <w:shd w:val="clear" w:color="auto" w:fill="FFFFFF"/>
        </w:rPr>
        <w:t>Averroës</w:t>
      </w:r>
      <w:r w:rsidR="00525801" w:rsidRPr="003752F7">
        <w:rPr>
          <w:color w:val="1A1A1A"/>
          <w:sz w:val="20"/>
          <w:szCs w:val="20"/>
          <w:shd w:val="clear" w:color="auto" w:fill="FFFFFF"/>
        </w:rPr>
        <w:t>)</w:t>
      </w:r>
      <w:r w:rsidR="00C12462" w:rsidRPr="003752F7">
        <w:rPr>
          <w:color w:val="1A1A1A"/>
          <w:sz w:val="20"/>
          <w:szCs w:val="20"/>
          <w:shd w:val="clear" w:color="auto" w:fill="FFFFFF"/>
        </w:rPr>
        <w:t xml:space="preserve"> </w:t>
      </w:r>
      <w:r w:rsidR="00C12462" w:rsidRPr="003752F7">
        <w:rPr>
          <w:rFonts w:asciiTheme="majorBidi" w:hAnsiTheme="majorBidi" w:cstheme="majorBidi"/>
          <w:sz w:val="20"/>
          <w:szCs w:val="20"/>
        </w:rPr>
        <w:t>(</w:t>
      </w:r>
      <w:r w:rsidR="00C12462" w:rsidRPr="003752F7">
        <w:rPr>
          <w:rFonts w:asciiTheme="majorBidi" w:hAnsiTheme="majorBidi" w:cstheme="majorBidi"/>
          <w:color w:val="000000"/>
          <w:sz w:val="20"/>
          <w:szCs w:val="20"/>
        </w:rPr>
        <w:t>d. 595/1198</w:t>
      </w:r>
      <w:r w:rsidR="00C12462" w:rsidRPr="003752F7">
        <w:rPr>
          <w:rFonts w:asciiTheme="majorBidi" w:hAnsiTheme="majorBidi" w:cstheme="majorBidi"/>
          <w:sz w:val="20"/>
          <w:szCs w:val="20"/>
        </w:rPr>
        <w:t>)</w:t>
      </w:r>
      <w:r w:rsidRPr="003752F7">
        <w:rPr>
          <w:color w:val="1A1A1A"/>
          <w:sz w:val="20"/>
          <w:szCs w:val="20"/>
          <w:shd w:val="clear" w:color="auto" w:fill="FFFFFF"/>
        </w:rPr>
        <w:t xml:space="preserve"> and Avicenna.</w:t>
      </w:r>
    </w:p>
    <w:p w14:paraId="116E2821" w14:textId="6603FD81" w:rsidR="00F766F7" w:rsidRPr="003752F7" w:rsidRDefault="00F766F7" w:rsidP="00F766F7">
      <w:pPr>
        <w:rPr>
          <w:sz w:val="20"/>
          <w:szCs w:val="20"/>
        </w:rPr>
      </w:pPr>
      <w:r w:rsidRPr="003752F7">
        <w:rPr>
          <w:rFonts w:asciiTheme="majorBidi" w:hAnsiTheme="majorBidi" w:cstheme="majorBidi"/>
          <w:color w:val="222222"/>
          <w:sz w:val="20"/>
          <w:szCs w:val="20"/>
          <w:shd w:val="clear" w:color="auto" w:fill="FFFFFF"/>
        </w:rPr>
        <w:t xml:space="preserve">    I</w:t>
      </w:r>
      <w:r w:rsidRPr="003752F7">
        <w:rPr>
          <w:color w:val="1A1A1A"/>
          <w:sz w:val="20"/>
          <w:szCs w:val="20"/>
          <w:shd w:val="clear" w:color="auto" w:fill="FFFFFF"/>
        </w:rPr>
        <w:t xml:space="preserve">bn Sīnā did make critical mistakes in </w:t>
      </w:r>
      <w:r w:rsidR="00CA3F62" w:rsidRPr="003752F7">
        <w:rPr>
          <w:color w:val="1A1A1A"/>
          <w:sz w:val="20"/>
          <w:szCs w:val="20"/>
          <w:shd w:val="clear" w:color="auto" w:fill="FFFFFF"/>
        </w:rPr>
        <w:t>Divinity</w:t>
      </w:r>
      <w:r w:rsidRPr="003752F7">
        <w:rPr>
          <w:color w:val="1A1A1A"/>
          <w:sz w:val="20"/>
          <w:szCs w:val="20"/>
          <w:shd w:val="clear" w:color="auto" w:fill="FFFFFF"/>
        </w:rPr>
        <w:t>, Metaphysics, and Cosmology, but these were largely set right in the Corrective Tradition</w:t>
      </w:r>
      <w:r w:rsidR="00C12462" w:rsidRPr="003752F7">
        <w:rPr>
          <w:color w:val="1A1A1A"/>
          <w:sz w:val="20"/>
          <w:szCs w:val="20"/>
          <w:shd w:val="clear" w:color="auto" w:fill="FFFFFF"/>
        </w:rPr>
        <w:t xml:space="preserve">, which sought to </w:t>
      </w:r>
      <w:r w:rsidR="00BC3FA2" w:rsidRPr="003752F7">
        <w:rPr>
          <w:color w:val="1A1A1A"/>
          <w:sz w:val="20"/>
          <w:szCs w:val="20"/>
          <w:shd w:val="clear" w:color="auto" w:fill="FFFFFF"/>
        </w:rPr>
        <w:t xml:space="preserve">rehabilitate Ibn Sīnā systematically. </w:t>
      </w:r>
      <w:r w:rsidRPr="003752F7">
        <w:rPr>
          <w:color w:val="1A1A1A"/>
          <w:sz w:val="20"/>
          <w:szCs w:val="20"/>
          <w:shd w:val="clear" w:color="auto" w:fill="FFFFFF"/>
        </w:rPr>
        <w:t xml:space="preserve">Moreover, just as it may be said metaphorically that there was not one Aristotle or just one Plato but many Aristotles and many Platos, so also were there </w:t>
      </w:r>
      <w:r w:rsidR="00CD1804" w:rsidRPr="003752F7">
        <w:rPr>
          <w:color w:val="1A1A1A"/>
          <w:sz w:val="20"/>
          <w:szCs w:val="20"/>
          <w:shd w:val="clear" w:color="auto" w:fill="FFFFFF"/>
        </w:rPr>
        <w:t xml:space="preserve">many, </w:t>
      </w:r>
      <w:r w:rsidRPr="003752F7">
        <w:rPr>
          <w:color w:val="1A1A1A"/>
          <w:sz w:val="20"/>
          <w:szCs w:val="20"/>
          <w:shd w:val="clear" w:color="auto" w:fill="FFFFFF"/>
        </w:rPr>
        <w:t>various</w:t>
      </w:r>
      <w:r w:rsidR="00CD1804" w:rsidRPr="003752F7">
        <w:rPr>
          <w:color w:val="1A1A1A"/>
          <w:sz w:val="20"/>
          <w:szCs w:val="20"/>
          <w:shd w:val="clear" w:color="auto" w:fill="FFFFFF"/>
        </w:rPr>
        <w:t>,</w:t>
      </w:r>
      <w:r w:rsidRPr="003752F7">
        <w:rPr>
          <w:color w:val="1A1A1A"/>
          <w:sz w:val="20"/>
          <w:szCs w:val="20"/>
          <w:shd w:val="clear" w:color="auto" w:fill="FFFFFF"/>
        </w:rPr>
        <w:t xml:space="preserve"> and diverse </w:t>
      </w:r>
      <w:r w:rsidRPr="003752F7">
        <w:rPr>
          <w:rFonts w:asciiTheme="majorBidi" w:hAnsiTheme="majorBidi" w:cstheme="majorBidi"/>
          <w:color w:val="222222"/>
          <w:sz w:val="20"/>
          <w:szCs w:val="20"/>
          <w:shd w:val="clear" w:color="auto" w:fill="FFFFFF"/>
        </w:rPr>
        <w:t>I</w:t>
      </w:r>
      <w:r w:rsidRPr="003752F7">
        <w:rPr>
          <w:color w:val="1A1A1A"/>
          <w:sz w:val="20"/>
          <w:szCs w:val="20"/>
          <w:shd w:val="clear" w:color="auto" w:fill="FFFFFF"/>
        </w:rPr>
        <w:t>bn Sīnās. In this vein, it is said by some students of Ibn Sīnā that his most problematic fallacies belong</w:t>
      </w:r>
      <w:r w:rsidR="00CD1804" w:rsidRPr="003752F7">
        <w:rPr>
          <w:color w:val="1A1A1A"/>
          <w:sz w:val="20"/>
          <w:szCs w:val="20"/>
          <w:shd w:val="clear" w:color="auto" w:fill="FFFFFF"/>
        </w:rPr>
        <w:t xml:space="preserve">ed </w:t>
      </w:r>
      <w:r w:rsidRPr="003752F7">
        <w:rPr>
          <w:color w:val="1A1A1A"/>
          <w:sz w:val="20"/>
          <w:szCs w:val="20"/>
          <w:shd w:val="clear" w:color="auto" w:fill="FFFFFF"/>
        </w:rPr>
        <w:t xml:space="preserve">to the “middle </w:t>
      </w:r>
      <w:r w:rsidRPr="003752F7">
        <w:rPr>
          <w:rFonts w:asciiTheme="majorBidi" w:hAnsiTheme="majorBidi" w:cstheme="majorBidi"/>
          <w:color w:val="222222"/>
          <w:sz w:val="20"/>
          <w:szCs w:val="20"/>
          <w:shd w:val="clear" w:color="auto" w:fill="FFFFFF"/>
        </w:rPr>
        <w:t>I</w:t>
      </w:r>
      <w:r w:rsidRPr="003752F7">
        <w:rPr>
          <w:color w:val="1A1A1A"/>
          <w:sz w:val="20"/>
          <w:szCs w:val="20"/>
          <w:shd w:val="clear" w:color="auto" w:fill="FFFFFF"/>
        </w:rPr>
        <w:t>bn Sīnā,” while his beliefs were generally sound during his early and late periods. It must be emphasized that Ibn Sīnā loved Islam and was devoted to it. He</w:t>
      </w:r>
      <w:r w:rsidRPr="003752F7">
        <w:rPr>
          <w:rFonts w:asciiTheme="majorBidi" w:hAnsiTheme="majorBidi" w:cstheme="majorBidi"/>
          <w:color w:val="222222"/>
          <w:sz w:val="20"/>
          <w:szCs w:val="20"/>
          <w:shd w:val="clear" w:color="auto" w:fill="FFFFFF"/>
        </w:rPr>
        <w:t xml:space="preserve"> was never cynical about the Prophet </w:t>
      </w:r>
      <w:r w:rsidR="00302580" w:rsidRPr="003752F7">
        <w:rPr>
          <w:rFonts w:asciiTheme="majorBidi" w:hAnsiTheme="majorBidi" w:cstheme="majorBidi"/>
          <w:color w:val="222222"/>
          <w:sz w:val="20"/>
          <w:szCs w:val="20"/>
          <w:shd w:val="clear" w:color="auto" w:fill="FFFFFF"/>
        </w:rPr>
        <w:t xml:space="preserve">or his teachings, </w:t>
      </w:r>
      <w:r w:rsidRPr="003752F7">
        <w:rPr>
          <w:rFonts w:asciiTheme="majorBidi" w:hAnsiTheme="majorBidi" w:cstheme="majorBidi"/>
          <w:color w:val="222222"/>
          <w:sz w:val="20"/>
          <w:szCs w:val="20"/>
          <w:shd w:val="clear" w:color="auto" w:fill="FFFFFF"/>
        </w:rPr>
        <w:t xml:space="preserve">nor </w:t>
      </w:r>
      <w:r w:rsidR="00302580" w:rsidRPr="003752F7">
        <w:rPr>
          <w:rFonts w:asciiTheme="majorBidi" w:hAnsiTheme="majorBidi" w:cstheme="majorBidi"/>
          <w:color w:val="222222"/>
          <w:sz w:val="20"/>
          <w:szCs w:val="20"/>
          <w:shd w:val="clear" w:color="auto" w:fill="FFFFFF"/>
        </w:rPr>
        <w:t xml:space="preserve">did he </w:t>
      </w:r>
      <w:r w:rsidRPr="003752F7">
        <w:rPr>
          <w:rFonts w:asciiTheme="majorBidi" w:hAnsiTheme="majorBidi" w:cstheme="majorBidi"/>
          <w:color w:val="222222"/>
          <w:sz w:val="20"/>
          <w:szCs w:val="20"/>
          <w:shd w:val="clear" w:color="auto" w:fill="FFFFFF"/>
        </w:rPr>
        <w:t xml:space="preserve">ever doubt </w:t>
      </w:r>
      <w:r w:rsidR="00302580" w:rsidRPr="003752F7">
        <w:rPr>
          <w:rFonts w:asciiTheme="majorBidi" w:hAnsiTheme="majorBidi" w:cstheme="majorBidi"/>
          <w:color w:val="222222"/>
          <w:sz w:val="20"/>
          <w:szCs w:val="20"/>
          <w:shd w:val="clear" w:color="auto" w:fill="FFFFFF"/>
        </w:rPr>
        <w:t>the Prophet’s</w:t>
      </w:r>
      <w:r w:rsidRPr="003752F7">
        <w:rPr>
          <w:rFonts w:asciiTheme="majorBidi" w:hAnsiTheme="majorBidi" w:cstheme="majorBidi"/>
          <w:color w:val="222222"/>
          <w:sz w:val="20"/>
          <w:szCs w:val="20"/>
          <w:shd w:val="clear" w:color="auto" w:fill="FFFFFF"/>
        </w:rPr>
        <w:t xml:space="preserve"> singular greatness among human beings. Ibn </w:t>
      </w:r>
      <w:r w:rsidRPr="003752F7">
        <w:rPr>
          <w:color w:val="1A1A1A"/>
          <w:sz w:val="20"/>
          <w:szCs w:val="20"/>
          <w:shd w:val="clear" w:color="auto" w:fill="FFFFFF"/>
        </w:rPr>
        <w:t>Sīnā</w:t>
      </w:r>
      <w:r w:rsidRPr="003752F7">
        <w:rPr>
          <w:rFonts w:asciiTheme="majorBidi" w:hAnsiTheme="majorBidi" w:cstheme="majorBidi"/>
          <w:color w:val="222222"/>
          <w:sz w:val="20"/>
          <w:szCs w:val="20"/>
          <w:shd w:val="clear" w:color="auto" w:fill="FFFFFF"/>
        </w:rPr>
        <w:t xml:space="preserve"> did not take his own personal faith lightly. Although the Sh</w:t>
      </w:r>
      <w:r w:rsidRPr="003752F7">
        <w:rPr>
          <w:rFonts w:asciiTheme="majorBidi" w:hAnsiTheme="majorBidi" w:cstheme="majorBidi"/>
          <w:sz w:val="20"/>
          <w:szCs w:val="20"/>
        </w:rPr>
        <w:t>ī</w:t>
      </w:r>
      <w:r w:rsidRPr="003752F7">
        <w:rPr>
          <w:rFonts w:asciiTheme="majorBidi" w:hAnsiTheme="majorBidi" w:cstheme="majorBidi"/>
          <w:color w:val="222222"/>
          <w:sz w:val="20"/>
          <w:szCs w:val="20"/>
          <w:shd w:val="clear" w:color="auto" w:fill="FFFFFF"/>
        </w:rPr>
        <w:t xml:space="preserve">‘a like to claim </w:t>
      </w:r>
      <w:r w:rsidRPr="003752F7">
        <w:rPr>
          <w:color w:val="1A1A1A"/>
          <w:sz w:val="20"/>
          <w:szCs w:val="20"/>
          <w:shd w:val="clear" w:color="auto" w:fill="FFFFFF"/>
        </w:rPr>
        <w:t>Ibn Sīnā</w:t>
      </w:r>
      <w:r w:rsidRPr="003752F7">
        <w:rPr>
          <w:rFonts w:asciiTheme="majorBidi" w:hAnsiTheme="majorBidi" w:cstheme="majorBidi"/>
          <w:color w:val="222222"/>
          <w:sz w:val="20"/>
          <w:szCs w:val="20"/>
          <w:shd w:val="clear" w:color="auto" w:fill="FFFFFF"/>
        </w:rPr>
        <w:t xml:space="preserve"> for their own, he was clearly a </w:t>
      </w:r>
      <w:r w:rsidRPr="003752F7">
        <w:rPr>
          <w:rFonts w:asciiTheme="majorBidi" w:hAnsiTheme="majorBidi" w:cstheme="majorBidi"/>
          <w:sz w:val="20"/>
          <w:szCs w:val="20"/>
        </w:rPr>
        <w:t>Ḥ</w:t>
      </w:r>
      <w:r w:rsidRPr="003752F7">
        <w:rPr>
          <w:rFonts w:asciiTheme="majorBidi" w:hAnsiTheme="majorBidi" w:cstheme="majorBidi"/>
          <w:color w:val="222222"/>
          <w:sz w:val="20"/>
          <w:szCs w:val="20"/>
          <w:shd w:val="clear" w:color="auto" w:fill="FFFFFF"/>
        </w:rPr>
        <w:t>anaf</w:t>
      </w:r>
      <w:r w:rsidRPr="003752F7">
        <w:rPr>
          <w:rFonts w:asciiTheme="majorBidi" w:hAnsiTheme="majorBidi" w:cstheme="majorBidi"/>
          <w:sz w:val="20"/>
          <w:szCs w:val="20"/>
        </w:rPr>
        <w:t>ī</w:t>
      </w:r>
      <w:r w:rsidRPr="003752F7">
        <w:rPr>
          <w:rFonts w:asciiTheme="majorBidi" w:hAnsiTheme="majorBidi" w:cstheme="majorBidi"/>
          <w:color w:val="222222"/>
          <w:sz w:val="20"/>
          <w:szCs w:val="20"/>
          <w:shd w:val="clear" w:color="auto" w:fill="FFFFFF"/>
        </w:rPr>
        <w:t xml:space="preserve"> Sunn</w:t>
      </w:r>
      <w:r w:rsidRPr="003752F7">
        <w:rPr>
          <w:rFonts w:asciiTheme="majorBidi" w:hAnsiTheme="majorBidi" w:cstheme="majorBidi"/>
          <w:sz w:val="20"/>
          <w:szCs w:val="20"/>
        </w:rPr>
        <w:t xml:space="preserve">ī with </w:t>
      </w:r>
      <w:r w:rsidR="006B782C" w:rsidRPr="003752F7">
        <w:rPr>
          <w:rFonts w:asciiTheme="majorBidi" w:hAnsiTheme="majorBidi" w:cstheme="majorBidi"/>
          <w:sz w:val="20"/>
          <w:szCs w:val="20"/>
        </w:rPr>
        <w:t xml:space="preserve">certain </w:t>
      </w:r>
      <w:r w:rsidRPr="003752F7">
        <w:rPr>
          <w:rFonts w:asciiTheme="majorBidi" w:hAnsiTheme="majorBidi" w:cstheme="majorBidi"/>
          <w:sz w:val="20"/>
          <w:szCs w:val="20"/>
        </w:rPr>
        <w:t>Mu‘tazilī leanings, as was typical of</w:t>
      </w:r>
      <w:r w:rsidR="006B782C" w:rsidRPr="003752F7">
        <w:rPr>
          <w:rFonts w:asciiTheme="majorBidi" w:hAnsiTheme="majorBidi" w:cstheme="majorBidi"/>
          <w:sz w:val="20"/>
          <w:szCs w:val="20"/>
        </w:rPr>
        <w:t xml:space="preserve"> Ḥ</w:t>
      </w:r>
      <w:r w:rsidR="006B782C" w:rsidRPr="003752F7">
        <w:rPr>
          <w:rFonts w:asciiTheme="majorBidi" w:hAnsiTheme="majorBidi" w:cstheme="majorBidi"/>
          <w:color w:val="222222"/>
          <w:sz w:val="20"/>
          <w:szCs w:val="20"/>
          <w:shd w:val="clear" w:color="auto" w:fill="FFFFFF"/>
        </w:rPr>
        <w:t>anaf</w:t>
      </w:r>
      <w:r w:rsidR="006B782C" w:rsidRPr="003752F7">
        <w:rPr>
          <w:rFonts w:asciiTheme="majorBidi" w:hAnsiTheme="majorBidi" w:cstheme="majorBidi"/>
          <w:sz w:val="20"/>
          <w:szCs w:val="20"/>
        </w:rPr>
        <w:t>īs</w:t>
      </w:r>
      <w:r w:rsidRPr="003752F7">
        <w:rPr>
          <w:rFonts w:asciiTheme="majorBidi" w:hAnsiTheme="majorBidi" w:cstheme="majorBidi"/>
          <w:sz w:val="20"/>
          <w:szCs w:val="20"/>
        </w:rPr>
        <w:t xml:space="preserve"> </w:t>
      </w:r>
      <w:r w:rsidR="006B782C" w:rsidRPr="003752F7">
        <w:rPr>
          <w:rFonts w:asciiTheme="majorBidi" w:hAnsiTheme="majorBidi" w:cstheme="majorBidi"/>
          <w:sz w:val="20"/>
          <w:szCs w:val="20"/>
        </w:rPr>
        <w:t xml:space="preserve">in </w:t>
      </w:r>
      <w:r w:rsidRPr="003752F7">
        <w:rPr>
          <w:rFonts w:asciiTheme="majorBidi" w:hAnsiTheme="majorBidi" w:cstheme="majorBidi"/>
          <w:sz w:val="20"/>
          <w:szCs w:val="20"/>
        </w:rPr>
        <w:t xml:space="preserve">his time. </w:t>
      </w:r>
      <w:r w:rsidRPr="003752F7">
        <w:rPr>
          <w:color w:val="1A1A1A"/>
          <w:sz w:val="20"/>
          <w:szCs w:val="20"/>
          <w:shd w:val="clear" w:color="auto" w:fill="FFFFFF"/>
        </w:rPr>
        <w:t xml:space="preserve">Ibn Sīnā insisted that he </w:t>
      </w:r>
      <w:r w:rsidRPr="003752F7">
        <w:rPr>
          <w:rFonts w:asciiTheme="majorBidi" w:hAnsiTheme="majorBidi" w:cstheme="majorBidi"/>
          <w:color w:val="222222"/>
          <w:sz w:val="20"/>
          <w:szCs w:val="20"/>
          <w:shd w:val="clear" w:color="auto" w:fill="FFFFFF"/>
        </w:rPr>
        <w:t>was</w:t>
      </w:r>
      <w:r w:rsidRPr="003752F7">
        <w:rPr>
          <w:sz w:val="20"/>
          <w:szCs w:val="20"/>
        </w:rPr>
        <w:t xml:space="preserve"> a sincere Muslim and was sensitive to any charges of heresy directed against him. In one of his personal four-verse (</w:t>
      </w:r>
      <w:r w:rsidRPr="003752F7">
        <w:rPr>
          <w:i/>
          <w:iCs/>
          <w:sz w:val="20"/>
          <w:szCs w:val="20"/>
        </w:rPr>
        <w:t>rub</w:t>
      </w:r>
      <w:r w:rsidRPr="003752F7">
        <w:rPr>
          <w:rFonts w:asciiTheme="majorBidi" w:hAnsiTheme="majorBidi" w:cstheme="majorBidi"/>
          <w:i/>
          <w:iCs/>
          <w:sz w:val="20"/>
          <w:szCs w:val="20"/>
        </w:rPr>
        <w:t>ā</w:t>
      </w:r>
      <w:r w:rsidRPr="003752F7">
        <w:rPr>
          <w:i/>
          <w:iCs/>
          <w:sz w:val="20"/>
          <w:szCs w:val="20"/>
        </w:rPr>
        <w:t>‘</w:t>
      </w:r>
      <w:r w:rsidRPr="003752F7">
        <w:rPr>
          <w:rFonts w:asciiTheme="majorBidi" w:hAnsiTheme="majorBidi" w:cstheme="majorBidi"/>
          <w:i/>
          <w:iCs/>
          <w:sz w:val="20"/>
          <w:szCs w:val="20"/>
        </w:rPr>
        <w:t>ī</w:t>
      </w:r>
      <w:r w:rsidRPr="003752F7">
        <w:rPr>
          <w:sz w:val="20"/>
          <w:szCs w:val="20"/>
        </w:rPr>
        <w:t>) poems in Persian,</w:t>
      </w:r>
      <w:r w:rsidRPr="003752F7">
        <w:rPr>
          <w:rFonts w:asciiTheme="majorBidi" w:hAnsiTheme="majorBidi" w:cstheme="majorBidi"/>
          <w:color w:val="222222"/>
          <w:sz w:val="20"/>
          <w:szCs w:val="20"/>
          <w:shd w:val="clear" w:color="auto" w:fill="FFFFFF"/>
        </w:rPr>
        <w:t xml:space="preserve"> I</w:t>
      </w:r>
      <w:r w:rsidRPr="003752F7">
        <w:rPr>
          <w:color w:val="1A1A1A"/>
          <w:sz w:val="20"/>
          <w:szCs w:val="20"/>
          <w:shd w:val="clear" w:color="auto" w:fill="FFFFFF"/>
        </w:rPr>
        <w:t>bn Sīnā</w:t>
      </w:r>
      <w:r w:rsidRPr="003752F7">
        <w:rPr>
          <w:sz w:val="20"/>
          <w:szCs w:val="20"/>
        </w:rPr>
        <w:t xml:space="preserve"> asserted in his own defense:</w:t>
      </w:r>
    </w:p>
    <w:p w14:paraId="4A0621B3" w14:textId="77777777" w:rsidR="00F766F7" w:rsidRPr="003752F7" w:rsidRDefault="00F766F7" w:rsidP="00F766F7">
      <w:pPr>
        <w:jc w:val="center"/>
        <w:rPr>
          <w:sz w:val="20"/>
          <w:szCs w:val="20"/>
        </w:rPr>
      </w:pPr>
      <w:r w:rsidRPr="003752F7">
        <w:rPr>
          <w:sz w:val="20"/>
          <w:szCs w:val="20"/>
        </w:rPr>
        <w:t>It is no trifling or easy matter to call me a disbeliever.</w:t>
      </w:r>
    </w:p>
    <w:p w14:paraId="6847B434" w14:textId="77777777" w:rsidR="00F766F7" w:rsidRPr="003752F7" w:rsidRDefault="00F766F7" w:rsidP="00F766F7">
      <w:pPr>
        <w:jc w:val="center"/>
        <w:rPr>
          <w:sz w:val="20"/>
          <w:szCs w:val="20"/>
        </w:rPr>
      </w:pPr>
      <w:r w:rsidRPr="003752F7">
        <w:rPr>
          <w:sz w:val="20"/>
          <w:szCs w:val="20"/>
        </w:rPr>
        <w:t>No belief in religion is firmer than my own belief.</w:t>
      </w:r>
    </w:p>
    <w:p w14:paraId="21D9297A" w14:textId="77777777" w:rsidR="00F766F7" w:rsidRPr="003752F7" w:rsidRDefault="00F766F7" w:rsidP="00F766F7">
      <w:pPr>
        <w:jc w:val="center"/>
        <w:rPr>
          <w:sz w:val="20"/>
          <w:szCs w:val="20"/>
        </w:rPr>
      </w:pPr>
      <w:r w:rsidRPr="003752F7">
        <w:rPr>
          <w:sz w:val="20"/>
          <w:szCs w:val="20"/>
        </w:rPr>
        <w:t xml:space="preserve">In the whole world, I am the singular man of my time: And, if I am a disbeliever: </w:t>
      </w:r>
    </w:p>
    <w:p w14:paraId="2318E718" w14:textId="77777777" w:rsidR="00F766F7" w:rsidRPr="003752F7" w:rsidRDefault="00F766F7" w:rsidP="00F766F7">
      <w:pPr>
        <w:jc w:val="center"/>
        <w:rPr>
          <w:sz w:val="20"/>
          <w:szCs w:val="20"/>
        </w:rPr>
      </w:pPr>
      <w:r w:rsidRPr="003752F7">
        <w:rPr>
          <w:sz w:val="20"/>
          <w:szCs w:val="20"/>
        </w:rPr>
        <w:t>Then there is not a single Muslim anywhere in the world</w:t>
      </w:r>
      <w:r w:rsidRPr="003752F7">
        <w:rPr>
          <w:color w:val="1A1A1A"/>
          <w:sz w:val="20"/>
          <w:szCs w:val="20"/>
          <w:shd w:val="clear" w:color="auto" w:fill="FFFFFF"/>
        </w:rPr>
        <w:t>.</w:t>
      </w:r>
    </w:p>
    <w:p w14:paraId="0D6638EC" w14:textId="77777777" w:rsidR="00F766F7" w:rsidRPr="003752F7" w:rsidRDefault="00F766F7" w:rsidP="00F766F7">
      <w:pPr>
        <w:jc w:val="center"/>
        <w:rPr>
          <w:i/>
          <w:iCs/>
          <w:color w:val="1A1A1A"/>
          <w:sz w:val="20"/>
          <w:szCs w:val="20"/>
          <w:shd w:val="clear" w:color="auto" w:fill="FFFFFF"/>
        </w:rPr>
      </w:pPr>
      <w:r w:rsidRPr="003752F7">
        <w:rPr>
          <w:i/>
          <w:iCs/>
          <w:color w:val="1A1A1A"/>
          <w:sz w:val="20"/>
          <w:szCs w:val="20"/>
          <w:shd w:val="clear" w:color="auto" w:fill="FFFFFF"/>
        </w:rPr>
        <w:t>Kofr ch</w:t>
      </w:r>
      <w:r w:rsidRPr="003752F7">
        <w:rPr>
          <w:rFonts w:asciiTheme="majorBidi" w:hAnsiTheme="majorBidi" w:cstheme="majorBidi"/>
          <w:i/>
          <w:iCs/>
          <w:color w:val="000000" w:themeColor="text1"/>
          <w:sz w:val="20"/>
          <w:szCs w:val="20"/>
        </w:rPr>
        <w:t>ō</w:t>
      </w:r>
      <w:r w:rsidRPr="003752F7">
        <w:rPr>
          <w:i/>
          <w:iCs/>
          <w:color w:val="1A1A1A"/>
          <w:sz w:val="20"/>
          <w:szCs w:val="20"/>
          <w:shd w:val="clear" w:color="auto" w:fill="FFFFFF"/>
        </w:rPr>
        <w:t xml:space="preserve"> man</w:t>
      </w:r>
      <w:r w:rsidRPr="003752F7">
        <w:rPr>
          <w:rFonts w:asciiTheme="majorBidi" w:hAnsiTheme="majorBidi" w:cstheme="majorBidi"/>
          <w:i/>
          <w:iCs/>
          <w:sz w:val="20"/>
          <w:szCs w:val="20"/>
        </w:rPr>
        <w:t>ī</w:t>
      </w:r>
      <w:r w:rsidRPr="003752F7">
        <w:rPr>
          <w:i/>
          <w:iCs/>
          <w:color w:val="1A1A1A"/>
          <w:sz w:val="20"/>
          <w:szCs w:val="20"/>
          <w:shd w:val="clear" w:color="auto" w:fill="FFFFFF"/>
        </w:rPr>
        <w:t xml:space="preserve"> gaz</w:t>
      </w:r>
      <w:r w:rsidRPr="003752F7">
        <w:rPr>
          <w:rFonts w:asciiTheme="majorBidi" w:hAnsiTheme="majorBidi" w:cstheme="majorBidi"/>
          <w:i/>
          <w:iCs/>
          <w:sz w:val="20"/>
          <w:szCs w:val="20"/>
        </w:rPr>
        <w:t>ā</w:t>
      </w:r>
      <w:r w:rsidRPr="003752F7">
        <w:rPr>
          <w:i/>
          <w:iCs/>
          <w:color w:val="1A1A1A"/>
          <w:sz w:val="20"/>
          <w:szCs w:val="20"/>
          <w:shd w:val="clear" w:color="auto" w:fill="FFFFFF"/>
        </w:rPr>
        <w:t xml:space="preserve">f </w:t>
      </w:r>
      <w:r w:rsidRPr="003752F7">
        <w:rPr>
          <w:rFonts w:asciiTheme="majorBidi" w:hAnsiTheme="majorBidi" w:cstheme="majorBidi"/>
          <w:i/>
          <w:iCs/>
          <w:color w:val="000000" w:themeColor="text1"/>
          <w:sz w:val="20"/>
          <w:szCs w:val="20"/>
        </w:rPr>
        <w:t>ō</w:t>
      </w:r>
      <w:r w:rsidRPr="003752F7">
        <w:rPr>
          <w:i/>
          <w:iCs/>
          <w:color w:val="1A1A1A"/>
          <w:sz w:val="20"/>
          <w:szCs w:val="20"/>
          <w:shd w:val="clear" w:color="auto" w:fill="FFFFFF"/>
        </w:rPr>
        <w:t xml:space="preserve"> </w:t>
      </w:r>
      <w:r w:rsidRPr="003752F7">
        <w:rPr>
          <w:rFonts w:asciiTheme="majorBidi" w:hAnsiTheme="majorBidi" w:cstheme="majorBidi"/>
          <w:i/>
          <w:iCs/>
          <w:sz w:val="20"/>
          <w:szCs w:val="20"/>
        </w:rPr>
        <w:t>ā</w:t>
      </w:r>
      <w:r w:rsidRPr="003752F7">
        <w:rPr>
          <w:i/>
          <w:iCs/>
          <w:color w:val="1A1A1A"/>
          <w:sz w:val="20"/>
          <w:szCs w:val="20"/>
          <w:shd w:val="clear" w:color="auto" w:fill="FFFFFF"/>
        </w:rPr>
        <w:t>s</w:t>
      </w:r>
      <w:r w:rsidRPr="003752F7">
        <w:rPr>
          <w:rFonts w:asciiTheme="majorBidi" w:hAnsiTheme="majorBidi" w:cstheme="majorBidi"/>
          <w:i/>
          <w:iCs/>
          <w:sz w:val="20"/>
          <w:szCs w:val="20"/>
        </w:rPr>
        <w:t>ā</w:t>
      </w:r>
      <w:r w:rsidRPr="003752F7">
        <w:rPr>
          <w:i/>
          <w:iCs/>
          <w:color w:val="1A1A1A"/>
          <w:sz w:val="20"/>
          <w:szCs w:val="20"/>
          <w:shd w:val="clear" w:color="auto" w:fill="FFFFFF"/>
        </w:rPr>
        <w:t>n nabuad.</w:t>
      </w:r>
    </w:p>
    <w:p w14:paraId="25A267DD" w14:textId="77777777" w:rsidR="00F766F7" w:rsidRPr="003752F7" w:rsidRDefault="00F766F7" w:rsidP="00F766F7">
      <w:pPr>
        <w:jc w:val="center"/>
        <w:rPr>
          <w:i/>
          <w:iCs/>
          <w:color w:val="1A1A1A"/>
          <w:sz w:val="20"/>
          <w:szCs w:val="20"/>
          <w:shd w:val="clear" w:color="auto" w:fill="FFFFFF"/>
        </w:rPr>
      </w:pPr>
      <w:r w:rsidRPr="003752F7">
        <w:rPr>
          <w:i/>
          <w:iCs/>
          <w:color w:val="1A1A1A"/>
          <w:sz w:val="20"/>
          <w:szCs w:val="20"/>
          <w:shd w:val="clear" w:color="auto" w:fill="FFFFFF"/>
        </w:rPr>
        <w:t>Ma</w:t>
      </w:r>
      <w:r w:rsidRPr="003752F7">
        <w:rPr>
          <w:rFonts w:asciiTheme="majorBidi" w:hAnsiTheme="majorBidi" w:cstheme="majorBidi"/>
          <w:i/>
          <w:iCs/>
          <w:sz w:val="20"/>
          <w:szCs w:val="20"/>
        </w:rPr>
        <w:t>ḥ</w:t>
      </w:r>
      <w:r w:rsidRPr="003752F7">
        <w:rPr>
          <w:i/>
          <w:iCs/>
          <w:color w:val="1A1A1A"/>
          <w:sz w:val="20"/>
          <w:szCs w:val="20"/>
          <w:shd w:val="clear" w:color="auto" w:fill="FFFFFF"/>
        </w:rPr>
        <w:t xml:space="preserve">kam tar az </w:t>
      </w:r>
      <w:r w:rsidRPr="003752F7">
        <w:rPr>
          <w:rFonts w:asciiTheme="majorBidi" w:hAnsiTheme="majorBidi" w:cstheme="majorBidi"/>
          <w:i/>
          <w:iCs/>
          <w:sz w:val="20"/>
          <w:szCs w:val="20"/>
        </w:rPr>
        <w:t>ī</w:t>
      </w:r>
      <w:r w:rsidRPr="003752F7">
        <w:rPr>
          <w:i/>
          <w:iCs/>
          <w:color w:val="1A1A1A"/>
          <w:sz w:val="20"/>
          <w:szCs w:val="20"/>
          <w:shd w:val="clear" w:color="auto" w:fill="FFFFFF"/>
        </w:rPr>
        <w:t>m</w:t>
      </w:r>
      <w:r w:rsidRPr="003752F7">
        <w:rPr>
          <w:rFonts w:asciiTheme="majorBidi" w:hAnsiTheme="majorBidi" w:cstheme="majorBidi"/>
          <w:i/>
          <w:iCs/>
          <w:sz w:val="20"/>
          <w:szCs w:val="20"/>
        </w:rPr>
        <w:t>ā</w:t>
      </w:r>
      <w:r w:rsidRPr="003752F7">
        <w:rPr>
          <w:i/>
          <w:iCs/>
          <w:color w:val="1A1A1A"/>
          <w:sz w:val="20"/>
          <w:szCs w:val="20"/>
          <w:shd w:val="clear" w:color="auto" w:fill="FFFFFF"/>
        </w:rPr>
        <w:t xml:space="preserve">n-e man </w:t>
      </w:r>
      <w:r w:rsidRPr="003752F7">
        <w:rPr>
          <w:rFonts w:asciiTheme="majorBidi" w:hAnsiTheme="majorBidi" w:cstheme="majorBidi"/>
          <w:i/>
          <w:iCs/>
          <w:sz w:val="20"/>
          <w:szCs w:val="20"/>
        </w:rPr>
        <w:t>ī</w:t>
      </w:r>
      <w:r w:rsidRPr="003752F7">
        <w:rPr>
          <w:i/>
          <w:iCs/>
          <w:color w:val="1A1A1A"/>
          <w:sz w:val="20"/>
          <w:szCs w:val="20"/>
          <w:shd w:val="clear" w:color="auto" w:fill="FFFFFF"/>
        </w:rPr>
        <w:t>m</w:t>
      </w:r>
      <w:r w:rsidRPr="003752F7">
        <w:rPr>
          <w:rFonts w:asciiTheme="majorBidi" w:hAnsiTheme="majorBidi" w:cstheme="majorBidi"/>
          <w:i/>
          <w:iCs/>
          <w:sz w:val="20"/>
          <w:szCs w:val="20"/>
        </w:rPr>
        <w:t>ā</w:t>
      </w:r>
      <w:r w:rsidRPr="003752F7">
        <w:rPr>
          <w:i/>
          <w:iCs/>
          <w:color w:val="1A1A1A"/>
          <w:sz w:val="20"/>
          <w:szCs w:val="20"/>
          <w:shd w:val="clear" w:color="auto" w:fill="FFFFFF"/>
        </w:rPr>
        <w:t>n nabuad.</w:t>
      </w:r>
    </w:p>
    <w:p w14:paraId="6277509D" w14:textId="33D30E3B" w:rsidR="00F766F7" w:rsidRPr="003752F7" w:rsidRDefault="00F766F7" w:rsidP="00F766F7">
      <w:pPr>
        <w:jc w:val="center"/>
        <w:rPr>
          <w:i/>
          <w:iCs/>
          <w:color w:val="1A1A1A"/>
          <w:sz w:val="20"/>
          <w:szCs w:val="20"/>
          <w:shd w:val="clear" w:color="auto" w:fill="FFFFFF"/>
        </w:rPr>
      </w:pPr>
      <w:r w:rsidRPr="003752F7">
        <w:rPr>
          <w:i/>
          <w:iCs/>
          <w:color w:val="1A1A1A"/>
          <w:sz w:val="20"/>
          <w:szCs w:val="20"/>
          <w:shd w:val="clear" w:color="auto" w:fill="FFFFFF"/>
        </w:rPr>
        <w:t>Dar dahr ch</w:t>
      </w:r>
      <w:r w:rsidRPr="003752F7">
        <w:rPr>
          <w:rFonts w:asciiTheme="majorBidi" w:hAnsiTheme="majorBidi" w:cstheme="majorBidi"/>
          <w:i/>
          <w:iCs/>
          <w:color w:val="000000" w:themeColor="text1"/>
          <w:sz w:val="20"/>
          <w:szCs w:val="20"/>
        </w:rPr>
        <w:t>ō</w:t>
      </w:r>
      <w:r w:rsidRPr="003752F7">
        <w:rPr>
          <w:i/>
          <w:iCs/>
          <w:color w:val="1A1A1A"/>
          <w:sz w:val="20"/>
          <w:szCs w:val="20"/>
          <w:shd w:val="clear" w:color="auto" w:fill="FFFFFF"/>
        </w:rPr>
        <w:t xml:space="preserve"> man yak</w:t>
      </w:r>
      <w:r w:rsidRPr="003752F7">
        <w:rPr>
          <w:rFonts w:asciiTheme="majorBidi" w:hAnsiTheme="majorBidi" w:cstheme="majorBidi"/>
          <w:i/>
          <w:iCs/>
          <w:sz w:val="20"/>
          <w:szCs w:val="20"/>
        </w:rPr>
        <w:t>ī</w:t>
      </w:r>
      <w:r w:rsidRPr="003752F7">
        <w:rPr>
          <w:i/>
          <w:iCs/>
          <w:color w:val="1A1A1A"/>
          <w:sz w:val="20"/>
          <w:szCs w:val="20"/>
          <w:shd w:val="clear" w:color="auto" w:fill="FFFFFF"/>
        </w:rPr>
        <w:t xml:space="preserve"> </w:t>
      </w:r>
      <w:r w:rsidR="002E10F3" w:rsidRPr="003752F7">
        <w:rPr>
          <w:i/>
          <w:iCs/>
          <w:color w:val="1A1A1A"/>
          <w:sz w:val="20"/>
          <w:szCs w:val="20"/>
          <w:shd w:val="clear" w:color="auto" w:fill="FFFFFF"/>
        </w:rPr>
        <w:t>v</w:t>
      </w:r>
      <w:r w:rsidRPr="003752F7">
        <w:rPr>
          <w:i/>
          <w:iCs/>
          <w:color w:val="1A1A1A"/>
          <w:sz w:val="20"/>
          <w:szCs w:val="20"/>
          <w:shd w:val="clear" w:color="auto" w:fill="FFFFFF"/>
        </w:rPr>
        <w:t xml:space="preserve">a </w:t>
      </w:r>
      <w:r w:rsidRPr="003752F7">
        <w:rPr>
          <w:rFonts w:asciiTheme="majorBidi" w:hAnsiTheme="majorBidi" w:cstheme="majorBidi"/>
          <w:i/>
          <w:iCs/>
          <w:sz w:val="20"/>
          <w:szCs w:val="20"/>
        </w:rPr>
        <w:t>ā</w:t>
      </w:r>
      <w:r w:rsidRPr="003752F7">
        <w:rPr>
          <w:i/>
          <w:iCs/>
          <w:color w:val="1A1A1A"/>
          <w:sz w:val="20"/>
          <w:szCs w:val="20"/>
          <w:shd w:val="clear" w:color="auto" w:fill="FFFFFF"/>
        </w:rPr>
        <w:t>n ham k</w:t>
      </w:r>
      <w:r w:rsidRPr="003752F7">
        <w:rPr>
          <w:rFonts w:asciiTheme="majorBidi" w:hAnsiTheme="majorBidi" w:cstheme="majorBidi"/>
          <w:i/>
          <w:iCs/>
          <w:sz w:val="20"/>
          <w:szCs w:val="20"/>
        </w:rPr>
        <w:t>ā</w:t>
      </w:r>
      <w:r w:rsidRPr="003752F7">
        <w:rPr>
          <w:i/>
          <w:iCs/>
          <w:color w:val="1A1A1A"/>
          <w:sz w:val="20"/>
          <w:szCs w:val="20"/>
          <w:shd w:val="clear" w:color="auto" w:fill="FFFFFF"/>
        </w:rPr>
        <w:t>fer</w:t>
      </w:r>
    </w:p>
    <w:p w14:paraId="165C943E" w14:textId="77777777" w:rsidR="00F766F7" w:rsidRPr="003752F7" w:rsidRDefault="00F766F7" w:rsidP="00F766F7">
      <w:pPr>
        <w:jc w:val="center"/>
        <w:rPr>
          <w:i/>
          <w:iCs/>
          <w:color w:val="1A1A1A"/>
          <w:sz w:val="20"/>
          <w:szCs w:val="20"/>
          <w:shd w:val="clear" w:color="auto" w:fill="FFFFFF"/>
        </w:rPr>
      </w:pPr>
      <w:r w:rsidRPr="003752F7">
        <w:rPr>
          <w:i/>
          <w:iCs/>
          <w:color w:val="1A1A1A"/>
          <w:sz w:val="20"/>
          <w:szCs w:val="20"/>
          <w:shd w:val="clear" w:color="auto" w:fill="FFFFFF"/>
        </w:rPr>
        <w:t>Pas dar hamah dahr yak Moselm</w:t>
      </w:r>
      <w:r w:rsidRPr="003752F7">
        <w:rPr>
          <w:rFonts w:asciiTheme="majorBidi" w:hAnsiTheme="majorBidi" w:cstheme="majorBidi"/>
          <w:i/>
          <w:iCs/>
          <w:sz w:val="20"/>
          <w:szCs w:val="20"/>
        </w:rPr>
        <w:t>ā</w:t>
      </w:r>
      <w:r w:rsidRPr="003752F7">
        <w:rPr>
          <w:i/>
          <w:iCs/>
          <w:color w:val="1A1A1A"/>
          <w:sz w:val="20"/>
          <w:szCs w:val="20"/>
          <w:shd w:val="clear" w:color="auto" w:fill="FFFFFF"/>
        </w:rPr>
        <w:t>n nabuad</w:t>
      </w:r>
    </w:p>
    <w:p w14:paraId="35B4F1C1" w14:textId="77777777" w:rsidR="00A46D7F" w:rsidRPr="003752F7" w:rsidRDefault="00534D63" w:rsidP="00F766F7">
      <w:pPr>
        <w:rPr>
          <w:rFonts w:asciiTheme="majorBidi" w:hAnsiTheme="majorBidi" w:cstheme="majorBidi"/>
          <w:color w:val="000000"/>
          <w:sz w:val="20"/>
          <w:szCs w:val="20"/>
        </w:rPr>
      </w:pPr>
      <w:r w:rsidRPr="003752F7">
        <w:rPr>
          <w:color w:val="1A1A1A"/>
          <w:sz w:val="20"/>
          <w:szCs w:val="20"/>
          <w:shd w:val="clear" w:color="auto" w:fill="FFFFFF"/>
        </w:rPr>
        <w:t xml:space="preserve">      </w:t>
      </w:r>
      <w:r w:rsidR="00F766F7" w:rsidRPr="003752F7">
        <w:rPr>
          <w:color w:val="1A1A1A"/>
          <w:sz w:val="20"/>
          <w:szCs w:val="20"/>
          <w:shd w:val="clear" w:color="auto" w:fill="FFFFFF"/>
        </w:rPr>
        <w:t xml:space="preserve">Ibn Sīnā excelled in Logic, mathematics, geometry, physics, psychology, chemistry, astronomy, geology, geography, music, poetry, and </w:t>
      </w:r>
      <w:r w:rsidRPr="003752F7">
        <w:rPr>
          <w:color w:val="1A1A1A"/>
          <w:sz w:val="20"/>
          <w:szCs w:val="20"/>
          <w:shd w:val="clear" w:color="auto" w:fill="FFFFFF"/>
        </w:rPr>
        <w:t xml:space="preserve">any </w:t>
      </w:r>
      <w:r w:rsidR="00F766F7" w:rsidRPr="003752F7">
        <w:rPr>
          <w:color w:val="1A1A1A"/>
          <w:sz w:val="20"/>
          <w:szCs w:val="20"/>
          <w:shd w:val="clear" w:color="auto" w:fill="FFFFFF"/>
        </w:rPr>
        <w:t>other field</w:t>
      </w:r>
      <w:r w:rsidRPr="003752F7">
        <w:rPr>
          <w:color w:val="1A1A1A"/>
          <w:sz w:val="20"/>
          <w:szCs w:val="20"/>
          <w:shd w:val="clear" w:color="auto" w:fill="FFFFFF"/>
        </w:rPr>
        <w:t>s that he put his mind to</w:t>
      </w:r>
      <w:r w:rsidR="00F766F7" w:rsidRPr="003752F7">
        <w:rPr>
          <w:color w:val="1A1A1A"/>
          <w:sz w:val="20"/>
          <w:szCs w:val="20"/>
          <w:shd w:val="clear" w:color="auto" w:fill="FFFFFF"/>
        </w:rPr>
        <w:t xml:space="preserve">. </w:t>
      </w:r>
      <w:r w:rsidR="00F766F7" w:rsidRPr="003752F7">
        <w:rPr>
          <w:rFonts w:asciiTheme="majorBidi" w:hAnsiTheme="majorBidi" w:cstheme="majorBidi"/>
          <w:color w:val="000000"/>
          <w:sz w:val="20"/>
          <w:szCs w:val="20"/>
        </w:rPr>
        <w:t xml:space="preserve">He wrote on </w:t>
      </w:r>
      <w:r w:rsidR="00F766F7" w:rsidRPr="003752F7">
        <w:rPr>
          <w:rFonts w:asciiTheme="majorBidi" w:hAnsiTheme="majorBidi" w:cstheme="majorBidi"/>
          <w:sz w:val="20"/>
          <w:szCs w:val="20"/>
        </w:rPr>
        <w:t>Qur’ānic</w:t>
      </w:r>
      <w:r w:rsidR="00F766F7" w:rsidRPr="003752F7">
        <w:rPr>
          <w:rFonts w:asciiTheme="majorBidi" w:hAnsiTheme="majorBidi" w:cstheme="majorBidi"/>
          <w:color w:val="000000"/>
          <w:sz w:val="20"/>
          <w:szCs w:val="20"/>
        </w:rPr>
        <w:t xml:space="preserve"> exegesis as well as Sufi doctrine and various </w:t>
      </w:r>
      <w:r w:rsidR="00B07DA5" w:rsidRPr="003752F7">
        <w:rPr>
          <w:rFonts w:asciiTheme="majorBidi" w:hAnsiTheme="majorBidi" w:cstheme="majorBidi"/>
          <w:color w:val="000000"/>
          <w:sz w:val="20"/>
          <w:szCs w:val="20"/>
        </w:rPr>
        <w:t>M</w:t>
      </w:r>
      <w:r w:rsidR="00F766F7" w:rsidRPr="003752F7">
        <w:rPr>
          <w:rFonts w:asciiTheme="majorBidi" w:hAnsiTheme="majorBidi" w:cstheme="majorBidi"/>
          <w:color w:val="000000"/>
          <w:sz w:val="20"/>
          <w:szCs w:val="20"/>
        </w:rPr>
        <w:t xml:space="preserve">oral, </w:t>
      </w:r>
      <w:r w:rsidR="00B07DA5" w:rsidRPr="003752F7">
        <w:rPr>
          <w:rFonts w:asciiTheme="majorBidi" w:hAnsiTheme="majorBidi" w:cstheme="majorBidi"/>
          <w:color w:val="000000"/>
          <w:sz w:val="20"/>
          <w:szCs w:val="20"/>
        </w:rPr>
        <w:t>E</w:t>
      </w:r>
      <w:r w:rsidR="00F766F7" w:rsidRPr="003752F7">
        <w:rPr>
          <w:rFonts w:asciiTheme="majorBidi" w:hAnsiTheme="majorBidi" w:cstheme="majorBidi"/>
          <w:color w:val="000000"/>
          <w:sz w:val="20"/>
          <w:szCs w:val="20"/>
        </w:rPr>
        <w:t xml:space="preserve">thical, and </w:t>
      </w:r>
      <w:r w:rsidR="00B07DA5" w:rsidRPr="003752F7">
        <w:rPr>
          <w:rFonts w:asciiTheme="majorBidi" w:hAnsiTheme="majorBidi" w:cstheme="majorBidi"/>
          <w:color w:val="000000"/>
          <w:sz w:val="20"/>
          <w:szCs w:val="20"/>
        </w:rPr>
        <w:t>R</w:t>
      </w:r>
      <w:r w:rsidR="00F766F7" w:rsidRPr="003752F7">
        <w:rPr>
          <w:rFonts w:asciiTheme="majorBidi" w:hAnsiTheme="majorBidi" w:cstheme="majorBidi"/>
          <w:color w:val="000000"/>
          <w:sz w:val="20"/>
          <w:szCs w:val="20"/>
        </w:rPr>
        <w:t xml:space="preserve">eligious questions. As a statesman, </w:t>
      </w:r>
      <w:r w:rsidR="00F766F7" w:rsidRPr="003752F7">
        <w:rPr>
          <w:color w:val="1A1A1A"/>
          <w:sz w:val="20"/>
          <w:szCs w:val="20"/>
          <w:shd w:val="clear" w:color="auto" w:fill="FFFFFF"/>
        </w:rPr>
        <w:t>Ibn Sīnā</w:t>
      </w:r>
      <w:r w:rsidR="00F766F7" w:rsidRPr="003752F7">
        <w:rPr>
          <w:rFonts w:asciiTheme="majorBidi" w:hAnsiTheme="majorBidi" w:cstheme="majorBidi"/>
          <w:color w:val="000000"/>
          <w:sz w:val="20"/>
          <w:szCs w:val="20"/>
        </w:rPr>
        <w:t xml:space="preserve"> contributed to the study of </w:t>
      </w:r>
      <w:r w:rsidR="00B07DA5" w:rsidRPr="003752F7">
        <w:rPr>
          <w:rFonts w:asciiTheme="majorBidi" w:hAnsiTheme="majorBidi" w:cstheme="majorBidi"/>
          <w:color w:val="000000"/>
          <w:sz w:val="20"/>
          <w:szCs w:val="20"/>
        </w:rPr>
        <w:t xml:space="preserve">political Science and </w:t>
      </w:r>
      <w:r w:rsidR="00F766F7" w:rsidRPr="003752F7">
        <w:rPr>
          <w:rFonts w:asciiTheme="majorBidi" w:hAnsiTheme="majorBidi" w:cstheme="majorBidi"/>
          <w:color w:val="000000"/>
          <w:sz w:val="20"/>
          <w:szCs w:val="20"/>
        </w:rPr>
        <w:t xml:space="preserve">economics. Given the </w:t>
      </w:r>
      <w:r w:rsidR="00557D2D" w:rsidRPr="003752F7">
        <w:rPr>
          <w:rFonts w:asciiTheme="majorBidi" w:hAnsiTheme="majorBidi" w:cstheme="majorBidi"/>
          <w:color w:val="000000"/>
          <w:sz w:val="20"/>
          <w:szCs w:val="20"/>
        </w:rPr>
        <w:t>distinctly</w:t>
      </w:r>
      <w:r w:rsidR="00F766F7" w:rsidRPr="003752F7">
        <w:rPr>
          <w:rFonts w:asciiTheme="majorBidi" w:hAnsiTheme="majorBidi" w:cstheme="majorBidi"/>
          <w:color w:val="000000"/>
          <w:sz w:val="20"/>
          <w:szCs w:val="20"/>
        </w:rPr>
        <w:t xml:space="preserve"> practical dimensions of his life in court, </w:t>
      </w:r>
      <w:r w:rsidR="00557D2D" w:rsidRPr="003752F7">
        <w:rPr>
          <w:rFonts w:asciiTheme="majorBidi" w:hAnsiTheme="majorBidi" w:cstheme="majorBidi"/>
          <w:color w:val="000000"/>
          <w:sz w:val="20"/>
          <w:szCs w:val="20"/>
        </w:rPr>
        <w:t>M</w:t>
      </w:r>
      <w:r w:rsidR="00F766F7" w:rsidRPr="003752F7">
        <w:rPr>
          <w:rFonts w:asciiTheme="majorBidi" w:hAnsiTheme="majorBidi" w:cstheme="majorBidi"/>
          <w:color w:val="000000"/>
          <w:sz w:val="20"/>
          <w:szCs w:val="20"/>
        </w:rPr>
        <w:t xml:space="preserve">edicine, and </w:t>
      </w:r>
      <w:r w:rsidR="00557D2D" w:rsidRPr="003752F7">
        <w:rPr>
          <w:rFonts w:asciiTheme="majorBidi" w:hAnsiTheme="majorBidi" w:cstheme="majorBidi"/>
          <w:color w:val="000000"/>
          <w:sz w:val="20"/>
          <w:szCs w:val="20"/>
        </w:rPr>
        <w:t>E</w:t>
      </w:r>
      <w:r w:rsidR="00F766F7" w:rsidRPr="003752F7">
        <w:rPr>
          <w:rFonts w:asciiTheme="majorBidi" w:hAnsiTheme="majorBidi" w:cstheme="majorBidi"/>
          <w:color w:val="000000"/>
          <w:sz w:val="20"/>
          <w:szCs w:val="20"/>
        </w:rPr>
        <w:t xml:space="preserve">mpirical </w:t>
      </w:r>
      <w:r w:rsidR="00557D2D" w:rsidRPr="003752F7">
        <w:rPr>
          <w:rFonts w:asciiTheme="majorBidi" w:hAnsiTheme="majorBidi" w:cstheme="majorBidi"/>
          <w:color w:val="000000"/>
          <w:sz w:val="20"/>
          <w:szCs w:val="20"/>
        </w:rPr>
        <w:t>S</w:t>
      </w:r>
      <w:r w:rsidR="00F766F7" w:rsidRPr="003752F7">
        <w:rPr>
          <w:rFonts w:asciiTheme="majorBidi" w:hAnsiTheme="majorBidi" w:cstheme="majorBidi"/>
          <w:color w:val="000000"/>
          <w:sz w:val="20"/>
          <w:szCs w:val="20"/>
        </w:rPr>
        <w:t>cience, Ibn S</w:t>
      </w:r>
      <w:r w:rsidR="00F766F7" w:rsidRPr="003752F7">
        <w:rPr>
          <w:rFonts w:asciiTheme="majorBidi" w:hAnsiTheme="majorBidi" w:cstheme="majorBidi"/>
          <w:sz w:val="20"/>
          <w:szCs w:val="20"/>
        </w:rPr>
        <w:t>ī</w:t>
      </w:r>
      <w:r w:rsidR="00F766F7" w:rsidRPr="003752F7">
        <w:rPr>
          <w:rFonts w:asciiTheme="majorBidi" w:hAnsiTheme="majorBidi" w:cstheme="majorBidi"/>
          <w:color w:val="000000"/>
          <w:sz w:val="20"/>
          <w:szCs w:val="20"/>
        </w:rPr>
        <w:t>n</w:t>
      </w:r>
      <w:r w:rsidR="00F766F7" w:rsidRPr="003752F7">
        <w:rPr>
          <w:rFonts w:asciiTheme="majorBidi" w:hAnsiTheme="majorBidi" w:cstheme="majorBidi"/>
          <w:sz w:val="20"/>
          <w:szCs w:val="20"/>
        </w:rPr>
        <w:t>ā</w:t>
      </w:r>
      <w:r w:rsidR="00F766F7" w:rsidRPr="003752F7">
        <w:rPr>
          <w:rFonts w:asciiTheme="majorBidi" w:hAnsiTheme="majorBidi" w:cstheme="majorBidi"/>
          <w:color w:val="000000"/>
          <w:sz w:val="20"/>
          <w:szCs w:val="20"/>
        </w:rPr>
        <w:t xml:space="preserve"> found that Aristotle’s </w:t>
      </w:r>
      <w:r w:rsidR="00557D2D" w:rsidRPr="003752F7">
        <w:rPr>
          <w:rFonts w:asciiTheme="majorBidi" w:hAnsiTheme="majorBidi" w:cstheme="majorBidi"/>
          <w:color w:val="000000"/>
          <w:sz w:val="20"/>
          <w:szCs w:val="20"/>
        </w:rPr>
        <w:t>L</w:t>
      </w:r>
      <w:r w:rsidR="00F766F7" w:rsidRPr="003752F7">
        <w:rPr>
          <w:rFonts w:asciiTheme="majorBidi" w:hAnsiTheme="majorBidi" w:cstheme="majorBidi"/>
          <w:color w:val="000000"/>
          <w:sz w:val="20"/>
          <w:szCs w:val="20"/>
        </w:rPr>
        <w:t xml:space="preserve">ogic was insufficient because it </w:t>
      </w:r>
      <w:r w:rsidR="004C1623" w:rsidRPr="003752F7">
        <w:rPr>
          <w:rFonts w:asciiTheme="majorBidi" w:hAnsiTheme="majorBidi" w:cstheme="majorBidi"/>
          <w:color w:val="000000"/>
          <w:sz w:val="20"/>
          <w:szCs w:val="20"/>
        </w:rPr>
        <w:t xml:space="preserve">did </w:t>
      </w:r>
      <w:r w:rsidR="00F766F7" w:rsidRPr="003752F7">
        <w:rPr>
          <w:rFonts w:asciiTheme="majorBidi" w:hAnsiTheme="majorBidi" w:cstheme="majorBidi"/>
          <w:color w:val="000000"/>
          <w:sz w:val="20"/>
          <w:szCs w:val="20"/>
        </w:rPr>
        <w:t xml:space="preserve">not </w:t>
      </w:r>
      <w:r w:rsidR="004C1623" w:rsidRPr="003752F7">
        <w:rPr>
          <w:rFonts w:asciiTheme="majorBidi" w:hAnsiTheme="majorBidi" w:cstheme="majorBidi"/>
          <w:color w:val="000000"/>
          <w:sz w:val="20"/>
          <w:szCs w:val="20"/>
        </w:rPr>
        <w:t xml:space="preserve">lend itself to being easily </w:t>
      </w:r>
      <w:r w:rsidR="00F766F7" w:rsidRPr="003752F7">
        <w:rPr>
          <w:rFonts w:asciiTheme="majorBidi" w:hAnsiTheme="majorBidi" w:cstheme="majorBidi"/>
          <w:color w:val="000000"/>
          <w:sz w:val="20"/>
          <w:szCs w:val="20"/>
        </w:rPr>
        <w:t xml:space="preserve">applied to </w:t>
      </w:r>
      <w:r w:rsidR="004C1623" w:rsidRPr="003752F7">
        <w:rPr>
          <w:rFonts w:asciiTheme="majorBidi" w:hAnsiTheme="majorBidi" w:cstheme="majorBidi"/>
          <w:color w:val="000000"/>
          <w:sz w:val="20"/>
          <w:szCs w:val="20"/>
        </w:rPr>
        <w:t xml:space="preserve">Science and </w:t>
      </w:r>
      <w:r w:rsidR="00F766F7" w:rsidRPr="003752F7">
        <w:rPr>
          <w:rFonts w:asciiTheme="majorBidi" w:hAnsiTheme="majorBidi" w:cstheme="majorBidi"/>
          <w:color w:val="000000"/>
          <w:sz w:val="20"/>
          <w:szCs w:val="20"/>
        </w:rPr>
        <w:t xml:space="preserve">the practical concerns of life. Thus, he attempted to bring </w:t>
      </w:r>
      <w:r w:rsidR="004C1623" w:rsidRPr="003752F7">
        <w:rPr>
          <w:rFonts w:asciiTheme="majorBidi" w:hAnsiTheme="majorBidi" w:cstheme="majorBidi"/>
          <w:color w:val="000000"/>
          <w:sz w:val="20"/>
          <w:szCs w:val="20"/>
        </w:rPr>
        <w:t>A</w:t>
      </w:r>
      <w:r w:rsidR="00F766F7" w:rsidRPr="003752F7">
        <w:rPr>
          <w:rFonts w:asciiTheme="majorBidi" w:hAnsiTheme="majorBidi" w:cstheme="majorBidi"/>
          <w:color w:val="000000"/>
          <w:sz w:val="20"/>
          <w:szCs w:val="20"/>
        </w:rPr>
        <w:t xml:space="preserve">ncient Greek theories of Logic and </w:t>
      </w:r>
      <w:r w:rsidR="004C1623" w:rsidRPr="003752F7">
        <w:rPr>
          <w:rFonts w:asciiTheme="majorBidi" w:hAnsiTheme="majorBidi" w:cstheme="majorBidi"/>
          <w:color w:val="000000"/>
          <w:sz w:val="20"/>
          <w:szCs w:val="20"/>
        </w:rPr>
        <w:t>S</w:t>
      </w:r>
      <w:r w:rsidR="00F766F7" w:rsidRPr="003752F7">
        <w:rPr>
          <w:rFonts w:asciiTheme="majorBidi" w:hAnsiTheme="majorBidi" w:cstheme="majorBidi"/>
          <w:color w:val="000000"/>
          <w:sz w:val="20"/>
          <w:szCs w:val="20"/>
        </w:rPr>
        <w:t>cience to the level needed for the study of concrete realities as apprehended by his extraordinary mind. This revision of Logic would continue</w:t>
      </w:r>
      <w:r w:rsidR="00A46D7F" w:rsidRPr="003752F7">
        <w:rPr>
          <w:rFonts w:asciiTheme="majorBidi" w:hAnsiTheme="majorBidi" w:cstheme="majorBidi"/>
          <w:color w:val="000000"/>
          <w:sz w:val="20"/>
          <w:szCs w:val="20"/>
        </w:rPr>
        <w:t xml:space="preserve"> to develop</w:t>
      </w:r>
      <w:r w:rsidR="00F766F7" w:rsidRPr="003752F7">
        <w:rPr>
          <w:rFonts w:asciiTheme="majorBidi" w:hAnsiTheme="majorBidi" w:cstheme="majorBidi"/>
          <w:color w:val="000000"/>
          <w:sz w:val="20"/>
          <w:szCs w:val="20"/>
        </w:rPr>
        <w:t xml:space="preserve"> among Muslim</w:t>
      </w:r>
      <w:r w:rsidR="00A46D7F" w:rsidRPr="003752F7">
        <w:rPr>
          <w:rFonts w:asciiTheme="majorBidi" w:hAnsiTheme="majorBidi" w:cstheme="majorBidi"/>
          <w:color w:val="000000"/>
          <w:sz w:val="20"/>
          <w:szCs w:val="20"/>
        </w:rPr>
        <w:t xml:space="preserve"> Scholars of</w:t>
      </w:r>
      <w:r w:rsidR="00F766F7" w:rsidRPr="003752F7">
        <w:rPr>
          <w:rFonts w:asciiTheme="majorBidi" w:hAnsiTheme="majorBidi" w:cstheme="majorBidi"/>
          <w:color w:val="000000"/>
          <w:sz w:val="20"/>
          <w:szCs w:val="20"/>
        </w:rPr>
        <w:t xml:space="preserve"> the Corrective Tradition well into the twelfth/eighteenth century.</w:t>
      </w:r>
    </w:p>
    <w:p w14:paraId="78AFD600" w14:textId="6DAE44E7" w:rsidR="00F766F7" w:rsidRPr="003752F7" w:rsidRDefault="00A46D7F" w:rsidP="00F766F7">
      <w:pPr>
        <w:rPr>
          <w:rFonts w:asciiTheme="majorBidi" w:hAnsiTheme="majorBidi" w:cstheme="majorBidi"/>
          <w:color w:val="000000"/>
          <w:sz w:val="20"/>
          <w:szCs w:val="20"/>
        </w:rPr>
      </w:pPr>
      <w:r w:rsidRPr="003752F7">
        <w:rPr>
          <w:rFonts w:asciiTheme="majorBidi" w:hAnsiTheme="majorBidi" w:cstheme="majorBidi"/>
          <w:color w:val="000000"/>
          <w:sz w:val="20"/>
          <w:szCs w:val="20"/>
        </w:rPr>
        <w:t xml:space="preserve">     </w:t>
      </w:r>
      <w:r w:rsidR="00F766F7" w:rsidRPr="003752F7">
        <w:rPr>
          <w:rFonts w:asciiTheme="majorBidi" w:hAnsiTheme="majorBidi" w:cstheme="majorBidi"/>
          <w:color w:val="222222"/>
          <w:sz w:val="20"/>
          <w:szCs w:val="20"/>
        </w:rPr>
        <w:t xml:space="preserve">It is part of the genius of Islam to simplify what is difficult. This was typically characteristic of Ibn Sīnā, who loved to </w:t>
      </w:r>
      <w:r w:rsidR="00F766F7" w:rsidRPr="003752F7">
        <w:rPr>
          <w:rFonts w:asciiTheme="majorBidi" w:hAnsiTheme="majorBidi" w:cstheme="majorBidi"/>
          <w:color w:val="222222"/>
          <w:sz w:val="20"/>
          <w:szCs w:val="20"/>
          <w:shd w:val="clear" w:color="auto" w:fill="FFFFFF"/>
        </w:rPr>
        <w:t xml:space="preserve">find ingeniously </w:t>
      </w:r>
      <w:r w:rsidR="00EE0644" w:rsidRPr="003752F7">
        <w:rPr>
          <w:rFonts w:asciiTheme="majorBidi" w:hAnsiTheme="majorBidi" w:cstheme="majorBidi"/>
          <w:color w:val="222222"/>
          <w:sz w:val="20"/>
          <w:szCs w:val="20"/>
          <w:shd w:val="clear" w:color="auto" w:fill="FFFFFF"/>
        </w:rPr>
        <w:t>uncomplicated</w:t>
      </w:r>
      <w:r w:rsidR="00F766F7" w:rsidRPr="003752F7">
        <w:rPr>
          <w:rFonts w:asciiTheme="majorBidi" w:hAnsiTheme="majorBidi" w:cstheme="majorBidi"/>
          <w:color w:val="222222"/>
          <w:sz w:val="20"/>
          <w:szCs w:val="20"/>
          <w:shd w:val="clear" w:color="auto" w:fill="FFFFFF"/>
        </w:rPr>
        <w:t xml:space="preserve"> ways to solve difficult </w:t>
      </w:r>
      <w:r w:rsidR="00EE0644" w:rsidRPr="003752F7">
        <w:rPr>
          <w:rFonts w:asciiTheme="majorBidi" w:hAnsiTheme="majorBidi" w:cstheme="majorBidi"/>
          <w:color w:val="222222"/>
          <w:sz w:val="20"/>
          <w:szCs w:val="20"/>
          <w:shd w:val="clear" w:color="auto" w:fill="FFFFFF"/>
        </w:rPr>
        <w:t>S</w:t>
      </w:r>
      <w:r w:rsidR="00F766F7" w:rsidRPr="003752F7">
        <w:rPr>
          <w:rFonts w:asciiTheme="majorBidi" w:hAnsiTheme="majorBidi" w:cstheme="majorBidi"/>
          <w:color w:val="222222"/>
          <w:sz w:val="20"/>
          <w:szCs w:val="20"/>
          <w:shd w:val="clear" w:color="auto" w:fill="FFFFFF"/>
        </w:rPr>
        <w:t xml:space="preserve">cientific problems. Although he relied systematically and carefully upon </w:t>
      </w:r>
      <w:r w:rsidR="00005DD0" w:rsidRPr="003752F7">
        <w:rPr>
          <w:rFonts w:asciiTheme="majorBidi" w:hAnsiTheme="majorBidi" w:cstheme="majorBidi"/>
          <w:color w:val="222222"/>
          <w:sz w:val="20"/>
          <w:szCs w:val="20"/>
          <w:shd w:val="clear" w:color="auto" w:fill="FFFFFF"/>
        </w:rPr>
        <w:t>E</w:t>
      </w:r>
      <w:r w:rsidR="00F766F7" w:rsidRPr="003752F7">
        <w:rPr>
          <w:rFonts w:asciiTheme="majorBidi" w:hAnsiTheme="majorBidi" w:cstheme="majorBidi"/>
          <w:color w:val="222222"/>
          <w:sz w:val="20"/>
          <w:szCs w:val="20"/>
          <w:shd w:val="clear" w:color="auto" w:fill="FFFFFF"/>
        </w:rPr>
        <w:t xml:space="preserve">mpirical evidence and experimentation and not mere speculation, </w:t>
      </w:r>
      <w:r w:rsidR="00F766F7" w:rsidRPr="003752F7">
        <w:rPr>
          <w:rFonts w:asciiTheme="majorBidi" w:hAnsiTheme="majorBidi" w:cstheme="majorBidi"/>
          <w:color w:val="222222"/>
          <w:sz w:val="20"/>
          <w:szCs w:val="20"/>
        </w:rPr>
        <w:t>Ibn Sīnā</w:t>
      </w:r>
      <w:r w:rsidR="00F766F7" w:rsidRPr="003752F7">
        <w:rPr>
          <w:rFonts w:asciiTheme="majorBidi" w:hAnsiTheme="majorBidi" w:cstheme="majorBidi"/>
          <w:color w:val="222222"/>
          <w:sz w:val="20"/>
          <w:szCs w:val="20"/>
          <w:shd w:val="clear" w:color="auto" w:fill="FFFFFF"/>
        </w:rPr>
        <w:t xml:space="preserve"> typically found brilliantly straightforward and inexpensive ways of conducting scientific observations and experiments to arrive at major conclusions. For example, he explained the diffraction of water particles in sunlight just by studying how water was refracted into rainbows in Islamic gardens and bathhouses. </w:t>
      </w:r>
      <w:r w:rsidR="00F766F7" w:rsidRPr="003752F7">
        <w:rPr>
          <w:sz w:val="20"/>
          <w:szCs w:val="20"/>
        </w:rPr>
        <w:t>He studied and gave ingenious accounts of sound, thunder, and lightning based on common analogies with the clapping of human hands and the behavior of sound in caves. He made further analogies for lightning by reference to the ancient custom of making fire by striking two stones together to give off sparks or by rubbing two sticks together. To these analogies, he added the effect of the humidity in clouds, using the correlation of a blacksmith placing hot iron in water.</w:t>
      </w:r>
      <w:r w:rsidR="00F766F7" w:rsidRPr="003752F7">
        <w:rPr>
          <w:rFonts w:asciiTheme="majorBidi" w:hAnsiTheme="majorBidi" w:cstheme="majorBidi"/>
          <w:color w:val="222222"/>
          <w:sz w:val="20"/>
          <w:szCs w:val="20"/>
          <w:shd w:val="clear" w:color="auto" w:fill="FFFFFF"/>
        </w:rPr>
        <w:t xml:space="preserve"> </w:t>
      </w:r>
      <w:r w:rsidR="00F766F7" w:rsidRPr="003752F7">
        <w:rPr>
          <w:rFonts w:asciiTheme="majorBidi" w:hAnsiTheme="majorBidi" w:cstheme="majorBidi"/>
          <w:color w:val="222222"/>
          <w:sz w:val="20"/>
          <w:szCs w:val="20"/>
        </w:rPr>
        <w:t>Ibn Sīnā</w:t>
      </w:r>
      <w:r w:rsidR="00F766F7" w:rsidRPr="003752F7">
        <w:rPr>
          <w:rFonts w:asciiTheme="majorBidi" w:hAnsiTheme="majorBidi" w:cstheme="majorBidi"/>
          <w:color w:val="222222"/>
          <w:sz w:val="20"/>
          <w:szCs w:val="20"/>
          <w:shd w:val="clear" w:color="auto" w:fill="FFFFFF"/>
        </w:rPr>
        <w:t xml:space="preserve"> studied the composition of the iron found in meteorites and compared it to iron smelted from mines.</w:t>
      </w:r>
      <w:r w:rsidR="00F766F7" w:rsidRPr="003752F7">
        <w:rPr>
          <w:sz w:val="20"/>
          <w:szCs w:val="20"/>
        </w:rPr>
        <w:t xml:space="preserve"> </w:t>
      </w:r>
      <w:r w:rsidR="00F766F7" w:rsidRPr="003752F7">
        <w:rPr>
          <w:rFonts w:asciiTheme="majorBidi" w:hAnsiTheme="majorBidi" w:cstheme="majorBidi"/>
          <w:color w:val="222222"/>
          <w:sz w:val="20"/>
          <w:szCs w:val="20"/>
        </w:rPr>
        <w:t>He knew about prehistoric animals and explained how their bodies and bones had been petrified into fossils. He</w:t>
      </w:r>
      <w:r w:rsidR="00F766F7" w:rsidRPr="003752F7">
        <w:rPr>
          <w:rFonts w:asciiTheme="majorBidi" w:hAnsiTheme="majorBidi" w:cstheme="majorBidi"/>
          <w:color w:val="222222"/>
          <w:sz w:val="20"/>
          <w:szCs w:val="20"/>
          <w:shd w:val="clear" w:color="auto" w:fill="FFFFFF"/>
        </w:rPr>
        <w:t> wrote on machines and developed an astronomical instrument to make careful observations of the stars and easily determine the arcs of their positions in terms of minutes and seconds.</w:t>
      </w:r>
    </w:p>
  </w:footnote>
  <w:footnote w:id="53">
    <w:p w14:paraId="2E426A31" w14:textId="6551E4E3" w:rsidR="006B519D" w:rsidRPr="003752F7" w:rsidRDefault="00192D6A" w:rsidP="00192D6A">
      <w:pPr>
        <w:autoSpaceDE w:val="0"/>
        <w:autoSpaceDN w:val="0"/>
        <w:adjustRightInd w:val="0"/>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T</w:t>
      </w:r>
      <w:r w:rsidRPr="003752F7">
        <w:rPr>
          <w:rFonts w:asciiTheme="majorBidi" w:eastAsia="Calibri" w:hAnsiTheme="majorBidi" w:cstheme="majorBidi"/>
          <w:b/>
          <w:bCs/>
          <w:sz w:val="20"/>
          <w:szCs w:val="20"/>
        </w:rPr>
        <w:t xml:space="preserve">he </w:t>
      </w:r>
      <w:r w:rsidRPr="003752F7">
        <w:rPr>
          <w:rFonts w:asciiTheme="majorBidi" w:hAnsiTheme="majorBidi" w:cstheme="majorBidi"/>
          <w:b/>
          <w:bCs/>
          <w:sz w:val="20"/>
          <w:szCs w:val="20"/>
        </w:rPr>
        <w:t>Qur’ān</w:t>
      </w:r>
      <w:r w:rsidRPr="003752F7">
        <w:rPr>
          <w:rFonts w:asciiTheme="majorBidi" w:hAnsiTheme="majorBidi" w:cstheme="majorBidi"/>
          <w:sz w:val="20"/>
          <w:szCs w:val="20"/>
        </w:rPr>
        <w:t xml:space="preserve">—in its pristine Arabic tongue—is the literal “Word of God.” The </w:t>
      </w:r>
      <w:r w:rsidRPr="003752F7">
        <w:rPr>
          <w:rFonts w:asciiTheme="majorBidi" w:eastAsiaTheme="minorEastAsia" w:hAnsiTheme="majorBidi" w:cstheme="majorBidi"/>
          <w:color w:val="000000"/>
          <w:sz w:val="20"/>
          <w:szCs w:val="20"/>
        </w:rPr>
        <w:t>Qur’ān</w:t>
      </w:r>
      <w:r w:rsidRPr="003752F7">
        <w:rPr>
          <w:rFonts w:asciiTheme="majorBidi" w:hAnsiTheme="majorBidi" w:cstheme="majorBidi"/>
          <w:sz w:val="20"/>
          <w:szCs w:val="20"/>
        </w:rPr>
        <w:t xml:space="preserve"> constitutes Islam’s Revealed Book and will be discussed in detail in a </w:t>
      </w:r>
      <w:r w:rsidR="00394B55" w:rsidRPr="003752F7">
        <w:rPr>
          <w:rFonts w:asciiTheme="majorBidi" w:hAnsiTheme="majorBidi" w:cstheme="majorBidi"/>
          <w:sz w:val="20"/>
          <w:szCs w:val="20"/>
        </w:rPr>
        <w:t>V</w:t>
      </w:r>
      <w:r w:rsidRPr="003752F7">
        <w:rPr>
          <w:rFonts w:asciiTheme="majorBidi" w:hAnsiTheme="majorBidi" w:cstheme="majorBidi"/>
          <w:sz w:val="20"/>
          <w:szCs w:val="20"/>
        </w:rPr>
        <w:t>olume</w:t>
      </w:r>
      <w:r w:rsidR="00927F66" w:rsidRPr="003752F7">
        <w:rPr>
          <w:rFonts w:asciiTheme="majorBidi" w:hAnsiTheme="majorBidi" w:cstheme="majorBidi"/>
          <w:sz w:val="20"/>
          <w:szCs w:val="20"/>
        </w:rPr>
        <w:t xml:space="preserve"> Twelve</w:t>
      </w:r>
      <w:r w:rsidRPr="003752F7">
        <w:rPr>
          <w:rFonts w:asciiTheme="majorBidi" w:hAnsiTheme="majorBidi" w:cstheme="majorBidi"/>
          <w:sz w:val="20"/>
          <w:szCs w:val="20"/>
        </w:rPr>
        <w:t xml:space="preserve"> along with </w:t>
      </w:r>
      <w:r w:rsidR="0046371E" w:rsidRPr="003752F7">
        <w:rPr>
          <w:rFonts w:asciiTheme="majorBidi" w:hAnsiTheme="majorBidi" w:cstheme="majorBidi"/>
          <w:sz w:val="20"/>
          <w:szCs w:val="20"/>
        </w:rPr>
        <w:t>the</w:t>
      </w:r>
      <w:r w:rsidRPr="003752F7">
        <w:rPr>
          <w:rFonts w:asciiTheme="majorBidi" w:hAnsiTheme="majorBidi" w:cstheme="majorBidi"/>
          <w:sz w:val="20"/>
          <w:szCs w:val="20"/>
        </w:rPr>
        <w:t xml:space="preserve"> histor</w:t>
      </w:r>
      <w:r w:rsidR="0046371E" w:rsidRPr="003752F7">
        <w:rPr>
          <w:rFonts w:asciiTheme="majorBidi" w:hAnsiTheme="majorBidi" w:cstheme="majorBidi"/>
          <w:sz w:val="20"/>
          <w:szCs w:val="20"/>
        </w:rPr>
        <w:t>y</w:t>
      </w:r>
      <w:r w:rsidRPr="003752F7">
        <w:rPr>
          <w:rFonts w:asciiTheme="majorBidi" w:hAnsiTheme="majorBidi" w:cstheme="majorBidi"/>
          <w:sz w:val="20"/>
          <w:szCs w:val="20"/>
        </w:rPr>
        <w:t xml:space="preserve"> of how it was collected, compiled, and transmitted through the centuries. </w:t>
      </w:r>
      <w:r w:rsidRPr="003752F7">
        <w:rPr>
          <w:rFonts w:asciiTheme="majorBidi" w:eastAsiaTheme="minorEastAsia" w:hAnsiTheme="majorBidi" w:cstheme="majorBidi"/>
          <w:color w:val="000000"/>
          <w:sz w:val="20"/>
          <w:szCs w:val="20"/>
        </w:rPr>
        <w:t xml:space="preserve">It is important to specify that </w:t>
      </w:r>
      <w:r w:rsidR="00B700E6" w:rsidRPr="003752F7">
        <w:rPr>
          <w:rFonts w:asciiTheme="majorBidi" w:eastAsiaTheme="minorEastAsia" w:hAnsiTheme="majorBidi" w:cstheme="majorBidi"/>
          <w:color w:val="000000"/>
          <w:sz w:val="20"/>
          <w:szCs w:val="20"/>
        </w:rPr>
        <w:t>“</w:t>
      </w:r>
      <w:r w:rsidRPr="003752F7">
        <w:rPr>
          <w:rFonts w:asciiTheme="majorBidi" w:eastAsiaTheme="minorEastAsia" w:hAnsiTheme="majorBidi" w:cstheme="majorBidi"/>
          <w:color w:val="000000"/>
          <w:sz w:val="20"/>
          <w:szCs w:val="20"/>
        </w:rPr>
        <w:t>the Qur’ān</w:t>
      </w:r>
      <w:r w:rsidR="00B700E6" w:rsidRPr="003752F7">
        <w:rPr>
          <w:rFonts w:asciiTheme="majorBidi" w:eastAsiaTheme="minorEastAsia" w:hAnsiTheme="majorBidi" w:cstheme="majorBidi"/>
          <w:color w:val="000000"/>
          <w:sz w:val="20"/>
          <w:szCs w:val="20"/>
        </w:rPr>
        <w:t>”</w:t>
      </w:r>
      <w:r w:rsidR="00F84830" w:rsidRPr="003752F7">
        <w:rPr>
          <w:rFonts w:asciiTheme="majorBidi" w:eastAsiaTheme="minorEastAsia" w:hAnsiTheme="majorBidi" w:cstheme="majorBidi"/>
          <w:color w:val="000000"/>
          <w:sz w:val="20"/>
          <w:szCs w:val="20"/>
        </w:rPr>
        <w:t>—</w:t>
      </w:r>
      <w:r w:rsidRPr="003752F7">
        <w:rPr>
          <w:rFonts w:asciiTheme="majorBidi" w:eastAsiaTheme="minorEastAsia" w:hAnsiTheme="majorBidi" w:cstheme="majorBidi"/>
          <w:color w:val="000000"/>
          <w:sz w:val="20"/>
          <w:szCs w:val="20"/>
        </w:rPr>
        <w:t>rightly so called</w:t>
      </w:r>
      <w:r w:rsidR="00CD48D9" w:rsidRPr="003752F7">
        <w:rPr>
          <w:rFonts w:asciiTheme="majorBidi" w:eastAsiaTheme="minorEastAsia" w:hAnsiTheme="majorBidi" w:cstheme="majorBidi"/>
          <w:color w:val="000000"/>
          <w:sz w:val="20"/>
          <w:szCs w:val="20"/>
        </w:rPr>
        <w:t xml:space="preserve"> as </w:t>
      </w:r>
      <w:r w:rsidR="00B700E6" w:rsidRPr="003752F7">
        <w:rPr>
          <w:rFonts w:asciiTheme="majorBidi" w:eastAsiaTheme="minorEastAsia" w:hAnsiTheme="majorBidi" w:cstheme="majorBidi"/>
          <w:color w:val="000000"/>
          <w:sz w:val="20"/>
          <w:szCs w:val="20"/>
        </w:rPr>
        <w:t xml:space="preserve">God’s unique and </w:t>
      </w:r>
      <w:r w:rsidR="00CD48D9" w:rsidRPr="003752F7">
        <w:rPr>
          <w:rFonts w:asciiTheme="majorBidi" w:eastAsiaTheme="minorEastAsia" w:hAnsiTheme="majorBidi" w:cstheme="majorBidi"/>
          <w:color w:val="000000"/>
          <w:sz w:val="20"/>
          <w:szCs w:val="20"/>
        </w:rPr>
        <w:t>Eternal heavenly revelation</w:t>
      </w:r>
      <w:r w:rsidR="00F84830" w:rsidRPr="003752F7">
        <w:rPr>
          <w:rFonts w:asciiTheme="majorBidi" w:eastAsiaTheme="minorEastAsia" w:hAnsiTheme="majorBidi" w:cstheme="majorBidi"/>
          <w:color w:val="000000"/>
          <w:sz w:val="20"/>
          <w:szCs w:val="20"/>
        </w:rPr>
        <w:t>—</w:t>
      </w:r>
      <w:r w:rsidRPr="003752F7">
        <w:rPr>
          <w:rFonts w:asciiTheme="majorBidi" w:eastAsiaTheme="minorEastAsia" w:hAnsiTheme="majorBidi" w:cstheme="majorBidi"/>
          <w:color w:val="000000"/>
          <w:sz w:val="20"/>
          <w:szCs w:val="20"/>
        </w:rPr>
        <w:t>exists only in the “original pristine Arabic language,” in which it was revealed. This is because translations in whatever language—no matter how well they are done—can only vaguely approximate the Qur’ān’s miraculously Divine content and everlasting beauty as manifest in its Divinely revealed, perfectly protected, and pure Arabic idiom. Even the very best translations are never more than a shadowed silhouette or opaque reflection of the original. In Arabic, the word “Qur’ān” at its primal semantic level means “a gathering-together” and a “recitation.” F</w:t>
      </w:r>
      <w:r w:rsidRPr="003752F7">
        <w:rPr>
          <w:rFonts w:asciiTheme="majorBidi" w:eastAsiaTheme="minorEastAsia" w:hAnsiTheme="majorBidi" w:cstheme="majorBidi"/>
          <w:color w:val="0F252D"/>
          <w:sz w:val="20"/>
          <w:szCs w:val="20"/>
        </w:rPr>
        <w:t xml:space="preserve">rom the beginning to the end, the </w:t>
      </w:r>
      <w:r w:rsidRPr="003752F7">
        <w:rPr>
          <w:rFonts w:asciiTheme="majorBidi" w:hAnsiTheme="majorBidi" w:cstheme="majorBidi"/>
          <w:sz w:val="20"/>
          <w:szCs w:val="20"/>
        </w:rPr>
        <w:t xml:space="preserve">Qur’ān is a unique oral and vocal phenomenon. In </w:t>
      </w:r>
      <w:r w:rsidRPr="003752F7">
        <w:rPr>
          <w:rFonts w:asciiTheme="majorBidi" w:eastAsiaTheme="minorEastAsia" w:hAnsiTheme="majorBidi" w:cstheme="majorBidi"/>
          <w:color w:val="000000"/>
          <w:sz w:val="20"/>
          <w:szCs w:val="20"/>
        </w:rPr>
        <w:t>Qur’ānic Arabic</w:t>
      </w:r>
      <w:r w:rsidRPr="003752F7">
        <w:rPr>
          <w:rFonts w:asciiTheme="majorBidi" w:hAnsiTheme="majorBidi" w:cstheme="majorBidi"/>
          <w:sz w:val="20"/>
          <w:szCs w:val="20"/>
        </w:rPr>
        <w:t>, content and container become inseparably fused. Again, translations—no matter how excellent—can never convey the depth, subtlety, emotion, fervor, and magnificent mystery that the Qur’ān holds for the Believer in its original recited Arabic form</w:t>
      </w:r>
      <w:r w:rsidR="006B519D" w:rsidRPr="003752F7">
        <w:rPr>
          <w:rFonts w:asciiTheme="majorBidi" w:hAnsiTheme="majorBidi" w:cstheme="majorBidi"/>
          <w:sz w:val="20"/>
          <w:szCs w:val="20"/>
        </w:rPr>
        <w:t>ulation</w:t>
      </w:r>
      <w:r w:rsidRPr="003752F7">
        <w:rPr>
          <w:rFonts w:asciiTheme="majorBidi" w:hAnsiTheme="majorBidi" w:cstheme="majorBidi"/>
          <w:sz w:val="20"/>
          <w:szCs w:val="20"/>
        </w:rPr>
        <w:t>.</w:t>
      </w:r>
    </w:p>
    <w:p w14:paraId="43F6981F" w14:textId="2492C954" w:rsidR="00192D6A" w:rsidRPr="003752F7" w:rsidRDefault="00192D6A" w:rsidP="00192D6A">
      <w:pPr>
        <w:autoSpaceDE w:val="0"/>
        <w:autoSpaceDN w:val="0"/>
        <w:adjustRightInd w:val="0"/>
        <w:rPr>
          <w:rFonts w:asciiTheme="majorBidi" w:eastAsiaTheme="minorEastAsia" w:hAnsiTheme="majorBidi" w:cstheme="majorBidi"/>
          <w:color w:val="000000"/>
          <w:sz w:val="20"/>
          <w:szCs w:val="20"/>
        </w:rPr>
      </w:pPr>
      <w:r w:rsidRPr="003752F7">
        <w:rPr>
          <w:rFonts w:asciiTheme="majorBidi" w:hAnsiTheme="majorBidi" w:cstheme="majorBidi"/>
          <w:sz w:val="20"/>
          <w:szCs w:val="20"/>
        </w:rPr>
        <w:t xml:space="preserve"> </w:t>
      </w:r>
      <w:r w:rsidR="006B519D" w:rsidRPr="003752F7">
        <w:rPr>
          <w:rFonts w:asciiTheme="majorBidi" w:hAnsiTheme="majorBidi" w:cstheme="majorBidi"/>
          <w:sz w:val="20"/>
          <w:szCs w:val="20"/>
        </w:rPr>
        <w:t xml:space="preserve">    </w:t>
      </w:r>
      <w:r w:rsidRPr="003752F7">
        <w:rPr>
          <w:rFonts w:asciiTheme="majorBidi" w:hAnsiTheme="majorBidi" w:cstheme="majorBidi"/>
          <w:sz w:val="20"/>
          <w:szCs w:val="20"/>
        </w:rPr>
        <w:t xml:space="preserve">God sent down </w:t>
      </w:r>
      <w:r w:rsidRPr="003752F7">
        <w:rPr>
          <w:rFonts w:asciiTheme="majorBidi" w:eastAsiaTheme="minorEastAsia" w:hAnsiTheme="majorBidi" w:cstheme="majorBidi"/>
          <w:color w:val="000000"/>
          <w:sz w:val="20"/>
          <w:szCs w:val="20"/>
        </w:rPr>
        <w:t>the Qur’ān confirming all Divine Messages that came before it, while also making His Book serve as a Guardian Protector (</w:t>
      </w:r>
      <w:r w:rsidRPr="003752F7">
        <w:rPr>
          <w:rFonts w:asciiTheme="majorBidi" w:eastAsiaTheme="minorEastAsia" w:hAnsiTheme="majorBidi" w:cstheme="majorBidi"/>
          <w:i/>
          <w:iCs/>
          <w:color w:val="000000"/>
          <w:sz w:val="20"/>
          <w:szCs w:val="20"/>
        </w:rPr>
        <w:t>Muhaymin</w:t>
      </w:r>
      <w:r w:rsidRPr="003752F7">
        <w:rPr>
          <w:rFonts w:asciiTheme="majorBidi" w:eastAsiaTheme="minorEastAsia" w:hAnsiTheme="majorBidi" w:cstheme="majorBidi"/>
          <w:color w:val="000000"/>
          <w:sz w:val="20"/>
          <w:szCs w:val="20"/>
        </w:rPr>
        <w:t xml:space="preserve">) over the original and authentic Messages of every earlier Prophetic Mission. God says in the Qur’ān: </w:t>
      </w:r>
    </w:p>
    <w:p w14:paraId="6636AD35" w14:textId="1B39CC07" w:rsidR="00192D6A" w:rsidRPr="003752F7" w:rsidRDefault="00192D6A" w:rsidP="00192D6A">
      <w:pPr>
        <w:pStyle w:val="FootnoteText"/>
        <w:ind w:left="630" w:right="810"/>
        <w:rPr>
          <w:rFonts w:eastAsiaTheme="minorEastAsia"/>
          <w:color w:val="000000"/>
        </w:rPr>
      </w:pPr>
      <w:r w:rsidRPr="003752F7">
        <w:rPr>
          <w:rFonts w:eastAsiaTheme="minorEastAsia"/>
          <w:color w:val="000000"/>
        </w:rPr>
        <w:t>And We sent down unto you the Book</w:t>
      </w:r>
      <w:r w:rsidR="00D557CB" w:rsidRPr="003752F7">
        <w:rPr>
          <w:rFonts w:eastAsiaTheme="minorEastAsia"/>
          <w:color w:val="000000"/>
        </w:rPr>
        <w:t xml:space="preserve"> [the Qur’ān]</w:t>
      </w:r>
      <w:r w:rsidRPr="003752F7">
        <w:rPr>
          <w:rFonts w:eastAsiaTheme="minorEastAsia"/>
          <w:color w:val="000000"/>
        </w:rPr>
        <w:t xml:space="preserve"> in [utter] Truth, confirming </w:t>
      </w:r>
      <w:r w:rsidR="00D557CB" w:rsidRPr="003752F7">
        <w:rPr>
          <w:rFonts w:eastAsiaTheme="minorEastAsia"/>
          <w:color w:val="000000"/>
        </w:rPr>
        <w:t>“</w:t>
      </w:r>
      <w:r w:rsidRPr="003752F7">
        <w:rPr>
          <w:rFonts w:eastAsiaTheme="minorEastAsia"/>
          <w:color w:val="000000"/>
        </w:rPr>
        <w:t>the Book</w:t>
      </w:r>
      <w:r w:rsidR="00D557CB" w:rsidRPr="003752F7">
        <w:rPr>
          <w:rFonts w:eastAsiaTheme="minorEastAsia"/>
          <w:color w:val="000000"/>
        </w:rPr>
        <w:t>”</w:t>
      </w:r>
      <w:r w:rsidRPr="003752F7">
        <w:rPr>
          <w:rFonts w:eastAsiaTheme="minorEastAsia"/>
          <w:color w:val="000000"/>
        </w:rPr>
        <w:t xml:space="preserve"> [all generic Revelation] that came before it and as a Guardian Protector (</w:t>
      </w:r>
      <w:r w:rsidRPr="003752F7">
        <w:rPr>
          <w:rFonts w:eastAsiaTheme="minorEastAsia"/>
          <w:i/>
          <w:iCs/>
          <w:color w:val="000000"/>
        </w:rPr>
        <w:t>Muhaymin</w:t>
      </w:r>
      <w:r w:rsidRPr="003752F7">
        <w:rPr>
          <w:rFonts w:eastAsiaTheme="minorEastAsia"/>
          <w:color w:val="000000"/>
        </w:rPr>
        <w:t>) over it. So, judge between them</w:t>
      </w:r>
      <w:r w:rsidR="005F4355" w:rsidRPr="003752F7">
        <w:rPr>
          <w:rFonts w:eastAsiaTheme="minorEastAsia"/>
          <w:color w:val="000000"/>
        </w:rPr>
        <w:t xml:space="preserve"> [the People of the Book]</w:t>
      </w:r>
      <w:r w:rsidRPr="003752F7">
        <w:rPr>
          <w:rFonts w:eastAsiaTheme="minorEastAsia"/>
          <w:color w:val="000000"/>
        </w:rPr>
        <w:t xml:space="preserve"> in accordance with what God has sent down, and do not follow their vain whims away from the Truth that has come unto you. For each among you</w:t>
      </w:r>
      <w:r w:rsidR="005F4355" w:rsidRPr="003752F7">
        <w:rPr>
          <w:rFonts w:eastAsiaTheme="minorEastAsia"/>
          <w:color w:val="000000"/>
        </w:rPr>
        <w:t>,</w:t>
      </w:r>
      <w:r w:rsidRPr="003752F7">
        <w:rPr>
          <w:rFonts w:eastAsiaTheme="minorEastAsia"/>
          <w:color w:val="000000"/>
        </w:rPr>
        <w:t xml:space="preserve"> We have appointed a particular Rule of Life (</w:t>
      </w:r>
      <w:r w:rsidR="003A04C5" w:rsidRPr="003752F7">
        <w:rPr>
          <w:rFonts w:eastAsiaTheme="minorEastAsia"/>
          <w:i/>
          <w:iCs/>
          <w:color w:val="000000"/>
        </w:rPr>
        <w:t>shir‘a</w:t>
      </w:r>
      <w:r w:rsidR="009D5239" w:rsidRPr="003752F7">
        <w:rPr>
          <w:rFonts w:eastAsiaTheme="minorEastAsia"/>
          <w:i/>
          <w:iCs/>
          <w:color w:val="000000"/>
        </w:rPr>
        <w:t>tan</w:t>
      </w:r>
      <w:r w:rsidRPr="003752F7">
        <w:rPr>
          <w:rFonts w:eastAsiaTheme="minorEastAsia"/>
          <w:color w:val="000000"/>
        </w:rPr>
        <w:t>) and a [clear] Way [of faith]</w:t>
      </w:r>
      <w:r w:rsidR="003A04C5" w:rsidRPr="003752F7">
        <w:rPr>
          <w:rFonts w:eastAsiaTheme="minorEastAsia"/>
          <w:color w:val="000000"/>
        </w:rPr>
        <w:t xml:space="preserve"> (</w:t>
      </w:r>
      <w:r w:rsidR="003A04C5" w:rsidRPr="003752F7">
        <w:rPr>
          <w:rFonts w:eastAsiaTheme="minorEastAsia"/>
          <w:i/>
          <w:iCs/>
          <w:color w:val="000000"/>
        </w:rPr>
        <w:t>minh</w:t>
      </w:r>
      <w:r w:rsidR="009D5239" w:rsidRPr="003752F7">
        <w:rPr>
          <w:i/>
          <w:iCs/>
        </w:rPr>
        <w:t>ā</w:t>
      </w:r>
      <w:r w:rsidR="003A04C5" w:rsidRPr="003752F7">
        <w:rPr>
          <w:rFonts w:eastAsiaTheme="minorEastAsia"/>
          <w:i/>
          <w:iCs/>
          <w:color w:val="000000"/>
        </w:rPr>
        <w:t>jan</w:t>
      </w:r>
      <w:r w:rsidR="003A04C5" w:rsidRPr="003752F7">
        <w:rPr>
          <w:rFonts w:eastAsiaTheme="minorEastAsia"/>
          <w:color w:val="000000"/>
        </w:rPr>
        <w:t>)</w:t>
      </w:r>
      <w:r w:rsidRPr="003752F7">
        <w:rPr>
          <w:rFonts w:eastAsiaTheme="minorEastAsia"/>
          <w:color w:val="000000"/>
        </w:rPr>
        <w:t>. Had God willed, He would have made you [all] a single Community</w:t>
      </w:r>
      <w:r w:rsidR="007929F4" w:rsidRPr="003752F7">
        <w:rPr>
          <w:rFonts w:eastAsiaTheme="minorEastAsia"/>
          <w:color w:val="000000"/>
        </w:rPr>
        <w:t xml:space="preserve"> (</w:t>
      </w:r>
      <w:r w:rsidR="007929F4" w:rsidRPr="003752F7">
        <w:rPr>
          <w:rFonts w:eastAsiaTheme="minorEastAsia"/>
          <w:i/>
          <w:iCs/>
          <w:color w:val="000000"/>
        </w:rPr>
        <w:t>Umma</w:t>
      </w:r>
      <w:r w:rsidR="007929F4" w:rsidRPr="003752F7">
        <w:rPr>
          <w:rFonts w:eastAsiaTheme="minorEastAsia"/>
          <w:color w:val="000000"/>
        </w:rPr>
        <w:t>)</w:t>
      </w:r>
      <w:r w:rsidRPr="003752F7">
        <w:rPr>
          <w:rFonts w:eastAsiaTheme="minorEastAsia"/>
          <w:color w:val="000000"/>
        </w:rPr>
        <w:t xml:space="preserve"> of common faith, but [He willed otherwise], so that He might try you in </w:t>
      </w:r>
      <w:r w:rsidR="00CD0B02" w:rsidRPr="003752F7">
        <w:rPr>
          <w:rFonts w:eastAsiaTheme="minorEastAsia"/>
          <w:color w:val="000000"/>
        </w:rPr>
        <w:t>what</w:t>
      </w:r>
      <w:r w:rsidRPr="003752F7">
        <w:rPr>
          <w:rFonts w:eastAsiaTheme="minorEastAsia"/>
          <w:color w:val="000000"/>
        </w:rPr>
        <w:t xml:space="preserve"> He has given you. So, </w:t>
      </w:r>
      <w:r w:rsidR="003B5587" w:rsidRPr="003752F7">
        <w:rPr>
          <w:rFonts w:eastAsiaTheme="minorEastAsia"/>
          <w:color w:val="000000"/>
        </w:rPr>
        <w:t>compete</w:t>
      </w:r>
      <w:r w:rsidRPr="003752F7">
        <w:rPr>
          <w:rFonts w:eastAsiaTheme="minorEastAsia"/>
          <w:color w:val="000000"/>
        </w:rPr>
        <w:t xml:space="preserve"> with one another in [doing] good deeds. Unto God shall be your final return all together, and He will inform you about [all] that in which you differed (The Table Spread, 5:48).</w:t>
      </w:r>
    </w:p>
    <w:p w14:paraId="5A9FC330" w14:textId="71316D95" w:rsidR="00192D6A" w:rsidRPr="003752F7" w:rsidRDefault="00192D6A" w:rsidP="00192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eastAsiaTheme="minorEastAsia" w:hAnsiTheme="majorBidi" w:cstheme="majorBidi"/>
          <w:color w:val="000000"/>
          <w:sz w:val="20"/>
          <w:szCs w:val="20"/>
        </w:rPr>
      </w:pPr>
      <w:r w:rsidRPr="003752F7">
        <w:rPr>
          <w:rFonts w:asciiTheme="majorBidi" w:eastAsiaTheme="minorEastAsia" w:hAnsiTheme="majorBidi" w:cstheme="majorBidi"/>
          <w:color w:val="000000"/>
          <w:sz w:val="20"/>
          <w:szCs w:val="20"/>
        </w:rPr>
        <w:t xml:space="preserve">The </w:t>
      </w:r>
      <w:r w:rsidRPr="003752F7">
        <w:rPr>
          <w:rFonts w:asciiTheme="majorBidi" w:hAnsiTheme="majorBidi" w:cstheme="majorBidi"/>
          <w:sz w:val="20"/>
          <w:szCs w:val="20"/>
        </w:rPr>
        <w:t>Qur’ān</w:t>
      </w:r>
      <w:r w:rsidRPr="003752F7">
        <w:rPr>
          <w:rFonts w:asciiTheme="majorBidi" w:eastAsiaTheme="minorEastAsia" w:hAnsiTheme="majorBidi" w:cstheme="majorBidi"/>
          <w:color w:val="000000"/>
          <w:sz w:val="20"/>
          <w:szCs w:val="20"/>
        </w:rPr>
        <w:t xml:space="preserve"> is the world’s most memorized text and probably also </w:t>
      </w:r>
      <w:r w:rsidRPr="003752F7">
        <w:rPr>
          <w:rFonts w:asciiTheme="majorBidi" w:eastAsiaTheme="minorEastAsia" w:hAnsiTheme="majorBidi" w:cstheme="majorBidi"/>
          <w:i/>
          <w:iCs/>
          <w:color w:val="000000"/>
          <w:sz w:val="20"/>
          <w:szCs w:val="20"/>
        </w:rPr>
        <w:t xml:space="preserve">the </w:t>
      </w:r>
      <w:r w:rsidRPr="003752F7">
        <w:rPr>
          <w:rFonts w:asciiTheme="majorBidi" w:eastAsiaTheme="minorEastAsia" w:hAnsiTheme="majorBidi" w:cstheme="majorBidi"/>
          <w:color w:val="000000"/>
          <w:sz w:val="20"/>
          <w:szCs w:val="20"/>
        </w:rPr>
        <w:t xml:space="preserve">book that exerts the most influence on those who read it. It is also the most widely read, recited, and studied of all the world’s texts, Sacred as well as secular. The </w:t>
      </w:r>
      <w:r w:rsidRPr="003752F7">
        <w:rPr>
          <w:rFonts w:asciiTheme="majorBidi" w:hAnsiTheme="majorBidi" w:cstheme="majorBidi"/>
          <w:sz w:val="20"/>
          <w:szCs w:val="20"/>
        </w:rPr>
        <w:t>Qur’ān</w:t>
      </w:r>
      <w:r w:rsidRPr="003752F7">
        <w:rPr>
          <w:rFonts w:asciiTheme="majorBidi" w:eastAsiaTheme="minorEastAsia" w:hAnsiTheme="majorBidi" w:cstheme="majorBidi"/>
          <w:color w:val="000000"/>
          <w:sz w:val="20"/>
          <w:szCs w:val="20"/>
        </w:rPr>
        <w:t xml:space="preserve"> is not only the principal inspiration of believing Muslims, it also provides them their greatest refuge and protection. The</w:t>
      </w:r>
      <w:r w:rsidRPr="003752F7">
        <w:rPr>
          <w:rFonts w:asciiTheme="majorBidi" w:hAnsiTheme="majorBidi" w:cstheme="majorBidi"/>
          <w:sz w:val="20"/>
          <w:szCs w:val="20"/>
        </w:rPr>
        <w:t xml:space="preserve"> Qur’ānic Revelation</w:t>
      </w:r>
      <w:r w:rsidRPr="003752F7">
        <w:rPr>
          <w:rFonts w:asciiTheme="majorBidi" w:eastAsiaTheme="minorEastAsia" w:hAnsiTheme="majorBidi" w:cstheme="majorBidi"/>
          <w:color w:val="000000"/>
          <w:sz w:val="20"/>
          <w:szCs w:val="20"/>
        </w:rPr>
        <w:t xml:space="preserve"> becomes so interwoven into the life of the devout Muslim</w:t>
      </w:r>
      <w:r w:rsidR="00045CC3" w:rsidRPr="003752F7">
        <w:rPr>
          <w:rFonts w:asciiTheme="majorBidi" w:eastAsiaTheme="minorEastAsia" w:hAnsiTheme="majorBidi" w:cstheme="majorBidi"/>
          <w:color w:val="000000"/>
          <w:sz w:val="20"/>
          <w:szCs w:val="20"/>
        </w:rPr>
        <w:t xml:space="preserve"> Believer</w:t>
      </w:r>
      <w:r w:rsidRPr="003752F7">
        <w:rPr>
          <w:rFonts w:asciiTheme="majorBidi" w:eastAsiaTheme="minorEastAsia" w:hAnsiTheme="majorBidi" w:cstheme="majorBidi"/>
          <w:color w:val="000000"/>
          <w:sz w:val="20"/>
          <w:szCs w:val="20"/>
        </w:rPr>
        <w:t xml:space="preserve"> that he or she lives in it, works in it, rests in it, and dies in it. The </w:t>
      </w:r>
      <w:r w:rsidRPr="003752F7">
        <w:rPr>
          <w:rFonts w:asciiTheme="majorBidi" w:hAnsiTheme="majorBidi" w:cstheme="majorBidi"/>
          <w:sz w:val="20"/>
          <w:szCs w:val="20"/>
        </w:rPr>
        <w:t>Qur’ān</w:t>
      </w:r>
      <w:r w:rsidRPr="003752F7" w:rsidDel="00AF66E0">
        <w:rPr>
          <w:rFonts w:asciiTheme="majorBidi" w:eastAsiaTheme="minorEastAsia" w:hAnsiTheme="majorBidi" w:cstheme="majorBidi"/>
          <w:color w:val="000000"/>
          <w:sz w:val="20"/>
          <w:szCs w:val="20"/>
        </w:rPr>
        <w:t xml:space="preserve"> </w:t>
      </w:r>
      <w:r w:rsidRPr="003752F7">
        <w:rPr>
          <w:rFonts w:asciiTheme="majorBidi" w:eastAsiaTheme="minorEastAsia" w:hAnsiTheme="majorBidi" w:cstheme="majorBidi"/>
          <w:color w:val="000000"/>
          <w:sz w:val="20"/>
          <w:szCs w:val="20"/>
        </w:rPr>
        <w:t xml:space="preserve">is fundamentally universal. It rejects any notion of the Muslims as a “Chosen People” </w:t>
      </w:r>
      <w:r w:rsidR="00FE1C21" w:rsidRPr="003752F7">
        <w:rPr>
          <w:rFonts w:asciiTheme="majorBidi" w:eastAsiaTheme="minorEastAsia" w:hAnsiTheme="majorBidi" w:cstheme="majorBidi"/>
          <w:color w:val="000000"/>
          <w:sz w:val="20"/>
          <w:szCs w:val="20"/>
        </w:rPr>
        <w:t>or</w:t>
      </w:r>
      <w:r w:rsidRPr="003752F7">
        <w:rPr>
          <w:rFonts w:asciiTheme="majorBidi" w:eastAsiaTheme="minorEastAsia" w:hAnsiTheme="majorBidi" w:cstheme="majorBidi"/>
          <w:color w:val="000000"/>
          <w:sz w:val="20"/>
          <w:szCs w:val="20"/>
        </w:rPr>
        <w:t xml:space="preserve"> any exclusivist, racialistic, or ethnocentric view of truth. </w:t>
      </w:r>
      <w:r w:rsidRPr="003752F7">
        <w:rPr>
          <w:rFonts w:asciiTheme="majorBidi" w:hAnsiTheme="majorBidi" w:cstheme="majorBidi"/>
          <w:sz w:val="20"/>
          <w:szCs w:val="20"/>
        </w:rPr>
        <w:t xml:space="preserve">For all </w:t>
      </w:r>
      <w:r w:rsidRPr="003752F7">
        <w:rPr>
          <w:rFonts w:asciiTheme="majorBidi" w:eastAsiaTheme="minorEastAsia" w:hAnsiTheme="majorBidi" w:cstheme="majorBidi"/>
          <w:color w:val="0F252D"/>
          <w:sz w:val="20"/>
          <w:szCs w:val="20"/>
        </w:rPr>
        <w:t xml:space="preserve">atomistic and </w:t>
      </w:r>
      <w:r w:rsidRPr="003752F7">
        <w:rPr>
          <w:rFonts w:asciiTheme="majorBidi" w:eastAsiaTheme="minorEastAsia" w:hAnsiTheme="majorBidi" w:cstheme="majorBidi"/>
          <w:color w:val="000000"/>
          <w:sz w:val="20"/>
          <w:szCs w:val="20"/>
        </w:rPr>
        <w:t xml:space="preserve">particularizing visions of Truth and Humanity are necessarily off-center, whether individually or socially subjective—in terms of race, nation, or sect. Such subjectivity numbs the </w:t>
      </w:r>
      <w:r w:rsidR="00FE1C21" w:rsidRPr="003752F7">
        <w:rPr>
          <w:rFonts w:asciiTheme="majorBidi" w:eastAsiaTheme="minorEastAsia" w:hAnsiTheme="majorBidi" w:cstheme="majorBidi"/>
          <w:color w:val="000000"/>
          <w:sz w:val="20"/>
          <w:szCs w:val="20"/>
        </w:rPr>
        <w:t>M</w:t>
      </w:r>
      <w:r w:rsidRPr="003752F7">
        <w:rPr>
          <w:rFonts w:asciiTheme="majorBidi" w:eastAsiaTheme="minorEastAsia" w:hAnsiTheme="majorBidi" w:cstheme="majorBidi"/>
          <w:color w:val="000000"/>
          <w:sz w:val="20"/>
          <w:szCs w:val="20"/>
        </w:rPr>
        <w:t xml:space="preserve">oral faculties, and it ultimately recoils upon itself and becomes its own victim. </w:t>
      </w:r>
      <w:r w:rsidRPr="003752F7">
        <w:rPr>
          <w:rFonts w:asciiTheme="majorBidi" w:eastAsia="MS Mincho" w:hAnsiTheme="majorBidi" w:cstheme="majorBidi"/>
          <w:color w:val="000000"/>
          <w:sz w:val="20"/>
          <w:szCs w:val="20"/>
        </w:rPr>
        <w:t xml:space="preserve">Although the </w:t>
      </w:r>
      <w:r w:rsidRPr="003752F7">
        <w:rPr>
          <w:rFonts w:asciiTheme="majorBidi" w:hAnsiTheme="majorBidi" w:cstheme="majorBidi"/>
          <w:sz w:val="20"/>
          <w:szCs w:val="20"/>
        </w:rPr>
        <w:t>Qur’ān</w:t>
      </w:r>
      <w:r w:rsidRPr="003752F7" w:rsidDel="00FC5795">
        <w:rPr>
          <w:rFonts w:asciiTheme="majorBidi" w:eastAsia="MS Mincho" w:hAnsiTheme="majorBidi" w:cstheme="majorBidi"/>
          <w:color w:val="000000"/>
          <w:sz w:val="20"/>
          <w:szCs w:val="20"/>
        </w:rPr>
        <w:t xml:space="preserve"> </w:t>
      </w:r>
      <w:r w:rsidRPr="003752F7">
        <w:rPr>
          <w:rFonts w:asciiTheme="majorBidi" w:eastAsia="MS Mincho" w:hAnsiTheme="majorBidi" w:cstheme="majorBidi"/>
          <w:color w:val="000000"/>
          <w:sz w:val="20"/>
          <w:szCs w:val="20"/>
        </w:rPr>
        <w:t xml:space="preserve">prides itself on being “an Arabic </w:t>
      </w:r>
      <w:r w:rsidRPr="003752F7">
        <w:rPr>
          <w:rFonts w:asciiTheme="majorBidi" w:hAnsiTheme="majorBidi" w:cstheme="majorBidi"/>
          <w:sz w:val="20"/>
          <w:szCs w:val="20"/>
        </w:rPr>
        <w:t>Qur’ān</w:t>
      </w:r>
      <w:r w:rsidRPr="003752F7">
        <w:rPr>
          <w:rFonts w:asciiTheme="majorBidi" w:eastAsia="MS Mincho" w:hAnsiTheme="majorBidi" w:cstheme="majorBidi"/>
          <w:color w:val="000000"/>
          <w:sz w:val="20"/>
          <w:szCs w:val="20"/>
        </w:rPr>
        <w:t>,” it is worthy of note that it makes strikingly little reference to Arabs or the Arab people</w:t>
      </w:r>
      <w:r w:rsidR="00722FB8" w:rsidRPr="003752F7">
        <w:rPr>
          <w:rFonts w:asciiTheme="majorBidi" w:eastAsia="MS Mincho" w:hAnsiTheme="majorBidi" w:cstheme="majorBidi"/>
          <w:color w:val="000000"/>
          <w:sz w:val="20"/>
          <w:szCs w:val="20"/>
        </w:rPr>
        <w:t xml:space="preserve"> as such</w:t>
      </w:r>
      <w:r w:rsidRPr="003752F7">
        <w:rPr>
          <w:rFonts w:asciiTheme="majorBidi" w:eastAsia="MS Mincho" w:hAnsiTheme="majorBidi" w:cstheme="majorBidi"/>
          <w:color w:val="000000"/>
          <w:sz w:val="20"/>
          <w:szCs w:val="20"/>
        </w:rPr>
        <w:t>.</w:t>
      </w:r>
    </w:p>
  </w:footnote>
  <w:footnote w:id="54">
    <w:p w14:paraId="3E0FE8B9" w14:textId="774D2738" w:rsidR="00192D6A" w:rsidRPr="003752F7" w:rsidRDefault="00192D6A" w:rsidP="00192D6A">
      <w:pPr>
        <w:pStyle w:val="FootnoteText"/>
      </w:pPr>
      <w:r w:rsidRPr="003752F7">
        <w:rPr>
          <w:rStyle w:val="FootnoteReference"/>
        </w:rPr>
        <w:footnoteRef/>
      </w:r>
      <w:r w:rsidRPr="003752F7">
        <w:t xml:space="preserve"> </w:t>
      </w:r>
      <w:r w:rsidRPr="003752F7">
        <w:rPr>
          <w:b/>
          <w:bCs/>
          <w:i/>
          <w:iCs/>
        </w:rPr>
        <w:t>Sunna</w:t>
      </w:r>
      <w:r w:rsidRPr="003752F7">
        <w:t xml:space="preserve"> and </w:t>
      </w:r>
      <w:r w:rsidRPr="003752F7">
        <w:rPr>
          <w:b/>
          <w:bCs/>
          <w:i/>
          <w:iCs/>
        </w:rPr>
        <w:t>Ḥadīth</w:t>
      </w:r>
      <w:r w:rsidRPr="003752F7">
        <w:t xml:space="preserve"> and are often used together. The </w:t>
      </w:r>
      <w:r w:rsidRPr="003752F7">
        <w:rPr>
          <w:i/>
          <w:iCs/>
        </w:rPr>
        <w:t>Ḥadīth</w:t>
      </w:r>
      <w:r w:rsidRPr="003752F7">
        <w:t xml:space="preserve"> of the Prophet and their historical transmission will be discussed in detail in</w:t>
      </w:r>
      <w:r w:rsidR="007059E9" w:rsidRPr="003752F7">
        <w:t xml:space="preserve"> </w:t>
      </w:r>
      <w:r w:rsidRPr="003752F7">
        <w:t xml:space="preserve">later </w:t>
      </w:r>
      <w:r w:rsidR="007059E9" w:rsidRPr="003752F7">
        <w:t>in V</w:t>
      </w:r>
      <w:r w:rsidRPr="003752F7">
        <w:t>olume</w:t>
      </w:r>
      <w:r w:rsidR="007059E9" w:rsidRPr="003752F7">
        <w:t xml:space="preserve"> Twelve</w:t>
      </w:r>
      <w:r w:rsidRPr="003752F7">
        <w:t>. When used separately—as is common in Arabic semantics—each of the two words</w:t>
      </w:r>
      <w:r w:rsidR="007059E9" w:rsidRPr="003752F7">
        <w:t>—</w:t>
      </w:r>
      <w:r w:rsidRPr="003752F7">
        <w:rPr>
          <w:i/>
          <w:iCs/>
        </w:rPr>
        <w:t xml:space="preserve">Sunna </w:t>
      </w:r>
      <w:r w:rsidRPr="003752F7">
        <w:t xml:space="preserve">and </w:t>
      </w:r>
      <w:r w:rsidRPr="003752F7">
        <w:rPr>
          <w:i/>
          <w:iCs/>
        </w:rPr>
        <w:t>Ḥadīth</w:t>
      </w:r>
      <w:r w:rsidR="007059E9" w:rsidRPr="003752F7">
        <w:t>—</w:t>
      </w:r>
      <w:r w:rsidRPr="003752F7">
        <w:t>can stand as synonyms for each other. When used together,</w:t>
      </w:r>
      <w:r w:rsidR="007059E9" w:rsidRPr="003752F7">
        <w:t xml:space="preserve"> however,</w:t>
      </w:r>
      <w:r w:rsidRPr="003752F7">
        <w:t xml:space="preserve"> they often have somewhat different meanings. The word </w:t>
      </w:r>
      <w:r w:rsidRPr="003752F7">
        <w:rPr>
          <w:i/>
          <w:iCs/>
        </w:rPr>
        <w:t>Ḥadīth</w:t>
      </w:r>
      <w:r w:rsidRPr="003752F7">
        <w:t xml:space="preserve"> refers specifically to statements of the Prophet or reports about him,</w:t>
      </w:r>
      <w:r w:rsidR="004C1C47" w:rsidRPr="003752F7">
        <w:t xml:space="preserve"> his behavior, and the things that he accepted or rejected in others</w:t>
      </w:r>
      <w:r w:rsidRPr="003752F7">
        <w:t xml:space="preserve"> which constitute the main constitutive element of his </w:t>
      </w:r>
      <w:r w:rsidRPr="003752F7">
        <w:rPr>
          <w:i/>
          <w:iCs/>
        </w:rPr>
        <w:t>Sunna</w:t>
      </w:r>
      <w:r w:rsidRPr="003752F7">
        <w:t xml:space="preserve">, although they are not necessarily identical with it. Often, however, when the word </w:t>
      </w:r>
      <w:r w:rsidRPr="003752F7">
        <w:rPr>
          <w:i/>
          <w:iCs/>
        </w:rPr>
        <w:t>Sunna</w:t>
      </w:r>
      <w:r w:rsidRPr="003752F7">
        <w:t xml:space="preserve"> is used alone and without qualification—as in the above expression, “the Qur’ān and the </w:t>
      </w:r>
      <w:r w:rsidRPr="003752F7">
        <w:rPr>
          <w:i/>
          <w:iCs/>
        </w:rPr>
        <w:t>Sunna</w:t>
      </w:r>
      <w:r w:rsidRPr="003752F7">
        <w:t xml:space="preserve">”—it becomes synonymous with </w:t>
      </w:r>
      <w:r w:rsidRPr="003752F7">
        <w:rPr>
          <w:i/>
          <w:iCs/>
        </w:rPr>
        <w:t>Ḥadīth</w:t>
      </w:r>
      <w:r w:rsidRPr="003752F7">
        <w:t>. Taken by itself,</w:t>
      </w:r>
      <w:r w:rsidR="00C62C6C" w:rsidRPr="003752F7">
        <w:t xml:space="preserve"> however, </w:t>
      </w:r>
      <w:r w:rsidRPr="003752F7">
        <w:t xml:space="preserve">the word </w:t>
      </w:r>
      <w:r w:rsidRPr="003752F7">
        <w:rPr>
          <w:i/>
          <w:iCs/>
        </w:rPr>
        <w:t>Sunna</w:t>
      </w:r>
      <w:r w:rsidRPr="003752F7">
        <w:t xml:space="preserve"> refers primarily to any “authoritative</w:t>
      </w:r>
      <w:r w:rsidR="00C62C6C" w:rsidRPr="003752F7">
        <w:t xml:space="preserve"> and established</w:t>
      </w:r>
      <w:r w:rsidRPr="003752F7">
        <w:t xml:space="preserve"> precedent” of the Prophet</w:t>
      </w:r>
      <w:r w:rsidR="00C62C6C" w:rsidRPr="003752F7">
        <w:t>—especially those that became normative for his Community</w:t>
      </w:r>
      <w:r w:rsidR="00C42A25" w:rsidRPr="003752F7">
        <w:t>. In this regard,</w:t>
      </w:r>
      <w:r w:rsidR="00C42A25" w:rsidRPr="003752F7">
        <w:rPr>
          <w:i/>
          <w:iCs/>
        </w:rPr>
        <w:t xml:space="preserve"> Ḥadīth</w:t>
      </w:r>
      <w:r w:rsidR="00C42A25" w:rsidRPr="003752F7">
        <w:t xml:space="preserve"> may refer to exceptional types of teachings and behavior, which did not become Communal norms. </w:t>
      </w:r>
      <w:r w:rsidR="00071204" w:rsidRPr="003752F7">
        <w:t xml:space="preserve">Furthermore, the term </w:t>
      </w:r>
      <w:r w:rsidR="00071204" w:rsidRPr="003752F7">
        <w:rPr>
          <w:i/>
          <w:iCs/>
        </w:rPr>
        <w:t xml:space="preserve">Sunna </w:t>
      </w:r>
      <w:r w:rsidR="00071204" w:rsidRPr="003752F7">
        <w:t>is</w:t>
      </w:r>
      <w:r w:rsidRPr="003752F7">
        <w:t xml:space="preserve"> also</w:t>
      </w:r>
      <w:r w:rsidR="00071204" w:rsidRPr="003752F7">
        <w:t xml:space="preserve"> used to refer </w:t>
      </w:r>
      <w:r w:rsidRPr="003752F7">
        <w:t xml:space="preserve">to exemplary precedents of others such as the leadership of the early Community that arose in the wake of the Prophet’s passing, especially the authoritative examples of the four Rightly-Guided Caliphs. In these latter cases, however, the word </w:t>
      </w:r>
      <w:r w:rsidRPr="003752F7">
        <w:rPr>
          <w:i/>
          <w:iCs/>
        </w:rPr>
        <w:t>Sunna</w:t>
      </w:r>
      <w:r w:rsidRPr="003752F7">
        <w:t xml:space="preserve"> is always qualified by specific reference to such authorities, as in the expressions “the </w:t>
      </w:r>
      <w:r w:rsidRPr="003752F7">
        <w:rPr>
          <w:i/>
          <w:iCs/>
        </w:rPr>
        <w:t>Sunna</w:t>
      </w:r>
      <w:r w:rsidRPr="003752F7">
        <w:t xml:space="preserve"> of the Rightly-Guided Caliphs” or “the </w:t>
      </w:r>
      <w:r w:rsidRPr="003752F7">
        <w:rPr>
          <w:i/>
          <w:iCs/>
        </w:rPr>
        <w:t xml:space="preserve">Sunna </w:t>
      </w:r>
      <w:r w:rsidRPr="003752F7">
        <w:t>of Abū</w:t>
      </w:r>
      <w:r w:rsidR="00A97AE6" w:rsidRPr="003752F7">
        <w:t>-</w:t>
      </w:r>
      <w:r w:rsidRPr="003752F7">
        <w:t>Bakr and ‘Umar.” The authority of Abū</w:t>
      </w:r>
      <w:r w:rsidR="00A97AE6" w:rsidRPr="003752F7">
        <w:t>-</w:t>
      </w:r>
      <w:r w:rsidRPr="003752F7">
        <w:t>Bakr, ‘Umar, and other exemplary figures</w:t>
      </w:r>
      <w:r w:rsidR="00F530ED" w:rsidRPr="003752F7">
        <w:t xml:space="preserve"> of the first Community</w:t>
      </w:r>
      <w:r w:rsidRPr="003752F7">
        <w:t xml:space="preserve"> in cases when the </w:t>
      </w:r>
      <w:r w:rsidRPr="003752F7">
        <w:rPr>
          <w:i/>
          <w:iCs/>
        </w:rPr>
        <w:t>Sunna</w:t>
      </w:r>
      <w:r w:rsidRPr="003752F7">
        <w:t xml:space="preserve"> is attributed to them does not indicate that they were regarded as independent sources of the </w:t>
      </w:r>
      <w:r w:rsidRPr="003752F7">
        <w:rPr>
          <w:i/>
          <w:iCs/>
        </w:rPr>
        <w:t>Sunna</w:t>
      </w:r>
      <w:r w:rsidRPr="003752F7">
        <w:t xml:space="preserve"> but rather that their authority was directly associated with</w:t>
      </w:r>
      <w:r w:rsidR="00E64A63" w:rsidRPr="003752F7">
        <w:t xml:space="preserve"> that of</w:t>
      </w:r>
      <w:r w:rsidRPr="003752F7">
        <w:t xml:space="preserve"> the Prophet, whom they knew intimately and followed closely. When, however, the word </w:t>
      </w:r>
      <w:r w:rsidRPr="003752F7">
        <w:rPr>
          <w:i/>
          <w:iCs/>
        </w:rPr>
        <w:t>Sunna</w:t>
      </w:r>
      <w:r w:rsidRPr="003752F7">
        <w:t xml:space="preserve"> occurs by itself without qualification, it refers</w:t>
      </w:r>
      <w:r w:rsidR="001C1508" w:rsidRPr="003752F7">
        <w:t xml:space="preserve"> virtually without exception</w:t>
      </w:r>
      <w:r w:rsidRPr="003752F7">
        <w:t xml:space="preserve"> to the </w:t>
      </w:r>
      <w:r w:rsidRPr="003752F7">
        <w:rPr>
          <w:i/>
          <w:iCs/>
        </w:rPr>
        <w:t>Sunna</w:t>
      </w:r>
      <w:r w:rsidRPr="003752F7">
        <w:t xml:space="preserve"> of God’s Messenger.</w:t>
      </w:r>
    </w:p>
  </w:footnote>
  <w:footnote w:id="55">
    <w:p w14:paraId="035FC459" w14:textId="5C5CEC6E" w:rsidR="00192D6A" w:rsidRPr="003752F7" w:rsidRDefault="00192D6A" w:rsidP="00192D6A">
      <w:pPr>
        <w:pStyle w:val="FootnoteText"/>
      </w:pPr>
      <w:r w:rsidRPr="003752F7">
        <w:rPr>
          <w:rStyle w:val="FootnoteReference"/>
        </w:rPr>
        <w:footnoteRef/>
      </w:r>
      <w:r w:rsidRPr="003752F7">
        <w:t xml:space="preserve"> </w:t>
      </w:r>
      <w:r w:rsidRPr="003752F7">
        <w:rPr>
          <w:b/>
          <w:bCs/>
        </w:rPr>
        <w:t>The Consensus</w:t>
      </w:r>
      <w:r w:rsidRPr="003752F7">
        <w:t xml:space="preserve"> </w:t>
      </w:r>
      <w:r w:rsidRPr="003752F7">
        <w:rPr>
          <w:b/>
          <w:bCs/>
        </w:rPr>
        <w:t>(</w:t>
      </w:r>
      <w:r w:rsidRPr="003752F7">
        <w:rPr>
          <w:b/>
          <w:bCs/>
          <w:i/>
          <w:iCs/>
        </w:rPr>
        <w:t>al-Ijmā‘</w:t>
      </w:r>
      <w:r w:rsidRPr="003752F7">
        <w:rPr>
          <w:b/>
          <w:bCs/>
        </w:rPr>
        <w:t>)</w:t>
      </w:r>
      <w:r w:rsidRPr="003752F7">
        <w:t xml:space="preserve"> of the Orthodox Muslim Community ranks among the most important and definitive sources of the Islamic religion in its Divine Science, Way of Life</w:t>
      </w:r>
      <w:r w:rsidR="001C1508" w:rsidRPr="003752F7">
        <w:t xml:space="preserve"> (</w:t>
      </w:r>
      <w:r w:rsidR="001C1508" w:rsidRPr="003752F7">
        <w:rPr>
          <w:i/>
          <w:iCs/>
        </w:rPr>
        <w:t>al-Sha</w:t>
      </w:r>
      <w:r w:rsidR="00E55F14" w:rsidRPr="003752F7">
        <w:rPr>
          <w:i/>
          <w:iCs/>
        </w:rPr>
        <w:t>rī</w:t>
      </w:r>
      <w:r w:rsidR="00740F99" w:rsidRPr="003752F7">
        <w:rPr>
          <w:i/>
          <w:iCs/>
        </w:rPr>
        <w:t>‘</w:t>
      </w:r>
      <w:r w:rsidR="001C1508" w:rsidRPr="003752F7">
        <w:rPr>
          <w:i/>
          <w:iCs/>
        </w:rPr>
        <w:t>a</w:t>
      </w:r>
      <w:r w:rsidR="001C1508" w:rsidRPr="003752F7">
        <w:t>)</w:t>
      </w:r>
      <w:r w:rsidRPr="003752F7">
        <w:t xml:space="preserve">, and other matters. In terms of authority, Consensus comes directly after the Qur’ān and </w:t>
      </w:r>
      <w:r w:rsidRPr="003752F7">
        <w:rPr>
          <w:i/>
          <w:iCs/>
        </w:rPr>
        <w:t xml:space="preserve">Sunna. </w:t>
      </w:r>
      <w:r w:rsidRPr="003752F7">
        <w:t>It differs from them, however, in that, by its nature, it is a type of</w:t>
      </w:r>
      <w:r w:rsidR="00E55F14" w:rsidRPr="003752F7">
        <w:t xml:space="preserve"> definitive</w:t>
      </w:r>
      <w:r w:rsidRPr="003752F7">
        <w:t xml:space="preserve"> interpretation. Thus, it does not itself require further explanation but conveys how Scholarly authorities in Islam have understood certain matters</w:t>
      </w:r>
      <w:r w:rsidR="00E55F14" w:rsidRPr="003752F7">
        <w:t>, which might appear conjectural when taken alone</w:t>
      </w:r>
      <w:r w:rsidRPr="003752F7">
        <w:t>. There are different classes of Consensus such as the Consensus of the Community (</w:t>
      </w:r>
      <w:r w:rsidRPr="003752F7">
        <w:rPr>
          <w:i/>
          <w:iCs/>
        </w:rPr>
        <w:t>Ijmā‘-al-Umma</w:t>
      </w:r>
      <w:r w:rsidRPr="003752F7">
        <w:t>), the Consensus of the First Generations (</w:t>
      </w:r>
      <w:r w:rsidRPr="003752F7">
        <w:rPr>
          <w:i/>
          <w:iCs/>
        </w:rPr>
        <w:t>Ijmā‘-al-Salaf</w:t>
      </w:r>
      <w:r w:rsidRPr="003752F7">
        <w:t>), the Consensus of the People of Medina during the first generations of Muslim Medina (</w:t>
      </w:r>
      <w:r w:rsidRPr="003752F7">
        <w:rPr>
          <w:i/>
          <w:iCs/>
        </w:rPr>
        <w:t>Ijmā‘-Ahl-al-Madīna</w:t>
      </w:r>
      <w:r w:rsidRPr="003752F7">
        <w:t xml:space="preserve">)—meaning the Scholars of that city—and so forth. As a definitive source of the Islamic </w:t>
      </w:r>
      <w:r w:rsidR="0021029C" w:rsidRPr="003752F7">
        <w:t>S</w:t>
      </w:r>
      <w:r w:rsidRPr="003752F7">
        <w:t>ciences, however, the Consensus of the Scholars (</w:t>
      </w:r>
      <w:r w:rsidRPr="003752F7">
        <w:rPr>
          <w:i/>
          <w:iCs/>
        </w:rPr>
        <w:t>Ijmā‘-Ahl-al-‘Ilm</w:t>
      </w:r>
      <w:r w:rsidRPr="003752F7">
        <w:t>)—which includes the second and third categories above—is the easiest</w:t>
      </w:r>
      <w:r w:rsidR="00610929" w:rsidRPr="003752F7">
        <w:t xml:space="preserve"> reference</w:t>
      </w:r>
      <w:r w:rsidRPr="003752F7">
        <w:t xml:space="preserve"> to identify and</w:t>
      </w:r>
      <w:r w:rsidR="00610929" w:rsidRPr="003752F7">
        <w:t xml:space="preserve"> often</w:t>
      </w:r>
      <w:r w:rsidRPr="003752F7">
        <w:t xml:space="preserve"> the most authoritative.</w:t>
      </w:r>
    </w:p>
  </w:footnote>
  <w:footnote w:id="56">
    <w:p w14:paraId="0BFC3438" w14:textId="5532A84E" w:rsidR="00192D6A" w:rsidRPr="003752F7" w:rsidRDefault="00192D6A" w:rsidP="00192D6A">
      <w:pPr>
        <w:pStyle w:val="FootnoteText"/>
        <w:rPr>
          <w:rFonts w:eastAsiaTheme="majorEastAsia"/>
        </w:rPr>
      </w:pPr>
      <w:r w:rsidRPr="003752F7">
        <w:rPr>
          <w:rStyle w:val="FootnoteReference"/>
        </w:rPr>
        <w:footnoteRef/>
      </w:r>
      <w:r w:rsidRPr="003752F7">
        <w:t xml:space="preserve"> </w:t>
      </w:r>
      <w:r w:rsidRPr="003752F7">
        <w:rPr>
          <w:b/>
          <w:bCs/>
        </w:rPr>
        <w:t>The Epistemology of Certainty</w:t>
      </w:r>
      <w:r w:rsidRPr="003752F7">
        <w:t xml:space="preserve"> (</w:t>
      </w:r>
      <w:r w:rsidRPr="003752F7">
        <w:rPr>
          <w:i/>
          <w:iCs/>
        </w:rPr>
        <w:t>Uṣūl al-Qaṭ‘ wa al-Ẓann</w:t>
      </w:r>
      <w:r w:rsidRPr="003752F7">
        <w:t xml:space="preserve">) is a term that I and some of my respected colleagues coined several </w:t>
      </w:r>
      <w:r w:rsidR="00B441BA" w:rsidRPr="003752F7">
        <w:t>decades</w:t>
      </w:r>
      <w:r w:rsidRPr="003752F7">
        <w:t xml:space="preserve"> ago. In the Islamic Traditions of Divinity and the Prophetic Code, </w:t>
      </w:r>
      <w:r w:rsidR="00B441BA" w:rsidRPr="003752F7">
        <w:t>this</w:t>
      </w:r>
      <w:r w:rsidR="00696C12" w:rsidRPr="003752F7">
        <w:t xml:space="preserve"> concept</w:t>
      </w:r>
      <w:r w:rsidRPr="003752F7">
        <w:t xml:space="preserve"> is referred to in different ways, one of which is “the principle of the absolutely authoritative and the presumptively authoritative in Revelation (</w:t>
      </w:r>
      <w:r w:rsidRPr="003752F7">
        <w:rPr>
          <w:i/>
          <w:iCs/>
        </w:rPr>
        <w:t>mabda’ al- qaṭ‘ wa al-ẓann fī al-shar‘</w:t>
      </w:r>
      <w:r w:rsidRPr="003752F7">
        <w:t xml:space="preserve">).” This internal Islamic Epistemology is central to the faith and </w:t>
      </w:r>
      <w:r w:rsidR="00536A03" w:rsidRPr="003752F7">
        <w:t xml:space="preserve">and practice of Islam as well as its definition of Community and </w:t>
      </w:r>
      <w:r w:rsidRPr="003752F7">
        <w:t xml:space="preserve">is treated in detail below in </w:t>
      </w:r>
      <w:r w:rsidR="00536A03" w:rsidRPr="003752F7">
        <w:t>V</w:t>
      </w:r>
      <w:r w:rsidRPr="003752F7">
        <w:t>olume</w:t>
      </w:r>
      <w:r w:rsidR="00BC0C3B" w:rsidRPr="003752F7">
        <w:t xml:space="preserve"> Six</w:t>
      </w:r>
      <w:r w:rsidRPr="003752F7">
        <w:t>. The Epistemology of Certainty lays down the definition of Orthodoxy and Orthopraxy in Islam by establishing criteria of certitude for Islamic belief and practice in terms of 1) the authenticity of their transmission, and 2) the clarity of meaning of transmitted texts. Those</w:t>
      </w:r>
      <w:r w:rsidR="00F17C29" w:rsidRPr="003752F7">
        <w:t xml:space="preserve"> Revealed texts</w:t>
      </w:r>
      <w:r w:rsidRPr="003752F7">
        <w:t xml:space="preserve"> that are absolutely authoritative (</w:t>
      </w:r>
      <w:r w:rsidRPr="003752F7">
        <w:rPr>
          <w:i/>
          <w:iCs/>
        </w:rPr>
        <w:t>qaṭ‘ī</w:t>
      </w:r>
      <w:r w:rsidRPr="003752F7">
        <w:t>) in both authenticity and meaning are obligatory for all Muslims without exception. They constitute the foundation of all Islamic Orthodoxy and Orthopraxy. On the other hand, those texts which are only presumptively authoritative (</w:t>
      </w:r>
      <w:r w:rsidRPr="003752F7">
        <w:rPr>
          <w:i/>
          <w:iCs/>
        </w:rPr>
        <w:t>ẓannī</w:t>
      </w:r>
      <w:r w:rsidRPr="003752F7">
        <w:t xml:space="preserve">) on either of the two grounds indicated above—transmission and meaning—are not as binding and, consequently, cannot be imposed upon Muslims individually or </w:t>
      </w:r>
      <w:r w:rsidR="00766C66" w:rsidRPr="003752F7">
        <w:t>C</w:t>
      </w:r>
      <w:r w:rsidRPr="003752F7">
        <w:t>ommunaly as matters of Orthodoxy or Orthopraxy. All Islamic Schools of Law (</w:t>
      </w:r>
      <w:r w:rsidRPr="003752F7">
        <w:rPr>
          <w:i/>
          <w:iCs/>
        </w:rPr>
        <w:t>madhāhib</w:t>
      </w:r>
      <w:r w:rsidRPr="003752F7">
        <w:t>) pertain primarily</w:t>
      </w:r>
      <w:r w:rsidR="00766C66" w:rsidRPr="003752F7">
        <w:t xml:space="preserve"> and virtually exclusively</w:t>
      </w:r>
      <w:r w:rsidRPr="003752F7">
        <w:t xml:space="preserve"> to the systematic interpretation for practical purposes of what is presumptively authoritative (</w:t>
      </w:r>
      <w:r w:rsidRPr="003752F7">
        <w:rPr>
          <w:i/>
          <w:iCs/>
        </w:rPr>
        <w:t>ẓannī</w:t>
      </w:r>
      <w:r w:rsidRPr="003752F7">
        <w:t>)</w:t>
      </w:r>
      <w:r w:rsidR="00766C66" w:rsidRPr="003752F7">
        <w:t xml:space="preserve"> in the Divine Revelation</w:t>
      </w:r>
      <w:r w:rsidRPr="003752F7">
        <w:t xml:space="preserve">. </w:t>
      </w:r>
      <w:r w:rsidRPr="003752F7">
        <w:rPr>
          <w:rFonts w:eastAsiaTheme="majorEastAsia"/>
        </w:rPr>
        <w:t>Because of the Epistemology of Certainty, the content of the obligatory communal Creed (</w:t>
      </w:r>
      <w:r w:rsidRPr="003752F7">
        <w:rPr>
          <w:i/>
          <w:iCs/>
        </w:rPr>
        <w:t>al-‘A</w:t>
      </w:r>
      <w:r w:rsidRPr="003752F7">
        <w:rPr>
          <w:rFonts w:eastAsiaTheme="majorEastAsia"/>
          <w:i/>
        </w:rPr>
        <w:t>q</w:t>
      </w:r>
      <w:r w:rsidRPr="003752F7">
        <w:rPr>
          <w:rFonts w:eastAsiaTheme="majorEastAsia"/>
          <w:i/>
          <w:iCs/>
        </w:rPr>
        <w:t>īda</w:t>
      </w:r>
      <w:r w:rsidRPr="003752F7">
        <w:rPr>
          <w:rFonts w:eastAsiaTheme="majorEastAsia"/>
        </w:rPr>
        <w:t xml:space="preserve">) is much narrower than that of valid Islamic belief in general, especially as pertains Metaphysical and </w:t>
      </w:r>
      <w:r w:rsidR="00366414" w:rsidRPr="003752F7">
        <w:rPr>
          <w:rFonts w:eastAsiaTheme="majorEastAsia"/>
        </w:rPr>
        <w:t>theoretical</w:t>
      </w:r>
      <w:r w:rsidRPr="003752F7">
        <w:rPr>
          <w:rFonts w:eastAsiaTheme="majorEastAsia"/>
        </w:rPr>
        <w:t xml:space="preserve"> speculations, all which fall under broad non-obligatory </w:t>
      </w:r>
      <w:r w:rsidR="00366414" w:rsidRPr="003752F7">
        <w:rPr>
          <w:rFonts w:eastAsiaTheme="majorEastAsia"/>
        </w:rPr>
        <w:t>C</w:t>
      </w:r>
      <w:r w:rsidRPr="003752F7">
        <w:rPr>
          <w:rFonts w:eastAsiaTheme="majorEastAsia"/>
        </w:rPr>
        <w:t xml:space="preserve">ommunal </w:t>
      </w:r>
      <w:r w:rsidR="00366414" w:rsidRPr="003752F7">
        <w:rPr>
          <w:rFonts w:eastAsiaTheme="majorEastAsia"/>
        </w:rPr>
        <w:t>matters</w:t>
      </w:r>
      <w:r w:rsidRPr="003752F7">
        <w:rPr>
          <w:rFonts w:eastAsiaTheme="majorEastAsia"/>
        </w:rPr>
        <w:t>.</w:t>
      </w:r>
    </w:p>
    <w:p w14:paraId="15D0B57B" w14:textId="77777777" w:rsidR="00DB4B4C" w:rsidRPr="003752F7" w:rsidRDefault="00192D6A" w:rsidP="00192D6A">
      <w:pPr>
        <w:rPr>
          <w:rFonts w:asciiTheme="majorBidi" w:hAnsiTheme="majorBidi" w:cstheme="majorBidi"/>
          <w:sz w:val="20"/>
          <w:szCs w:val="20"/>
        </w:rPr>
      </w:pPr>
      <w:r w:rsidRPr="003752F7">
        <w:rPr>
          <w:rFonts w:asciiTheme="majorBidi" w:eastAsiaTheme="majorEastAsia" w:hAnsiTheme="majorBidi" w:cstheme="majorBidi"/>
          <w:sz w:val="20"/>
          <w:szCs w:val="20"/>
        </w:rPr>
        <w:t xml:space="preserve">   </w:t>
      </w:r>
      <w:r w:rsidRPr="003752F7">
        <w:rPr>
          <w:rFonts w:asciiTheme="majorBidi" w:eastAsiaTheme="majorEastAsia" w:hAnsiTheme="majorBidi" w:cstheme="majorBidi"/>
          <w:sz w:val="20"/>
          <w:szCs w:val="20"/>
          <w:u w:val="single"/>
        </w:rPr>
        <w:t>In light of the Epistemology of Certainty, the obligatory Creed is determined strictly by what is absolutely authoritative</w:t>
      </w:r>
      <w:r w:rsidRPr="003752F7">
        <w:rPr>
          <w:rFonts w:asciiTheme="majorBidi" w:hAnsiTheme="majorBidi" w:cstheme="majorBidi"/>
          <w:sz w:val="20"/>
          <w:szCs w:val="20"/>
        </w:rPr>
        <w:t xml:space="preserve">. Consequently, the Islamic Creed in this formal sense only makes up the universal core of the religion. Many—indeed most—valid beliefs do not meet this rigorous standard. Thus, they cannot constitute the core of sound Prophetic faith </w:t>
      </w:r>
      <w:r w:rsidR="00E24147" w:rsidRPr="003752F7">
        <w:rPr>
          <w:rFonts w:asciiTheme="majorBidi" w:hAnsiTheme="majorBidi" w:cstheme="majorBidi"/>
          <w:sz w:val="20"/>
          <w:szCs w:val="20"/>
        </w:rPr>
        <w:t>n</w:t>
      </w:r>
      <w:r w:rsidRPr="003752F7">
        <w:rPr>
          <w:rFonts w:asciiTheme="majorBidi" w:hAnsiTheme="majorBidi" w:cstheme="majorBidi"/>
          <w:sz w:val="20"/>
          <w:szCs w:val="20"/>
        </w:rPr>
        <w:t>or the requirements of Orthodoxy</w:t>
      </w:r>
      <w:r w:rsidR="00E24147" w:rsidRPr="003752F7">
        <w:rPr>
          <w:rFonts w:asciiTheme="majorBidi" w:hAnsiTheme="majorBidi" w:cstheme="majorBidi"/>
          <w:sz w:val="20"/>
          <w:szCs w:val="20"/>
        </w:rPr>
        <w:t xml:space="preserve"> and Orthopraxy</w:t>
      </w:r>
      <w:r w:rsidRPr="003752F7">
        <w:rPr>
          <w:rFonts w:asciiTheme="majorBidi" w:hAnsiTheme="majorBidi" w:cstheme="majorBidi"/>
          <w:sz w:val="20"/>
          <w:szCs w:val="20"/>
        </w:rPr>
        <w:t xml:space="preserve">, </w:t>
      </w:r>
      <w:r w:rsidR="00E24147" w:rsidRPr="003752F7">
        <w:rPr>
          <w:rFonts w:asciiTheme="majorBidi" w:hAnsiTheme="majorBidi" w:cstheme="majorBidi"/>
          <w:sz w:val="20"/>
          <w:szCs w:val="20"/>
        </w:rPr>
        <w:t>nor are</w:t>
      </w:r>
      <w:r w:rsidRPr="003752F7">
        <w:rPr>
          <w:rFonts w:asciiTheme="majorBidi" w:hAnsiTheme="majorBidi" w:cstheme="majorBidi"/>
          <w:sz w:val="20"/>
          <w:szCs w:val="20"/>
        </w:rPr>
        <w:t xml:space="preserve"> they are rules of faith</w:t>
      </w:r>
      <w:r w:rsidR="00E24147" w:rsidRPr="003752F7">
        <w:rPr>
          <w:rFonts w:asciiTheme="majorBidi" w:hAnsiTheme="majorBidi" w:cstheme="majorBidi"/>
          <w:sz w:val="20"/>
          <w:szCs w:val="20"/>
        </w:rPr>
        <w:t xml:space="preserve"> and guidelines of practice</w:t>
      </w:r>
      <w:r w:rsidRPr="003752F7">
        <w:rPr>
          <w:rFonts w:asciiTheme="majorBidi" w:hAnsiTheme="majorBidi" w:cstheme="majorBidi"/>
          <w:sz w:val="20"/>
          <w:szCs w:val="20"/>
        </w:rPr>
        <w:t xml:space="preserve"> </w:t>
      </w:r>
      <w:r w:rsidR="00E24147" w:rsidRPr="003752F7">
        <w:rPr>
          <w:rFonts w:asciiTheme="majorBidi" w:hAnsiTheme="majorBidi" w:cstheme="majorBidi"/>
          <w:sz w:val="20"/>
          <w:szCs w:val="20"/>
        </w:rPr>
        <w:t>that distinguish</w:t>
      </w:r>
      <w:r w:rsidRPr="003752F7">
        <w:rPr>
          <w:rFonts w:asciiTheme="majorBidi" w:hAnsiTheme="majorBidi" w:cstheme="majorBidi"/>
          <w:sz w:val="20"/>
          <w:szCs w:val="20"/>
        </w:rPr>
        <w:t xml:space="preserve"> belief </w:t>
      </w:r>
      <w:r w:rsidR="00E24147" w:rsidRPr="003752F7">
        <w:rPr>
          <w:rFonts w:asciiTheme="majorBidi" w:hAnsiTheme="majorBidi" w:cstheme="majorBidi"/>
          <w:sz w:val="20"/>
          <w:szCs w:val="20"/>
        </w:rPr>
        <w:t>from</w:t>
      </w:r>
      <w:r w:rsidRPr="003752F7">
        <w:rPr>
          <w:rFonts w:asciiTheme="majorBidi" w:hAnsiTheme="majorBidi" w:cstheme="majorBidi"/>
          <w:sz w:val="20"/>
          <w:szCs w:val="20"/>
        </w:rPr>
        <w:t xml:space="preserve"> disbelief. Rather, </w:t>
      </w:r>
      <w:r w:rsidR="00DB4B4C" w:rsidRPr="003752F7">
        <w:rPr>
          <w:rFonts w:asciiTheme="majorBidi" w:hAnsiTheme="majorBidi" w:cstheme="majorBidi"/>
          <w:sz w:val="20"/>
          <w:szCs w:val="20"/>
        </w:rPr>
        <w:t>such secondary matters</w:t>
      </w:r>
      <w:r w:rsidRPr="003752F7">
        <w:rPr>
          <w:rFonts w:asciiTheme="majorBidi" w:hAnsiTheme="majorBidi" w:cstheme="majorBidi"/>
          <w:sz w:val="20"/>
          <w:szCs w:val="20"/>
        </w:rPr>
        <w:t xml:space="preserve"> must be relegated to the dynamic, living periphery of the Prophetic faith. Such presumptively authoritative (</w:t>
      </w:r>
      <w:r w:rsidRPr="003752F7">
        <w:rPr>
          <w:rFonts w:asciiTheme="majorBidi" w:hAnsiTheme="majorBidi" w:cstheme="majorBidi"/>
          <w:i/>
          <w:iCs/>
          <w:sz w:val="20"/>
          <w:szCs w:val="20"/>
        </w:rPr>
        <w:t>ẓannī</w:t>
      </w:r>
      <w:r w:rsidRPr="003752F7">
        <w:rPr>
          <w:rFonts w:asciiTheme="majorBidi" w:hAnsiTheme="majorBidi" w:cstheme="majorBidi"/>
          <w:sz w:val="20"/>
          <w:szCs w:val="20"/>
        </w:rPr>
        <w:t>) beliefs</w:t>
      </w:r>
      <w:r w:rsidR="00DB4B4C" w:rsidRPr="003752F7">
        <w:rPr>
          <w:rFonts w:asciiTheme="majorBidi" w:hAnsiTheme="majorBidi" w:cstheme="majorBidi"/>
          <w:sz w:val="20"/>
          <w:szCs w:val="20"/>
        </w:rPr>
        <w:t xml:space="preserve"> and practices</w:t>
      </w:r>
      <w:r w:rsidRPr="003752F7">
        <w:rPr>
          <w:rFonts w:asciiTheme="majorBidi" w:hAnsiTheme="majorBidi" w:cstheme="majorBidi"/>
          <w:sz w:val="20"/>
          <w:szCs w:val="20"/>
        </w:rPr>
        <w:t xml:space="preserve"> do not make up the roots and the trunk of the tree of Islam but</w:t>
      </w:r>
      <w:r w:rsidR="00DB4B4C" w:rsidRPr="003752F7">
        <w:rPr>
          <w:rFonts w:asciiTheme="majorBidi" w:hAnsiTheme="majorBidi" w:cstheme="majorBidi"/>
          <w:sz w:val="20"/>
          <w:szCs w:val="20"/>
        </w:rPr>
        <w:t xml:space="preserve"> constitute instead</w:t>
      </w:r>
      <w:r w:rsidRPr="003752F7">
        <w:rPr>
          <w:rFonts w:asciiTheme="majorBidi" w:hAnsiTheme="majorBidi" w:cstheme="majorBidi"/>
          <w:sz w:val="20"/>
          <w:szCs w:val="20"/>
        </w:rPr>
        <w:t xml:space="preserve"> its many branches, leaves, nuts, and fruits without which the tree would be bare and lifeless.</w:t>
      </w:r>
    </w:p>
    <w:p w14:paraId="656C106C" w14:textId="78712C9F" w:rsidR="00192D6A" w:rsidRPr="003752F7" w:rsidRDefault="00DB4B4C" w:rsidP="00192D6A">
      <w:pPr>
        <w:rPr>
          <w:rFonts w:asciiTheme="majorBidi" w:hAnsiTheme="majorBidi" w:cstheme="majorBidi"/>
          <w:sz w:val="20"/>
          <w:szCs w:val="20"/>
        </w:rPr>
      </w:pPr>
      <w:r w:rsidRPr="003752F7">
        <w:rPr>
          <w:rFonts w:asciiTheme="majorBidi" w:hAnsiTheme="majorBidi" w:cstheme="majorBidi"/>
          <w:sz w:val="20"/>
          <w:szCs w:val="20"/>
        </w:rPr>
        <w:t xml:space="preserve">     </w:t>
      </w:r>
      <w:r w:rsidR="00192D6A" w:rsidRPr="003752F7">
        <w:rPr>
          <w:rFonts w:asciiTheme="majorBidi" w:hAnsiTheme="majorBidi" w:cstheme="majorBidi"/>
          <w:sz w:val="20"/>
          <w:szCs w:val="20"/>
        </w:rPr>
        <w:t xml:space="preserve">It should never be assumed, however, that the many branches of </w:t>
      </w:r>
      <w:r w:rsidRPr="003752F7">
        <w:rPr>
          <w:rFonts w:asciiTheme="majorBidi" w:hAnsiTheme="majorBidi" w:cstheme="majorBidi"/>
          <w:sz w:val="20"/>
          <w:szCs w:val="20"/>
        </w:rPr>
        <w:t>Islamic</w:t>
      </w:r>
      <w:r w:rsidR="00192D6A" w:rsidRPr="003752F7">
        <w:rPr>
          <w:rFonts w:asciiTheme="majorBidi" w:hAnsiTheme="majorBidi" w:cstheme="majorBidi"/>
          <w:sz w:val="20"/>
          <w:szCs w:val="20"/>
        </w:rPr>
        <w:t xml:space="preserve"> faith</w:t>
      </w:r>
      <w:r w:rsidRPr="003752F7">
        <w:rPr>
          <w:rFonts w:asciiTheme="majorBidi" w:hAnsiTheme="majorBidi" w:cstheme="majorBidi"/>
          <w:sz w:val="20"/>
          <w:szCs w:val="20"/>
        </w:rPr>
        <w:t xml:space="preserve"> and practice</w:t>
      </w:r>
      <w:r w:rsidR="00192D6A" w:rsidRPr="003752F7">
        <w:rPr>
          <w:rFonts w:asciiTheme="majorBidi" w:hAnsiTheme="majorBidi" w:cstheme="majorBidi"/>
          <w:sz w:val="20"/>
          <w:szCs w:val="20"/>
        </w:rPr>
        <w:t>, which are presumptively authoritative (</w:t>
      </w:r>
      <w:r w:rsidR="00192D6A" w:rsidRPr="003752F7">
        <w:rPr>
          <w:rFonts w:asciiTheme="majorBidi" w:hAnsiTheme="majorBidi" w:cstheme="majorBidi"/>
          <w:i/>
          <w:iCs/>
          <w:sz w:val="20"/>
          <w:szCs w:val="20"/>
        </w:rPr>
        <w:t>ẓannī</w:t>
      </w:r>
      <w:r w:rsidR="00192D6A" w:rsidRPr="003752F7">
        <w:rPr>
          <w:rFonts w:asciiTheme="majorBidi" w:hAnsiTheme="majorBidi" w:cstheme="majorBidi"/>
          <w:sz w:val="20"/>
          <w:szCs w:val="20"/>
        </w:rPr>
        <w:t xml:space="preserve">) according to the Epistemology of Certainty, are not authentic matters of </w:t>
      </w:r>
      <w:r w:rsidRPr="003752F7">
        <w:rPr>
          <w:rFonts w:asciiTheme="majorBidi" w:hAnsiTheme="majorBidi" w:cstheme="majorBidi"/>
          <w:sz w:val="20"/>
          <w:szCs w:val="20"/>
        </w:rPr>
        <w:t>faith</w:t>
      </w:r>
      <w:r w:rsidR="00192D6A" w:rsidRPr="003752F7">
        <w:rPr>
          <w:rFonts w:asciiTheme="majorBidi" w:hAnsiTheme="majorBidi" w:cstheme="majorBidi"/>
          <w:sz w:val="20"/>
          <w:szCs w:val="20"/>
        </w:rPr>
        <w:t xml:space="preserve"> </w:t>
      </w:r>
      <w:r w:rsidR="000C587E" w:rsidRPr="003752F7">
        <w:rPr>
          <w:rFonts w:asciiTheme="majorBidi" w:hAnsiTheme="majorBidi" w:cstheme="majorBidi"/>
          <w:sz w:val="20"/>
          <w:szCs w:val="20"/>
        </w:rPr>
        <w:t>and action</w:t>
      </w:r>
      <w:r w:rsidR="0040088C" w:rsidRPr="003752F7">
        <w:rPr>
          <w:rFonts w:asciiTheme="majorBidi" w:hAnsiTheme="majorBidi" w:cstheme="majorBidi"/>
          <w:sz w:val="20"/>
          <w:szCs w:val="20"/>
        </w:rPr>
        <w:t xml:space="preserve"> or</w:t>
      </w:r>
      <w:r w:rsidR="00192D6A" w:rsidRPr="003752F7">
        <w:rPr>
          <w:rFonts w:asciiTheme="majorBidi" w:hAnsiTheme="majorBidi" w:cstheme="majorBidi"/>
          <w:sz w:val="20"/>
          <w:szCs w:val="20"/>
        </w:rPr>
        <w:t xml:space="preserve"> that they may be easily dismissed. On the contrary, the </w:t>
      </w:r>
      <w:r w:rsidR="0040088C" w:rsidRPr="003752F7">
        <w:rPr>
          <w:rFonts w:asciiTheme="majorBidi" w:hAnsiTheme="majorBidi" w:cstheme="majorBidi"/>
          <w:sz w:val="20"/>
          <w:szCs w:val="20"/>
        </w:rPr>
        <w:t>B</w:t>
      </w:r>
      <w:r w:rsidR="00192D6A" w:rsidRPr="003752F7">
        <w:rPr>
          <w:rFonts w:asciiTheme="majorBidi" w:hAnsiTheme="majorBidi" w:cstheme="majorBidi"/>
          <w:sz w:val="20"/>
          <w:szCs w:val="20"/>
        </w:rPr>
        <w:t>eliever must beware of denying their veracity, even if he or she is not convinced of their Truth, because they may be—and most likely are—correct</w:t>
      </w:r>
      <w:r w:rsidR="0040088C" w:rsidRPr="003752F7">
        <w:rPr>
          <w:rFonts w:asciiTheme="majorBidi" w:hAnsiTheme="majorBidi" w:cstheme="majorBidi"/>
          <w:sz w:val="20"/>
          <w:szCs w:val="20"/>
        </w:rPr>
        <w:t xml:space="preserve"> in certain contexts</w:t>
      </w:r>
      <w:r w:rsidR="00192D6A" w:rsidRPr="003752F7">
        <w:rPr>
          <w:rFonts w:asciiTheme="majorBidi" w:hAnsiTheme="majorBidi" w:cstheme="majorBidi"/>
          <w:sz w:val="20"/>
          <w:szCs w:val="20"/>
        </w:rPr>
        <w:t xml:space="preserve">, which would possibly make denial of them have harsh consequences for the </w:t>
      </w:r>
      <w:r w:rsidR="0040088C" w:rsidRPr="003752F7">
        <w:rPr>
          <w:rFonts w:asciiTheme="majorBidi" w:hAnsiTheme="majorBidi" w:cstheme="majorBidi"/>
          <w:sz w:val="20"/>
          <w:szCs w:val="20"/>
        </w:rPr>
        <w:t>B</w:t>
      </w:r>
      <w:r w:rsidR="00192D6A" w:rsidRPr="003752F7">
        <w:rPr>
          <w:rFonts w:asciiTheme="majorBidi" w:hAnsiTheme="majorBidi" w:cstheme="majorBidi"/>
          <w:sz w:val="20"/>
          <w:szCs w:val="20"/>
        </w:rPr>
        <w:t xml:space="preserve">eliever in the Next World. </w:t>
      </w:r>
      <w:r w:rsidR="0040088C" w:rsidRPr="003752F7">
        <w:rPr>
          <w:rFonts w:asciiTheme="majorBidi" w:hAnsiTheme="majorBidi" w:cstheme="majorBidi"/>
          <w:sz w:val="20"/>
          <w:szCs w:val="20"/>
        </w:rPr>
        <w:t>Nevertheless,</w:t>
      </w:r>
      <w:r w:rsidR="00192D6A" w:rsidRPr="003752F7">
        <w:rPr>
          <w:rFonts w:asciiTheme="majorBidi" w:hAnsiTheme="majorBidi" w:cstheme="majorBidi"/>
          <w:sz w:val="20"/>
          <w:szCs w:val="20"/>
        </w:rPr>
        <w:t xml:space="preserve"> core Creedal issues</w:t>
      </w:r>
      <w:r w:rsidR="0040088C" w:rsidRPr="003752F7">
        <w:rPr>
          <w:rFonts w:asciiTheme="majorBidi" w:hAnsiTheme="majorBidi" w:cstheme="majorBidi"/>
          <w:sz w:val="20"/>
          <w:szCs w:val="20"/>
        </w:rPr>
        <w:t xml:space="preserve"> and fundamental</w:t>
      </w:r>
      <w:r w:rsidR="001F5DB7" w:rsidRPr="003752F7">
        <w:rPr>
          <w:rFonts w:asciiTheme="majorBidi" w:hAnsiTheme="majorBidi" w:cstheme="majorBidi"/>
          <w:sz w:val="20"/>
          <w:szCs w:val="20"/>
        </w:rPr>
        <w:t xml:space="preserve"> practices</w:t>
      </w:r>
      <w:r w:rsidR="00192D6A" w:rsidRPr="003752F7">
        <w:rPr>
          <w:rFonts w:asciiTheme="majorBidi" w:hAnsiTheme="majorBidi" w:cstheme="majorBidi"/>
          <w:sz w:val="20"/>
          <w:szCs w:val="20"/>
        </w:rPr>
        <w:t>, by contrast, are clear cut and black and white. Many other issues, especially those pertaining to sound Islamic Metaphysics and speculation, are not required of Muslims as a whole and cannot be insisted upon as criteria of belief or disbelief. Moreover, they may not always be clear cut but represent many different hues of colors and shades of gray. Being able to imbibe and practice this all-important distinction between the Creedal core and the non-Creedal p</w:t>
      </w:r>
      <w:r w:rsidR="00010077" w:rsidRPr="003752F7">
        <w:rPr>
          <w:rFonts w:asciiTheme="majorBidi" w:hAnsiTheme="majorBidi" w:cstheme="majorBidi"/>
          <w:sz w:val="20"/>
          <w:szCs w:val="20"/>
        </w:rPr>
        <w:t>arameters</w:t>
      </w:r>
      <w:r w:rsidR="00192D6A" w:rsidRPr="003752F7">
        <w:rPr>
          <w:rFonts w:asciiTheme="majorBidi" w:hAnsiTheme="majorBidi" w:cstheme="majorBidi"/>
          <w:sz w:val="20"/>
          <w:szCs w:val="20"/>
        </w:rPr>
        <w:t xml:space="preserve"> of faith</w:t>
      </w:r>
      <w:r w:rsidR="00010077" w:rsidRPr="003752F7">
        <w:rPr>
          <w:rFonts w:asciiTheme="majorBidi" w:hAnsiTheme="majorBidi" w:cstheme="majorBidi"/>
          <w:sz w:val="20"/>
          <w:szCs w:val="20"/>
        </w:rPr>
        <w:t xml:space="preserve"> and practice</w:t>
      </w:r>
      <w:r w:rsidR="00192D6A" w:rsidRPr="003752F7">
        <w:rPr>
          <w:rFonts w:asciiTheme="majorBidi" w:hAnsiTheme="majorBidi" w:cstheme="majorBidi"/>
          <w:sz w:val="20"/>
          <w:szCs w:val="20"/>
        </w:rPr>
        <w:t xml:space="preserve"> is part of what makes</w:t>
      </w:r>
      <w:r w:rsidR="00010077" w:rsidRPr="003752F7">
        <w:rPr>
          <w:rFonts w:asciiTheme="majorBidi" w:hAnsiTheme="majorBidi" w:cstheme="majorBidi"/>
          <w:sz w:val="20"/>
          <w:szCs w:val="20"/>
        </w:rPr>
        <w:t xml:space="preserve"> </w:t>
      </w:r>
      <w:r w:rsidR="00192D6A" w:rsidRPr="003752F7">
        <w:rPr>
          <w:rFonts w:asciiTheme="majorBidi" w:hAnsiTheme="majorBidi" w:cstheme="majorBidi"/>
          <w:sz w:val="20"/>
          <w:szCs w:val="20"/>
        </w:rPr>
        <w:t xml:space="preserve">Islam a dynamic </w:t>
      </w:r>
      <w:r w:rsidR="00010077" w:rsidRPr="003752F7">
        <w:rPr>
          <w:rFonts w:asciiTheme="majorBidi" w:hAnsiTheme="majorBidi" w:cstheme="majorBidi"/>
          <w:sz w:val="20"/>
          <w:szCs w:val="20"/>
        </w:rPr>
        <w:t xml:space="preserve">Civilizational </w:t>
      </w:r>
      <w:r w:rsidR="00192D6A" w:rsidRPr="003752F7">
        <w:rPr>
          <w:rFonts w:asciiTheme="majorBidi" w:hAnsiTheme="majorBidi" w:cstheme="majorBidi"/>
          <w:sz w:val="20"/>
          <w:szCs w:val="20"/>
        </w:rPr>
        <w:t xml:space="preserve">blueprint that cultivates in </w:t>
      </w:r>
      <w:r w:rsidR="00010077" w:rsidRPr="003752F7">
        <w:rPr>
          <w:rFonts w:asciiTheme="majorBidi" w:hAnsiTheme="majorBidi" w:cstheme="majorBidi"/>
          <w:sz w:val="20"/>
          <w:szCs w:val="20"/>
        </w:rPr>
        <w:t>Human Beings</w:t>
      </w:r>
      <w:r w:rsidR="00192D6A" w:rsidRPr="003752F7">
        <w:rPr>
          <w:rFonts w:asciiTheme="majorBidi" w:hAnsiTheme="majorBidi" w:cstheme="majorBidi"/>
          <w:sz w:val="20"/>
          <w:szCs w:val="20"/>
        </w:rPr>
        <w:t xml:space="preserve"> </w:t>
      </w:r>
      <w:r w:rsidR="009620A0" w:rsidRPr="003752F7">
        <w:rPr>
          <w:rFonts w:asciiTheme="majorBidi" w:hAnsiTheme="majorBidi" w:cstheme="majorBidi"/>
          <w:sz w:val="20"/>
          <w:szCs w:val="20"/>
        </w:rPr>
        <w:t>those noble and</w:t>
      </w:r>
      <w:r w:rsidR="00192D6A" w:rsidRPr="003752F7">
        <w:rPr>
          <w:rFonts w:asciiTheme="majorBidi" w:hAnsiTheme="majorBidi" w:cstheme="majorBidi"/>
          <w:sz w:val="20"/>
          <w:szCs w:val="20"/>
        </w:rPr>
        <w:t xml:space="preserve"> higher dispositions required for the creation of </w:t>
      </w:r>
      <w:r w:rsidR="009620A0" w:rsidRPr="003752F7">
        <w:rPr>
          <w:rFonts w:asciiTheme="majorBidi" w:hAnsiTheme="majorBidi" w:cstheme="majorBidi"/>
          <w:sz w:val="20"/>
          <w:szCs w:val="20"/>
        </w:rPr>
        <w:t>harmony and coexistence</w:t>
      </w:r>
      <w:r w:rsidR="00192D6A" w:rsidRPr="003752F7">
        <w:rPr>
          <w:rFonts w:asciiTheme="majorBidi" w:hAnsiTheme="majorBidi" w:cstheme="majorBidi"/>
          <w:sz w:val="20"/>
          <w:szCs w:val="20"/>
        </w:rPr>
        <w:t xml:space="preserve"> among Human Beings</w:t>
      </w:r>
      <w:r w:rsidR="009620A0" w:rsidRPr="003752F7">
        <w:rPr>
          <w:rFonts w:asciiTheme="majorBidi" w:hAnsiTheme="majorBidi" w:cstheme="majorBidi"/>
          <w:sz w:val="20"/>
          <w:szCs w:val="20"/>
        </w:rPr>
        <w:t>—both Believers and Disbelievers—and</w:t>
      </w:r>
      <w:r w:rsidR="00192D6A" w:rsidRPr="003752F7">
        <w:rPr>
          <w:rFonts w:asciiTheme="majorBidi" w:hAnsiTheme="majorBidi" w:cstheme="majorBidi"/>
          <w:sz w:val="20"/>
          <w:szCs w:val="20"/>
        </w:rPr>
        <w:t xml:space="preserve"> gives </w:t>
      </w:r>
      <w:r w:rsidR="009620A0" w:rsidRPr="003752F7">
        <w:rPr>
          <w:rFonts w:asciiTheme="majorBidi" w:hAnsiTheme="majorBidi" w:cstheme="majorBidi"/>
          <w:sz w:val="20"/>
          <w:szCs w:val="20"/>
        </w:rPr>
        <w:t>Human Beings</w:t>
      </w:r>
      <w:r w:rsidR="00192D6A" w:rsidRPr="003752F7">
        <w:rPr>
          <w:rFonts w:asciiTheme="majorBidi" w:hAnsiTheme="majorBidi" w:cstheme="majorBidi"/>
          <w:sz w:val="20"/>
          <w:szCs w:val="20"/>
        </w:rPr>
        <w:t xml:space="preserve"> the ability to </w:t>
      </w:r>
      <w:r w:rsidR="009620A0" w:rsidRPr="003752F7">
        <w:rPr>
          <w:rFonts w:asciiTheme="majorBidi" w:hAnsiTheme="majorBidi" w:cstheme="majorBidi"/>
          <w:sz w:val="20"/>
          <w:szCs w:val="20"/>
        </w:rPr>
        <w:t xml:space="preserve">tolerate and </w:t>
      </w:r>
      <w:r w:rsidR="00192D6A" w:rsidRPr="003752F7">
        <w:rPr>
          <w:rFonts w:asciiTheme="majorBidi" w:hAnsiTheme="majorBidi" w:cstheme="majorBidi"/>
          <w:sz w:val="20"/>
          <w:szCs w:val="20"/>
        </w:rPr>
        <w:t>live with others—both those who agree with us and those who disagree</w:t>
      </w:r>
      <w:r w:rsidR="009620A0" w:rsidRPr="003752F7">
        <w:rPr>
          <w:rFonts w:asciiTheme="majorBidi" w:hAnsiTheme="majorBidi" w:cstheme="majorBidi"/>
          <w:sz w:val="20"/>
          <w:szCs w:val="20"/>
        </w:rPr>
        <w:t>—especially in matters that we hold to with strong convictions.</w:t>
      </w:r>
    </w:p>
  </w:footnote>
  <w:footnote w:id="57">
    <w:p w14:paraId="2AF80DA0" w14:textId="77777777" w:rsidR="008904AB" w:rsidRPr="003752F7" w:rsidRDefault="008904AB" w:rsidP="008904AB">
      <w:pPr>
        <w:rPr>
          <w:sz w:val="20"/>
          <w:szCs w:val="20"/>
        </w:rPr>
      </w:pPr>
      <w:r w:rsidRPr="003752F7">
        <w:rPr>
          <w:rStyle w:val="FootnoteReference"/>
          <w:sz w:val="20"/>
          <w:szCs w:val="20"/>
        </w:rPr>
        <w:footnoteRef/>
      </w:r>
      <w:r w:rsidRPr="003752F7">
        <w:rPr>
          <w:sz w:val="20"/>
          <w:szCs w:val="20"/>
        </w:rPr>
        <w:t xml:space="preserve"> Amos, 5:8.</w:t>
      </w:r>
    </w:p>
  </w:footnote>
  <w:footnote w:id="58">
    <w:p w14:paraId="6D5BFF99" w14:textId="2C43F210" w:rsidR="00AC0DDA" w:rsidRPr="003752F7" w:rsidRDefault="00AC0DDA" w:rsidP="00AC0DDA">
      <w:pPr>
        <w:autoSpaceDE w:val="0"/>
        <w:autoSpaceDN w:val="0"/>
        <w:adjustRightInd w:val="0"/>
        <w:rPr>
          <w:rFonts w:asciiTheme="majorBidi"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i/>
          <w:iCs/>
          <w:sz w:val="20"/>
          <w:szCs w:val="20"/>
        </w:rPr>
        <w:t>Hom</w:t>
      </w:r>
      <w:r w:rsidRPr="003752F7">
        <w:rPr>
          <w:rFonts w:asciiTheme="majorBidi" w:hAnsiTheme="majorBidi" w:cstheme="majorBidi"/>
          <w:b/>
          <w:bCs/>
          <w:i/>
          <w:iCs/>
          <w:color w:val="000000" w:themeColor="text1"/>
          <w:sz w:val="20"/>
          <w:szCs w:val="20"/>
        </w:rPr>
        <w:t>ō</w:t>
      </w:r>
      <w:r w:rsidRPr="003752F7">
        <w:rPr>
          <w:rFonts w:asciiTheme="majorBidi" w:hAnsiTheme="majorBidi" w:cstheme="majorBidi"/>
          <w:b/>
          <w:bCs/>
          <w:i/>
          <w:iCs/>
          <w:sz w:val="20"/>
          <w:szCs w:val="20"/>
        </w:rPr>
        <w:t xml:space="preserve"> Religi</w:t>
      </w:r>
      <w:r w:rsidRPr="003752F7">
        <w:rPr>
          <w:rFonts w:asciiTheme="majorBidi" w:hAnsiTheme="majorBidi" w:cstheme="majorBidi"/>
          <w:b/>
          <w:bCs/>
          <w:i/>
          <w:iCs/>
          <w:color w:val="000000" w:themeColor="text1"/>
          <w:sz w:val="20"/>
          <w:szCs w:val="20"/>
        </w:rPr>
        <w:t>ō</w:t>
      </w:r>
      <w:r w:rsidRPr="003752F7">
        <w:rPr>
          <w:rFonts w:asciiTheme="majorBidi" w:hAnsiTheme="majorBidi" w:cstheme="majorBidi"/>
          <w:b/>
          <w:bCs/>
          <w:i/>
          <w:iCs/>
          <w:sz w:val="20"/>
          <w:szCs w:val="20"/>
        </w:rPr>
        <w:t>sus</w:t>
      </w:r>
      <w:r w:rsidRPr="003752F7">
        <w:rPr>
          <w:rFonts w:asciiTheme="majorBidi" w:hAnsiTheme="majorBidi" w:cstheme="majorBidi"/>
          <w:sz w:val="20"/>
          <w:szCs w:val="20"/>
        </w:rPr>
        <w:t xml:space="preserve">—Man the Believer or Man the Religious Animal—is one of the central themes of Volume Ten. The conclusions I have drawn about the study of </w:t>
      </w:r>
      <w:r w:rsidRPr="003752F7">
        <w:rPr>
          <w:rFonts w:asciiTheme="majorBidi" w:hAnsiTheme="majorBidi" w:cstheme="majorBidi"/>
          <w:i/>
          <w:iCs/>
          <w:sz w:val="20"/>
          <w:szCs w:val="20"/>
        </w:rPr>
        <w:t>Hom</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sz w:val="20"/>
          <w:szCs w:val="20"/>
        </w:rPr>
        <w:t xml:space="preserve"> Religi</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sz w:val="20"/>
          <w:szCs w:val="20"/>
        </w:rPr>
        <w:t>sus</w:t>
      </w:r>
      <w:r w:rsidRPr="003752F7">
        <w:rPr>
          <w:rFonts w:asciiTheme="majorBidi" w:hAnsiTheme="majorBidi" w:cstheme="majorBidi"/>
          <w:sz w:val="20"/>
          <w:szCs w:val="20"/>
        </w:rPr>
        <w:t xml:space="preserve"> in history, however, and his inherent need of sound religion inform the entirety of </w:t>
      </w:r>
      <w:r w:rsidRPr="003752F7">
        <w:rPr>
          <w:rFonts w:asciiTheme="majorBidi" w:hAnsiTheme="majorBidi" w:cstheme="majorBidi"/>
          <w:i/>
          <w:iCs/>
          <w:sz w:val="20"/>
          <w:szCs w:val="20"/>
        </w:rPr>
        <w:t xml:space="preserve">The First Teaching </w:t>
      </w:r>
      <w:r w:rsidRPr="003752F7">
        <w:rPr>
          <w:rFonts w:asciiTheme="majorBidi" w:hAnsiTheme="majorBidi" w:cstheme="majorBidi"/>
          <w:sz w:val="20"/>
          <w:szCs w:val="20"/>
        </w:rPr>
        <w:t xml:space="preserve">and make up a fundamental part of its vision. </w:t>
      </w:r>
      <w:r w:rsidRPr="003752F7">
        <w:rPr>
          <w:rFonts w:asciiTheme="majorBidi" w:hAnsiTheme="majorBidi" w:cstheme="majorBidi"/>
          <w:color w:val="000000"/>
          <w:sz w:val="20"/>
          <w:szCs w:val="20"/>
        </w:rPr>
        <w:t xml:space="preserve">Human Beings have defined themselves in many ways. They are </w:t>
      </w:r>
      <w:r w:rsidRPr="003752F7">
        <w:rPr>
          <w:rFonts w:asciiTheme="majorBidi" w:hAnsiTheme="majorBidi" w:cstheme="majorBidi"/>
          <w:i/>
          <w:iCs/>
          <w:color w:val="000000"/>
          <w:sz w:val="20"/>
          <w:szCs w:val="20"/>
        </w:rPr>
        <w:t>Hom</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 xml:space="preserve"> sapi</w:t>
      </w:r>
      <w:r w:rsidRPr="003752F7">
        <w:rPr>
          <w:rFonts w:asciiTheme="majorBidi" w:hAnsiTheme="majorBidi" w:cstheme="majorBidi"/>
          <w:i/>
          <w:iCs/>
          <w:color w:val="000000" w:themeColor="text1"/>
          <w:sz w:val="20"/>
          <w:szCs w:val="20"/>
        </w:rPr>
        <w:t>ē</w:t>
      </w:r>
      <w:r w:rsidRPr="003752F7">
        <w:rPr>
          <w:rFonts w:asciiTheme="majorBidi" w:hAnsiTheme="majorBidi" w:cstheme="majorBidi"/>
          <w:i/>
          <w:iCs/>
          <w:color w:val="000000"/>
          <w:sz w:val="20"/>
          <w:szCs w:val="20"/>
        </w:rPr>
        <w:t xml:space="preserve">ns </w:t>
      </w:r>
      <w:r w:rsidRPr="003752F7">
        <w:rPr>
          <w:rFonts w:asciiTheme="majorBidi" w:hAnsiTheme="majorBidi" w:cstheme="majorBidi"/>
          <w:color w:val="000000"/>
          <w:sz w:val="20"/>
          <w:szCs w:val="20"/>
        </w:rPr>
        <w:t>(man the wise, rational, and judicious)</w:t>
      </w:r>
      <w:r w:rsidRPr="003752F7">
        <w:rPr>
          <w:rFonts w:asciiTheme="majorBidi" w:hAnsiTheme="majorBidi" w:cstheme="majorBidi"/>
          <w:i/>
          <w:iCs/>
          <w:color w:val="000000"/>
          <w:sz w:val="20"/>
          <w:szCs w:val="20"/>
        </w:rPr>
        <w:t>, Hom</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 xml:space="preserve"> </w:t>
      </w:r>
      <w:r w:rsidRPr="003752F7">
        <w:rPr>
          <w:rFonts w:asciiTheme="majorBidi" w:hAnsiTheme="majorBidi" w:cstheme="majorBidi"/>
          <w:i/>
          <w:iCs/>
          <w:color w:val="000000" w:themeColor="text1"/>
          <w:sz w:val="20"/>
          <w:szCs w:val="20"/>
        </w:rPr>
        <w:t>ē</w:t>
      </w:r>
      <w:r w:rsidRPr="003752F7">
        <w:rPr>
          <w:rFonts w:asciiTheme="majorBidi" w:hAnsiTheme="majorBidi" w:cstheme="majorBidi"/>
          <w:i/>
          <w:iCs/>
          <w:color w:val="000000"/>
          <w:sz w:val="20"/>
          <w:szCs w:val="20"/>
        </w:rPr>
        <w:t>r</w:t>
      </w:r>
      <w:r w:rsidRPr="003752F7">
        <w:rPr>
          <w:rFonts w:asciiTheme="majorBidi" w:hAnsiTheme="majorBidi" w:cstheme="majorBidi"/>
          <w:i/>
          <w:iCs/>
          <w:color w:val="000000" w:themeColor="text1"/>
          <w:sz w:val="20"/>
          <w:szCs w:val="20"/>
        </w:rPr>
        <w:t>ē</w:t>
      </w:r>
      <w:r w:rsidRPr="003752F7">
        <w:rPr>
          <w:rFonts w:asciiTheme="majorBidi" w:hAnsiTheme="majorBidi" w:cstheme="majorBidi"/>
          <w:i/>
          <w:iCs/>
          <w:color w:val="000000"/>
          <w:sz w:val="20"/>
          <w:szCs w:val="20"/>
        </w:rPr>
        <w:t xml:space="preserve">ctus </w:t>
      </w:r>
      <w:r w:rsidRPr="003752F7">
        <w:rPr>
          <w:rFonts w:asciiTheme="majorBidi" w:hAnsiTheme="majorBidi" w:cstheme="majorBidi"/>
          <w:color w:val="000000"/>
          <w:sz w:val="20"/>
          <w:szCs w:val="20"/>
        </w:rPr>
        <w:t>(man who stands and walks upright)</w:t>
      </w:r>
      <w:r w:rsidRPr="003752F7">
        <w:rPr>
          <w:rFonts w:asciiTheme="majorBidi" w:hAnsiTheme="majorBidi" w:cstheme="majorBidi"/>
          <w:i/>
          <w:iCs/>
          <w:color w:val="000000"/>
          <w:sz w:val="20"/>
          <w:szCs w:val="20"/>
        </w:rPr>
        <w:t>, Hom</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 xml:space="preserve"> faber </w:t>
      </w:r>
      <w:r w:rsidRPr="003752F7">
        <w:rPr>
          <w:rFonts w:asciiTheme="majorBidi" w:hAnsiTheme="majorBidi" w:cstheme="majorBidi"/>
          <w:color w:val="000000"/>
          <w:sz w:val="20"/>
          <w:szCs w:val="20"/>
        </w:rPr>
        <w:t>(man the skillful, the ingenious, the maker of tools and artifacts), playful man (</w:t>
      </w:r>
      <w:r w:rsidRPr="003752F7">
        <w:rPr>
          <w:rFonts w:asciiTheme="majorBidi" w:hAnsiTheme="majorBidi" w:cstheme="majorBidi"/>
          <w:i/>
          <w:iCs/>
          <w:color w:val="000000"/>
          <w:sz w:val="20"/>
          <w:szCs w:val="20"/>
        </w:rPr>
        <w:t>Hom</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 xml:space="preserve"> l</w:t>
      </w:r>
      <w:r w:rsidRPr="003752F7">
        <w:rPr>
          <w:rFonts w:asciiTheme="majorBidi" w:hAnsiTheme="majorBidi" w:cstheme="majorBidi"/>
          <w:i/>
          <w:iCs/>
          <w:color w:val="000000" w:themeColor="text1"/>
          <w:sz w:val="20"/>
          <w:szCs w:val="20"/>
        </w:rPr>
        <w:t>ū</w:t>
      </w:r>
      <w:r w:rsidRPr="003752F7">
        <w:rPr>
          <w:rFonts w:asciiTheme="majorBidi" w:hAnsiTheme="majorBidi" w:cstheme="majorBidi"/>
          <w:i/>
          <w:iCs/>
          <w:color w:val="000000"/>
          <w:sz w:val="20"/>
          <w:szCs w:val="20"/>
        </w:rPr>
        <w:t>d</w:t>
      </w:r>
      <w:r w:rsidRPr="003752F7">
        <w:rPr>
          <w:rFonts w:asciiTheme="majorBidi" w:hAnsiTheme="majorBidi" w:cstheme="majorBidi"/>
          <w:i/>
          <w:iCs/>
          <w:color w:val="000000" w:themeColor="text1"/>
          <w:sz w:val="20"/>
          <w:szCs w:val="20"/>
        </w:rPr>
        <w:t>ē</w:t>
      </w:r>
      <w:r w:rsidRPr="003752F7">
        <w:rPr>
          <w:rFonts w:asciiTheme="majorBidi" w:hAnsiTheme="majorBidi" w:cstheme="majorBidi"/>
          <w:i/>
          <w:iCs/>
          <w:color w:val="000000"/>
          <w:sz w:val="20"/>
          <w:szCs w:val="20"/>
        </w:rPr>
        <w:t>ns</w:t>
      </w:r>
      <w:r w:rsidRPr="003752F7">
        <w:rPr>
          <w:rFonts w:asciiTheme="majorBidi" w:hAnsiTheme="majorBidi" w:cstheme="majorBidi"/>
          <w:color w:val="000000"/>
          <w:sz w:val="20"/>
          <w:szCs w:val="20"/>
        </w:rPr>
        <w:t>), man the economic animal (</w:t>
      </w:r>
      <w:r w:rsidRPr="003752F7">
        <w:rPr>
          <w:rFonts w:asciiTheme="majorBidi" w:hAnsiTheme="majorBidi" w:cstheme="majorBidi"/>
          <w:i/>
          <w:iCs/>
          <w:color w:val="000000"/>
          <w:sz w:val="20"/>
          <w:szCs w:val="20"/>
        </w:rPr>
        <w:t>Hom</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 xml:space="preserve"> economicus</w:t>
      </w:r>
      <w:r w:rsidRPr="003752F7">
        <w:rPr>
          <w:rFonts w:asciiTheme="majorBidi" w:hAnsiTheme="majorBidi" w:cstheme="majorBidi"/>
          <w:color w:val="000000"/>
          <w:sz w:val="20"/>
          <w:szCs w:val="20"/>
        </w:rPr>
        <w:t>), man the warlike animal (</w:t>
      </w:r>
      <w:r w:rsidRPr="003752F7">
        <w:rPr>
          <w:rFonts w:asciiTheme="majorBidi" w:hAnsiTheme="majorBidi" w:cstheme="majorBidi"/>
          <w:i/>
          <w:iCs/>
          <w:color w:val="000000"/>
          <w:sz w:val="20"/>
          <w:szCs w:val="20"/>
        </w:rPr>
        <w:t>Hom</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 xml:space="preserve"> bellic</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sus</w:t>
      </w:r>
      <w:r w:rsidRPr="003752F7">
        <w:rPr>
          <w:rFonts w:asciiTheme="majorBidi" w:hAnsiTheme="majorBidi" w:cstheme="majorBidi"/>
          <w:color w:val="000000"/>
          <w:sz w:val="20"/>
          <w:szCs w:val="20"/>
        </w:rPr>
        <w:t xml:space="preserve">), and so forth. But we are also clearly </w:t>
      </w:r>
      <w:r w:rsidRPr="003752F7">
        <w:rPr>
          <w:rFonts w:asciiTheme="majorBidi" w:hAnsiTheme="majorBidi" w:cstheme="majorBidi"/>
          <w:i/>
          <w:iCs/>
          <w:color w:val="000000"/>
          <w:sz w:val="20"/>
          <w:szCs w:val="20"/>
        </w:rPr>
        <w:t>Hom</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 xml:space="preserve"> religi</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 xml:space="preserve">sus </w:t>
      </w:r>
      <w:r w:rsidRPr="003752F7">
        <w:rPr>
          <w:rFonts w:asciiTheme="majorBidi" w:hAnsiTheme="majorBidi" w:cstheme="majorBidi"/>
          <w:color w:val="000000"/>
          <w:sz w:val="20"/>
          <w:szCs w:val="20"/>
        </w:rPr>
        <w:t xml:space="preserve">(man the religious animal). Indeed, Human languages are filled with “performative utterances” such as blessings, curses, promises, thanks, pleads, and even saluting, which are essentially “religious” in nature. These expressions do not just “inform.” Rather, they are full-fledged “performative utterances,” which do not lack instinctive “ritual aspects.” This is true even of expressions like “good morning” and “good night,” as two or more persons acknowledge each other’s presence and importance at the beginning or end of the day and previous days These expressions also involve certain aspects of ceremony, which help to keep our Human groups together, and such linguistic aspects of Humanity are probably as old as language itself. The Ancient Greeks readily recognized the “religiosity” of all Human groups. Thus, the notion of Man as </w:t>
      </w:r>
      <w:ins w:id="213" w:author="Microsoft Word" w:date="2024-12-24T12:13:00Z" w16du:dateUtc="2024-12-24T18:13:00Z">
        <w:r w:rsidRPr="003752F7">
          <w:rPr>
            <w:rFonts w:asciiTheme="majorBidi" w:hAnsiTheme="majorBidi" w:cstheme="majorBidi"/>
            <w:i/>
            <w:iCs/>
            <w:sz w:val="20"/>
            <w:szCs w:val="20"/>
            <w:u w:val="single"/>
          </w:rPr>
          <w:t xml:space="preserve">Homō </w:t>
        </w:r>
      </w:ins>
      <w:r w:rsidRPr="003752F7">
        <w:rPr>
          <w:rFonts w:asciiTheme="majorBidi" w:hAnsiTheme="majorBidi" w:cstheme="majorBidi"/>
          <w:i/>
          <w:iCs/>
          <w:sz w:val="20"/>
          <w:szCs w:val="20"/>
          <w:u w:val="single"/>
        </w:rPr>
        <w:t>r</w:t>
      </w:r>
      <w:ins w:id="214" w:author="Microsoft Word" w:date="2024-12-24T12:13:00Z" w16du:dateUtc="2024-12-24T18:13:00Z">
        <w:r w:rsidRPr="003752F7">
          <w:rPr>
            <w:rFonts w:asciiTheme="majorBidi" w:hAnsiTheme="majorBidi" w:cstheme="majorBidi"/>
            <w:i/>
            <w:iCs/>
            <w:sz w:val="20"/>
            <w:szCs w:val="20"/>
            <w:u w:val="single"/>
          </w:rPr>
          <w:t>eligiōsus</w:t>
        </w:r>
      </w:ins>
      <w:r w:rsidRPr="003752F7">
        <w:rPr>
          <w:rFonts w:asciiTheme="majorBidi" w:hAnsiTheme="majorBidi" w:cstheme="majorBidi"/>
          <w:i/>
          <w:iCs/>
          <w:color w:val="000000"/>
          <w:sz w:val="20"/>
          <w:szCs w:val="20"/>
        </w:rPr>
        <w:t xml:space="preserve"> </w:t>
      </w:r>
      <w:r w:rsidRPr="003752F7">
        <w:rPr>
          <w:rFonts w:asciiTheme="majorBidi" w:hAnsiTheme="majorBidi" w:cstheme="majorBidi"/>
          <w:color w:val="000000"/>
          <w:sz w:val="20"/>
          <w:szCs w:val="20"/>
        </w:rPr>
        <w:t>is ancient and can be found, for example, in the Latin Philosopher, poet, and statesman Cicero (d. 43 BCE), who noted the characteristically religious patterns inherent in human behavior such as an inclination toward ritual and faithful scrupulosity. Later, after the advent of Christianity, the word</w:t>
      </w:r>
      <w:r w:rsidRPr="003752F7">
        <w:rPr>
          <w:rFonts w:asciiTheme="majorBidi" w:hAnsiTheme="majorBidi" w:cstheme="majorBidi"/>
          <w:i/>
          <w:iCs/>
          <w:color w:val="000000"/>
          <w:sz w:val="20"/>
          <w:szCs w:val="20"/>
        </w:rPr>
        <w:t xml:space="preserve"> Hom</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 xml:space="preserve"> religi</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sus</w:t>
      </w:r>
      <w:r w:rsidRPr="003752F7">
        <w:rPr>
          <w:rFonts w:asciiTheme="majorBidi" w:hAnsiTheme="majorBidi" w:cstheme="majorBidi"/>
          <w:color w:val="000000"/>
          <w:sz w:val="20"/>
          <w:szCs w:val="20"/>
        </w:rPr>
        <w:t xml:space="preserve"> entered into the vocabulary of the Church.</w:t>
      </w:r>
      <w:r w:rsidRPr="003752F7">
        <w:rPr>
          <w:rFonts w:asciiTheme="majorBidi" w:hAnsiTheme="majorBidi" w:cstheme="majorBidi"/>
          <w:sz w:val="20"/>
          <w:szCs w:val="20"/>
        </w:rPr>
        <w:t xml:space="preserve"> Edmund Burke (d. 1211/1797) noted in the twelfth/eighteenth century that: “Man is by his constitution a religious animal.” In the fourteenth/twentieth century, the Dutch historian and Philosopher of religion Gerardus van der Leeuw (d. 1369/1950) affirmed that “religiosity” is a universal phenomenon in Man the Believer (</w:t>
      </w:r>
      <w:r w:rsidRPr="003752F7">
        <w:rPr>
          <w:rFonts w:asciiTheme="majorBidi" w:hAnsiTheme="majorBidi" w:cstheme="majorBidi"/>
          <w:i/>
          <w:iCs/>
          <w:color w:val="000000"/>
          <w:sz w:val="20"/>
          <w:szCs w:val="20"/>
        </w:rPr>
        <w:t>Hom</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 xml:space="preserve"> religi</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sus</w:t>
      </w:r>
      <w:r w:rsidRPr="003752F7">
        <w:rPr>
          <w:rFonts w:asciiTheme="majorBidi" w:hAnsiTheme="majorBidi" w:cstheme="majorBidi"/>
          <w:color w:val="000000"/>
          <w:sz w:val="20"/>
          <w:szCs w:val="20"/>
        </w:rPr>
        <w:t>). Religion—in his view—arises from a commonly shared human faculty, by virtue of which we may speak of a “phenomenology” of religion.</w:t>
      </w:r>
      <w:r w:rsidRPr="003752F7">
        <w:rPr>
          <w:rFonts w:asciiTheme="majorBidi" w:hAnsiTheme="majorBidi" w:cstheme="majorBidi"/>
          <w:sz w:val="20"/>
          <w:szCs w:val="20"/>
        </w:rPr>
        <w:t xml:space="preserve"> All known Human cultures and civilizations—past and present—about which we have sound documentation confront us with some central manifestation of religion, and, although Human h</w:t>
      </w:r>
      <w:r w:rsidRPr="003752F7">
        <w:rPr>
          <w:rFonts w:asciiTheme="majorBidi" w:hAnsiTheme="majorBidi" w:cstheme="majorBidi"/>
          <w:color w:val="000000"/>
          <w:sz w:val="20"/>
          <w:szCs w:val="20"/>
        </w:rPr>
        <w:t xml:space="preserve">istory confronts us with a vast plurality of religions, the question is not just one of source and development but also of inherent disposition. For, as Human Beings, we demonstrate a universal inclination toward religion. During the fourteenth/twentieth century, </w:t>
      </w:r>
      <w:r w:rsidR="007A4412" w:rsidRPr="003752F7">
        <w:rPr>
          <w:rFonts w:asciiTheme="majorBidi" w:hAnsiTheme="majorBidi" w:cstheme="majorBidi"/>
          <w:sz w:val="20"/>
          <w:szCs w:val="20"/>
        </w:rPr>
        <w:t xml:space="preserve">German-Austrian Cultural </w:t>
      </w:r>
      <w:r w:rsidRPr="003752F7">
        <w:rPr>
          <w:rFonts w:asciiTheme="majorBidi" w:hAnsiTheme="majorBidi" w:cstheme="majorBidi"/>
          <w:sz w:val="20"/>
          <w:szCs w:val="20"/>
        </w:rPr>
        <w:t>Anthropologist</w:t>
      </w:r>
      <w:r w:rsidRPr="003752F7">
        <w:rPr>
          <w:rFonts w:asciiTheme="majorBidi" w:hAnsiTheme="majorBidi" w:cstheme="majorBidi"/>
          <w:color w:val="000000"/>
          <w:sz w:val="20"/>
          <w:szCs w:val="20"/>
        </w:rPr>
        <w:t xml:space="preserve"> Wilhelm Schmidt (d. 1373/1954)—whose ideas are extensively discussed in </w:t>
      </w:r>
      <w:r w:rsidRPr="003752F7">
        <w:rPr>
          <w:rFonts w:asciiTheme="majorBidi" w:hAnsiTheme="majorBidi" w:cstheme="majorBidi"/>
          <w:i/>
          <w:iCs/>
          <w:color w:val="000000"/>
          <w:sz w:val="20"/>
          <w:szCs w:val="20"/>
        </w:rPr>
        <w:t>The First Teaching</w:t>
      </w:r>
      <w:r w:rsidRPr="003752F7">
        <w:rPr>
          <w:rFonts w:asciiTheme="majorBidi" w:hAnsiTheme="majorBidi" w:cstheme="majorBidi"/>
          <w:color w:val="000000"/>
          <w:sz w:val="20"/>
          <w:szCs w:val="20"/>
        </w:rPr>
        <w:t xml:space="preserve">—strongly advocated the concept of Man as </w:t>
      </w:r>
      <w:r w:rsidRPr="003752F7">
        <w:rPr>
          <w:rFonts w:asciiTheme="majorBidi" w:hAnsiTheme="majorBidi" w:cstheme="majorBidi"/>
          <w:i/>
          <w:iCs/>
          <w:color w:val="000000"/>
          <w:sz w:val="20"/>
          <w:szCs w:val="20"/>
        </w:rPr>
        <w:t>Hom</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 xml:space="preserve"> religi</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sus</w:t>
      </w:r>
      <w:r w:rsidRPr="003752F7">
        <w:rPr>
          <w:rFonts w:asciiTheme="majorBidi" w:hAnsiTheme="majorBidi" w:cstheme="majorBidi"/>
          <w:color w:val="000000"/>
          <w:sz w:val="20"/>
          <w:szCs w:val="20"/>
        </w:rPr>
        <w:t>, and Mircea Eliade (d. 1406/1986), who borrowed the term from the Church, also popularized the term in Modern times.</w:t>
      </w:r>
    </w:p>
    <w:p w14:paraId="7D69804C" w14:textId="77777777" w:rsidR="00AC0DDA" w:rsidRPr="003752F7" w:rsidRDefault="00AC0DDA" w:rsidP="00AC0DDA">
      <w:pPr>
        <w:autoSpaceDE w:val="0"/>
        <w:autoSpaceDN w:val="0"/>
        <w:adjustRightInd w:val="0"/>
        <w:rPr>
          <w:rFonts w:asciiTheme="majorBidi" w:hAnsiTheme="majorBidi" w:cstheme="majorBidi"/>
          <w:color w:val="000000"/>
          <w:sz w:val="20"/>
          <w:szCs w:val="20"/>
        </w:rPr>
      </w:pPr>
      <w:r w:rsidRPr="003752F7">
        <w:rPr>
          <w:rFonts w:asciiTheme="majorBidi" w:hAnsiTheme="majorBidi" w:cstheme="majorBidi"/>
          <w:color w:val="000000"/>
          <w:sz w:val="20"/>
          <w:szCs w:val="20"/>
        </w:rPr>
        <w:t xml:space="preserve">    It must be noted that </w:t>
      </w:r>
      <w:r w:rsidRPr="003752F7">
        <w:rPr>
          <w:rFonts w:asciiTheme="majorBidi" w:hAnsiTheme="majorBidi" w:cstheme="majorBidi"/>
          <w:i/>
          <w:iCs/>
          <w:color w:val="000000"/>
          <w:sz w:val="20"/>
          <w:szCs w:val="20"/>
        </w:rPr>
        <w:t>Hom</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 xml:space="preserve"> religi</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sus</w:t>
      </w:r>
      <w:r w:rsidRPr="003752F7">
        <w:rPr>
          <w:rFonts w:asciiTheme="majorBidi" w:hAnsiTheme="majorBidi" w:cstheme="majorBidi"/>
          <w:color w:val="000000"/>
          <w:sz w:val="20"/>
          <w:szCs w:val="20"/>
        </w:rPr>
        <w:t xml:space="preserve"> is not equivalent to “Man the Theist,” since it also includes “Man, the Atheist, Agnostic, and Secularist” as well as the “Secular Alternatives to Religion” that have flourished in Modern times, all of which will be discussed in Volume Ten. Nevertheless, the religious instinct in Man may be compared to his sexual instinct. Indeed, Human religious instincts are arguably stronger than sexual ones, and suppression of both leads to great harm. Both of these natural drives need wholesome channels. Both prove beneficial if properly cultivated, but both can also turn out to be pathological if suppressed or not properly developed. Sexual instinct must find gratification. If suppressed, it does not cease to be operative but is diverted into other channels, many of which are much less wholesome. Suppression of the religious instinct leads to the worship of surrogate gods, secular religions, human deities, the State, and various institutions, and such deviations are also often pathological. Thus, it must be emphasized that “religion must work,” that is, it must work properly and in a wholesome fashion. As we will see in what follows from the study of Man’s religious history, religion “cannot work” whenever it fails to answer our questions and fulfill our needs. Religion cannot be “make-belief,” nor can it be oblivious to the crucial challenges of the time.</w:t>
      </w:r>
    </w:p>
    <w:p w14:paraId="536BDD38" w14:textId="77777777" w:rsidR="00AC0DDA" w:rsidRPr="003752F7" w:rsidRDefault="00AC0DDA" w:rsidP="00AC0DDA">
      <w:pPr>
        <w:autoSpaceDE w:val="0"/>
        <w:autoSpaceDN w:val="0"/>
        <w:adjustRightInd w:val="0"/>
        <w:rPr>
          <w:rFonts w:asciiTheme="majorBidi" w:hAnsiTheme="majorBidi" w:cstheme="majorBidi"/>
          <w:color w:val="000000"/>
          <w:sz w:val="20"/>
          <w:szCs w:val="20"/>
        </w:rPr>
      </w:pPr>
      <w:r w:rsidRPr="003752F7">
        <w:rPr>
          <w:rFonts w:asciiTheme="majorBidi" w:hAnsiTheme="majorBidi" w:cstheme="majorBidi"/>
          <w:color w:val="000000"/>
          <w:sz w:val="20"/>
          <w:szCs w:val="20"/>
        </w:rPr>
        <w:t xml:space="preserve">    Thus, organized religions fail whenever they are unable to answer sincerely and intelligently the important questions of the time and make sense of Humanity in its present context. Arnold Toynbee (d. 1395/1975) made the theme of Man the Believer (</w:t>
      </w:r>
      <w:r w:rsidRPr="003752F7">
        <w:rPr>
          <w:rFonts w:asciiTheme="majorBidi" w:hAnsiTheme="majorBidi" w:cstheme="majorBidi"/>
          <w:i/>
          <w:iCs/>
          <w:color w:val="000000"/>
          <w:sz w:val="20"/>
          <w:szCs w:val="20"/>
        </w:rPr>
        <w:t>Hom</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 xml:space="preserve"> religi</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sus</w:t>
      </w:r>
      <w:r w:rsidRPr="003752F7">
        <w:rPr>
          <w:rFonts w:asciiTheme="majorBidi" w:hAnsiTheme="majorBidi" w:cstheme="majorBidi"/>
          <w:color w:val="000000"/>
          <w:sz w:val="20"/>
          <w:szCs w:val="20"/>
        </w:rPr>
        <w:t xml:space="preserve">) central to his entire Philosophy of history. He himself said: </w:t>
      </w:r>
      <w:bookmarkStart w:id="215" w:name="_Toc188093550"/>
      <w:r w:rsidRPr="003752F7">
        <w:rPr>
          <w:sz w:val="20"/>
          <w:szCs w:val="20"/>
        </w:rPr>
        <w:t>“I think religion is one of the essential faculties of human nature. I do not believe there is anyone in the world who is really without a religion.”</w:t>
      </w:r>
      <w:bookmarkEnd w:id="215"/>
      <w:r w:rsidRPr="003752F7">
        <w:rPr>
          <w:rFonts w:asciiTheme="majorBidi" w:hAnsiTheme="majorBidi" w:cstheme="majorBidi"/>
          <w:color w:val="000000"/>
          <w:sz w:val="20"/>
          <w:szCs w:val="20"/>
        </w:rPr>
        <w:t xml:space="preserve"> As Toynbee has also shown, when diverse peoples are brought together in history after they had long lived in isolation from each other, that very fact produces religious crisis—as it did in the days of Alexander the Great (d. 14 CE) and the early Roman Empire in the time of Gaius Julius Caesar Augustus (d. 323 BCE), which overlapped with the early days of Jesus Christ and his mission. In the case of the religions of Late Antiquity in these earlier times, the old explanations of Traditional religion no longer proved adequate and could not satisfy or convince the masses. Thus, it is not surprising that the fourteenth/twentieth century was the most Atheistic century that humans have ever known, while those same generations generated engendered more Secular Alternatives to religion than any other age before them. These Secular Alternatives to religion were created to placate and re-direct our essential religious natures. Marxism and Fascism, for example, quickly learned that they could not succeed as purely Secular Ideologies but had to take on quasi-religious characteristics. It is a corollary of the psychological and anthropological fact of Man as </w:t>
      </w:r>
      <w:r w:rsidRPr="003752F7">
        <w:rPr>
          <w:rFonts w:asciiTheme="majorBidi" w:hAnsiTheme="majorBidi" w:cstheme="majorBidi"/>
          <w:i/>
          <w:iCs/>
          <w:color w:val="000000"/>
          <w:sz w:val="20"/>
          <w:szCs w:val="20"/>
        </w:rPr>
        <w:t>Hom</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 xml:space="preserve"> religi</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sz w:val="20"/>
          <w:szCs w:val="20"/>
        </w:rPr>
        <w:t>sus</w:t>
      </w:r>
      <w:r w:rsidRPr="003752F7">
        <w:rPr>
          <w:rFonts w:asciiTheme="majorBidi" w:hAnsiTheme="majorBidi" w:cstheme="majorBidi"/>
          <w:color w:val="000000"/>
          <w:sz w:val="20"/>
          <w:szCs w:val="20"/>
        </w:rPr>
        <w:t xml:space="preserve"> that his religion needs to be healthy, correct, beneficial, and good. It must be a source of harmony, cultural fulfillment, and Civilization in service to the Environment. It must restore our Human moorings and vindicate our Intellect. This achievement is something that the West and the Magisterial Church—over the last five hundred years—has not managed to do with much success. Indeed, during this period, the West has found its own religious Tradition unequal to the task of responding astutely to the challenges of Modernism, Scientism, Racism, Nationalism, and other obstacles. But Humanity cannot find its way in the Modern age until these and other challenges are properly met, and it is one of the chief purposes of </w:t>
      </w:r>
      <w:r w:rsidRPr="003752F7">
        <w:rPr>
          <w:rFonts w:asciiTheme="majorBidi" w:hAnsiTheme="majorBidi" w:cstheme="majorBidi"/>
          <w:i/>
          <w:iCs/>
          <w:color w:val="000000"/>
          <w:sz w:val="20"/>
          <w:szCs w:val="20"/>
        </w:rPr>
        <w:t>The First Teaching</w:t>
      </w:r>
      <w:r w:rsidRPr="003752F7">
        <w:rPr>
          <w:rFonts w:asciiTheme="majorBidi" w:hAnsiTheme="majorBidi" w:cstheme="majorBidi"/>
          <w:color w:val="000000"/>
          <w:sz w:val="20"/>
          <w:szCs w:val="20"/>
        </w:rPr>
        <w:t xml:space="preserve"> to attempt play an effective role in this monumental task of our generation.</w:t>
      </w:r>
    </w:p>
  </w:footnote>
  <w:footnote w:id="59">
    <w:p w14:paraId="4C7D95FB" w14:textId="0AC1DC5E" w:rsidR="008C6BA3" w:rsidRPr="003752F7" w:rsidRDefault="008C6BA3" w:rsidP="008C6BA3">
      <w:pPr>
        <w:pStyle w:val="FootnoteText"/>
      </w:pPr>
      <w:r w:rsidRPr="003752F7">
        <w:rPr>
          <w:rStyle w:val="FootnoteReference"/>
        </w:rPr>
        <w:footnoteRef/>
      </w:r>
      <w:r w:rsidRPr="003752F7">
        <w:t xml:space="preserve"> </w:t>
      </w:r>
      <w:r w:rsidR="004D4F06" w:rsidRPr="003752F7">
        <w:t>“</w:t>
      </w:r>
      <w:r w:rsidR="004D4F06" w:rsidRPr="003752F7">
        <w:rPr>
          <w:b/>
          <w:bCs/>
        </w:rPr>
        <w:t>Man,</w:t>
      </w:r>
      <w:r w:rsidR="004D4F06" w:rsidRPr="003752F7">
        <w:t>” “</w:t>
      </w:r>
      <w:r w:rsidR="004D4F06" w:rsidRPr="003752F7">
        <w:rPr>
          <w:b/>
          <w:bCs/>
        </w:rPr>
        <w:t>Men</w:t>
      </w:r>
      <w:r w:rsidR="004D4F06" w:rsidRPr="003752F7">
        <w:t>,” and “</w:t>
      </w:r>
      <w:r w:rsidR="004D4F06" w:rsidRPr="003752F7">
        <w:rPr>
          <w:b/>
          <w:bCs/>
        </w:rPr>
        <w:t>Mankind</w:t>
      </w:r>
      <w:r w:rsidR="004D4F06" w:rsidRPr="003752F7">
        <w:t xml:space="preserve">” with capital “M’s” are used in </w:t>
      </w:r>
      <w:r w:rsidR="004D4F06" w:rsidRPr="003752F7">
        <w:rPr>
          <w:i/>
          <w:iCs/>
        </w:rPr>
        <w:t xml:space="preserve">The First Teaching </w:t>
      </w:r>
      <w:r w:rsidR="004D4F06" w:rsidRPr="003752F7">
        <w:t xml:space="preserve">as synonymous with “Human Being,” “Human Beings,” “Humanity,” and “Humankind,” all of which are capitalized out of deference to the inherent nobility of the Human Being. </w:t>
      </w:r>
      <w:r w:rsidRPr="003752F7">
        <w:t xml:space="preserve">While meaning no offense, this work is intent upon using the English language correctly and in accord with standard traditional etymologies and usages. Originally, our English word “Man” meant “person,” and its etymology and linguistic denotation had no specific </w:t>
      </w:r>
      <w:r w:rsidR="00E72F01" w:rsidRPr="003752F7">
        <w:t>connection</w:t>
      </w:r>
      <w:r w:rsidRPr="003752F7">
        <w:t xml:space="preserve"> to either</w:t>
      </w:r>
      <w:r w:rsidR="00E72F01" w:rsidRPr="003752F7">
        <w:t xml:space="preserve"> gender</w:t>
      </w:r>
      <w:r w:rsidR="0007755D" w:rsidRPr="003752F7">
        <w:t>, maturity,</w:t>
      </w:r>
      <w:r w:rsidR="00E72F01" w:rsidRPr="003752F7">
        <w:t xml:space="preserve"> or</w:t>
      </w:r>
      <w:r w:rsidRPr="003752F7">
        <w:t xml:space="preserve"> age. The same </w:t>
      </w:r>
      <w:r w:rsidR="00CA4CE9" w:rsidRPr="003752F7">
        <w:t xml:space="preserve">observation </w:t>
      </w:r>
      <w:r w:rsidRPr="003752F7">
        <w:t>applies equally to “Men” and “Mankind.” Consequently, “Man” and these related forms are properly used in correct English to refer collectively to the entire human race as well as to any individual within that collectivity, regardless of their genders</w:t>
      </w:r>
      <w:r w:rsidR="00CC5365" w:rsidRPr="003752F7">
        <w:t>, maturity, and stages in life</w:t>
      </w:r>
      <w:r w:rsidRPr="003752F7">
        <w:t xml:space="preserve">. </w:t>
      </w:r>
      <w:r w:rsidRPr="003752F7">
        <w:rPr>
          <w:color w:val="202122"/>
        </w:rPr>
        <w:t>Such sound etymological usage of “Men,” which</w:t>
      </w:r>
      <w:r w:rsidR="00FF0F67" w:rsidRPr="003752F7">
        <w:rPr>
          <w:color w:val="202122"/>
        </w:rPr>
        <w:t>, of course, applies</w:t>
      </w:r>
      <w:r w:rsidRPr="003752F7">
        <w:rPr>
          <w:color w:val="202122"/>
        </w:rPr>
        <w:t xml:space="preserve"> equally to “Man” and “Mankind,” is expressed in the King James English translation of the Gospel when it speaks of the birth of the Messiah Jesus Christ: “And suddenly there was with the Angel a multitude of the heavenly hosts, praising God and saying: ‘</w:t>
      </w:r>
      <w:r w:rsidRPr="003752F7">
        <w:rPr>
          <w:color w:val="202122"/>
          <w:u w:val="single"/>
        </w:rPr>
        <w:t xml:space="preserve">Glory be to God in the highest and on earth peace, good will toward </w:t>
      </w:r>
      <w:r w:rsidRPr="003752F7">
        <w:rPr>
          <w:b/>
          <w:bCs/>
          <w:color w:val="202122"/>
          <w:u w:val="single"/>
        </w:rPr>
        <w:t>Men</w:t>
      </w:r>
      <w:r w:rsidRPr="003752F7">
        <w:rPr>
          <w:color w:val="202122"/>
        </w:rPr>
        <w:t>’” (Luke, 2:13-14).</w:t>
      </w:r>
      <w:r w:rsidR="00967590" w:rsidRPr="003752F7">
        <w:rPr>
          <w:color w:val="202122"/>
        </w:rPr>
        <w:t xml:space="preserve"> We have also </w:t>
      </w:r>
      <w:r w:rsidR="008D1340" w:rsidRPr="003752F7">
        <w:rPr>
          <w:color w:val="202122"/>
        </w:rPr>
        <w:t xml:space="preserve">just seen this </w:t>
      </w:r>
      <w:r w:rsidR="00967590" w:rsidRPr="003752F7">
        <w:rPr>
          <w:color w:val="202122"/>
        </w:rPr>
        <w:t xml:space="preserve">same correct usage in the Biblical verse cited above: </w:t>
      </w:r>
      <w:r w:rsidR="00967590" w:rsidRPr="003752F7">
        <w:t xml:space="preserve">“Let us hear the conclusion of the whole matter: Revere God and keep His Commandments. For this is the whole duty of </w:t>
      </w:r>
      <w:r w:rsidR="00967590" w:rsidRPr="003752F7">
        <w:rPr>
          <w:b/>
          <w:bCs/>
        </w:rPr>
        <w:t>Man</w:t>
      </w:r>
      <w:r w:rsidR="00967590" w:rsidRPr="003752F7">
        <w:t>” (Ecclesiastes, 12:13)</w:t>
      </w:r>
      <w:r w:rsidR="008D1340" w:rsidRPr="003752F7">
        <w:t xml:space="preserve">. Of course, this “duty of Man” </w:t>
      </w:r>
      <w:r w:rsidR="007A4412" w:rsidRPr="003752F7">
        <w:t xml:space="preserve">in the Bible </w:t>
      </w:r>
      <w:r w:rsidR="008D1340" w:rsidRPr="003752F7">
        <w:t>is the duty of males and females alike, old and young, as long as they are of sound mind and body</w:t>
      </w:r>
      <w:r w:rsidR="00636CD2" w:rsidRPr="003752F7">
        <w:t xml:space="preserve"> </w:t>
      </w:r>
      <w:r w:rsidR="00636CD2" w:rsidRPr="003752F7">
        <w:t>and fully qualify for Moral Agency (</w:t>
      </w:r>
      <w:r w:rsidR="00636CD2" w:rsidRPr="003752F7">
        <w:rPr>
          <w:i/>
          <w:iCs/>
        </w:rPr>
        <w:t>al-Taklīf</w:t>
      </w:r>
      <w:r w:rsidR="00636CD2" w:rsidRPr="003752F7">
        <w:t>)</w:t>
      </w:r>
      <w:r w:rsidR="008D1340" w:rsidRPr="003752F7">
        <w:t>.</w:t>
      </w:r>
    </w:p>
  </w:footnote>
  <w:footnote w:id="60">
    <w:p w14:paraId="27737A40" w14:textId="77777777" w:rsidR="007C7C32" w:rsidRPr="003752F7" w:rsidRDefault="007C7C32" w:rsidP="007C7C32">
      <w:pPr>
        <w:rPr>
          <w:sz w:val="20"/>
          <w:szCs w:val="20"/>
        </w:rPr>
      </w:pPr>
      <w:r w:rsidRPr="003752F7">
        <w:rPr>
          <w:rStyle w:val="FootnoteReference"/>
          <w:sz w:val="20"/>
          <w:szCs w:val="20"/>
        </w:rPr>
        <w:footnoteRef/>
      </w:r>
      <w:r w:rsidRPr="003752F7">
        <w:rPr>
          <w:sz w:val="20"/>
          <w:szCs w:val="20"/>
        </w:rPr>
        <w:t xml:space="preserve"> (1 Corinthians, 10:26; cf. Psalm, 24:1).</w:t>
      </w:r>
    </w:p>
  </w:footnote>
  <w:footnote w:id="61">
    <w:p w14:paraId="0F57FCBD" w14:textId="7C09B83E" w:rsidR="00E717E0" w:rsidRPr="003752F7" w:rsidRDefault="00E717E0" w:rsidP="00E717E0">
      <w:pPr>
        <w:pStyle w:val="NormalWeb"/>
        <w:spacing w:before="0" w:beforeAutospacing="0" w:after="0" w:afterAutospacing="0"/>
        <w:rPr>
          <w:sz w:val="20"/>
          <w:szCs w:val="20"/>
        </w:rPr>
      </w:pPr>
      <w:r w:rsidRPr="003752F7">
        <w:rPr>
          <w:rStyle w:val="FootnoteReference"/>
          <w:sz w:val="20"/>
          <w:szCs w:val="20"/>
        </w:rPr>
        <w:footnoteRef/>
      </w:r>
      <w:r w:rsidRPr="003752F7">
        <w:rPr>
          <w:sz w:val="20"/>
          <w:szCs w:val="20"/>
        </w:rPr>
        <w:t xml:space="preserve"> </w:t>
      </w:r>
      <w:r w:rsidRPr="003752F7">
        <w:rPr>
          <w:b/>
          <w:bCs/>
          <w:sz w:val="20"/>
          <w:szCs w:val="20"/>
        </w:rPr>
        <w:t>World Community of Islam (</w:t>
      </w:r>
      <w:r w:rsidRPr="003752F7">
        <w:rPr>
          <w:b/>
          <w:bCs/>
          <w:i/>
          <w:iCs/>
          <w:sz w:val="20"/>
          <w:szCs w:val="20"/>
        </w:rPr>
        <w:t>al-Umma</w:t>
      </w:r>
      <w:r w:rsidRPr="003752F7">
        <w:rPr>
          <w:b/>
          <w:bCs/>
          <w:sz w:val="20"/>
          <w:szCs w:val="20"/>
        </w:rPr>
        <w:t>)</w:t>
      </w:r>
      <w:r w:rsidRPr="003752F7">
        <w:rPr>
          <w:sz w:val="20"/>
          <w:szCs w:val="20"/>
        </w:rPr>
        <w:t xml:space="preserve"> represents the universal Commonwealth of all Muslim Believers (</w:t>
      </w:r>
      <w:r w:rsidRPr="003752F7">
        <w:rPr>
          <w:i/>
          <w:iCs/>
          <w:sz w:val="20"/>
          <w:szCs w:val="20"/>
        </w:rPr>
        <w:t>Ummat al-Mu’min</w:t>
      </w:r>
      <w:r w:rsidRPr="003752F7">
        <w:rPr>
          <w:rFonts w:asciiTheme="majorBidi" w:hAnsiTheme="majorBidi" w:cstheme="majorBidi"/>
          <w:i/>
          <w:iCs/>
          <w:sz w:val="20"/>
          <w:szCs w:val="20"/>
        </w:rPr>
        <w:t>ī</w:t>
      </w:r>
      <w:r w:rsidRPr="003752F7">
        <w:rPr>
          <w:i/>
          <w:iCs/>
          <w:sz w:val="20"/>
          <w:szCs w:val="20"/>
        </w:rPr>
        <w:t>n</w:t>
      </w:r>
      <w:r w:rsidRPr="003752F7">
        <w:rPr>
          <w:sz w:val="20"/>
          <w:szCs w:val="20"/>
        </w:rPr>
        <w:t>) or the Islamic Commonwealth (</w:t>
      </w:r>
      <w:r w:rsidRPr="003752F7">
        <w:rPr>
          <w:i/>
          <w:iCs/>
          <w:sz w:val="20"/>
          <w:szCs w:val="20"/>
        </w:rPr>
        <w:t>Ummat al-Isl</w:t>
      </w:r>
      <w:r w:rsidRPr="003752F7">
        <w:rPr>
          <w:rFonts w:asciiTheme="majorBidi" w:hAnsiTheme="majorBidi" w:cstheme="majorBidi"/>
          <w:i/>
          <w:iCs/>
          <w:sz w:val="20"/>
          <w:szCs w:val="20"/>
        </w:rPr>
        <w:t>ā</w:t>
      </w:r>
      <w:r w:rsidRPr="003752F7">
        <w:rPr>
          <w:i/>
          <w:iCs/>
          <w:sz w:val="20"/>
          <w:szCs w:val="20"/>
        </w:rPr>
        <w:t>m</w:t>
      </w:r>
      <w:r w:rsidRPr="003752F7">
        <w:rPr>
          <w:sz w:val="20"/>
          <w:szCs w:val="20"/>
        </w:rPr>
        <w:t xml:space="preserve">). </w:t>
      </w:r>
      <w:r w:rsidR="00AC5785" w:rsidRPr="003752F7">
        <w:rPr>
          <w:sz w:val="20"/>
          <w:szCs w:val="20"/>
        </w:rPr>
        <w:t>T</w:t>
      </w:r>
      <w:r w:rsidRPr="003752F7">
        <w:rPr>
          <w:sz w:val="20"/>
          <w:szCs w:val="20"/>
        </w:rPr>
        <w:t xml:space="preserve">he Arabic word </w:t>
      </w:r>
      <w:r w:rsidR="00AC5785" w:rsidRPr="003752F7">
        <w:rPr>
          <w:sz w:val="20"/>
          <w:szCs w:val="20"/>
        </w:rPr>
        <w:t>“</w:t>
      </w:r>
      <w:r w:rsidRPr="003752F7">
        <w:rPr>
          <w:i/>
          <w:iCs/>
          <w:sz w:val="20"/>
          <w:szCs w:val="20"/>
        </w:rPr>
        <w:t>umma</w:t>
      </w:r>
      <w:r w:rsidR="00AC5785" w:rsidRPr="003752F7">
        <w:rPr>
          <w:sz w:val="20"/>
          <w:szCs w:val="20"/>
        </w:rPr>
        <w:t>”</w:t>
      </w:r>
      <w:r w:rsidRPr="003752F7">
        <w:rPr>
          <w:sz w:val="20"/>
          <w:szCs w:val="20"/>
        </w:rPr>
        <w:t xml:space="preserve"> has several different usages, which will not be discussed here,</w:t>
      </w:r>
      <w:r w:rsidR="00AC5785" w:rsidRPr="003752F7">
        <w:rPr>
          <w:sz w:val="20"/>
          <w:szCs w:val="20"/>
        </w:rPr>
        <w:t xml:space="preserve"> and</w:t>
      </w:r>
      <w:r w:rsidRPr="003752F7">
        <w:rPr>
          <w:sz w:val="20"/>
          <w:szCs w:val="20"/>
        </w:rPr>
        <w:t xml:space="preserve"> the </w:t>
      </w:r>
      <w:r w:rsidR="00AC5785" w:rsidRPr="003752F7">
        <w:rPr>
          <w:sz w:val="20"/>
          <w:szCs w:val="20"/>
        </w:rPr>
        <w:t>expression</w:t>
      </w:r>
      <w:r w:rsidRPr="003752F7">
        <w:rPr>
          <w:sz w:val="20"/>
          <w:szCs w:val="20"/>
        </w:rPr>
        <w:t xml:space="preserve"> occurs in more than sixty instances in the </w:t>
      </w:r>
      <w:r w:rsidRPr="003752F7">
        <w:rPr>
          <w:rFonts w:asciiTheme="majorBidi" w:hAnsiTheme="majorBidi" w:cstheme="majorBidi"/>
          <w:sz w:val="20"/>
          <w:szCs w:val="20"/>
        </w:rPr>
        <w:t>Qur’ān</w:t>
      </w:r>
      <w:r w:rsidR="00AC5785" w:rsidRPr="003752F7">
        <w:rPr>
          <w:rFonts w:asciiTheme="majorBidi" w:hAnsiTheme="majorBidi" w:cstheme="majorBidi"/>
          <w:sz w:val="20"/>
          <w:szCs w:val="20"/>
        </w:rPr>
        <w:t>. F</w:t>
      </w:r>
      <w:r w:rsidRPr="003752F7">
        <w:rPr>
          <w:rFonts w:asciiTheme="majorBidi" w:hAnsiTheme="majorBidi" w:cstheme="majorBidi"/>
          <w:sz w:val="20"/>
          <w:szCs w:val="20"/>
        </w:rPr>
        <w:t>requently</w:t>
      </w:r>
      <w:r w:rsidR="00AC5785" w:rsidRPr="003752F7">
        <w:rPr>
          <w:rFonts w:asciiTheme="majorBidi" w:hAnsiTheme="majorBidi" w:cstheme="majorBidi"/>
          <w:sz w:val="20"/>
          <w:szCs w:val="20"/>
        </w:rPr>
        <w:t>, the term</w:t>
      </w:r>
      <w:r w:rsidRPr="003752F7">
        <w:rPr>
          <w:rFonts w:asciiTheme="majorBidi" w:hAnsiTheme="majorBidi" w:cstheme="majorBidi"/>
          <w:sz w:val="20"/>
          <w:szCs w:val="20"/>
        </w:rPr>
        <w:t xml:space="preserve"> refers to the </w:t>
      </w:r>
      <w:r w:rsidRPr="003752F7">
        <w:rPr>
          <w:rFonts w:asciiTheme="majorBidi" w:hAnsiTheme="majorBidi" w:cstheme="majorBidi"/>
          <w:i/>
          <w:iCs/>
          <w:sz w:val="20"/>
          <w:szCs w:val="20"/>
        </w:rPr>
        <w:t>Umma</w:t>
      </w:r>
      <w:r w:rsidRPr="003752F7">
        <w:rPr>
          <w:rFonts w:asciiTheme="majorBidi" w:hAnsiTheme="majorBidi" w:cstheme="majorBidi"/>
          <w:sz w:val="20"/>
          <w:szCs w:val="20"/>
        </w:rPr>
        <w:t xml:space="preserve"> as the collective </w:t>
      </w:r>
      <w:r w:rsidR="00AC5785" w:rsidRPr="003752F7">
        <w:rPr>
          <w:rFonts w:asciiTheme="majorBidi" w:hAnsiTheme="majorBidi" w:cstheme="majorBidi"/>
          <w:sz w:val="20"/>
          <w:szCs w:val="20"/>
        </w:rPr>
        <w:t>C</w:t>
      </w:r>
      <w:r w:rsidRPr="003752F7">
        <w:rPr>
          <w:rFonts w:asciiTheme="majorBidi" w:hAnsiTheme="majorBidi" w:cstheme="majorBidi"/>
          <w:sz w:val="20"/>
          <w:szCs w:val="20"/>
        </w:rPr>
        <w:t xml:space="preserve">ommunity of all Muslims without regard to their languages, ethnicities, or tribal backgrounds. Thus, from its inception, the </w:t>
      </w:r>
      <w:r w:rsidRPr="003752F7">
        <w:rPr>
          <w:rFonts w:asciiTheme="majorBidi" w:hAnsiTheme="majorBidi" w:cstheme="majorBidi"/>
          <w:i/>
          <w:iCs/>
          <w:sz w:val="20"/>
          <w:szCs w:val="20"/>
        </w:rPr>
        <w:t>Umma</w:t>
      </w:r>
      <w:r w:rsidRPr="003752F7">
        <w:rPr>
          <w:rFonts w:asciiTheme="majorBidi" w:hAnsiTheme="majorBidi" w:cstheme="majorBidi"/>
          <w:sz w:val="20"/>
          <w:szCs w:val="20"/>
        </w:rPr>
        <w:t xml:space="preserve"> </w:t>
      </w:r>
      <w:r w:rsidR="00AC5785" w:rsidRPr="003752F7">
        <w:rPr>
          <w:rFonts w:asciiTheme="majorBidi" w:hAnsiTheme="majorBidi" w:cstheme="majorBidi"/>
          <w:sz w:val="20"/>
          <w:szCs w:val="20"/>
        </w:rPr>
        <w:t xml:space="preserve">of Islam </w:t>
      </w:r>
      <w:r w:rsidRPr="003752F7">
        <w:rPr>
          <w:rFonts w:asciiTheme="majorBidi" w:hAnsiTheme="majorBidi" w:cstheme="majorBidi"/>
          <w:sz w:val="20"/>
          <w:szCs w:val="20"/>
        </w:rPr>
        <w:t xml:space="preserve">was a supra-national concept based solely upon the </w:t>
      </w:r>
      <w:r w:rsidR="00AC5785" w:rsidRPr="003752F7">
        <w:rPr>
          <w:rFonts w:asciiTheme="majorBidi" w:hAnsiTheme="majorBidi" w:cstheme="majorBidi"/>
          <w:sz w:val="20"/>
          <w:szCs w:val="20"/>
        </w:rPr>
        <w:t>Prophetic</w:t>
      </w:r>
      <w:r w:rsidRPr="003752F7">
        <w:rPr>
          <w:rFonts w:asciiTheme="majorBidi" w:hAnsiTheme="majorBidi" w:cstheme="majorBidi"/>
          <w:sz w:val="20"/>
          <w:szCs w:val="20"/>
        </w:rPr>
        <w:t xml:space="preserve"> faith and transcending all ethnic, linguistic, and national differences.</w:t>
      </w:r>
    </w:p>
  </w:footnote>
  <w:footnote w:id="62">
    <w:p w14:paraId="1A6E6054" w14:textId="77777777" w:rsidR="00CB58FF" w:rsidRPr="003752F7" w:rsidRDefault="00CB58FF" w:rsidP="00CB58FF">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Civilization (</w:t>
      </w:r>
      <w:r w:rsidRPr="003752F7">
        <w:rPr>
          <w:rFonts w:asciiTheme="majorBidi" w:hAnsiTheme="majorBidi" w:cstheme="majorBidi"/>
          <w:b/>
          <w:bCs/>
          <w:i/>
          <w:iCs/>
          <w:sz w:val="20"/>
          <w:szCs w:val="20"/>
        </w:rPr>
        <w:t>al-‘Umrān</w:t>
      </w:r>
      <w:r w:rsidRPr="003752F7">
        <w:rPr>
          <w:rFonts w:asciiTheme="majorBidi" w:hAnsiTheme="majorBidi" w:cstheme="majorBidi"/>
          <w:sz w:val="20"/>
          <w:szCs w:val="20"/>
        </w:rPr>
        <w:t xml:space="preserve">) will generally be written in this book with a capital “C.” For many people today, “civilization” has rightfully become a loaded and pejorative word, and problematic “civilizations” will be written in this work with a lower case “c.” It was in the harsh and oppressive sense of “civilization” that Mahatma Ghandi (d. 1367/1948) was referring to, when once asked what he thought of Western civilization. Ghandi replied: “I think it would be a good idea.” In the above context, we could parse Ghandi’s response as indicating that the West has “civilization” with a lower-case “c,” and it would be “a good idea” for it to cultivate “Civilization,” with a capital “C.” In this book, the English word “Civilization” (with a capital “C”) is derived from the observations and principles of the great Muslim polymath ‘Abd-al-Raḥmān ibn Khaldūn (d. 809/1406). He called “Civilization” </w:t>
      </w:r>
      <w:r w:rsidRPr="003752F7">
        <w:rPr>
          <w:rFonts w:asciiTheme="majorBidi" w:hAnsiTheme="majorBidi" w:cstheme="majorBidi"/>
          <w:i/>
          <w:iCs/>
          <w:sz w:val="20"/>
          <w:szCs w:val="20"/>
        </w:rPr>
        <w:t>al-‘Umrān</w:t>
      </w:r>
      <w:r w:rsidRPr="003752F7">
        <w:rPr>
          <w:rFonts w:asciiTheme="majorBidi" w:hAnsiTheme="majorBidi" w:cstheme="majorBidi"/>
          <w:sz w:val="20"/>
          <w:szCs w:val="20"/>
        </w:rPr>
        <w:t xml:space="preserve"> (the societal phenomenon of bringing Humanity, the earth, and the Environment to life and making them all flourish in harmony with each other). Civilization as </w:t>
      </w:r>
      <w:r w:rsidRPr="003752F7">
        <w:rPr>
          <w:rFonts w:asciiTheme="majorBidi" w:hAnsiTheme="majorBidi" w:cstheme="majorBidi"/>
          <w:i/>
          <w:iCs/>
          <w:sz w:val="20"/>
          <w:szCs w:val="20"/>
        </w:rPr>
        <w:t>al-‘Umrān</w:t>
      </w:r>
      <w:r w:rsidRPr="003752F7">
        <w:rPr>
          <w:rFonts w:asciiTheme="majorBidi" w:hAnsiTheme="majorBidi" w:cstheme="majorBidi"/>
          <w:sz w:val="20"/>
          <w:szCs w:val="20"/>
        </w:rPr>
        <w:t xml:space="preserve"> is an esteemed and lasting trophy of human achievement and a standing aspiration for all times to come. Thus, </w:t>
      </w:r>
      <w:r w:rsidRPr="003752F7">
        <w:rPr>
          <w:rFonts w:asciiTheme="majorBidi" w:hAnsiTheme="majorBidi" w:cstheme="majorBidi"/>
          <w:i/>
          <w:iCs/>
          <w:sz w:val="20"/>
          <w:szCs w:val="20"/>
        </w:rPr>
        <w:t>The First Teaching</w:t>
      </w:r>
      <w:r w:rsidRPr="003752F7">
        <w:rPr>
          <w:rFonts w:asciiTheme="majorBidi" w:hAnsiTheme="majorBidi" w:cstheme="majorBidi"/>
          <w:sz w:val="20"/>
          <w:szCs w:val="20"/>
        </w:rPr>
        <w:t xml:space="preserve"> uses the word Civilization in a positive and even efflorescent sense—again, one that must be renewed and restored today in accord with the best of the Islamic Tradition. The Islamic concept of </w:t>
      </w:r>
      <w:r w:rsidRPr="003752F7">
        <w:rPr>
          <w:rFonts w:asciiTheme="majorBidi" w:hAnsiTheme="majorBidi" w:cstheme="majorBidi"/>
          <w:i/>
          <w:iCs/>
          <w:sz w:val="20"/>
          <w:szCs w:val="20"/>
        </w:rPr>
        <w:t>al-‘Umrān</w:t>
      </w:r>
      <w:r w:rsidRPr="003752F7">
        <w:rPr>
          <w:rFonts w:asciiTheme="majorBidi" w:hAnsiTheme="majorBidi" w:cstheme="majorBidi"/>
          <w:sz w:val="20"/>
          <w:szCs w:val="20"/>
        </w:rPr>
        <w:t xml:space="preserve"> is embodied in the great mosaics of “garden cities” of the Islamic past that flourished in harmony with the natural Environment. </w:t>
      </w:r>
    </w:p>
    <w:p w14:paraId="177240B3" w14:textId="77777777" w:rsidR="00CB58FF" w:rsidRPr="003752F7" w:rsidRDefault="00CB58FF" w:rsidP="00CB58FF">
      <w:pPr>
        <w:rPr>
          <w:rFonts w:asciiTheme="majorBidi" w:hAnsiTheme="majorBidi" w:cstheme="majorBidi"/>
          <w:sz w:val="20"/>
          <w:szCs w:val="20"/>
        </w:rPr>
      </w:pPr>
      <w:r w:rsidRPr="003752F7">
        <w:rPr>
          <w:rFonts w:asciiTheme="majorBidi" w:hAnsiTheme="majorBidi" w:cstheme="majorBidi"/>
          <w:sz w:val="20"/>
          <w:szCs w:val="20"/>
        </w:rPr>
        <w:t xml:space="preserve">      The North African Jurisprudent, Judge, economist, and Philosopher of history and politics, ‘Abd-al-Raḥmān ibn Khaldūn is widely regarded as the forerunner of modern historiography, social Philosophy, economics, and other related fields. Typically, Ibn Khaldūn wrote neither to praise nor to blame, but to grasp, understand, and teach objectively the historical and socio-economic laws that he discovered. The great modern historian Arnold Toynbee </w:t>
      </w:r>
      <w:r w:rsidRPr="003752F7">
        <w:rPr>
          <w:rFonts w:asciiTheme="majorBidi" w:eastAsia="Arial" w:hAnsiTheme="majorBidi" w:cstheme="majorBidi"/>
          <w:sz w:val="20"/>
          <w:szCs w:val="20"/>
        </w:rPr>
        <w:t>(d. 1395/1975)</w:t>
      </w:r>
      <w:r w:rsidRPr="003752F7">
        <w:rPr>
          <w:rFonts w:asciiTheme="majorBidi" w:hAnsiTheme="majorBidi" w:cstheme="majorBidi"/>
          <w:sz w:val="20"/>
          <w:szCs w:val="20"/>
        </w:rPr>
        <w:t xml:space="preserve"> said of Ibn Khaldūn: “He has conceived and formulated a philosophy of history which is undoubtedly the greatest work of its kind that has ever yet been created by any mind in any time or place.” The well-known Scottish Philosopher, Theologian, and sociologist Robert Flint (d. 1328/1910) averred regarding Ibn Khaldūn: “Plato, Aristotle, and Augustine were not his peers, and all others are unworthy of being mentioned along with him.” </w:t>
      </w:r>
    </w:p>
    <w:p w14:paraId="1528BFC3" w14:textId="77777777" w:rsidR="00CB58FF" w:rsidRPr="003752F7" w:rsidRDefault="00CB58FF" w:rsidP="00CB58FF">
      <w:pPr>
        <w:rPr>
          <w:rFonts w:asciiTheme="majorBidi" w:hAnsiTheme="majorBidi" w:cstheme="majorBidi"/>
          <w:sz w:val="20"/>
          <w:szCs w:val="20"/>
        </w:rPr>
      </w:pPr>
      <w:r w:rsidRPr="003752F7">
        <w:rPr>
          <w:rFonts w:asciiTheme="majorBidi" w:hAnsiTheme="majorBidi" w:cstheme="majorBidi"/>
          <w:sz w:val="20"/>
          <w:szCs w:val="20"/>
        </w:rPr>
        <w:t xml:space="preserve">    I also prefer to write Ibn Khadūn’s key term for Civilization, </w:t>
      </w:r>
      <w:r w:rsidRPr="003752F7">
        <w:rPr>
          <w:rFonts w:asciiTheme="majorBidi" w:hAnsiTheme="majorBidi" w:cstheme="majorBidi"/>
          <w:i/>
          <w:iCs/>
          <w:sz w:val="20"/>
          <w:szCs w:val="20"/>
        </w:rPr>
        <w:t xml:space="preserve">al-‘Umrān </w:t>
      </w:r>
      <w:r w:rsidRPr="003752F7">
        <w:rPr>
          <w:rFonts w:asciiTheme="majorBidi" w:hAnsiTheme="majorBidi" w:cstheme="majorBidi"/>
          <w:sz w:val="20"/>
          <w:szCs w:val="20"/>
        </w:rPr>
        <w:t>(the act of bringing people and things to life), with a capital “</w:t>
      </w:r>
      <w:r w:rsidRPr="003752F7">
        <w:rPr>
          <w:rFonts w:asciiTheme="majorBidi" w:hAnsiTheme="majorBidi" w:cstheme="majorBidi"/>
          <w:i/>
          <w:iCs/>
          <w:sz w:val="20"/>
          <w:szCs w:val="20"/>
        </w:rPr>
        <w:t>U</w:t>
      </w:r>
      <w:r w:rsidRPr="003752F7">
        <w:rPr>
          <w:rFonts w:asciiTheme="majorBidi" w:hAnsiTheme="majorBidi" w:cstheme="majorBidi"/>
          <w:sz w:val="20"/>
          <w:szCs w:val="20"/>
        </w:rPr>
        <w:t xml:space="preserve">.” In Arabic, the word </w:t>
      </w:r>
      <w:r w:rsidRPr="003752F7">
        <w:rPr>
          <w:rFonts w:asciiTheme="majorBidi" w:hAnsiTheme="majorBidi" w:cstheme="majorBidi"/>
          <w:i/>
          <w:iCs/>
          <w:sz w:val="20"/>
          <w:szCs w:val="20"/>
        </w:rPr>
        <w:t>‘umrān</w:t>
      </w:r>
      <w:r w:rsidRPr="003752F7">
        <w:rPr>
          <w:rFonts w:asciiTheme="majorBidi" w:hAnsiTheme="majorBidi" w:cstheme="majorBidi"/>
          <w:sz w:val="20"/>
          <w:szCs w:val="20"/>
        </w:rPr>
        <w:t xml:space="preserve"> comes from the root </w:t>
      </w:r>
      <w:r w:rsidRPr="003752F7">
        <w:rPr>
          <w:rFonts w:asciiTheme="majorBidi" w:hAnsiTheme="majorBidi" w:cstheme="majorBidi"/>
          <w:i/>
          <w:iCs/>
          <w:sz w:val="20"/>
          <w:szCs w:val="20"/>
        </w:rPr>
        <w:t>‘-M-R</w:t>
      </w:r>
      <w:r w:rsidRPr="003752F7">
        <w:rPr>
          <w:rFonts w:asciiTheme="majorBidi" w:hAnsiTheme="majorBidi" w:cstheme="majorBidi"/>
          <w:sz w:val="20"/>
          <w:szCs w:val="20"/>
        </w:rPr>
        <w:t xml:space="preserve">, meaning “to bring to life” and “to make flourish.” Basically, </w:t>
      </w:r>
      <w:r w:rsidRPr="003752F7">
        <w:rPr>
          <w:rFonts w:asciiTheme="majorBidi" w:hAnsiTheme="majorBidi" w:cstheme="majorBidi"/>
          <w:i/>
          <w:iCs/>
          <w:sz w:val="20"/>
          <w:szCs w:val="20"/>
        </w:rPr>
        <w:t>‘Umrān</w:t>
      </w:r>
      <w:r w:rsidRPr="003752F7">
        <w:rPr>
          <w:rFonts w:asciiTheme="majorBidi" w:hAnsiTheme="majorBidi" w:cstheme="majorBidi"/>
          <w:sz w:val="20"/>
          <w:szCs w:val="20"/>
        </w:rPr>
        <w:t xml:space="preserve"> stands for the cultivation of Human Beings and the earth upon which they live in such a way as to reanimate them and make them thrive in beneficial unison with Nature and the Environment. Thus, </w:t>
      </w:r>
      <w:r w:rsidRPr="003752F7">
        <w:rPr>
          <w:rFonts w:asciiTheme="majorBidi" w:hAnsiTheme="majorBidi" w:cstheme="majorBidi"/>
          <w:i/>
          <w:iCs/>
          <w:sz w:val="20"/>
          <w:szCs w:val="20"/>
        </w:rPr>
        <w:t>‘Umrān</w:t>
      </w:r>
      <w:r w:rsidRPr="003752F7">
        <w:rPr>
          <w:rFonts w:asciiTheme="majorBidi" w:hAnsiTheme="majorBidi" w:cstheme="majorBidi"/>
          <w:sz w:val="20"/>
          <w:szCs w:val="20"/>
        </w:rPr>
        <w:t xml:space="preserve"> is not specific to cities but embraces all people and their Environment wherever they live—even villagers, farmers, and nomads—when they learn to live together on respectfully life-giving and mutually beneficial terms. More specifically, the gift of </w:t>
      </w:r>
      <w:r w:rsidRPr="003752F7">
        <w:rPr>
          <w:rFonts w:asciiTheme="majorBidi" w:hAnsiTheme="majorBidi" w:cstheme="majorBidi"/>
          <w:i/>
          <w:iCs/>
          <w:sz w:val="20"/>
          <w:szCs w:val="20"/>
        </w:rPr>
        <w:t xml:space="preserve">‘Umrān </w:t>
      </w:r>
      <w:r w:rsidRPr="003752F7">
        <w:rPr>
          <w:rFonts w:asciiTheme="majorBidi" w:hAnsiTheme="majorBidi" w:cstheme="majorBidi"/>
          <w:sz w:val="20"/>
          <w:szCs w:val="20"/>
        </w:rPr>
        <w:t xml:space="preserve">appears—in Ibn Khaldūn’s view—whenever a group of Human Beings with their God-given powers of Intellect, reflection, and labor begin to co-operate with each other and form a mutually beneficial social organization for the well-being of all, as well as the Environment in which they live. Although </w:t>
      </w:r>
      <w:r w:rsidRPr="003752F7">
        <w:rPr>
          <w:rFonts w:asciiTheme="majorBidi" w:hAnsiTheme="majorBidi" w:cstheme="majorBidi"/>
          <w:i/>
          <w:iCs/>
          <w:sz w:val="20"/>
          <w:szCs w:val="20"/>
        </w:rPr>
        <w:t>‘Umrān</w:t>
      </w:r>
      <w:r w:rsidRPr="003752F7">
        <w:rPr>
          <w:rFonts w:asciiTheme="majorBidi" w:hAnsiTheme="majorBidi" w:cstheme="majorBidi"/>
          <w:sz w:val="20"/>
          <w:szCs w:val="20"/>
        </w:rPr>
        <w:t xml:space="preserve"> includes the social life and the organization of states and great cities, it applies equally—as just indicated above—to any Human settlement that has moved beyond narrow individualism, selfishness, short-sightedness, and other barbarities. In his view, progress in Civilization stands in direct proportion to the number of people co-operating for the common good. With greater numbers and greater cooperation, </w:t>
      </w:r>
      <w:r w:rsidRPr="003752F7">
        <w:rPr>
          <w:rFonts w:asciiTheme="majorBidi" w:hAnsiTheme="majorBidi" w:cstheme="majorBidi"/>
          <w:i/>
          <w:iCs/>
          <w:sz w:val="20"/>
          <w:szCs w:val="20"/>
        </w:rPr>
        <w:t>‘Umrān</w:t>
      </w:r>
      <w:r w:rsidRPr="003752F7">
        <w:rPr>
          <w:rFonts w:asciiTheme="majorBidi" w:hAnsiTheme="majorBidi" w:cstheme="majorBidi"/>
          <w:sz w:val="20"/>
          <w:szCs w:val="20"/>
        </w:rPr>
        <w:t xml:space="preserve"> peaks. With the decline of cooperation </w:t>
      </w:r>
      <w:r w:rsidRPr="003752F7">
        <w:rPr>
          <w:rFonts w:asciiTheme="majorBidi" w:hAnsiTheme="majorBidi" w:cstheme="majorBidi"/>
          <w:i/>
          <w:iCs/>
          <w:sz w:val="20"/>
          <w:szCs w:val="20"/>
        </w:rPr>
        <w:t>‘Umrān</w:t>
      </w:r>
      <w:r w:rsidRPr="003752F7">
        <w:rPr>
          <w:rFonts w:asciiTheme="majorBidi" w:hAnsiTheme="majorBidi" w:cstheme="majorBidi"/>
          <w:sz w:val="20"/>
          <w:szCs w:val="20"/>
        </w:rPr>
        <w:t xml:space="preserve"> decreases. Historically, however, it is virtually impossible for any Human group to maintain such an ideal state of Civilization for long. Thus,</w:t>
      </w:r>
      <w:r w:rsidRPr="003752F7">
        <w:rPr>
          <w:rFonts w:asciiTheme="majorBidi" w:hAnsiTheme="majorBidi" w:cstheme="majorBidi"/>
          <w:i/>
          <w:iCs/>
          <w:sz w:val="20"/>
          <w:szCs w:val="20"/>
        </w:rPr>
        <w:t>‘Umrān</w:t>
      </w:r>
      <w:r w:rsidRPr="003752F7">
        <w:rPr>
          <w:rFonts w:asciiTheme="majorBidi" w:hAnsiTheme="majorBidi" w:cstheme="majorBidi"/>
          <w:sz w:val="20"/>
          <w:szCs w:val="20"/>
        </w:rPr>
        <w:t>—by its nature—requires constant renewal and rejuvenation. For Ibn Khaldūn, city life (</w:t>
      </w:r>
      <w:r w:rsidRPr="003752F7">
        <w:rPr>
          <w:rFonts w:asciiTheme="majorBidi" w:hAnsiTheme="majorBidi" w:cstheme="majorBidi"/>
          <w:i/>
          <w:iCs/>
          <w:sz w:val="20"/>
          <w:szCs w:val="20"/>
        </w:rPr>
        <w:t>al-ḥaḍāra</w:t>
      </w:r>
      <w:r w:rsidRPr="003752F7">
        <w:rPr>
          <w:rFonts w:asciiTheme="majorBidi" w:hAnsiTheme="majorBidi" w:cstheme="majorBidi"/>
          <w:sz w:val="20"/>
          <w:szCs w:val="20"/>
        </w:rPr>
        <w:t xml:space="preserve">)—which is closer to our Western concept of city-based “civilization”—refers to sedentary culture, especially that of large cities and substantial townships. It is of the nature of </w:t>
      </w:r>
      <w:r w:rsidRPr="003752F7">
        <w:rPr>
          <w:rFonts w:asciiTheme="majorBidi" w:hAnsiTheme="majorBidi" w:cstheme="majorBidi"/>
          <w:i/>
          <w:iCs/>
          <w:sz w:val="20"/>
          <w:szCs w:val="20"/>
        </w:rPr>
        <w:t>ḥaḍāra</w:t>
      </w:r>
      <w:r w:rsidRPr="003752F7">
        <w:rPr>
          <w:rFonts w:asciiTheme="majorBidi" w:hAnsiTheme="majorBidi" w:cstheme="majorBidi"/>
          <w:sz w:val="20"/>
          <w:szCs w:val="20"/>
        </w:rPr>
        <w:t xml:space="preserve"> to permit the phenomenon of polity to exist and to produce luxury, although, ultimately, that same polity and its ruling elites are usually the first and principal perpetrators and then victims of the decadence that comes with their political organization and luxury.</w:t>
      </w:r>
    </w:p>
  </w:footnote>
  <w:footnote w:id="63">
    <w:p w14:paraId="40F179B5" w14:textId="3768ECDD" w:rsidR="00E20352" w:rsidRPr="003752F7" w:rsidRDefault="00E20352" w:rsidP="00E20352">
      <w:pPr>
        <w:rPr>
          <w:i/>
          <w:iCs/>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 xml:space="preserve">The </w:t>
      </w:r>
      <w:r w:rsidRPr="003752F7">
        <w:rPr>
          <w:rFonts w:asciiTheme="majorBidi" w:hAnsiTheme="majorBidi" w:cstheme="majorBidi"/>
          <w:b/>
          <w:bCs/>
          <w:i/>
          <w:iCs/>
          <w:sz w:val="20"/>
          <w:szCs w:val="20"/>
        </w:rPr>
        <w:t>Sharī‘</w:t>
      </w:r>
      <w:r w:rsidR="0060273E" w:rsidRPr="003752F7">
        <w:rPr>
          <w:rFonts w:asciiTheme="majorBidi" w:hAnsiTheme="majorBidi" w:cstheme="majorBidi"/>
          <w:b/>
          <w:bCs/>
          <w:i/>
          <w:iCs/>
          <w:sz w:val="20"/>
          <w:szCs w:val="20"/>
        </w:rPr>
        <w:t>a</w:t>
      </w:r>
      <w:r w:rsidR="0060273E" w:rsidRPr="003752F7">
        <w:rPr>
          <w:rFonts w:asciiTheme="majorBidi" w:hAnsiTheme="majorBidi" w:cstheme="majorBidi"/>
          <w:sz w:val="20"/>
          <w:szCs w:val="20"/>
        </w:rPr>
        <w:t>—the</w:t>
      </w:r>
      <w:r w:rsidR="0060273E" w:rsidRPr="003752F7">
        <w:rPr>
          <w:rFonts w:asciiTheme="majorBidi" w:hAnsiTheme="majorBidi" w:cstheme="majorBidi"/>
          <w:sz w:val="20"/>
          <w:szCs w:val="20"/>
          <w:u w:val="single"/>
        </w:rPr>
        <w:t xml:space="preserve"> Prophetic Dispensation and Code of Life—s</w:t>
      </w:r>
      <w:r w:rsidRPr="003752F7">
        <w:rPr>
          <w:rFonts w:asciiTheme="majorBidi" w:hAnsiTheme="majorBidi" w:cstheme="majorBidi"/>
          <w:sz w:val="20"/>
          <w:szCs w:val="20"/>
        </w:rPr>
        <w:t xml:space="preserve">tands for </w:t>
      </w:r>
      <w:r w:rsidRPr="003752F7">
        <w:rPr>
          <w:rFonts w:asciiTheme="majorBidi" w:hAnsiTheme="majorBidi" w:cstheme="majorBidi"/>
          <w:color w:val="000000"/>
          <w:sz w:val="20"/>
          <w:szCs w:val="20"/>
        </w:rPr>
        <w:t>the Revealed Prophetic Path of Islam. In</w:t>
      </w:r>
      <w:r w:rsidRPr="003752F7">
        <w:rPr>
          <w:rFonts w:asciiTheme="majorBidi" w:hAnsiTheme="majorBidi" w:cstheme="majorBidi"/>
          <w:sz w:val="20"/>
          <w:szCs w:val="20"/>
        </w:rPr>
        <w:t xml:space="preserve"> literal Arabic the words </w:t>
      </w:r>
      <w:r w:rsidRPr="003752F7">
        <w:rPr>
          <w:rFonts w:asciiTheme="majorBidi" w:hAnsiTheme="majorBidi" w:cstheme="majorBidi"/>
          <w:i/>
          <w:iCs/>
          <w:sz w:val="20"/>
          <w:szCs w:val="20"/>
        </w:rPr>
        <w:t>Sharī‘a</w:t>
      </w:r>
      <w:r w:rsidRPr="003752F7">
        <w:rPr>
          <w:rFonts w:asciiTheme="majorBidi" w:hAnsiTheme="majorBidi" w:cstheme="majorBidi"/>
          <w:sz w:val="20"/>
          <w:szCs w:val="20"/>
        </w:rPr>
        <w:t xml:space="preserve">, </w:t>
      </w:r>
      <w:r w:rsidRPr="003752F7">
        <w:rPr>
          <w:rFonts w:asciiTheme="majorBidi" w:eastAsia="Calibri" w:hAnsiTheme="majorBidi" w:cstheme="majorBidi"/>
          <w:i/>
          <w:iCs/>
          <w:sz w:val="20"/>
          <w:szCs w:val="20"/>
        </w:rPr>
        <w:t>Shar‘</w:t>
      </w:r>
      <w:r w:rsidRPr="003752F7">
        <w:rPr>
          <w:rFonts w:asciiTheme="majorBidi" w:eastAsia="Calibri" w:hAnsiTheme="majorBidi" w:cstheme="majorBidi"/>
          <w:sz w:val="20"/>
          <w:szCs w:val="20"/>
        </w:rPr>
        <w:t xml:space="preserve">, and </w:t>
      </w:r>
      <w:r w:rsidRPr="003752F7">
        <w:rPr>
          <w:rFonts w:asciiTheme="majorBidi" w:eastAsia="Calibri" w:hAnsiTheme="majorBidi" w:cstheme="majorBidi"/>
          <w:i/>
          <w:iCs/>
          <w:sz w:val="20"/>
          <w:szCs w:val="20"/>
        </w:rPr>
        <w:t>Shir‘a</w:t>
      </w:r>
      <w:r w:rsidRPr="003752F7">
        <w:rPr>
          <w:rFonts w:asciiTheme="majorBidi" w:eastAsiaTheme="minorEastAsia" w:hAnsiTheme="majorBidi" w:cstheme="majorBidi"/>
          <w:color w:val="000000"/>
          <w:sz w:val="20"/>
          <w:szCs w:val="20"/>
        </w:rPr>
        <w:t xml:space="preserve"> stand for “the pathway that leads to an open watering place without a well or bucket” (</w:t>
      </w:r>
      <w:r w:rsidRPr="003752F7">
        <w:rPr>
          <w:rFonts w:asciiTheme="majorBidi" w:eastAsiaTheme="minorEastAsia" w:hAnsiTheme="majorBidi" w:cstheme="majorBidi"/>
          <w:i/>
          <w:iCs/>
          <w:color w:val="000000"/>
          <w:sz w:val="20"/>
          <w:szCs w:val="20"/>
        </w:rPr>
        <w:t>mawrid al-m</w:t>
      </w:r>
      <w:r w:rsidRPr="003752F7">
        <w:rPr>
          <w:rFonts w:asciiTheme="majorBidi" w:hAnsiTheme="majorBidi" w:cstheme="majorBidi"/>
          <w:i/>
          <w:iCs/>
          <w:sz w:val="20"/>
          <w:szCs w:val="20"/>
        </w:rPr>
        <w:t>ā</w:t>
      </w:r>
      <w:r w:rsidRPr="003752F7">
        <w:rPr>
          <w:rFonts w:asciiTheme="majorBidi" w:eastAsiaTheme="minorEastAsia" w:hAnsiTheme="majorBidi" w:cstheme="majorBidi"/>
          <w:i/>
          <w:iCs/>
          <w:color w:val="000000"/>
          <w:sz w:val="20"/>
          <w:szCs w:val="20"/>
        </w:rPr>
        <w:t>’ al-ladhi yustashq</w:t>
      </w:r>
      <w:r w:rsidRPr="003752F7">
        <w:rPr>
          <w:rFonts w:asciiTheme="majorBidi" w:hAnsiTheme="majorBidi" w:cstheme="majorBidi"/>
          <w:i/>
          <w:iCs/>
          <w:sz w:val="20"/>
          <w:szCs w:val="20"/>
        </w:rPr>
        <w:t>ā</w:t>
      </w:r>
      <w:r w:rsidRPr="003752F7">
        <w:rPr>
          <w:rFonts w:asciiTheme="majorBidi" w:eastAsiaTheme="minorEastAsia" w:hAnsiTheme="majorBidi" w:cstheme="majorBidi"/>
          <w:i/>
          <w:iCs/>
          <w:color w:val="000000"/>
          <w:sz w:val="20"/>
          <w:szCs w:val="20"/>
        </w:rPr>
        <w:t xml:space="preserve"> minhu bi-l</w:t>
      </w:r>
      <w:r w:rsidRPr="003752F7">
        <w:rPr>
          <w:rFonts w:asciiTheme="majorBidi" w:hAnsiTheme="majorBidi" w:cstheme="majorBidi"/>
          <w:i/>
          <w:iCs/>
          <w:sz w:val="20"/>
          <w:szCs w:val="20"/>
        </w:rPr>
        <w:t>ā</w:t>
      </w:r>
      <w:r w:rsidRPr="003752F7">
        <w:rPr>
          <w:rFonts w:asciiTheme="majorBidi" w:eastAsiaTheme="minorEastAsia" w:hAnsiTheme="majorBidi" w:cstheme="majorBidi"/>
          <w:i/>
          <w:iCs/>
          <w:color w:val="000000"/>
          <w:sz w:val="20"/>
          <w:szCs w:val="20"/>
        </w:rPr>
        <w:t xml:space="preserve"> rish</w:t>
      </w:r>
      <w:r w:rsidRPr="003752F7">
        <w:rPr>
          <w:rFonts w:asciiTheme="majorBidi" w:hAnsiTheme="majorBidi" w:cstheme="majorBidi"/>
          <w:i/>
          <w:iCs/>
          <w:sz w:val="20"/>
          <w:szCs w:val="20"/>
        </w:rPr>
        <w:t>ā</w:t>
      </w:r>
      <w:r w:rsidRPr="003752F7">
        <w:rPr>
          <w:rFonts w:asciiTheme="majorBidi" w:eastAsiaTheme="minorEastAsia" w:hAnsiTheme="majorBidi" w:cstheme="majorBidi"/>
          <w:i/>
          <w:iCs/>
          <w:color w:val="000000"/>
          <w:sz w:val="20"/>
          <w:szCs w:val="20"/>
        </w:rPr>
        <w:t>’</w:t>
      </w:r>
      <w:r w:rsidRPr="003752F7">
        <w:rPr>
          <w:rFonts w:asciiTheme="majorBidi" w:eastAsiaTheme="minorEastAsia" w:hAnsiTheme="majorBidi" w:cstheme="majorBidi"/>
          <w:color w:val="000000"/>
          <w:sz w:val="20"/>
          <w:szCs w:val="20"/>
        </w:rPr>
        <w:t xml:space="preserve">) or, more metaphorically, </w:t>
      </w:r>
      <w:r w:rsidRPr="003752F7">
        <w:rPr>
          <w:rFonts w:asciiTheme="majorBidi" w:hAnsiTheme="majorBidi" w:cstheme="majorBidi"/>
          <w:sz w:val="20"/>
          <w:szCs w:val="20"/>
        </w:rPr>
        <w:t>the</w:t>
      </w:r>
      <w:r w:rsidRPr="003752F7">
        <w:rPr>
          <w:rFonts w:asciiTheme="majorBidi" w:hAnsiTheme="majorBidi" w:cstheme="majorBidi"/>
          <w:i/>
          <w:iCs/>
          <w:sz w:val="20"/>
          <w:szCs w:val="20"/>
        </w:rPr>
        <w:t xml:space="preserve"> Sharī‘a</w:t>
      </w:r>
      <w:r w:rsidRPr="003752F7">
        <w:rPr>
          <w:rFonts w:asciiTheme="majorBidi" w:hAnsiTheme="majorBidi" w:cstheme="majorBidi"/>
          <w:sz w:val="20"/>
          <w:szCs w:val="20"/>
        </w:rPr>
        <w:t xml:space="preserve"> is</w:t>
      </w:r>
      <w:r w:rsidRPr="003752F7">
        <w:rPr>
          <w:rFonts w:asciiTheme="majorBidi" w:hAnsiTheme="majorBidi" w:cstheme="majorBidi"/>
          <w:i/>
          <w:iCs/>
          <w:sz w:val="20"/>
          <w:szCs w:val="20"/>
        </w:rPr>
        <w:t xml:space="preserve"> </w:t>
      </w:r>
      <w:r w:rsidRPr="003752F7">
        <w:rPr>
          <w:rFonts w:asciiTheme="majorBidi" w:eastAsiaTheme="minorEastAsia" w:hAnsiTheme="majorBidi" w:cstheme="majorBidi"/>
          <w:color w:val="000000"/>
          <w:sz w:val="20"/>
          <w:szCs w:val="20"/>
        </w:rPr>
        <w:t>a Divine Pathway that leads to life-giving water.</w:t>
      </w:r>
      <w:r w:rsidRPr="003752F7">
        <w:rPr>
          <w:i/>
          <w:iCs/>
          <w:sz w:val="20"/>
          <w:szCs w:val="20"/>
        </w:rPr>
        <w:t xml:space="preserve"> </w:t>
      </w:r>
      <w:r w:rsidRPr="003752F7">
        <w:rPr>
          <w:rFonts w:asciiTheme="majorBidi" w:eastAsiaTheme="minorEastAsia" w:hAnsiTheme="majorBidi" w:cstheme="majorBidi"/>
          <w:color w:val="000000"/>
          <w:sz w:val="20"/>
          <w:szCs w:val="20"/>
        </w:rPr>
        <w:t xml:space="preserve">As a </w:t>
      </w:r>
      <w:r w:rsidRPr="003752F7">
        <w:rPr>
          <w:rFonts w:asciiTheme="majorBidi" w:hAnsiTheme="majorBidi" w:cstheme="majorBidi"/>
          <w:sz w:val="20"/>
          <w:szCs w:val="20"/>
        </w:rPr>
        <w:t>Qur’ānic expression,</w:t>
      </w:r>
      <w:r w:rsidRPr="003752F7">
        <w:rPr>
          <w:rFonts w:asciiTheme="majorBidi" w:eastAsiaTheme="minorEastAsia" w:hAnsiTheme="majorBidi" w:cstheme="majorBidi"/>
          <w:i/>
          <w:iCs/>
          <w:color w:val="000000"/>
          <w:sz w:val="20"/>
          <w:szCs w:val="20"/>
        </w:rPr>
        <w:t xml:space="preserve"> al-Shar</w:t>
      </w:r>
      <w:r w:rsidRPr="003752F7">
        <w:rPr>
          <w:rFonts w:asciiTheme="majorBidi" w:hAnsiTheme="majorBidi" w:cstheme="majorBidi"/>
          <w:i/>
          <w:iCs/>
          <w:sz w:val="20"/>
          <w:szCs w:val="20"/>
        </w:rPr>
        <w:t>ī</w:t>
      </w:r>
      <w:r w:rsidRPr="003752F7">
        <w:rPr>
          <w:rFonts w:asciiTheme="majorBidi" w:eastAsiaTheme="minorEastAsia" w:hAnsiTheme="majorBidi" w:cstheme="majorBidi"/>
          <w:i/>
          <w:iCs/>
          <w:color w:val="000000"/>
          <w:sz w:val="20"/>
          <w:szCs w:val="20"/>
        </w:rPr>
        <w:t>‘a</w:t>
      </w:r>
      <w:r w:rsidRPr="003752F7">
        <w:rPr>
          <w:rFonts w:asciiTheme="majorBidi" w:eastAsiaTheme="minorEastAsia" w:hAnsiTheme="majorBidi" w:cstheme="majorBidi"/>
          <w:color w:val="000000"/>
          <w:sz w:val="20"/>
          <w:szCs w:val="20"/>
        </w:rPr>
        <w:t xml:space="preserve"> conveys the meaning “the Straight Way in thought and practice” (</w:t>
      </w:r>
      <w:r w:rsidRPr="003752F7">
        <w:rPr>
          <w:rFonts w:asciiTheme="majorBidi" w:eastAsiaTheme="minorEastAsia" w:hAnsiTheme="majorBidi" w:cstheme="majorBidi"/>
          <w:i/>
          <w:iCs/>
          <w:color w:val="000000"/>
          <w:sz w:val="20"/>
          <w:szCs w:val="20"/>
        </w:rPr>
        <w:t>al-madhhab al-mustaq</w:t>
      </w:r>
      <w:r w:rsidRPr="003752F7">
        <w:rPr>
          <w:rFonts w:asciiTheme="majorBidi" w:hAnsiTheme="majorBidi" w:cstheme="majorBidi"/>
          <w:i/>
          <w:iCs/>
          <w:sz w:val="20"/>
          <w:szCs w:val="20"/>
        </w:rPr>
        <w:t>ī</w:t>
      </w:r>
      <w:r w:rsidRPr="003752F7">
        <w:rPr>
          <w:rFonts w:asciiTheme="majorBidi" w:eastAsiaTheme="minorEastAsia" w:hAnsiTheme="majorBidi" w:cstheme="majorBidi"/>
          <w:i/>
          <w:iCs/>
          <w:color w:val="000000"/>
          <w:sz w:val="20"/>
          <w:szCs w:val="20"/>
        </w:rPr>
        <w:t>m</w:t>
      </w:r>
      <w:r w:rsidRPr="003752F7">
        <w:rPr>
          <w:rFonts w:asciiTheme="majorBidi" w:eastAsiaTheme="minorEastAsia" w:hAnsiTheme="majorBidi" w:cstheme="majorBidi"/>
          <w:color w:val="000000"/>
          <w:sz w:val="20"/>
          <w:szCs w:val="20"/>
        </w:rPr>
        <w:t xml:space="preserve">) which God has revealed for His servants as the proper mode of belief, worship, and practice. In this book, I will often refer to the </w:t>
      </w:r>
      <w:r w:rsidRPr="003752F7">
        <w:rPr>
          <w:rFonts w:asciiTheme="majorBidi" w:eastAsiaTheme="minorEastAsia" w:hAnsiTheme="majorBidi" w:cstheme="majorBidi"/>
          <w:i/>
          <w:iCs/>
          <w:color w:val="000000"/>
          <w:sz w:val="20"/>
          <w:szCs w:val="20"/>
        </w:rPr>
        <w:t>Shar</w:t>
      </w:r>
      <w:r w:rsidRPr="003752F7">
        <w:rPr>
          <w:rFonts w:asciiTheme="majorBidi" w:hAnsiTheme="majorBidi" w:cstheme="majorBidi"/>
          <w:i/>
          <w:iCs/>
          <w:sz w:val="20"/>
          <w:szCs w:val="20"/>
        </w:rPr>
        <w:t>ī</w:t>
      </w:r>
      <w:r w:rsidRPr="003752F7">
        <w:rPr>
          <w:rFonts w:asciiTheme="majorBidi" w:eastAsiaTheme="minorEastAsia" w:hAnsiTheme="majorBidi" w:cstheme="majorBidi"/>
          <w:i/>
          <w:iCs/>
          <w:color w:val="000000"/>
          <w:sz w:val="20"/>
          <w:szCs w:val="20"/>
        </w:rPr>
        <w:t>‘a</w:t>
      </w:r>
      <w:r w:rsidRPr="003752F7">
        <w:rPr>
          <w:rFonts w:asciiTheme="majorBidi" w:eastAsiaTheme="minorEastAsia" w:hAnsiTheme="majorBidi" w:cstheme="majorBidi"/>
          <w:color w:val="000000"/>
          <w:sz w:val="20"/>
          <w:szCs w:val="20"/>
        </w:rPr>
        <w:t xml:space="preserve"> as “the Prophetic Way of Life,” “the Islamic Code of Life,” or the Prophetic Dispensation. The </w:t>
      </w:r>
      <w:r w:rsidRPr="003752F7">
        <w:rPr>
          <w:rFonts w:asciiTheme="majorBidi" w:eastAsia="Calibri" w:hAnsiTheme="majorBidi" w:cstheme="majorBidi"/>
          <w:i/>
          <w:iCs/>
          <w:sz w:val="20"/>
          <w:szCs w:val="20"/>
        </w:rPr>
        <w:t>Sharī‘a</w:t>
      </w:r>
      <w:r w:rsidRPr="003752F7">
        <w:rPr>
          <w:rFonts w:asciiTheme="majorBidi" w:eastAsia="Calibri" w:hAnsiTheme="majorBidi" w:cstheme="majorBidi"/>
          <w:sz w:val="20"/>
          <w:szCs w:val="20"/>
        </w:rPr>
        <w:t xml:space="preserve">, </w:t>
      </w:r>
      <w:r w:rsidRPr="003752F7">
        <w:rPr>
          <w:rFonts w:asciiTheme="majorBidi" w:eastAsia="Calibri" w:hAnsiTheme="majorBidi" w:cstheme="majorBidi"/>
          <w:i/>
          <w:iCs/>
          <w:sz w:val="20"/>
          <w:szCs w:val="20"/>
        </w:rPr>
        <w:t>Shar‘</w:t>
      </w:r>
      <w:r w:rsidRPr="003752F7">
        <w:rPr>
          <w:rFonts w:asciiTheme="majorBidi" w:eastAsia="Calibri" w:hAnsiTheme="majorBidi" w:cstheme="majorBidi"/>
          <w:sz w:val="20"/>
          <w:szCs w:val="20"/>
        </w:rPr>
        <w:t xml:space="preserve">, and </w:t>
      </w:r>
      <w:r w:rsidRPr="003752F7">
        <w:rPr>
          <w:rFonts w:asciiTheme="majorBidi" w:eastAsia="Calibri" w:hAnsiTheme="majorBidi" w:cstheme="majorBidi"/>
          <w:i/>
          <w:iCs/>
          <w:sz w:val="20"/>
          <w:szCs w:val="20"/>
        </w:rPr>
        <w:t>Shir‘a</w:t>
      </w:r>
      <w:r w:rsidRPr="003752F7">
        <w:rPr>
          <w:rFonts w:asciiTheme="majorBidi" w:eastAsia="Calibri" w:hAnsiTheme="majorBidi" w:cstheme="majorBidi"/>
          <w:sz w:val="20"/>
          <w:szCs w:val="20"/>
        </w:rPr>
        <w:t xml:space="preserve"> are often referred to as “God’s Sacred Law.” I have generally avoided use of the word “law,” however, because the Islamic concept of </w:t>
      </w:r>
      <w:r w:rsidRPr="003752F7">
        <w:rPr>
          <w:rFonts w:asciiTheme="majorBidi" w:eastAsia="Calibri" w:hAnsiTheme="majorBidi" w:cstheme="majorBidi"/>
          <w:i/>
          <w:iCs/>
          <w:sz w:val="20"/>
          <w:szCs w:val="20"/>
        </w:rPr>
        <w:t>Sharī‘a</w:t>
      </w:r>
      <w:r w:rsidRPr="003752F7">
        <w:rPr>
          <w:rFonts w:asciiTheme="majorBidi" w:eastAsia="Calibri" w:hAnsiTheme="majorBidi" w:cstheme="majorBidi"/>
          <w:sz w:val="20"/>
          <w:szCs w:val="20"/>
        </w:rPr>
        <w:t xml:space="preserve"> is hardly restricted to what we readily think of as either sacred or secular law today. The </w:t>
      </w:r>
      <w:r w:rsidRPr="003752F7">
        <w:rPr>
          <w:rFonts w:asciiTheme="majorBidi" w:eastAsia="Calibri" w:hAnsiTheme="majorBidi" w:cstheme="majorBidi"/>
          <w:i/>
          <w:iCs/>
          <w:sz w:val="20"/>
          <w:szCs w:val="20"/>
        </w:rPr>
        <w:t>Sharī‘a</w:t>
      </w:r>
      <w:r w:rsidRPr="003752F7">
        <w:rPr>
          <w:rFonts w:asciiTheme="majorBidi" w:eastAsia="Calibri" w:hAnsiTheme="majorBidi" w:cstheme="majorBidi"/>
          <w:sz w:val="20"/>
          <w:szCs w:val="20"/>
        </w:rPr>
        <w:t xml:space="preserve"> calls for outward conformity with the religious norms</w:t>
      </w:r>
      <w:r w:rsidRPr="003752F7">
        <w:rPr>
          <w:rFonts w:asciiTheme="majorBidi" w:hAnsiTheme="majorBidi" w:cstheme="majorBidi"/>
          <w:sz w:val="20"/>
          <w:szCs w:val="20"/>
        </w:rPr>
        <w:t>—</w:t>
      </w:r>
      <w:r w:rsidRPr="003752F7">
        <w:rPr>
          <w:rFonts w:asciiTheme="majorBidi" w:eastAsia="Calibri" w:hAnsiTheme="majorBidi" w:cstheme="majorBidi"/>
          <w:sz w:val="20"/>
          <w:szCs w:val="20"/>
        </w:rPr>
        <w:t>in belief, worship, and practice</w:t>
      </w:r>
      <w:r w:rsidRPr="003752F7">
        <w:rPr>
          <w:rFonts w:asciiTheme="majorBidi" w:hAnsiTheme="majorBidi" w:cstheme="majorBidi"/>
          <w:sz w:val="20"/>
          <w:szCs w:val="20"/>
        </w:rPr>
        <w:t>—</w:t>
      </w:r>
      <w:r w:rsidRPr="003752F7">
        <w:rPr>
          <w:rFonts w:asciiTheme="majorBidi" w:eastAsia="Calibri" w:hAnsiTheme="majorBidi" w:cstheme="majorBidi"/>
          <w:sz w:val="20"/>
          <w:szCs w:val="20"/>
        </w:rPr>
        <w:t xml:space="preserve">that </w:t>
      </w:r>
      <w:r w:rsidRPr="003752F7">
        <w:rPr>
          <w:rFonts w:asciiTheme="majorBidi" w:eastAsiaTheme="minorEastAsia" w:hAnsiTheme="majorBidi" w:cstheme="majorBidi"/>
          <w:color w:val="000000"/>
          <w:sz w:val="20"/>
          <w:szCs w:val="20"/>
        </w:rPr>
        <w:t xml:space="preserve">the Prophet Muḥammad instituted as the first and most basic levels of rendering true submission and obedience to God’s commands and, thereby, adhering to His revealed religion. The word </w:t>
      </w:r>
      <w:r w:rsidRPr="003752F7">
        <w:rPr>
          <w:rFonts w:asciiTheme="majorBidi" w:eastAsia="Calibri" w:hAnsiTheme="majorBidi" w:cstheme="majorBidi"/>
          <w:i/>
          <w:iCs/>
          <w:sz w:val="20"/>
          <w:szCs w:val="20"/>
        </w:rPr>
        <w:t>Sharī‘a</w:t>
      </w:r>
      <w:r w:rsidRPr="003752F7">
        <w:rPr>
          <w:rFonts w:asciiTheme="majorBidi" w:eastAsia="Calibri" w:hAnsiTheme="majorBidi" w:cstheme="majorBidi"/>
          <w:sz w:val="20"/>
          <w:szCs w:val="20"/>
        </w:rPr>
        <w:t xml:space="preserve"> is the most general word for the body of authoritative revealed doctrines and practices in the Islamic revelation. Other more specialized terms qualify the broad notion of the </w:t>
      </w:r>
      <w:r w:rsidRPr="003752F7">
        <w:rPr>
          <w:rFonts w:asciiTheme="majorBidi" w:eastAsia="Calibri" w:hAnsiTheme="majorBidi" w:cstheme="majorBidi"/>
          <w:i/>
          <w:iCs/>
          <w:sz w:val="20"/>
          <w:szCs w:val="20"/>
        </w:rPr>
        <w:t>Sharī‘a</w:t>
      </w:r>
      <w:r w:rsidRPr="003752F7">
        <w:rPr>
          <w:rFonts w:asciiTheme="majorBidi" w:eastAsia="Calibri" w:hAnsiTheme="majorBidi" w:cstheme="majorBidi"/>
          <w:sz w:val="20"/>
          <w:szCs w:val="20"/>
        </w:rPr>
        <w:t xml:space="preserve">. </w:t>
      </w:r>
      <w:r w:rsidRPr="003752F7">
        <w:rPr>
          <w:rFonts w:asciiTheme="majorBidi" w:eastAsia="Calibri" w:hAnsiTheme="majorBidi" w:cstheme="majorBidi"/>
          <w:i/>
          <w:iCs/>
          <w:sz w:val="20"/>
          <w:szCs w:val="20"/>
        </w:rPr>
        <w:t>Fiqh</w:t>
      </w:r>
      <w:r w:rsidRPr="003752F7">
        <w:rPr>
          <w:rFonts w:asciiTheme="majorBidi" w:eastAsia="Calibri" w:hAnsiTheme="majorBidi" w:cstheme="majorBidi"/>
          <w:sz w:val="20"/>
          <w:szCs w:val="20"/>
        </w:rPr>
        <w:t xml:space="preserve"> (“understanding,” “discernment,” and “insight”), for example, stands for the specialized field </w:t>
      </w:r>
      <w:r w:rsidRPr="003752F7">
        <w:rPr>
          <w:rFonts w:asciiTheme="majorBidi" w:eastAsiaTheme="minorEastAsia" w:hAnsiTheme="majorBidi" w:cstheme="majorBidi"/>
          <w:color w:val="000000"/>
          <w:sz w:val="20"/>
          <w:szCs w:val="20"/>
        </w:rPr>
        <w:t xml:space="preserve">of religious study devoted to the details of “Islamic sacred law.” It, in turn, is buttressed by the specialized study of the underlying Principles of </w:t>
      </w:r>
      <w:r w:rsidRPr="003752F7">
        <w:rPr>
          <w:rFonts w:asciiTheme="majorBidi" w:eastAsiaTheme="minorEastAsia" w:hAnsiTheme="majorBidi" w:cstheme="majorBidi"/>
          <w:i/>
          <w:iCs/>
          <w:color w:val="000000"/>
          <w:sz w:val="20"/>
          <w:szCs w:val="20"/>
        </w:rPr>
        <w:t xml:space="preserve">Fiqh </w:t>
      </w:r>
      <w:r w:rsidRPr="003752F7">
        <w:rPr>
          <w:rFonts w:asciiTheme="majorBidi" w:eastAsiaTheme="minorEastAsia" w:hAnsiTheme="majorBidi" w:cstheme="majorBidi"/>
          <w:color w:val="000000"/>
          <w:sz w:val="20"/>
          <w:szCs w:val="20"/>
        </w:rPr>
        <w:t>(</w:t>
      </w:r>
      <w:r w:rsidRPr="003752F7">
        <w:rPr>
          <w:rFonts w:asciiTheme="majorBidi" w:eastAsiaTheme="minorEastAsia" w:hAnsiTheme="majorBidi" w:cstheme="majorBidi"/>
          <w:i/>
          <w:iCs/>
          <w:color w:val="000000"/>
          <w:sz w:val="20"/>
          <w:szCs w:val="20"/>
        </w:rPr>
        <w:t>Uṣūl al-Fiqh</w:t>
      </w:r>
      <w:r w:rsidRPr="003752F7">
        <w:rPr>
          <w:rFonts w:asciiTheme="majorBidi" w:eastAsiaTheme="minorEastAsia" w:hAnsiTheme="majorBidi" w:cstheme="majorBidi"/>
          <w:color w:val="000000"/>
          <w:sz w:val="20"/>
          <w:szCs w:val="20"/>
        </w:rPr>
        <w:t>) or jurisprudence, subsets of which are the study of Legal Maxims (</w:t>
      </w:r>
      <w:r w:rsidRPr="003752F7">
        <w:rPr>
          <w:rFonts w:asciiTheme="majorBidi" w:eastAsiaTheme="minorEastAsia" w:hAnsiTheme="majorBidi" w:cstheme="majorBidi"/>
          <w:i/>
          <w:iCs/>
          <w:color w:val="000000"/>
          <w:sz w:val="20"/>
          <w:szCs w:val="20"/>
        </w:rPr>
        <w:t>al-Qawā‘id al-Fiqhiyya</w:t>
      </w:r>
      <w:r w:rsidRPr="003752F7">
        <w:rPr>
          <w:rFonts w:asciiTheme="majorBidi" w:eastAsiaTheme="minorEastAsia" w:hAnsiTheme="majorBidi" w:cstheme="majorBidi"/>
          <w:color w:val="000000"/>
          <w:sz w:val="20"/>
          <w:szCs w:val="20"/>
        </w:rPr>
        <w:t xml:space="preserve"> ) and the study of the Ultimate Objectives of the </w:t>
      </w:r>
      <w:r w:rsidRPr="003752F7">
        <w:rPr>
          <w:rFonts w:asciiTheme="majorBidi" w:eastAsiaTheme="minorEastAsia" w:hAnsiTheme="majorBidi" w:cstheme="majorBidi"/>
          <w:i/>
          <w:iCs/>
          <w:color w:val="000000"/>
          <w:sz w:val="20"/>
          <w:szCs w:val="20"/>
        </w:rPr>
        <w:t>Sharī‘a</w:t>
      </w:r>
      <w:r w:rsidRPr="003752F7">
        <w:rPr>
          <w:rFonts w:asciiTheme="majorBidi" w:eastAsiaTheme="minorEastAsia" w:hAnsiTheme="majorBidi" w:cstheme="majorBidi"/>
          <w:color w:val="000000"/>
          <w:sz w:val="20"/>
          <w:szCs w:val="20"/>
        </w:rPr>
        <w:t xml:space="preserve"> (</w:t>
      </w:r>
      <w:r w:rsidRPr="003752F7">
        <w:rPr>
          <w:rFonts w:asciiTheme="majorBidi" w:eastAsiaTheme="minorEastAsia" w:hAnsiTheme="majorBidi" w:cstheme="majorBidi"/>
          <w:i/>
          <w:iCs/>
          <w:color w:val="000000"/>
          <w:sz w:val="20"/>
          <w:szCs w:val="20"/>
        </w:rPr>
        <w:t>Maqāṣid al-Sharī‘a</w:t>
      </w:r>
      <w:r w:rsidRPr="003752F7">
        <w:rPr>
          <w:rFonts w:asciiTheme="majorBidi" w:eastAsiaTheme="minorEastAsia" w:hAnsiTheme="majorBidi" w:cstheme="majorBidi"/>
          <w:color w:val="000000"/>
          <w:sz w:val="20"/>
          <w:szCs w:val="20"/>
        </w:rPr>
        <w:t>). It is a matter of Consensus (</w:t>
      </w:r>
      <w:r w:rsidRPr="003752F7">
        <w:rPr>
          <w:rFonts w:asciiTheme="majorBidi" w:eastAsiaTheme="minorEastAsia" w:hAnsiTheme="majorBidi" w:cstheme="majorBidi"/>
          <w:i/>
          <w:iCs/>
          <w:color w:val="000000"/>
          <w:sz w:val="20"/>
          <w:szCs w:val="20"/>
        </w:rPr>
        <w:t>al-Ijm</w:t>
      </w:r>
      <w:r w:rsidRPr="003752F7">
        <w:rPr>
          <w:rFonts w:asciiTheme="majorBidi" w:hAnsiTheme="majorBidi" w:cstheme="majorBidi"/>
          <w:i/>
          <w:iCs/>
          <w:sz w:val="20"/>
          <w:szCs w:val="20"/>
        </w:rPr>
        <w:t>ā</w:t>
      </w:r>
      <w:r w:rsidRPr="003752F7">
        <w:rPr>
          <w:rFonts w:asciiTheme="majorBidi" w:eastAsiaTheme="minorEastAsia" w:hAnsiTheme="majorBidi" w:cstheme="majorBidi"/>
          <w:i/>
          <w:iCs/>
          <w:color w:val="000000"/>
          <w:sz w:val="20"/>
          <w:szCs w:val="20"/>
        </w:rPr>
        <w:t>‘</w:t>
      </w:r>
      <w:r w:rsidRPr="003752F7">
        <w:rPr>
          <w:rFonts w:asciiTheme="majorBidi" w:eastAsiaTheme="minorEastAsia" w:hAnsiTheme="majorBidi" w:cstheme="majorBidi"/>
          <w:color w:val="000000"/>
          <w:sz w:val="20"/>
          <w:szCs w:val="20"/>
        </w:rPr>
        <w:t xml:space="preserve">) among Traditional Islamic Scholars that the outward Law cannot be applied mechanically without the discernment and understanding that come with these supplementary sciences of the </w:t>
      </w:r>
      <w:r w:rsidRPr="003752F7">
        <w:rPr>
          <w:rFonts w:asciiTheme="majorBidi" w:eastAsiaTheme="minorEastAsia" w:hAnsiTheme="majorBidi" w:cstheme="majorBidi"/>
          <w:i/>
          <w:iCs/>
          <w:color w:val="000000"/>
          <w:sz w:val="20"/>
          <w:szCs w:val="20"/>
        </w:rPr>
        <w:t>Sharī‘a</w:t>
      </w:r>
      <w:r w:rsidRPr="003752F7">
        <w:rPr>
          <w:rFonts w:asciiTheme="majorBidi" w:eastAsiaTheme="minorEastAsia" w:hAnsiTheme="majorBidi" w:cstheme="majorBidi"/>
          <w:color w:val="000000"/>
          <w:sz w:val="20"/>
          <w:szCs w:val="20"/>
        </w:rPr>
        <w:t xml:space="preserve">. </w:t>
      </w:r>
    </w:p>
    <w:p w14:paraId="0AD6FD0F" w14:textId="77777777" w:rsidR="00E20352" w:rsidRPr="003752F7" w:rsidRDefault="00E20352" w:rsidP="00E20352">
      <w:pPr>
        <w:rPr>
          <w:rFonts w:asciiTheme="majorBidi" w:hAnsiTheme="majorBidi" w:cstheme="majorBidi"/>
          <w:sz w:val="20"/>
          <w:szCs w:val="20"/>
        </w:rPr>
      </w:pPr>
      <w:r w:rsidRPr="003752F7">
        <w:rPr>
          <w:rFonts w:asciiTheme="majorBidi" w:hAnsiTheme="majorBidi" w:cstheme="majorBidi"/>
          <w:sz w:val="20"/>
          <w:szCs w:val="20"/>
        </w:rPr>
        <w:t xml:space="preserve">   Some of God’s Messengers such as the Prophets Moses and Muḥammad brought a new Prophetic Code (</w:t>
      </w:r>
      <w:r w:rsidRPr="003752F7">
        <w:rPr>
          <w:rFonts w:asciiTheme="majorBidi" w:hAnsiTheme="majorBidi" w:cstheme="majorBidi"/>
          <w:i/>
          <w:iCs/>
          <w:sz w:val="20"/>
          <w:szCs w:val="20"/>
        </w:rPr>
        <w:t>Sharī‘a</w:t>
      </w:r>
      <w:r w:rsidRPr="003752F7">
        <w:rPr>
          <w:rFonts w:asciiTheme="majorBidi" w:hAnsiTheme="majorBidi" w:cstheme="majorBidi"/>
          <w:sz w:val="20"/>
          <w:szCs w:val="20"/>
        </w:rPr>
        <w:t>), which established a new Dispensation (</w:t>
      </w:r>
      <w:r w:rsidRPr="003752F7">
        <w:rPr>
          <w:rFonts w:asciiTheme="majorBidi" w:hAnsiTheme="majorBidi" w:cstheme="majorBidi"/>
          <w:i/>
          <w:iCs/>
          <w:sz w:val="20"/>
          <w:szCs w:val="20"/>
        </w:rPr>
        <w:t>Milla</w:t>
      </w:r>
      <w:r w:rsidRPr="003752F7">
        <w:rPr>
          <w:rFonts w:asciiTheme="majorBidi" w:hAnsiTheme="majorBidi" w:cstheme="majorBidi"/>
          <w:sz w:val="20"/>
          <w:szCs w:val="20"/>
        </w:rPr>
        <w:t>). It is not a precondition of Divine Messengerhood, however, that each Messenger bring a new Code. The Prophet Joseph, for example, followed the Dispensation (</w:t>
      </w:r>
      <w:r w:rsidRPr="003752F7">
        <w:rPr>
          <w:rFonts w:asciiTheme="majorBidi" w:hAnsiTheme="majorBidi" w:cstheme="majorBidi"/>
          <w:i/>
          <w:iCs/>
          <w:sz w:val="20"/>
          <w:szCs w:val="20"/>
        </w:rPr>
        <w:t>Milla</w:t>
      </w:r>
      <w:r w:rsidRPr="003752F7">
        <w:rPr>
          <w:rFonts w:asciiTheme="majorBidi" w:hAnsiTheme="majorBidi" w:cstheme="majorBidi"/>
          <w:sz w:val="20"/>
          <w:szCs w:val="20"/>
        </w:rPr>
        <w:t xml:space="preserve">) of his forefathers Abraham, Isaac, and Jacob. The Children of Israel continued to follow that same Abrahamic Dispensation when they entered Egypt for refuge under Joseph’s administration, and they continued to follow it until their exodus from Egypt under the Prophet Moses, who </w:t>
      </w:r>
      <w:r w:rsidRPr="003752F7">
        <w:rPr>
          <w:rFonts w:asciiTheme="majorBidi" w:eastAsia="Sakkal Majalla" w:hAnsiTheme="majorBidi" w:cstheme="majorBidi"/>
          <w:sz w:val="20"/>
          <w:szCs w:val="20"/>
        </w:rPr>
        <w:t xml:space="preserve">stands out as the “Law-Giver” of the Children of Israel </w:t>
      </w:r>
      <w:r w:rsidRPr="003752F7">
        <w:rPr>
          <w:rFonts w:asciiTheme="majorBidi" w:eastAsia="Sakkal Majalla" w:hAnsiTheme="majorBidi" w:cstheme="majorBidi"/>
          <w:i/>
          <w:iCs/>
          <w:sz w:val="20"/>
          <w:szCs w:val="20"/>
        </w:rPr>
        <w:t>par excellence</w:t>
      </w:r>
      <w:r w:rsidRPr="003752F7">
        <w:rPr>
          <w:rFonts w:asciiTheme="majorBidi" w:eastAsia="Sakkal Majalla" w:hAnsiTheme="majorBidi" w:cstheme="majorBidi"/>
          <w:sz w:val="20"/>
          <w:szCs w:val="20"/>
        </w:rPr>
        <w:t>.</w:t>
      </w:r>
      <w:r w:rsidRPr="003752F7">
        <w:rPr>
          <w:rFonts w:asciiTheme="majorBidi" w:hAnsiTheme="majorBidi" w:cstheme="majorBidi"/>
          <w:sz w:val="20"/>
          <w:szCs w:val="20"/>
        </w:rPr>
        <w:t xml:space="preserve"> Both David and Solomon were Divine Messengers, although they followed the Law (</w:t>
      </w:r>
      <w:r w:rsidRPr="003752F7">
        <w:rPr>
          <w:rFonts w:asciiTheme="majorBidi" w:hAnsiTheme="majorBidi" w:cstheme="majorBidi"/>
          <w:i/>
          <w:iCs/>
          <w:sz w:val="20"/>
          <w:szCs w:val="20"/>
        </w:rPr>
        <w:t>Sharī‘a</w:t>
      </w:r>
      <w:r w:rsidRPr="003752F7">
        <w:rPr>
          <w:rFonts w:asciiTheme="majorBidi" w:hAnsiTheme="majorBidi" w:cstheme="majorBidi"/>
          <w:sz w:val="20"/>
          <w:szCs w:val="20"/>
        </w:rPr>
        <w:t xml:space="preserve">) of Moses as set forth in his revelation. </w:t>
      </w:r>
      <w:r w:rsidRPr="003752F7">
        <w:rPr>
          <w:rFonts w:asciiTheme="majorBidi" w:eastAsia="Sakkal Majalla" w:hAnsiTheme="majorBidi" w:cstheme="majorBidi"/>
          <w:sz w:val="20"/>
          <w:szCs w:val="20"/>
        </w:rPr>
        <w:t xml:space="preserve">The Messiah Jesus Christ was sent as a Messenger to the Children of Israel to prepare the way for the coming of the Prophet </w:t>
      </w:r>
      <w:r w:rsidRPr="003752F7">
        <w:rPr>
          <w:rFonts w:asciiTheme="majorBidi" w:hAnsiTheme="majorBidi" w:cstheme="majorBidi"/>
          <w:sz w:val="20"/>
          <w:szCs w:val="20"/>
        </w:rPr>
        <w:t>Muḥammad</w:t>
      </w:r>
      <w:r w:rsidRPr="003752F7">
        <w:rPr>
          <w:rFonts w:asciiTheme="majorBidi" w:eastAsia="Sakkal Majalla" w:hAnsiTheme="majorBidi" w:cstheme="majorBidi"/>
          <w:sz w:val="20"/>
          <w:szCs w:val="20"/>
        </w:rPr>
        <w:t>, the Paraclete and Prophet of the End of Days. Jesus confirmed the Law of Moses but was authorized to lighten its burden upon the Children of Israel. In the case of the Prophet Mu</w:t>
      </w:r>
      <w:r w:rsidRPr="003752F7">
        <w:rPr>
          <w:rFonts w:asciiTheme="majorBidi" w:hAnsiTheme="majorBidi" w:cstheme="majorBidi"/>
          <w:sz w:val="20"/>
          <w:szCs w:val="20"/>
        </w:rPr>
        <w:t>ḥammad, he was sent to the tribes of Arabia and to all present and future generations of humankind as well as the Spirits (</w:t>
      </w:r>
      <w:r w:rsidRPr="003752F7">
        <w:rPr>
          <w:rFonts w:asciiTheme="majorBidi" w:hAnsiTheme="majorBidi" w:cstheme="majorBidi"/>
          <w:i/>
          <w:iCs/>
          <w:sz w:val="20"/>
          <w:szCs w:val="20"/>
        </w:rPr>
        <w:t>al-Jinn</w:t>
      </w:r>
      <w:r w:rsidRPr="003752F7">
        <w:rPr>
          <w:rFonts w:asciiTheme="majorBidi" w:hAnsiTheme="majorBidi" w:cstheme="majorBidi"/>
          <w:sz w:val="20"/>
          <w:szCs w:val="20"/>
        </w:rPr>
        <w:t xml:space="preserve">). Indeed, he was sent to all creation, including the inanimate objects, plants, and animals. His Messengerhood as regards humanity and the Spirits entailed direct moral accountability </w:t>
      </w:r>
      <w:r w:rsidRPr="003752F7">
        <w:rPr>
          <w:rFonts w:asciiTheme="majorBidi" w:eastAsiaTheme="majorEastAsia" w:hAnsiTheme="majorBidi" w:cstheme="majorBidi"/>
          <w:sz w:val="20"/>
          <w:szCs w:val="20"/>
        </w:rPr>
        <w:t>(</w:t>
      </w:r>
      <w:r w:rsidRPr="003752F7">
        <w:rPr>
          <w:rFonts w:asciiTheme="majorBidi" w:eastAsiaTheme="majorEastAsia" w:hAnsiTheme="majorBidi" w:cstheme="majorBidi"/>
          <w:i/>
          <w:iCs/>
          <w:sz w:val="20"/>
          <w:szCs w:val="20"/>
        </w:rPr>
        <w:t>taklīf</w:t>
      </w:r>
      <w:r w:rsidRPr="003752F7">
        <w:rPr>
          <w:rFonts w:asciiTheme="majorBidi" w:eastAsiaTheme="majorEastAsia" w:hAnsiTheme="majorBidi" w:cstheme="majorBidi"/>
          <w:sz w:val="20"/>
          <w:szCs w:val="20"/>
        </w:rPr>
        <w:t>) before God, while his Messengerhood with regard to the rest of creation constituted a consummate honor that God bestowed upon them (</w:t>
      </w:r>
      <w:r w:rsidRPr="003752F7">
        <w:rPr>
          <w:rFonts w:asciiTheme="majorBidi" w:eastAsiaTheme="majorEastAsia" w:hAnsiTheme="majorBidi" w:cstheme="majorBidi"/>
          <w:i/>
          <w:iCs/>
          <w:sz w:val="20"/>
          <w:szCs w:val="20"/>
        </w:rPr>
        <w:t>tashrīf</w:t>
      </w:r>
      <w:r w:rsidRPr="003752F7">
        <w:rPr>
          <w:rFonts w:asciiTheme="majorBidi" w:eastAsiaTheme="majorEastAsia" w:hAnsiTheme="majorBidi" w:cstheme="majorBidi"/>
          <w:sz w:val="20"/>
          <w:szCs w:val="20"/>
        </w:rPr>
        <w:t>).</w:t>
      </w:r>
      <w:r w:rsidRPr="003752F7">
        <w:rPr>
          <w:rFonts w:asciiTheme="majorBidi" w:eastAsia="Sakkal Majalla" w:hAnsiTheme="majorBidi" w:cstheme="majorBidi"/>
          <w:sz w:val="20"/>
          <w:szCs w:val="20"/>
        </w:rPr>
        <w:t xml:space="preserve"> </w:t>
      </w:r>
      <w:r w:rsidRPr="003752F7">
        <w:rPr>
          <w:rFonts w:asciiTheme="majorBidi" w:hAnsiTheme="majorBidi" w:cstheme="majorBidi"/>
          <w:sz w:val="20"/>
          <w:szCs w:val="20"/>
        </w:rPr>
        <w:t xml:space="preserve">Therefore, it is said: “Whoever has God as his Lord, </w:t>
      </w:r>
      <w:r w:rsidRPr="003752F7">
        <w:rPr>
          <w:rFonts w:asciiTheme="majorBidi" w:eastAsia="Sakkal Majalla" w:hAnsiTheme="majorBidi" w:cstheme="majorBidi"/>
          <w:sz w:val="20"/>
          <w:szCs w:val="20"/>
        </w:rPr>
        <w:t>Mu</w:t>
      </w:r>
      <w:r w:rsidRPr="003752F7">
        <w:rPr>
          <w:rFonts w:asciiTheme="majorBidi" w:hAnsiTheme="majorBidi" w:cstheme="majorBidi"/>
          <w:sz w:val="20"/>
          <w:szCs w:val="20"/>
        </w:rPr>
        <w:t>ḥammad is his Messenger.”</w:t>
      </w:r>
    </w:p>
  </w:footnote>
  <w:footnote w:id="64">
    <w:p w14:paraId="3CE45147" w14:textId="3A43A121" w:rsidR="00126CBC" w:rsidRPr="003752F7" w:rsidRDefault="00126CBC" w:rsidP="00126CBC">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Individual Obligations</w:t>
      </w:r>
      <w:r w:rsidRPr="003752F7">
        <w:rPr>
          <w:rFonts w:asciiTheme="majorBidi" w:hAnsiTheme="majorBidi" w:cstheme="majorBidi"/>
          <w:sz w:val="20"/>
          <w:szCs w:val="20"/>
        </w:rPr>
        <w:t xml:space="preserve"> (</w:t>
      </w:r>
      <w:r w:rsidR="001D3A41" w:rsidRPr="003752F7">
        <w:rPr>
          <w:rFonts w:asciiTheme="majorBidi" w:hAnsiTheme="majorBidi" w:cstheme="majorBidi"/>
          <w:b/>
          <w:bCs/>
          <w:i/>
          <w:iCs/>
          <w:sz w:val="20"/>
          <w:szCs w:val="20"/>
        </w:rPr>
        <w:t>F</w:t>
      </w:r>
      <w:r w:rsidR="00C046A8" w:rsidRPr="003752F7">
        <w:rPr>
          <w:rFonts w:asciiTheme="majorBidi" w:hAnsiTheme="majorBidi" w:cstheme="majorBidi"/>
          <w:b/>
          <w:bCs/>
          <w:i/>
          <w:iCs/>
          <w:sz w:val="20"/>
          <w:szCs w:val="20"/>
        </w:rPr>
        <w:t>u</w:t>
      </w:r>
      <w:r w:rsidRPr="003752F7">
        <w:rPr>
          <w:rFonts w:asciiTheme="majorBidi" w:hAnsiTheme="majorBidi" w:cstheme="majorBidi"/>
          <w:b/>
          <w:bCs/>
          <w:i/>
          <w:iCs/>
          <w:sz w:val="20"/>
          <w:szCs w:val="20"/>
        </w:rPr>
        <w:t>r</w:t>
      </w:r>
      <w:r w:rsidR="00C046A8" w:rsidRPr="003752F7">
        <w:rPr>
          <w:rFonts w:asciiTheme="majorBidi" w:hAnsiTheme="majorBidi" w:cstheme="majorBidi"/>
          <w:b/>
          <w:bCs/>
          <w:i/>
          <w:iCs/>
          <w:sz w:val="20"/>
          <w:szCs w:val="20"/>
        </w:rPr>
        <w:t>ū</w:t>
      </w:r>
      <w:r w:rsidRPr="003752F7">
        <w:rPr>
          <w:rFonts w:asciiTheme="majorBidi" w:hAnsiTheme="majorBidi" w:cstheme="majorBidi"/>
          <w:b/>
          <w:bCs/>
          <w:i/>
          <w:iCs/>
          <w:sz w:val="20"/>
          <w:szCs w:val="20"/>
        </w:rPr>
        <w:t>ḍ al-‘</w:t>
      </w:r>
      <w:r w:rsidR="00C046A8" w:rsidRPr="003752F7">
        <w:rPr>
          <w:rFonts w:asciiTheme="majorBidi" w:hAnsiTheme="majorBidi" w:cstheme="majorBidi"/>
          <w:b/>
          <w:bCs/>
          <w:i/>
          <w:iCs/>
          <w:sz w:val="20"/>
          <w:szCs w:val="20"/>
        </w:rPr>
        <w:t>A</w:t>
      </w:r>
      <w:r w:rsidRPr="003752F7">
        <w:rPr>
          <w:rFonts w:asciiTheme="majorBidi" w:hAnsiTheme="majorBidi" w:cstheme="majorBidi"/>
          <w:b/>
          <w:bCs/>
          <w:i/>
          <w:iCs/>
          <w:sz w:val="20"/>
          <w:szCs w:val="20"/>
        </w:rPr>
        <w:t>yn</w:t>
      </w:r>
      <w:r w:rsidRPr="003752F7">
        <w:rPr>
          <w:rFonts w:asciiTheme="majorBidi" w:hAnsiTheme="majorBidi" w:cstheme="majorBidi"/>
          <w:b/>
          <w:bCs/>
          <w:sz w:val="20"/>
          <w:szCs w:val="20"/>
        </w:rPr>
        <w:t xml:space="preserve"> </w:t>
      </w:r>
      <w:r w:rsidRPr="003752F7">
        <w:rPr>
          <w:rFonts w:asciiTheme="majorBidi" w:hAnsiTheme="majorBidi" w:cstheme="majorBidi"/>
          <w:sz w:val="20"/>
          <w:szCs w:val="20"/>
        </w:rPr>
        <w:t xml:space="preserve">or </w:t>
      </w:r>
      <w:del w:id="244" w:author="Umar Abd-Allah" w:date="2025-02-19T12:22:00Z" w16du:dateUtc="2025-02-19T18:22:00Z">
        <w:r w:rsidR="001D3A41" w:rsidRPr="003752F7">
          <w:rPr>
            <w:rFonts w:asciiTheme="majorBidi" w:hAnsiTheme="majorBidi" w:cstheme="majorBidi"/>
            <w:b/>
            <w:bCs/>
            <w:i/>
            <w:iCs/>
            <w:sz w:val="20"/>
            <w:szCs w:val="20"/>
          </w:rPr>
          <w:delText>W</w:delText>
        </w:r>
        <w:r w:rsidRPr="003752F7">
          <w:rPr>
            <w:rFonts w:asciiTheme="majorBidi" w:hAnsiTheme="majorBidi" w:cstheme="majorBidi"/>
            <w:b/>
            <w:bCs/>
            <w:i/>
            <w:iCs/>
            <w:sz w:val="20"/>
            <w:szCs w:val="20"/>
          </w:rPr>
          <w:delText>ājib</w:delText>
        </w:r>
      </w:del>
      <w:ins w:id="245" w:author="Umar Abd-Allah" w:date="2025-02-19T12:22:00Z" w16du:dateUtc="2025-02-19T18:22:00Z">
        <w:r w:rsidR="001D3A41" w:rsidRPr="003752F7">
          <w:rPr>
            <w:rFonts w:asciiTheme="majorBidi" w:hAnsiTheme="majorBidi" w:cstheme="majorBidi"/>
            <w:b/>
            <w:bCs/>
            <w:i/>
            <w:iCs/>
            <w:sz w:val="20"/>
            <w:szCs w:val="20"/>
          </w:rPr>
          <w:t>W</w:t>
        </w:r>
        <w:r w:rsidRPr="003752F7">
          <w:rPr>
            <w:rFonts w:asciiTheme="majorBidi" w:hAnsiTheme="majorBidi" w:cstheme="majorBidi"/>
            <w:b/>
            <w:bCs/>
            <w:i/>
            <w:iCs/>
            <w:sz w:val="20"/>
            <w:szCs w:val="20"/>
          </w:rPr>
          <w:t>ājib</w:t>
        </w:r>
        <w:r w:rsidR="002A4060" w:rsidRPr="003752F7">
          <w:rPr>
            <w:rFonts w:asciiTheme="majorBidi" w:hAnsiTheme="majorBidi" w:cstheme="majorBidi"/>
            <w:b/>
            <w:bCs/>
            <w:i/>
            <w:iCs/>
            <w:sz w:val="20"/>
            <w:szCs w:val="20"/>
          </w:rPr>
          <w:t>āt</w:t>
        </w:r>
      </w:ins>
      <w:r w:rsidRPr="003752F7">
        <w:rPr>
          <w:rFonts w:asciiTheme="majorBidi" w:hAnsiTheme="majorBidi" w:cstheme="majorBidi"/>
          <w:b/>
          <w:bCs/>
          <w:i/>
          <w:iCs/>
          <w:sz w:val="20"/>
          <w:szCs w:val="20"/>
        </w:rPr>
        <w:t xml:space="preserve"> al-‘</w:t>
      </w:r>
      <w:r w:rsidR="00C046A8" w:rsidRPr="003752F7">
        <w:rPr>
          <w:rFonts w:asciiTheme="majorBidi" w:hAnsiTheme="majorBidi" w:cstheme="majorBidi"/>
          <w:b/>
          <w:bCs/>
          <w:i/>
          <w:iCs/>
          <w:sz w:val="20"/>
          <w:szCs w:val="20"/>
        </w:rPr>
        <w:t>A</w:t>
      </w:r>
      <w:r w:rsidRPr="003752F7">
        <w:rPr>
          <w:rFonts w:asciiTheme="majorBidi" w:hAnsiTheme="majorBidi" w:cstheme="majorBidi"/>
          <w:b/>
          <w:bCs/>
          <w:i/>
          <w:iCs/>
          <w:sz w:val="20"/>
          <w:szCs w:val="20"/>
        </w:rPr>
        <w:t>yn</w:t>
      </w:r>
      <w:r w:rsidRPr="003752F7">
        <w:rPr>
          <w:rFonts w:asciiTheme="majorBidi" w:hAnsiTheme="majorBidi" w:cstheme="majorBidi"/>
          <w:sz w:val="20"/>
          <w:szCs w:val="20"/>
        </w:rPr>
        <w:t xml:space="preserve">) in Islamic jurisprudence refer to </w:t>
      </w:r>
      <w:r w:rsidRPr="003752F7" w:rsidDel="00875615">
        <w:rPr>
          <w:rFonts w:asciiTheme="majorBidi" w:hAnsiTheme="majorBidi" w:cstheme="majorBidi"/>
          <w:sz w:val="20"/>
          <w:szCs w:val="20"/>
        </w:rPr>
        <w:t xml:space="preserve">basic religious </w:t>
      </w:r>
      <w:r w:rsidRPr="003752F7">
        <w:rPr>
          <w:rFonts w:asciiTheme="majorBidi" w:hAnsiTheme="majorBidi" w:cstheme="majorBidi"/>
          <w:sz w:val="20"/>
          <w:szCs w:val="20"/>
        </w:rPr>
        <w:t>duties, which are incumbent upon all individual Muslims—male of female—of sound mind and body. Individual Obligations are binding upon every Muslim who is morally responsible (</w:t>
      </w:r>
      <w:r w:rsidRPr="003752F7">
        <w:rPr>
          <w:rFonts w:asciiTheme="majorBidi" w:hAnsiTheme="majorBidi" w:cstheme="majorBidi"/>
          <w:i/>
          <w:sz w:val="20"/>
          <w:szCs w:val="20"/>
        </w:rPr>
        <w:t>mukallaf</w:t>
      </w:r>
      <w:r w:rsidRPr="003752F7">
        <w:rPr>
          <w:rFonts w:asciiTheme="majorBidi" w:hAnsiTheme="majorBidi" w:cstheme="majorBidi"/>
          <w:sz w:val="20"/>
          <w:szCs w:val="20"/>
        </w:rPr>
        <w:t>)</w:t>
      </w:r>
      <w:r w:rsidR="003C75C7" w:rsidRPr="003752F7">
        <w:rPr>
          <w:rFonts w:asciiTheme="majorBidi" w:hAnsiTheme="majorBidi" w:cstheme="majorBidi"/>
          <w:sz w:val="20"/>
          <w:szCs w:val="20"/>
        </w:rPr>
        <w:t>, the parameters of which are defined in Volume Six</w:t>
      </w:r>
      <w:r w:rsidR="00CB62E2" w:rsidRPr="003752F7">
        <w:rPr>
          <w:rFonts w:asciiTheme="majorBidi" w:hAnsiTheme="majorBidi" w:cstheme="majorBidi"/>
          <w:sz w:val="20"/>
          <w:szCs w:val="20"/>
        </w:rPr>
        <w:t>, where we</w:t>
      </w:r>
      <w:r w:rsidRPr="003752F7">
        <w:rPr>
          <w:rFonts w:asciiTheme="majorBidi" w:hAnsiTheme="majorBidi" w:cstheme="majorBidi"/>
          <w:sz w:val="20"/>
          <w:szCs w:val="20"/>
        </w:rPr>
        <w:t xml:space="preserve"> will discuss the concept of Moral Responsibility (</w:t>
      </w:r>
      <w:r w:rsidRPr="003752F7">
        <w:rPr>
          <w:rFonts w:asciiTheme="majorBidi" w:hAnsiTheme="majorBidi" w:cstheme="majorBidi"/>
          <w:i/>
          <w:iCs/>
          <w:sz w:val="20"/>
          <w:szCs w:val="20"/>
        </w:rPr>
        <w:t>al-Taklīf</w:t>
      </w:r>
      <w:r w:rsidRPr="003752F7">
        <w:rPr>
          <w:rFonts w:asciiTheme="majorBidi" w:hAnsiTheme="majorBidi" w:cstheme="majorBidi"/>
          <w:sz w:val="20"/>
          <w:szCs w:val="20"/>
        </w:rPr>
        <w:t>) in greater detail. Individual obligations are exclusively personal and</w:t>
      </w:r>
      <w:r w:rsidR="00CB62E2" w:rsidRPr="003752F7">
        <w:rPr>
          <w:rFonts w:asciiTheme="majorBidi" w:hAnsiTheme="majorBidi" w:cstheme="majorBidi"/>
          <w:sz w:val="20"/>
          <w:szCs w:val="20"/>
        </w:rPr>
        <w:t>—as a general rule—ca</w:t>
      </w:r>
      <w:r w:rsidRPr="003752F7">
        <w:rPr>
          <w:rFonts w:asciiTheme="majorBidi" w:hAnsiTheme="majorBidi" w:cstheme="majorBidi"/>
          <w:sz w:val="20"/>
          <w:szCs w:val="20"/>
        </w:rPr>
        <w:t>nnot be performed by someone else on another’s behalf. They include, for example, taking the two testimonies of faith, performing the five daily prayers, fasting the month of Ramaḍān, undertaking the pilgrimage to Mecca, paying the alms tax (</w:t>
      </w:r>
      <w:r w:rsidRPr="003752F7">
        <w:rPr>
          <w:rFonts w:asciiTheme="majorBidi" w:hAnsiTheme="majorBidi" w:cstheme="majorBidi"/>
          <w:i/>
          <w:iCs/>
          <w:sz w:val="20"/>
          <w:szCs w:val="20"/>
        </w:rPr>
        <w:t>al-zakāh</w:t>
      </w:r>
      <w:r w:rsidRPr="003752F7">
        <w:rPr>
          <w:rFonts w:asciiTheme="majorBidi" w:hAnsiTheme="majorBidi" w:cstheme="majorBidi"/>
          <w:sz w:val="20"/>
          <w:szCs w:val="20"/>
        </w:rPr>
        <w:t xml:space="preserve">), living an upright moral life, and </w:t>
      </w:r>
      <w:r w:rsidR="009756A6" w:rsidRPr="003752F7">
        <w:rPr>
          <w:rFonts w:asciiTheme="majorBidi" w:hAnsiTheme="majorBidi" w:cstheme="majorBidi"/>
          <w:sz w:val="20"/>
          <w:szCs w:val="20"/>
        </w:rPr>
        <w:t xml:space="preserve">earning and consuming </w:t>
      </w:r>
      <w:r w:rsidRPr="003752F7">
        <w:rPr>
          <w:rFonts w:asciiTheme="majorBidi" w:hAnsiTheme="majorBidi" w:cstheme="majorBidi"/>
          <w:sz w:val="20"/>
          <w:szCs w:val="20"/>
        </w:rPr>
        <w:t>what is lawful and clean.</w:t>
      </w:r>
      <w:r w:rsidR="001D3A41" w:rsidRPr="003752F7">
        <w:rPr>
          <w:rFonts w:asciiTheme="majorBidi" w:hAnsiTheme="majorBidi" w:cstheme="majorBidi"/>
          <w:sz w:val="20"/>
          <w:szCs w:val="20"/>
        </w:rPr>
        <w:t xml:space="preserve"> Generally speaking, i</w:t>
      </w:r>
      <w:r w:rsidR="001D3A41" w:rsidRPr="003752F7" w:rsidDel="00DB122A">
        <w:rPr>
          <w:rFonts w:asciiTheme="majorBidi" w:hAnsiTheme="majorBidi" w:cstheme="majorBidi"/>
          <w:sz w:val="20"/>
          <w:szCs w:val="20"/>
        </w:rPr>
        <w:t>ndividual obligations</w:t>
      </w:r>
      <w:r w:rsidR="001D3A41" w:rsidRPr="003752F7">
        <w:rPr>
          <w:rFonts w:asciiTheme="majorBidi" w:hAnsiTheme="majorBidi" w:cstheme="majorBidi"/>
          <w:sz w:val="20"/>
          <w:szCs w:val="20"/>
        </w:rPr>
        <w:t>—</w:t>
      </w:r>
      <w:r w:rsidR="001D3A41" w:rsidRPr="003752F7" w:rsidDel="00DB122A">
        <w:rPr>
          <w:rFonts w:asciiTheme="majorBidi" w:hAnsiTheme="majorBidi" w:cstheme="majorBidi"/>
          <w:sz w:val="20"/>
          <w:szCs w:val="20"/>
        </w:rPr>
        <w:t>prayer, fasting, and the like</w:t>
      </w:r>
      <w:r w:rsidR="001D3A41" w:rsidRPr="003752F7">
        <w:rPr>
          <w:rFonts w:asciiTheme="majorBidi" w:hAnsiTheme="majorBidi" w:cstheme="majorBidi"/>
          <w:sz w:val="20"/>
          <w:szCs w:val="20"/>
        </w:rPr>
        <w:t>—</w:t>
      </w:r>
      <w:r w:rsidR="001D3A41" w:rsidRPr="003752F7" w:rsidDel="00DB122A">
        <w:rPr>
          <w:rFonts w:asciiTheme="majorBidi" w:hAnsiTheme="majorBidi" w:cstheme="majorBidi"/>
          <w:sz w:val="20"/>
          <w:szCs w:val="20"/>
        </w:rPr>
        <w:t>can be readily identified and are performed at set times according to fixed forms.</w:t>
      </w:r>
      <w:r w:rsidRPr="003752F7">
        <w:rPr>
          <w:rFonts w:asciiTheme="majorBidi" w:hAnsiTheme="majorBidi" w:cstheme="majorBidi"/>
          <w:sz w:val="20"/>
          <w:szCs w:val="20"/>
        </w:rPr>
        <w:t xml:space="preserve"> Muslims who fail to perform individual obligations are iniquitous and risk Divine retribution</w:t>
      </w:r>
      <w:r w:rsidR="00681166" w:rsidRPr="003752F7">
        <w:rPr>
          <w:rFonts w:asciiTheme="majorBidi" w:hAnsiTheme="majorBidi" w:cstheme="majorBidi"/>
          <w:sz w:val="20"/>
          <w:szCs w:val="20"/>
        </w:rPr>
        <w:t xml:space="preserve">, although the </w:t>
      </w:r>
      <w:r w:rsidR="00681166" w:rsidRPr="003752F7">
        <w:rPr>
          <w:rFonts w:asciiTheme="majorBidi" w:hAnsiTheme="majorBidi" w:cstheme="majorBidi"/>
          <w:i/>
          <w:iCs/>
          <w:sz w:val="20"/>
          <w:szCs w:val="20"/>
        </w:rPr>
        <w:t>Shar</w:t>
      </w:r>
      <w:r w:rsidR="000A45EE" w:rsidRPr="003752F7">
        <w:rPr>
          <w:rFonts w:asciiTheme="majorBidi" w:hAnsiTheme="majorBidi" w:cstheme="majorBidi"/>
          <w:i/>
          <w:iCs/>
          <w:sz w:val="20"/>
          <w:szCs w:val="20"/>
        </w:rPr>
        <w:t xml:space="preserve">ī‘a </w:t>
      </w:r>
      <w:r w:rsidR="000A45EE" w:rsidRPr="003752F7">
        <w:rPr>
          <w:rFonts w:asciiTheme="majorBidi" w:hAnsiTheme="majorBidi" w:cstheme="majorBidi"/>
          <w:sz w:val="20"/>
          <w:szCs w:val="20"/>
        </w:rPr>
        <w:t xml:space="preserve">makes provisions for making up such </w:t>
      </w:r>
      <w:r w:rsidR="00A00C6B" w:rsidRPr="003752F7">
        <w:rPr>
          <w:rFonts w:asciiTheme="majorBidi" w:hAnsiTheme="majorBidi" w:cstheme="majorBidi"/>
          <w:sz w:val="20"/>
          <w:szCs w:val="20"/>
        </w:rPr>
        <w:t>unfulfilled duties at later times</w:t>
      </w:r>
      <w:r w:rsidRPr="003752F7">
        <w:rPr>
          <w:rFonts w:asciiTheme="majorBidi" w:hAnsiTheme="majorBidi" w:cstheme="majorBidi"/>
          <w:sz w:val="20"/>
          <w:szCs w:val="20"/>
        </w:rPr>
        <w:t>.</w:t>
      </w:r>
      <w:r w:rsidR="00EF5F08" w:rsidRPr="003752F7" w:rsidDel="00DB122A">
        <w:rPr>
          <w:rFonts w:asciiTheme="majorBidi" w:hAnsiTheme="majorBidi" w:cstheme="majorBidi"/>
          <w:sz w:val="20"/>
          <w:szCs w:val="20"/>
        </w:rPr>
        <w:t xml:space="preserve"> A Muslim who </w:t>
      </w:r>
      <w:r w:rsidR="00EF5F08" w:rsidRPr="003752F7">
        <w:rPr>
          <w:rFonts w:asciiTheme="majorBidi" w:hAnsiTheme="majorBidi" w:cstheme="majorBidi"/>
          <w:sz w:val="20"/>
          <w:szCs w:val="20"/>
        </w:rPr>
        <w:t>fails</w:t>
      </w:r>
      <w:r w:rsidR="00EF5F08" w:rsidRPr="003752F7" w:rsidDel="00DB122A">
        <w:rPr>
          <w:rFonts w:asciiTheme="majorBidi" w:hAnsiTheme="majorBidi" w:cstheme="majorBidi"/>
          <w:sz w:val="20"/>
          <w:szCs w:val="20"/>
        </w:rPr>
        <w:t xml:space="preserve"> to fast</w:t>
      </w:r>
      <w:r w:rsidR="00EF5F08" w:rsidRPr="003752F7">
        <w:rPr>
          <w:rFonts w:asciiTheme="majorBidi" w:hAnsiTheme="majorBidi" w:cstheme="majorBidi"/>
          <w:sz w:val="20"/>
          <w:szCs w:val="20"/>
        </w:rPr>
        <w:t>, for example,</w:t>
      </w:r>
      <w:r w:rsidR="00EF5F08" w:rsidRPr="003752F7" w:rsidDel="00DB122A">
        <w:rPr>
          <w:rFonts w:asciiTheme="majorBidi" w:hAnsiTheme="majorBidi" w:cstheme="majorBidi"/>
          <w:sz w:val="20"/>
          <w:szCs w:val="20"/>
        </w:rPr>
        <w:t xml:space="preserve"> </w:t>
      </w:r>
      <w:r w:rsidR="00EF5F08" w:rsidRPr="003752F7">
        <w:rPr>
          <w:rFonts w:asciiTheme="majorBidi" w:hAnsiTheme="majorBidi" w:cstheme="majorBidi"/>
          <w:sz w:val="20"/>
          <w:szCs w:val="20"/>
        </w:rPr>
        <w:t xml:space="preserve">may </w:t>
      </w:r>
      <w:r w:rsidR="00EF5F08" w:rsidRPr="003752F7" w:rsidDel="00DB122A">
        <w:rPr>
          <w:rFonts w:asciiTheme="majorBidi" w:hAnsiTheme="majorBidi" w:cstheme="majorBidi"/>
          <w:sz w:val="20"/>
          <w:szCs w:val="20"/>
        </w:rPr>
        <w:t>compensate</w:t>
      </w:r>
      <w:r w:rsidR="00EF5F08" w:rsidRPr="003752F7">
        <w:rPr>
          <w:rFonts w:asciiTheme="majorBidi" w:hAnsiTheme="majorBidi" w:cstheme="majorBidi"/>
          <w:sz w:val="20"/>
          <w:szCs w:val="20"/>
        </w:rPr>
        <w:t xml:space="preserve"> </w:t>
      </w:r>
      <w:r w:rsidR="00EF5F08" w:rsidRPr="003752F7" w:rsidDel="00DB122A">
        <w:rPr>
          <w:rFonts w:asciiTheme="majorBidi" w:hAnsiTheme="majorBidi" w:cstheme="majorBidi"/>
          <w:sz w:val="20"/>
          <w:szCs w:val="20"/>
        </w:rPr>
        <w:t>by fasting at another time or making</w:t>
      </w:r>
      <w:r w:rsidR="00EF5F08" w:rsidRPr="003752F7">
        <w:rPr>
          <w:rFonts w:asciiTheme="majorBidi" w:hAnsiTheme="majorBidi" w:cstheme="majorBidi"/>
          <w:sz w:val="20"/>
          <w:szCs w:val="20"/>
        </w:rPr>
        <w:t xml:space="preserve"> specific acts of</w:t>
      </w:r>
      <w:r w:rsidR="00EF5F08" w:rsidRPr="003752F7" w:rsidDel="00DB122A">
        <w:rPr>
          <w:rFonts w:asciiTheme="majorBidi" w:hAnsiTheme="majorBidi" w:cstheme="majorBidi"/>
          <w:sz w:val="20"/>
          <w:szCs w:val="20"/>
        </w:rPr>
        <w:t xml:space="preserve"> atonement (</w:t>
      </w:r>
      <w:r w:rsidR="00EF5F08" w:rsidRPr="003752F7" w:rsidDel="00DB122A">
        <w:rPr>
          <w:rFonts w:asciiTheme="majorBidi" w:hAnsiTheme="majorBidi" w:cstheme="majorBidi"/>
          <w:i/>
          <w:sz w:val="20"/>
          <w:szCs w:val="20"/>
        </w:rPr>
        <w:t>kaff</w:t>
      </w:r>
      <w:r w:rsidR="00EF5F08" w:rsidRPr="003752F7">
        <w:rPr>
          <w:rFonts w:asciiTheme="majorBidi" w:hAnsiTheme="majorBidi" w:cstheme="majorBidi"/>
          <w:i/>
          <w:iCs/>
          <w:sz w:val="20"/>
          <w:szCs w:val="20"/>
        </w:rPr>
        <w:t>ā</w:t>
      </w:r>
      <w:r w:rsidR="00EF5F08" w:rsidRPr="003752F7" w:rsidDel="00DB122A">
        <w:rPr>
          <w:rFonts w:asciiTheme="majorBidi" w:hAnsiTheme="majorBidi" w:cstheme="majorBidi"/>
          <w:i/>
          <w:sz w:val="20"/>
          <w:szCs w:val="20"/>
        </w:rPr>
        <w:t>ra</w:t>
      </w:r>
      <w:r w:rsidR="00EF5F08" w:rsidRPr="003752F7" w:rsidDel="00DB122A">
        <w:rPr>
          <w:rFonts w:asciiTheme="majorBidi" w:hAnsiTheme="majorBidi" w:cstheme="majorBidi"/>
          <w:sz w:val="20"/>
          <w:szCs w:val="20"/>
        </w:rPr>
        <w:t>)</w:t>
      </w:r>
      <w:r w:rsidR="00EF5F08" w:rsidRPr="003752F7">
        <w:rPr>
          <w:rFonts w:asciiTheme="majorBidi" w:hAnsiTheme="majorBidi" w:cstheme="majorBidi"/>
          <w:sz w:val="20"/>
          <w:szCs w:val="20"/>
        </w:rPr>
        <w:t>, which, however, does not remove the Moral iniquity of his or her failure.</w:t>
      </w:r>
      <w:r w:rsidRPr="003752F7" w:rsidDel="00DB122A">
        <w:rPr>
          <w:rFonts w:asciiTheme="majorBidi" w:hAnsiTheme="majorBidi" w:cstheme="majorBidi"/>
          <w:sz w:val="20"/>
          <w:szCs w:val="20"/>
        </w:rPr>
        <w:t xml:space="preserve"> </w:t>
      </w:r>
      <w:r w:rsidRPr="003752F7">
        <w:rPr>
          <w:rFonts w:asciiTheme="majorBidi" w:hAnsiTheme="majorBidi" w:cstheme="majorBidi"/>
          <w:sz w:val="20"/>
          <w:szCs w:val="20"/>
        </w:rPr>
        <w:t xml:space="preserve">On the other hand, any believer who sincerely fulfills the individual obligations is on the Path of Salvation. </w:t>
      </w:r>
    </w:p>
  </w:footnote>
  <w:footnote w:id="65">
    <w:p w14:paraId="043C0590" w14:textId="31554E7B" w:rsidR="00DE4732" w:rsidRPr="003752F7" w:rsidRDefault="00DE4732" w:rsidP="00DE4732">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Societal Obligations (</w:t>
      </w:r>
      <w:r w:rsidR="002A4060" w:rsidRPr="003752F7">
        <w:rPr>
          <w:rFonts w:asciiTheme="majorBidi" w:hAnsiTheme="majorBidi" w:cstheme="majorBidi"/>
          <w:b/>
          <w:bCs/>
          <w:i/>
          <w:iCs/>
          <w:sz w:val="20"/>
          <w:szCs w:val="20"/>
        </w:rPr>
        <w:t>Furūḍ</w:t>
      </w:r>
      <w:r w:rsidRPr="003752F7">
        <w:rPr>
          <w:rFonts w:asciiTheme="majorBidi" w:hAnsiTheme="majorBidi" w:cstheme="majorBidi"/>
          <w:b/>
          <w:bCs/>
          <w:i/>
          <w:iCs/>
          <w:sz w:val="20"/>
          <w:szCs w:val="20"/>
        </w:rPr>
        <w:t xml:space="preserve"> al-</w:t>
      </w:r>
      <w:r w:rsidR="002A4060" w:rsidRPr="003752F7">
        <w:rPr>
          <w:rFonts w:asciiTheme="majorBidi" w:hAnsiTheme="majorBidi" w:cstheme="majorBidi"/>
          <w:b/>
          <w:bCs/>
          <w:i/>
          <w:iCs/>
          <w:sz w:val="20"/>
          <w:szCs w:val="20"/>
        </w:rPr>
        <w:t>K</w:t>
      </w:r>
      <w:r w:rsidRPr="003752F7">
        <w:rPr>
          <w:rFonts w:asciiTheme="majorBidi" w:hAnsiTheme="majorBidi" w:cstheme="majorBidi"/>
          <w:b/>
          <w:bCs/>
          <w:i/>
          <w:iCs/>
          <w:sz w:val="20"/>
          <w:szCs w:val="20"/>
        </w:rPr>
        <w:t>ifāya</w:t>
      </w:r>
      <w:r w:rsidR="002A4060" w:rsidRPr="003752F7">
        <w:rPr>
          <w:rFonts w:asciiTheme="majorBidi" w:hAnsiTheme="majorBidi" w:cstheme="majorBidi"/>
          <w:b/>
          <w:bCs/>
          <w:sz w:val="20"/>
          <w:szCs w:val="20"/>
        </w:rPr>
        <w:t xml:space="preserve"> </w:t>
      </w:r>
      <w:r w:rsidR="002A4060" w:rsidRPr="003752F7">
        <w:rPr>
          <w:rFonts w:asciiTheme="majorBidi" w:hAnsiTheme="majorBidi" w:cstheme="majorBidi"/>
          <w:sz w:val="20"/>
          <w:szCs w:val="20"/>
        </w:rPr>
        <w:t>or</w:t>
      </w:r>
      <w:r w:rsidR="002A4060" w:rsidRPr="003752F7">
        <w:rPr>
          <w:rFonts w:asciiTheme="majorBidi" w:hAnsiTheme="majorBidi" w:cstheme="majorBidi"/>
          <w:b/>
          <w:bCs/>
          <w:sz w:val="20"/>
          <w:szCs w:val="20"/>
        </w:rPr>
        <w:t xml:space="preserve"> </w:t>
      </w:r>
      <w:r w:rsidR="002A4060" w:rsidRPr="003752F7">
        <w:rPr>
          <w:rFonts w:asciiTheme="majorBidi" w:hAnsiTheme="majorBidi" w:cstheme="majorBidi"/>
          <w:b/>
          <w:bCs/>
          <w:i/>
          <w:iCs/>
          <w:sz w:val="20"/>
          <w:szCs w:val="20"/>
        </w:rPr>
        <w:t>Wājibāt al-Kifāya</w:t>
      </w:r>
      <w:r w:rsidRPr="003752F7">
        <w:rPr>
          <w:rFonts w:asciiTheme="majorBidi" w:hAnsiTheme="majorBidi" w:cstheme="majorBidi"/>
          <w:b/>
          <w:bCs/>
          <w:sz w:val="20"/>
          <w:szCs w:val="20"/>
        </w:rPr>
        <w:t>)</w:t>
      </w:r>
      <w:r w:rsidRPr="003752F7">
        <w:rPr>
          <w:rFonts w:asciiTheme="majorBidi" w:hAnsiTheme="majorBidi" w:cstheme="majorBidi"/>
          <w:sz w:val="20"/>
          <w:szCs w:val="20"/>
        </w:rPr>
        <w:t xml:space="preserve"> outline the responsibilities of Islam as a local Community, </w:t>
      </w:r>
      <w:r w:rsidR="005A1136" w:rsidRPr="003752F7">
        <w:rPr>
          <w:rFonts w:asciiTheme="majorBidi" w:hAnsiTheme="majorBidi" w:cstheme="majorBidi"/>
          <w:sz w:val="20"/>
          <w:szCs w:val="20"/>
        </w:rPr>
        <w:t>C</w:t>
      </w:r>
      <w:r w:rsidRPr="003752F7">
        <w:rPr>
          <w:rFonts w:asciiTheme="majorBidi" w:hAnsiTheme="majorBidi" w:cstheme="majorBidi"/>
          <w:sz w:val="20"/>
          <w:szCs w:val="20"/>
        </w:rPr>
        <w:t xml:space="preserve">ulture, and global Civilization. Thus, societal duties are technically mandatory for the </w:t>
      </w:r>
      <w:r w:rsidRPr="003752F7">
        <w:rPr>
          <w:rFonts w:asciiTheme="majorBidi" w:hAnsiTheme="majorBidi" w:cstheme="majorBidi"/>
          <w:i/>
          <w:iCs/>
          <w:sz w:val="20"/>
          <w:szCs w:val="20"/>
        </w:rPr>
        <w:t>entire</w:t>
      </w:r>
      <w:r w:rsidRPr="003752F7">
        <w:rPr>
          <w:rFonts w:asciiTheme="majorBidi" w:hAnsiTheme="majorBidi" w:cstheme="majorBidi"/>
          <w:sz w:val="20"/>
          <w:szCs w:val="20"/>
        </w:rPr>
        <w:t xml:space="preserve"> Muslim Community or the population of believers, taken as a whole. They represent the population’s group responsibility to constitute an organic and meaningful society that meets all the needs of its time both for Muslims and Humanity at large. It is a societal obligation, for example, to ensure that Muslims—as a global Community—have access to relevant answers about God and religion to all the questions of their time. But societal obligations are </w:t>
      </w:r>
      <w:r w:rsidR="005A1136" w:rsidRPr="003752F7">
        <w:rPr>
          <w:rFonts w:asciiTheme="majorBidi" w:hAnsiTheme="majorBidi" w:cstheme="majorBidi"/>
          <w:sz w:val="20"/>
          <w:szCs w:val="20"/>
        </w:rPr>
        <w:t xml:space="preserve">much </w:t>
      </w:r>
      <w:r w:rsidRPr="003752F7">
        <w:rPr>
          <w:rFonts w:asciiTheme="majorBidi" w:hAnsiTheme="majorBidi" w:cstheme="majorBidi"/>
          <w:sz w:val="20"/>
          <w:szCs w:val="20"/>
        </w:rPr>
        <w:t>broader than that, and they also extend to a host of other matters, such as insuring that people have basic necessities such as food and health care</w:t>
      </w:r>
      <w:r w:rsidR="005A1136" w:rsidRPr="003752F7">
        <w:rPr>
          <w:rFonts w:asciiTheme="majorBidi" w:hAnsiTheme="majorBidi" w:cstheme="majorBidi"/>
          <w:sz w:val="20"/>
          <w:szCs w:val="20"/>
        </w:rPr>
        <w:t xml:space="preserve"> as well as protecting the Environment</w:t>
      </w:r>
      <w:r w:rsidRPr="003752F7">
        <w:rPr>
          <w:rFonts w:asciiTheme="majorBidi" w:hAnsiTheme="majorBidi" w:cstheme="majorBidi"/>
          <w:sz w:val="20"/>
          <w:szCs w:val="20"/>
        </w:rPr>
        <w:t xml:space="preserve">. The principle of societal obligation stipulates that </w:t>
      </w:r>
      <w:r w:rsidR="005A1136" w:rsidRPr="003752F7">
        <w:rPr>
          <w:rFonts w:asciiTheme="majorBidi" w:hAnsiTheme="majorBidi" w:cstheme="majorBidi"/>
          <w:sz w:val="20"/>
          <w:szCs w:val="20"/>
        </w:rPr>
        <w:t xml:space="preserve">a </w:t>
      </w:r>
      <w:r w:rsidRPr="003752F7">
        <w:rPr>
          <w:rFonts w:asciiTheme="majorBidi" w:hAnsiTheme="majorBidi" w:cstheme="majorBidi"/>
          <w:sz w:val="20"/>
          <w:szCs w:val="20"/>
        </w:rPr>
        <w:t>sufficient number (</w:t>
      </w:r>
      <w:r w:rsidRPr="003752F7">
        <w:rPr>
          <w:rFonts w:asciiTheme="majorBidi" w:hAnsiTheme="majorBidi" w:cstheme="majorBidi"/>
          <w:i/>
          <w:sz w:val="20"/>
          <w:szCs w:val="20"/>
        </w:rPr>
        <w:t>al-kif</w:t>
      </w:r>
      <w:r w:rsidRPr="003752F7">
        <w:rPr>
          <w:rFonts w:asciiTheme="majorBidi" w:hAnsiTheme="majorBidi" w:cstheme="majorBidi"/>
          <w:i/>
          <w:iCs/>
          <w:sz w:val="20"/>
          <w:szCs w:val="20"/>
        </w:rPr>
        <w:t>ā</w:t>
      </w:r>
      <w:r w:rsidRPr="003752F7">
        <w:rPr>
          <w:rFonts w:asciiTheme="majorBidi" w:hAnsiTheme="majorBidi" w:cstheme="majorBidi"/>
          <w:i/>
          <w:sz w:val="20"/>
          <w:szCs w:val="20"/>
        </w:rPr>
        <w:t>ya</w:t>
      </w:r>
      <w:r w:rsidRPr="003752F7">
        <w:rPr>
          <w:rFonts w:asciiTheme="majorBidi" w:hAnsiTheme="majorBidi" w:cstheme="majorBidi"/>
          <w:sz w:val="20"/>
          <w:szCs w:val="20"/>
        </w:rPr>
        <w:t>) of qualified men and women be morally required to carry out societal duties on the Community’s behalf. By their nature, societal obligations necessitate cooperation and call for the development of vibrant Communities that are functional, self-aware, and well organized. Societal obligations generally cannot be performed without group effort because they are far more demanding than the individual capacity of</w:t>
      </w:r>
      <w:r w:rsidRPr="003752F7" w:rsidDel="006F0658">
        <w:rPr>
          <w:rFonts w:asciiTheme="majorBidi" w:hAnsiTheme="majorBidi" w:cstheme="majorBidi"/>
          <w:sz w:val="20"/>
          <w:szCs w:val="20"/>
        </w:rPr>
        <w:t xml:space="preserve"> persons</w:t>
      </w:r>
      <w:r w:rsidRPr="003752F7">
        <w:rPr>
          <w:rFonts w:asciiTheme="majorBidi" w:hAnsiTheme="majorBidi" w:cstheme="majorBidi"/>
          <w:sz w:val="20"/>
          <w:szCs w:val="20"/>
        </w:rPr>
        <w:t xml:space="preserve"> working alone. For that reason, each societal obligation requires a sufficient number of people (a </w:t>
      </w:r>
      <w:r w:rsidRPr="003752F7">
        <w:rPr>
          <w:rFonts w:asciiTheme="majorBidi" w:hAnsiTheme="majorBidi" w:cstheme="majorBidi"/>
          <w:i/>
          <w:sz w:val="20"/>
          <w:szCs w:val="20"/>
        </w:rPr>
        <w:t>kif</w:t>
      </w:r>
      <w:r w:rsidRPr="003752F7">
        <w:rPr>
          <w:rFonts w:asciiTheme="majorBidi" w:hAnsiTheme="majorBidi" w:cstheme="majorBidi"/>
          <w:i/>
          <w:iCs/>
          <w:sz w:val="20"/>
          <w:szCs w:val="20"/>
        </w:rPr>
        <w:t>ā</w:t>
      </w:r>
      <w:r w:rsidRPr="003752F7">
        <w:rPr>
          <w:rFonts w:asciiTheme="majorBidi" w:hAnsiTheme="majorBidi" w:cstheme="majorBidi"/>
          <w:i/>
          <w:sz w:val="20"/>
          <w:szCs w:val="20"/>
        </w:rPr>
        <w:t>ya</w:t>
      </w:r>
      <w:r w:rsidRPr="003752F7">
        <w:rPr>
          <w:rFonts w:asciiTheme="majorBidi" w:hAnsiTheme="majorBidi" w:cstheme="majorBidi"/>
          <w:sz w:val="20"/>
          <w:szCs w:val="20"/>
        </w:rPr>
        <w:t xml:space="preserve">) with </w:t>
      </w:r>
      <w:r w:rsidR="00E8365B" w:rsidRPr="003752F7">
        <w:rPr>
          <w:rFonts w:asciiTheme="majorBidi" w:hAnsiTheme="majorBidi" w:cstheme="majorBidi"/>
          <w:sz w:val="20"/>
          <w:szCs w:val="20"/>
        </w:rPr>
        <w:t>C</w:t>
      </w:r>
      <w:r w:rsidRPr="003752F7">
        <w:rPr>
          <w:rFonts w:asciiTheme="majorBidi" w:hAnsiTheme="majorBidi" w:cstheme="majorBidi"/>
          <w:sz w:val="20"/>
          <w:szCs w:val="20"/>
        </w:rPr>
        <w:t xml:space="preserve">ommunity support to see that what is required of the group is in fact carried out. It is the Community’s responsibility as a whole to enlist such numbers of qualified people and assist them in the task. </w:t>
      </w:r>
    </w:p>
    <w:p w14:paraId="0DAE132C" w14:textId="0F7AFD0D" w:rsidR="00DE4732" w:rsidRPr="003752F7" w:rsidRDefault="00DE4732" w:rsidP="00DE4732">
      <w:pPr>
        <w:rPr>
          <w:rFonts w:asciiTheme="majorBidi" w:hAnsiTheme="majorBidi" w:cstheme="majorBidi"/>
          <w:sz w:val="20"/>
          <w:szCs w:val="20"/>
        </w:rPr>
      </w:pPr>
      <w:r w:rsidRPr="003752F7">
        <w:rPr>
          <w:rFonts w:asciiTheme="majorBidi" w:hAnsiTheme="majorBidi" w:cstheme="majorBidi"/>
          <w:sz w:val="20"/>
          <w:szCs w:val="20"/>
        </w:rPr>
        <w:t xml:space="preserve">     If the Muslim Community neglects its societal obligations, </w:t>
      </w:r>
      <w:r w:rsidRPr="003752F7">
        <w:rPr>
          <w:rFonts w:asciiTheme="majorBidi" w:hAnsiTheme="majorBidi" w:cstheme="majorBidi"/>
          <w:i/>
          <w:iCs/>
          <w:sz w:val="20"/>
          <w:szCs w:val="20"/>
        </w:rPr>
        <w:t>each</w:t>
      </w:r>
      <w:r w:rsidRPr="003752F7">
        <w:rPr>
          <w:rFonts w:asciiTheme="majorBidi" w:hAnsiTheme="majorBidi" w:cstheme="majorBidi"/>
          <w:sz w:val="20"/>
          <w:szCs w:val="20"/>
        </w:rPr>
        <w:t xml:space="preserve"> individual Muslim—no matter how personally pious</w:t>
      </w:r>
      <w:r w:rsidR="00076B1C" w:rsidRPr="003752F7">
        <w:rPr>
          <w:rFonts w:asciiTheme="majorBidi" w:hAnsiTheme="majorBidi" w:cstheme="majorBidi"/>
          <w:sz w:val="20"/>
          <w:szCs w:val="20"/>
        </w:rPr>
        <w:t xml:space="preserve"> he or she may be</w:t>
      </w:r>
      <w:r w:rsidRPr="003752F7">
        <w:rPr>
          <w:rFonts w:asciiTheme="majorBidi" w:hAnsiTheme="majorBidi" w:cstheme="majorBidi"/>
          <w:sz w:val="20"/>
          <w:szCs w:val="20"/>
        </w:rPr>
        <w:t xml:space="preserve">—bears the </w:t>
      </w:r>
      <w:r w:rsidR="00076B1C" w:rsidRPr="003752F7">
        <w:rPr>
          <w:rFonts w:asciiTheme="majorBidi" w:hAnsiTheme="majorBidi" w:cstheme="majorBidi"/>
          <w:sz w:val="20"/>
          <w:szCs w:val="20"/>
        </w:rPr>
        <w:t>M</w:t>
      </w:r>
      <w:r w:rsidRPr="003752F7">
        <w:rPr>
          <w:rFonts w:asciiTheme="majorBidi" w:hAnsiTheme="majorBidi" w:cstheme="majorBidi"/>
          <w:sz w:val="20"/>
          <w:szCs w:val="20"/>
        </w:rPr>
        <w:t xml:space="preserve">oral responsibility for their collective failure. </w:t>
      </w:r>
      <w:r w:rsidRPr="003752F7">
        <w:rPr>
          <w:rFonts w:asciiTheme="majorBidi" w:hAnsiTheme="majorBidi" w:cstheme="majorBidi"/>
          <w:i/>
          <w:sz w:val="20"/>
          <w:szCs w:val="20"/>
        </w:rPr>
        <w:t>Each</w:t>
      </w:r>
      <w:r w:rsidRPr="003752F7">
        <w:rPr>
          <w:rFonts w:asciiTheme="majorBidi" w:hAnsiTheme="majorBidi" w:cstheme="majorBidi"/>
          <w:sz w:val="20"/>
          <w:szCs w:val="20"/>
        </w:rPr>
        <w:t xml:space="preserve"> member of the Community is technically regarded as iniquitous and personally risks Divine retribution</w:t>
      </w:r>
      <w:r w:rsidR="00CE0B11" w:rsidRPr="003752F7">
        <w:rPr>
          <w:rFonts w:asciiTheme="majorBidi" w:hAnsiTheme="majorBidi" w:cstheme="majorBidi"/>
          <w:sz w:val="20"/>
          <w:szCs w:val="20"/>
        </w:rPr>
        <w:t xml:space="preserve"> because of that </w:t>
      </w:r>
      <w:r w:rsidR="00E207A5" w:rsidRPr="003752F7">
        <w:rPr>
          <w:rFonts w:asciiTheme="majorBidi" w:hAnsiTheme="majorBidi" w:cstheme="majorBidi"/>
          <w:sz w:val="20"/>
          <w:szCs w:val="20"/>
        </w:rPr>
        <w:t>neglect</w:t>
      </w:r>
      <w:r w:rsidRPr="003752F7">
        <w:rPr>
          <w:rFonts w:asciiTheme="majorBidi" w:hAnsiTheme="majorBidi" w:cstheme="majorBidi"/>
          <w:sz w:val="20"/>
          <w:szCs w:val="20"/>
        </w:rPr>
        <w:t>.  Once a societal obligation has been adequately addressed, however, the corresponding group responsibility falls from their shoulders, and the potential burden of communal sin is lifted from all.</w:t>
      </w:r>
      <w:r w:rsidRPr="003752F7" w:rsidDel="006F0658">
        <w:rPr>
          <w:rFonts w:asciiTheme="majorBidi" w:hAnsiTheme="majorBidi" w:cstheme="majorBidi"/>
          <w:sz w:val="20"/>
          <w:szCs w:val="20"/>
        </w:rPr>
        <w:t xml:space="preserve"> </w:t>
      </w:r>
      <w:r w:rsidRPr="003752F7">
        <w:rPr>
          <w:rFonts w:asciiTheme="majorBidi" w:hAnsiTheme="majorBidi" w:cstheme="majorBidi"/>
          <w:sz w:val="20"/>
          <w:szCs w:val="20"/>
        </w:rPr>
        <w:t>From this</w:t>
      </w:r>
      <w:r w:rsidR="00E207A5" w:rsidRPr="003752F7">
        <w:rPr>
          <w:rFonts w:asciiTheme="majorBidi" w:hAnsiTheme="majorBidi" w:cstheme="majorBidi"/>
          <w:sz w:val="20"/>
          <w:szCs w:val="20"/>
        </w:rPr>
        <w:t xml:space="preserve"> observation</w:t>
      </w:r>
      <w:r w:rsidRPr="003752F7">
        <w:rPr>
          <w:rFonts w:asciiTheme="majorBidi" w:hAnsiTheme="majorBidi" w:cstheme="majorBidi"/>
          <w:sz w:val="20"/>
          <w:szCs w:val="20"/>
        </w:rPr>
        <w:t>, it can be seen that s</w:t>
      </w:r>
      <w:r w:rsidRPr="003752F7" w:rsidDel="00DB122A">
        <w:rPr>
          <w:rFonts w:asciiTheme="majorBidi" w:hAnsiTheme="majorBidi" w:cstheme="majorBidi"/>
          <w:sz w:val="20"/>
          <w:szCs w:val="20"/>
        </w:rPr>
        <w:t>ocietal obligations</w:t>
      </w:r>
      <w:r w:rsidRPr="003752F7">
        <w:rPr>
          <w:rFonts w:asciiTheme="majorBidi" w:hAnsiTheme="majorBidi" w:cstheme="majorBidi"/>
          <w:sz w:val="20"/>
          <w:szCs w:val="20"/>
        </w:rPr>
        <w:t xml:space="preserve"> </w:t>
      </w:r>
      <w:r w:rsidRPr="003752F7" w:rsidDel="00DB122A">
        <w:rPr>
          <w:rFonts w:asciiTheme="majorBidi" w:hAnsiTheme="majorBidi" w:cstheme="majorBidi"/>
          <w:sz w:val="20"/>
          <w:szCs w:val="20"/>
        </w:rPr>
        <w:t xml:space="preserve">are more complex </w:t>
      </w:r>
      <w:r w:rsidRPr="003752F7">
        <w:rPr>
          <w:rFonts w:asciiTheme="majorBidi" w:hAnsiTheme="majorBidi" w:cstheme="majorBidi"/>
          <w:sz w:val="20"/>
          <w:szCs w:val="20"/>
        </w:rPr>
        <w:t xml:space="preserve">and </w:t>
      </w:r>
      <w:r w:rsidRPr="003752F7" w:rsidDel="00DB122A">
        <w:rPr>
          <w:rFonts w:asciiTheme="majorBidi" w:hAnsiTheme="majorBidi" w:cstheme="majorBidi"/>
          <w:sz w:val="20"/>
          <w:szCs w:val="20"/>
        </w:rPr>
        <w:t xml:space="preserve">exacting </w:t>
      </w:r>
      <w:r w:rsidRPr="003752F7">
        <w:rPr>
          <w:rFonts w:asciiTheme="majorBidi" w:hAnsiTheme="majorBidi" w:cstheme="majorBidi"/>
          <w:sz w:val="20"/>
          <w:szCs w:val="20"/>
        </w:rPr>
        <w:t>than individual ones</w:t>
      </w:r>
      <w:r w:rsidRPr="003752F7" w:rsidDel="00DB122A">
        <w:rPr>
          <w:rFonts w:asciiTheme="majorBidi" w:hAnsiTheme="majorBidi" w:cstheme="majorBidi"/>
          <w:sz w:val="20"/>
          <w:szCs w:val="20"/>
        </w:rPr>
        <w:t xml:space="preserve">. </w:t>
      </w:r>
      <w:r w:rsidRPr="003752F7">
        <w:rPr>
          <w:rFonts w:asciiTheme="majorBidi" w:hAnsiTheme="majorBidi" w:cstheme="majorBidi"/>
          <w:sz w:val="20"/>
          <w:szCs w:val="20"/>
        </w:rPr>
        <w:t>Indeed, such communal duties</w:t>
      </w:r>
      <w:r w:rsidRPr="003752F7" w:rsidDel="00DB122A">
        <w:rPr>
          <w:rFonts w:asciiTheme="majorBidi" w:hAnsiTheme="majorBidi" w:cstheme="majorBidi"/>
          <w:sz w:val="20"/>
          <w:szCs w:val="20"/>
        </w:rPr>
        <w:t xml:space="preserve"> </w:t>
      </w:r>
      <w:r w:rsidRPr="003752F7">
        <w:rPr>
          <w:rFonts w:asciiTheme="majorBidi" w:hAnsiTheme="majorBidi" w:cstheme="majorBidi"/>
          <w:sz w:val="20"/>
          <w:szCs w:val="20"/>
        </w:rPr>
        <w:t>may</w:t>
      </w:r>
      <w:r w:rsidRPr="003752F7" w:rsidDel="00DB122A">
        <w:rPr>
          <w:rFonts w:asciiTheme="majorBidi" w:hAnsiTheme="majorBidi" w:cstheme="majorBidi"/>
          <w:sz w:val="20"/>
          <w:szCs w:val="20"/>
        </w:rPr>
        <w:t xml:space="preserve"> often </w:t>
      </w:r>
      <w:r w:rsidRPr="003752F7">
        <w:rPr>
          <w:rFonts w:asciiTheme="majorBidi" w:hAnsiTheme="majorBidi" w:cstheme="majorBidi"/>
          <w:sz w:val="20"/>
          <w:szCs w:val="20"/>
        </w:rPr>
        <w:t xml:space="preserve">be </w:t>
      </w:r>
      <w:r w:rsidRPr="003752F7" w:rsidDel="00DB122A">
        <w:rPr>
          <w:rFonts w:asciiTheme="majorBidi" w:hAnsiTheme="majorBidi" w:cstheme="majorBidi"/>
          <w:sz w:val="20"/>
          <w:szCs w:val="20"/>
        </w:rPr>
        <w:t xml:space="preserve">difficult to identify and even harder to fulfill. </w:t>
      </w:r>
      <w:r w:rsidRPr="003752F7">
        <w:rPr>
          <w:rFonts w:asciiTheme="majorBidi" w:hAnsiTheme="majorBidi" w:cstheme="majorBidi"/>
          <w:sz w:val="20"/>
          <w:szCs w:val="20"/>
        </w:rPr>
        <w:t>By their nature, s</w:t>
      </w:r>
      <w:r w:rsidRPr="003752F7" w:rsidDel="0057029E">
        <w:rPr>
          <w:rFonts w:asciiTheme="majorBidi" w:hAnsiTheme="majorBidi" w:cstheme="majorBidi"/>
          <w:sz w:val="20"/>
          <w:szCs w:val="20"/>
        </w:rPr>
        <w:t xml:space="preserve">ocietal obligations </w:t>
      </w:r>
      <w:r w:rsidRPr="003752F7">
        <w:rPr>
          <w:rFonts w:asciiTheme="majorBidi" w:hAnsiTheme="majorBidi" w:cstheme="majorBidi"/>
          <w:sz w:val="20"/>
          <w:szCs w:val="20"/>
        </w:rPr>
        <w:t>tend to be</w:t>
      </w:r>
      <w:r w:rsidR="00E207A5" w:rsidRPr="003752F7">
        <w:rPr>
          <w:rFonts w:asciiTheme="majorBidi" w:hAnsiTheme="majorBidi" w:cstheme="majorBidi"/>
          <w:sz w:val="20"/>
          <w:szCs w:val="20"/>
        </w:rPr>
        <w:t xml:space="preserve"> contextual and</w:t>
      </w:r>
      <w:r w:rsidRPr="003752F7" w:rsidDel="00DB122A">
        <w:rPr>
          <w:rFonts w:asciiTheme="majorBidi" w:hAnsiTheme="majorBidi" w:cstheme="majorBidi"/>
          <w:sz w:val="20"/>
          <w:szCs w:val="20"/>
        </w:rPr>
        <w:t xml:space="preserve"> situational and require intimate knowledge of the </w:t>
      </w:r>
      <w:r w:rsidRPr="003752F7">
        <w:rPr>
          <w:rFonts w:asciiTheme="majorBidi" w:hAnsiTheme="majorBidi" w:cstheme="majorBidi"/>
          <w:sz w:val="20"/>
          <w:szCs w:val="20"/>
        </w:rPr>
        <w:t>Community and Humanity as well as their</w:t>
      </w:r>
      <w:r w:rsidRPr="003752F7" w:rsidDel="00DB122A">
        <w:rPr>
          <w:rFonts w:asciiTheme="majorBidi" w:hAnsiTheme="majorBidi" w:cstheme="majorBidi"/>
          <w:sz w:val="20"/>
          <w:szCs w:val="20"/>
        </w:rPr>
        <w:t xml:space="preserve"> immediate and future needs. Societal obligations do not </w:t>
      </w:r>
      <w:r w:rsidR="0078132F" w:rsidRPr="003752F7">
        <w:rPr>
          <w:rFonts w:asciiTheme="majorBidi" w:hAnsiTheme="majorBidi" w:cstheme="majorBidi"/>
          <w:sz w:val="20"/>
          <w:szCs w:val="20"/>
        </w:rPr>
        <w:t xml:space="preserve">necessarily </w:t>
      </w:r>
      <w:r w:rsidRPr="003752F7" w:rsidDel="00DB122A">
        <w:rPr>
          <w:rFonts w:asciiTheme="majorBidi" w:hAnsiTheme="majorBidi" w:cstheme="majorBidi"/>
          <w:sz w:val="20"/>
          <w:szCs w:val="20"/>
        </w:rPr>
        <w:t xml:space="preserve">have predetermined times, places, or procedures. The number of people required to carry out a particular societal obligation and the nature of </w:t>
      </w:r>
      <w:r w:rsidRPr="003752F7">
        <w:rPr>
          <w:rFonts w:asciiTheme="majorBidi" w:hAnsiTheme="majorBidi" w:cstheme="majorBidi"/>
          <w:sz w:val="20"/>
          <w:szCs w:val="20"/>
        </w:rPr>
        <w:t xml:space="preserve">the </w:t>
      </w:r>
      <w:r w:rsidRPr="003752F7" w:rsidDel="00DB122A">
        <w:rPr>
          <w:rFonts w:asciiTheme="majorBidi" w:hAnsiTheme="majorBidi" w:cstheme="majorBidi"/>
          <w:sz w:val="20"/>
          <w:szCs w:val="20"/>
        </w:rPr>
        <w:t>qualifications those people must have are always determined by realities on the ground</w:t>
      </w:r>
      <w:r w:rsidRPr="003752F7">
        <w:rPr>
          <w:rFonts w:asciiTheme="majorBidi" w:hAnsiTheme="majorBidi" w:cstheme="majorBidi"/>
          <w:sz w:val="20"/>
          <w:szCs w:val="20"/>
        </w:rPr>
        <w:t>,</w:t>
      </w:r>
      <w:r w:rsidRPr="003752F7" w:rsidDel="00DB122A">
        <w:rPr>
          <w:rFonts w:asciiTheme="majorBidi" w:hAnsiTheme="majorBidi" w:cstheme="majorBidi"/>
          <w:sz w:val="20"/>
          <w:szCs w:val="20"/>
        </w:rPr>
        <w:t xml:space="preserve"> and </w:t>
      </w:r>
      <w:r w:rsidRPr="003752F7">
        <w:rPr>
          <w:rFonts w:asciiTheme="majorBidi" w:hAnsiTheme="majorBidi" w:cstheme="majorBidi"/>
          <w:sz w:val="20"/>
          <w:szCs w:val="20"/>
        </w:rPr>
        <w:t xml:space="preserve">such requirements </w:t>
      </w:r>
      <w:r w:rsidRPr="003752F7" w:rsidDel="00DB122A">
        <w:rPr>
          <w:rFonts w:asciiTheme="majorBidi" w:hAnsiTheme="majorBidi" w:cstheme="majorBidi"/>
          <w:sz w:val="20"/>
          <w:szCs w:val="20"/>
        </w:rPr>
        <w:t xml:space="preserve">are </w:t>
      </w:r>
      <w:r w:rsidRPr="003752F7">
        <w:rPr>
          <w:rFonts w:asciiTheme="majorBidi" w:hAnsiTheme="majorBidi" w:cstheme="majorBidi"/>
          <w:sz w:val="20"/>
          <w:szCs w:val="20"/>
        </w:rPr>
        <w:t>a</w:t>
      </w:r>
      <w:r w:rsidR="00480BB4" w:rsidRPr="003752F7">
        <w:rPr>
          <w:rFonts w:asciiTheme="majorBidi" w:hAnsiTheme="majorBidi" w:cstheme="majorBidi"/>
          <w:sz w:val="20"/>
          <w:szCs w:val="20"/>
        </w:rPr>
        <w:t>lso</w:t>
      </w:r>
      <w:r w:rsidRPr="003752F7" w:rsidDel="00DB122A">
        <w:rPr>
          <w:rFonts w:asciiTheme="majorBidi" w:hAnsiTheme="majorBidi" w:cstheme="majorBidi"/>
          <w:sz w:val="20"/>
          <w:szCs w:val="20"/>
        </w:rPr>
        <w:t xml:space="preserve"> liable to change. Unlike individual obligations, societal ones cannot</w:t>
      </w:r>
      <w:r w:rsidRPr="003752F7">
        <w:rPr>
          <w:rFonts w:asciiTheme="majorBidi" w:hAnsiTheme="majorBidi" w:cstheme="majorBidi"/>
          <w:sz w:val="20"/>
          <w:szCs w:val="20"/>
        </w:rPr>
        <w:t xml:space="preserve"> generally</w:t>
      </w:r>
      <w:r w:rsidRPr="003752F7" w:rsidDel="00DB122A">
        <w:rPr>
          <w:rFonts w:asciiTheme="majorBidi" w:hAnsiTheme="majorBidi" w:cstheme="majorBidi"/>
          <w:sz w:val="20"/>
          <w:szCs w:val="20"/>
        </w:rPr>
        <w:t xml:space="preserve"> be made up once their time has </w:t>
      </w:r>
      <w:r w:rsidRPr="003752F7">
        <w:rPr>
          <w:rFonts w:asciiTheme="majorBidi" w:hAnsiTheme="majorBidi" w:cstheme="majorBidi"/>
          <w:sz w:val="20"/>
          <w:szCs w:val="20"/>
        </w:rPr>
        <w:t>passed. On the contrary,</w:t>
      </w:r>
      <w:r w:rsidRPr="003752F7" w:rsidDel="00DB122A">
        <w:rPr>
          <w:rFonts w:asciiTheme="majorBidi" w:hAnsiTheme="majorBidi" w:cstheme="majorBidi"/>
          <w:sz w:val="20"/>
          <w:szCs w:val="20"/>
        </w:rPr>
        <w:t xml:space="preserve"> they must be </w:t>
      </w:r>
      <w:r w:rsidRPr="003752F7">
        <w:rPr>
          <w:rFonts w:asciiTheme="majorBidi" w:hAnsiTheme="majorBidi" w:cstheme="majorBidi"/>
          <w:sz w:val="20"/>
          <w:szCs w:val="20"/>
        </w:rPr>
        <w:t>performed</w:t>
      </w:r>
      <w:r w:rsidRPr="003752F7" w:rsidDel="00DB122A">
        <w:rPr>
          <w:rFonts w:asciiTheme="majorBidi" w:hAnsiTheme="majorBidi" w:cstheme="majorBidi"/>
          <w:sz w:val="20"/>
          <w:szCs w:val="20"/>
        </w:rPr>
        <w:t xml:space="preserve"> at the time and in the manner </w:t>
      </w:r>
      <w:r w:rsidRPr="003752F7">
        <w:rPr>
          <w:rFonts w:asciiTheme="majorBidi" w:hAnsiTheme="majorBidi" w:cstheme="majorBidi"/>
          <w:sz w:val="20"/>
          <w:szCs w:val="20"/>
        </w:rPr>
        <w:t xml:space="preserve">that </w:t>
      </w:r>
      <w:r w:rsidRPr="003752F7" w:rsidDel="00DB122A">
        <w:rPr>
          <w:rFonts w:asciiTheme="majorBidi" w:hAnsiTheme="majorBidi" w:cstheme="majorBidi"/>
          <w:sz w:val="20"/>
          <w:szCs w:val="20"/>
        </w:rPr>
        <w:t>each situation requires. If a person is dying from starvation,</w:t>
      </w:r>
      <w:r w:rsidRPr="003752F7">
        <w:rPr>
          <w:rFonts w:asciiTheme="majorBidi" w:hAnsiTheme="majorBidi" w:cstheme="majorBidi"/>
          <w:sz w:val="20"/>
          <w:szCs w:val="20"/>
        </w:rPr>
        <w:t xml:space="preserve"> for example,</w:t>
      </w:r>
      <w:r w:rsidRPr="003752F7" w:rsidDel="00DB122A">
        <w:rPr>
          <w:rFonts w:asciiTheme="majorBidi" w:hAnsiTheme="majorBidi" w:cstheme="majorBidi"/>
          <w:sz w:val="20"/>
          <w:szCs w:val="20"/>
        </w:rPr>
        <w:t xml:space="preserve"> it is of no use to bring food</w:t>
      </w:r>
      <w:r w:rsidR="004422CE" w:rsidRPr="003752F7">
        <w:rPr>
          <w:rFonts w:asciiTheme="majorBidi" w:hAnsiTheme="majorBidi" w:cstheme="majorBidi"/>
          <w:sz w:val="20"/>
          <w:szCs w:val="20"/>
        </w:rPr>
        <w:t xml:space="preserve">, sustenance, and medical attention </w:t>
      </w:r>
      <w:r w:rsidRPr="003752F7" w:rsidDel="00DB122A">
        <w:rPr>
          <w:rFonts w:asciiTheme="majorBidi" w:hAnsiTheme="majorBidi" w:cstheme="majorBidi"/>
          <w:sz w:val="20"/>
          <w:szCs w:val="20"/>
        </w:rPr>
        <w:t>after that person has died. If a house is burning</w:t>
      </w:r>
      <w:r w:rsidRPr="003752F7">
        <w:rPr>
          <w:rFonts w:asciiTheme="majorBidi" w:hAnsiTheme="majorBidi" w:cstheme="majorBidi"/>
          <w:sz w:val="20"/>
          <w:szCs w:val="20"/>
        </w:rPr>
        <w:t xml:space="preserve"> down</w:t>
      </w:r>
      <w:r w:rsidRPr="003752F7" w:rsidDel="00DB122A">
        <w:rPr>
          <w:rFonts w:asciiTheme="majorBidi" w:hAnsiTheme="majorBidi" w:cstheme="majorBidi"/>
          <w:sz w:val="20"/>
          <w:szCs w:val="20"/>
        </w:rPr>
        <w:t xml:space="preserve">, the effort to </w:t>
      </w:r>
      <w:r w:rsidRPr="003752F7">
        <w:rPr>
          <w:rFonts w:asciiTheme="majorBidi" w:hAnsiTheme="majorBidi" w:cstheme="majorBidi"/>
          <w:sz w:val="20"/>
          <w:szCs w:val="20"/>
        </w:rPr>
        <w:t xml:space="preserve">extinguish </w:t>
      </w:r>
      <w:r w:rsidRPr="003752F7" w:rsidDel="00DB122A">
        <w:rPr>
          <w:rFonts w:asciiTheme="majorBidi" w:hAnsiTheme="majorBidi" w:cstheme="majorBidi"/>
          <w:sz w:val="20"/>
          <w:szCs w:val="20"/>
        </w:rPr>
        <w:t>the fire cannot be delayed until tomorrow</w:t>
      </w:r>
      <w:r w:rsidRPr="003752F7">
        <w:rPr>
          <w:rFonts w:asciiTheme="majorBidi" w:hAnsiTheme="majorBidi" w:cstheme="majorBidi"/>
          <w:sz w:val="20"/>
          <w:szCs w:val="20"/>
        </w:rPr>
        <w:t>.</w:t>
      </w:r>
    </w:p>
    <w:p w14:paraId="6A2238C0" w14:textId="77777777" w:rsidR="00DE4732" w:rsidRPr="003752F7" w:rsidRDefault="00DE4732" w:rsidP="00DE4732">
      <w:pPr>
        <w:rPr>
          <w:rFonts w:asciiTheme="majorBidi" w:hAnsiTheme="majorBidi" w:cstheme="majorBidi"/>
          <w:sz w:val="20"/>
          <w:szCs w:val="20"/>
        </w:rPr>
      </w:pPr>
      <w:r w:rsidRPr="003752F7">
        <w:rPr>
          <w:rFonts w:asciiTheme="majorBidi" w:hAnsiTheme="majorBidi" w:cstheme="majorBidi"/>
          <w:sz w:val="20"/>
          <w:szCs w:val="20"/>
        </w:rPr>
        <w:t xml:space="preserve">     The</w:t>
      </w:r>
      <w:r w:rsidRPr="003752F7" w:rsidDel="00227617">
        <w:rPr>
          <w:rFonts w:asciiTheme="majorBidi" w:hAnsiTheme="majorBidi" w:cstheme="majorBidi"/>
          <w:sz w:val="20"/>
          <w:szCs w:val="20"/>
        </w:rPr>
        <w:t xml:space="preserve"> operational principle of stressing societal obligations shows that </w:t>
      </w:r>
      <w:r w:rsidRPr="003752F7">
        <w:rPr>
          <w:rFonts w:asciiTheme="majorBidi" w:hAnsiTheme="majorBidi" w:cstheme="majorBidi"/>
          <w:sz w:val="20"/>
          <w:szCs w:val="20"/>
        </w:rPr>
        <w:t xml:space="preserve">the Prophetic teaching of </w:t>
      </w:r>
      <w:r w:rsidRPr="003752F7" w:rsidDel="00227617">
        <w:rPr>
          <w:rFonts w:asciiTheme="majorBidi" w:hAnsiTheme="majorBidi" w:cstheme="majorBidi"/>
          <w:sz w:val="20"/>
          <w:szCs w:val="20"/>
        </w:rPr>
        <w:t>Islam is much more than a religion of personal pieties</w:t>
      </w:r>
      <w:r w:rsidRPr="003752F7">
        <w:rPr>
          <w:rFonts w:asciiTheme="majorBidi" w:hAnsiTheme="majorBidi" w:cstheme="majorBidi"/>
          <w:sz w:val="20"/>
          <w:szCs w:val="20"/>
        </w:rPr>
        <w:t>,</w:t>
      </w:r>
      <w:r w:rsidRPr="003752F7" w:rsidDel="00227617">
        <w:rPr>
          <w:rFonts w:asciiTheme="majorBidi" w:hAnsiTheme="majorBidi" w:cstheme="majorBidi"/>
          <w:sz w:val="20"/>
          <w:szCs w:val="20"/>
        </w:rPr>
        <w:t xml:space="preserve"> and that </w:t>
      </w:r>
      <w:r w:rsidRPr="003752F7">
        <w:rPr>
          <w:rFonts w:asciiTheme="majorBidi" w:hAnsiTheme="majorBidi" w:cstheme="majorBidi"/>
          <w:sz w:val="20"/>
          <w:szCs w:val="20"/>
        </w:rPr>
        <w:t>Islam</w:t>
      </w:r>
      <w:r w:rsidRPr="003752F7" w:rsidDel="00227617">
        <w:rPr>
          <w:rFonts w:asciiTheme="majorBidi" w:hAnsiTheme="majorBidi" w:cstheme="majorBidi"/>
          <w:sz w:val="20"/>
          <w:szCs w:val="20"/>
        </w:rPr>
        <w:t xml:space="preserve"> cannot be narrowly restricted to the activities of mosques or Islamic centers. The p</w:t>
      </w:r>
      <w:r w:rsidRPr="003752F7">
        <w:rPr>
          <w:rFonts w:asciiTheme="majorBidi" w:hAnsiTheme="majorBidi" w:cstheme="majorBidi"/>
          <w:sz w:val="20"/>
          <w:szCs w:val="20"/>
        </w:rPr>
        <w:t>erformance of individual obligations like prayer and fasting never removes a Muslim’s moral duty to meet societal ones. As just noted, the most seemingly upright of Muslims are liable for Divine retribution if they ignore societal obligations and content themselves with personal piety alone. At the same time, there must be no confusion; personal dedication to the Community’s needs does not remove a Muslim’s personal obligation to perform individual obligations and any additional acts of personal piety that spring from them.</w:t>
      </w:r>
    </w:p>
    <w:p w14:paraId="3DE81FAD" w14:textId="77777777" w:rsidR="00DE4732" w:rsidRPr="003752F7" w:rsidRDefault="00DE4732" w:rsidP="00DE4732">
      <w:pPr>
        <w:rPr>
          <w:rFonts w:asciiTheme="majorBidi" w:hAnsiTheme="majorBidi" w:cstheme="majorBidi"/>
          <w:sz w:val="20"/>
          <w:szCs w:val="20"/>
        </w:rPr>
      </w:pPr>
      <w:r w:rsidRPr="003752F7">
        <w:rPr>
          <w:rFonts w:asciiTheme="majorBidi" w:hAnsiTheme="majorBidi" w:cstheme="majorBidi"/>
          <w:sz w:val="20"/>
          <w:szCs w:val="20"/>
        </w:rPr>
        <w:t xml:space="preserve">     Muslim Legal theorists explain the primacy of societal obligations in Islam by virtue of their inseparable connection to society’s overall welfare. For such communal duties are designed to secure society’s benefits (</w:t>
      </w:r>
      <w:r w:rsidRPr="003752F7">
        <w:rPr>
          <w:rFonts w:asciiTheme="majorBidi" w:hAnsiTheme="majorBidi" w:cstheme="majorBidi"/>
          <w:i/>
          <w:sz w:val="20"/>
          <w:szCs w:val="20"/>
        </w:rPr>
        <w:t>ma</w:t>
      </w:r>
      <w:r w:rsidRPr="003752F7">
        <w:rPr>
          <w:rFonts w:asciiTheme="majorBidi" w:hAnsiTheme="majorBidi" w:cstheme="majorBidi"/>
          <w:i/>
          <w:iCs/>
          <w:sz w:val="20"/>
          <w:szCs w:val="20"/>
        </w:rPr>
        <w:t>ṣāliḥ</w:t>
      </w:r>
      <w:r w:rsidRPr="003752F7">
        <w:rPr>
          <w:rFonts w:asciiTheme="majorBidi" w:hAnsiTheme="majorBidi" w:cstheme="majorBidi"/>
          <w:sz w:val="20"/>
          <w:szCs w:val="20"/>
        </w:rPr>
        <w:t xml:space="preserve">) and protect it </w:t>
      </w:r>
      <w:r w:rsidRPr="003752F7" w:rsidDel="006F0658">
        <w:rPr>
          <w:rFonts w:asciiTheme="majorBidi" w:hAnsiTheme="majorBidi" w:cstheme="majorBidi"/>
          <w:sz w:val="20"/>
          <w:szCs w:val="20"/>
        </w:rPr>
        <w:t xml:space="preserve">from </w:t>
      </w:r>
      <w:r w:rsidRPr="003752F7">
        <w:rPr>
          <w:rFonts w:asciiTheme="majorBidi" w:hAnsiTheme="majorBidi" w:cstheme="majorBidi"/>
          <w:sz w:val="20"/>
          <w:szCs w:val="20"/>
        </w:rPr>
        <w:t>detriments (</w:t>
      </w:r>
      <w:r w:rsidRPr="003752F7">
        <w:rPr>
          <w:rFonts w:asciiTheme="majorBidi" w:hAnsiTheme="majorBidi" w:cstheme="majorBidi"/>
          <w:i/>
          <w:sz w:val="20"/>
          <w:szCs w:val="20"/>
        </w:rPr>
        <w:t>maf</w:t>
      </w:r>
      <w:r w:rsidRPr="003752F7">
        <w:rPr>
          <w:rFonts w:asciiTheme="majorBidi" w:hAnsiTheme="majorBidi" w:cstheme="majorBidi"/>
          <w:i/>
          <w:iCs/>
          <w:sz w:val="20"/>
          <w:szCs w:val="20"/>
        </w:rPr>
        <w:t>ā</w:t>
      </w:r>
      <w:r w:rsidRPr="003752F7">
        <w:rPr>
          <w:rFonts w:asciiTheme="majorBidi" w:hAnsiTheme="majorBidi" w:cstheme="majorBidi"/>
          <w:i/>
          <w:sz w:val="20"/>
          <w:szCs w:val="20"/>
        </w:rPr>
        <w:t>sid</w:t>
      </w:r>
      <w:r w:rsidRPr="003752F7">
        <w:rPr>
          <w:rFonts w:asciiTheme="majorBidi" w:hAnsiTheme="majorBidi" w:cstheme="majorBidi"/>
          <w:sz w:val="20"/>
          <w:szCs w:val="20"/>
        </w:rPr>
        <w:t>). For the same reason, certain societal interests take precedence over others, if ever the two should clash. As a rule, individual interests may not be promoted at the expense of group interests, which is to say that broader societal interests take precedence over narrower group and private needs. For example, society’s long-term need for good affordable drugs</w:t>
      </w:r>
      <w:r w:rsidRPr="003752F7" w:rsidDel="00EB7488">
        <w:rPr>
          <w:rFonts w:asciiTheme="majorBidi" w:hAnsiTheme="majorBidi" w:cstheme="majorBidi"/>
          <w:sz w:val="20"/>
          <w:szCs w:val="20"/>
        </w:rPr>
        <w:t xml:space="preserve"> </w:t>
      </w:r>
      <w:r w:rsidRPr="003752F7">
        <w:rPr>
          <w:rFonts w:asciiTheme="majorBidi" w:hAnsiTheme="majorBidi" w:cstheme="majorBidi"/>
          <w:sz w:val="20"/>
          <w:szCs w:val="20"/>
        </w:rPr>
        <w:t>takes precedence over any narrower personal or corporate interests of drug manufacture or marketing that might ignore reasonable prices or proper standards of quality.</w:t>
      </w:r>
    </w:p>
  </w:footnote>
  <w:footnote w:id="66">
    <w:p w14:paraId="1FD05281" w14:textId="2CD27C8C" w:rsidR="00004E3A" w:rsidRPr="003752F7" w:rsidRDefault="00004E3A" w:rsidP="00004E3A">
      <w:pPr>
        <w:pStyle w:val="NormalWeb"/>
        <w:spacing w:before="0" w:beforeAutospacing="0" w:after="0" w:afterAutospacing="0"/>
        <w:rPr>
          <w:rFonts w:asciiTheme="majorBidi" w:eastAsiaTheme="majorEastAsia" w:hAnsiTheme="majorBidi" w:cstheme="majorBidi"/>
          <w:color w:val="202122"/>
          <w:sz w:val="20"/>
          <w:szCs w:val="20"/>
        </w:rPr>
      </w:pPr>
      <w:r w:rsidRPr="003752F7">
        <w:rPr>
          <w:rStyle w:val="FootnoteReference"/>
          <w:sz w:val="20"/>
          <w:szCs w:val="20"/>
        </w:rPr>
        <w:footnoteRef/>
      </w:r>
      <w:r w:rsidRPr="003752F7">
        <w:rPr>
          <w:sz w:val="20"/>
          <w:szCs w:val="20"/>
        </w:rPr>
        <w:t xml:space="preserve"> </w:t>
      </w:r>
      <w:r w:rsidRPr="003752F7">
        <w:rPr>
          <w:rFonts w:asciiTheme="majorBidi" w:hAnsiTheme="majorBidi" w:cstheme="majorBidi"/>
          <w:b/>
          <w:bCs/>
          <w:i/>
          <w:iCs/>
          <w:color w:val="202122"/>
          <w:sz w:val="20"/>
          <w:szCs w:val="20"/>
        </w:rPr>
        <w:t>Syntopicon</w:t>
      </w:r>
      <w:r w:rsidR="00607BDB" w:rsidRPr="003752F7">
        <w:rPr>
          <w:rFonts w:asciiTheme="majorBidi" w:hAnsiTheme="majorBidi" w:cstheme="majorBidi"/>
          <w:color w:val="202122"/>
          <w:sz w:val="20"/>
          <w:szCs w:val="20"/>
        </w:rPr>
        <w:t>—meaning literally a “collection of topics”—is a neologism borrowed from</w:t>
      </w:r>
      <w:r w:rsidR="00607BDB" w:rsidRPr="003752F7">
        <w:rPr>
          <w:rFonts w:asciiTheme="majorBidi" w:hAnsiTheme="majorBidi" w:cstheme="majorBidi"/>
          <w:b/>
          <w:bCs/>
          <w:color w:val="202122"/>
          <w:sz w:val="20"/>
          <w:szCs w:val="20"/>
        </w:rPr>
        <w:t xml:space="preserve"> </w:t>
      </w:r>
      <w:r w:rsidRPr="003752F7">
        <w:rPr>
          <w:rFonts w:asciiTheme="majorBidi" w:hAnsiTheme="majorBidi" w:cstheme="majorBidi"/>
          <w:b/>
          <w:bCs/>
          <w:i/>
          <w:iCs/>
          <w:color w:val="202122"/>
          <w:sz w:val="20"/>
          <w:szCs w:val="20"/>
        </w:rPr>
        <w:t>A Syntopicon: An Index to The Great Ideas</w:t>
      </w:r>
      <w:r w:rsidRPr="003752F7">
        <w:rPr>
          <w:rStyle w:val="apple-converted-space"/>
          <w:rFonts w:asciiTheme="majorBidi" w:eastAsiaTheme="majorEastAsia" w:hAnsiTheme="majorBidi" w:cstheme="majorBidi"/>
          <w:color w:val="202122"/>
          <w:sz w:val="20"/>
          <w:szCs w:val="20"/>
        </w:rPr>
        <w:t xml:space="preserve"> was a two-volume index first published by Mortimer </w:t>
      </w:r>
      <w:r w:rsidR="00A6720C" w:rsidRPr="003752F7">
        <w:rPr>
          <w:rStyle w:val="apple-converted-space"/>
          <w:rFonts w:asciiTheme="majorBidi" w:eastAsiaTheme="majorEastAsia" w:hAnsiTheme="majorBidi" w:cstheme="majorBidi"/>
          <w:color w:val="202122"/>
          <w:sz w:val="20"/>
          <w:szCs w:val="20"/>
        </w:rPr>
        <w:t xml:space="preserve">J. </w:t>
      </w:r>
      <w:r w:rsidRPr="003752F7">
        <w:rPr>
          <w:rStyle w:val="apple-converted-space"/>
          <w:rFonts w:asciiTheme="majorBidi" w:eastAsiaTheme="majorEastAsia" w:hAnsiTheme="majorBidi" w:cstheme="majorBidi"/>
          <w:color w:val="202122"/>
          <w:sz w:val="20"/>
          <w:szCs w:val="20"/>
        </w:rPr>
        <w:t>Adler</w:t>
      </w:r>
      <w:r w:rsidR="00A6720C" w:rsidRPr="003752F7">
        <w:rPr>
          <w:rStyle w:val="apple-converted-space"/>
          <w:rFonts w:asciiTheme="majorBidi" w:eastAsiaTheme="majorEastAsia" w:hAnsiTheme="majorBidi" w:cstheme="majorBidi"/>
          <w:color w:val="202122"/>
          <w:sz w:val="20"/>
          <w:szCs w:val="20"/>
        </w:rPr>
        <w:t xml:space="preserve"> </w:t>
      </w:r>
      <w:r w:rsidR="00A6720C" w:rsidRPr="003752F7">
        <w:rPr>
          <w:rFonts w:asciiTheme="majorBidi" w:hAnsiTheme="majorBidi" w:cstheme="majorBidi"/>
          <w:sz w:val="20"/>
          <w:szCs w:val="20"/>
        </w:rPr>
        <w:t xml:space="preserve">(d. 1422/2001) </w:t>
      </w:r>
      <w:r w:rsidRPr="003752F7">
        <w:rPr>
          <w:rStyle w:val="apple-converted-space"/>
          <w:rFonts w:asciiTheme="majorBidi" w:eastAsiaTheme="majorEastAsia" w:hAnsiTheme="majorBidi" w:cstheme="majorBidi"/>
          <w:color w:val="202122"/>
          <w:sz w:val="20"/>
          <w:szCs w:val="20"/>
        </w:rPr>
        <w:t xml:space="preserve">in 1371/1952 as part of the collection </w:t>
      </w:r>
      <w:r w:rsidRPr="003752F7">
        <w:rPr>
          <w:rStyle w:val="apple-converted-space"/>
          <w:rFonts w:asciiTheme="majorBidi" w:eastAsiaTheme="majorEastAsia" w:hAnsiTheme="majorBidi" w:cstheme="majorBidi"/>
          <w:i/>
          <w:iCs/>
          <w:color w:val="202122"/>
          <w:sz w:val="20"/>
          <w:szCs w:val="20"/>
        </w:rPr>
        <w:t>Great Books of the Western World.</w:t>
      </w:r>
      <w:r w:rsidRPr="003752F7">
        <w:rPr>
          <w:rStyle w:val="apple-converted-space"/>
          <w:rFonts w:asciiTheme="majorBidi" w:eastAsiaTheme="majorEastAsia" w:hAnsiTheme="majorBidi" w:cstheme="majorBidi"/>
          <w:color w:val="202122"/>
          <w:sz w:val="20"/>
          <w:szCs w:val="20"/>
        </w:rPr>
        <w:t xml:space="preserve"> The terms “</w:t>
      </w:r>
      <w:r w:rsidRPr="003752F7">
        <w:rPr>
          <w:rStyle w:val="apple-converted-space"/>
          <w:rFonts w:asciiTheme="majorBidi" w:eastAsiaTheme="majorEastAsia" w:hAnsiTheme="majorBidi" w:cstheme="majorBidi"/>
          <w:i/>
          <w:iCs/>
          <w:color w:val="202122"/>
          <w:sz w:val="20"/>
          <w:szCs w:val="20"/>
        </w:rPr>
        <w:t>syntopicon</w:t>
      </w:r>
      <w:r w:rsidRPr="003752F7">
        <w:rPr>
          <w:rStyle w:val="apple-converted-space"/>
          <w:rFonts w:asciiTheme="majorBidi" w:eastAsiaTheme="majorEastAsia" w:hAnsiTheme="majorBidi" w:cstheme="majorBidi"/>
          <w:color w:val="202122"/>
          <w:sz w:val="20"/>
          <w:szCs w:val="20"/>
        </w:rPr>
        <w:t xml:space="preserve">” and “Great Ideas” were both coined for this undertaking. Adler’s </w:t>
      </w:r>
      <w:r w:rsidRPr="003752F7">
        <w:rPr>
          <w:rStyle w:val="apple-converted-space"/>
          <w:rFonts w:asciiTheme="majorBidi" w:eastAsiaTheme="majorEastAsia" w:hAnsiTheme="majorBidi" w:cstheme="majorBidi"/>
          <w:i/>
          <w:iCs/>
          <w:color w:val="202122"/>
          <w:sz w:val="20"/>
          <w:szCs w:val="20"/>
        </w:rPr>
        <w:t>Syntopicon</w:t>
      </w:r>
      <w:r w:rsidRPr="003752F7">
        <w:rPr>
          <w:rStyle w:val="apple-converted-space"/>
          <w:rFonts w:asciiTheme="majorBidi" w:eastAsiaTheme="majorEastAsia" w:hAnsiTheme="majorBidi" w:cstheme="majorBidi"/>
          <w:color w:val="202122"/>
          <w:sz w:val="20"/>
          <w:szCs w:val="20"/>
        </w:rPr>
        <w:t xml:space="preserve"> was intended to galvanize the Great Books series, while also making it more marketable. Adler rightly believed that the </w:t>
      </w:r>
      <w:r w:rsidRPr="003752F7">
        <w:rPr>
          <w:rStyle w:val="apple-converted-space"/>
          <w:rFonts w:asciiTheme="majorBidi" w:eastAsiaTheme="majorEastAsia" w:hAnsiTheme="majorBidi" w:cstheme="majorBidi"/>
          <w:i/>
          <w:iCs/>
          <w:color w:val="202122"/>
          <w:sz w:val="20"/>
          <w:szCs w:val="20"/>
        </w:rPr>
        <w:t>Syntopicon</w:t>
      </w:r>
      <w:r w:rsidRPr="003752F7">
        <w:rPr>
          <w:rStyle w:val="apple-converted-space"/>
          <w:rFonts w:asciiTheme="majorBidi" w:eastAsiaTheme="majorEastAsia" w:hAnsiTheme="majorBidi" w:cstheme="majorBidi"/>
          <w:color w:val="202122"/>
          <w:sz w:val="20"/>
          <w:szCs w:val="20"/>
        </w:rPr>
        <w:t xml:space="preserve">, which consumed years of his life and those of his team of more than one hundred readers, would be “revolutionary,” and its release would be comparable to the publication of the first dictionary. </w:t>
      </w:r>
      <w:r w:rsidRPr="003752F7">
        <w:rPr>
          <w:rStyle w:val="apple-converted-space"/>
          <w:rFonts w:asciiTheme="majorBidi" w:eastAsiaTheme="majorEastAsia" w:hAnsiTheme="majorBidi" w:cstheme="majorBidi"/>
          <w:i/>
          <w:iCs/>
          <w:color w:val="202122"/>
          <w:sz w:val="20"/>
          <w:szCs w:val="20"/>
        </w:rPr>
        <w:t>The Syntopicon</w:t>
      </w:r>
      <w:r w:rsidRPr="003752F7">
        <w:rPr>
          <w:rStyle w:val="apple-converted-space"/>
          <w:rFonts w:asciiTheme="majorBidi" w:eastAsiaTheme="majorEastAsia" w:hAnsiTheme="majorBidi" w:cstheme="majorBidi"/>
          <w:color w:val="202122"/>
          <w:sz w:val="20"/>
          <w:szCs w:val="20"/>
        </w:rPr>
        <w:t xml:space="preserve"> would do for “ideas” what previous reference works had done for words and facts. Adler’s colleague and co-worker Robert Maynard Hutchins (d. 1397/1977), president of the University of Chicago, believed that the effect of the </w:t>
      </w:r>
      <w:r w:rsidRPr="003752F7">
        <w:rPr>
          <w:rStyle w:val="apple-converted-space"/>
          <w:rFonts w:asciiTheme="majorBidi" w:eastAsiaTheme="majorEastAsia" w:hAnsiTheme="majorBidi" w:cstheme="majorBidi"/>
          <w:i/>
          <w:iCs/>
          <w:color w:val="202122"/>
          <w:sz w:val="20"/>
          <w:szCs w:val="20"/>
        </w:rPr>
        <w:t>Syntopicon</w:t>
      </w:r>
      <w:r w:rsidRPr="003752F7">
        <w:rPr>
          <w:rStyle w:val="apple-converted-space"/>
          <w:rFonts w:asciiTheme="majorBidi" w:eastAsiaTheme="majorEastAsia" w:hAnsiTheme="majorBidi" w:cstheme="majorBidi"/>
          <w:color w:val="202122"/>
          <w:sz w:val="20"/>
          <w:szCs w:val="20"/>
        </w:rPr>
        <w:t xml:space="preserve"> would be so great that it would be “powerful enough to save the world from self-destruction.”</w:t>
      </w:r>
    </w:p>
  </w:footnote>
  <w:footnote w:id="67">
    <w:p w14:paraId="29C134CA" w14:textId="4BD32477" w:rsidR="003359CF" w:rsidRPr="003752F7" w:rsidRDefault="003359CF">
      <w:pPr>
        <w:pStyle w:val="FootnoteText"/>
      </w:pPr>
      <w:r w:rsidRPr="003752F7">
        <w:rPr>
          <w:rStyle w:val="FootnoteReference"/>
        </w:rPr>
        <w:footnoteRef/>
      </w:r>
      <w:r w:rsidRPr="003752F7">
        <w:t xml:space="preserve"> “Diligence is richly supplied” is borrowed from the Biblical </w:t>
      </w:r>
      <w:r w:rsidR="001731E1" w:rsidRPr="003752F7">
        <w:t>passage</w:t>
      </w:r>
      <w:r w:rsidRPr="003752F7">
        <w:t>: “</w:t>
      </w:r>
      <w:r w:rsidRPr="003752F7">
        <w:rPr>
          <w:rFonts w:eastAsia="Arial"/>
        </w:rPr>
        <w:t>The Soul of the diligent is richly supplied” (Proverbs, 13:4). God</w:t>
      </w:r>
      <w:r w:rsidR="00B1296A" w:rsidRPr="003752F7">
        <w:rPr>
          <w:rFonts w:eastAsia="Arial"/>
        </w:rPr>
        <w:t xml:space="preserve"> richly rewards the diligence of </w:t>
      </w:r>
      <w:r w:rsidRPr="003752F7">
        <w:rPr>
          <w:rFonts w:eastAsia="Arial"/>
        </w:rPr>
        <w:t xml:space="preserve">the </w:t>
      </w:r>
      <w:r w:rsidR="00602788" w:rsidRPr="003752F7">
        <w:rPr>
          <w:rFonts w:eastAsia="Arial"/>
        </w:rPr>
        <w:t>b</w:t>
      </w:r>
      <w:r w:rsidRPr="003752F7">
        <w:rPr>
          <w:rFonts w:eastAsia="Arial"/>
        </w:rPr>
        <w:t>ee</w:t>
      </w:r>
      <w:r w:rsidR="00B1296A" w:rsidRPr="003752F7">
        <w:rPr>
          <w:rFonts w:eastAsia="Arial"/>
        </w:rPr>
        <w:t xml:space="preserve">. </w:t>
      </w:r>
      <w:r w:rsidR="004A495E" w:rsidRPr="003752F7">
        <w:rPr>
          <w:rFonts w:eastAsia="Arial"/>
        </w:rPr>
        <w:t xml:space="preserve">In the </w:t>
      </w:r>
      <w:r w:rsidR="004A495E" w:rsidRPr="003752F7">
        <w:t>Qur’ān,</w:t>
      </w:r>
      <w:r w:rsidR="004A495E" w:rsidRPr="003752F7">
        <w:rPr>
          <w:rFonts w:eastAsia="Arial"/>
        </w:rPr>
        <w:t xml:space="preserve"> God</w:t>
      </w:r>
      <w:r w:rsidR="00B1296A" w:rsidRPr="003752F7">
        <w:rPr>
          <w:rFonts w:eastAsia="Arial"/>
        </w:rPr>
        <w:t xml:space="preserve"> says</w:t>
      </w:r>
      <w:r w:rsidR="004A495E" w:rsidRPr="003752F7">
        <w:rPr>
          <w:rFonts w:eastAsia="Arial"/>
        </w:rPr>
        <w:t xml:space="preserve"> of the bee</w:t>
      </w:r>
      <w:r w:rsidR="00A1277E" w:rsidRPr="003752F7">
        <w:t>: “</w:t>
      </w:r>
      <w:r w:rsidR="0016647D" w:rsidRPr="003752F7">
        <w:t xml:space="preserve">A drink of diverse colors comes forth from its stomach in which there is </w:t>
      </w:r>
      <w:r w:rsidR="007721D8" w:rsidRPr="003752F7">
        <w:t>healing for Mankind: Truly, in that there is a Sign for people who reflect” (</w:t>
      </w:r>
      <w:r w:rsidR="000B02EE" w:rsidRPr="003752F7">
        <w:t>The Bees,</w:t>
      </w:r>
      <w:r w:rsidR="00A1277E" w:rsidRPr="003752F7">
        <w:t>16:69</w:t>
      </w:r>
      <w:r w:rsidR="000B02EE" w:rsidRPr="003752F7">
        <w:t>).</w:t>
      </w:r>
    </w:p>
  </w:footnote>
  <w:footnote w:id="68">
    <w:p w14:paraId="1628E82A" w14:textId="782C2142" w:rsidR="00C560B6" w:rsidRPr="003752F7" w:rsidRDefault="00C560B6" w:rsidP="00C560B6">
      <w:pPr>
        <w:pStyle w:val="FootnoteText"/>
      </w:pPr>
      <w:r w:rsidRPr="003752F7">
        <w:rPr>
          <w:rStyle w:val="FootnoteReference"/>
        </w:rPr>
        <w:footnoteRef/>
      </w:r>
      <w:r w:rsidRPr="003752F7">
        <w:t xml:space="preserve"> </w:t>
      </w:r>
      <w:r w:rsidRPr="003752F7">
        <w:rPr>
          <w:b/>
          <w:bCs/>
        </w:rPr>
        <w:t>Morality</w:t>
      </w:r>
      <w:r w:rsidRPr="003752F7">
        <w:t xml:space="preserve"> and </w:t>
      </w:r>
      <w:r w:rsidRPr="003752F7">
        <w:rPr>
          <w:b/>
          <w:bCs/>
        </w:rPr>
        <w:t>Ethics</w:t>
      </w:r>
      <w:r w:rsidRPr="003752F7">
        <w:t xml:space="preserve"> go together and, in many contexts, are interchangeable. Both are concerned with knowing the difference between what is good and </w:t>
      </w:r>
      <w:r w:rsidR="007E63FB" w:rsidRPr="003752F7">
        <w:t>evil</w:t>
      </w:r>
      <w:r w:rsidRPr="003752F7">
        <w:t xml:space="preserve">, what is right and wrong, and what is proper or improper. Not all thinkers distinguish between the two words, but those who do often use “morality” in reference to the </w:t>
      </w:r>
      <w:r w:rsidR="007E63FB" w:rsidRPr="003752F7">
        <w:t xml:space="preserve">inward and </w:t>
      </w:r>
      <w:r w:rsidRPr="003752F7">
        <w:t>personal aspects of what is good or bad, right or wrong, proper or improper. Morality does include, however, outward behavior that is consistent with inward morality. Morality is driven by the desire to be good, and our “moral impulses” have much to do with getting our intentions right. In discussions</w:t>
      </w:r>
      <w:r w:rsidR="008029C8" w:rsidRPr="003752F7">
        <w:t xml:space="preserve"> of Divinity</w:t>
      </w:r>
      <w:r w:rsidRPr="003752F7">
        <w:t xml:space="preserve">, the word “Morality” is often preferred over “Ethics” because of these inward, personal aspects, which are not always required for “Ethical” behavior. For example, Christian Theologians give prominence to what they call “Moral </w:t>
      </w:r>
      <w:r w:rsidR="008029C8" w:rsidRPr="003752F7">
        <w:t>T</w:t>
      </w:r>
      <w:r w:rsidRPr="003752F7">
        <w:t xml:space="preserve">heology,” but they do not generally like to refer to it as “Ethical </w:t>
      </w:r>
      <w:r w:rsidR="008029C8" w:rsidRPr="003752F7">
        <w:t>T</w:t>
      </w:r>
      <w:r w:rsidRPr="003752F7">
        <w:t>heology.” Since Morality is an essentially inward quality of the soul, some traditional Islamic scholars identified ten qualities of good character as essential to Morality: 1) Intellect, 2) wise religiosity, 3) knowledge, 4) forbearance, 5) magnanimity, 6) honesty, 7) doing good, 8) patience, 9) thankfulness, and 10) compassion.</w:t>
      </w:r>
    </w:p>
  </w:footnote>
  <w:footnote w:id="69">
    <w:p w14:paraId="3A5F5951" w14:textId="7A004A29" w:rsidR="00C560B6" w:rsidRPr="003752F7" w:rsidRDefault="00C560B6" w:rsidP="00C560B6">
      <w:pPr>
        <w:pStyle w:val="FootnoteText"/>
      </w:pPr>
      <w:r w:rsidRPr="003752F7">
        <w:rPr>
          <w:rStyle w:val="FootnoteReference"/>
        </w:rPr>
        <w:footnoteRef/>
      </w:r>
      <w:r w:rsidRPr="003752F7">
        <w:t xml:space="preserve"> </w:t>
      </w:r>
      <w:r w:rsidRPr="003752F7">
        <w:rPr>
          <w:b/>
          <w:bCs/>
        </w:rPr>
        <w:t>Ethics</w:t>
      </w:r>
      <w:r w:rsidRPr="003752F7">
        <w:t xml:space="preserve">—in contrast to </w:t>
      </w:r>
      <w:r w:rsidRPr="003752F7">
        <w:rPr>
          <w:b/>
          <w:bCs/>
        </w:rPr>
        <w:t>Morality</w:t>
      </w:r>
      <w:r w:rsidRPr="003752F7">
        <w:t xml:space="preserve">—is generally used for practical principles and codes of conduct that pertain to good and evil, right and wrong, and what is proper and improper. Such “Ethical” guidelines are defined by and enshrined in outward standards determined by laws, professional standards, cultural norms, business, and other points of reference. We find such accepted “Ethical practices,” for example, in the in the general principles, codes, and protocols of law, medicine, and business, and such “Ethical practices” may typically include religious values and considerations as well. But “Ethical behavior” tends to be more practical and clearly defined than Morality, and “Ethics” may focus primarily on outward conformity to well-known, although often unwritten, sets of standards and rules. Interestingly, outward conformity with codes may be deemed technically “Ethical” but not necessarily “Moral.” For example, a lawyer might believe that his defendant is guilty of hiding a hideous crime. If the lawyer were to declare to the Court that his client were in fact guilty, that might be regarded as a “Moral” decision on his part, because it is true and may benefit harmed parties and, in that context, morally right. But the lawyer’s choice to bring such a charge against his client would be deemed “Unethical” as well as “unprofessional,” since </w:t>
      </w:r>
      <w:r w:rsidR="003D509B" w:rsidRPr="003752F7">
        <w:t>the lawyer’s</w:t>
      </w:r>
      <w:r w:rsidRPr="003752F7">
        <w:t xml:space="preserve"> behavior would constitute a violation of the “Ethical code” </w:t>
      </w:r>
      <w:r w:rsidR="003D509B" w:rsidRPr="003752F7">
        <w:t>that his pr</w:t>
      </w:r>
      <w:r w:rsidR="00650B6C" w:rsidRPr="003752F7">
        <w:t>ofession is</w:t>
      </w:r>
      <w:r w:rsidRPr="003752F7">
        <w:t xml:space="preserve"> bound to follow and which requires them to support their defendants, even if they believe them to be guilty.</w:t>
      </w:r>
    </w:p>
  </w:footnote>
  <w:footnote w:id="70">
    <w:p w14:paraId="5EF337C3" w14:textId="38674AC6" w:rsidR="00D25103" w:rsidRPr="003752F7" w:rsidRDefault="00D25103" w:rsidP="004911D6">
      <w:pPr>
        <w:ind w:right="900"/>
        <w:rPr>
          <w:rFonts w:asciiTheme="majorBidi" w:hAnsiTheme="majorBidi" w:cstheme="majorBidi"/>
          <w:sz w:val="20"/>
          <w:szCs w:val="20"/>
        </w:rPr>
      </w:pPr>
      <w:r w:rsidRPr="003752F7">
        <w:rPr>
          <w:rStyle w:val="FootnoteReference"/>
          <w:sz w:val="20"/>
          <w:szCs w:val="20"/>
        </w:rPr>
        <w:footnoteRef/>
      </w:r>
      <w:r w:rsidRPr="003752F7">
        <w:rPr>
          <w:sz w:val="20"/>
          <w:szCs w:val="20"/>
        </w:rPr>
        <w:t xml:space="preserve"> </w:t>
      </w:r>
      <w:r w:rsidRPr="003752F7">
        <w:rPr>
          <w:rFonts w:asciiTheme="majorBidi" w:eastAsia="Cambria" w:hAnsiTheme="majorBidi" w:cstheme="majorBidi"/>
          <w:sz w:val="20"/>
          <w:szCs w:val="20"/>
        </w:rPr>
        <w:t xml:space="preserve">(Job, 28:18). </w:t>
      </w:r>
      <w:r w:rsidR="005B12B8" w:rsidRPr="003752F7">
        <w:rPr>
          <w:rFonts w:asciiTheme="majorBidi" w:eastAsia="Cambria" w:hAnsiTheme="majorBidi" w:cstheme="majorBidi"/>
          <w:sz w:val="20"/>
          <w:szCs w:val="20"/>
        </w:rPr>
        <w:t xml:space="preserve">In this same vein, the Bible states: </w:t>
      </w:r>
      <w:r w:rsidR="004911D6" w:rsidRPr="003752F7">
        <w:rPr>
          <w:rFonts w:asciiTheme="majorBidi" w:eastAsia="Cambria" w:hAnsiTheme="majorBidi" w:cstheme="majorBidi"/>
          <w:sz w:val="20"/>
          <w:szCs w:val="20"/>
        </w:rPr>
        <w:t>“W</w:t>
      </w:r>
      <w:r w:rsidRPr="003752F7">
        <w:rPr>
          <w:rFonts w:asciiTheme="majorBidi" w:eastAsia="Cambria" w:hAnsiTheme="majorBidi" w:cstheme="majorBidi"/>
          <w:sz w:val="20"/>
          <w:szCs w:val="20"/>
        </w:rPr>
        <w:t xml:space="preserve">isdom is the principal thing. Therefore, get wisdom, and with all </w:t>
      </w:r>
      <w:r w:rsidR="00BB1C5F" w:rsidRPr="003752F7">
        <w:rPr>
          <w:rFonts w:asciiTheme="majorBidi" w:eastAsia="Cambria" w:hAnsiTheme="majorBidi" w:cstheme="majorBidi"/>
          <w:sz w:val="20"/>
          <w:szCs w:val="20"/>
        </w:rPr>
        <w:t xml:space="preserve">[the things] </w:t>
      </w:r>
      <w:r w:rsidRPr="003752F7">
        <w:rPr>
          <w:rFonts w:asciiTheme="majorBidi" w:eastAsia="Cambria" w:hAnsiTheme="majorBidi" w:cstheme="majorBidi"/>
          <w:sz w:val="20"/>
          <w:szCs w:val="20"/>
        </w:rPr>
        <w:t>you get, get understanding</w:t>
      </w:r>
      <w:r w:rsidR="004911D6" w:rsidRPr="003752F7">
        <w:rPr>
          <w:rFonts w:asciiTheme="majorBidi" w:eastAsia="Cambria" w:hAnsiTheme="majorBidi" w:cstheme="majorBidi"/>
          <w:sz w:val="20"/>
          <w:szCs w:val="20"/>
        </w:rPr>
        <w:t>”</w:t>
      </w:r>
      <w:r w:rsidRPr="003752F7">
        <w:rPr>
          <w:rFonts w:asciiTheme="majorBidi" w:eastAsia="Cambria" w:hAnsiTheme="majorBidi" w:cstheme="majorBidi"/>
          <w:sz w:val="20"/>
          <w:szCs w:val="20"/>
        </w:rPr>
        <w:t xml:space="preserve"> (Proverbs, 4:7)</w:t>
      </w:r>
      <w:r w:rsidR="004911D6" w:rsidRPr="003752F7">
        <w:rPr>
          <w:rFonts w:asciiTheme="majorBidi" w:eastAsia="Cambria" w:hAnsiTheme="majorBidi" w:cstheme="majorBidi"/>
          <w:sz w:val="20"/>
          <w:szCs w:val="20"/>
        </w:rPr>
        <w:t>.</w:t>
      </w:r>
    </w:p>
  </w:footnote>
  <w:footnote w:id="71">
    <w:p w14:paraId="24F5E3BE" w14:textId="75FD92A2" w:rsidR="00E86172" w:rsidRPr="003752F7" w:rsidRDefault="00E86172" w:rsidP="00E86172">
      <w:pPr>
        <w:autoSpaceDE w:val="0"/>
        <w:autoSpaceDN w:val="0"/>
        <w:adjustRightInd w:val="0"/>
        <w:rPr>
          <w:rFonts w:asciiTheme="majorBidi"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00152E79" w:rsidRPr="003752F7">
        <w:rPr>
          <w:rFonts w:asciiTheme="majorBidi" w:hAnsiTheme="majorBidi" w:cstheme="majorBidi"/>
          <w:sz w:val="20"/>
          <w:szCs w:val="20"/>
        </w:rPr>
        <w:t xml:space="preserve">God’s </w:t>
      </w:r>
      <w:r w:rsidR="00152E79" w:rsidRPr="003752F7">
        <w:rPr>
          <w:rFonts w:asciiTheme="majorBidi" w:hAnsiTheme="majorBidi" w:cstheme="majorBidi"/>
          <w:b/>
          <w:bCs/>
          <w:sz w:val="20"/>
          <w:szCs w:val="20"/>
        </w:rPr>
        <w:t>Paraclete</w:t>
      </w:r>
      <w:r w:rsidR="00152E79" w:rsidRPr="003752F7">
        <w:rPr>
          <w:rFonts w:asciiTheme="majorBidi" w:hAnsiTheme="majorBidi" w:cstheme="majorBidi"/>
          <w:sz w:val="20"/>
          <w:szCs w:val="20"/>
        </w:rPr>
        <w:t xml:space="preserve"> </w:t>
      </w:r>
      <w:r w:rsidRPr="003752F7">
        <w:rPr>
          <w:rFonts w:asciiTheme="majorBidi" w:hAnsiTheme="majorBidi" w:cstheme="majorBidi"/>
          <w:sz w:val="20"/>
          <w:szCs w:val="20"/>
        </w:rPr>
        <w:t xml:space="preserve">will </w:t>
      </w:r>
      <w:r w:rsidR="00152E79" w:rsidRPr="003752F7">
        <w:rPr>
          <w:rFonts w:asciiTheme="majorBidi" w:hAnsiTheme="majorBidi" w:cstheme="majorBidi"/>
          <w:sz w:val="20"/>
          <w:szCs w:val="20"/>
        </w:rPr>
        <w:t xml:space="preserve">be </w:t>
      </w:r>
      <w:r w:rsidRPr="003752F7">
        <w:rPr>
          <w:rFonts w:asciiTheme="majorBidi" w:hAnsiTheme="majorBidi" w:cstheme="majorBidi"/>
          <w:sz w:val="20"/>
          <w:szCs w:val="20"/>
        </w:rPr>
        <w:t>discuss</w:t>
      </w:r>
      <w:r w:rsidR="00152E79" w:rsidRPr="003752F7">
        <w:rPr>
          <w:rFonts w:asciiTheme="majorBidi" w:hAnsiTheme="majorBidi" w:cstheme="majorBidi"/>
          <w:sz w:val="20"/>
          <w:szCs w:val="20"/>
        </w:rPr>
        <w:t>ed more fully</w:t>
      </w:r>
      <w:r w:rsidRPr="003752F7">
        <w:rPr>
          <w:rFonts w:asciiTheme="majorBidi" w:hAnsiTheme="majorBidi" w:cstheme="majorBidi"/>
          <w:sz w:val="20"/>
          <w:szCs w:val="20"/>
        </w:rPr>
        <w:t xml:space="preserve"> in Volume</w:t>
      </w:r>
      <w:r w:rsidR="00152E79" w:rsidRPr="003752F7">
        <w:rPr>
          <w:rFonts w:asciiTheme="majorBidi" w:hAnsiTheme="majorBidi" w:cstheme="majorBidi"/>
          <w:sz w:val="20"/>
          <w:szCs w:val="20"/>
        </w:rPr>
        <w:t>s Two, Fifteen, and Sixteen</w:t>
      </w:r>
      <w:r w:rsidR="00A535AF" w:rsidRPr="003752F7">
        <w:rPr>
          <w:rFonts w:asciiTheme="majorBidi" w:hAnsiTheme="majorBidi" w:cstheme="majorBidi"/>
          <w:sz w:val="20"/>
          <w:szCs w:val="20"/>
        </w:rPr>
        <w:t>, where the Paraclete is studied in the context of</w:t>
      </w:r>
      <w:r w:rsidRPr="003752F7">
        <w:rPr>
          <w:rFonts w:asciiTheme="majorBidi" w:hAnsiTheme="majorBidi" w:cstheme="majorBidi"/>
          <w:sz w:val="20"/>
          <w:szCs w:val="20"/>
        </w:rPr>
        <w:t xml:space="preserve"> Biblical Prophecies of the Prophet Muḥammad. Jesus refers to the coming of the Paraclete—whom Muslims have always regarded as a reference to the Prophet Muḥammad—</w:t>
      </w:r>
      <w:r w:rsidR="00A535AF" w:rsidRPr="003752F7">
        <w:rPr>
          <w:rFonts w:asciiTheme="majorBidi" w:hAnsiTheme="majorBidi" w:cstheme="majorBidi"/>
          <w:sz w:val="20"/>
          <w:szCs w:val="20"/>
        </w:rPr>
        <w:t xml:space="preserve">only </w:t>
      </w:r>
      <w:r w:rsidRPr="003752F7">
        <w:rPr>
          <w:rFonts w:asciiTheme="majorBidi" w:hAnsiTheme="majorBidi" w:cstheme="majorBidi"/>
          <w:sz w:val="20"/>
          <w:szCs w:val="20"/>
        </w:rPr>
        <w:t>in the Gospel of John</w:t>
      </w:r>
      <w:r w:rsidRPr="003752F7">
        <w:rPr>
          <w:rFonts w:asciiTheme="majorBidi" w:hAnsiTheme="majorBidi" w:cstheme="majorBidi"/>
          <w:color w:val="000000"/>
          <w:sz w:val="20"/>
          <w:szCs w:val="20"/>
        </w:rPr>
        <w:t xml:space="preserve"> (14:15-31; 15:22-27; 16:1-16). </w:t>
      </w:r>
      <w:r w:rsidR="00A535AF" w:rsidRPr="003752F7">
        <w:rPr>
          <w:rFonts w:asciiTheme="majorBidi" w:hAnsiTheme="majorBidi" w:cstheme="majorBidi"/>
          <w:color w:val="000000"/>
          <w:sz w:val="20"/>
          <w:szCs w:val="20"/>
        </w:rPr>
        <w:t xml:space="preserve">The Gospels of Matthew, Mark, and Luke remain notably silent on the crucial issue of the Paraclete. </w:t>
      </w:r>
      <w:r w:rsidRPr="003752F7">
        <w:rPr>
          <w:rFonts w:asciiTheme="majorBidi" w:hAnsiTheme="majorBidi" w:cstheme="majorBidi"/>
          <w:color w:val="000000"/>
          <w:sz w:val="20"/>
          <w:szCs w:val="20"/>
        </w:rPr>
        <w:t xml:space="preserve">In the world of Late Antiquity, Rabbinical and non-Rabbinical Jews used the word Paraclete frequently—in its Greek </w:t>
      </w:r>
      <w:r w:rsidRPr="003752F7">
        <w:rPr>
          <w:rFonts w:asciiTheme="majorBidi" w:hAnsiTheme="majorBidi" w:cstheme="majorBidi"/>
          <w:sz w:val="20"/>
          <w:szCs w:val="20"/>
        </w:rPr>
        <w:t>(</w:t>
      </w:r>
      <w:r w:rsidRPr="003752F7">
        <w:rPr>
          <w:rFonts w:asciiTheme="majorBidi" w:hAnsiTheme="majorBidi" w:cstheme="majorBidi"/>
          <w:i/>
          <w:iCs/>
          <w:sz w:val="20"/>
          <w:szCs w:val="20"/>
        </w:rPr>
        <w:t xml:space="preserve">ho </w:t>
      </w:r>
      <w:r w:rsidRPr="003752F7">
        <w:rPr>
          <w:rFonts w:asciiTheme="majorBidi" w:eastAsiaTheme="minorHAnsi" w:hAnsiTheme="majorBidi" w:cstheme="majorBidi"/>
          <w:i/>
          <w:iCs/>
          <w:sz w:val="20"/>
          <w:szCs w:val="20"/>
        </w:rPr>
        <w:t>Par</w:t>
      </w:r>
      <w:r w:rsidRPr="003752F7">
        <w:rPr>
          <w:rFonts w:asciiTheme="majorBidi" w:hAnsiTheme="majorBidi" w:cstheme="majorBidi"/>
          <w:i/>
          <w:iCs/>
          <w:sz w:val="20"/>
          <w:szCs w:val="20"/>
        </w:rPr>
        <w:t>á</w:t>
      </w:r>
      <w:r w:rsidRPr="003752F7">
        <w:rPr>
          <w:rFonts w:asciiTheme="majorBidi" w:eastAsiaTheme="minorHAnsi" w:hAnsiTheme="majorBidi" w:cstheme="majorBidi"/>
          <w:i/>
          <w:iCs/>
          <w:sz w:val="20"/>
          <w:szCs w:val="20"/>
        </w:rPr>
        <w:t>kl</w:t>
      </w:r>
      <w:r w:rsidRPr="003752F7">
        <w:rPr>
          <w:rFonts w:asciiTheme="majorBidi" w:hAnsiTheme="majorBidi" w:cstheme="majorBidi"/>
          <w:i/>
          <w:iCs/>
          <w:sz w:val="20"/>
          <w:szCs w:val="20"/>
        </w:rPr>
        <w:t>ē</w:t>
      </w:r>
      <w:r w:rsidRPr="003752F7">
        <w:rPr>
          <w:rFonts w:asciiTheme="majorBidi" w:eastAsiaTheme="minorHAnsi" w:hAnsiTheme="majorBidi" w:cstheme="majorBidi"/>
          <w:i/>
          <w:iCs/>
          <w:sz w:val="20"/>
          <w:szCs w:val="20"/>
        </w:rPr>
        <w:t>tos</w:t>
      </w:r>
      <w:r w:rsidRPr="003752F7">
        <w:rPr>
          <w:rFonts w:asciiTheme="majorBidi" w:eastAsiaTheme="minorHAnsi" w:hAnsiTheme="majorBidi" w:cstheme="majorBidi"/>
          <w:sz w:val="20"/>
          <w:szCs w:val="20"/>
        </w:rPr>
        <w:t xml:space="preserve">, </w:t>
      </w:r>
      <w:r w:rsidRPr="003752F7">
        <w:rPr>
          <w:rFonts w:asciiTheme="majorBidi" w:eastAsiaTheme="minorHAnsi" w:hAnsiTheme="majorBidi" w:cstheme="majorBidi"/>
          <w:i/>
          <w:iCs/>
          <w:sz w:val="20"/>
          <w:szCs w:val="20"/>
        </w:rPr>
        <w:t xml:space="preserve">‘o </w:t>
      </w:r>
      <w:r w:rsidRPr="003752F7">
        <w:rPr>
          <w:rFonts w:asciiTheme="majorBidi" w:hAnsiTheme="majorBidi" w:cstheme="majorBidi"/>
          <w:i/>
          <w:iCs/>
          <w:color w:val="000000" w:themeColor="text1"/>
          <w:sz w:val="20"/>
          <w:szCs w:val="20"/>
        </w:rPr>
        <w:t>Π</w:t>
      </w:r>
      <w:r w:rsidRPr="003752F7">
        <w:rPr>
          <w:rFonts w:asciiTheme="majorBidi" w:eastAsiaTheme="minorEastAsia" w:hAnsiTheme="majorBidi" w:cstheme="majorBidi"/>
          <w:i/>
          <w:iCs/>
          <w:color w:val="000000"/>
          <w:sz w:val="20"/>
          <w:szCs w:val="20"/>
        </w:rPr>
        <w:t>αράκλητος</w:t>
      </w:r>
      <w:r w:rsidRPr="003752F7">
        <w:rPr>
          <w:rFonts w:asciiTheme="majorBidi" w:eastAsiaTheme="minorHAnsi" w:hAnsiTheme="majorBidi" w:cstheme="majorBidi"/>
          <w:sz w:val="20"/>
          <w:szCs w:val="20"/>
        </w:rPr>
        <w:t>)</w:t>
      </w:r>
      <w:r w:rsidRPr="003752F7">
        <w:rPr>
          <w:rFonts w:asciiTheme="majorBidi" w:hAnsiTheme="majorBidi" w:cstheme="majorBidi"/>
          <w:sz w:val="20"/>
          <w:szCs w:val="20"/>
        </w:rPr>
        <w:t xml:space="preserve">, </w:t>
      </w:r>
      <w:r w:rsidRPr="003752F7">
        <w:rPr>
          <w:rFonts w:asciiTheme="majorBidi" w:hAnsiTheme="majorBidi" w:cstheme="majorBidi"/>
          <w:color w:val="000000"/>
          <w:sz w:val="20"/>
          <w:szCs w:val="20"/>
        </w:rPr>
        <w:t>Aramaic (</w:t>
      </w:r>
      <w:r w:rsidRPr="003752F7">
        <w:rPr>
          <w:rFonts w:asciiTheme="majorBidi" w:hAnsiTheme="majorBidi" w:cstheme="majorBidi"/>
          <w:i/>
          <w:iCs/>
          <w:sz w:val="20"/>
          <w:szCs w:val="20"/>
        </w:rPr>
        <w:t>Peraql</w:t>
      </w:r>
      <w:r w:rsidRPr="003752F7">
        <w:rPr>
          <w:rFonts w:asciiTheme="majorBidi" w:hAnsiTheme="majorBidi" w:cstheme="majorBidi"/>
          <w:i/>
          <w:iCs/>
          <w:color w:val="000000" w:themeColor="text1"/>
          <w:sz w:val="20"/>
          <w:szCs w:val="20"/>
        </w:rPr>
        <w:t>ē</w:t>
      </w:r>
      <w:r w:rsidRPr="003752F7">
        <w:rPr>
          <w:rFonts w:asciiTheme="majorBidi" w:hAnsiTheme="majorBidi" w:cstheme="majorBidi"/>
          <w:i/>
          <w:iCs/>
          <w:sz w:val="20"/>
          <w:szCs w:val="20"/>
        </w:rPr>
        <w:t>ṭā</w:t>
      </w:r>
      <w:r w:rsidRPr="003752F7">
        <w:rPr>
          <w:rFonts w:asciiTheme="majorBidi" w:hAnsiTheme="majorBidi" w:cstheme="majorBidi"/>
          <w:sz w:val="20"/>
          <w:szCs w:val="20"/>
        </w:rPr>
        <w:t>), and Syriac (</w:t>
      </w:r>
      <w:r w:rsidRPr="003752F7">
        <w:rPr>
          <w:rFonts w:asciiTheme="majorBidi" w:hAnsiTheme="majorBidi" w:cstheme="majorBidi"/>
          <w:i/>
          <w:iCs/>
          <w:sz w:val="20"/>
          <w:szCs w:val="20"/>
        </w:rPr>
        <w:t>Paraql</w:t>
      </w:r>
      <w:r w:rsidRPr="003752F7">
        <w:rPr>
          <w:rFonts w:asciiTheme="majorBidi" w:hAnsiTheme="majorBidi" w:cstheme="majorBidi"/>
          <w:i/>
          <w:iCs/>
          <w:color w:val="000000" w:themeColor="text1"/>
          <w:sz w:val="20"/>
          <w:szCs w:val="20"/>
        </w:rPr>
        <w:t>ē</w:t>
      </w:r>
      <w:r w:rsidRPr="003752F7">
        <w:rPr>
          <w:rFonts w:asciiTheme="majorBidi" w:hAnsiTheme="majorBidi" w:cstheme="majorBidi"/>
          <w:i/>
          <w:iCs/>
          <w:sz w:val="20"/>
          <w:szCs w:val="20"/>
        </w:rPr>
        <w:t>ṭā</w:t>
      </w:r>
      <w:r w:rsidRPr="003752F7">
        <w:rPr>
          <w:rFonts w:asciiTheme="majorBidi" w:hAnsiTheme="majorBidi" w:cstheme="majorBidi"/>
          <w:color w:val="000000"/>
          <w:sz w:val="20"/>
          <w:szCs w:val="20"/>
        </w:rPr>
        <w:t>) forms. Indeed, the Jews used it as frequently as the early Christians, if not even more. For example, the “Paraclete” makes up one of the major themes in the works of Philo Judaeus of Alexandria (d. ca. 50 CE), who was a non-Rabbinic Jew—quite possibly a Sadducee Jew—and who identifies the High Priest as the Paraclete and great Heavenly Intercessor. The word Paraclete</w:t>
      </w:r>
      <w:r w:rsidRPr="003752F7">
        <w:rPr>
          <w:rFonts w:asciiTheme="majorBidi" w:hAnsiTheme="majorBidi" w:cstheme="majorBidi"/>
          <w:sz w:val="20"/>
          <w:szCs w:val="20"/>
        </w:rPr>
        <w:t xml:space="preserve"> may be translated by its Latin counterpart </w:t>
      </w:r>
      <w:r w:rsidRPr="003752F7">
        <w:rPr>
          <w:rFonts w:asciiTheme="majorBidi" w:hAnsiTheme="majorBidi" w:cstheme="majorBidi"/>
          <w:i/>
          <w:iCs/>
          <w:sz w:val="20"/>
          <w:szCs w:val="20"/>
        </w:rPr>
        <w:t xml:space="preserve">Advocatus </w:t>
      </w:r>
      <w:r w:rsidRPr="003752F7">
        <w:rPr>
          <w:rFonts w:asciiTheme="majorBidi" w:hAnsiTheme="majorBidi" w:cstheme="majorBidi"/>
          <w:sz w:val="20"/>
          <w:szCs w:val="20"/>
        </w:rPr>
        <w:t>(Advocate), meaning one who “advocates for another” and “intercedes on another’s behalf,” especially in legal cases. In reality, however, the word was actually used by both Christians and Jews alike to mean “Intercessor,” and the New Testament clearly uses the word in that vein in the following verse</w:t>
      </w:r>
      <w:r w:rsidR="00E51085" w:rsidRPr="003752F7">
        <w:rPr>
          <w:rFonts w:asciiTheme="majorBidi" w:hAnsiTheme="majorBidi" w:cstheme="majorBidi"/>
          <w:sz w:val="20"/>
          <w:szCs w:val="20"/>
        </w:rPr>
        <w:t xml:space="preserve"> in the First Epistle of John</w:t>
      </w:r>
      <w:r w:rsidRPr="003752F7">
        <w:rPr>
          <w:rFonts w:asciiTheme="majorBidi" w:hAnsiTheme="majorBidi" w:cstheme="majorBidi"/>
          <w:sz w:val="20"/>
          <w:szCs w:val="20"/>
        </w:rPr>
        <w:t>, which refers to Jesus Christ as the Paraclete or Heavenly Intercessor:</w:t>
      </w:r>
    </w:p>
    <w:p w14:paraId="082EB230" w14:textId="77777777" w:rsidR="00E86172" w:rsidRPr="003752F7" w:rsidRDefault="00E86172" w:rsidP="00E86172">
      <w:pPr>
        <w:autoSpaceDE w:val="0"/>
        <w:autoSpaceDN w:val="0"/>
        <w:adjustRightInd w:val="0"/>
        <w:ind w:left="540" w:right="900"/>
        <w:rPr>
          <w:rFonts w:asciiTheme="majorBidi" w:eastAsiaTheme="minorEastAsia" w:hAnsiTheme="majorBidi" w:cstheme="majorBidi"/>
          <w:color w:val="000000"/>
          <w:sz w:val="20"/>
          <w:szCs w:val="20"/>
        </w:rPr>
      </w:pPr>
      <w:r w:rsidRPr="003752F7">
        <w:rPr>
          <w:rFonts w:asciiTheme="majorBidi" w:eastAsiaTheme="minorEastAsia" w:hAnsiTheme="majorBidi" w:cstheme="majorBidi"/>
          <w:color w:val="000000"/>
          <w:sz w:val="20"/>
          <w:szCs w:val="20"/>
        </w:rPr>
        <w:t xml:space="preserve">My little children, these things I write unto you so that you do not sin. But if any man does sin, we have a Paraclete with the Father, Jesus Christ the righteous: And he is the propitiation of our sins: and not for ours only but also for the sins of the whole world (1 John, 2:1-2). </w:t>
      </w:r>
    </w:p>
    <w:p w14:paraId="5DCE38D9" w14:textId="77777777" w:rsidR="00C35E64" w:rsidRPr="003752F7" w:rsidRDefault="00E86172" w:rsidP="00E86172">
      <w:pPr>
        <w:autoSpaceDE w:val="0"/>
        <w:autoSpaceDN w:val="0"/>
        <w:adjustRightInd w:val="0"/>
        <w:rPr>
          <w:rFonts w:asciiTheme="majorBidi" w:eastAsiaTheme="minorEastAsia" w:hAnsiTheme="majorBidi" w:cstheme="majorBidi"/>
          <w:color w:val="000000"/>
          <w:sz w:val="20"/>
          <w:szCs w:val="20"/>
        </w:rPr>
      </w:pPr>
      <w:r w:rsidRPr="003752F7">
        <w:rPr>
          <w:rFonts w:asciiTheme="majorBidi" w:eastAsiaTheme="minorEastAsia" w:hAnsiTheme="majorBidi" w:cstheme="majorBidi"/>
          <w:color w:val="000000"/>
          <w:sz w:val="20"/>
          <w:szCs w:val="20"/>
        </w:rPr>
        <w:t>In Islamic belief—as we will see illustrated amply in Volumes Six</w:t>
      </w:r>
      <w:r w:rsidR="009C0585" w:rsidRPr="003752F7">
        <w:rPr>
          <w:rFonts w:asciiTheme="majorBidi" w:eastAsiaTheme="minorEastAsia" w:hAnsiTheme="majorBidi" w:cstheme="majorBidi"/>
          <w:color w:val="000000"/>
          <w:sz w:val="20"/>
          <w:szCs w:val="20"/>
        </w:rPr>
        <w:t>teen</w:t>
      </w:r>
      <w:r w:rsidRPr="003752F7">
        <w:rPr>
          <w:rFonts w:asciiTheme="majorBidi" w:eastAsiaTheme="minorEastAsia" w:hAnsiTheme="majorBidi" w:cstheme="majorBidi"/>
          <w:color w:val="000000"/>
          <w:sz w:val="20"/>
          <w:szCs w:val="20"/>
        </w:rPr>
        <w:t xml:space="preserve"> and Eight</w:t>
      </w:r>
      <w:r w:rsidR="009C0585" w:rsidRPr="003752F7">
        <w:rPr>
          <w:rFonts w:asciiTheme="majorBidi" w:eastAsiaTheme="minorEastAsia" w:hAnsiTheme="majorBidi" w:cstheme="majorBidi"/>
          <w:color w:val="000000"/>
          <w:sz w:val="20"/>
          <w:szCs w:val="20"/>
        </w:rPr>
        <w:t>een</w:t>
      </w:r>
      <w:r w:rsidRPr="003752F7">
        <w:rPr>
          <w:rFonts w:asciiTheme="majorBidi" w:eastAsiaTheme="minorEastAsia" w:hAnsiTheme="majorBidi" w:cstheme="majorBidi"/>
          <w:color w:val="000000"/>
          <w:sz w:val="20"/>
          <w:szCs w:val="20"/>
        </w:rPr>
        <w:t>—the Prophet</w:t>
      </w:r>
      <w:r w:rsidRPr="003752F7">
        <w:rPr>
          <w:rFonts w:asciiTheme="majorBidi" w:hAnsiTheme="majorBidi" w:cstheme="majorBidi"/>
          <w:sz w:val="20"/>
          <w:szCs w:val="20"/>
        </w:rPr>
        <w:t xml:space="preserve"> Muḥammad is the Major Intercessor or greatest Paraclete of the Last Day</w:t>
      </w:r>
      <w:r w:rsidRPr="003752F7">
        <w:rPr>
          <w:rFonts w:asciiTheme="majorBidi" w:eastAsiaTheme="minorEastAsia" w:hAnsiTheme="majorBidi" w:cstheme="majorBidi"/>
          <w:color w:val="000000"/>
          <w:sz w:val="20"/>
          <w:szCs w:val="20"/>
        </w:rPr>
        <w:t xml:space="preserve"> and, as</w:t>
      </w:r>
      <w:r w:rsidR="00C35E64" w:rsidRPr="003752F7">
        <w:rPr>
          <w:rFonts w:asciiTheme="majorBidi" w:eastAsiaTheme="minorEastAsia" w:hAnsiTheme="majorBidi" w:cstheme="majorBidi"/>
          <w:color w:val="000000"/>
          <w:sz w:val="20"/>
          <w:szCs w:val="20"/>
        </w:rPr>
        <w:t xml:space="preserve"> </w:t>
      </w:r>
      <w:r w:rsidRPr="003752F7">
        <w:rPr>
          <w:rFonts w:asciiTheme="majorBidi" w:eastAsiaTheme="minorEastAsia" w:hAnsiTheme="majorBidi" w:cstheme="majorBidi"/>
          <w:color w:val="000000"/>
          <w:sz w:val="20"/>
          <w:szCs w:val="20"/>
        </w:rPr>
        <w:t>will</w:t>
      </w:r>
      <w:r w:rsidR="00C35E64" w:rsidRPr="003752F7">
        <w:rPr>
          <w:rFonts w:asciiTheme="majorBidi" w:eastAsiaTheme="minorEastAsia" w:hAnsiTheme="majorBidi" w:cstheme="majorBidi"/>
          <w:color w:val="000000"/>
          <w:sz w:val="20"/>
          <w:szCs w:val="20"/>
        </w:rPr>
        <w:t xml:space="preserve"> be shown</w:t>
      </w:r>
      <w:r w:rsidRPr="003752F7">
        <w:rPr>
          <w:rFonts w:asciiTheme="majorBidi" w:eastAsiaTheme="minorEastAsia" w:hAnsiTheme="majorBidi" w:cstheme="majorBidi"/>
          <w:color w:val="000000"/>
          <w:sz w:val="20"/>
          <w:szCs w:val="20"/>
        </w:rPr>
        <w:t>, Jesus Christ himself will acknowledge the Prophet</w:t>
      </w:r>
      <w:r w:rsidRPr="003752F7">
        <w:rPr>
          <w:rFonts w:asciiTheme="majorBidi" w:hAnsiTheme="majorBidi" w:cstheme="majorBidi"/>
          <w:sz w:val="20"/>
          <w:szCs w:val="20"/>
        </w:rPr>
        <w:t xml:space="preserve"> Muḥammad</w:t>
      </w:r>
      <w:r w:rsidRPr="003752F7">
        <w:rPr>
          <w:rFonts w:asciiTheme="majorBidi" w:eastAsiaTheme="minorEastAsia" w:hAnsiTheme="majorBidi" w:cstheme="majorBidi"/>
          <w:color w:val="000000"/>
          <w:sz w:val="20"/>
          <w:szCs w:val="20"/>
        </w:rPr>
        <w:t xml:space="preserve"> as such and invite his intercession at the time of the Last Judgment.</w:t>
      </w:r>
    </w:p>
    <w:p w14:paraId="02769DD4" w14:textId="656B1486" w:rsidR="00E86172" w:rsidRPr="003752F7" w:rsidRDefault="00C35E64" w:rsidP="00E86172">
      <w:pPr>
        <w:autoSpaceDE w:val="0"/>
        <w:autoSpaceDN w:val="0"/>
        <w:adjustRightInd w:val="0"/>
        <w:rPr>
          <w:rFonts w:asciiTheme="majorBidi" w:hAnsiTheme="majorBidi" w:cstheme="majorBidi"/>
          <w:color w:val="000000"/>
          <w:sz w:val="20"/>
          <w:szCs w:val="20"/>
        </w:rPr>
      </w:pPr>
      <w:r w:rsidRPr="003752F7">
        <w:rPr>
          <w:rFonts w:asciiTheme="majorBidi" w:eastAsiaTheme="minorEastAsia" w:hAnsiTheme="majorBidi" w:cstheme="majorBidi"/>
          <w:color w:val="000000"/>
          <w:sz w:val="20"/>
          <w:szCs w:val="20"/>
        </w:rPr>
        <w:t xml:space="preserve">     </w:t>
      </w:r>
      <w:r w:rsidR="00E86172" w:rsidRPr="003752F7">
        <w:rPr>
          <w:rFonts w:asciiTheme="majorBidi" w:hAnsiTheme="majorBidi" w:cstheme="majorBidi"/>
          <w:sz w:val="20"/>
          <w:szCs w:val="20"/>
        </w:rPr>
        <w:t>The word Paraclete is sometimes translated in English as “the Comforter,” which is not precise, although Jesus Christ did indeed tell his disciples of the coming Paraclete in order to comfort them regarding his imminent departure from their physical presence. Jesus twice refers to the Paraclete as “the Spirit of Truth.” But in another verse</w:t>
      </w:r>
      <w:r w:rsidR="00E86172" w:rsidRPr="003752F7">
        <w:rPr>
          <w:rFonts w:asciiTheme="majorBidi" w:hAnsiTheme="majorBidi" w:cstheme="majorBidi"/>
          <w:color w:val="000000"/>
          <w:sz w:val="20"/>
          <w:szCs w:val="20"/>
        </w:rPr>
        <w:t>, Jesus is reported as saying:</w:t>
      </w:r>
    </w:p>
    <w:p w14:paraId="1B917EF2" w14:textId="77777777" w:rsidR="00E86172" w:rsidRPr="003752F7" w:rsidRDefault="00E86172" w:rsidP="00E86172">
      <w:pPr>
        <w:autoSpaceDE w:val="0"/>
        <w:autoSpaceDN w:val="0"/>
        <w:adjustRightInd w:val="0"/>
        <w:ind w:left="540" w:right="990"/>
        <w:rPr>
          <w:rFonts w:asciiTheme="majorBidi" w:hAnsiTheme="majorBidi" w:cstheme="majorBidi"/>
          <w:color w:val="000000"/>
          <w:sz w:val="20"/>
          <w:szCs w:val="20"/>
        </w:rPr>
      </w:pPr>
      <w:r w:rsidRPr="003752F7">
        <w:rPr>
          <w:rFonts w:asciiTheme="majorBidi" w:hAnsiTheme="majorBidi" w:cstheme="majorBidi"/>
          <w:color w:val="000000"/>
          <w:sz w:val="20"/>
          <w:szCs w:val="20"/>
        </w:rPr>
        <w:t xml:space="preserve">But the Paraclete, who is the Spirit of Holiness (Syriac: </w:t>
      </w:r>
      <w:r w:rsidRPr="003752F7">
        <w:rPr>
          <w:rFonts w:asciiTheme="majorBidi" w:eastAsiaTheme="minorHAnsi" w:hAnsiTheme="majorBidi" w:cstheme="majorBidi"/>
          <w:i/>
          <w:iCs/>
          <w:color w:val="000000"/>
          <w:sz w:val="20"/>
          <w:szCs w:val="20"/>
        </w:rPr>
        <w:t>ho dh</w:t>
      </w:r>
      <w:r w:rsidRPr="003752F7">
        <w:rPr>
          <w:rFonts w:asciiTheme="majorBidi" w:hAnsiTheme="majorBidi" w:cstheme="majorBidi"/>
          <w:i/>
          <w:iCs/>
          <w:color w:val="000000" w:themeColor="text1"/>
          <w:sz w:val="20"/>
          <w:szCs w:val="20"/>
        </w:rPr>
        <w:t>ē</w:t>
      </w:r>
      <w:r w:rsidRPr="003752F7">
        <w:rPr>
          <w:rFonts w:asciiTheme="majorBidi" w:eastAsiaTheme="minorHAnsi" w:hAnsiTheme="majorBidi" w:cstheme="majorBidi"/>
          <w:i/>
          <w:iCs/>
          <w:color w:val="000000"/>
          <w:sz w:val="20"/>
          <w:szCs w:val="20"/>
        </w:rPr>
        <w:t xml:space="preserve">n </w:t>
      </w:r>
      <w:r w:rsidRPr="003752F7">
        <w:rPr>
          <w:rFonts w:asciiTheme="majorBidi" w:hAnsiTheme="majorBidi" w:cstheme="majorBidi"/>
          <w:i/>
          <w:iCs/>
          <w:sz w:val="20"/>
          <w:szCs w:val="20"/>
        </w:rPr>
        <w:t>Paraql</w:t>
      </w:r>
      <w:r w:rsidRPr="003752F7">
        <w:rPr>
          <w:rFonts w:asciiTheme="majorBidi" w:hAnsiTheme="majorBidi" w:cstheme="majorBidi"/>
          <w:i/>
          <w:iCs/>
          <w:color w:val="000000" w:themeColor="text1"/>
          <w:sz w:val="20"/>
          <w:szCs w:val="20"/>
        </w:rPr>
        <w:t>ē</w:t>
      </w:r>
      <w:r w:rsidRPr="003752F7">
        <w:rPr>
          <w:rFonts w:asciiTheme="majorBidi" w:hAnsiTheme="majorBidi" w:cstheme="majorBidi"/>
          <w:i/>
          <w:iCs/>
          <w:sz w:val="20"/>
          <w:szCs w:val="20"/>
        </w:rPr>
        <w:t xml:space="preserve">ṭā, </w:t>
      </w:r>
      <w:r w:rsidRPr="003752F7">
        <w:rPr>
          <w:rFonts w:asciiTheme="majorBidi" w:eastAsiaTheme="minorHAnsi" w:hAnsiTheme="majorBidi" w:cstheme="majorBidi"/>
          <w:i/>
          <w:iCs/>
          <w:color w:val="000000"/>
          <w:sz w:val="20"/>
          <w:szCs w:val="20"/>
        </w:rPr>
        <w:t>R</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sz w:val="20"/>
          <w:szCs w:val="20"/>
        </w:rPr>
        <w:t>ḥā</w:t>
      </w:r>
      <w:r w:rsidRPr="003752F7">
        <w:rPr>
          <w:rFonts w:asciiTheme="majorBidi" w:hAnsiTheme="majorBidi" w:cstheme="majorBidi"/>
          <w:i/>
          <w:iCs/>
          <w:color w:val="000000" w:themeColor="text1"/>
          <w:sz w:val="20"/>
          <w:szCs w:val="20"/>
        </w:rPr>
        <w:t xml:space="preserve"> dhe-Qōdhesh</w:t>
      </w:r>
      <w:r w:rsidRPr="003752F7">
        <w:rPr>
          <w:rFonts w:asciiTheme="majorBidi" w:hAnsiTheme="majorBidi" w:cstheme="majorBidi"/>
          <w:i/>
          <w:iCs/>
          <w:sz w:val="20"/>
          <w:szCs w:val="20"/>
        </w:rPr>
        <w:t>ā</w:t>
      </w:r>
      <w:r w:rsidRPr="003752F7">
        <w:rPr>
          <w:rFonts w:asciiTheme="majorBidi" w:hAnsiTheme="majorBidi" w:cstheme="majorBidi"/>
          <w:sz w:val="20"/>
          <w:szCs w:val="20"/>
        </w:rPr>
        <w:t>) or the Holy Spirit (</w:t>
      </w:r>
      <w:r w:rsidRPr="003752F7">
        <w:rPr>
          <w:rFonts w:asciiTheme="majorBidi" w:eastAsiaTheme="minorHAnsi" w:hAnsiTheme="majorBidi" w:cstheme="majorBidi"/>
          <w:color w:val="000000"/>
          <w:sz w:val="20"/>
          <w:szCs w:val="20"/>
        </w:rPr>
        <w:t xml:space="preserve">Greek: </w:t>
      </w:r>
      <w:r w:rsidRPr="003752F7">
        <w:rPr>
          <w:rFonts w:asciiTheme="majorBidi" w:eastAsiaTheme="minorHAnsi" w:hAnsiTheme="majorBidi" w:cstheme="majorBidi"/>
          <w:i/>
          <w:iCs/>
          <w:color w:val="000000"/>
          <w:sz w:val="20"/>
          <w:szCs w:val="20"/>
        </w:rPr>
        <w:t>ho d</w:t>
      </w:r>
      <w:r w:rsidRPr="003752F7">
        <w:rPr>
          <w:rFonts w:asciiTheme="majorBidi" w:hAnsiTheme="majorBidi" w:cstheme="majorBidi"/>
          <w:i/>
          <w:iCs/>
          <w:color w:val="000000" w:themeColor="text1"/>
          <w:sz w:val="20"/>
          <w:szCs w:val="20"/>
        </w:rPr>
        <w:t>è</w:t>
      </w:r>
      <w:r w:rsidRPr="003752F7">
        <w:rPr>
          <w:rFonts w:asciiTheme="majorBidi" w:eastAsiaTheme="minorHAnsi" w:hAnsiTheme="majorBidi" w:cstheme="majorBidi"/>
          <w:i/>
          <w:iCs/>
          <w:color w:val="000000"/>
          <w:sz w:val="20"/>
          <w:szCs w:val="20"/>
        </w:rPr>
        <w:t xml:space="preserve"> Par</w:t>
      </w:r>
      <w:r w:rsidRPr="003752F7">
        <w:rPr>
          <w:rFonts w:asciiTheme="majorBidi" w:hAnsiTheme="majorBidi" w:cstheme="majorBidi"/>
          <w:i/>
          <w:iCs/>
          <w:color w:val="000000" w:themeColor="text1"/>
          <w:sz w:val="20"/>
          <w:szCs w:val="20"/>
        </w:rPr>
        <w:t>á</w:t>
      </w:r>
      <w:r w:rsidRPr="003752F7">
        <w:rPr>
          <w:rFonts w:asciiTheme="majorBidi" w:eastAsiaTheme="minorHAnsi" w:hAnsiTheme="majorBidi" w:cstheme="majorBidi"/>
          <w:i/>
          <w:iCs/>
          <w:color w:val="000000"/>
          <w:sz w:val="20"/>
          <w:szCs w:val="20"/>
        </w:rPr>
        <w:t>kl</w:t>
      </w:r>
      <w:r w:rsidRPr="003752F7">
        <w:rPr>
          <w:rFonts w:asciiTheme="majorBidi" w:hAnsiTheme="majorBidi" w:cstheme="majorBidi"/>
          <w:i/>
          <w:iCs/>
          <w:color w:val="000000" w:themeColor="text1"/>
          <w:sz w:val="20"/>
          <w:szCs w:val="20"/>
        </w:rPr>
        <w:t>ē</w:t>
      </w:r>
      <w:r w:rsidRPr="003752F7">
        <w:rPr>
          <w:rFonts w:asciiTheme="majorBidi" w:eastAsiaTheme="minorHAnsi" w:hAnsiTheme="majorBidi" w:cstheme="majorBidi"/>
          <w:i/>
          <w:iCs/>
          <w:color w:val="000000"/>
          <w:sz w:val="20"/>
          <w:szCs w:val="20"/>
        </w:rPr>
        <w:t>tos, t</w:t>
      </w:r>
      <w:r w:rsidRPr="003752F7">
        <w:rPr>
          <w:rFonts w:asciiTheme="majorBidi" w:hAnsiTheme="majorBidi" w:cstheme="majorBidi"/>
          <w:i/>
          <w:iCs/>
          <w:color w:val="000000" w:themeColor="text1"/>
          <w:sz w:val="20"/>
          <w:szCs w:val="20"/>
        </w:rPr>
        <w:t>ò</w:t>
      </w:r>
      <w:r w:rsidRPr="003752F7">
        <w:rPr>
          <w:rFonts w:asciiTheme="majorBidi" w:eastAsiaTheme="minorHAnsi" w:hAnsiTheme="majorBidi" w:cstheme="majorBidi"/>
          <w:i/>
          <w:iCs/>
          <w:color w:val="000000"/>
          <w:sz w:val="20"/>
          <w:szCs w:val="20"/>
        </w:rPr>
        <w:t xml:space="preserve"> Pne</w:t>
      </w:r>
      <w:r w:rsidRPr="003752F7">
        <w:rPr>
          <w:rFonts w:asciiTheme="majorBidi" w:hAnsiTheme="majorBidi" w:cstheme="majorBidi"/>
          <w:i/>
          <w:iCs/>
          <w:color w:val="000000" w:themeColor="text1"/>
          <w:sz w:val="20"/>
          <w:szCs w:val="20"/>
        </w:rPr>
        <w:t>û</w:t>
      </w:r>
      <w:r w:rsidRPr="003752F7">
        <w:rPr>
          <w:rFonts w:asciiTheme="majorBidi" w:eastAsiaTheme="minorHAnsi" w:hAnsiTheme="majorBidi" w:cstheme="majorBidi"/>
          <w:i/>
          <w:iCs/>
          <w:color w:val="000000"/>
          <w:sz w:val="20"/>
          <w:szCs w:val="20"/>
        </w:rPr>
        <w:t>ma t</w:t>
      </w:r>
      <w:r w:rsidRPr="003752F7">
        <w:rPr>
          <w:rFonts w:asciiTheme="majorBidi" w:hAnsiTheme="majorBidi" w:cstheme="majorBidi"/>
          <w:i/>
          <w:iCs/>
          <w:color w:val="000000" w:themeColor="text1"/>
          <w:sz w:val="20"/>
          <w:szCs w:val="20"/>
        </w:rPr>
        <w:t>ò há</w:t>
      </w:r>
      <w:r w:rsidRPr="003752F7">
        <w:rPr>
          <w:rFonts w:asciiTheme="majorBidi" w:eastAsiaTheme="minorHAnsi" w:hAnsiTheme="majorBidi" w:cstheme="majorBidi"/>
          <w:i/>
          <w:iCs/>
          <w:color w:val="000000"/>
          <w:sz w:val="20"/>
          <w:szCs w:val="20"/>
        </w:rPr>
        <w:t>gion</w:t>
      </w:r>
      <w:r w:rsidRPr="003752F7">
        <w:rPr>
          <w:rFonts w:asciiTheme="majorBidi" w:eastAsiaTheme="minorHAnsi" w:hAnsiTheme="majorBidi" w:cstheme="majorBidi"/>
          <w:i/>
          <w:iCs/>
          <w:color w:val="000000"/>
          <w:sz w:val="20"/>
          <w:szCs w:val="20"/>
          <w:u w:val="single"/>
        </w:rPr>
        <w:t>)</w:t>
      </w:r>
      <w:r w:rsidRPr="003752F7">
        <w:rPr>
          <w:rFonts w:asciiTheme="majorBidi" w:hAnsiTheme="majorBidi" w:cstheme="majorBidi"/>
          <w:color w:val="000000"/>
          <w:sz w:val="20"/>
          <w:szCs w:val="20"/>
        </w:rPr>
        <w:t xml:space="preserve">, whom the Father will send in my name, shall teach you all things and bring all things to your remembrance—all that I have said unto you (John, 14:26). </w:t>
      </w:r>
    </w:p>
    <w:p w14:paraId="37BFD4D8" w14:textId="3CB35204" w:rsidR="00E86172" w:rsidRPr="003752F7" w:rsidRDefault="00E86172" w:rsidP="00E86172">
      <w:pPr>
        <w:autoSpaceDE w:val="0"/>
        <w:autoSpaceDN w:val="0"/>
        <w:adjustRightInd w:val="0"/>
        <w:rPr>
          <w:rFonts w:asciiTheme="majorBidi" w:hAnsiTheme="majorBidi" w:cstheme="majorBidi"/>
          <w:color w:val="000000"/>
          <w:sz w:val="20"/>
          <w:szCs w:val="20"/>
        </w:rPr>
      </w:pPr>
      <w:r w:rsidRPr="003752F7">
        <w:rPr>
          <w:rFonts w:asciiTheme="majorBidi" w:hAnsiTheme="majorBidi" w:cstheme="majorBidi"/>
          <w:color w:val="000000"/>
          <w:sz w:val="20"/>
          <w:szCs w:val="20"/>
        </w:rPr>
        <w:t>Accordingly, it</w:t>
      </w:r>
      <w:r w:rsidRPr="003752F7">
        <w:rPr>
          <w:rFonts w:asciiTheme="majorBidi" w:eastAsiaTheme="minorHAnsi" w:hAnsiTheme="majorBidi" w:cstheme="majorBidi"/>
          <w:color w:val="000000"/>
          <w:sz w:val="20"/>
          <w:szCs w:val="20"/>
        </w:rPr>
        <w:t xml:space="preserve"> is the task of the Paraclete to secure the Revelation of Jesus Christ from misinterpretation and to complete it by supplementation without contradicting what Jesus taught in his original message</w:t>
      </w:r>
      <w:r w:rsidR="00750710" w:rsidRPr="003752F7">
        <w:rPr>
          <w:rFonts w:asciiTheme="majorBidi" w:eastAsiaTheme="minorHAnsi" w:hAnsiTheme="majorBidi" w:cstheme="majorBidi"/>
          <w:color w:val="000000"/>
          <w:sz w:val="20"/>
          <w:szCs w:val="20"/>
        </w:rPr>
        <w:t xml:space="preserve">, which was one of the primary functions fulfilled by the Mission of the Prophet </w:t>
      </w:r>
      <w:r w:rsidR="0047227F" w:rsidRPr="003752F7">
        <w:rPr>
          <w:rFonts w:asciiTheme="majorBidi" w:hAnsiTheme="majorBidi" w:cstheme="majorBidi"/>
          <w:sz w:val="20"/>
          <w:szCs w:val="20"/>
        </w:rPr>
        <w:t>Muḥammad</w:t>
      </w:r>
      <w:r w:rsidRPr="003752F7">
        <w:rPr>
          <w:rFonts w:asciiTheme="majorBidi" w:eastAsiaTheme="minorHAnsi" w:hAnsiTheme="majorBidi" w:cstheme="majorBidi"/>
          <w:color w:val="000000"/>
          <w:sz w:val="20"/>
          <w:szCs w:val="20"/>
        </w:rPr>
        <w:t>.</w:t>
      </w:r>
      <w:r w:rsidRPr="003752F7">
        <w:rPr>
          <w:rFonts w:asciiTheme="majorBidi" w:hAnsiTheme="majorBidi" w:cstheme="majorBidi"/>
          <w:color w:val="000000"/>
          <w:sz w:val="20"/>
          <w:szCs w:val="20"/>
        </w:rPr>
        <w:t xml:space="preserve"> As we will discuss later, Christian </w:t>
      </w:r>
      <w:r w:rsidR="0047227F" w:rsidRPr="003752F7">
        <w:rPr>
          <w:rFonts w:asciiTheme="majorBidi" w:hAnsiTheme="majorBidi" w:cstheme="majorBidi"/>
          <w:color w:val="000000"/>
          <w:sz w:val="20"/>
          <w:szCs w:val="20"/>
        </w:rPr>
        <w:t>T</w:t>
      </w:r>
      <w:r w:rsidRPr="003752F7">
        <w:rPr>
          <w:rFonts w:asciiTheme="majorBidi" w:hAnsiTheme="majorBidi" w:cstheme="majorBidi"/>
          <w:color w:val="000000"/>
          <w:sz w:val="20"/>
          <w:szCs w:val="20"/>
        </w:rPr>
        <w:t>heologians have customarily sought to identify the Paraclete as the Holy Spirit, and such a connection is made explicitly above in</w:t>
      </w:r>
      <w:r w:rsidRPr="003752F7">
        <w:rPr>
          <w:rFonts w:asciiTheme="majorBidi" w:eastAsiaTheme="minorHAnsi" w:hAnsiTheme="majorBidi" w:cstheme="majorBidi"/>
          <w:color w:val="000000"/>
          <w:sz w:val="20"/>
          <w:szCs w:val="20"/>
        </w:rPr>
        <w:t xml:space="preserve"> John 14:26, which refers to the Paraclete as the Holy Spirit (</w:t>
      </w:r>
      <w:r w:rsidRPr="003752F7">
        <w:rPr>
          <w:rFonts w:asciiTheme="majorBidi" w:eastAsiaTheme="minorHAnsi" w:hAnsiTheme="majorBidi" w:cstheme="majorBidi"/>
          <w:i/>
          <w:iCs/>
          <w:color w:val="000000"/>
          <w:sz w:val="20"/>
          <w:szCs w:val="20"/>
        </w:rPr>
        <w:t>t</w:t>
      </w:r>
      <w:r w:rsidRPr="003752F7">
        <w:rPr>
          <w:rFonts w:asciiTheme="majorBidi" w:hAnsiTheme="majorBidi" w:cstheme="majorBidi"/>
          <w:i/>
          <w:iCs/>
          <w:color w:val="000000" w:themeColor="text1"/>
          <w:sz w:val="20"/>
          <w:szCs w:val="20"/>
        </w:rPr>
        <w:t>ò</w:t>
      </w:r>
      <w:r w:rsidRPr="003752F7">
        <w:rPr>
          <w:rFonts w:asciiTheme="majorBidi" w:eastAsiaTheme="minorHAnsi" w:hAnsiTheme="majorBidi" w:cstheme="majorBidi"/>
          <w:i/>
          <w:iCs/>
          <w:color w:val="000000"/>
          <w:sz w:val="20"/>
          <w:szCs w:val="20"/>
        </w:rPr>
        <w:t xml:space="preserve"> Pne</w:t>
      </w:r>
      <w:r w:rsidRPr="003752F7">
        <w:rPr>
          <w:rFonts w:asciiTheme="majorBidi" w:hAnsiTheme="majorBidi" w:cstheme="majorBidi"/>
          <w:i/>
          <w:iCs/>
          <w:color w:val="000000" w:themeColor="text1"/>
          <w:sz w:val="20"/>
          <w:szCs w:val="20"/>
        </w:rPr>
        <w:t>û</w:t>
      </w:r>
      <w:r w:rsidRPr="003752F7">
        <w:rPr>
          <w:rFonts w:asciiTheme="majorBidi" w:eastAsiaTheme="minorHAnsi" w:hAnsiTheme="majorBidi" w:cstheme="majorBidi"/>
          <w:i/>
          <w:iCs/>
          <w:color w:val="000000"/>
          <w:sz w:val="20"/>
          <w:szCs w:val="20"/>
        </w:rPr>
        <w:t>ma t</w:t>
      </w:r>
      <w:r w:rsidRPr="003752F7">
        <w:rPr>
          <w:rFonts w:asciiTheme="majorBidi" w:hAnsiTheme="majorBidi" w:cstheme="majorBidi"/>
          <w:i/>
          <w:iCs/>
          <w:color w:val="000000" w:themeColor="text1"/>
          <w:sz w:val="20"/>
          <w:szCs w:val="20"/>
        </w:rPr>
        <w:t>ò há</w:t>
      </w:r>
      <w:r w:rsidRPr="003752F7">
        <w:rPr>
          <w:rFonts w:asciiTheme="majorBidi" w:eastAsiaTheme="minorHAnsi" w:hAnsiTheme="majorBidi" w:cstheme="majorBidi"/>
          <w:i/>
          <w:iCs/>
          <w:color w:val="000000"/>
          <w:sz w:val="20"/>
          <w:szCs w:val="20"/>
        </w:rPr>
        <w:t>gion</w:t>
      </w:r>
      <w:r w:rsidRPr="003752F7">
        <w:rPr>
          <w:rFonts w:asciiTheme="majorBidi" w:hAnsiTheme="majorBidi" w:cstheme="majorBidi"/>
          <w:color w:val="000000"/>
          <w:sz w:val="20"/>
          <w:szCs w:val="20"/>
        </w:rPr>
        <w:t>). Nonetheless, the Greek wording of the following verses indicate clearly that the Holy Spirit referred to in the Greek New Testament was that of a great human being and not an Angelic or Divine Spirit. This is because it refers to the Holy Spirit repeatedly in Greek as</w:t>
      </w:r>
      <w:r w:rsidR="008C2685" w:rsidRPr="003752F7">
        <w:rPr>
          <w:rFonts w:asciiTheme="majorBidi" w:hAnsiTheme="majorBidi" w:cstheme="majorBidi"/>
          <w:color w:val="000000"/>
          <w:sz w:val="20"/>
          <w:szCs w:val="20"/>
        </w:rPr>
        <w:t xml:space="preserve"> the masculine</w:t>
      </w:r>
      <w:r w:rsidRPr="003752F7">
        <w:rPr>
          <w:rFonts w:asciiTheme="majorBidi" w:hAnsiTheme="majorBidi" w:cstheme="majorBidi"/>
          <w:color w:val="000000"/>
          <w:sz w:val="20"/>
          <w:szCs w:val="20"/>
        </w:rPr>
        <w:t xml:space="preserve"> “</w:t>
      </w:r>
      <w:r w:rsidRPr="003752F7">
        <w:rPr>
          <w:rFonts w:asciiTheme="majorBidi" w:eastAsiaTheme="minorHAnsi" w:hAnsiTheme="majorBidi" w:cstheme="majorBidi"/>
          <w:i/>
          <w:iCs/>
          <w:color w:val="000000"/>
          <w:sz w:val="20"/>
          <w:szCs w:val="20"/>
        </w:rPr>
        <w:t>eke</w:t>
      </w:r>
      <w:r w:rsidRPr="003752F7">
        <w:rPr>
          <w:rFonts w:asciiTheme="majorBidi" w:hAnsiTheme="majorBidi" w:cstheme="majorBidi"/>
          <w:i/>
          <w:iCs/>
          <w:color w:val="000000" w:themeColor="text1"/>
          <w:sz w:val="20"/>
          <w:szCs w:val="20"/>
        </w:rPr>
        <w:t>înos</w:t>
      </w:r>
      <w:r w:rsidRPr="003752F7">
        <w:rPr>
          <w:rFonts w:asciiTheme="majorBidi" w:hAnsiTheme="majorBidi" w:cstheme="majorBidi"/>
          <w:color w:val="000000" w:themeColor="text1"/>
          <w:sz w:val="20"/>
          <w:szCs w:val="20"/>
        </w:rPr>
        <w:t>,” which means “that person,” indicating that the original reference was to a human being.</w:t>
      </w:r>
      <w:r w:rsidRPr="003752F7">
        <w:rPr>
          <w:rFonts w:asciiTheme="majorBidi" w:hAnsiTheme="majorBidi" w:cstheme="majorBidi"/>
          <w:color w:val="000000"/>
          <w:sz w:val="20"/>
          <w:szCs w:val="20"/>
        </w:rPr>
        <w:t xml:space="preserve"> There is also another Greek linguistic problem connected with the identification of the Paraclete with an Angelic or Divine, non-human Holy Spirit. The Greek New Testament refers to the Paraclete in the masculine gender (</w:t>
      </w:r>
      <w:r w:rsidRPr="003752F7">
        <w:rPr>
          <w:rFonts w:asciiTheme="majorBidi" w:hAnsiTheme="majorBidi" w:cstheme="majorBidi"/>
          <w:i/>
          <w:iCs/>
          <w:sz w:val="20"/>
          <w:szCs w:val="20"/>
        </w:rPr>
        <w:t>Par</w:t>
      </w:r>
      <w:r w:rsidRPr="003752F7">
        <w:rPr>
          <w:rFonts w:asciiTheme="majorBidi" w:hAnsiTheme="majorBidi" w:cstheme="majorBidi"/>
          <w:i/>
          <w:iCs/>
          <w:color w:val="000000" w:themeColor="text1"/>
          <w:sz w:val="20"/>
          <w:szCs w:val="20"/>
        </w:rPr>
        <w:t>á</w:t>
      </w:r>
      <w:r w:rsidRPr="003752F7">
        <w:rPr>
          <w:rFonts w:asciiTheme="majorBidi" w:hAnsiTheme="majorBidi" w:cstheme="majorBidi"/>
          <w:i/>
          <w:iCs/>
          <w:sz w:val="20"/>
          <w:szCs w:val="20"/>
        </w:rPr>
        <w:t>kl</w:t>
      </w:r>
      <w:r w:rsidRPr="003752F7">
        <w:rPr>
          <w:rFonts w:asciiTheme="majorBidi" w:hAnsiTheme="majorBidi" w:cstheme="majorBidi"/>
          <w:i/>
          <w:iCs/>
          <w:color w:val="000000" w:themeColor="text1"/>
          <w:sz w:val="20"/>
          <w:szCs w:val="20"/>
        </w:rPr>
        <w:t>ē</w:t>
      </w:r>
      <w:r w:rsidRPr="003752F7">
        <w:rPr>
          <w:rFonts w:asciiTheme="majorBidi" w:hAnsiTheme="majorBidi" w:cstheme="majorBidi"/>
          <w:i/>
          <w:iCs/>
          <w:sz w:val="20"/>
          <w:szCs w:val="20"/>
        </w:rPr>
        <w:t>tos</w:t>
      </w:r>
      <w:r w:rsidRPr="003752F7">
        <w:rPr>
          <w:rFonts w:asciiTheme="majorBidi" w:hAnsiTheme="majorBidi" w:cstheme="majorBidi"/>
          <w:color w:val="000000"/>
          <w:sz w:val="20"/>
          <w:szCs w:val="20"/>
        </w:rPr>
        <w:t>)—as does the word “</w:t>
      </w:r>
      <w:r w:rsidRPr="003752F7">
        <w:rPr>
          <w:rFonts w:asciiTheme="majorBidi" w:eastAsiaTheme="minorHAnsi" w:hAnsiTheme="majorBidi" w:cstheme="majorBidi"/>
          <w:i/>
          <w:iCs/>
          <w:color w:val="000000"/>
          <w:sz w:val="20"/>
          <w:szCs w:val="20"/>
        </w:rPr>
        <w:t>eke</w:t>
      </w:r>
      <w:r w:rsidRPr="003752F7">
        <w:rPr>
          <w:rFonts w:asciiTheme="majorBidi" w:hAnsiTheme="majorBidi" w:cstheme="majorBidi"/>
          <w:i/>
          <w:iCs/>
          <w:color w:val="000000" w:themeColor="text1"/>
          <w:sz w:val="20"/>
          <w:szCs w:val="20"/>
        </w:rPr>
        <w:t>înos</w:t>
      </w:r>
      <w:r w:rsidRPr="003752F7">
        <w:rPr>
          <w:rFonts w:asciiTheme="majorBidi" w:hAnsiTheme="majorBidi" w:cstheme="majorBidi"/>
          <w:color w:val="000000"/>
          <w:sz w:val="20"/>
          <w:szCs w:val="20"/>
        </w:rPr>
        <w:t>”—which indicates in Greek semantics that the Paraclete will be a male human being. Any explicit reference to the Holy Spirit in New Testament Greek as a Divine Paraclete would have been expressed in the neuter case (</w:t>
      </w:r>
      <w:r w:rsidRPr="003752F7">
        <w:rPr>
          <w:rFonts w:asciiTheme="majorBidi" w:hAnsiTheme="majorBidi" w:cstheme="majorBidi"/>
          <w:i/>
          <w:iCs/>
          <w:sz w:val="20"/>
          <w:szCs w:val="20"/>
        </w:rPr>
        <w:t>Par</w:t>
      </w:r>
      <w:r w:rsidRPr="003752F7">
        <w:rPr>
          <w:rFonts w:asciiTheme="majorBidi" w:hAnsiTheme="majorBidi" w:cstheme="majorBidi"/>
          <w:i/>
          <w:iCs/>
          <w:color w:val="000000" w:themeColor="text1"/>
          <w:sz w:val="20"/>
          <w:szCs w:val="20"/>
        </w:rPr>
        <w:t>á</w:t>
      </w:r>
      <w:r w:rsidRPr="003752F7">
        <w:rPr>
          <w:rFonts w:asciiTheme="majorBidi" w:hAnsiTheme="majorBidi" w:cstheme="majorBidi"/>
          <w:i/>
          <w:iCs/>
          <w:sz w:val="20"/>
          <w:szCs w:val="20"/>
        </w:rPr>
        <w:t>kl</w:t>
      </w:r>
      <w:r w:rsidRPr="003752F7">
        <w:rPr>
          <w:rFonts w:asciiTheme="majorBidi" w:hAnsiTheme="majorBidi" w:cstheme="majorBidi"/>
          <w:i/>
          <w:iCs/>
          <w:color w:val="000000" w:themeColor="text1"/>
          <w:sz w:val="20"/>
          <w:szCs w:val="20"/>
        </w:rPr>
        <w:t>ē</w:t>
      </w:r>
      <w:r w:rsidRPr="003752F7">
        <w:rPr>
          <w:rFonts w:asciiTheme="majorBidi" w:hAnsiTheme="majorBidi" w:cstheme="majorBidi"/>
          <w:i/>
          <w:iCs/>
          <w:sz w:val="20"/>
          <w:szCs w:val="20"/>
        </w:rPr>
        <w:t>ton</w:t>
      </w:r>
      <w:r w:rsidRPr="003752F7">
        <w:rPr>
          <w:rFonts w:asciiTheme="majorBidi" w:hAnsiTheme="majorBidi" w:cstheme="majorBidi"/>
          <w:color w:val="000000"/>
          <w:sz w:val="20"/>
          <w:szCs w:val="20"/>
        </w:rPr>
        <w:t>), not the masculine, since Greek uses the neuter and not the masculine case for the Holy Spirit as</w:t>
      </w:r>
      <w:r w:rsidR="009613E2" w:rsidRPr="003752F7">
        <w:rPr>
          <w:rFonts w:asciiTheme="majorBidi" w:hAnsiTheme="majorBidi" w:cstheme="majorBidi"/>
          <w:color w:val="000000"/>
          <w:sz w:val="20"/>
          <w:szCs w:val="20"/>
        </w:rPr>
        <w:t xml:space="preserve"> well as other</w:t>
      </w:r>
      <w:r w:rsidRPr="003752F7">
        <w:rPr>
          <w:rFonts w:asciiTheme="majorBidi" w:hAnsiTheme="majorBidi" w:cstheme="majorBidi"/>
          <w:color w:val="000000"/>
          <w:sz w:val="20"/>
          <w:szCs w:val="20"/>
        </w:rPr>
        <w:t xml:space="preserve"> Angelic </w:t>
      </w:r>
      <w:r w:rsidR="009613E2" w:rsidRPr="003752F7">
        <w:rPr>
          <w:rFonts w:asciiTheme="majorBidi" w:hAnsiTheme="majorBidi" w:cstheme="majorBidi"/>
          <w:color w:val="000000"/>
          <w:sz w:val="20"/>
          <w:szCs w:val="20"/>
        </w:rPr>
        <w:t>and</w:t>
      </w:r>
      <w:r w:rsidRPr="003752F7">
        <w:rPr>
          <w:rFonts w:asciiTheme="majorBidi" w:hAnsiTheme="majorBidi" w:cstheme="majorBidi"/>
          <w:color w:val="000000"/>
          <w:sz w:val="20"/>
          <w:szCs w:val="20"/>
        </w:rPr>
        <w:t xml:space="preserve"> Divine Spirit</w:t>
      </w:r>
      <w:r w:rsidR="009613E2"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w:t>
      </w:r>
    </w:p>
    <w:p w14:paraId="55554586" w14:textId="0F0DACEA" w:rsidR="00E86172" w:rsidRPr="003752F7" w:rsidRDefault="00E86172" w:rsidP="00E86172">
      <w:pPr>
        <w:rPr>
          <w:rFonts w:asciiTheme="majorBidi" w:hAnsiTheme="majorBidi" w:cstheme="majorBidi"/>
          <w:color w:val="000000"/>
          <w:sz w:val="20"/>
          <w:szCs w:val="20"/>
        </w:rPr>
      </w:pPr>
      <w:r w:rsidRPr="003752F7">
        <w:rPr>
          <w:rFonts w:asciiTheme="majorBidi" w:hAnsiTheme="majorBidi" w:cstheme="majorBidi"/>
          <w:color w:val="000000"/>
          <w:sz w:val="20"/>
          <w:szCs w:val="20"/>
        </w:rPr>
        <w:t xml:space="preserve">   In summary, however, it</w:t>
      </w:r>
      <w:r w:rsidRPr="003752F7">
        <w:rPr>
          <w:rFonts w:asciiTheme="majorBidi" w:eastAsiaTheme="minorHAnsi" w:hAnsiTheme="majorBidi" w:cstheme="majorBidi"/>
          <w:color w:val="000000"/>
          <w:sz w:val="20"/>
          <w:szCs w:val="20"/>
        </w:rPr>
        <w:t xml:space="preserve"> is the task of the Paraclete to secure the Revelation of Jesus Christ from misinterpretation and to complete it by supplementation without contradicting</w:t>
      </w:r>
      <w:r w:rsidR="00B6135B" w:rsidRPr="003752F7">
        <w:rPr>
          <w:rFonts w:asciiTheme="majorBidi" w:eastAsiaTheme="minorHAnsi" w:hAnsiTheme="majorBidi" w:cstheme="majorBidi"/>
          <w:color w:val="000000"/>
          <w:sz w:val="20"/>
          <w:szCs w:val="20"/>
        </w:rPr>
        <w:t xml:space="preserve"> or subverting</w:t>
      </w:r>
      <w:r w:rsidRPr="003752F7">
        <w:rPr>
          <w:rFonts w:asciiTheme="majorBidi" w:eastAsiaTheme="minorHAnsi" w:hAnsiTheme="majorBidi" w:cstheme="majorBidi"/>
          <w:color w:val="000000"/>
          <w:sz w:val="20"/>
          <w:szCs w:val="20"/>
        </w:rPr>
        <w:t xml:space="preserve"> what </w:t>
      </w:r>
      <w:r w:rsidR="00B6135B" w:rsidRPr="003752F7">
        <w:rPr>
          <w:rFonts w:asciiTheme="majorBidi" w:eastAsiaTheme="minorHAnsi" w:hAnsiTheme="majorBidi" w:cstheme="majorBidi"/>
          <w:color w:val="000000"/>
          <w:sz w:val="20"/>
          <w:szCs w:val="20"/>
        </w:rPr>
        <w:t>the Messiah</w:t>
      </w:r>
      <w:r w:rsidRPr="003752F7">
        <w:rPr>
          <w:rFonts w:asciiTheme="majorBidi" w:eastAsiaTheme="minorHAnsi" w:hAnsiTheme="majorBidi" w:cstheme="majorBidi"/>
          <w:color w:val="000000"/>
          <w:sz w:val="20"/>
          <w:szCs w:val="20"/>
        </w:rPr>
        <w:t xml:space="preserve"> himself originally taught.</w:t>
      </w:r>
      <w:r w:rsidRPr="003752F7">
        <w:rPr>
          <w:rFonts w:asciiTheme="majorBidi" w:hAnsiTheme="majorBidi" w:cstheme="majorBidi"/>
          <w:color w:val="000000"/>
          <w:sz w:val="20"/>
          <w:szCs w:val="20"/>
        </w:rPr>
        <w:t xml:space="preserve"> Even according to some Christian exegetes, the Paraclete will be a truthful teacher and expounder of Scripture. By his nature, he will be convincing and will call the world to account in a time of great peril because of extensive unbelief, wrongness, and sin</w:t>
      </w:r>
      <w:r w:rsidR="00D47215" w:rsidRPr="003752F7">
        <w:rPr>
          <w:rFonts w:asciiTheme="majorBidi" w:hAnsiTheme="majorBidi" w:cstheme="majorBidi"/>
          <w:color w:val="000000"/>
          <w:sz w:val="20"/>
          <w:szCs w:val="20"/>
        </w:rPr>
        <w:t xml:space="preserve"> that have filled the earth</w:t>
      </w:r>
      <w:r w:rsidRPr="003752F7">
        <w:rPr>
          <w:rFonts w:asciiTheme="majorBidi" w:hAnsiTheme="majorBidi" w:cstheme="majorBidi"/>
          <w:color w:val="000000"/>
          <w:sz w:val="20"/>
          <w:szCs w:val="20"/>
        </w:rPr>
        <w:t>.</w:t>
      </w:r>
      <w:r w:rsidRPr="003752F7">
        <w:rPr>
          <w:rFonts w:asciiTheme="majorBidi" w:eastAsiaTheme="minorEastAsia" w:hAnsiTheme="majorBidi" w:cstheme="majorBidi"/>
          <w:color w:val="000000"/>
          <w:sz w:val="20"/>
          <w:szCs w:val="20"/>
        </w:rPr>
        <w:t xml:space="preserve"> The noted English Biblical scholar Henry Barclay Swete (d. 1335/1917)—among other Christian </w:t>
      </w:r>
      <w:r w:rsidR="00D47215" w:rsidRPr="003752F7">
        <w:rPr>
          <w:rFonts w:asciiTheme="majorBidi" w:eastAsiaTheme="minorEastAsia" w:hAnsiTheme="majorBidi" w:cstheme="majorBidi"/>
          <w:color w:val="000000"/>
          <w:sz w:val="20"/>
          <w:szCs w:val="20"/>
        </w:rPr>
        <w:t>T</w:t>
      </w:r>
      <w:r w:rsidRPr="003752F7">
        <w:rPr>
          <w:rFonts w:asciiTheme="majorBidi" w:eastAsiaTheme="minorEastAsia" w:hAnsiTheme="majorBidi" w:cstheme="majorBidi"/>
          <w:color w:val="000000"/>
          <w:sz w:val="20"/>
          <w:szCs w:val="20"/>
        </w:rPr>
        <w:t>heologians—understood the Paraclete as fulfilling the mission of Jesus Christ toward his Community as a teacher, director, protector, and counselor. Swete emphasized that the Paraclete, according to the New Testament, will be sent by God. When he comes, he will teach, remind, bear witness, convince those who doubt, lead the Community, and glorify God. By these services, the Paraclete furthers the Revelation that God gave Jesus Christ. Moreover, in Swete’s view, the Paraclete’s mission is clearly temporal and—in Swete’s literal words—</w:t>
      </w:r>
      <w:r w:rsidR="00E206C4" w:rsidRPr="003752F7">
        <w:rPr>
          <w:rFonts w:asciiTheme="majorBidi" w:eastAsiaTheme="minorEastAsia" w:hAnsiTheme="majorBidi" w:cstheme="majorBidi"/>
          <w:color w:val="000000"/>
          <w:sz w:val="20"/>
          <w:szCs w:val="20"/>
        </w:rPr>
        <w:t xml:space="preserve">it had </w:t>
      </w:r>
      <w:r w:rsidRPr="003752F7">
        <w:rPr>
          <w:rFonts w:asciiTheme="majorBidi" w:eastAsiaTheme="minorEastAsia" w:hAnsiTheme="majorBidi" w:cstheme="majorBidi"/>
          <w:color w:val="000000"/>
          <w:sz w:val="20"/>
          <w:szCs w:val="20"/>
        </w:rPr>
        <w:t>“nothing else in view” but the temporal. Moreover, the Paraclete’s earthly coming is preconditioned by the departure of the Messiah. Thus, the two supreme figures do not appear together in history.</w:t>
      </w:r>
      <w:r w:rsidRPr="003752F7">
        <w:rPr>
          <w:rFonts w:asciiTheme="majorBidi" w:hAnsiTheme="majorBidi" w:cstheme="majorBidi"/>
          <w:color w:val="000000"/>
          <w:sz w:val="20"/>
          <w:szCs w:val="20"/>
        </w:rPr>
        <w:t xml:space="preserve"> On one occasion, Jesus refers to the Paraclete who is to come as “another Paraclete” (John, 14:16), indicating that Jesus </w:t>
      </w:r>
      <w:r w:rsidR="00262E6D" w:rsidRPr="003752F7">
        <w:rPr>
          <w:rFonts w:asciiTheme="majorBidi" w:hAnsiTheme="majorBidi" w:cstheme="majorBidi"/>
          <w:color w:val="000000"/>
          <w:sz w:val="20"/>
          <w:szCs w:val="20"/>
        </w:rPr>
        <w:t>was himself</w:t>
      </w:r>
      <w:r w:rsidRPr="003752F7">
        <w:rPr>
          <w:rFonts w:asciiTheme="majorBidi" w:hAnsiTheme="majorBidi" w:cstheme="majorBidi"/>
          <w:color w:val="000000"/>
          <w:sz w:val="20"/>
          <w:szCs w:val="20"/>
        </w:rPr>
        <w:t xml:space="preserve"> also</w:t>
      </w:r>
      <w:r w:rsidR="00262E6D" w:rsidRPr="003752F7">
        <w:rPr>
          <w:rFonts w:asciiTheme="majorBidi" w:hAnsiTheme="majorBidi" w:cstheme="majorBidi"/>
          <w:color w:val="000000"/>
          <w:sz w:val="20"/>
          <w:szCs w:val="20"/>
        </w:rPr>
        <w:t xml:space="preserve"> equally</w:t>
      </w:r>
      <w:r w:rsidRPr="003752F7">
        <w:rPr>
          <w:rFonts w:asciiTheme="majorBidi" w:hAnsiTheme="majorBidi" w:cstheme="majorBidi"/>
          <w:color w:val="000000"/>
          <w:sz w:val="20"/>
          <w:szCs w:val="20"/>
        </w:rPr>
        <w:t xml:space="preserve"> a Paraclete. In this reference to “another Paraclete,” Jesus himself is implicitly confirmed as </w:t>
      </w:r>
      <w:r w:rsidR="00262E6D" w:rsidRPr="003752F7">
        <w:rPr>
          <w:rFonts w:asciiTheme="majorBidi" w:hAnsiTheme="majorBidi" w:cstheme="majorBidi"/>
          <w:color w:val="000000"/>
          <w:sz w:val="20"/>
          <w:szCs w:val="20"/>
        </w:rPr>
        <w:t>an initial</w:t>
      </w:r>
      <w:r w:rsidRPr="003752F7">
        <w:rPr>
          <w:rFonts w:asciiTheme="majorBidi" w:hAnsiTheme="majorBidi" w:cstheme="majorBidi"/>
          <w:color w:val="000000"/>
          <w:sz w:val="20"/>
          <w:szCs w:val="20"/>
        </w:rPr>
        <w:t xml:space="preserve"> Paraclete. Thus, the “other Paraclete” will be like Jesus in his human, spiritual, and Prophetic status. As “another Paraclete,” the Advocate who is to come also appears as a successor of Jesus Christ. Consequently, some Christian </w:t>
      </w:r>
      <w:r w:rsidR="00262E6D" w:rsidRPr="003752F7">
        <w:rPr>
          <w:rFonts w:asciiTheme="majorBidi" w:hAnsiTheme="majorBidi" w:cstheme="majorBidi"/>
          <w:color w:val="000000"/>
          <w:sz w:val="20"/>
          <w:szCs w:val="20"/>
        </w:rPr>
        <w:t>T</w:t>
      </w:r>
      <w:r w:rsidRPr="003752F7">
        <w:rPr>
          <w:rFonts w:asciiTheme="majorBidi" w:hAnsiTheme="majorBidi" w:cstheme="majorBidi"/>
          <w:color w:val="000000"/>
          <w:sz w:val="20"/>
          <w:szCs w:val="20"/>
        </w:rPr>
        <w:t xml:space="preserve">heologians have seen the Paraclete as an independent intercessor and salvific figure. </w:t>
      </w:r>
      <w:r w:rsidRPr="003752F7">
        <w:rPr>
          <w:rFonts w:asciiTheme="majorBidi" w:eastAsiaTheme="minorEastAsia" w:hAnsiTheme="majorBidi" w:cstheme="majorBidi"/>
          <w:color w:val="000000"/>
          <w:sz w:val="20"/>
          <w:szCs w:val="20"/>
        </w:rPr>
        <w:t>Jesus also describes him as receiving Divine Revelation: “He shall not speak of himself, but whatever he shall hear, that shall he speak” (John, 16:13).</w:t>
      </w:r>
    </w:p>
  </w:footnote>
  <w:footnote w:id="72">
    <w:p w14:paraId="43590477" w14:textId="1F417A15" w:rsidR="00E86172" w:rsidRPr="003752F7" w:rsidRDefault="00E86172" w:rsidP="00E86172">
      <w:pPr>
        <w:rPr>
          <w:sz w:val="20"/>
          <w:szCs w:val="20"/>
        </w:rPr>
      </w:pPr>
      <w:r w:rsidRPr="003752F7">
        <w:rPr>
          <w:rStyle w:val="FootnoteReference"/>
          <w:sz w:val="20"/>
          <w:szCs w:val="20"/>
        </w:rPr>
        <w:footnoteRef/>
      </w:r>
      <w:r w:rsidRPr="003752F7">
        <w:rPr>
          <w:sz w:val="20"/>
          <w:szCs w:val="20"/>
        </w:rPr>
        <w:t xml:space="preserve"> The </w:t>
      </w:r>
      <w:r w:rsidRPr="003752F7">
        <w:rPr>
          <w:b/>
          <w:bCs/>
          <w:sz w:val="20"/>
          <w:szCs w:val="20"/>
        </w:rPr>
        <w:t>Antichrist</w:t>
      </w:r>
      <w:r w:rsidRPr="003752F7">
        <w:rPr>
          <w:sz w:val="20"/>
          <w:szCs w:val="20"/>
        </w:rPr>
        <w:t xml:space="preserve"> (</w:t>
      </w:r>
      <w:r w:rsidRPr="003752F7">
        <w:rPr>
          <w:b/>
          <w:bCs/>
          <w:i/>
          <w:iCs/>
          <w:sz w:val="20"/>
          <w:szCs w:val="20"/>
        </w:rPr>
        <w:t>al-Dajjāl</w:t>
      </w:r>
      <w:r w:rsidRPr="003752F7">
        <w:rPr>
          <w:sz w:val="20"/>
          <w:szCs w:val="20"/>
        </w:rPr>
        <w:t xml:space="preserve">) or the False or </w:t>
      </w:r>
      <w:r w:rsidR="00775180" w:rsidRPr="003752F7">
        <w:rPr>
          <w:sz w:val="20"/>
          <w:szCs w:val="20"/>
        </w:rPr>
        <w:t>Utter</w:t>
      </w:r>
      <w:r w:rsidRPr="003752F7">
        <w:rPr>
          <w:sz w:val="20"/>
          <w:szCs w:val="20"/>
        </w:rPr>
        <w:t>ly-Deceiving Messiah (</w:t>
      </w:r>
      <w:r w:rsidRPr="003752F7">
        <w:rPr>
          <w:i/>
          <w:iCs/>
          <w:color w:val="000000"/>
          <w:sz w:val="20"/>
          <w:szCs w:val="20"/>
        </w:rPr>
        <w:t>al-Masīḥ al-Dajjāl</w:t>
      </w:r>
      <w:r w:rsidRPr="003752F7">
        <w:rPr>
          <w:sz w:val="20"/>
          <w:szCs w:val="20"/>
        </w:rPr>
        <w:t xml:space="preserve">) is one of the first of the Major Signs of the end of the world before the Resurrection and the Day of Judgment. </w:t>
      </w:r>
      <w:r w:rsidRPr="003752F7">
        <w:rPr>
          <w:color w:val="000000"/>
          <w:sz w:val="20"/>
          <w:szCs w:val="20"/>
        </w:rPr>
        <w:t xml:space="preserve">The </w:t>
      </w:r>
      <w:r w:rsidR="00B76602" w:rsidRPr="003752F7">
        <w:rPr>
          <w:color w:val="000000"/>
          <w:sz w:val="20"/>
          <w:szCs w:val="20"/>
        </w:rPr>
        <w:t xml:space="preserve">intensive </w:t>
      </w:r>
      <w:r w:rsidRPr="003752F7">
        <w:rPr>
          <w:color w:val="000000"/>
          <w:sz w:val="20"/>
          <w:szCs w:val="20"/>
        </w:rPr>
        <w:t xml:space="preserve">Arabic </w:t>
      </w:r>
      <w:r w:rsidR="00B76602" w:rsidRPr="003752F7">
        <w:rPr>
          <w:color w:val="000000"/>
          <w:sz w:val="20"/>
          <w:szCs w:val="20"/>
        </w:rPr>
        <w:t>nominal</w:t>
      </w:r>
      <w:r w:rsidRPr="003752F7">
        <w:rPr>
          <w:color w:val="000000"/>
          <w:sz w:val="20"/>
          <w:szCs w:val="20"/>
        </w:rPr>
        <w:t xml:space="preserve"> </w:t>
      </w:r>
      <w:r w:rsidRPr="003752F7">
        <w:rPr>
          <w:i/>
          <w:iCs/>
          <w:color w:val="000000"/>
          <w:sz w:val="20"/>
          <w:szCs w:val="20"/>
        </w:rPr>
        <w:t>al-Dajjāl</w:t>
      </w:r>
      <w:r w:rsidRPr="003752F7">
        <w:rPr>
          <w:color w:val="000000"/>
          <w:sz w:val="20"/>
          <w:szCs w:val="20"/>
        </w:rPr>
        <w:t xml:space="preserve"> (Antichrist) </w:t>
      </w:r>
      <w:r w:rsidR="00B76602" w:rsidRPr="003752F7">
        <w:rPr>
          <w:color w:val="000000"/>
          <w:sz w:val="20"/>
          <w:szCs w:val="20"/>
        </w:rPr>
        <w:t>is derived</w:t>
      </w:r>
      <w:r w:rsidRPr="003752F7">
        <w:rPr>
          <w:color w:val="000000"/>
          <w:sz w:val="20"/>
          <w:szCs w:val="20"/>
        </w:rPr>
        <w:t xml:space="preserve"> from the verbal noun </w:t>
      </w:r>
      <w:r w:rsidRPr="003752F7">
        <w:rPr>
          <w:i/>
          <w:iCs/>
          <w:color w:val="000000"/>
          <w:sz w:val="20"/>
          <w:szCs w:val="20"/>
        </w:rPr>
        <w:t>al-dajl</w:t>
      </w:r>
      <w:r w:rsidRPr="003752F7">
        <w:rPr>
          <w:color w:val="000000"/>
          <w:sz w:val="20"/>
          <w:szCs w:val="20"/>
        </w:rPr>
        <w:t>, which means “to invert truths and realities” (</w:t>
      </w:r>
      <w:r w:rsidRPr="003752F7">
        <w:rPr>
          <w:i/>
          <w:iCs/>
          <w:color w:val="000000"/>
          <w:sz w:val="20"/>
          <w:szCs w:val="20"/>
        </w:rPr>
        <w:t>qalb al-ḥaqā’iq</w:t>
      </w:r>
      <w:r w:rsidRPr="003752F7">
        <w:rPr>
          <w:color w:val="000000"/>
          <w:sz w:val="20"/>
          <w:szCs w:val="20"/>
        </w:rPr>
        <w:t xml:space="preserve">). In Arabic, </w:t>
      </w:r>
      <w:r w:rsidRPr="003752F7">
        <w:rPr>
          <w:i/>
          <w:iCs/>
          <w:color w:val="000000"/>
          <w:sz w:val="20"/>
          <w:szCs w:val="20"/>
        </w:rPr>
        <w:t xml:space="preserve">al-dajl </w:t>
      </w:r>
      <w:r w:rsidRPr="003752F7">
        <w:rPr>
          <w:color w:val="000000"/>
          <w:sz w:val="20"/>
          <w:szCs w:val="20"/>
        </w:rPr>
        <w:t>is also synonymous with “deception” (</w:t>
      </w:r>
      <w:r w:rsidRPr="003752F7">
        <w:rPr>
          <w:i/>
          <w:iCs/>
          <w:color w:val="000000"/>
          <w:sz w:val="20"/>
          <w:szCs w:val="20"/>
        </w:rPr>
        <w:t>al-khad‘</w:t>
      </w:r>
      <w:r w:rsidRPr="003752F7">
        <w:rPr>
          <w:color w:val="000000"/>
          <w:sz w:val="20"/>
          <w:szCs w:val="20"/>
        </w:rPr>
        <w:t>), “confusion” (</w:t>
      </w:r>
      <w:r w:rsidRPr="003752F7">
        <w:rPr>
          <w:i/>
          <w:iCs/>
          <w:color w:val="000000"/>
          <w:sz w:val="20"/>
          <w:szCs w:val="20"/>
        </w:rPr>
        <w:t>al-libs</w:t>
      </w:r>
      <w:r w:rsidRPr="003752F7">
        <w:rPr>
          <w:color w:val="000000"/>
          <w:sz w:val="20"/>
          <w:szCs w:val="20"/>
        </w:rPr>
        <w:t xml:space="preserve">), and “the mixing </w:t>
      </w:r>
      <w:r w:rsidR="00354485" w:rsidRPr="003752F7">
        <w:rPr>
          <w:color w:val="000000"/>
          <w:sz w:val="20"/>
          <w:szCs w:val="20"/>
        </w:rPr>
        <w:t>[</w:t>
      </w:r>
      <w:r w:rsidRPr="003752F7">
        <w:rPr>
          <w:color w:val="000000"/>
          <w:sz w:val="20"/>
          <w:szCs w:val="20"/>
        </w:rPr>
        <w:t>of truth with falsehood</w:t>
      </w:r>
      <w:r w:rsidR="00354485" w:rsidRPr="003752F7">
        <w:rPr>
          <w:color w:val="000000"/>
          <w:sz w:val="20"/>
          <w:szCs w:val="20"/>
        </w:rPr>
        <w:t>]</w:t>
      </w:r>
      <w:r w:rsidRPr="003752F7">
        <w:rPr>
          <w:color w:val="000000"/>
          <w:sz w:val="20"/>
          <w:szCs w:val="20"/>
        </w:rPr>
        <w:t>” (</w:t>
      </w:r>
      <w:r w:rsidRPr="003752F7">
        <w:rPr>
          <w:i/>
          <w:iCs/>
          <w:color w:val="000000"/>
          <w:sz w:val="20"/>
          <w:szCs w:val="20"/>
        </w:rPr>
        <w:t>al-khalṭ</w:t>
      </w:r>
      <w:r w:rsidRPr="003752F7">
        <w:rPr>
          <w:color w:val="000000"/>
          <w:sz w:val="20"/>
          <w:szCs w:val="20"/>
        </w:rPr>
        <w:t xml:space="preserve">). </w:t>
      </w:r>
      <w:r w:rsidR="00354485" w:rsidRPr="003752F7">
        <w:rPr>
          <w:color w:val="000000"/>
          <w:sz w:val="20"/>
          <w:szCs w:val="20"/>
        </w:rPr>
        <w:t>As r</w:t>
      </w:r>
      <w:r w:rsidRPr="003752F7">
        <w:rPr>
          <w:sz w:val="20"/>
          <w:szCs w:val="20"/>
        </w:rPr>
        <w:t>egard</w:t>
      </w:r>
      <w:r w:rsidR="00354485" w:rsidRPr="003752F7">
        <w:rPr>
          <w:sz w:val="20"/>
          <w:szCs w:val="20"/>
        </w:rPr>
        <w:t>s</w:t>
      </w:r>
      <w:r w:rsidRPr="003752F7">
        <w:rPr>
          <w:sz w:val="20"/>
          <w:szCs w:val="20"/>
        </w:rPr>
        <w:t xml:space="preserve"> the Antichrist and the inversion of realities</w:t>
      </w:r>
      <w:r w:rsidR="00354485" w:rsidRPr="003752F7">
        <w:rPr>
          <w:sz w:val="20"/>
          <w:szCs w:val="20"/>
        </w:rPr>
        <w:t>,</w:t>
      </w:r>
      <w:r w:rsidRPr="003752F7">
        <w:rPr>
          <w:sz w:val="20"/>
          <w:szCs w:val="20"/>
        </w:rPr>
        <w:t xml:space="preserve"> he and his minions</w:t>
      </w:r>
      <w:r w:rsidR="00354485" w:rsidRPr="003752F7">
        <w:rPr>
          <w:sz w:val="20"/>
          <w:szCs w:val="20"/>
        </w:rPr>
        <w:t xml:space="preserve"> over the generations</w:t>
      </w:r>
      <w:r w:rsidRPr="003752F7">
        <w:rPr>
          <w:sz w:val="20"/>
          <w:szCs w:val="20"/>
        </w:rPr>
        <w:t xml:space="preserve"> throughout the ages, </w:t>
      </w:r>
      <w:r w:rsidR="00354485" w:rsidRPr="003752F7">
        <w:rPr>
          <w:sz w:val="20"/>
          <w:szCs w:val="20"/>
        </w:rPr>
        <w:t xml:space="preserve">embody </w:t>
      </w:r>
      <w:r w:rsidR="002F2FC4" w:rsidRPr="003752F7">
        <w:rPr>
          <w:sz w:val="20"/>
          <w:szCs w:val="20"/>
        </w:rPr>
        <w:t>the Prophet Isaiah’s description of the inversion of Truth:</w:t>
      </w:r>
    </w:p>
    <w:p w14:paraId="490D1A74" w14:textId="77777777" w:rsidR="00E86172" w:rsidRPr="003752F7" w:rsidRDefault="00E86172" w:rsidP="00E86172">
      <w:pPr>
        <w:ind w:left="630" w:right="900"/>
        <w:rPr>
          <w:sz w:val="20"/>
          <w:szCs w:val="20"/>
        </w:rPr>
      </w:pPr>
      <w:r w:rsidRPr="003752F7">
        <w:rPr>
          <w:sz w:val="20"/>
          <w:szCs w:val="20"/>
        </w:rPr>
        <w:t>Woe be unto them who call evil good and good evil, who put darkness for light and light for darkness, who put bitter for sweet and sweet for bitter! (Isaiah, 5:20).</w:t>
      </w:r>
    </w:p>
    <w:p w14:paraId="16BCAA16" w14:textId="03946018" w:rsidR="00E86172" w:rsidRPr="003752F7" w:rsidRDefault="00E86172" w:rsidP="00E86172">
      <w:pPr>
        <w:rPr>
          <w:color w:val="000000" w:themeColor="text1"/>
          <w:sz w:val="20"/>
          <w:szCs w:val="20"/>
        </w:rPr>
      </w:pPr>
      <w:r w:rsidRPr="003752F7">
        <w:rPr>
          <w:color w:val="000000" w:themeColor="text1"/>
          <w:sz w:val="20"/>
          <w:szCs w:val="20"/>
        </w:rPr>
        <w:t xml:space="preserve">Even </w:t>
      </w:r>
      <w:r w:rsidR="002F2FC4" w:rsidRPr="003752F7">
        <w:rPr>
          <w:color w:val="000000" w:themeColor="text1"/>
          <w:sz w:val="20"/>
          <w:szCs w:val="20"/>
        </w:rPr>
        <w:t>T</w:t>
      </w:r>
      <w:r w:rsidRPr="003752F7">
        <w:rPr>
          <w:color w:val="000000" w:themeColor="text1"/>
          <w:sz w:val="20"/>
          <w:szCs w:val="20"/>
        </w:rPr>
        <w:t>ruth can be inverted when told with malicious intent</w:t>
      </w:r>
      <w:r w:rsidR="002F2FC4" w:rsidRPr="003752F7">
        <w:rPr>
          <w:color w:val="000000" w:themeColor="text1"/>
          <w:sz w:val="20"/>
          <w:szCs w:val="20"/>
        </w:rPr>
        <w:t>. For as</w:t>
      </w:r>
      <w:r w:rsidRPr="003752F7">
        <w:rPr>
          <w:color w:val="000000" w:themeColor="text1"/>
          <w:sz w:val="20"/>
          <w:szCs w:val="20"/>
        </w:rPr>
        <w:t xml:space="preserve"> William Blake </w:t>
      </w:r>
      <w:r w:rsidR="002F2FC4" w:rsidRPr="003752F7">
        <w:rPr>
          <w:color w:val="000000" w:themeColor="text1"/>
          <w:sz w:val="20"/>
          <w:szCs w:val="20"/>
        </w:rPr>
        <w:t>has said</w:t>
      </w:r>
      <w:r w:rsidRPr="003752F7">
        <w:rPr>
          <w:color w:val="000000" w:themeColor="text1"/>
          <w:sz w:val="20"/>
          <w:szCs w:val="20"/>
        </w:rPr>
        <w:t>: “A truth that’s told with bad intent/ Beats all the lies you can invent.”</w:t>
      </w:r>
    </w:p>
    <w:p w14:paraId="5ED5CE94" w14:textId="35F98811" w:rsidR="00E86172" w:rsidRPr="003752F7" w:rsidRDefault="00E86172" w:rsidP="00E86172">
      <w:pPr>
        <w:pStyle w:val="FootnoteText"/>
        <w:rPr>
          <w:color w:val="000000"/>
        </w:rPr>
      </w:pPr>
      <w:r w:rsidRPr="003752F7">
        <w:rPr>
          <w:color w:val="000000"/>
        </w:rPr>
        <w:t xml:space="preserve">      Throughout the ages, the Antichrist, the many lesser antichrists who precede him, and their minions</w:t>
      </w:r>
      <w:r w:rsidR="002F2FC4" w:rsidRPr="003752F7">
        <w:rPr>
          <w:color w:val="000000"/>
        </w:rPr>
        <w:t xml:space="preserve"> over time</w:t>
      </w:r>
      <w:r w:rsidRPr="003752F7">
        <w:rPr>
          <w:color w:val="000000"/>
        </w:rPr>
        <w:t xml:space="preserve"> invert reality</w:t>
      </w:r>
      <w:r w:rsidR="002F2FC4" w:rsidRPr="003752F7">
        <w:rPr>
          <w:color w:val="000000"/>
        </w:rPr>
        <w:t xml:space="preserve">, </w:t>
      </w:r>
      <w:r w:rsidRPr="003752F7">
        <w:rPr>
          <w:color w:val="000000"/>
        </w:rPr>
        <w:t xml:space="preserve">spread lies and disinformation, </w:t>
      </w:r>
      <w:r w:rsidR="002F2FC4" w:rsidRPr="003752F7">
        <w:rPr>
          <w:color w:val="000000"/>
        </w:rPr>
        <w:t xml:space="preserve">and </w:t>
      </w:r>
      <w:r w:rsidRPr="003752F7">
        <w:rPr>
          <w:color w:val="000000"/>
        </w:rPr>
        <w:t xml:space="preserve">corrupt the minds of the people. For the Antichrist, </w:t>
      </w:r>
      <w:r w:rsidR="000C35EA" w:rsidRPr="003752F7">
        <w:rPr>
          <w:color w:val="000000"/>
        </w:rPr>
        <w:t>T</w:t>
      </w:r>
      <w:r w:rsidRPr="003752F7">
        <w:rPr>
          <w:color w:val="000000"/>
        </w:rPr>
        <w:t xml:space="preserve">ruth is falsehood, and falsehood is </w:t>
      </w:r>
      <w:r w:rsidR="000C35EA" w:rsidRPr="003752F7">
        <w:rPr>
          <w:color w:val="000000"/>
        </w:rPr>
        <w:t>T</w:t>
      </w:r>
      <w:r w:rsidRPr="003752F7">
        <w:rPr>
          <w:color w:val="000000"/>
        </w:rPr>
        <w:t>ruth. In every age, the Antichrist and those who serve him and prepare the way for him use misinformation, lies, and propaganda as their main weapons. Thus, the Antichrist and his followers are enemies of sound Epistemology, just as they are astute promoters of sophistry</w:t>
      </w:r>
      <w:r w:rsidR="000C35EA" w:rsidRPr="003752F7">
        <w:rPr>
          <w:color w:val="000000"/>
        </w:rPr>
        <w:t xml:space="preserve"> and</w:t>
      </w:r>
      <w:r w:rsidRPr="003752F7">
        <w:rPr>
          <w:color w:val="000000"/>
        </w:rPr>
        <w:t xml:space="preserve"> obfuscation, </w:t>
      </w:r>
      <w:r w:rsidR="000C35EA" w:rsidRPr="003752F7">
        <w:rPr>
          <w:color w:val="000000"/>
        </w:rPr>
        <w:t>which they recast in different ways both</w:t>
      </w:r>
      <w:r w:rsidRPr="003752F7">
        <w:rPr>
          <w:color w:val="000000"/>
        </w:rPr>
        <w:t xml:space="preserve"> adorned and unadorned lying with the purpose of uprooting Principle-based Foundationalism and reversing the rules of sound thinking (</w:t>
      </w:r>
      <w:r w:rsidRPr="003752F7">
        <w:rPr>
          <w:i/>
          <w:iCs/>
          <w:color w:val="000000"/>
        </w:rPr>
        <w:t>al-inqilāb al-fikrī</w:t>
      </w:r>
      <w:r w:rsidRPr="003752F7">
        <w:rPr>
          <w:color w:val="000000"/>
        </w:rPr>
        <w:t xml:space="preserve">). They turn the balances of </w:t>
      </w:r>
      <w:r w:rsidR="000C35EA" w:rsidRPr="003752F7">
        <w:rPr>
          <w:color w:val="000000"/>
        </w:rPr>
        <w:t>T</w:t>
      </w:r>
      <w:r w:rsidRPr="003752F7">
        <w:rPr>
          <w:color w:val="000000"/>
        </w:rPr>
        <w:t>ruth upside down (</w:t>
      </w:r>
      <w:r w:rsidRPr="003752F7">
        <w:rPr>
          <w:i/>
          <w:iCs/>
          <w:color w:val="000000"/>
        </w:rPr>
        <w:t>qalb mawāzīn al-ḥaqq</w:t>
      </w:r>
      <w:r w:rsidRPr="003752F7">
        <w:rPr>
          <w:color w:val="000000"/>
        </w:rPr>
        <w:t>) and produce various types of falsehood (</w:t>
      </w:r>
      <w:r w:rsidRPr="003752F7">
        <w:rPr>
          <w:i/>
          <w:iCs/>
          <w:color w:val="000000"/>
        </w:rPr>
        <w:t>al-bāṭil</w:t>
      </w:r>
      <w:r w:rsidRPr="003752F7">
        <w:rPr>
          <w:color w:val="000000"/>
        </w:rPr>
        <w:t xml:space="preserve">), which the multitudes have been carefully prepared to accept readily and without question. Indeed, in his own eyes, the Antichrist has only succeeded when falsehood not only becomes acceptable in people’s minds but is, in fact, even more welcome and agreeable to them than the </w:t>
      </w:r>
      <w:r w:rsidR="000C35EA" w:rsidRPr="003752F7">
        <w:rPr>
          <w:color w:val="000000"/>
        </w:rPr>
        <w:t>T</w:t>
      </w:r>
      <w:r w:rsidRPr="003752F7">
        <w:rPr>
          <w:color w:val="000000"/>
        </w:rPr>
        <w:t>ruth.</w:t>
      </w:r>
    </w:p>
    <w:p w14:paraId="4B62F3A2" w14:textId="267E4197" w:rsidR="00E86172" w:rsidRPr="003752F7" w:rsidRDefault="00E86172" w:rsidP="00E86172">
      <w:pPr>
        <w:pStyle w:val="FootnoteText"/>
      </w:pPr>
      <w:r w:rsidRPr="003752F7">
        <w:rPr>
          <w:color w:val="000000"/>
        </w:rPr>
        <w:t xml:space="preserve">     As will be discussed later in detail, t</w:t>
      </w:r>
      <w:r w:rsidRPr="003752F7">
        <w:t xml:space="preserve">he </w:t>
      </w:r>
      <w:r w:rsidR="000C35EA" w:rsidRPr="003752F7">
        <w:t>final</w:t>
      </w:r>
      <w:r w:rsidRPr="003752F7">
        <w:t xml:space="preserve"> and most powerful Antichrist will not manifest himself until after the appearance of the Mahdī (the Rightly-Guided One), whose name will be Muḥammad ibn ‘Abd-Allāh, who will be a blessed Imām and leader of the Muslim Community, and who will descend from the direct lineage of the House of the Prophet. The Mahdī will set things right in the world. He will revive the Muslims and restore equity and justice. The Mahdī and his followers will, however, not be able to defeat the Antichrist and his powerful forces by themselves. Therefore, at the time of the final encounter between the Mahdī and the Antichrist, the Prophet Jesus</w:t>
      </w:r>
      <w:r w:rsidR="00825381" w:rsidRPr="003752F7">
        <w:t xml:space="preserve"> Son of Mary</w:t>
      </w:r>
      <w:r w:rsidRPr="003752F7">
        <w:t xml:space="preserve">—the authentic Christ and true Messiah promised to the Children of Israel—will descend from heaven over the city of Damascus in Greater Syria to support the Mahdī and his army and destroy the Antichrist. The Antichrist will flee before the Messiah Jesus—melting like salt in water—but Jesus will pursue and overtake him, finally killing him with a lance in the township of al-Ludd (English: Lod; Hebrew: </w:t>
      </w:r>
      <w:r w:rsidRPr="003752F7">
        <w:rPr>
          <w:i/>
          <w:iCs/>
        </w:rPr>
        <w:t>L</w:t>
      </w:r>
      <w:r w:rsidRPr="003752F7">
        <w:rPr>
          <w:i/>
          <w:iCs/>
          <w:color w:val="000000" w:themeColor="text1"/>
        </w:rPr>
        <w:t>ô</w:t>
      </w:r>
      <w:r w:rsidRPr="003752F7">
        <w:rPr>
          <w:i/>
          <w:iCs/>
        </w:rPr>
        <w:t>dh</w:t>
      </w:r>
      <w:r w:rsidRPr="003752F7">
        <w:t xml:space="preserve">; Greek: </w:t>
      </w:r>
      <w:r w:rsidRPr="003752F7">
        <w:rPr>
          <w:i/>
          <w:iCs/>
        </w:rPr>
        <w:t>L</w:t>
      </w:r>
      <w:r w:rsidRPr="003752F7">
        <w:rPr>
          <w:i/>
          <w:iCs/>
          <w:color w:val="000000" w:themeColor="text1"/>
        </w:rPr>
        <w:t>ý</w:t>
      </w:r>
      <w:r w:rsidRPr="003752F7">
        <w:rPr>
          <w:i/>
          <w:iCs/>
        </w:rPr>
        <w:t>dda</w:t>
      </w:r>
      <w:r w:rsidRPr="003752F7">
        <w:t xml:space="preserve">; </w:t>
      </w:r>
      <w:r w:rsidRPr="003752F7">
        <w:rPr>
          <w:i/>
          <w:iCs/>
          <w:color w:val="202122"/>
        </w:rPr>
        <w:t>Λύδδα</w:t>
      </w:r>
      <w:r w:rsidRPr="003752F7">
        <w:rPr>
          <w:color w:val="202122"/>
        </w:rPr>
        <w:t xml:space="preserve">) </w:t>
      </w:r>
      <w:r w:rsidRPr="003752F7">
        <w:t>in present-day Israel</w:t>
      </w:r>
      <w:r w:rsidRPr="003752F7">
        <w:rPr>
          <w:color w:val="202122"/>
        </w:rPr>
        <w:t xml:space="preserve">. Al-Ludd </w:t>
      </w:r>
      <w:r w:rsidR="005D2642" w:rsidRPr="003752F7">
        <w:rPr>
          <w:color w:val="202122"/>
        </w:rPr>
        <w:t>remains today a relatively small village—as portrayed in the image above—ab</w:t>
      </w:r>
      <w:r w:rsidRPr="003752F7">
        <w:rPr>
          <w:color w:val="202122"/>
        </w:rPr>
        <w:t>out ten miles (fifteen kilometers) south of Tel Aviv and twenty-five miles (forty kilometers) northwest of Jerusalem</w:t>
      </w:r>
      <w:r w:rsidRPr="003752F7">
        <w:t xml:space="preserve">. Ironically, as an act of ultimate Divine Justice, he who was falsely </w:t>
      </w:r>
      <w:r w:rsidR="005D2642" w:rsidRPr="003752F7">
        <w:t>declared</w:t>
      </w:r>
      <w:r w:rsidRPr="003752F7">
        <w:t xml:space="preserve"> to be God—the Prophet and Messiah Jesus Christ—will kill the greatest imposter of all times—the Antichrist—who falsely claimed himself to be God.</w:t>
      </w:r>
    </w:p>
  </w:footnote>
  <w:footnote w:id="73">
    <w:p w14:paraId="2E296EF6" w14:textId="77777777" w:rsidR="00E86172" w:rsidRPr="003752F7" w:rsidRDefault="00E86172" w:rsidP="00E86172">
      <w:pPr>
        <w:pStyle w:val="FootnoteText"/>
      </w:pPr>
      <w:r w:rsidRPr="003752F7">
        <w:rPr>
          <w:rStyle w:val="FootnoteReference"/>
        </w:rPr>
        <w:footnoteRef/>
      </w:r>
      <w:r w:rsidRPr="003752F7">
        <w:t xml:space="preserve"> Lod in Palestine is </w:t>
      </w:r>
      <w:r w:rsidRPr="003752F7">
        <w:rPr>
          <w:i/>
          <w:iCs/>
        </w:rPr>
        <w:t>al-Ludd</w:t>
      </w:r>
      <w:r w:rsidRPr="003752F7">
        <w:t xml:space="preserve"> in Arabic, </w:t>
      </w:r>
      <w:r w:rsidRPr="003752F7">
        <w:rPr>
          <w:i/>
          <w:iCs/>
        </w:rPr>
        <w:t>L</w:t>
      </w:r>
      <w:r w:rsidRPr="003752F7">
        <w:rPr>
          <w:i/>
          <w:iCs/>
          <w:color w:val="000000" w:themeColor="text1"/>
        </w:rPr>
        <w:t>ô</w:t>
      </w:r>
      <w:r w:rsidRPr="003752F7">
        <w:rPr>
          <w:i/>
          <w:iCs/>
        </w:rPr>
        <w:t>dh</w:t>
      </w:r>
      <w:r w:rsidRPr="003752F7">
        <w:t xml:space="preserve"> in Hebrew, and </w:t>
      </w:r>
      <w:r w:rsidRPr="003752F7">
        <w:rPr>
          <w:i/>
          <w:iCs/>
        </w:rPr>
        <w:t>L</w:t>
      </w:r>
      <w:r w:rsidRPr="003752F7">
        <w:rPr>
          <w:i/>
          <w:iCs/>
          <w:color w:val="000000" w:themeColor="text1"/>
        </w:rPr>
        <w:t>ý</w:t>
      </w:r>
      <w:r w:rsidRPr="003752F7">
        <w:rPr>
          <w:i/>
          <w:iCs/>
        </w:rPr>
        <w:t>dda</w:t>
      </w:r>
      <w:r w:rsidRPr="003752F7">
        <w:t xml:space="preserve">; </w:t>
      </w:r>
      <w:r w:rsidRPr="003752F7">
        <w:rPr>
          <w:i/>
          <w:iCs/>
          <w:color w:val="202122"/>
        </w:rPr>
        <w:t>Λύδδα</w:t>
      </w:r>
      <w:r w:rsidRPr="003752F7">
        <w:rPr>
          <w:color w:val="202122"/>
        </w:rPr>
        <w:t xml:space="preserve"> in Greek. It is in Lod</w:t>
      </w:r>
      <w:r w:rsidRPr="003752F7">
        <w:t xml:space="preserve"> in present-day Israel, where the Messiah Jesus Christ, after his Second Coming, will overtake and slay the Antichrist, who will begin to melt like salt in water at the sight of Christ.</w:t>
      </w:r>
    </w:p>
  </w:footnote>
  <w:footnote w:id="74">
    <w:p w14:paraId="6FB518FF" w14:textId="77777777" w:rsidR="001568D7" w:rsidRPr="003752F7" w:rsidRDefault="001568D7" w:rsidP="001568D7">
      <w:pPr>
        <w:pStyle w:val="FootnoteText"/>
      </w:pPr>
      <w:r w:rsidRPr="003752F7">
        <w:rPr>
          <w:rStyle w:val="FootnoteReference"/>
        </w:rPr>
        <w:footnoteRef/>
      </w:r>
      <w:r w:rsidRPr="003752F7">
        <w:t xml:space="preserve"> </w:t>
      </w:r>
      <w:r w:rsidRPr="003752F7">
        <w:rPr>
          <w:color w:val="000000" w:themeColor="text1"/>
        </w:rPr>
        <w:t xml:space="preserve">(Genesis: 1:3). Hebrew: </w:t>
      </w:r>
      <w:r w:rsidRPr="003752F7">
        <w:rPr>
          <w:i/>
          <w:iCs/>
          <w:color w:val="000000" w:themeColor="text1"/>
        </w:rPr>
        <w:t>Yehî ’ Ôr</w:t>
      </w:r>
      <w:r w:rsidRPr="003752F7">
        <w:rPr>
          <w:color w:val="000000" w:themeColor="text1"/>
        </w:rPr>
        <w:t xml:space="preserve">; Greek: </w:t>
      </w:r>
      <w:r w:rsidRPr="003752F7">
        <w:rPr>
          <w:i/>
          <w:iCs/>
          <w:color w:val="000000" w:themeColor="text1"/>
        </w:rPr>
        <w:t>Genēthêtō Phôs</w:t>
      </w:r>
      <w:r w:rsidRPr="003752F7">
        <w:rPr>
          <w:color w:val="000000" w:themeColor="text1"/>
        </w:rPr>
        <w:t>;</w:t>
      </w:r>
      <w:r w:rsidRPr="003752F7">
        <w:rPr>
          <w:i/>
          <w:iCs/>
          <w:color w:val="000000" w:themeColor="text1"/>
        </w:rPr>
        <w:t xml:space="preserve"> Γενηθήτω Φώς</w:t>
      </w:r>
      <w:r w:rsidRPr="003752F7">
        <w:rPr>
          <w:color w:val="000000" w:themeColor="text1"/>
        </w:rPr>
        <w:t xml:space="preserve">; Latin: </w:t>
      </w:r>
      <w:r w:rsidRPr="003752F7">
        <w:rPr>
          <w:i/>
          <w:iCs/>
          <w:color w:val="000000" w:themeColor="text1"/>
        </w:rPr>
        <w:t>Fīat Lūx</w:t>
      </w:r>
      <w:r w:rsidRPr="003752F7">
        <w:rPr>
          <w:color w:val="000000" w:themeColor="text1"/>
        </w:rPr>
        <w:t>.</w:t>
      </w:r>
    </w:p>
  </w:footnote>
  <w:footnote w:id="75">
    <w:p w14:paraId="118CDEE2" w14:textId="66234ADB" w:rsidR="001568D7" w:rsidRPr="003752F7" w:rsidRDefault="001568D7" w:rsidP="001568D7">
      <w:pPr>
        <w:pStyle w:val="FootnoteText"/>
        <w:rPr>
          <w:rFonts w:eastAsiaTheme="minorEastAsia"/>
          <w:b/>
          <w:bCs/>
          <w:color w:val="000000"/>
        </w:rPr>
      </w:pPr>
      <w:r w:rsidRPr="003752F7">
        <w:rPr>
          <w:rStyle w:val="FootnoteReference"/>
        </w:rPr>
        <w:footnoteRef/>
      </w:r>
      <w:r w:rsidRPr="003752F7">
        <w:t xml:space="preserve"> An </w:t>
      </w:r>
      <w:r w:rsidRPr="003752F7">
        <w:rPr>
          <w:b/>
          <w:bCs/>
          <w:color w:val="000000"/>
        </w:rPr>
        <w:t xml:space="preserve">isomorphic relation </w:t>
      </w:r>
      <w:r w:rsidRPr="003752F7">
        <w:rPr>
          <w:color w:val="000000"/>
        </w:rPr>
        <w:t>is one in which two things—</w:t>
      </w:r>
      <w:r w:rsidR="008D20C4" w:rsidRPr="003752F7">
        <w:rPr>
          <w:color w:val="000000"/>
        </w:rPr>
        <w:t>for example,</w:t>
      </w:r>
      <w:r w:rsidRPr="003752F7">
        <w:rPr>
          <w:color w:val="000000"/>
        </w:rPr>
        <w:t xml:space="preserve"> </w:t>
      </w:r>
      <w:r w:rsidR="008D20C4" w:rsidRPr="003752F7">
        <w:rPr>
          <w:color w:val="000000"/>
        </w:rPr>
        <w:t xml:space="preserve">objective Truth and subjective Human </w:t>
      </w:r>
      <w:r w:rsidRPr="003752F7">
        <w:rPr>
          <w:color w:val="000000"/>
        </w:rPr>
        <w:t xml:space="preserve">cognition—display </w:t>
      </w:r>
      <w:r w:rsidR="00095BAD" w:rsidRPr="003752F7">
        <w:rPr>
          <w:color w:val="000000"/>
        </w:rPr>
        <w:t>a complementary</w:t>
      </w:r>
      <w:r w:rsidRPr="003752F7">
        <w:rPr>
          <w:color w:val="000000"/>
        </w:rPr>
        <w:t xml:space="preserve"> symmetry </w:t>
      </w:r>
      <w:r w:rsidR="008D20C4" w:rsidRPr="003752F7">
        <w:rPr>
          <w:color w:val="000000"/>
        </w:rPr>
        <w:t>by</w:t>
      </w:r>
      <w:r w:rsidRPr="003752F7">
        <w:rPr>
          <w:color w:val="000000"/>
        </w:rPr>
        <w:t xml:space="preserve"> “having equal forms or shapes.” Our English word, </w:t>
      </w:r>
      <w:r w:rsidRPr="003752F7">
        <w:rPr>
          <w:rFonts w:eastAsiaTheme="minorEastAsia"/>
          <w:color w:val="000000"/>
        </w:rPr>
        <w:t>“isomorphic”</w:t>
      </w:r>
      <w:r w:rsidRPr="003752F7">
        <w:rPr>
          <w:rFonts w:eastAsiaTheme="minorEastAsia"/>
          <w:b/>
          <w:bCs/>
          <w:color w:val="000000"/>
        </w:rPr>
        <w:t xml:space="preserve"> </w:t>
      </w:r>
      <w:r w:rsidRPr="003752F7">
        <w:rPr>
          <w:rFonts w:eastAsiaTheme="minorEastAsia"/>
          <w:color w:val="000000"/>
        </w:rPr>
        <w:t>combines the Greek words “equal” (</w:t>
      </w:r>
      <w:r w:rsidRPr="003752F7">
        <w:rPr>
          <w:i/>
          <w:iCs/>
          <w:color w:val="000000" w:themeColor="text1"/>
        </w:rPr>
        <w:t>í</w:t>
      </w:r>
      <w:r w:rsidRPr="003752F7">
        <w:rPr>
          <w:rFonts w:eastAsiaTheme="minorEastAsia"/>
          <w:i/>
          <w:iCs/>
          <w:color w:val="000000"/>
        </w:rPr>
        <w:t>sos</w:t>
      </w:r>
      <w:r w:rsidRPr="003752F7">
        <w:rPr>
          <w:rFonts w:eastAsiaTheme="minorEastAsia"/>
          <w:color w:val="000000"/>
        </w:rPr>
        <w:t xml:space="preserve">; </w:t>
      </w:r>
      <w:r w:rsidRPr="003752F7">
        <w:rPr>
          <w:rFonts w:ascii="Times New Roman" w:eastAsiaTheme="minorEastAsia" w:hAnsi="Times New Roman" w:cs="Times New Roman"/>
          <w:i/>
          <w:iCs/>
          <w:color w:val="000000"/>
        </w:rPr>
        <w:t>ἴσος</w:t>
      </w:r>
      <w:r w:rsidRPr="003752F7">
        <w:rPr>
          <w:rFonts w:eastAsiaTheme="minorEastAsia"/>
          <w:color w:val="000000"/>
        </w:rPr>
        <w:t>) and “form” or “shape” (</w:t>
      </w:r>
      <w:r w:rsidRPr="003752F7">
        <w:rPr>
          <w:rFonts w:eastAsiaTheme="minorEastAsia"/>
          <w:i/>
          <w:iCs/>
          <w:color w:val="000000"/>
        </w:rPr>
        <w:t>morph</w:t>
      </w:r>
      <w:r w:rsidRPr="003752F7">
        <w:rPr>
          <w:i/>
          <w:iCs/>
          <w:color w:val="000000" w:themeColor="text1"/>
        </w:rPr>
        <w:t>é</w:t>
      </w:r>
      <w:r w:rsidRPr="003752F7">
        <w:rPr>
          <w:color w:val="000000" w:themeColor="text1"/>
        </w:rPr>
        <w:t>;</w:t>
      </w:r>
      <w:r w:rsidRPr="003752F7">
        <w:rPr>
          <w:rFonts w:ascii="Open Sans" w:hAnsi="Open Sans" w:cs="Open Sans"/>
          <w:color w:val="3D3A3A"/>
          <w:shd w:val="clear" w:color="auto" w:fill="FFFFFF"/>
        </w:rPr>
        <w:t xml:space="preserve"> </w:t>
      </w:r>
      <w:r w:rsidRPr="003752F7">
        <w:rPr>
          <w:i/>
          <w:iCs/>
          <w:color w:val="000000" w:themeColor="text1"/>
        </w:rPr>
        <w:t>μορφή</w:t>
      </w:r>
      <w:r w:rsidRPr="003752F7">
        <w:rPr>
          <w:rFonts w:eastAsiaTheme="minorEastAsia"/>
          <w:color w:val="000000"/>
        </w:rPr>
        <w:t xml:space="preserve">). Thus, </w:t>
      </w:r>
      <w:r w:rsidR="00BB61EE" w:rsidRPr="003752F7">
        <w:rPr>
          <w:rFonts w:eastAsiaTheme="minorEastAsia"/>
          <w:color w:val="000000"/>
        </w:rPr>
        <w:t>the word</w:t>
      </w:r>
      <w:r w:rsidRPr="003752F7">
        <w:rPr>
          <w:rFonts w:eastAsiaTheme="minorEastAsia"/>
          <w:color w:val="000000"/>
        </w:rPr>
        <w:t xml:space="preserve"> literally means “having equal forms or shapes.” Isomorphic relations between objects and images show that they share identical properties, which are not necessarily readily apparent</w:t>
      </w:r>
      <w:r w:rsidR="00BB61EE" w:rsidRPr="003752F7">
        <w:rPr>
          <w:rFonts w:eastAsiaTheme="minorEastAsia"/>
          <w:color w:val="000000"/>
        </w:rPr>
        <w:t>, especially when they have</w:t>
      </w:r>
      <w:r w:rsidRPr="003752F7">
        <w:rPr>
          <w:rFonts w:eastAsiaTheme="minorEastAsia"/>
          <w:color w:val="000000"/>
        </w:rPr>
        <w:t xml:space="preserve"> different</w:t>
      </w:r>
      <w:r w:rsidR="00BB61EE" w:rsidRPr="003752F7">
        <w:rPr>
          <w:rFonts w:eastAsiaTheme="minorEastAsia"/>
          <w:color w:val="000000"/>
        </w:rPr>
        <w:t xml:space="preserve"> positions and</w:t>
      </w:r>
      <w:r w:rsidRPr="003752F7">
        <w:rPr>
          <w:rFonts w:eastAsiaTheme="minorEastAsia"/>
          <w:color w:val="000000"/>
        </w:rPr>
        <w:t xml:space="preserve"> orientations. In the organic cells of living things, for example, there is a perfectly “isomorphic” relationship between DNA—which gives the full genetic code or description of the thing—and RNA—which reads and interprets that genetic code or description and puts it to work—each of which is the perfect inverse of the other. As we will discuss later, for example, </w:t>
      </w:r>
      <w:r w:rsidR="0062536B" w:rsidRPr="003752F7">
        <w:rPr>
          <w:rFonts w:eastAsiaTheme="minorEastAsia"/>
          <w:color w:val="000000"/>
        </w:rPr>
        <w:t xml:space="preserve">the internal structure of </w:t>
      </w:r>
      <w:r w:rsidRPr="003752F7">
        <w:rPr>
          <w:rFonts w:eastAsiaTheme="minorEastAsia"/>
          <w:color w:val="000000"/>
        </w:rPr>
        <w:t>DNA requires “left-handed” amino acids, while RNA must have “right-handed” amino acids,</w:t>
      </w:r>
      <w:r w:rsidR="000B2A63" w:rsidRPr="003752F7">
        <w:rPr>
          <w:rFonts w:eastAsiaTheme="minorEastAsia"/>
          <w:color w:val="000000"/>
        </w:rPr>
        <w:t xml:space="preserve"> which helps illustrate</w:t>
      </w:r>
      <w:r w:rsidRPr="003752F7">
        <w:rPr>
          <w:rFonts w:eastAsiaTheme="minorEastAsia"/>
          <w:color w:val="000000"/>
        </w:rPr>
        <w:t xml:space="preserve"> the detail and profundity of this basic isomorphic relationship</w:t>
      </w:r>
      <w:r w:rsidR="000B2A63" w:rsidRPr="003752F7">
        <w:rPr>
          <w:rFonts w:eastAsiaTheme="minorEastAsia"/>
          <w:color w:val="000000"/>
        </w:rPr>
        <w:t xml:space="preserve"> between the two</w:t>
      </w:r>
      <w:r w:rsidR="00F008FB" w:rsidRPr="003752F7">
        <w:rPr>
          <w:rFonts w:eastAsiaTheme="minorEastAsia"/>
          <w:color w:val="000000"/>
        </w:rPr>
        <w:t xml:space="preserve"> molecules</w:t>
      </w:r>
      <w:r w:rsidRPr="003752F7">
        <w:rPr>
          <w:rFonts w:eastAsiaTheme="minorEastAsia"/>
          <w:color w:val="000000"/>
        </w:rPr>
        <w:t>. In geometry, isomorphic figures in two-dimensional and three-dimensional Euclidean space</w:t>
      </w:r>
      <w:r w:rsidR="00F15FF4" w:rsidRPr="003752F7">
        <w:rPr>
          <w:rFonts w:eastAsiaTheme="minorEastAsia"/>
          <w:color w:val="000000"/>
        </w:rPr>
        <w:t xml:space="preserve"> represent</w:t>
      </w:r>
      <w:r w:rsidRPr="003752F7">
        <w:rPr>
          <w:rFonts w:eastAsiaTheme="minorEastAsia"/>
          <w:color w:val="000000"/>
        </w:rPr>
        <w:t xml:space="preserve"> two geometric figures that are congruent in terms of their isometry so that they can be shown to be equal if flipped, inverted, or rotated to fit each other. In mathematical structures, an isomorphic relation pertains when</w:t>
      </w:r>
      <w:r w:rsidR="00F15FF4" w:rsidRPr="003752F7">
        <w:rPr>
          <w:rFonts w:eastAsiaTheme="minorEastAsia"/>
          <w:color w:val="000000"/>
        </w:rPr>
        <w:t>ever</w:t>
      </w:r>
      <w:r w:rsidRPr="003752F7">
        <w:rPr>
          <w:rFonts w:eastAsiaTheme="minorEastAsia"/>
          <w:color w:val="000000"/>
        </w:rPr>
        <w:t xml:space="preserve"> two or more different structures that can be reverse mapped and inverted in such a manner as to show them to be identical. To say</w:t>
      </w:r>
      <w:r w:rsidR="00F15FF4" w:rsidRPr="003752F7">
        <w:rPr>
          <w:rFonts w:eastAsiaTheme="minorEastAsia"/>
          <w:color w:val="000000"/>
        </w:rPr>
        <w:t xml:space="preserve">, for example, </w:t>
      </w:r>
      <w:r w:rsidRPr="003752F7">
        <w:rPr>
          <w:rFonts w:eastAsiaTheme="minorEastAsia"/>
          <w:color w:val="000000"/>
        </w:rPr>
        <w:t>that Being and thought (</w:t>
      </w:r>
      <w:r w:rsidRPr="003752F7">
        <w:rPr>
          <w:rFonts w:eastAsiaTheme="minorEastAsia"/>
          <w:i/>
          <w:iCs/>
          <w:color w:val="000000"/>
        </w:rPr>
        <w:t>n</w:t>
      </w:r>
      <w:r w:rsidRPr="003752F7">
        <w:rPr>
          <w:i/>
          <w:iCs/>
          <w:color w:val="000000" w:themeColor="text1"/>
        </w:rPr>
        <w:t>óē</w:t>
      </w:r>
      <w:r w:rsidRPr="003752F7">
        <w:rPr>
          <w:rFonts w:eastAsiaTheme="minorEastAsia"/>
          <w:i/>
          <w:iCs/>
          <w:color w:val="000000"/>
        </w:rPr>
        <w:t>sis</w:t>
      </w:r>
      <w:r w:rsidRPr="003752F7">
        <w:rPr>
          <w:rFonts w:eastAsiaTheme="minorEastAsia"/>
          <w:color w:val="000000"/>
        </w:rPr>
        <w:t>) are isomorphic</w:t>
      </w:r>
      <w:r w:rsidR="00F15FF4" w:rsidRPr="003752F7">
        <w:rPr>
          <w:rFonts w:eastAsiaTheme="minorEastAsia"/>
          <w:color w:val="000000"/>
        </w:rPr>
        <w:t xml:space="preserve">, which is a standard proposition of </w:t>
      </w:r>
      <w:r w:rsidR="00F15FF4" w:rsidRPr="003752F7">
        <w:rPr>
          <w:rFonts w:eastAsiaTheme="minorEastAsia"/>
          <w:i/>
          <w:iCs/>
          <w:color w:val="000000"/>
        </w:rPr>
        <w:t>The First Teaching</w:t>
      </w:r>
      <w:r w:rsidR="00F15FF4" w:rsidRPr="003752F7">
        <w:rPr>
          <w:rFonts w:eastAsiaTheme="minorEastAsia"/>
          <w:color w:val="000000"/>
        </w:rPr>
        <w:t>,</w:t>
      </w:r>
      <w:r w:rsidRPr="003752F7">
        <w:rPr>
          <w:rFonts w:eastAsiaTheme="minorEastAsia"/>
          <w:color w:val="000000"/>
        </w:rPr>
        <w:t xml:space="preserve"> is to say that they are identical in </w:t>
      </w:r>
      <w:r w:rsidR="00F15FF4" w:rsidRPr="003752F7">
        <w:rPr>
          <w:rFonts w:eastAsiaTheme="minorEastAsia"/>
          <w:color w:val="000000"/>
        </w:rPr>
        <w:t xml:space="preserve">the </w:t>
      </w:r>
      <w:r w:rsidRPr="003752F7">
        <w:rPr>
          <w:rFonts w:eastAsiaTheme="minorEastAsia"/>
          <w:color w:val="000000"/>
        </w:rPr>
        <w:t>terms that each of them relates to the other</w:t>
      </w:r>
      <w:r w:rsidR="00321CA3" w:rsidRPr="003752F7">
        <w:rPr>
          <w:rFonts w:eastAsiaTheme="minorEastAsia"/>
          <w:color w:val="000000"/>
        </w:rPr>
        <w:t xml:space="preserve"> perfectly</w:t>
      </w:r>
      <w:r w:rsidRPr="003752F7">
        <w:rPr>
          <w:rFonts w:eastAsiaTheme="minorEastAsia"/>
          <w:color w:val="000000"/>
        </w:rPr>
        <w:t xml:space="preserve"> when properly inverted and compared to each other in an “isometric” fashion. Thus, each is the perfect inverse of the other. </w:t>
      </w:r>
      <w:r w:rsidR="00321CA3" w:rsidRPr="003752F7">
        <w:rPr>
          <w:rFonts w:eastAsiaTheme="minorEastAsia"/>
          <w:color w:val="000000"/>
        </w:rPr>
        <w:t xml:space="preserve">That is to say that </w:t>
      </w:r>
      <w:r w:rsidRPr="003752F7">
        <w:rPr>
          <w:rFonts w:eastAsiaTheme="minorEastAsia"/>
          <w:color w:val="000000"/>
        </w:rPr>
        <w:t xml:space="preserve">Being and </w:t>
      </w:r>
      <w:r w:rsidRPr="003752F7">
        <w:rPr>
          <w:rFonts w:eastAsiaTheme="minorEastAsia"/>
          <w:i/>
          <w:iCs/>
          <w:color w:val="000000"/>
        </w:rPr>
        <w:t>n</w:t>
      </w:r>
      <w:r w:rsidRPr="003752F7">
        <w:rPr>
          <w:i/>
          <w:iCs/>
          <w:color w:val="000000" w:themeColor="text1"/>
        </w:rPr>
        <w:t>óē</w:t>
      </w:r>
      <w:r w:rsidRPr="003752F7">
        <w:rPr>
          <w:rFonts w:eastAsiaTheme="minorEastAsia"/>
          <w:i/>
          <w:iCs/>
          <w:color w:val="000000"/>
        </w:rPr>
        <w:t>sis</w:t>
      </w:r>
      <w:r w:rsidRPr="003752F7">
        <w:rPr>
          <w:rFonts w:eastAsiaTheme="minorEastAsia"/>
          <w:color w:val="000000"/>
        </w:rPr>
        <w:t xml:space="preserve"> overlap in an isomorphic relation, each </w:t>
      </w:r>
      <w:r w:rsidR="00063E9B" w:rsidRPr="003752F7">
        <w:rPr>
          <w:rFonts w:eastAsiaTheme="minorEastAsia"/>
          <w:color w:val="000000"/>
        </w:rPr>
        <w:t>standing as</w:t>
      </w:r>
      <w:r w:rsidRPr="003752F7">
        <w:rPr>
          <w:rFonts w:eastAsiaTheme="minorEastAsia"/>
          <w:color w:val="000000"/>
        </w:rPr>
        <w:t xml:space="preserve"> the image of the other in inverted or reverse form. The metaphor of “isomorphic” relations has great utility in the Divine Science because i</w:t>
      </w:r>
      <w:r w:rsidR="00063E9B" w:rsidRPr="003752F7">
        <w:rPr>
          <w:rFonts w:eastAsiaTheme="minorEastAsia"/>
          <w:color w:val="000000"/>
        </w:rPr>
        <w:t>t</w:t>
      </w:r>
      <w:r w:rsidRPr="003752F7">
        <w:rPr>
          <w:rFonts w:eastAsiaTheme="minorEastAsia"/>
          <w:color w:val="000000"/>
        </w:rPr>
        <w:t xml:space="preserve"> can also be used with regard to God’s Names, all of which perfectly match each other, </w:t>
      </w:r>
      <w:r w:rsidR="00846898" w:rsidRPr="003752F7">
        <w:rPr>
          <w:rFonts w:eastAsiaTheme="minorEastAsia"/>
          <w:color w:val="000000"/>
        </w:rPr>
        <w:t>just as God’s Divine</w:t>
      </w:r>
      <w:r w:rsidRPr="003752F7">
        <w:rPr>
          <w:rFonts w:eastAsiaTheme="minorEastAsia"/>
          <w:color w:val="000000"/>
        </w:rPr>
        <w:t xml:space="preserve"> Attributes show, for example, that there is no true “priority” of one </w:t>
      </w:r>
      <w:r w:rsidR="00846898" w:rsidRPr="003752F7">
        <w:rPr>
          <w:rFonts w:eastAsiaTheme="minorEastAsia"/>
          <w:color w:val="000000"/>
        </w:rPr>
        <w:t xml:space="preserve">them </w:t>
      </w:r>
      <w:r w:rsidRPr="003752F7">
        <w:rPr>
          <w:rFonts w:eastAsiaTheme="minorEastAsia"/>
          <w:color w:val="000000"/>
        </w:rPr>
        <w:t>over the other</w:t>
      </w:r>
      <w:r w:rsidR="00846898" w:rsidRPr="003752F7">
        <w:rPr>
          <w:rFonts w:eastAsiaTheme="minorEastAsia"/>
          <w:color w:val="000000"/>
        </w:rPr>
        <w:t>s</w:t>
      </w:r>
      <w:r w:rsidRPr="003752F7">
        <w:rPr>
          <w:rFonts w:eastAsiaTheme="minorEastAsia"/>
          <w:color w:val="000000"/>
        </w:rPr>
        <w:t xml:space="preserve"> in terms of</w:t>
      </w:r>
      <w:r w:rsidR="00846898" w:rsidRPr="003752F7">
        <w:rPr>
          <w:rFonts w:eastAsiaTheme="minorEastAsia"/>
          <w:color w:val="000000"/>
        </w:rPr>
        <w:t xml:space="preserve"> our categories of</w:t>
      </w:r>
      <w:r w:rsidRPr="003752F7">
        <w:rPr>
          <w:rFonts w:eastAsiaTheme="minorEastAsia"/>
          <w:color w:val="000000"/>
        </w:rPr>
        <w:t xml:space="preserve"> “space” and “time.” Thus, in the </w:t>
      </w:r>
      <w:r w:rsidR="00846898" w:rsidRPr="003752F7">
        <w:rPr>
          <w:rFonts w:eastAsiaTheme="minorEastAsia"/>
          <w:color w:val="000000"/>
        </w:rPr>
        <w:t xml:space="preserve">Human </w:t>
      </w:r>
      <w:r w:rsidR="00315CA6" w:rsidRPr="003752F7">
        <w:rPr>
          <w:rFonts w:eastAsiaTheme="minorEastAsia"/>
          <w:color w:val="000000"/>
        </w:rPr>
        <w:t>perception</w:t>
      </w:r>
      <w:r w:rsidRPr="003752F7">
        <w:rPr>
          <w:rFonts w:eastAsiaTheme="minorEastAsia"/>
          <w:color w:val="000000"/>
        </w:rPr>
        <w:t xml:space="preserve">, </w:t>
      </w:r>
      <w:r w:rsidR="00315CA6" w:rsidRPr="003752F7">
        <w:rPr>
          <w:rFonts w:eastAsiaTheme="minorEastAsia"/>
          <w:color w:val="000000"/>
        </w:rPr>
        <w:t xml:space="preserve">God’s Necessary </w:t>
      </w:r>
      <w:r w:rsidRPr="003752F7">
        <w:rPr>
          <w:rFonts w:eastAsiaTheme="minorEastAsia"/>
          <w:color w:val="000000"/>
        </w:rPr>
        <w:t>Being</w:t>
      </w:r>
      <w:r w:rsidR="00315CA6" w:rsidRPr="003752F7">
        <w:rPr>
          <w:rFonts w:eastAsiaTheme="minorEastAsia"/>
          <w:color w:val="000000"/>
        </w:rPr>
        <w:t xml:space="preserve"> and Life</w:t>
      </w:r>
      <w:r w:rsidRPr="003752F7">
        <w:rPr>
          <w:rFonts w:eastAsiaTheme="minorEastAsia"/>
          <w:color w:val="000000"/>
        </w:rPr>
        <w:t xml:space="preserve"> ha</w:t>
      </w:r>
      <w:r w:rsidR="00315CA6" w:rsidRPr="003752F7">
        <w:rPr>
          <w:rFonts w:eastAsiaTheme="minorEastAsia"/>
          <w:color w:val="000000"/>
        </w:rPr>
        <w:t>ve a certain</w:t>
      </w:r>
      <w:r w:rsidRPr="003752F7">
        <w:rPr>
          <w:rFonts w:eastAsiaTheme="minorEastAsia"/>
          <w:color w:val="000000"/>
        </w:rPr>
        <w:t xml:space="preserve"> priority over all </w:t>
      </w:r>
      <w:r w:rsidR="00315CA6" w:rsidRPr="003752F7">
        <w:rPr>
          <w:rFonts w:eastAsiaTheme="minorEastAsia"/>
          <w:color w:val="000000"/>
        </w:rPr>
        <w:t xml:space="preserve">of His </w:t>
      </w:r>
      <w:r w:rsidRPr="003752F7">
        <w:rPr>
          <w:rFonts w:eastAsiaTheme="minorEastAsia"/>
          <w:color w:val="000000"/>
        </w:rPr>
        <w:t xml:space="preserve">other </w:t>
      </w:r>
      <w:r w:rsidR="00315CA6" w:rsidRPr="003752F7">
        <w:rPr>
          <w:rFonts w:eastAsiaTheme="minorEastAsia"/>
          <w:color w:val="000000"/>
        </w:rPr>
        <w:t>P</w:t>
      </w:r>
      <w:r w:rsidRPr="003752F7">
        <w:rPr>
          <w:rFonts w:eastAsiaTheme="minorEastAsia"/>
          <w:color w:val="000000"/>
        </w:rPr>
        <w:t xml:space="preserve">ositive </w:t>
      </w:r>
      <w:r w:rsidR="00315CA6" w:rsidRPr="003752F7">
        <w:rPr>
          <w:rFonts w:eastAsiaTheme="minorEastAsia"/>
          <w:color w:val="000000"/>
        </w:rPr>
        <w:t>A</w:t>
      </w:r>
      <w:r w:rsidRPr="003752F7">
        <w:rPr>
          <w:rFonts w:eastAsiaTheme="minorEastAsia"/>
          <w:color w:val="000000"/>
        </w:rPr>
        <w:t xml:space="preserve">ttributes such as </w:t>
      </w:r>
      <w:r w:rsidR="00315CA6" w:rsidRPr="003752F7">
        <w:rPr>
          <w:rFonts w:eastAsiaTheme="minorEastAsia"/>
          <w:color w:val="000000"/>
        </w:rPr>
        <w:t xml:space="preserve">Wisdom, </w:t>
      </w:r>
      <w:r w:rsidRPr="003752F7">
        <w:rPr>
          <w:rFonts w:eastAsiaTheme="minorEastAsia"/>
          <w:color w:val="000000"/>
        </w:rPr>
        <w:t xml:space="preserve">Knowledge, Speech, Will, and Power—but they do not proceed from each other in any </w:t>
      </w:r>
      <w:r w:rsidR="00315CA6" w:rsidRPr="003752F7">
        <w:rPr>
          <w:rFonts w:eastAsiaTheme="minorEastAsia"/>
          <w:color w:val="000000"/>
        </w:rPr>
        <w:t xml:space="preserve">causative or </w:t>
      </w:r>
      <w:r w:rsidRPr="003752F7">
        <w:rPr>
          <w:rFonts w:eastAsiaTheme="minorEastAsia"/>
          <w:color w:val="000000"/>
        </w:rPr>
        <w:t xml:space="preserve">temporal </w:t>
      </w:r>
      <w:r w:rsidR="00315CA6" w:rsidRPr="003752F7">
        <w:rPr>
          <w:rFonts w:eastAsiaTheme="minorEastAsia"/>
          <w:color w:val="000000"/>
        </w:rPr>
        <w:t>manner</w:t>
      </w:r>
      <w:r w:rsidRPr="003752F7">
        <w:rPr>
          <w:rFonts w:eastAsiaTheme="minorEastAsia"/>
          <w:color w:val="000000"/>
        </w:rPr>
        <w:t xml:space="preserve">, and ultimately their “isomorphism” is </w:t>
      </w:r>
      <w:r w:rsidR="00315CA6" w:rsidRPr="003752F7">
        <w:rPr>
          <w:rFonts w:eastAsiaTheme="minorEastAsia"/>
          <w:color w:val="000000"/>
        </w:rPr>
        <w:t>without any qualities of</w:t>
      </w:r>
      <w:r w:rsidRPr="003752F7">
        <w:rPr>
          <w:rFonts w:eastAsiaTheme="minorEastAsia"/>
          <w:color w:val="000000"/>
        </w:rPr>
        <w:t xml:space="preserve"> </w:t>
      </w:r>
      <w:r w:rsidR="00315CA6" w:rsidRPr="003752F7">
        <w:rPr>
          <w:rFonts w:eastAsiaTheme="minorEastAsia"/>
          <w:color w:val="000000"/>
        </w:rPr>
        <w:t>“</w:t>
      </w:r>
      <w:r w:rsidRPr="003752F7">
        <w:rPr>
          <w:rFonts w:eastAsiaTheme="minorEastAsia"/>
          <w:color w:val="000000"/>
        </w:rPr>
        <w:t>before</w:t>
      </w:r>
      <w:r w:rsidR="00315CA6" w:rsidRPr="003752F7">
        <w:rPr>
          <w:rFonts w:eastAsiaTheme="minorEastAsia"/>
          <w:color w:val="000000"/>
        </w:rPr>
        <w:t>”</w:t>
      </w:r>
      <w:r w:rsidRPr="003752F7">
        <w:rPr>
          <w:rFonts w:eastAsiaTheme="minorEastAsia"/>
          <w:color w:val="000000"/>
        </w:rPr>
        <w:t xml:space="preserve"> or </w:t>
      </w:r>
      <w:r w:rsidR="00315CA6" w:rsidRPr="003752F7">
        <w:rPr>
          <w:rFonts w:eastAsiaTheme="minorEastAsia"/>
          <w:color w:val="000000"/>
        </w:rPr>
        <w:t>“</w:t>
      </w:r>
      <w:r w:rsidRPr="003752F7">
        <w:rPr>
          <w:rFonts w:eastAsiaTheme="minorEastAsia"/>
          <w:color w:val="000000"/>
        </w:rPr>
        <w:t>after,</w:t>
      </w:r>
      <w:r w:rsidR="00315CA6" w:rsidRPr="003752F7">
        <w:rPr>
          <w:rFonts w:eastAsiaTheme="minorEastAsia"/>
          <w:color w:val="000000"/>
        </w:rPr>
        <w:t>”</w:t>
      </w:r>
      <w:r w:rsidRPr="003752F7">
        <w:rPr>
          <w:rFonts w:eastAsiaTheme="minorEastAsia"/>
          <w:color w:val="000000"/>
        </w:rPr>
        <w:t xml:space="preserve"> including an</w:t>
      </w:r>
      <w:r w:rsidR="00315CA6" w:rsidRPr="003752F7">
        <w:rPr>
          <w:rFonts w:eastAsiaTheme="minorEastAsia"/>
          <w:color w:val="000000"/>
        </w:rPr>
        <w:t>y perceived</w:t>
      </w:r>
      <w:r w:rsidRPr="003752F7">
        <w:rPr>
          <w:rFonts w:eastAsiaTheme="minorEastAsia"/>
          <w:color w:val="000000"/>
        </w:rPr>
        <w:t xml:space="preserve"> ontological priority of one</w:t>
      </w:r>
      <w:r w:rsidR="00315CA6" w:rsidRPr="003752F7">
        <w:rPr>
          <w:rFonts w:eastAsiaTheme="minorEastAsia"/>
          <w:color w:val="000000"/>
        </w:rPr>
        <w:t xml:space="preserve"> of them</w:t>
      </w:r>
      <w:r w:rsidRPr="003752F7">
        <w:rPr>
          <w:rFonts w:eastAsiaTheme="minorEastAsia"/>
          <w:color w:val="000000"/>
        </w:rPr>
        <w:t xml:space="preserve"> over the other</w:t>
      </w:r>
      <w:r w:rsidR="00315CA6" w:rsidRPr="003752F7">
        <w:rPr>
          <w:rFonts w:eastAsiaTheme="minorEastAsia"/>
          <w:color w:val="000000"/>
        </w:rPr>
        <w:t>s</w:t>
      </w:r>
      <w:r w:rsidRPr="003752F7">
        <w:rPr>
          <w:rFonts w:eastAsiaTheme="minorEastAsia"/>
          <w:color w:val="000000"/>
        </w:rPr>
        <w:t xml:space="preserve">.  </w:t>
      </w:r>
    </w:p>
  </w:footnote>
  <w:footnote w:id="76">
    <w:p w14:paraId="4EA3B3F8" w14:textId="77777777" w:rsidR="001568D7" w:rsidRPr="003752F7" w:rsidRDefault="001568D7" w:rsidP="001568D7">
      <w:pPr>
        <w:pStyle w:val="NormalWeb"/>
        <w:spacing w:before="0" w:beforeAutospacing="0" w:after="0" w:afterAutospacing="0"/>
        <w:rPr>
          <w:color w:val="202122"/>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 xml:space="preserve">T. S. Eliot </w:t>
      </w:r>
      <w:r w:rsidRPr="003752F7">
        <w:rPr>
          <w:rFonts w:asciiTheme="majorBidi" w:hAnsiTheme="majorBidi" w:cstheme="majorBidi"/>
          <w:color w:val="202122"/>
          <w:sz w:val="20"/>
          <w:szCs w:val="20"/>
        </w:rPr>
        <w:t>(d. 1385/1965) or, more fully,</w:t>
      </w:r>
      <w:r w:rsidRPr="003752F7">
        <w:rPr>
          <w:rFonts w:asciiTheme="majorBidi" w:hAnsiTheme="majorBidi" w:cstheme="majorBidi"/>
          <w:sz w:val="20"/>
          <w:szCs w:val="20"/>
        </w:rPr>
        <w:t xml:space="preserve"> </w:t>
      </w:r>
      <w:r w:rsidRPr="003752F7">
        <w:rPr>
          <w:rFonts w:asciiTheme="majorBidi" w:hAnsiTheme="majorBidi" w:cstheme="majorBidi"/>
          <w:color w:val="202122"/>
          <w:sz w:val="20"/>
          <w:szCs w:val="20"/>
        </w:rPr>
        <w:t xml:space="preserve">Thomas Stearns Eliot, ranks among the greatest English-language poets of the twentieth century. He also excelled as a literary critic, editor, publisher, essayist, and playwright. Eliot was born in St. Louis, Missouri, but moved to England in 1332/1914 at the age of twenty-five. He settled, worked, and married there, finally becoming a British citizen in 1346/1927 and subsequently renouncing his American citizenship. Eliot was one of the dons of Modernist poetry in the English language. He first attracted widespread attention in 1333/1915 with his poem “The Love Song of J. Alfred Prufrock.” This was followed by his Classics “The Waste Land” in 1344/1925, “Hollow Men” (1925), “Ash Wednesday” (1930), and </w:t>
      </w:r>
      <w:r w:rsidRPr="003752F7">
        <w:rPr>
          <w:rFonts w:asciiTheme="majorBidi" w:hAnsiTheme="majorBidi" w:cstheme="majorBidi"/>
          <w:i/>
          <w:iCs/>
          <w:color w:val="202122"/>
          <w:sz w:val="20"/>
          <w:szCs w:val="20"/>
        </w:rPr>
        <w:t>The Four Quartets</w:t>
      </w:r>
      <w:r w:rsidRPr="003752F7">
        <w:rPr>
          <w:rFonts w:asciiTheme="majorBidi" w:hAnsiTheme="majorBidi" w:cstheme="majorBidi"/>
          <w:color w:val="202122"/>
          <w:sz w:val="20"/>
          <w:szCs w:val="20"/>
        </w:rPr>
        <w:t xml:space="preserve"> (1943). He is known for seven plays, most notably </w:t>
      </w:r>
      <w:r w:rsidRPr="003752F7">
        <w:rPr>
          <w:rFonts w:asciiTheme="majorBidi" w:hAnsiTheme="majorBidi" w:cstheme="majorBidi"/>
          <w:i/>
          <w:iCs/>
          <w:color w:val="202122"/>
          <w:sz w:val="20"/>
          <w:szCs w:val="20"/>
        </w:rPr>
        <w:t>Murder in the Cathedral</w:t>
      </w:r>
      <w:r w:rsidRPr="003752F7">
        <w:rPr>
          <w:rFonts w:asciiTheme="majorBidi" w:hAnsiTheme="majorBidi" w:cstheme="majorBidi"/>
          <w:color w:val="202122"/>
          <w:sz w:val="20"/>
          <w:szCs w:val="20"/>
        </w:rPr>
        <w:t xml:space="preserve"> (1935) and </w:t>
      </w:r>
      <w:r w:rsidRPr="003752F7">
        <w:rPr>
          <w:rFonts w:asciiTheme="majorBidi" w:hAnsiTheme="majorBidi" w:cstheme="majorBidi"/>
          <w:i/>
          <w:iCs/>
          <w:color w:val="202122"/>
          <w:sz w:val="20"/>
          <w:szCs w:val="20"/>
        </w:rPr>
        <w:t>The Cocktail Party</w:t>
      </w:r>
      <w:r w:rsidRPr="003752F7">
        <w:rPr>
          <w:rFonts w:asciiTheme="majorBidi" w:hAnsiTheme="majorBidi" w:cstheme="majorBidi"/>
          <w:color w:val="202122"/>
          <w:sz w:val="20"/>
          <w:szCs w:val="20"/>
        </w:rPr>
        <w:t xml:space="preserve"> (1949). In 1367/1948, Eliot was awarded the Nobel Prize for Literature, “for his outstanding and pioneering contribution to present-day poetry.”</w:t>
      </w:r>
    </w:p>
  </w:footnote>
  <w:footnote w:id="77">
    <w:p w14:paraId="793C229B" w14:textId="77777777" w:rsidR="001568D7" w:rsidRPr="003752F7" w:rsidRDefault="001568D7" w:rsidP="001568D7">
      <w:pPr>
        <w:pStyle w:val="NormalWeb"/>
        <w:spacing w:before="0" w:beforeAutospacing="0" w:after="0" w:afterAutospacing="0"/>
        <w:rPr>
          <w:rFonts w:eastAsiaTheme="majorEastAsia"/>
          <w:color w:val="202122"/>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202122"/>
          <w:sz w:val="20"/>
          <w:szCs w:val="20"/>
          <w:lang w:val="fr-FR"/>
        </w:rPr>
        <w:t>Anatole France</w:t>
      </w:r>
      <w:r w:rsidRPr="003752F7">
        <w:rPr>
          <w:rStyle w:val="apple-converted-space"/>
          <w:rFonts w:asciiTheme="majorBidi" w:eastAsiaTheme="majorEastAsia" w:hAnsiTheme="majorBidi" w:cstheme="majorBidi"/>
          <w:color w:val="202122"/>
          <w:sz w:val="20"/>
          <w:szCs w:val="20"/>
        </w:rPr>
        <w:t> (d. 1343/</w:t>
      </w:r>
      <w:r w:rsidRPr="003752F7">
        <w:rPr>
          <w:rFonts w:asciiTheme="majorBidi" w:hAnsiTheme="majorBidi" w:cstheme="majorBidi"/>
          <w:color w:val="202122"/>
          <w:sz w:val="20"/>
          <w:szCs w:val="20"/>
        </w:rPr>
        <w:t xml:space="preserve">1924) was named at birth </w:t>
      </w:r>
      <w:r w:rsidRPr="003752F7">
        <w:rPr>
          <w:rFonts w:asciiTheme="majorBidi" w:hAnsiTheme="majorBidi" w:cstheme="majorBidi"/>
          <w:color w:val="202122"/>
          <w:sz w:val="20"/>
          <w:szCs w:val="20"/>
          <w:lang w:val="fr-FR"/>
        </w:rPr>
        <w:t>François-Anatole Thibault. He</w:t>
      </w:r>
      <w:r w:rsidRPr="003752F7">
        <w:rPr>
          <w:rFonts w:asciiTheme="majorBidi" w:hAnsiTheme="majorBidi" w:cstheme="majorBidi"/>
          <w:b/>
          <w:bCs/>
          <w:color w:val="202122"/>
          <w:sz w:val="20"/>
          <w:szCs w:val="20"/>
          <w:lang w:val="fr-FR"/>
        </w:rPr>
        <w:t xml:space="preserve"> </w:t>
      </w:r>
      <w:r w:rsidRPr="003752F7">
        <w:rPr>
          <w:rFonts w:asciiTheme="majorBidi" w:hAnsiTheme="majorBidi" w:cstheme="majorBidi"/>
          <w:color w:val="202122"/>
          <w:sz w:val="20"/>
          <w:szCs w:val="20"/>
        </w:rPr>
        <w:t xml:space="preserve">was a French poet, journalist, and highly successful novelist. His typically Gallic temperament with its thorough-boing irony and skepticism made him popular in French eyes and raised his esteem to the point of making him the ideal French man of letters in his time. Anatole France was a member of the Académie Française (the French Academy)—the principal institution for preserving the integrity of the French language—which he joined in 1313/1896, and he was awarded the Nobel Prize for literature in 1339/1921, three years before his death. </w:t>
      </w:r>
    </w:p>
  </w:footnote>
  <w:footnote w:id="78">
    <w:p w14:paraId="13089BA2" w14:textId="77777777" w:rsidR="001568D7" w:rsidRPr="003752F7" w:rsidRDefault="001568D7" w:rsidP="001568D7">
      <w:pPr>
        <w:pStyle w:val="FootnoteText"/>
        <w:rPr>
          <w:rFonts w:eastAsiaTheme="minorEastAsia"/>
          <w:color w:val="262626"/>
        </w:rPr>
      </w:pPr>
      <w:r w:rsidRPr="003752F7">
        <w:rPr>
          <w:rStyle w:val="FootnoteReference"/>
        </w:rPr>
        <w:footnoteRef/>
      </w:r>
      <w:r w:rsidRPr="003752F7">
        <w:t xml:space="preserve"> </w:t>
      </w:r>
      <w:r w:rsidRPr="003752F7">
        <w:rPr>
          <w:b/>
          <w:bCs/>
        </w:rPr>
        <w:t>Voltaire</w:t>
      </w:r>
      <w:r w:rsidRPr="003752F7">
        <w:t xml:space="preserve"> (d. 1192/1778) was the pen name (French: </w:t>
      </w:r>
      <w:r w:rsidRPr="003752F7">
        <w:rPr>
          <w:i/>
          <w:iCs/>
        </w:rPr>
        <w:t>nom de plume</w:t>
      </w:r>
      <w:r w:rsidRPr="003752F7">
        <w:t xml:space="preserve">) of </w:t>
      </w:r>
      <w:r w:rsidRPr="003752F7">
        <w:rPr>
          <w:rFonts w:eastAsiaTheme="minorEastAsia"/>
          <w:color w:val="1A1A1A"/>
        </w:rPr>
        <w:t>François-Marie Arouet. Voltaire</w:t>
      </w:r>
      <w:r w:rsidRPr="003752F7">
        <w:rPr>
          <w:rFonts w:eastAsiaTheme="minorEastAsia"/>
          <w:color w:val="000000"/>
        </w:rPr>
        <w:t xml:space="preserve"> ranks among the most </w:t>
      </w:r>
      <w:r w:rsidRPr="003752F7">
        <w:rPr>
          <w:rFonts w:eastAsiaTheme="minorEastAsia"/>
          <w:color w:val="262626"/>
        </w:rPr>
        <w:t>important writers, historians, Philosophers, and satirists of the French Enlightenment. He</w:t>
      </w:r>
      <w:r w:rsidRPr="003752F7">
        <w:rPr>
          <w:color w:val="202122"/>
          <w:shd w:val="clear" w:color="auto" w:fill="FFFFFF"/>
        </w:rPr>
        <w:t xml:space="preserve"> was an outspoken advocate of civil liberties</w:t>
      </w:r>
      <w:r w:rsidRPr="003752F7">
        <w:t xml:space="preserve"> an</w:t>
      </w:r>
      <w:r w:rsidRPr="003752F7">
        <w:rPr>
          <w:color w:val="202122"/>
          <w:shd w:val="clear" w:color="auto" w:fill="FFFFFF"/>
        </w:rPr>
        <w:t>d</w:t>
      </w:r>
      <w:r w:rsidRPr="003752F7">
        <w:rPr>
          <w:rStyle w:val="apple-converted-space"/>
          <w:color w:val="202122"/>
          <w:shd w:val="clear" w:color="auto" w:fill="FFFFFF"/>
        </w:rPr>
        <w:t> </w:t>
      </w:r>
      <w:r w:rsidRPr="003752F7">
        <w:rPr>
          <w:rFonts w:eastAsiaTheme="minorEastAsia"/>
          <w:color w:val="262626"/>
        </w:rPr>
        <w:t xml:space="preserve"> is noted for his sharp-witted criticism of slavery and the dogmas and intolerant policies of the Magisterial Roman Catholic Church. Voltaire outspokenly advocated freedom of religion, freedom of speech, and the institutional separation of Church and State. During his lifetime, h</w:t>
      </w:r>
      <w:r w:rsidRPr="003752F7">
        <w:rPr>
          <w:color w:val="202122"/>
          <w:shd w:val="clear" w:color="auto" w:fill="FFFFFF"/>
        </w:rPr>
        <w:t>e wrote as many as two thousand pamphlets and books and more than twenty-thousand letters that have been preserved for their historical value.</w:t>
      </w:r>
    </w:p>
  </w:footnote>
  <w:footnote w:id="79">
    <w:p w14:paraId="4C474AFA" w14:textId="77777777" w:rsidR="001568D7" w:rsidRPr="003752F7" w:rsidRDefault="001568D7" w:rsidP="001568D7">
      <w:pPr>
        <w:pStyle w:val="FootnoteText"/>
      </w:pPr>
      <w:r w:rsidRPr="003752F7">
        <w:rPr>
          <w:rStyle w:val="FootnoteReference"/>
        </w:rPr>
        <w:footnoteRef/>
      </w:r>
      <w:r w:rsidRPr="003752F7">
        <w:t xml:space="preserve"> The American humorist, playwright, speculator, gambler, and occasionally dubious enterpriser Wilson Mizner (d. 1351/1933) quipped: “When you steal from one author, it is plagiarism. If you steal from many, it is research.”</w:t>
      </w:r>
    </w:p>
  </w:footnote>
  <w:footnote w:id="80">
    <w:p w14:paraId="66142A57" w14:textId="77777777" w:rsidR="001568D7" w:rsidRPr="003752F7" w:rsidRDefault="001568D7" w:rsidP="001568D7">
      <w:pPr>
        <w:pStyle w:val="FootnoteText"/>
        <w:rPr>
          <w:color w:val="000000" w:themeColor="text1"/>
        </w:rPr>
      </w:pPr>
      <w:r w:rsidRPr="003752F7">
        <w:rPr>
          <w:rStyle w:val="FootnoteReference"/>
        </w:rPr>
        <w:footnoteRef/>
      </w:r>
      <w:r w:rsidRPr="003752F7">
        <w:t xml:space="preserve"> </w:t>
      </w:r>
      <w:r w:rsidRPr="003752F7">
        <w:rPr>
          <w:color w:val="000000" w:themeColor="text1"/>
        </w:rPr>
        <w:t xml:space="preserve">From </w:t>
      </w:r>
      <w:r w:rsidRPr="003752F7">
        <w:rPr>
          <w:rFonts w:eastAsia="Arial"/>
          <w:color w:val="000000" w:themeColor="text1"/>
        </w:rPr>
        <w:t>William Blake (d. 1243/1827) “Auguries of Innocence.”</w:t>
      </w:r>
    </w:p>
  </w:footnote>
  <w:footnote w:id="81">
    <w:p w14:paraId="300C9A4C" w14:textId="77777777" w:rsidR="00C84632" w:rsidRPr="003752F7" w:rsidRDefault="00C84632" w:rsidP="00C84632">
      <w:pPr>
        <w:pStyle w:val="FootnoteText"/>
        <w:rPr>
          <w:color w:val="000000"/>
        </w:rPr>
      </w:pPr>
      <w:r w:rsidRPr="003752F7">
        <w:rPr>
          <w:rStyle w:val="FootnoteReference"/>
        </w:rPr>
        <w:footnoteRef/>
      </w:r>
      <w:r w:rsidRPr="003752F7">
        <w:t xml:space="preserve"> </w:t>
      </w:r>
      <w:r w:rsidRPr="003752F7">
        <w:rPr>
          <w:b/>
          <w:bCs/>
          <w:color w:val="000000"/>
        </w:rPr>
        <w:t>Far</w:t>
      </w:r>
      <w:r w:rsidRPr="003752F7">
        <w:rPr>
          <w:b/>
          <w:bCs/>
        </w:rPr>
        <w:t>ī</w:t>
      </w:r>
      <w:r w:rsidRPr="003752F7">
        <w:rPr>
          <w:b/>
          <w:bCs/>
          <w:color w:val="000000"/>
        </w:rPr>
        <w:t>d-al-D</w:t>
      </w:r>
      <w:r w:rsidRPr="003752F7">
        <w:rPr>
          <w:b/>
          <w:bCs/>
        </w:rPr>
        <w:t>ī</w:t>
      </w:r>
      <w:r w:rsidRPr="003752F7">
        <w:rPr>
          <w:b/>
          <w:bCs/>
          <w:color w:val="000000"/>
        </w:rPr>
        <w:t>n ‘A</w:t>
      </w:r>
      <w:r w:rsidRPr="003752F7">
        <w:rPr>
          <w:b/>
          <w:bCs/>
        </w:rPr>
        <w:t>ṭṭā</w:t>
      </w:r>
      <w:r w:rsidRPr="003752F7">
        <w:rPr>
          <w:b/>
          <w:bCs/>
          <w:color w:val="000000"/>
        </w:rPr>
        <w:t>r</w:t>
      </w:r>
      <w:r w:rsidRPr="003752F7">
        <w:rPr>
          <w:color w:val="000000"/>
        </w:rPr>
        <w:t xml:space="preserve"> (d. 618/1221) or, more fully,</w:t>
      </w:r>
      <w:r w:rsidRPr="003752F7">
        <w:t xml:space="preserve"> Abū Ḥamīd ibn Abū Bakr Ibrāhīm of Nisapur, was </w:t>
      </w:r>
      <w:r w:rsidRPr="003752F7">
        <w:rPr>
          <w:color w:val="000000"/>
        </w:rPr>
        <w:t>a great Persian poet and Sunn</w:t>
      </w:r>
      <w:r w:rsidRPr="003752F7">
        <w:t xml:space="preserve">ī Spiritual master, who was given two pen-names: </w:t>
      </w:r>
      <w:r w:rsidRPr="003752F7">
        <w:rPr>
          <w:color w:val="000000"/>
        </w:rPr>
        <w:t>Far</w:t>
      </w:r>
      <w:r w:rsidRPr="003752F7">
        <w:t>ī</w:t>
      </w:r>
      <w:r w:rsidRPr="003752F7">
        <w:rPr>
          <w:color w:val="000000"/>
        </w:rPr>
        <w:t>d-al-D</w:t>
      </w:r>
      <w:r w:rsidRPr="003752F7">
        <w:t>ī</w:t>
      </w:r>
      <w:r w:rsidRPr="003752F7">
        <w:rPr>
          <w:color w:val="000000"/>
        </w:rPr>
        <w:t>n (the unique one of the Islamic Religion) and ‘A</w:t>
      </w:r>
      <w:r w:rsidRPr="003752F7">
        <w:t>ṭṭā</w:t>
      </w:r>
      <w:r w:rsidRPr="003752F7">
        <w:rPr>
          <w:color w:val="000000"/>
        </w:rPr>
        <w:t>r (the apothecary or scent merchant). Far</w:t>
      </w:r>
      <w:r w:rsidRPr="003752F7">
        <w:t>ī</w:t>
      </w:r>
      <w:r w:rsidRPr="003752F7">
        <w:rPr>
          <w:color w:val="000000"/>
        </w:rPr>
        <w:t>d-al-D</w:t>
      </w:r>
      <w:r w:rsidRPr="003752F7">
        <w:t>ī</w:t>
      </w:r>
      <w:r w:rsidRPr="003752F7">
        <w:rPr>
          <w:color w:val="000000"/>
        </w:rPr>
        <w:t>n‘A</w:t>
      </w:r>
      <w:r w:rsidRPr="003752F7">
        <w:t>ṭṭā</w:t>
      </w:r>
      <w:r w:rsidRPr="003752F7">
        <w:rPr>
          <w:color w:val="000000"/>
        </w:rPr>
        <w:t xml:space="preserve">r is best known for his metaphorical poetic work </w:t>
      </w:r>
      <w:r w:rsidRPr="003752F7">
        <w:rPr>
          <w:i/>
          <w:iCs/>
          <w:color w:val="000000"/>
        </w:rPr>
        <w:t xml:space="preserve">The Conference of the Birds </w:t>
      </w:r>
      <w:r w:rsidRPr="003752F7">
        <w:rPr>
          <w:color w:val="000000"/>
        </w:rPr>
        <w:t>(</w:t>
      </w:r>
      <w:r w:rsidRPr="003752F7">
        <w:rPr>
          <w:i/>
          <w:iCs/>
        </w:rPr>
        <w:t>Manṭiq al-Ṭayr</w:t>
      </w:r>
      <w:r w:rsidRPr="003752F7">
        <w:rPr>
          <w:color w:val="000000"/>
        </w:rPr>
        <w:t xml:space="preserve">) as well as </w:t>
      </w:r>
      <w:r w:rsidRPr="003752F7">
        <w:rPr>
          <w:i/>
          <w:iCs/>
          <w:color w:val="000000"/>
        </w:rPr>
        <w:t>The Book of the Divine</w:t>
      </w:r>
      <w:r w:rsidRPr="003752F7">
        <w:rPr>
          <w:color w:val="000000"/>
        </w:rPr>
        <w:t xml:space="preserve"> (</w:t>
      </w:r>
      <w:r w:rsidRPr="003752F7">
        <w:rPr>
          <w:i/>
          <w:iCs/>
        </w:rPr>
        <w:t>Ilāhī-Nāma</w:t>
      </w:r>
      <w:r w:rsidRPr="003752F7">
        <w:rPr>
          <w:color w:val="000000"/>
        </w:rPr>
        <w:t xml:space="preserve">) and </w:t>
      </w:r>
      <w:r w:rsidRPr="003752F7">
        <w:rPr>
          <w:i/>
          <w:iCs/>
          <w:color w:val="000000"/>
        </w:rPr>
        <w:t xml:space="preserve">The Book of the Chosen One </w:t>
      </w:r>
      <w:r w:rsidRPr="003752F7">
        <w:rPr>
          <w:color w:val="000000"/>
        </w:rPr>
        <w:t>(</w:t>
      </w:r>
      <w:r w:rsidRPr="003752F7">
        <w:rPr>
          <w:i/>
          <w:iCs/>
        </w:rPr>
        <w:t>Mukhtār-Nāma</w:t>
      </w:r>
      <w:r w:rsidRPr="003752F7">
        <w:rPr>
          <w:color w:val="000000"/>
        </w:rPr>
        <w:t>). He is sometimes compared with the great Sunn</w:t>
      </w:r>
      <w:r w:rsidRPr="003752F7">
        <w:t xml:space="preserve">ī </w:t>
      </w:r>
      <w:r w:rsidRPr="003752F7">
        <w:rPr>
          <w:color w:val="000000"/>
        </w:rPr>
        <w:t>Persian poets</w:t>
      </w:r>
      <w:r w:rsidRPr="003752F7">
        <w:t xml:space="preserve"> Ḥ</w:t>
      </w:r>
      <w:r w:rsidRPr="003752F7">
        <w:rPr>
          <w:color w:val="000000"/>
        </w:rPr>
        <w:t>ak</w:t>
      </w:r>
      <w:r w:rsidRPr="003752F7">
        <w:t>ī</w:t>
      </w:r>
      <w:r w:rsidRPr="003752F7">
        <w:rPr>
          <w:color w:val="000000"/>
        </w:rPr>
        <w:t xml:space="preserve">m </w:t>
      </w:r>
      <w:r w:rsidRPr="003752F7">
        <w:t>S</w:t>
      </w:r>
      <w:r w:rsidRPr="003752F7">
        <w:rPr>
          <w:color w:val="000000"/>
        </w:rPr>
        <w:t>an</w:t>
      </w:r>
      <w:r w:rsidRPr="003752F7">
        <w:t>ā</w:t>
      </w:r>
      <w:r w:rsidRPr="003752F7">
        <w:rPr>
          <w:color w:val="000000"/>
        </w:rPr>
        <w:t>’</w:t>
      </w:r>
      <w:r w:rsidRPr="003752F7">
        <w:t>ī (d.  536/1141) and</w:t>
      </w:r>
      <w:r w:rsidRPr="003752F7">
        <w:rPr>
          <w:color w:val="000000"/>
        </w:rPr>
        <w:t xml:space="preserve"> Jal</w:t>
      </w:r>
      <w:r w:rsidRPr="003752F7">
        <w:t>ā</w:t>
      </w:r>
      <w:r w:rsidRPr="003752F7">
        <w:rPr>
          <w:color w:val="000000"/>
        </w:rPr>
        <w:t>l-al-D</w:t>
      </w:r>
      <w:r w:rsidRPr="003752F7">
        <w:t>ī</w:t>
      </w:r>
      <w:r w:rsidRPr="003752F7">
        <w:rPr>
          <w:color w:val="000000"/>
        </w:rPr>
        <w:t>n R</w:t>
      </w:r>
      <w:r w:rsidRPr="003752F7">
        <w:t>ū</w:t>
      </w:r>
      <w:r w:rsidRPr="003752F7">
        <w:rPr>
          <w:color w:val="000000"/>
        </w:rPr>
        <w:t>m</w:t>
      </w:r>
      <w:r w:rsidRPr="003752F7">
        <w:t>ī (d. 672/1273), since his poetic skills juxtapose favorably with their own</w:t>
      </w:r>
      <w:r w:rsidRPr="003752F7">
        <w:rPr>
          <w:color w:val="000000"/>
        </w:rPr>
        <w:t>. Information about the life of Far</w:t>
      </w:r>
      <w:r w:rsidRPr="003752F7">
        <w:t>ī</w:t>
      </w:r>
      <w:r w:rsidRPr="003752F7">
        <w:rPr>
          <w:color w:val="000000"/>
        </w:rPr>
        <w:t>d al-D</w:t>
      </w:r>
      <w:r w:rsidRPr="003752F7">
        <w:t>ī</w:t>
      </w:r>
      <w:r w:rsidRPr="003752F7">
        <w:rPr>
          <w:color w:val="000000"/>
        </w:rPr>
        <w:t>n ‘A</w:t>
      </w:r>
      <w:r w:rsidRPr="003752F7">
        <w:t>ṭṭā</w:t>
      </w:r>
      <w:r w:rsidRPr="003752F7">
        <w:rPr>
          <w:color w:val="000000"/>
        </w:rPr>
        <w:t xml:space="preserve">r is scarce, and he may not have been well-known during his lifetime outside of his native city of Nisapur. It is generally agreed that he died a violent death as a result of the Mongol invasion, which destroyed Nisapur in April of 618/1221. His tomb is located within the former parameters of the old city. </w:t>
      </w:r>
    </w:p>
  </w:footnote>
  <w:footnote w:id="82">
    <w:p w14:paraId="0692966F" w14:textId="4F459A38" w:rsidR="00E86172" w:rsidRPr="003752F7" w:rsidRDefault="00E86172" w:rsidP="002A3C20">
      <w:pPr>
        <w:pStyle w:val="Heading1"/>
        <w:spacing w:before="0" w:after="0"/>
        <w:rPr>
          <w:rFonts w:ascii="Georgia" w:hAnsi="Georgia"/>
          <w:color w:val="000000" w:themeColor="text1"/>
          <w:sz w:val="20"/>
          <w:szCs w:val="20"/>
        </w:rPr>
      </w:pPr>
      <w:r w:rsidRPr="003752F7">
        <w:rPr>
          <w:rStyle w:val="FootnoteReference"/>
          <w:rFonts w:asciiTheme="majorBidi" w:hAnsiTheme="majorBidi" w:cstheme="majorBidi"/>
          <w:color w:val="000000" w:themeColor="text1"/>
          <w:sz w:val="20"/>
          <w:szCs w:val="20"/>
        </w:rPr>
        <w:footnoteRef/>
      </w:r>
      <w:r w:rsidRPr="003752F7">
        <w:rPr>
          <w:rFonts w:asciiTheme="majorBidi" w:hAnsiTheme="majorBidi" w:cstheme="majorBidi"/>
          <w:color w:val="000000" w:themeColor="text1"/>
          <w:sz w:val="20"/>
          <w:szCs w:val="20"/>
        </w:rPr>
        <w:t xml:space="preserve"> </w:t>
      </w:r>
      <w:r w:rsidRPr="003752F7">
        <w:rPr>
          <w:rFonts w:asciiTheme="majorBidi" w:hAnsiTheme="majorBidi" w:cstheme="majorBidi"/>
          <w:b/>
          <w:bCs/>
          <w:color w:val="000000" w:themeColor="text1"/>
          <w:sz w:val="20"/>
          <w:szCs w:val="20"/>
        </w:rPr>
        <w:t>Socrates</w:t>
      </w:r>
      <w:r w:rsidRPr="003752F7">
        <w:rPr>
          <w:rFonts w:asciiTheme="majorBidi" w:hAnsiTheme="majorBidi" w:cstheme="majorBidi"/>
          <w:color w:val="000000" w:themeColor="text1"/>
          <w:sz w:val="20"/>
          <w:szCs w:val="20"/>
        </w:rPr>
        <w:t xml:space="preserve"> (d. 399 BCE)</w:t>
      </w:r>
      <w:r w:rsidR="00241C98" w:rsidRPr="003752F7">
        <w:rPr>
          <w:rFonts w:asciiTheme="majorBidi" w:hAnsiTheme="majorBidi" w:cstheme="majorBidi"/>
          <w:color w:val="000000" w:themeColor="text1"/>
          <w:sz w:val="20"/>
          <w:szCs w:val="20"/>
        </w:rPr>
        <w:t xml:space="preserve"> </w:t>
      </w:r>
      <w:r w:rsidRPr="003752F7">
        <w:rPr>
          <w:rFonts w:asciiTheme="majorBidi" w:hAnsiTheme="majorBidi" w:cstheme="majorBidi"/>
          <w:color w:val="000000" w:themeColor="text1"/>
          <w:sz w:val="20"/>
          <w:szCs w:val="20"/>
        </w:rPr>
        <w:t xml:space="preserve">was a noted philosopher of Athens in Ancient Greece. He stands out as one of the pivotal figures in the formation of both the Islamic and Western </w:t>
      </w:r>
      <w:r w:rsidR="00E96D00" w:rsidRPr="003752F7">
        <w:rPr>
          <w:rFonts w:asciiTheme="majorBidi" w:hAnsiTheme="majorBidi" w:cstheme="majorBidi"/>
          <w:color w:val="000000" w:themeColor="text1"/>
          <w:sz w:val="20"/>
          <w:szCs w:val="20"/>
        </w:rPr>
        <w:t>I</w:t>
      </w:r>
      <w:r w:rsidRPr="003752F7">
        <w:rPr>
          <w:rFonts w:asciiTheme="majorBidi" w:hAnsiTheme="majorBidi" w:cstheme="majorBidi"/>
          <w:color w:val="000000" w:themeColor="text1"/>
          <w:sz w:val="20"/>
          <w:szCs w:val="20"/>
        </w:rPr>
        <w:t xml:space="preserve">ntellectual </w:t>
      </w:r>
      <w:r w:rsidR="00E96D00" w:rsidRPr="003752F7">
        <w:rPr>
          <w:rFonts w:asciiTheme="majorBidi" w:hAnsiTheme="majorBidi" w:cstheme="majorBidi"/>
          <w:color w:val="000000" w:themeColor="text1"/>
          <w:sz w:val="20"/>
          <w:szCs w:val="20"/>
        </w:rPr>
        <w:t>T</w:t>
      </w:r>
      <w:r w:rsidRPr="003752F7">
        <w:rPr>
          <w:rFonts w:asciiTheme="majorBidi" w:hAnsiTheme="majorBidi" w:cstheme="majorBidi"/>
          <w:color w:val="000000" w:themeColor="text1"/>
          <w:sz w:val="20"/>
          <w:szCs w:val="20"/>
        </w:rPr>
        <w:t xml:space="preserve">raditions. Socrates was primarily concerned with the </w:t>
      </w:r>
      <w:r w:rsidR="00E96D00" w:rsidRPr="003752F7">
        <w:rPr>
          <w:rFonts w:asciiTheme="majorBidi" w:hAnsiTheme="majorBidi" w:cstheme="majorBidi"/>
          <w:color w:val="000000" w:themeColor="text1"/>
          <w:sz w:val="20"/>
          <w:szCs w:val="20"/>
        </w:rPr>
        <w:t>Morality and E</w:t>
      </w:r>
      <w:r w:rsidRPr="003752F7">
        <w:rPr>
          <w:rFonts w:asciiTheme="majorBidi" w:hAnsiTheme="majorBidi" w:cstheme="majorBidi"/>
          <w:color w:val="000000" w:themeColor="text1"/>
          <w:sz w:val="20"/>
          <w:szCs w:val="20"/>
        </w:rPr>
        <w:t>thics of human conduct. For Socrates, happiness</w:t>
      </w:r>
      <w:r w:rsidRPr="003752F7">
        <w:rPr>
          <w:rFonts w:asciiTheme="majorBidi" w:hAnsiTheme="majorBidi" w:cstheme="majorBidi"/>
          <w:i/>
          <w:iCs/>
          <w:color w:val="000000" w:themeColor="text1"/>
          <w:sz w:val="20"/>
          <w:szCs w:val="20"/>
        </w:rPr>
        <w:t xml:space="preserve"> (</w:t>
      </w:r>
      <w:r w:rsidR="002A3C20" w:rsidRPr="003752F7">
        <w:rPr>
          <w:rFonts w:asciiTheme="majorBidi" w:hAnsiTheme="majorBidi" w:cstheme="majorBidi"/>
          <w:i/>
          <w:iCs/>
          <w:color w:val="000000" w:themeColor="text1"/>
          <w:sz w:val="20"/>
          <w:szCs w:val="20"/>
        </w:rPr>
        <w:t>e</w:t>
      </w:r>
      <w:r w:rsidR="00141999" w:rsidRPr="003752F7">
        <w:rPr>
          <w:rFonts w:asciiTheme="majorBidi" w:hAnsiTheme="majorBidi" w:cstheme="majorBidi"/>
          <w:i/>
          <w:iCs/>
          <w:color w:val="000000" w:themeColor="text1"/>
          <w:sz w:val="20"/>
          <w:szCs w:val="20"/>
        </w:rPr>
        <w:t>ú</w:t>
      </w:r>
      <w:r w:rsidR="002A3C20" w:rsidRPr="003752F7">
        <w:rPr>
          <w:rFonts w:asciiTheme="majorBidi" w:hAnsiTheme="majorBidi" w:cstheme="majorBidi"/>
          <w:i/>
          <w:iCs/>
          <w:color w:val="000000" w:themeColor="text1"/>
          <w:sz w:val="20"/>
          <w:szCs w:val="20"/>
        </w:rPr>
        <w:t>daimon</w:t>
      </w:r>
      <w:r w:rsidR="00D927EF" w:rsidRPr="003752F7">
        <w:rPr>
          <w:rFonts w:asciiTheme="majorBidi" w:hAnsiTheme="majorBidi" w:cstheme="majorBidi"/>
          <w:i/>
          <w:iCs/>
          <w:color w:val="000000" w:themeColor="text1"/>
          <w:sz w:val="20"/>
          <w:szCs w:val="20"/>
        </w:rPr>
        <w:t>í</w:t>
      </w:r>
      <w:r w:rsidR="002A3C20" w:rsidRPr="003752F7">
        <w:rPr>
          <w:rFonts w:asciiTheme="majorBidi" w:hAnsiTheme="majorBidi" w:cstheme="majorBidi"/>
          <w:i/>
          <w:iCs/>
          <w:color w:val="000000" w:themeColor="text1"/>
          <w:sz w:val="20"/>
          <w:szCs w:val="20"/>
        </w:rPr>
        <w:t xml:space="preserve">a, </w:t>
      </w:r>
      <w:r w:rsidR="002A3C20" w:rsidRPr="003752F7">
        <w:rPr>
          <w:rStyle w:val="polyt"/>
          <w:rFonts w:asciiTheme="majorBidi" w:hAnsiTheme="majorBidi" w:cstheme="majorBidi"/>
          <w:i/>
          <w:iCs/>
          <w:color w:val="000000" w:themeColor="text1"/>
          <w:sz w:val="20"/>
          <w:szCs w:val="20"/>
        </w:rPr>
        <w:t>εὐδαιμονία</w:t>
      </w:r>
      <w:r w:rsidRPr="003752F7">
        <w:rPr>
          <w:rFonts w:asciiTheme="majorBidi" w:hAnsiTheme="majorBidi" w:cstheme="majorBidi"/>
          <w:i/>
          <w:iCs/>
          <w:color w:val="000000" w:themeColor="text1"/>
          <w:sz w:val="20"/>
          <w:szCs w:val="20"/>
        </w:rPr>
        <w:t xml:space="preserve">) </w:t>
      </w:r>
      <w:r w:rsidRPr="003752F7">
        <w:rPr>
          <w:rFonts w:asciiTheme="majorBidi" w:hAnsiTheme="majorBidi" w:cstheme="majorBidi"/>
          <w:color w:val="000000" w:themeColor="text1"/>
          <w:sz w:val="20"/>
          <w:szCs w:val="20"/>
        </w:rPr>
        <w:t xml:space="preserve">for human beings </w:t>
      </w:r>
      <w:r w:rsidR="00685DD0" w:rsidRPr="003752F7">
        <w:rPr>
          <w:rFonts w:asciiTheme="majorBidi" w:hAnsiTheme="majorBidi" w:cstheme="majorBidi"/>
          <w:color w:val="000000" w:themeColor="text1"/>
          <w:sz w:val="20"/>
          <w:szCs w:val="20"/>
        </w:rPr>
        <w:t>means</w:t>
      </w:r>
      <w:r w:rsidRPr="003752F7">
        <w:rPr>
          <w:rFonts w:asciiTheme="majorBidi" w:hAnsiTheme="majorBidi" w:cstheme="majorBidi"/>
          <w:color w:val="000000" w:themeColor="text1"/>
          <w:sz w:val="20"/>
          <w:szCs w:val="20"/>
        </w:rPr>
        <w:t xml:space="preserve"> to “act right knowingly.” It does not depend on external </w:t>
      </w:r>
      <w:r w:rsidR="00DB32B3" w:rsidRPr="003752F7">
        <w:rPr>
          <w:rFonts w:asciiTheme="majorBidi" w:hAnsiTheme="majorBidi" w:cstheme="majorBidi"/>
          <w:color w:val="000000" w:themeColor="text1"/>
          <w:sz w:val="20"/>
          <w:szCs w:val="20"/>
        </w:rPr>
        <w:t xml:space="preserve">goods </w:t>
      </w:r>
      <w:r w:rsidRPr="003752F7">
        <w:rPr>
          <w:rFonts w:asciiTheme="majorBidi" w:hAnsiTheme="majorBidi" w:cstheme="majorBidi"/>
          <w:color w:val="000000" w:themeColor="text1"/>
          <w:sz w:val="20"/>
          <w:szCs w:val="20"/>
        </w:rPr>
        <w:t>and physical</w:t>
      </w:r>
      <w:r w:rsidR="00DB32B3" w:rsidRPr="003752F7">
        <w:rPr>
          <w:rFonts w:asciiTheme="majorBidi" w:hAnsiTheme="majorBidi" w:cstheme="majorBidi"/>
          <w:color w:val="000000" w:themeColor="text1"/>
          <w:sz w:val="20"/>
          <w:szCs w:val="20"/>
        </w:rPr>
        <w:t xml:space="preserve"> fulfillments</w:t>
      </w:r>
      <w:r w:rsidRPr="003752F7">
        <w:rPr>
          <w:rFonts w:asciiTheme="majorBidi" w:hAnsiTheme="majorBidi" w:cstheme="majorBidi"/>
          <w:color w:val="000000" w:themeColor="text1"/>
          <w:sz w:val="20"/>
          <w:szCs w:val="20"/>
        </w:rPr>
        <w:t xml:space="preserve">. </w:t>
      </w:r>
      <w:r w:rsidR="00DB32B3" w:rsidRPr="003752F7">
        <w:rPr>
          <w:rFonts w:asciiTheme="majorBidi" w:hAnsiTheme="majorBidi" w:cstheme="majorBidi"/>
          <w:color w:val="000000" w:themeColor="text1"/>
          <w:sz w:val="20"/>
          <w:szCs w:val="20"/>
        </w:rPr>
        <w:t>Socrates</w:t>
      </w:r>
      <w:r w:rsidRPr="003752F7">
        <w:rPr>
          <w:rFonts w:asciiTheme="majorBidi" w:hAnsiTheme="majorBidi" w:cstheme="majorBidi"/>
          <w:color w:val="000000" w:themeColor="text1"/>
          <w:sz w:val="20"/>
          <w:szCs w:val="20"/>
        </w:rPr>
        <w:t xml:space="preserve"> taught that the self-discipline of </w:t>
      </w:r>
      <w:r w:rsidR="00DB32B3" w:rsidRPr="003752F7">
        <w:rPr>
          <w:rFonts w:asciiTheme="majorBidi" w:hAnsiTheme="majorBidi" w:cstheme="majorBidi"/>
          <w:color w:val="000000" w:themeColor="text1"/>
          <w:sz w:val="20"/>
          <w:szCs w:val="20"/>
        </w:rPr>
        <w:t>M</w:t>
      </w:r>
      <w:r w:rsidRPr="003752F7">
        <w:rPr>
          <w:rFonts w:asciiTheme="majorBidi" w:hAnsiTheme="majorBidi" w:cstheme="majorBidi"/>
          <w:color w:val="000000" w:themeColor="text1"/>
          <w:sz w:val="20"/>
          <w:szCs w:val="20"/>
        </w:rPr>
        <w:t>oral reason frees us from the slavery of appetite</w:t>
      </w:r>
      <w:r w:rsidR="00DB32B3" w:rsidRPr="003752F7">
        <w:rPr>
          <w:rFonts w:asciiTheme="majorBidi" w:hAnsiTheme="majorBidi" w:cstheme="majorBidi"/>
          <w:color w:val="000000" w:themeColor="text1"/>
          <w:sz w:val="20"/>
          <w:szCs w:val="20"/>
        </w:rPr>
        <w:t>, and</w:t>
      </w:r>
      <w:r w:rsidRPr="003752F7">
        <w:rPr>
          <w:rFonts w:asciiTheme="majorBidi" w:hAnsiTheme="majorBidi" w:cstheme="majorBidi"/>
          <w:color w:val="000000" w:themeColor="text1"/>
          <w:sz w:val="20"/>
          <w:szCs w:val="20"/>
        </w:rPr>
        <w:t xml:space="preserve"> </w:t>
      </w:r>
      <w:r w:rsidR="00DB32B3" w:rsidRPr="003752F7">
        <w:rPr>
          <w:rFonts w:asciiTheme="majorBidi" w:hAnsiTheme="majorBidi" w:cstheme="majorBidi"/>
          <w:color w:val="000000" w:themeColor="text1"/>
          <w:sz w:val="20"/>
          <w:szCs w:val="20"/>
        </w:rPr>
        <w:t>o</w:t>
      </w:r>
      <w:r w:rsidRPr="003752F7">
        <w:rPr>
          <w:rFonts w:asciiTheme="majorBidi" w:hAnsiTheme="majorBidi" w:cstheme="majorBidi"/>
          <w:color w:val="000000" w:themeColor="text1"/>
          <w:sz w:val="20"/>
          <w:szCs w:val="20"/>
        </w:rPr>
        <w:t xml:space="preserve">nly then can we find true happiness. Irrationality, in his view, is always </w:t>
      </w:r>
      <w:r w:rsidR="008C3F30" w:rsidRPr="003752F7">
        <w:rPr>
          <w:rFonts w:asciiTheme="majorBidi" w:hAnsiTheme="majorBidi" w:cstheme="majorBidi"/>
          <w:color w:val="000000" w:themeColor="text1"/>
          <w:sz w:val="20"/>
          <w:szCs w:val="20"/>
        </w:rPr>
        <w:t xml:space="preserve">deceptive and </w:t>
      </w:r>
      <w:r w:rsidRPr="003752F7">
        <w:rPr>
          <w:rFonts w:asciiTheme="majorBidi" w:hAnsiTheme="majorBidi" w:cstheme="majorBidi"/>
          <w:color w:val="000000" w:themeColor="text1"/>
          <w:sz w:val="20"/>
          <w:szCs w:val="20"/>
        </w:rPr>
        <w:t xml:space="preserve">self-defeating. Socrates rejected the </w:t>
      </w:r>
      <w:r w:rsidR="008C3F30" w:rsidRPr="003752F7">
        <w:rPr>
          <w:rFonts w:asciiTheme="majorBidi" w:hAnsiTheme="majorBidi" w:cstheme="majorBidi"/>
          <w:color w:val="000000" w:themeColor="text1"/>
          <w:sz w:val="20"/>
          <w:szCs w:val="20"/>
        </w:rPr>
        <w:t>P</w:t>
      </w:r>
      <w:r w:rsidRPr="003752F7">
        <w:rPr>
          <w:rFonts w:asciiTheme="majorBidi" w:hAnsiTheme="majorBidi" w:cstheme="majorBidi"/>
          <w:color w:val="000000" w:themeColor="text1"/>
          <w:sz w:val="20"/>
          <w:szCs w:val="20"/>
        </w:rPr>
        <w:t xml:space="preserve">olytheism and </w:t>
      </w:r>
      <w:r w:rsidR="008C3F30" w:rsidRPr="003752F7">
        <w:rPr>
          <w:rFonts w:asciiTheme="majorBidi" w:hAnsiTheme="majorBidi" w:cstheme="majorBidi"/>
          <w:color w:val="000000" w:themeColor="text1"/>
          <w:sz w:val="20"/>
          <w:szCs w:val="20"/>
        </w:rPr>
        <w:t>I</w:t>
      </w:r>
      <w:r w:rsidRPr="003752F7">
        <w:rPr>
          <w:rFonts w:asciiTheme="majorBidi" w:hAnsiTheme="majorBidi" w:cstheme="majorBidi"/>
          <w:color w:val="000000" w:themeColor="text1"/>
          <w:sz w:val="20"/>
          <w:szCs w:val="20"/>
        </w:rPr>
        <w:t>dolatry of his people</w:t>
      </w:r>
      <w:r w:rsidR="008C3F30" w:rsidRPr="003752F7">
        <w:rPr>
          <w:rFonts w:asciiTheme="majorBidi" w:hAnsiTheme="majorBidi" w:cstheme="majorBidi"/>
          <w:color w:val="000000" w:themeColor="text1"/>
          <w:sz w:val="20"/>
          <w:szCs w:val="20"/>
        </w:rPr>
        <w:t xml:space="preserve">, the Ancient Greeks of Athens, and—until his execution—he firmly </w:t>
      </w:r>
      <w:r w:rsidRPr="003752F7">
        <w:rPr>
          <w:rFonts w:asciiTheme="majorBidi" w:hAnsiTheme="majorBidi" w:cstheme="majorBidi"/>
          <w:color w:val="000000" w:themeColor="text1"/>
          <w:sz w:val="20"/>
          <w:szCs w:val="20"/>
        </w:rPr>
        <w:t xml:space="preserve">believed his </w:t>
      </w:r>
      <w:r w:rsidR="008C3F30" w:rsidRPr="003752F7">
        <w:rPr>
          <w:rFonts w:asciiTheme="majorBidi" w:hAnsiTheme="majorBidi" w:cstheme="majorBidi"/>
          <w:color w:val="000000" w:themeColor="text1"/>
          <w:sz w:val="20"/>
          <w:szCs w:val="20"/>
        </w:rPr>
        <w:t>M</w:t>
      </w:r>
      <w:r w:rsidRPr="003752F7">
        <w:rPr>
          <w:rFonts w:asciiTheme="majorBidi" w:hAnsiTheme="majorBidi" w:cstheme="majorBidi"/>
          <w:color w:val="000000" w:themeColor="text1"/>
          <w:sz w:val="20"/>
          <w:szCs w:val="20"/>
        </w:rPr>
        <w:t xml:space="preserve">ission to be Divinely inspired. Ultimately, the rulers of Athens condemned Socrates to death, asserting that he was “guilty, firstly, of denying the gods recognized by the state and introducing new divinities, and, secondly, of corrupting the young.” </w:t>
      </w:r>
      <w:r w:rsidR="00642CC2" w:rsidRPr="003752F7">
        <w:rPr>
          <w:rFonts w:asciiTheme="majorBidi" w:hAnsiTheme="majorBidi" w:cstheme="majorBidi"/>
          <w:color w:val="000000" w:themeColor="text1"/>
          <w:sz w:val="20"/>
          <w:szCs w:val="20"/>
        </w:rPr>
        <w:t xml:space="preserve">In reality, </w:t>
      </w:r>
      <w:r w:rsidRPr="003752F7">
        <w:rPr>
          <w:rFonts w:asciiTheme="majorBidi" w:hAnsiTheme="majorBidi" w:cstheme="majorBidi"/>
          <w:color w:val="000000" w:themeColor="text1"/>
          <w:sz w:val="20"/>
          <w:szCs w:val="20"/>
        </w:rPr>
        <w:t>Socrates did not “introduce new divinites” but asserted instead the Oneness of God</w:t>
      </w:r>
      <w:r w:rsidR="00642CC2" w:rsidRPr="003752F7">
        <w:rPr>
          <w:rFonts w:asciiTheme="majorBidi" w:hAnsiTheme="majorBidi" w:cstheme="majorBidi"/>
          <w:color w:val="000000" w:themeColor="text1"/>
          <w:sz w:val="20"/>
          <w:szCs w:val="20"/>
        </w:rPr>
        <w:t>, which he affirmed as the foundational principle of much later Greek Philosophy.</w:t>
      </w:r>
      <w:r w:rsidRPr="003752F7">
        <w:rPr>
          <w:rFonts w:asciiTheme="majorBidi" w:hAnsiTheme="majorBidi" w:cstheme="majorBidi"/>
          <w:color w:val="000000" w:themeColor="text1"/>
          <w:sz w:val="20"/>
          <w:szCs w:val="20"/>
        </w:rPr>
        <w:t xml:space="preserve"> </w:t>
      </w:r>
      <w:r w:rsidR="00642CC2" w:rsidRPr="003752F7">
        <w:rPr>
          <w:rFonts w:asciiTheme="majorBidi" w:hAnsiTheme="majorBidi" w:cstheme="majorBidi"/>
          <w:color w:val="000000" w:themeColor="text1"/>
          <w:sz w:val="20"/>
          <w:szCs w:val="20"/>
        </w:rPr>
        <w:t>Socrates only</w:t>
      </w:r>
      <w:r w:rsidRPr="003752F7">
        <w:rPr>
          <w:rFonts w:asciiTheme="majorBidi" w:hAnsiTheme="majorBidi" w:cstheme="majorBidi"/>
          <w:color w:val="000000" w:themeColor="text1"/>
          <w:sz w:val="20"/>
          <w:szCs w:val="20"/>
        </w:rPr>
        <w:t xml:space="preserve"> “corrupted the young” </w:t>
      </w:r>
      <w:r w:rsidR="00642CC2" w:rsidRPr="003752F7">
        <w:rPr>
          <w:rFonts w:asciiTheme="majorBidi" w:hAnsiTheme="majorBidi" w:cstheme="majorBidi"/>
          <w:color w:val="000000" w:themeColor="text1"/>
          <w:sz w:val="20"/>
          <w:szCs w:val="20"/>
        </w:rPr>
        <w:t>in that he</w:t>
      </w:r>
      <w:r w:rsidRPr="003752F7">
        <w:rPr>
          <w:rFonts w:asciiTheme="majorBidi" w:hAnsiTheme="majorBidi" w:cstheme="majorBidi"/>
          <w:color w:val="000000" w:themeColor="text1"/>
          <w:sz w:val="20"/>
          <w:szCs w:val="20"/>
        </w:rPr>
        <w:t xml:space="preserve"> t</w:t>
      </w:r>
      <w:r w:rsidR="00642CC2" w:rsidRPr="003752F7">
        <w:rPr>
          <w:rFonts w:asciiTheme="majorBidi" w:hAnsiTheme="majorBidi" w:cstheme="majorBidi"/>
          <w:color w:val="000000" w:themeColor="text1"/>
          <w:sz w:val="20"/>
          <w:szCs w:val="20"/>
        </w:rPr>
        <w:t xml:space="preserve">aught </w:t>
      </w:r>
      <w:r w:rsidRPr="003752F7">
        <w:rPr>
          <w:rFonts w:asciiTheme="majorBidi" w:hAnsiTheme="majorBidi" w:cstheme="majorBidi"/>
          <w:color w:val="000000" w:themeColor="text1"/>
          <w:sz w:val="20"/>
          <w:szCs w:val="20"/>
        </w:rPr>
        <w:t xml:space="preserve">them to seek the </w:t>
      </w:r>
      <w:r w:rsidR="00642CC2" w:rsidRPr="003752F7">
        <w:rPr>
          <w:rFonts w:asciiTheme="majorBidi" w:hAnsiTheme="majorBidi" w:cstheme="majorBidi"/>
          <w:color w:val="000000" w:themeColor="text1"/>
          <w:sz w:val="20"/>
          <w:szCs w:val="20"/>
        </w:rPr>
        <w:t>T</w:t>
      </w:r>
      <w:r w:rsidRPr="003752F7">
        <w:rPr>
          <w:rFonts w:asciiTheme="majorBidi" w:hAnsiTheme="majorBidi" w:cstheme="majorBidi"/>
          <w:color w:val="000000" w:themeColor="text1"/>
          <w:sz w:val="20"/>
          <w:szCs w:val="20"/>
        </w:rPr>
        <w:t>ruth,</w:t>
      </w:r>
      <w:r w:rsidR="00642CC2" w:rsidRPr="003752F7">
        <w:rPr>
          <w:rFonts w:asciiTheme="majorBidi" w:hAnsiTheme="majorBidi" w:cstheme="majorBidi"/>
          <w:color w:val="000000" w:themeColor="text1"/>
          <w:sz w:val="20"/>
          <w:szCs w:val="20"/>
        </w:rPr>
        <w:t xml:space="preserve"> behave Morally,</w:t>
      </w:r>
      <w:r w:rsidRPr="003752F7">
        <w:rPr>
          <w:rFonts w:asciiTheme="majorBidi" w:hAnsiTheme="majorBidi" w:cstheme="majorBidi"/>
          <w:color w:val="000000" w:themeColor="text1"/>
          <w:sz w:val="20"/>
          <w:szCs w:val="20"/>
        </w:rPr>
        <w:t xml:space="preserve"> think critically, and </w:t>
      </w:r>
      <w:r w:rsidR="00642CC2" w:rsidRPr="003752F7">
        <w:rPr>
          <w:rFonts w:asciiTheme="majorBidi" w:hAnsiTheme="majorBidi" w:cstheme="majorBidi"/>
          <w:color w:val="000000" w:themeColor="text1"/>
          <w:sz w:val="20"/>
          <w:szCs w:val="20"/>
        </w:rPr>
        <w:t xml:space="preserve">knowingly </w:t>
      </w:r>
      <w:r w:rsidRPr="003752F7">
        <w:rPr>
          <w:rFonts w:asciiTheme="majorBidi" w:hAnsiTheme="majorBidi" w:cstheme="majorBidi"/>
          <w:color w:val="000000" w:themeColor="text1"/>
          <w:sz w:val="20"/>
          <w:szCs w:val="20"/>
        </w:rPr>
        <w:t xml:space="preserve">do what is right. </w:t>
      </w:r>
      <w:r w:rsidR="00642CC2" w:rsidRPr="003752F7">
        <w:rPr>
          <w:rFonts w:asciiTheme="majorBidi" w:hAnsiTheme="majorBidi" w:cstheme="majorBidi"/>
          <w:color w:val="000000" w:themeColor="text1"/>
          <w:sz w:val="20"/>
          <w:szCs w:val="20"/>
        </w:rPr>
        <w:t xml:space="preserve">After the judges of Athens condemned </w:t>
      </w:r>
      <w:r w:rsidRPr="003752F7">
        <w:rPr>
          <w:rFonts w:asciiTheme="majorBidi" w:hAnsiTheme="majorBidi" w:cstheme="majorBidi"/>
          <w:color w:val="000000" w:themeColor="text1"/>
          <w:sz w:val="20"/>
          <w:szCs w:val="20"/>
        </w:rPr>
        <w:t>Socrates</w:t>
      </w:r>
      <w:r w:rsidR="00642CC2" w:rsidRPr="003752F7">
        <w:rPr>
          <w:rFonts w:asciiTheme="majorBidi" w:hAnsiTheme="majorBidi" w:cstheme="majorBidi"/>
          <w:color w:val="000000" w:themeColor="text1"/>
          <w:sz w:val="20"/>
          <w:szCs w:val="20"/>
        </w:rPr>
        <w:t xml:space="preserve"> to death, he</w:t>
      </w:r>
      <w:r w:rsidRPr="003752F7">
        <w:rPr>
          <w:rFonts w:asciiTheme="majorBidi" w:hAnsiTheme="majorBidi" w:cstheme="majorBidi"/>
          <w:color w:val="000000" w:themeColor="text1"/>
          <w:sz w:val="20"/>
          <w:szCs w:val="20"/>
        </w:rPr>
        <w:t xml:space="preserve"> replied to </w:t>
      </w:r>
      <w:r w:rsidR="00642CC2" w:rsidRPr="003752F7">
        <w:rPr>
          <w:rFonts w:asciiTheme="majorBidi" w:hAnsiTheme="majorBidi" w:cstheme="majorBidi"/>
          <w:color w:val="000000" w:themeColor="text1"/>
          <w:sz w:val="20"/>
          <w:szCs w:val="20"/>
        </w:rPr>
        <w:t>them and his fellow citizens</w:t>
      </w:r>
      <w:r w:rsidRPr="003752F7">
        <w:rPr>
          <w:rFonts w:asciiTheme="majorBidi" w:hAnsiTheme="majorBidi" w:cstheme="majorBidi"/>
          <w:color w:val="000000" w:themeColor="text1"/>
          <w:sz w:val="20"/>
          <w:szCs w:val="20"/>
        </w:rPr>
        <w:t xml:space="preserve">: “Men of Athens, I honor and love you, but I shall obey God rather than you.” His unwillingness to compromise with them led to his being condemned to death.  </w:t>
      </w:r>
    </w:p>
  </w:footnote>
  <w:footnote w:id="83">
    <w:p w14:paraId="13305282" w14:textId="6A165284" w:rsidR="00CC202F" w:rsidRPr="003752F7" w:rsidRDefault="00CC202F">
      <w:pPr>
        <w:pStyle w:val="FootnoteText"/>
      </w:pPr>
      <w:r w:rsidRPr="003752F7">
        <w:rPr>
          <w:rStyle w:val="FootnoteReference"/>
        </w:rPr>
        <w:footnoteRef/>
      </w:r>
      <w:r w:rsidRPr="003752F7">
        <w:t xml:space="preserve"> In</w:t>
      </w:r>
      <w:r w:rsidR="008206A0" w:rsidRPr="003752F7">
        <w:t xml:space="preserve"> a</w:t>
      </w:r>
      <w:r w:rsidRPr="003752F7">
        <w:t xml:space="preserve"> more literal</w:t>
      </w:r>
      <w:r w:rsidR="008206A0" w:rsidRPr="003752F7">
        <w:t xml:space="preserve"> but less idiomatic</w:t>
      </w:r>
      <w:r w:rsidRPr="003752F7">
        <w:t xml:space="preserve"> Greek</w:t>
      </w:r>
      <w:r w:rsidR="008206A0" w:rsidRPr="003752F7">
        <w:t xml:space="preserve"> rendition</w:t>
      </w:r>
      <w:r w:rsidRPr="003752F7">
        <w:t>: “But the unexamined life is not worth any man</w:t>
      </w:r>
      <w:r w:rsidR="007F20C4" w:rsidRPr="003752F7">
        <w:t>’s</w:t>
      </w:r>
      <w:r w:rsidRPr="003752F7">
        <w:t xml:space="preserve"> liv</w:t>
      </w:r>
      <w:r w:rsidR="007F20C4" w:rsidRPr="003752F7">
        <w:t>ing</w:t>
      </w:r>
      <w:r w:rsidRPr="003752F7">
        <w:t xml:space="preserve"> it.” (Greek: </w:t>
      </w:r>
      <w:r w:rsidRPr="003752F7">
        <w:rPr>
          <w:i/>
          <w:iCs/>
          <w:color w:val="202122"/>
        </w:rPr>
        <w:t xml:space="preserve">Ho dè </w:t>
      </w:r>
      <w:r w:rsidRPr="003752F7">
        <w:rPr>
          <w:i/>
          <w:iCs/>
          <w:color w:val="000000" w:themeColor="text1"/>
        </w:rPr>
        <w:t>á</w:t>
      </w:r>
      <w:r w:rsidRPr="003752F7">
        <w:rPr>
          <w:i/>
          <w:iCs/>
          <w:color w:val="202122"/>
        </w:rPr>
        <w:t>nexétastos bíos o</w:t>
      </w:r>
      <w:r w:rsidRPr="003752F7">
        <w:rPr>
          <w:i/>
          <w:iCs/>
          <w:color w:val="000000" w:themeColor="text1"/>
        </w:rPr>
        <w:t>ú</w:t>
      </w:r>
      <w:r w:rsidRPr="003752F7">
        <w:rPr>
          <w:i/>
          <w:iCs/>
          <w:color w:val="202122"/>
        </w:rPr>
        <w:t xml:space="preserve"> biōtòs anthrṓpōi</w:t>
      </w:r>
      <w:r w:rsidRPr="003752F7">
        <w:rPr>
          <w:rStyle w:val="apple-converted-space"/>
          <w:rFonts w:eastAsiaTheme="majorEastAsia"/>
          <w:color w:val="202122"/>
          <w:shd w:val="clear" w:color="auto" w:fill="FFFFFF"/>
        </w:rPr>
        <w:t>;</w:t>
      </w:r>
      <w:r w:rsidRPr="003752F7">
        <w:rPr>
          <w:color w:val="202122"/>
          <w:shd w:val="clear" w:color="auto" w:fill="FFFFFF"/>
        </w:rPr>
        <w:t xml:space="preserve"> </w:t>
      </w:r>
      <w:r w:rsidRPr="003752F7">
        <w:rPr>
          <w:i/>
          <w:iCs/>
          <w:color w:val="000000" w:themeColor="text1"/>
        </w:rPr>
        <w:t>Ó</w:t>
      </w:r>
      <w:r w:rsidRPr="003752F7">
        <w:rPr>
          <w:i/>
          <w:iCs/>
          <w:color w:val="202122"/>
          <w:shd w:val="clear" w:color="auto" w:fill="FFFFFF"/>
        </w:rPr>
        <w:t xml:space="preserve"> δὲ ἀνεξέταστος βίος οὐ βιωτὸς ἀνθρώπῳ</w:t>
      </w:r>
      <w:r w:rsidRPr="003752F7">
        <w:rPr>
          <w:color w:val="202122"/>
          <w:shd w:val="clear" w:color="auto" w:fill="FFFFFF"/>
        </w:rPr>
        <w:t>).</w:t>
      </w:r>
    </w:p>
  </w:footnote>
  <w:footnote w:id="84">
    <w:p w14:paraId="40A1C33E" w14:textId="069FE905" w:rsidR="00E86172" w:rsidRPr="003752F7" w:rsidRDefault="00E86172" w:rsidP="00E86172">
      <w:pPr>
        <w:pStyle w:val="FootnoteText"/>
      </w:pPr>
      <w:r w:rsidRPr="003752F7">
        <w:rPr>
          <w:rStyle w:val="FootnoteReference"/>
        </w:rPr>
        <w:footnoteRef/>
      </w:r>
      <w:r w:rsidRPr="003752F7">
        <w:t xml:space="preserve"> “</w:t>
      </w:r>
      <w:r w:rsidRPr="003752F7">
        <w:rPr>
          <w:b/>
          <w:bCs/>
        </w:rPr>
        <w:t>Identity</w:t>
      </w:r>
      <w:r w:rsidRPr="003752F7">
        <w:t xml:space="preserve">” is a </w:t>
      </w:r>
      <w:r w:rsidR="007F20C4" w:rsidRPr="003752F7">
        <w:t>P</w:t>
      </w:r>
      <w:r w:rsidRPr="003752F7">
        <w:t xml:space="preserve">lastic </w:t>
      </w:r>
      <w:r w:rsidR="007F20C4" w:rsidRPr="003752F7">
        <w:t>W</w:t>
      </w:r>
      <w:r w:rsidRPr="003752F7">
        <w:t>ord. We will later discuss the reign of “</w:t>
      </w:r>
      <w:r w:rsidR="007F20C4" w:rsidRPr="003752F7">
        <w:t>P</w:t>
      </w:r>
      <w:r w:rsidRPr="003752F7">
        <w:t xml:space="preserve">lastic </w:t>
      </w:r>
      <w:r w:rsidR="007F20C4" w:rsidRPr="003752F7">
        <w:t>W</w:t>
      </w:r>
      <w:r w:rsidRPr="003752F7">
        <w:t>ords” under our discussion of “Linguistic Dissonance in Today’s Brave New Worl</w:t>
      </w:r>
      <w:r w:rsidR="007F20C4" w:rsidRPr="003752F7">
        <w:t>d</w:t>
      </w:r>
      <w:r w:rsidRPr="003752F7">
        <w:t>”</w:t>
      </w:r>
      <w:r w:rsidR="007F20C4" w:rsidRPr="003752F7">
        <w:t xml:space="preserve"> in Volume Eight.</w:t>
      </w:r>
      <w:r w:rsidRPr="003752F7">
        <w:t xml:space="preserve"> “Plastic </w:t>
      </w:r>
      <w:r w:rsidR="00C66F32" w:rsidRPr="003752F7">
        <w:t>W</w:t>
      </w:r>
      <w:r w:rsidRPr="003752F7">
        <w:t>ords” have many connotations and are generally perceived as either good or bad, positive or negative, but they have lost their clear denotations. Identity is an</w:t>
      </w:r>
      <w:r w:rsidR="00CF175B" w:rsidRPr="003752F7">
        <w:t xml:space="preserve"> essential concept</w:t>
      </w:r>
      <w:r w:rsidRPr="003752F7">
        <w:t xml:space="preserve"> in Traditional languages and</w:t>
      </w:r>
      <w:r w:rsidR="0081232C" w:rsidRPr="003752F7">
        <w:t xml:space="preserve"> all</w:t>
      </w:r>
      <w:r w:rsidRPr="003752F7">
        <w:t xml:space="preserve"> discourse</w:t>
      </w:r>
      <w:r w:rsidR="0081232C" w:rsidRPr="003752F7">
        <w:t xml:space="preserve"> about Divinity,</w:t>
      </w:r>
      <w:r w:rsidRPr="003752F7">
        <w:t xml:space="preserve"> and</w:t>
      </w:r>
      <w:r w:rsidR="0081232C" w:rsidRPr="003752F7">
        <w:t xml:space="preserve">—as we will see in Volume Seven—is </w:t>
      </w:r>
      <w:r w:rsidRPr="003752F7">
        <w:t>closely associated with the reality of “</w:t>
      </w:r>
      <w:r w:rsidR="0081232C" w:rsidRPr="003752F7">
        <w:t>E</w:t>
      </w:r>
      <w:r w:rsidRPr="003752F7">
        <w:t>ssence.”</w:t>
      </w:r>
    </w:p>
  </w:footnote>
  <w:footnote w:id="85">
    <w:p w14:paraId="0D8EF056" w14:textId="77777777" w:rsidR="00E67043" w:rsidRPr="003752F7" w:rsidRDefault="00E67043" w:rsidP="00E67043">
      <w:pPr>
        <w:rPr>
          <w:sz w:val="20"/>
          <w:szCs w:val="20"/>
        </w:rPr>
      </w:pPr>
      <w:r w:rsidRPr="003752F7">
        <w:rPr>
          <w:rStyle w:val="FootnoteReference"/>
          <w:sz w:val="20"/>
          <w:szCs w:val="20"/>
        </w:rPr>
        <w:footnoteRef/>
      </w:r>
      <w:r w:rsidRPr="003752F7">
        <w:rPr>
          <w:sz w:val="20"/>
          <w:szCs w:val="20"/>
        </w:rPr>
        <w:t xml:space="preserve"> Socrates (d. 399 BCE).</w:t>
      </w:r>
    </w:p>
  </w:footnote>
  <w:footnote w:id="86">
    <w:p w14:paraId="33FC851A" w14:textId="3293CD6A" w:rsidR="00742A36" w:rsidRPr="003752F7" w:rsidRDefault="00742A36" w:rsidP="00A35B0F">
      <w:pPr>
        <w:pStyle w:val="FootnoteText"/>
      </w:pPr>
      <w:r w:rsidRPr="003752F7">
        <w:rPr>
          <w:rStyle w:val="FootnoteReference"/>
        </w:rPr>
        <w:footnoteRef/>
      </w:r>
      <w:r w:rsidRPr="003752F7">
        <w:t xml:space="preserve"> </w:t>
      </w:r>
      <w:r w:rsidRPr="003752F7">
        <w:rPr>
          <w:b/>
          <w:bCs/>
        </w:rPr>
        <w:t>William Churchill</w:t>
      </w:r>
      <w:r w:rsidR="00C62DBB" w:rsidRPr="003752F7">
        <w:rPr>
          <w:b/>
          <w:bCs/>
        </w:rPr>
        <w:t xml:space="preserve"> </w:t>
      </w:r>
      <w:r w:rsidR="00C62DBB" w:rsidRPr="003752F7">
        <w:t xml:space="preserve">(d. </w:t>
      </w:r>
      <w:r w:rsidR="0057704D" w:rsidRPr="003752F7">
        <w:t>1338/</w:t>
      </w:r>
      <w:r w:rsidR="00C62DBB" w:rsidRPr="003752F7">
        <w:t xml:space="preserve">1920) was an American </w:t>
      </w:r>
      <w:r w:rsidR="003D4098" w:rsidRPr="003752F7">
        <w:t>ethnologist and philologist from Brooklyn, New York, who specialized in Polynesian ethnology</w:t>
      </w:r>
      <w:r w:rsidR="0094736E" w:rsidRPr="003752F7">
        <w:t xml:space="preserve"> and was appointed the United States Consul General of Samoa and then Tonga in </w:t>
      </w:r>
      <w:r w:rsidR="00C90532" w:rsidRPr="003752F7">
        <w:t>1314/</w:t>
      </w:r>
      <w:r w:rsidR="0094736E" w:rsidRPr="003752F7">
        <w:t xml:space="preserve">1896 and </w:t>
      </w:r>
      <w:r w:rsidR="00C90532" w:rsidRPr="003752F7">
        <w:t>1315/</w:t>
      </w:r>
      <w:r w:rsidR="0094736E" w:rsidRPr="003752F7">
        <w:t xml:space="preserve">1897. </w:t>
      </w:r>
      <w:r w:rsidR="00DE5A89" w:rsidRPr="003752F7">
        <w:t>After practicing journalism in California, h</w:t>
      </w:r>
      <w:r w:rsidR="0094736E" w:rsidRPr="003752F7">
        <w:t xml:space="preserve">e began working for </w:t>
      </w:r>
      <w:r w:rsidR="0094736E" w:rsidRPr="003752F7">
        <w:rPr>
          <w:i/>
          <w:iCs/>
        </w:rPr>
        <w:t>The New York Sun</w:t>
      </w:r>
      <w:r w:rsidR="0094736E" w:rsidRPr="003752F7">
        <w:t xml:space="preserve"> in </w:t>
      </w:r>
      <w:r w:rsidR="00C90532" w:rsidRPr="003752F7">
        <w:t>1320/</w:t>
      </w:r>
      <w:r w:rsidR="0094736E" w:rsidRPr="003752F7">
        <w:t>1902</w:t>
      </w:r>
      <w:r w:rsidR="00C27F71" w:rsidRPr="003752F7">
        <w:t xml:space="preserve">, where he became a member of the paper’s editorial staff. </w:t>
      </w:r>
      <w:r w:rsidR="00877D7F" w:rsidRPr="003752F7">
        <w:t>William Churchill</w:t>
      </w:r>
      <w:r w:rsidR="00A35B0F" w:rsidRPr="003752F7">
        <w:t xml:space="preserve"> specialized in languages and folklore. He</w:t>
      </w:r>
      <w:r w:rsidR="00877D7F" w:rsidRPr="003752F7">
        <w:t xml:space="preserve"> was a prolific writer</w:t>
      </w:r>
      <w:r w:rsidR="0064561A" w:rsidRPr="003752F7">
        <w:t>,</w:t>
      </w:r>
      <w:r w:rsidR="00047544" w:rsidRPr="003752F7">
        <w:t xml:space="preserve"> writing</w:t>
      </w:r>
      <w:r w:rsidR="00FE6682" w:rsidRPr="003752F7">
        <w:t xml:space="preserve"> scientific articles, reviews, magazine articles, and books</w:t>
      </w:r>
      <w:r w:rsidR="00A35B0F" w:rsidRPr="003752F7">
        <w:t>, especially on the lives and customs of the indigenous peoples of the South Pacific, including a dictionary of the Samoan language and better maps of the islands of the South Pacific.</w:t>
      </w:r>
    </w:p>
  </w:footnote>
  <w:footnote w:id="87">
    <w:p w14:paraId="136B30AF" w14:textId="77777777" w:rsidR="000458CA" w:rsidRPr="003752F7" w:rsidRDefault="000458CA" w:rsidP="000458CA">
      <w:pPr>
        <w:pStyle w:val="FootnoteText"/>
      </w:pPr>
      <w:r w:rsidRPr="003752F7">
        <w:rPr>
          <w:rStyle w:val="FootnoteReference"/>
        </w:rPr>
        <w:footnoteRef/>
      </w:r>
      <w:r w:rsidRPr="003752F7">
        <w:t xml:space="preserve"> Thomas Carlyle (d. 1298/1881).</w:t>
      </w:r>
    </w:p>
  </w:footnote>
  <w:footnote w:id="88">
    <w:p w14:paraId="5DBCFC3B" w14:textId="3F068B52" w:rsidR="003F63A5" w:rsidRPr="003752F7" w:rsidRDefault="003F63A5" w:rsidP="00DB61E4">
      <w:pPr>
        <w:pStyle w:val="FootnoteText"/>
        <w:rPr>
          <w:color w:val="202122"/>
        </w:rPr>
      </w:pPr>
      <w:r w:rsidRPr="003752F7">
        <w:rPr>
          <w:rStyle w:val="FootnoteReference"/>
        </w:rPr>
        <w:footnoteRef/>
      </w:r>
      <w:r w:rsidRPr="003752F7">
        <w:t xml:space="preserve"> </w:t>
      </w:r>
      <w:r w:rsidRPr="003752F7">
        <w:rPr>
          <w:b/>
          <w:bCs/>
        </w:rPr>
        <w:t>Charles Evan Hughes</w:t>
      </w:r>
      <w:r w:rsidR="00A40261" w:rsidRPr="003752F7">
        <w:rPr>
          <w:b/>
          <w:bCs/>
        </w:rPr>
        <w:t xml:space="preserve"> </w:t>
      </w:r>
      <w:r w:rsidR="00A40261" w:rsidRPr="003752F7">
        <w:t xml:space="preserve">(d. </w:t>
      </w:r>
      <w:r w:rsidR="001B137F" w:rsidRPr="003752F7">
        <w:t>1367/</w:t>
      </w:r>
      <w:r w:rsidR="00A40261" w:rsidRPr="003752F7">
        <w:t>1948)</w:t>
      </w:r>
      <w:r w:rsidR="00245DB5" w:rsidRPr="003752F7">
        <w:t xml:space="preserve"> hailed from New York State</w:t>
      </w:r>
      <w:r w:rsidR="00280286" w:rsidRPr="003752F7">
        <w:t>. He</w:t>
      </w:r>
      <w:r w:rsidR="00245DB5" w:rsidRPr="003752F7">
        <w:t xml:space="preserve"> </w:t>
      </w:r>
      <w:r w:rsidR="00A40261" w:rsidRPr="003752F7">
        <w:rPr>
          <w:color w:val="202122"/>
        </w:rPr>
        <w:t xml:space="preserve">was a </w:t>
      </w:r>
      <w:r w:rsidR="00280286" w:rsidRPr="003752F7">
        <w:rPr>
          <w:color w:val="202122"/>
        </w:rPr>
        <w:t xml:space="preserve">prominent </w:t>
      </w:r>
      <w:r w:rsidR="00A40261" w:rsidRPr="003752F7">
        <w:rPr>
          <w:color w:val="202122"/>
        </w:rPr>
        <w:t xml:space="preserve">politician, Scholar, </w:t>
      </w:r>
      <w:r w:rsidR="004575B0" w:rsidRPr="003752F7">
        <w:rPr>
          <w:color w:val="202122"/>
        </w:rPr>
        <w:t xml:space="preserve">and </w:t>
      </w:r>
      <w:r w:rsidR="00A40261" w:rsidRPr="003752F7">
        <w:rPr>
          <w:color w:val="202122"/>
        </w:rPr>
        <w:t>jurist</w:t>
      </w:r>
      <w:r w:rsidR="004575B0" w:rsidRPr="003752F7">
        <w:rPr>
          <w:color w:val="202122"/>
        </w:rPr>
        <w:t xml:space="preserve">. </w:t>
      </w:r>
      <w:r w:rsidR="00280286" w:rsidRPr="003752F7">
        <w:rPr>
          <w:color w:val="202122"/>
        </w:rPr>
        <w:t>Hughes</w:t>
      </w:r>
      <w:r w:rsidR="004575B0" w:rsidRPr="003752F7">
        <w:rPr>
          <w:color w:val="202122"/>
        </w:rPr>
        <w:t xml:space="preserve"> served as the</w:t>
      </w:r>
      <w:r w:rsidR="00EF5BCC" w:rsidRPr="003752F7">
        <w:rPr>
          <w:color w:val="202122"/>
        </w:rPr>
        <w:t xml:space="preserve"> governor of New York from </w:t>
      </w:r>
      <w:r w:rsidR="008A13EB" w:rsidRPr="003752F7">
        <w:rPr>
          <w:color w:val="202122"/>
        </w:rPr>
        <w:t>1325/</w:t>
      </w:r>
      <w:r w:rsidR="00EF5BCC" w:rsidRPr="003752F7">
        <w:rPr>
          <w:color w:val="202122"/>
        </w:rPr>
        <w:t xml:space="preserve">1907 until </w:t>
      </w:r>
      <w:r w:rsidR="008A13EB" w:rsidRPr="003752F7">
        <w:rPr>
          <w:color w:val="202122"/>
        </w:rPr>
        <w:t>1328/</w:t>
      </w:r>
      <w:r w:rsidR="00EF5BCC" w:rsidRPr="003752F7">
        <w:rPr>
          <w:color w:val="202122"/>
        </w:rPr>
        <w:t>1910</w:t>
      </w:r>
      <w:r w:rsidR="009E0617" w:rsidRPr="003752F7">
        <w:rPr>
          <w:color w:val="202122"/>
        </w:rPr>
        <w:t xml:space="preserve"> and</w:t>
      </w:r>
      <w:r w:rsidR="004575B0" w:rsidRPr="003752F7">
        <w:rPr>
          <w:color w:val="202122"/>
        </w:rPr>
        <w:t xml:space="preserve"> was an associate justice of </w:t>
      </w:r>
      <w:r w:rsidR="00653BF8" w:rsidRPr="003752F7">
        <w:rPr>
          <w:color w:val="202122"/>
        </w:rPr>
        <w:t>Supreme Court</w:t>
      </w:r>
      <w:r w:rsidR="00A40261" w:rsidRPr="003752F7">
        <w:rPr>
          <w:color w:val="202122"/>
        </w:rPr>
        <w:t xml:space="preserve"> </w:t>
      </w:r>
      <w:r w:rsidR="00653BF8" w:rsidRPr="003752F7">
        <w:rPr>
          <w:color w:val="202122"/>
        </w:rPr>
        <w:t xml:space="preserve">from </w:t>
      </w:r>
      <w:r w:rsidR="00874C71" w:rsidRPr="003752F7">
        <w:rPr>
          <w:color w:val="202122"/>
        </w:rPr>
        <w:t>1328</w:t>
      </w:r>
      <w:r w:rsidR="004B3A1B" w:rsidRPr="003752F7">
        <w:rPr>
          <w:color w:val="202122"/>
        </w:rPr>
        <w:t>/</w:t>
      </w:r>
      <w:r w:rsidR="00653BF8" w:rsidRPr="003752F7">
        <w:rPr>
          <w:color w:val="202122"/>
        </w:rPr>
        <w:t xml:space="preserve">1910 until </w:t>
      </w:r>
      <w:r w:rsidR="004B3A1B" w:rsidRPr="003752F7">
        <w:rPr>
          <w:color w:val="202122"/>
        </w:rPr>
        <w:t>1334/</w:t>
      </w:r>
      <w:r w:rsidR="00703DE1" w:rsidRPr="003752F7">
        <w:rPr>
          <w:color w:val="202122"/>
        </w:rPr>
        <w:t>1916</w:t>
      </w:r>
      <w:r w:rsidR="008A13EB" w:rsidRPr="003752F7">
        <w:rPr>
          <w:color w:val="202122"/>
        </w:rPr>
        <w:t>—a position he shared with Oliver Wendel</w:t>
      </w:r>
      <w:r w:rsidR="002D7255" w:rsidRPr="003752F7">
        <w:rPr>
          <w:color w:val="202122"/>
        </w:rPr>
        <w:t>l</w:t>
      </w:r>
      <w:r w:rsidR="008A13EB" w:rsidRPr="003752F7">
        <w:rPr>
          <w:color w:val="202122"/>
        </w:rPr>
        <w:t xml:space="preserve"> Holmes Jr. (</w:t>
      </w:r>
      <w:r w:rsidR="002D7255" w:rsidRPr="003752F7">
        <w:rPr>
          <w:color w:val="202122"/>
        </w:rPr>
        <w:t xml:space="preserve">d. </w:t>
      </w:r>
      <w:r w:rsidR="00961BBB" w:rsidRPr="003752F7">
        <w:rPr>
          <w:color w:val="202122"/>
        </w:rPr>
        <w:t>1354/</w:t>
      </w:r>
      <w:r w:rsidR="002D7255" w:rsidRPr="003752F7">
        <w:rPr>
          <w:color w:val="202122"/>
        </w:rPr>
        <w:t>1935</w:t>
      </w:r>
      <w:r w:rsidR="008A13EB" w:rsidRPr="003752F7">
        <w:rPr>
          <w:color w:val="202122"/>
        </w:rPr>
        <w:t>)</w:t>
      </w:r>
      <w:r w:rsidR="00AC0FF3" w:rsidRPr="003752F7">
        <w:rPr>
          <w:color w:val="202122"/>
        </w:rPr>
        <w:t xml:space="preserve">. He ran for President of the United States </w:t>
      </w:r>
      <w:r w:rsidR="008C1FBD" w:rsidRPr="003752F7">
        <w:rPr>
          <w:color w:val="202122"/>
        </w:rPr>
        <w:t xml:space="preserve">in </w:t>
      </w:r>
      <w:r w:rsidR="00C76E01" w:rsidRPr="003752F7">
        <w:rPr>
          <w:color w:val="202122"/>
        </w:rPr>
        <w:t>1334/</w:t>
      </w:r>
      <w:r w:rsidR="008C1FBD" w:rsidRPr="003752F7">
        <w:rPr>
          <w:color w:val="202122"/>
        </w:rPr>
        <w:t>1916 and only</w:t>
      </w:r>
      <w:r w:rsidR="00AC0FF3" w:rsidRPr="003752F7">
        <w:rPr>
          <w:color w:val="202122"/>
        </w:rPr>
        <w:t xml:space="preserve"> narrowly lost the Presidential election to Woodrow Wilson (d. </w:t>
      </w:r>
      <w:r w:rsidR="00C76E01" w:rsidRPr="003752F7">
        <w:rPr>
          <w:color w:val="202122"/>
        </w:rPr>
        <w:t>1342/</w:t>
      </w:r>
      <w:r w:rsidR="00AC0FF3" w:rsidRPr="003752F7">
        <w:rPr>
          <w:color w:val="202122"/>
        </w:rPr>
        <w:t>1924)</w:t>
      </w:r>
      <w:r w:rsidR="008C1FBD" w:rsidRPr="003752F7">
        <w:rPr>
          <w:color w:val="202122"/>
        </w:rPr>
        <w:t xml:space="preserve">. </w:t>
      </w:r>
      <w:r w:rsidR="009E0617" w:rsidRPr="003752F7">
        <w:rPr>
          <w:color w:val="202122"/>
        </w:rPr>
        <w:t>Charles Evan Hughes</w:t>
      </w:r>
      <w:r w:rsidR="002D7255" w:rsidRPr="003752F7">
        <w:rPr>
          <w:color w:val="202122"/>
        </w:rPr>
        <w:t xml:space="preserve"> </w:t>
      </w:r>
      <w:r w:rsidR="00703DE1" w:rsidRPr="003752F7">
        <w:rPr>
          <w:color w:val="202122"/>
        </w:rPr>
        <w:t xml:space="preserve">served as the United States Secretary of State from </w:t>
      </w:r>
      <w:r w:rsidR="004B3A1B" w:rsidRPr="003752F7">
        <w:rPr>
          <w:color w:val="202122"/>
        </w:rPr>
        <w:t>1339/</w:t>
      </w:r>
      <w:r w:rsidR="00703DE1" w:rsidRPr="003752F7">
        <w:rPr>
          <w:color w:val="202122"/>
        </w:rPr>
        <w:t xml:space="preserve">1921 until </w:t>
      </w:r>
      <w:r w:rsidR="001F360D" w:rsidRPr="003752F7">
        <w:rPr>
          <w:color w:val="202122"/>
        </w:rPr>
        <w:t>1343/</w:t>
      </w:r>
      <w:r w:rsidR="00703DE1" w:rsidRPr="003752F7">
        <w:rPr>
          <w:color w:val="202122"/>
        </w:rPr>
        <w:t>1925</w:t>
      </w:r>
      <w:r w:rsidR="00AC0FF3" w:rsidRPr="003752F7">
        <w:rPr>
          <w:color w:val="202122"/>
        </w:rPr>
        <w:t xml:space="preserve">. </w:t>
      </w:r>
      <w:r w:rsidR="001E1F11" w:rsidRPr="003752F7">
        <w:rPr>
          <w:color w:val="202122"/>
        </w:rPr>
        <w:t>Five years later, he</w:t>
      </w:r>
      <w:r w:rsidR="00E56E01" w:rsidRPr="003752F7">
        <w:rPr>
          <w:color w:val="202122"/>
        </w:rPr>
        <w:t xml:space="preserve"> became </w:t>
      </w:r>
      <w:r w:rsidR="00A40261" w:rsidRPr="003752F7">
        <w:rPr>
          <w:color w:val="202122"/>
        </w:rPr>
        <w:t>the eleventh Chief Justice of the United States</w:t>
      </w:r>
      <w:r w:rsidR="00245DB5" w:rsidRPr="003752F7">
        <w:rPr>
          <w:color w:val="202122"/>
        </w:rPr>
        <w:t xml:space="preserve"> from </w:t>
      </w:r>
      <w:r w:rsidR="00E94091" w:rsidRPr="003752F7">
        <w:rPr>
          <w:color w:val="202122"/>
        </w:rPr>
        <w:t>1349/</w:t>
      </w:r>
      <w:r w:rsidR="00EF5BCC" w:rsidRPr="003752F7">
        <w:rPr>
          <w:color w:val="202122"/>
        </w:rPr>
        <w:t xml:space="preserve">1930 until </w:t>
      </w:r>
      <w:r w:rsidR="00E94091" w:rsidRPr="003752F7">
        <w:rPr>
          <w:color w:val="202122"/>
        </w:rPr>
        <w:t>1360/</w:t>
      </w:r>
      <w:r w:rsidR="00EF5BCC" w:rsidRPr="003752F7">
        <w:rPr>
          <w:color w:val="202122"/>
        </w:rPr>
        <w:t>1941</w:t>
      </w:r>
      <w:r w:rsidR="00E56E01" w:rsidRPr="003752F7">
        <w:rPr>
          <w:color w:val="202122"/>
        </w:rPr>
        <w:t>.</w:t>
      </w:r>
    </w:p>
  </w:footnote>
  <w:footnote w:id="89">
    <w:p w14:paraId="0921E71A" w14:textId="461AB28D" w:rsidR="009E5D0E" w:rsidRPr="003752F7" w:rsidRDefault="009E5D0E" w:rsidP="006C2072">
      <w:pPr>
        <w:pStyle w:val="Heading1"/>
        <w:spacing w:before="0" w:after="0"/>
        <w:rPr>
          <w:rFonts w:asciiTheme="majorBidi" w:hAnsiTheme="majorBidi" w:cstheme="majorBidi"/>
          <w:color w:val="000000" w:themeColor="text1"/>
          <w:sz w:val="20"/>
          <w:szCs w:val="20"/>
        </w:rPr>
      </w:pPr>
      <w:r w:rsidRPr="003752F7">
        <w:rPr>
          <w:rStyle w:val="FootnoteReference"/>
          <w:rFonts w:asciiTheme="majorBidi" w:hAnsiTheme="majorBidi" w:cstheme="majorBidi"/>
          <w:color w:val="000000" w:themeColor="text1"/>
          <w:sz w:val="20"/>
          <w:szCs w:val="20"/>
        </w:rPr>
        <w:footnoteRef/>
      </w:r>
      <w:r w:rsidRPr="003752F7">
        <w:rPr>
          <w:rFonts w:asciiTheme="majorBidi" w:hAnsiTheme="majorBidi" w:cstheme="majorBidi"/>
          <w:color w:val="000000" w:themeColor="text1"/>
          <w:sz w:val="20"/>
          <w:szCs w:val="20"/>
        </w:rPr>
        <w:t xml:space="preserve"> </w:t>
      </w:r>
      <w:r w:rsidR="00577354" w:rsidRPr="003752F7">
        <w:rPr>
          <w:rFonts w:asciiTheme="majorBidi" w:hAnsiTheme="majorBidi" w:cstheme="majorBidi"/>
          <w:b/>
          <w:bCs/>
          <w:color w:val="000000" w:themeColor="text1"/>
          <w:sz w:val="20"/>
          <w:szCs w:val="20"/>
        </w:rPr>
        <w:t>Euripedes</w:t>
      </w:r>
      <w:r w:rsidR="00577354" w:rsidRPr="003752F7">
        <w:rPr>
          <w:rFonts w:asciiTheme="majorBidi" w:hAnsiTheme="majorBidi" w:cstheme="majorBidi"/>
          <w:color w:val="000000" w:themeColor="text1"/>
          <w:sz w:val="20"/>
          <w:szCs w:val="20"/>
        </w:rPr>
        <w:t xml:space="preserve"> (d. ca. 406 BCE) (Greek: </w:t>
      </w:r>
      <w:r w:rsidR="00577354" w:rsidRPr="003752F7">
        <w:rPr>
          <w:rFonts w:asciiTheme="majorBidi" w:hAnsiTheme="majorBidi" w:cstheme="majorBidi"/>
          <w:i/>
          <w:iCs/>
          <w:color w:val="000000" w:themeColor="text1"/>
          <w:sz w:val="20"/>
          <w:szCs w:val="20"/>
          <w:shd w:val="clear" w:color="auto" w:fill="FFFFFF"/>
        </w:rPr>
        <w:t>E</w:t>
      </w:r>
      <w:r w:rsidR="00577354" w:rsidRPr="003752F7">
        <w:rPr>
          <w:rFonts w:asciiTheme="majorBidi" w:hAnsiTheme="majorBidi" w:cstheme="majorBidi"/>
          <w:i/>
          <w:iCs/>
          <w:color w:val="000000" w:themeColor="text1"/>
          <w:sz w:val="20"/>
          <w:szCs w:val="20"/>
        </w:rPr>
        <w:t>ù</w:t>
      </w:r>
      <w:r w:rsidR="00577354" w:rsidRPr="003752F7">
        <w:rPr>
          <w:rFonts w:asciiTheme="majorBidi" w:hAnsiTheme="majorBidi" w:cstheme="majorBidi"/>
          <w:i/>
          <w:iCs/>
          <w:color w:val="000000" w:themeColor="text1"/>
          <w:sz w:val="20"/>
          <w:szCs w:val="20"/>
          <w:shd w:val="clear" w:color="auto" w:fill="FFFFFF"/>
        </w:rPr>
        <w:t>rip</w:t>
      </w:r>
      <w:r w:rsidR="00577354" w:rsidRPr="003752F7">
        <w:rPr>
          <w:rFonts w:asciiTheme="majorBidi" w:hAnsiTheme="majorBidi" w:cstheme="majorBidi"/>
          <w:i/>
          <w:iCs/>
          <w:color w:val="000000" w:themeColor="text1"/>
          <w:sz w:val="20"/>
          <w:szCs w:val="20"/>
        </w:rPr>
        <w:t>í</w:t>
      </w:r>
      <w:r w:rsidR="00577354" w:rsidRPr="003752F7">
        <w:rPr>
          <w:rFonts w:asciiTheme="majorBidi" w:hAnsiTheme="majorBidi" w:cstheme="majorBidi"/>
          <w:i/>
          <w:iCs/>
          <w:color w:val="000000" w:themeColor="text1"/>
          <w:sz w:val="20"/>
          <w:szCs w:val="20"/>
          <w:shd w:val="clear" w:color="auto" w:fill="FFFFFF"/>
        </w:rPr>
        <w:t xml:space="preserve">dēs; </w:t>
      </w:r>
      <w:r w:rsidR="00577354" w:rsidRPr="003752F7">
        <w:rPr>
          <w:rStyle w:val="polyt"/>
          <w:rFonts w:asciiTheme="majorBidi" w:hAnsiTheme="majorBidi" w:cstheme="majorBidi"/>
          <w:i/>
          <w:iCs/>
          <w:color w:val="000000" w:themeColor="text1"/>
          <w:sz w:val="20"/>
          <w:szCs w:val="20"/>
        </w:rPr>
        <w:t>Εὐριπίδης</w:t>
      </w:r>
      <w:r w:rsidR="00577354" w:rsidRPr="003752F7">
        <w:rPr>
          <w:rFonts w:asciiTheme="majorBidi" w:hAnsiTheme="majorBidi" w:cstheme="majorBidi"/>
          <w:color w:val="000000" w:themeColor="text1"/>
          <w:sz w:val="20"/>
          <w:szCs w:val="20"/>
          <w:shd w:val="clear" w:color="auto" w:fill="FFFFFF"/>
        </w:rPr>
        <w:t>)</w:t>
      </w:r>
      <w:r w:rsidR="00577354" w:rsidRPr="003752F7">
        <w:rPr>
          <w:rFonts w:asciiTheme="majorBidi" w:hAnsiTheme="majorBidi" w:cstheme="majorBidi"/>
          <w:color w:val="000000" w:themeColor="text1"/>
          <w:sz w:val="20"/>
          <w:szCs w:val="20"/>
        </w:rPr>
        <w:t xml:space="preserve"> was one of the great tragedian</w:t>
      </w:r>
      <w:r w:rsidR="00886954" w:rsidRPr="003752F7">
        <w:rPr>
          <w:rFonts w:asciiTheme="majorBidi" w:hAnsiTheme="majorBidi" w:cstheme="majorBidi"/>
          <w:color w:val="000000" w:themeColor="text1"/>
          <w:sz w:val="20"/>
          <w:szCs w:val="20"/>
        </w:rPr>
        <w:t xml:space="preserve"> playwrights</w:t>
      </w:r>
      <w:r w:rsidR="00577354" w:rsidRPr="003752F7">
        <w:rPr>
          <w:rFonts w:asciiTheme="majorBidi" w:hAnsiTheme="majorBidi" w:cstheme="majorBidi"/>
          <w:color w:val="000000" w:themeColor="text1"/>
          <w:sz w:val="20"/>
          <w:szCs w:val="20"/>
        </w:rPr>
        <w:t xml:space="preserve"> of Ancient Athens. </w:t>
      </w:r>
      <w:r w:rsidR="00873994" w:rsidRPr="003752F7">
        <w:rPr>
          <w:rFonts w:asciiTheme="majorBidi" w:hAnsiTheme="majorBidi" w:cstheme="majorBidi"/>
          <w:color w:val="000000" w:themeColor="text1"/>
          <w:sz w:val="20"/>
          <w:szCs w:val="20"/>
        </w:rPr>
        <w:t>The quotation</w:t>
      </w:r>
      <w:r w:rsidR="00577354" w:rsidRPr="003752F7">
        <w:rPr>
          <w:rFonts w:asciiTheme="majorBidi" w:hAnsiTheme="majorBidi" w:cstheme="majorBidi"/>
          <w:color w:val="000000" w:themeColor="text1"/>
          <w:sz w:val="20"/>
          <w:szCs w:val="20"/>
        </w:rPr>
        <w:t xml:space="preserve"> is from </w:t>
      </w:r>
      <w:r w:rsidR="00886954" w:rsidRPr="003752F7">
        <w:rPr>
          <w:rFonts w:asciiTheme="majorBidi" w:hAnsiTheme="majorBidi" w:cstheme="majorBidi"/>
          <w:color w:val="000000" w:themeColor="text1"/>
          <w:sz w:val="20"/>
          <w:szCs w:val="20"/>
        </w:rPr>
        <w:t xml:space="preserve">his </w:t>
      </w:r>
      <w:r w:rsidR="00577354" w:rsidRPr="003752F7">
        <w:rPr>
          <w:rFonts w:asciiTheme="majorBidi" w:hAnsiTheme="majorBidi" w:cstheme="majorBidi"/>
          <w:color w:val="000000" w:themeColor="text1"/>
          <w:sz w:val="20"/>
          <w:szCs w:val="20"/>
        </w:rPr>
        <w:t xml:space="preserve">play “The Phoenician Women” </w:t>
      </w:r>
      <w:r w:rsidR="00886954" w:rsidRPr="003752F7">
        <w:rPr>
          <w:rFonts w:asciiTheme="majorBidi" w:hAnsiTheme="majorBidi" w:cstheme="majorBidi"/>
          <w:color w:val="000000" w:themeColor="text1"/>
          <w:sz w:val="20"/>
          <w:szCs w:val="20"/>
        </w:rPr>
        <w:t>but</w:t>
      </w:r>
      <w:r w:rsidR="00873994" w:rsidRPr="003752F7">
        <w:rPr>
          <w:rFonts w:asciiTheme="majorBidi" w:hAnsiTheme="majorBidi" w:cstheme="majorBidi"/>
          <w:color w:val="000000" w:themeColor="text1"/>
          <w:sz w:val="20"/>
          <w:szCs w:val="20"/>
        </w:rPr>
        <w:t xml:space="preserve"> is </w:t>
      </w:r>
      <w:r w:rsidR="00886954" w:rsidRPr="003752F7">
        <w:rPr>
          <w:rFonts w:asciiTheme="majorBidi" w:hAnsiTheme="majorBidi" w:cstheme="majorBidi"/>
          <w:color w:val="000000" w:themeColor="text1"/>
          <w:sz w:val="20"/>
          <w:szCs w:val="20"/>
        </w:rPr>
        <w:t>more exactly</w:t>
      </w:r>
      <w:r w:rsidR="00873994" w:rsidRPr="003752F7">
        <w:rPr>
          <w:rFonts w:asciiTheme="majorBidi" w:hAnsiTheme="majorBidi" w:cstheme="majorBidi"/>
          <w:color w:val="000000" w:themeColor="text1"/>
          <w:sz w:val="20"/>
          <w:szCs w:val="20"/>
        </w:rPr>
        <w:t xml:space="preserve"> rendered as: “</w:t>
      </w:r>
      <w:r w:rsidRPr="003752F7">
        <w:rPr>
          <w:rFonts w:asciiTheme="majorBidi" w:hAnsiTheme="majorBidi" w:cstheme="majorBidi"/>
          <w:color w:val="000000" w:themeColor="text1"/>
          <w:sz w:val="20"/>
          <w:szCs w:val="20"/>
        </w:rPr>
        <w:t>This is slavery, not to speak one’s thought</w:t>
      </w:r>
      <w:r w:rsidR="00873994" w:rsidRPr="003752F7">
        <w:rPr>
          <w:rFonts w:asciiTheme="majorBidi" w:hAnsiTheme="majorBidi" w:cstheme="majorBidi"/>
          <w:color w:val="000000" w:themeColor="text1"/>
          <w:sz w:val="20"/>
          <w:szCs w:val="20"/>
        </w:rPr>
        <w:t>.”</w:t>
      </w:r>
    </w:p>
  </w:footnote>
  <w:footnote w:id="90">
    <w:p w14:paraId="5BE449CB" w14:textId="791B9404" w:rsidR="00E86172" w:rsidRPr="003752F7" w:rsidRDefault="00E86172" w:rsidP="00E86172">
      <w:pPr>
        <w:pStyle w:val="FootnoteText"/>
      </w:pPr>
      <w:r w:rsidRPr="003752F7">
        <w:rPr>
          <w:rStyle w:val="FootnoteReference"/>
        </w:rPr>
        <w:footnoteRef/>
      </w:r>
      <w:r w:rsidRPr="003752F7">
        <w:t xml:space="preserve"> </w:t>
      </w:r>
      <w:r w:rsidRPr="003752F7">
        <w:rPr>
          <w:b/>
          <w:bCs/>
        </w:rPr>
        <w:t xml:space="preserve">Al-Shaykh ‘Alī al-Yashruṭī </w:t>
      </w:r>
      <w:r w:rsidRPr="003752F7">
        <w:t>(d. 1316/1899) or, more fully, al-Shaykh ‘Alī Nūr-al-Dīn al-Yashruṭī al-Ḥasanī al-Ḥusaynī was a great Shādhilī Sufi Saint of the fourteenth/nineteenth century and a direct spiritual heir of Mawlāyā Muḥammad al-‘Arabī al-Darqāwī (d. 1238/1823). Al-Shaykh al-Yashruṭī was born in Tunisia but later settled in Palestine, where he died and was buried in the city of ‘Akka (Acre). Throughout his life, al-Shaykh al-Yashruṭī was known for his unlimited generosity and altruism, which included animals as well as human beings.</w:t>
      </w:r>
    </w:p>
  </w:footnote>
  <w:footnote w:id="91">
    <w:p w14:paraId="5330D5D3" w14:textId="5267DBAB" w:rsidR="00DB61E4" w:rsidRPr="003752F7" w:rsidRDefault="00DB61E4">
      <w:pPr>
        <w:pStyle w:val="FootnoteText"/>
      </w:pPr>
      <w:r w:rsidRPr="003752F7">
        <w:rPr>
          <w:rStyle w:val="FootnoteReference"/>
        </w:rPr>
        <w:footnoteRef/>
      </w:r>
      <w:r w:rsidRPr="003752F7">
        <w:t xml:space="preserve"> </w:t>
      </w:r>
      <w:r w:rsidR="000277CF" w:rsidRPr="003752F7">
        <w:t>I</w:t>
      </w:r>
      <w:r w:rsidRPr="003752F7">
        <w:t>n Arabic: “</w:t>
      </w:r>
      <w:r w:rsidR="000277CF" w:rsidRPr="003752F7">
        <w:rPr>
          <w:i/>
          <w:iCs/>
        </w:rPr>
        <w:t>Al-Ta‘</w:t>
      </w:r>
      <w:r w:rsidR="0038487D" w:rsidRPr="003752F7">
        <w:rPr>
          <w:i/>
          <w:iCs/>
        </w:rPr>
        <w:t>ā</w:t>
      </w:r>
      <w:r w:rsidR="003560FD" w:rsidRPr="003752F7">
        <w:rPr>
          <w:i/>
          <w:iCs/>
        </w:rPr>
        <w:t>ṭ</w:t>
      </w:r>
      <w:r w:rsidR="000277CF" w:rsidRPr="003752F7">
        <w:rPr>
          <w:i/>
          <w:iCs/>
        </w:rPr>
        <w:t xml:space="preserve">uf </w:t>
      </w:r>
      <w:r w:rsidR="000E6B9F" w:rsidRPr="003752F7">
        <w:rPr>
          <w:i/>
          <w:iCs/>
        </w:rPr>
        <w:t>ḍ</w:t>
      </w:r>
      <w:r w:rsidR="000277CF" w:rsidRPr="003752F7">
        <w:rPr>
          <w:i/>
          <w:iCs/>
        </w:rPr>
        <w:t>arb min al-idr</w:t>
      </w:r>
      <w:r w:rsidR="0038487D" w:rsidRPr="003752F7">
        <w:rPr>
          <w:i/>
          <w:iCs/>
        </w:rPr>
        <w:t>ā</w:t>
      </w:r>
      <w:r w:rsidR="000277CF" w:rsidRPr="003752F7">
        <w:rPr>
          <w:i/>
          <w:iCs/>
        </w:rPr>
        <w:t>k</w:t>
      </w:r>
      <w:r w:rsidR="000277CF" w:rsidRPr="003752F7">
        <w:t>,” “</w:t>
      </w:r>
      <w:r w:rsidR="000277CF" w:rsidRPr="003752F7">
        <w:rPr>
          <w:i/>
          <w:iCs/>
        </w:rPr>
        <w:t>al-ta‘</w:t>
      </w:r>
      <w:r w:rsidR="0038487D" w:rsidRPr="003752F7">
        <w:rPr>
          <w:i/>
          <w:iCs/>
        </w:rPr>
        <w:t>ā</w:t>
      </w:r>
      <w:r w:rsidR="003560FD" w:rsidRPr="003752F7">
        <w:rPr>
          <w:i/>
          <w:iCs/>
        </w:rPr>
        <w:t>ṭ</w:t>
      </w:r>
      <w:r w:rsidR="000277CF" w:rsidRPr="003752F7">
        <w:rPr>
          <w:i/>
          <w:iCs/>
        </w:rPr>
        <w:t>uf lawn min</w:t>
      </w:r>
      <w:r w:rsidR="0038487D" w:rsidRPr="003752F7">
        <w:rPr>
          <w:i/>
          <w:iCs/>
        </w:rPr>
        <w:t xml:space="preserve"> alwān</w:t>
      </w:r>
      <w:r w:rsidR="000277CF" w:rsidRPr="003752F7">
        <w:rPr>
          <w:i/>
          <w:iCs/>
        </w:rPr>
        <w:t xml:space="preserve"> al-idr</w:t>
      </w:r>
      <w:r w:rsidR="0038487D" w:rsidRPr="003752F7">
        <w:rPr>
          <w:i/>
          <w:iCs/>
        </w:rPr>
        <w:t>ā</w:t>
      </w:r>
      <w:r w:rsidR="000277CF" w:rsidRPr="003752F7">
        <w:rPr>
          <w:i/>
          <w:iCs/>
        </w:rPr>
        <w:t>k</w:t>
      </w:r>
      <w:r w:rsidR="000277CF" w:rsidRPr="003752F7">
        <w:t xml:space="preserve">,” and </w:t>
      </w:r>
      <w:r w:rsidR="000277CF" w:rsidRPr="003752F7">
        <w:rPr>
          <w:i/>
          <w:iCs/>
        </w:rPr>
        <w:t>“al-ta‘</w:t>
      </w:r>
      <w:r w:rsidR="0038487D" w:rsidRPr="003752F7">
        <w:rPr>
          <w:i/>
          <w:iCs/>
        </w:rPr>
        <w:t>ā</w:t>
      </w:r>
      <w:r w:rsidR="003560FD" w:rsidRPr="003752F7">
        <w:rPr>
          <w:i/>
          <w:iCs/>
        </w:rPr>
        <w:t>ṭ</w:t>
      </w:r>
      <w:r w:rsidR="000277CF" w:rsidRPr="003752F7">
        <w:rPr>
          <w:i/>
          <w:iCs/>
        </w:rPr>
        <w:t>uf naw‘ min anw</w:t>
      </w:r>
      <w:r w:rsidR="0038487D" w:rsidRPr="003752F7">
        <w:rPr>
          <w:i/>
          <w:iCs/>
        </w:rPr>
        <w:t xml:space="preserve">ā </w:t>
      </w:r>
      <w:r w:rsidR="000277CF" w:rsidRPr="003752F7">
        <w:rPr>
          <w:i/>
          <w:iCs/>
        </w:rPr>
        <w:t>‘ al-idr</w:t>
      </w:r>
      <w:r w:rsidR="0038487D" w:rsidRPr="003752F7">
        <w:rPr>
          <w:i/>
          <w:iCs/>
        </w:rPr>
        <w:t>ā</w:t>
      </w:r>
      <w:r w:rsidR="000277CF" w:rsidRPr="003752F7">
        <w:rPr>
          <w:i/>
          <w:iCs/>
        </w:rPr>
        <w:t>k</w:t>
      </w:r>
      <w:r w:rsidR="000277CF" w:rsidRPr="003752F7">
        <w:t>.”</w:t>
      </w:r>
    </w:p>
  </w:footnote>
  <w:footnote w:id="92">
    <w:p w14:paraId="3F2D8C09" w14:textId="675B8D0E" w:rsidR="006230AB" w:rsidRPr="003752F7" w:rsidRDefault="006230AB" w:rsidP="006230AB">
      <w:pPr>
        <w:pStyle w:val="FootnoteText"/>
      </w:pPr>
      <w:r w:rsidRPr="003752F7">
        <w:rPr>
          <w:rStyle w:val="FootnoteReference"/>
        </w:rPr>
        <w:footnoteRef/>
      </w:r>
      <w:r w:rsidRPr="003752F7">
        <w:t xml:space="preserve"> “</w:t>
      </w:r>
      <w:r w:rsidRPr="003752F7">
        <w:rPr>
          <w:b/>
          <w:bCs/>
        </w:rPr>
        <w:t>Modernism</w:t>
      </w:r>
      <w:r w:rsidRPr="003752F7">
        <w:t>,” “</w:t>
      </w:r>
      <w:r w:rsidRPr="003752F7">
        <w:rPr>
          <w:b/>
          <w:bCs/>
        </w:rPr>
        <w:t>Modernist</w:t>
      </w:r>
      <w:r w:rsidRPr="003752F7">
        <w:t>,” “</w:t>
      </w:r>
      <w:r w:rsidRPr="003752F7">
        <w:rPr>
          <w:b/>
          <w:bCs/>
        </w:rPr>
        <w:t>Modernity</w:t>
      </w:r>
      <w:r w:rsidRPr="003752F7">
        <w:t>,” and “</w:t>
      </w:r>
      <w:r w:rsidRPr="003752F7">
        <w:rPr>
          <w:b/>
          <w:bCs/>
        </w:rPr>
        <w:t>Modern</w:t>
      </w:r>
      <w:r w:rsidRPr="003752F7">
        <w:t xml:space="preserve">” are all capitalized in </w:t>
      </w:r>
      <w:r w:rsidRPr="003752F7">
        <w:rPr>
          <w:i/>
          <w:iCs/>
        </w:rPr>
        <w:t>The First Teaching</w:t>
      </w:r>
      <w:r w:rsidRPr="003752F7">
        <w:t xml:space="preserve"> because of their importance but systematically used for different meanings. The first two words—“Modernism” and “Modernist” as well as “post-Modernism” and “post-Modernist”—refer to various ideologies particular to the Modern Age, while “Modernity” and “Modern” are purely descriptive and simply refer to the way things are today.  As ideologies, mindsets, convictions, and systems of belief, “Modernism” and “Modernists” are complex and highly disparate, but, in my belief, it is helpful to distinguish them from “Modernity” and its adjective “Modern,” which are neutral and matter-of-fact. In </w:t>
      </w:r>
      <w:r w:rsidRPr="003752F7">
        <w:rPr>
          <w:i/>
          <w:iCs/>
        </w:rPr>
        <w:t xml:space="preserve">The First Teaching, </w:t>
      </w:r>
      <w:r w:rsidRPr="003752F7">
        <w:t xml:space="preserve">“Modernity” and “Modern” retain their original etymologies and simply refer to the “mode” or “state” of things as they currently are. </w:t>
      </w:r>
      <w:r w:rsidRPr="003752F7">
        <w:rPr>
          <w:u w:val="single"/>
        </w:rPr>
        <w:t>Modernity and all that is Modern are not themselves an issue for Islam and Muslims, since they merely describe the reality that we are living in and to which we must respond intelligently</w:t>
      </w:r>
      <w:r w:rsidRPr="003752F7">
        <w:t>.</w:t>
      </w:r>
      <w:r w:rsidR="003D1DA1" w:rsidRPr="003752F7">
        <w:t xml:space="preserve"> Given its </w:t>
      </w:r>
      <w:r w:rsidR="005F0DB4" w:rsidRPr="003752F7">
        <w:t xml:space="preserve">comprehensive </w:t>
      </w:r>
      <w:r w:rsidR="003D1DA1" w:rsidRPr="003752F7">
        <w:t>inclusi</w:t>
      </w:r>
      <w:r w:rsidR="005F0DB4" w:rsidRPr="003752F7">
        <w:t xml:space="preserve">on of all that presently exists, Modernity includes the Amish, their horse-drawn buggies, and their </w:t>
      </w:r>
      <w:r w:rsidR="00233D37" w:rsidRPr="003752F7">
        <w:t>old-fashioned</w:t>
      </w:r>
      <w:r w:rsidR="007A4A7E" w:rsidRPr="003752F7">
        <w:t xml:space="preserve"> farms</w:t>
      </w:r>
      <w:r w:rsidR="00233D37" w:rsidRPr="003752F7">
        <w:t>, just as it</w:t>
      </w:r>
      <w:r w:rsidR="00045E34" w:rsidRPr="003752F7">
        <w:t xml:space="preserve"> comprise big city sky</w:t>
      </w:r>
      <w:r w:rsidR="004B2AAA" w:rsidRPr="003752F7">
        <w:t xml:space="preserve">scrapers, modern expressways, and </w:t>
      </w:r>
      <w:r w:rsidR="00CE26B5" w:rsidRPr="003752F7">
        <w:t xml:space="preserve">recently developed modes of transportation on the land, </w:t>
      </w:r>
      <w:r w:rsidR="00B82465" w:rsidRPr="003752F7">
        <w:t>skies, and seas.</w:t>
      </w:r>
    </w:p>
    <w:p w14:paraId="51621CBF" w14:textId="77777777" w:rsidR="006230AB" w:rsidRPr="003752F7" w:rsidRDefault="006230AB" w:rsidP="006230AB">
      <w:pPr>
        <w:pStyle w:val="FootnoteText"/>
      </w:pPr>
      <w:r w:rsidRPr="003752F7">
        <w:t xml:space="preserve">    The various creeds of Modernism and post-Modernism, on the other hand, are the social, cultural, and political drivers of our time. They can be problematic for Muslims and others, and it is they which require careful examination. Modernism—in contrast to post-Modernism—is an ideological set of beliefs that can be applied to </w:t>
      </w:r>
      <w:r w:rsidRPr="003752F7">
        <w:rPr>
          <w:color w:val="000000"/>
        </w:rPr>
        <w:t xml:space="preserve">many different outlooks in the contemporary world and over recent centuries. </w:t>
      </w:r>
      <w:r w:rsidRPr="003752F7">
        <w:t xml:space="preserve">Unlike post-Modernism—Modernism cannot be ascribed to specific authors or times, nor can it be given a single definition, because it has so many different variations and often conflicting manifestations. </w:t>
      </w:r>
      <w:r w:rsidRPr="003752F7">
        <w:rPr>
          <w:color w:val="000000"/>
        </w:rPr>
        <w:t>There is, however, a direct relationship between “Nominalism”—which will be discussed later in Volumes Seven and Eight in conjunction with the Metaphysics of Essence—and the proliferation of Modernist and post-Modernist ideologies and belief systems, which tend to deny Essence or any intrinsic and unseen relation between Essences and accidents—outward characteristics—which is also typical of contemporary Scientism.</w:t>
      </w:r>
      <w:r w:rsidRPr="003752F7">
        <w:t xml:space="preserve"> </w:t>
      </w:r>
      <w:r w:rsidRPr="003752F7">
        <w:rPr>
          <w:color w:val="000000"/>
        </w:rPr>
        <w:t>Modernism—again, in opposition to post-Modernism—has tended to be self-confident. But Modernism—like post-Modernism—also has a tendency to be militant. In this regard, post-Modernism’s militance has generally focused aggressively upon Modernism, as well as various established systems of authority, power, knowledge, and values. Modernism, on the other hand, has tended to take an aggressive attitude toward all that is not Modernist. It is the custom of both Modernism and post-Modernism invariably to declare winners and losers, victors and vanquished. The victorious Modernists who win the fight are worthy of the present and the future. The vanquished non-Modernists who lose out, deserve their defeat because they are “outdated,” “backward,” “reactionary,” or simply “out of touch with the times.” Many notions of progress that are central to Modernism and warrant its aggressiveness have also often exhibited essentially Darwinistic notions of the “survival of the fittest”—especially during the thirteenth/nineteenth and the first half of the fourteenth/twentieth centuries.</w:t>
      </w:r>
    </w:p>
    <w:p w14:paraId="3BF59F4F" w14:textId="77777777" w:rsidR="006230AB" w:rsidRPr="003752F7" w:rsidRDefault="006230AB" w:rsidP="006230AB">
      <w:pPr>
        <w:pStyle w:val="FootnoteText"/>
        <w:rPr>
          <w:color w:val="000000"/>
        </w:rPr>
      </w:pPr>
      <w:r w:rsidRPr="003752F7">
        <w:t xml:space="preserve">    </w:t>
      </w:r>
      <w:r w:rsidRPr="003752F7">
        <w:rPr>
          <w:color w:val="000000"/>
        </w:rPr>
        <w:t>Modernism grew up in the West over the last four centuries and constitutes an unparalleled phenomenon in the known history of Human societies and Cultures. As a mindset, Modernism has passed through many different forms and stages, and its ideological offshoots have been constantly open to change. There are, however, certain generalizations that hold true for Modernism, and we will mention some of them in this note.</w:t>
      </w:r>
      <w:r w:rsidRPr="003752F7">
        <w:t xml:space="preserve"> </w:t>
      </w:r>
      <w:r w:rsidRPr="003752F7">
        <w:rPr>
          <w:color w:val="000000"/>
        </w:rPr>
        <w:t>All manifestations of Modernism, for example, touch on the passage of time. “Permanence” is out of place in Modernism, which powerfully endorses what is “new” and even “original” and “unprecedented,” while typically fostering images of always “going forward,” “not looking back on the past,” and “not regretting what has been left behind.” For Modernists, the past—as a rule—may be seen as archaic, static, and outdated, however romantic and worthy of museums it may be. Thus, Modernism does not endorse or seek notions of a sacred or stable past, such as various forms of Traditionalism or conservatism may subscribe to. Indeed, expressions of Modernism predictably make negative assessments of the past and show little or no interest in any continuity with the past. Rather, Modernism often asserts the need for making conscious breaks with the past and any regular passage of time, often rejecting the idea that any continuity with the past could ever be something good. In contrast to post-Modernism, Modernism has been generally optimistic about the future: “Someday things will be better than they are now, and our problems will be solved.” Thus, Modernism tends to regard change as positive, and it even seeks to unleash innovative breaks with the past without feeling any imperative to consider first any potentially adverse consequences of such disruptions. Indeed, Modernism is predictably hostile to anything that inhibits or obstructs change. Consequently, Modernism is “daringly experimental” and—in one way or another—values invention, innovation, new regimes, and accelerations in change as well as welcoming—in some cases—ruptures and revolutions in individual lives and societies. Modernism displays an obsession with “information,” “data,” “facts,” and “evidence,” which make up its fundamental Epistemology, although it does not promote First Principles, understand them, or care to understand them. Modernism tends also to be preoccupied with visual culture, individualism, personal visibility, fashions, styles, and new ways of living, dressing, and building. The notion of “progress” is central to Modernism, and Modernists have often expressed their conviction that “things are getting better all the time”—which was especially true during the thirteenth/nineteenth century and prior to the two World Wars and the Nuclear Age of the fourteenth/twentieth century. Because of its broad espousal of change and its expectations regarding progress, the landmarks and landscapes of Modernism have constantly shifted, just as its values have also been subject to change and have rarely proven permanent. Since Modernism implies a state of constant “Becoming,” its enthusiasts can never ever really “stand still” or actually “</w:t>
      </w:r>
      <w:r w:rsidRPr="003752F7">
        <w:rPr>
          <w:i/>
          <w:iCs/>
          <w:color w:val="000000"/>
        </w:rPr>
        <w:t>be</w:t>
      </w:r>
      <w:r w:rsidRPr="003752F7">
        <w:rPr>
          <w:color w:val="000000"/>
        </w:rPr>
        <w:t xml:space="preserve"> something.” Rather, they are always on the move and in the process of reassessing themselves, their careers, and what new things they need to accomplish. Yet Modernists generally aspire positively to a notion of “what things will be or should be someday.”</w:t>
      </w:r>
    </w:p>
    <w:p w14:paraId="58ED5DF5" w14:textId="77777777" w:rsidR="006230AB" w:rsidRPr="003752F7" w:rsidRDefault="006230AB" w:rsidP="006230AB">
      <w:pPr>
        <w:pStyle w:val="FootnoteText"/>
      </w:pPr>
      <w:r w:rsidRPr="003752F7">
        <w:rPr>
          <w:color w:val="000000"/>
        </w:rPr>
        <w:t xml:space="preserve">    Modernism is materialist. In this regard and others as well, Modernism shares significant similarities with Secularism—about which we will also speak later in Volume Ten. The two outlooks are not identical, but they do often go together. Both Modernism and Secularism are “at home” in this world and do not focus on aspirations for any Spiritual world to come in a next life. Like Secularism, Modernism has also often sought to “emancipate itself” from religion as well as from all immutable sets of values, precepts, and principles. Whatever “progress” may mean in any given Modernist mindset, it is never understood as “progress in Spirituality” or “progress in other-worldliness,” which are among the forms of “progress” which the Traditional believer would acknowledge and pursue. In fact, many forms of Western Modernism and Secularism are fundamentally tied to an objection to and even rejection of traditional Christian values, especially Thomist Catholic Metaphysics as articulated by Saint Thomas Aquinas (d. 672/</w:t>
      </w:r>
      <w:r w:rsidRPr="003752F7">
        <w:rPr>
          <w:color w:val="202122"/>
          <w:shd w:val="clear" w:color="auto" w:fill="FFFFFF"/>
        </w:rPr>
        <w:t>1274</w:t>
      </w:r>
      <w:r w:rsidRPr="003752F7">
        <w:rPr>
          <w:color w:val="000000"/>
        </w:rPr>
        <w:t xml:space="preserve">) and other great thinkers of Western Europe’s High Middle Ages. Because Modernism and Secularism often grew up in opposition or contrast to the traditions of the Magisterial Church—both Catholic and Protestant—the two ideologies have often held anti-Traditional views of other Cultures and religious Traditions as well. </w:t>
      </w:r>
    </w:p>
  </w:footnote>
  <w:footnote w:id="93">
    <w:p w14:paraId="0CC5D378" w14:textId="0AA813E3" w:rsidR="00E86172" w:rsidRPr="003752F7" w:rsidRDefault="00E86172" w:rsidP="00E86172">
      <w:pPr>
        <w:autoSpaceDE w:val="0"/>
        <w:autoSpaceDN w:val="0"/>
        <w:adjustRightInd w:val="0"/>
        <w:rPr>
          <w:rFonts w:asciiTheme="majorBidi"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color w:val="0F252D"/>
          <w:sz w:val="20"/>
          <w:szCs w:val="20"/>
        </w:rPr>
        <w:t xml:space="preserve"> </w:t>
      </w:r>
      <w:r w:rsidR="00EA0715" w:rsidRPr="003752F7">
        <w:rPr>
          <w:rFonts w:asciiTheme="majorBidi" w:hAnsiTheme="majorBidi" w:cstheme="majorBidi"/>
          <w:b/>
          <w:bCs/>
          <w:color w:val="0F252D"/>
          <w:sz w:val="20"/>
          <w:szCs w:val="20"/>
        </w:rPr>
        <w:t>The</w:t>
      </w:r>
      <w:r w:rsidR="00EA0715" w:rsidRPr="003752F7">
        <w:rPr>
          <w:rFonts w:asciiTheme="majorBidi" w:hAnsiTheme="majorBidi" w:cstheme="majorBidi"/>
          <w:color w:val="0F252D"/>
          <w:sz w:val="20"/>
          <w:szCs w:val="20"/>
        </w:rPr>
        <w:t xml:space="preserve"> “</w:t>
      </w:r>
      <w:r w:rsidR="00EA0715" w:rsidRPr="003752F7">
        <w:rPr>
          <w:rFonts w:asciiTheme="majorBidi" w:hAnsiTheme="majorBidi" w:cstheme="majorBidi"/>
          <w:b/>
          <w:bCs/>
          <w:color w:val="0F252D"/>
          <w:sz w:val="20"/>
          <w:szCs w:val="20"/>
        </w:rPr>
        <w:t>Islamic Golden Age</w:t>
      </w:r>
      <w:r w:rsidR="00EA0715" w:rsidRPr="003752F7">
        <w:rPr>
          <w:rFonts w:asciiTheme="majorBidi" w:hAnsiTheme="majorBidi" w:cstheme="majorBidi"/>
          <w:color w:val="0F252D"/>
          <w:sz w:val="20"/>
          <w:szCs w:val="20"/>
        </w:rPr>
        <w:t>,” a</w:t>
      </w:r>
      <w:r w:rsidRPr="003752F7">
        <w:rPr>
          <w:rFonts w:asciiTheme="majorBidi" w:hAnsiTheme="majorBidi" w:cstheme="majorBidi"/>
          <w:color w:val="0F252D"/>
          <w:sz w:val="20"/>
          <w:szCs w:val="20"/>
        </w:rPr>
        <w:t>s we will see below in our discourse on Occidentalism</w:t>
      </w:r>
      <w:r w:rsidR="00EA0715" w:rsidRPr="003752F7">
        <w:rPr>
          <w:rFonts w:asciiTheme="majorBidi" w:hAnsiTheme="majorBidi" w:cstheme="majorBidi"/>
          <w:color w:val="0F252D"/>
          <w:sz w:val="20"/>
          <w:szCs w:val="20"/>
        </w:rPr>
        <w:t xml:space="preserve"> in Volume Five</w:t>
      </w:r>
      <w:r w:rsidRPr="003752F7">
        <w:rPr>
          <w:rFonts w:asciiTheme="majorBidi" w:hAnsiTheme="majorBidi" w:cstheme="majorBidi"/>
          <w:color w:val="0F252D"/>
          <w:sz w:val="20"/>
          <w:szCs w:val="20"/>
        </w:rPr>
        <w:t xml:space="preserve">, </w:t>
      </w:r>
      <w:r w:rsidR="00EA0715" w:rsidRPr="003752F7">
        <w:rPr>
          <w:rFonts w:asciiTheme="majorBidi" w:hAnsiTheme="majorBidi" w:cstheme="majorBidi"/>
          <w:color w:val="0F252D"/>
          <w:sz w:val="20"/>
          <w:szCs w:val="20"/>
        </w:rPr>
        <w:t xml:space="preserve">is a </w:t>
      </w:r>
      <w:r w:rsidRPr="003752F7">
        <w:rPr>
          <w:rFonts w:asciiTheme="majorBidi" w:hAnsiTheme="majorBidi" w:cstheme="majorBidi"/>
          <w:color w:val="0F252D"/>
          <w:sz w:val="20"/>
          <w:szCs w:val="20"/>
        </w:rPr>
        <w:t xml:space="preserve">false </w:t>
      </w:r>
      <w:r w:rsidR="00EA0715" w:rsidRPr="003752F7">
        <w:rPr>
          <w:rFonts w:asciiTheme="majorBidi" w:hAnsiTheme="majorBidi" w:cstheme="majorBidi"/>
          <w:color w:val="0F252D"/>
          <w:sz w:val="20"/>
          <w:szCs w:val="20"/>
        </w:rPr>
        <w:t>and precarious historical P</w:t>
      </w:r>
      <w:r w:rsidRPr="003752F7">
        <w:rPr>
          <w:rFonts w:asciiTheme="majorBidi" w:hAnsiTheme="majorBidi" w:cstheme="majorBidi"/>
          <w:color w:val="0F252D"/>
          <w:sz w:val="20"/>
          <w:szCs w:val="20"/>
        </w:rPr>
        <w:t>aradigm</w:t>
      </w:r>
      <w:r w:rsidRPr="003752F7">
        <w:rPr>
          <w:rFonts w:asciiTheme="majorBidi" w:hAnsiTheme="majorBidi" w:cstheme="majorBidi"/>
          <w:sz w:val="20"/>
          <w:szCs w:val="20"/>
        </w:rPr>
        <w:t>—</w:t>
      </w:r>
      <w:r w:rsidRPr="003752F7">
        <w:rPr>
          <w:rFonts w:asciiTheme="majorBidi" w:hAnsiTheme="majorBidi" w:cstheme="majorBidi"/>
          <w:color w:val="0F252D"/>
          <w:sz w:val="20"/>
          <w:szCs w:val="20"/>
        </w:rPr>
        <w:t xml:space="preserve">not to mention the fact that it is a fundamentally wrong reading of Islamic history. Western </w:t>
      </w:r>
      <w:r w:rsidRPr="003752F7">
        <w:rPr>
          <w:rFonts w:asciiTheme="majorBidi" w:hAnsiTheme="majorBidi" w:cstheme="majorBidi"/>
          <w:color w:val="000000"/>
          <w:sz w:val="20"/>
          <w:szCs w:val="20"/>
        </w:rPr>
        <w:t xml:space="preserve">Orientalists </w:t>
      </w:r>
      <w:r w:rsidR="00EA0715" w:rsidRPr="003752F7">
        <w:rPr>
          <w:rFonts w:asciiTheme="majorBidi" w:hAnsiTheme="majorBidi" w:cstheme="majorBidi"/>
          <w:color w:val="000000"/>
          <w:sz w:val="20"/>
          <w:szCs w:val="20"/>
        </w:rPr>
        <w:t xml:space="preserve">coined and </w:t>
      </w:r>
      <w:r w:rsidR="002A0479" w:rsidRPr="003752F7">
        <w:rPr>
          <w:rFonts w:asciiTheme="majorBidi" w:hAnsiTheme="majorBidi" w:cstheme="majorBidi"/>
          <w:color w:val="000000"/>
          <w:sz w:val="20"/>
          <w:szCs w:val="20"/>
        </w:rPr>
        <w:t>l</w:t>
      </w:r>
      <w:r w:rsidRPr="003752F7">
        <w:rPr>
          <w:rFonts w:asciiTheme="majorBidi" w:hAnsiTheme="majorBidi" w:cstheme="majorBidi"/>
          <w:color w:val="000000"/>
          <w:sz w:val="20"/>
          <w:szCs w:val="20"/>
        </w:rPr>
        <w:t>ong applied the term “Islamic Golden Age” to the first four centuries of the global Islamic Caliphate</w:t>
      </w:r>
      <w:r w:rsidR="002A0479" w:rsidRPr="003752F7">
        <w:rPr>
          <w:rFonts w:asciiTheme="majorBidi" w:hAnsiTheme="majorBidi" w:cstheme="majorBidi"/>
          <w:color w:val="000000"/>
          <w:sz w:val="20"/>
          <w:szCs w:val="20"/>
        </w:rPr>
        <w:t xml:space="preserve"> as a “backhanded” compliment. Indeed, </w:t>
      </w:r>
      <w:r w:rsidR="00F93386" w:rsidRPr="003752F7">
        <w:rPr>
          <w:rFonts w:asciiTheme="majorBidi" w:hAnsiTheme="majorBidi" w:cstheme="majorBidi"/>
          <w:color w:val="000000"/>
          <w:sz w:val="20"/>
          <w:szCs w:val="20"/>
        </w:rPr>
        <w:t>Islam’s early period was</w:t>
      </w:r>
      <w:r w:rsidRPr="003752F7">
        <w:rPr>
          <w:rFonts w:asciiTheme="majorBidi" w:hAnsiTheme="majorBidi" w:cstheme="majorBidi"/>
          <w:color w:val="000000"/>
          <w:sz w:val="20"/>
          <w:szCs w:val="20"/>
        </w:rPr>
        <w:t xml:space="preserve"> marked by conspicuously unique accomplishments in thought, </w:t>
      </w:r>
      <w:r w:rsidR="00F93386" w:rsidRPr="003752F7">
        <w:rPr>
          <w:rFonts w:asciiTheme="majorBidi" w:hAnsiTheme="majorBidi" w:cstheme="majorBidi"/>
          <w:color w:val="000000"/>
          <w:sz w:val="20"/>
          <w:szCs w:val="20"/>
        </w:rPr>
        <w:t>P</w:t>
      </w:r>
      <w:r w:rsidRPr="003752F7">
        <w:rPr>
          <w:rFonts w:asciiTheme="majorBidi" w:hAnsiTheme="majorBidi" w:cstheme="majorBidi"/>
          <w:color w:val="000000"/>
          <w:sz w:val="20"/>
          <w:szCs w:val="20"/>
        </w:rPr>
        <w:t xml:space="preserve">hilosophical productivity, </w:t>
      </w:r>
      <w:r w:rsidR="00F93386"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cience, </w:t>
      </w:r>
      <w:r w:rsidR="00F93386" w:rsidRPr="003752F7">
        <w:rPr>
          <w:rFonts w:asciiTheme="majorBidi" w:hAnsiTheme="majorBidi" w:cstheme="majorBidi"/>
          <w:color w:val="000000"/>
          <w:sz w:val="20"/>
          <w:szCs w:val="20"/>
        </w:rPr>
        <w:t>M</w:t>
      </w:r>
      <w:r w:rsidRPr="003752F7">
        <w:rPr>
          <w:rFonts w:asciiTheme="majorBidi" w:hAnsiTheme="majorBidi" w:cstheme="majorBidi"/>
          <w:color w:val="000000"/>
          <w:sz w:val="20"/>
          <w:szCs w:val="20"/>
        </w:rPr>
        <w:t>edicine, architecture, the arts, and various fields of knowledge</w:t>
      </w:r>
      <w:r w:rsidR="00F93386" w:rsidRPr="003752F7">
        <w:rPr>
          <w:rFonts w:asciiTheme="majorBidi" w:hAnsiTheme="majorBidi" w:cstheme="majorBidi"/>
          <w:color w:val="000000"/>
          <w:sz w:val="20"/>
          <w:szCs w:val="20"/>
        </w:rPr>
        <w:t xml:space="preserve">, as will be </w:t>
      </w:r>
      <w:r w:rsidR="00D56317" w:rsidRPr="003752F7">
        <w:rPr>
          <w:rFonts w:asciiTheme="majorBidi" w:hAnsiTheme="majorBidi" w:cstheme="majorBidi"/>
          <w:color w:val="000000"/>
          <w:sz w:val="20"/>
          <w:szCs w:val="20"/>
        </w:rPr>
        <w:t>demonstrated in Volume Five. But the</w:t>
      </w:r>
      <w:r w:rsidRPr="003752F7">
        <w:rPr>
          <w:rFonts w:asciiTheme="majorBidi" w:hAnsiTheme="majorBidi" w:cstheme="majorBidi"/>
          <w:color w:val="000000"/>
          <w:sz w:val="20"/>
          <w:szCs w:val="20"/>
        </w:rPr>
        <w:t xml:space="preserve"> Orientalist </w:t>
      </w:r>
      <w:r w:rsidR="00D56317" w:rsidRPr="003752F7">
        <w:rPr>
          <w:rFonts w:asciiTheme="majorBidi" w:hAnsiTheme="majorBidi" w:cstheme="majorBidi"/>
          <w:color w:val="000000"/>
          <w:sz w:val="20"/>
          <w:szCs w:val="20"/>
        </w:rPr>
        <w:t>P</w:t>
      </w:r>
      <w:r w:rsidRPr="003752F7">
        <w:rPr>
          <w:rFonts w:asciiTheme="majorBidi" w:hAnsiTheme="majorBidi" w:cstheme="majorBidi"/>
          <w:color w:val="000000"/>
          <w:sz w:val="20"/>
          <w:szCs w:val="20"/>
        </w:rPr>
        <w:t>aradigm of the “Islamic Golden Age</w:t>
      </w:r>
      <w:r w:rsidR="00D56317" w:rsidRPr="003752F7">
        <w:rPr>
          <w:rFonts w:asciiTheme="majorBidi" w:hAnsiTheme="majorBidi" w:cstheme="majorBidi"/>
          <w:color w:val="000000"/>
          <w:sz w:val="20"/>
          <w:szCs w:val="20"/>
        </w:rPr>
        <w:t>” serves to</w:t>
      </w:r>
      <w:r w:rsidRPr="003752F7">
        <w:rPr>
          <w:rFonts w:asciiTheme="majorBidi" w:hAnsiTheme="majorBidi" w:cstheme="majorBidi"/>
          <w:color w:val="000000"/>
          <w:sz w:val="20"/>
          <w:szCs w:val="20"/>
        </w:rPr>
        <w:t xml:space="preserve"> open up the door to a </w:t>
      </w:r>
      <w:r w:rsidR="00521DB2" w:rsidRPr="003752F7">
        <w:rPr>
          <w:rFonts w:asciiTheme="majorBidi" w:hAnsiTheme="majorBidi" w:cstheme="majorBidi"/>
          <w:color w:val="000000"/>
          <w:sz w:val="20"/>
          <w:szCs w:val="20"/>
        </w:rPr>
        <w:t xml:space="preserve">barren </w:t>
      </w:r>
      <w:r w:rsidRPr="003752F7">
        <w:rPr>
          <w:rFonts w:asciiTheme="majorBidi" w:hAnsiTheme="majorBidi" w:cstheme="majorBidi"/>
          <w:color w:val="000000"/>
          <w:sz w:val="20"/>
          <w:szCs w:val="20"/>
        </w:rPr>
        <w:t xml:space="preserve">Euro-centric narrative that re-interprets the spectacular advancement and achievements of Islamic Civilization in its first centuries as little more than a passing phenomenon and unexpected windfall, the only </w:t>
      </w:r>
      <w:r w:rsidR="00C30356" w:rsidRPr="003752F7">
        <w:rPr>
          <w:rFonts w:asciiTheme="majorBidi" w:hAnsiTheme="majorBidi" w:cstheme="majorBidi"/>
          <w:color w:val="000000"/>
          <w:sz w:val="20"/>
          <w:szCs w:val="20"/>
        </w:rPr>
        <w:t>lasting</w:t>
      </w:r>
      <w:r w:rsidRPr="003752F7">
        <w:rPr>
          <w:rFonts w:asciiTheme="majorBidi" w:hAnsiTheme="majorBidi" w:cstheme="majorBidi"/>
          <w:color w:val="000000"/>
          <w:sz w:val="20"/>
          <w:szCs w:val="20"/>
        </w:rPr>
        <w:t xml:space="preserve"> value of which was to advance Western </w:t>
      </w:r>
      <w:r w:rsidR="00C30356" w:rsidRPr="003752F7">
        <w:rPr>
          <w:rFonts w:asciiTheme="majorBidi" w:hAnsiTheme="majorBidi" w:cstheme="majorBidi"/>
          <w:color w:val="000000"/>
          <w:sz w:val="20"/>
          <w:szCs w:val="20"/>
        </w:rPr>
        <w:t xml:space="preserve">development and </w:t>
      </w:r>
      <w:r w:rsidRPr="003752F7">
        <w:rPr>
          <w:rFonts w:asciiTheme="majorBidi" w:hAnsiTheme="majorBidi" w:cstheme="majorBidi"/>
          <w:color w:val="000000"/>
          <w:sz w:val="20"/>
          <w:szCs w:val="20"/>
        </w:rPr>
        <w:t xml:space="preserve">progress. From this myopic perspective, </w:t>
      </w:r>
      <w:r w:rsidRPr="003752F7">
        <w:rPr>
          <w:rFonts w:asciiTheme="majorBidi" w:hAnsiTheme="majorBidi" w:cstheme="majorBidi"/>
          <w:color w:val="000000"/>
          <w:sz w:val="20"/>
          <w:szCs w:val="20"/>
          <w:u w:val="single"/>
        </w:rPr>
        <w:t>once the Muslim world had transmitted its knowledge and accomplishments to the West to incubate and grow there, Islam had essentially “served” its historical purpose</w:t>
      </w:r>
      <w:r w:rsidRPr="003752F7">
        <w:rPr>
          <w:rFonts w:asciiTheme="majorBidi" w:hAnsiTheme="majorBidi" w:cstheme="majorBidi"/>
          <w:color w:val="000000"/>
          <w:sz w:val="20"/>
          <w:szCs w:val="20"/>
        </w:rPr>
        <w:t>. But, from a</w:t>
      </w:r>
      <w:r w:rsidR="005A4493" w:rsidRPr="003752F7">
        <w:rPr>
          <w:rFonts w:asciiTheme="majorBidi" w:hAnsiTheme="majorBidi" w:cstheme="majorBidi"/>
          <w:color w:val="000000"/>
          <w:sz w:val="20"/>
          <w:szCs w:val="20"/>
        </w:rPr>
        <w:t>n authentic</w:t>
      </w:r>
      <w:r w:rsidRPr="003752F7">
        <w:rPr>
          <w:rFonts w:asciiTheme="majorBidi" w:hAnsiTheme="majorBidi" w:cstheme="majorBidi"/>
          <w:color w:val="000000"/>
          <w:sz w:val="20"/>
          <w:szCs w:val="20"/>
        </w:rPr>
        <w:t xml:space="preserve"> historical standpoint, the concept of a lost “Islamic Golden Age” </w:t>
      </w:r>
      <w:r w:rsidR="005A4493" w:rsidRPr="003752F7">
        <w:rPr>
          <w:rFonts w:asciiTheme="majorBidi" w:hAnsiTheme="majorBidi" w:cstheme="majorBidi"/>
          <w:color w:val="000000"/>
          <w:sz w:val="20"/>
          <w:szCs w:val="20"/>
        </w:rPr>
        <w:t xml:space="preserve">actually </w:t>
      </w:r>
      <w:r w:rsidRPr="003752F7">
        <w:rPr>
          <w:rFonts w:asciiTheme="majorBidi" w:hAnsiTheme="majorBidi" w:cstheme="majorBidi"/>
          <w:color w:val="000000"/>
          <w:sz w:val="20"/>
          <w:szCs w:val="20"/>
        </w:rPr>
        <w:t>obscures what actually happened and would continue to take place in the Muslim world</w:t>
      </w:r>
      <w:r w:rsidR="005A4493" w:rsidRPr="003752F7">
        <w:rPr>
          <w:rFonts w:asciiTheme="majorBidi" w:hAnsiTheme="majorBidi" w:cstheme="majorBidi"/>
          <w:color w:val="000000"/>
          <w:sz w:val="20"/>
          <w:szCs w:val="20"/>
        </w:rPr>
        <w:t xml:space="preserve"> during successive centuries and until the Modern post-colonial period</w:t>
      </w:r>
      <w:r w:rsidRPr="003752F7">
        <w:rPr>
          <w:rFonts w:asciiTheme="majorBidi" w:hAnsiTheme="majorBidi" w:cstheme="majorBidi"/>
          <w:color w:val="000000"/>
          <w:sz w:val="20"/>
          <w:szCs w:val="20"/>
        </w:rPr>
        <w:t xml:space="preserve">. Instead of being followed by a monotonous succession of one era of cultural and intellectual sterility and decline after another, many of the greatest Civilizational accomplishments of Muslims in speculation, the </w:t>
      </w:r>
      <w:r w:rsidR="00466720"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ciences, art, and architecture came, in fact, during the centuries of political break-up that immediately followed the global Caliphate and Islam’s so-called “Golden Age.” Indeed, the Muslim world went through one of its greatest times of intellectual Renaissance during the seventh /fourteenth and </w:t>
      </w:r>
      <w:r w:rsidR="009E6937" w:rsidRPr="003752F7">
        <w:rPr>
          <w:rFonts w:asciiTheme="majorBidi" w:hAnsiTheme="majorBidi" w:cstheme="majorBidi"/>
          <w:color w:val="000000"/>
          <w:sz w:val="20"/>
          <w:szCs w:val="20"/>
        </w:rPr>
        <w:t>eighth/</w:t>
      </w:r>
      <w:r w:rsidRPr="003752F7">
        <w:rPr>
          <w:rFonts w:asciiTheme="majorBidi" w:hAnsiTheme="majorBidi" w:cstheme="majorBidi"/>
          <w:color w:val="000000"/>
          <w:sz w:val="20"/>
          <w:szCs w:val="20"/>
        </w:rPr>
        <w:t xml:space="preserve">fifteenth centuries in Islamic </w:t>
      </w:r>
      <w:r w:rsidR="009E6937" w:rsidRPr="003752F7">
        <w:rPr>
          <w:rFonts w:asciiTheme="majorBidi" w:hAnsiTheme="majorBidi" w:cstheme="majorBidi"/>
          <w:color w:val="000000"/>
          <w:sz w:val="20"/>
          <w:szCs w:val="20"/>
        </w:rPr>
        <w:t>Divinity</w:t>
      </w:r>
      <w:r w:rsidRPr="003752F7">
        <w:rPr>
          <w:rFonts w:asciiTheme="majorBidi" w:hAnsiTheme="majorBidi" w:cstheme="majorBidi"/>
          <w:color w:val="000000"/>
          <w:sz w:val="20"/>
          <w:szCs w:val="20"/>
        </w:rPr>
        <w:t xml:space="preserve">, </w:t>
      </w:r>
      <w:r w:rsidR="00E03C89" w:rsidRPr="003752F7">
        <w:rPr>
          <w:rFonts w:asciiTheme="majorBidi" w:hAnsiTheme="majorBidi" w:cstheme="majorBidi"/>
          <w:i/>
          <w:iCs/>
          <w:sz w:val="20"/>
          <w:szCs w:val="20"/>
        </w:rPr>
        <w:t>Sharī‘a</w:t>
      </w:r>
      <w:r w:rsidR="00E03C89" w:rsidRPr="003752F7">
        <w:rPr>
          <w:rFonts w:asciiTheme="majorBidi" w:hAnsiTheme="majorBidi" w:cstheme="majorBidi"/>
          <w:color w:val="000000"/>
          <w:sz w:val="20"/>
          <w:szCs w:val="20"/>
        </w:rPr>
        <w:t xml:space="preserve"> </w:t>
      </w:r>
      <w:r w:rsidR="009E6937" w:rsidRPr="003752F7">
        <w:rPr>
          <w:rFonts w:asciiTheme="majorBidi" w:hAnsiTheme="majorBidi" w:cstheme="majorBidi"/>
          <w:color w:val="000000"/>
          <w:sz w:val="20"/>
          <w:szCs w:val="20"/>
        </w:rPr>
        <w:t>Jurisprudence</w:t>
      </w:r>
      <w:r w:rsidRPr="003752F7">
        <w:rPr>
          <w:rFonts w:asciiTheme="majorBidi" w:hAnsiTheme="majorBidi" w:cstheme="majorBidi"/>
          <w:color w:val="000000"/>
          <w:sz w:val="20"/>
          <w:szCs w:val="20"/>
        </w:rPr>
        <w:t xml:space="preserve">, </w:t>
      </w:r>
      <w:r w:rsidR="00E03C89" w:rsidRPr="003752F7">
        <w:rPr>
          <w:rFonts w:asciiTheme="majorBidi" w:hAnsiTheme="majorBidi" w:cstheme="majorBidi"/>
          <w:color w:val="000000"/>
          <w:sz w:val="20"/>
          <w:szCs w:val="20"/>
        </w:rPr>
        <w:t>Juristic</w:t>
      </w:r>
      <w:r w:rsidRPr="003752F7">
        <w:rPr>
          <w:rFonts w:asciiTheme="majorBidi" w:hAnsiTheme="majorBidi" w:cstheme="majorBidi"/>
          <w:color w:val="000000"/>
          <w:sz w:val="20"/>
          <w:szCs w:val="20"/>
        </w:rPr>
        <w:t xml:space="preserve"> Theory, the </w:t>
      </w:r>
      <w:r w:rsidRPr="003752F7">
        <w:rPr>
          <w:rFonts w:asciiTheme="majorBidi" w:hAnsiTheme="majorBidi" w:cstheme="majorBidi"/>
          <w:i/>
          <w:iCs/>
          <w:sz w:val="20"/>
          <w:szCs w:val="20"/>
        </w:rPr>
        <w:t>Ḥadīth</w:t>
      </w:r>
      <w:r w:rsidRPr="003752F7">
        <w:rPr>
          <w:rFonts w:asciiTheme="majorBidi" w:hAnsiTheme="majorBidi" w:cstheme="majorBidi"/>
          <w:color w:val="000000"/>
          <w:sz w:val="20"/>
          <w:szCs w:val="20"/>
        </w:rPr>
        <w:t xml:space="preserve"> </w:t>
      </w:r>
      <w:r w:rsidR="00E03C89"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ciences, </w:t>
      </w:r>
      <w:r w:rsidR="00E03C89" w:rsidRPr="003752F7">
        <w:rPr>
          <w:rFonts w:asciiTheme="majorBidi" w:hAnsiTheme="majorBidi" w:cstheme="majorBidi"/>
          <w:color w:val="000000"/>
          <w:sz w:val="20"/>
          <w:szCs w:val="20"/>
        </w:rPr>
        <w:t>P</w:t>
      </w:r>
      <w:r w:rsidRPr="003752F7">
        <w:rPr>
          <w:rFonts w:asciiTheme="majorBidi" w:hAnsiTheme="majorBidi" w:cstheme="majorBidi"/>
          <w:color w:val="000000"/>
          <w:sz w:val="20"/>
          <w:szCs w:val="20"/>
        </w:rPr>
        <w:t xml:space="preserve">hilosophy, </w:t>
      </w:r>
      <w:r w:rsidR="00E03C89" w:rsidRPr="003752F7">
        <w:rPr>
          <w:rFonts w:asciiTheme="majorBidi" w:hAnsiTheme="majorBidi" w:cstheme="majorBidi"/>
          <w:color w:val="000000"/>
          <w:sz w:val="20"/>
          <w:szCs w:val="20"/>
        </w:rPr>
        <w:t>M</w:t>
      </w:r>
      <w:r w:rsidRPr="003752F7">
        <w:rPr>
          <w:rFonts w:asciiTheme="majorBidi" w:hAnsiTheme="majorBidi" w:cstheme="majorBidi"/>
          <w:color w:val="000000"/>
          <w:sz w:val="20"/>
          <w:szCs w:val="20"/>
        </w:rPr>
        <w:t xml:space="preserve">etaphysics, </w:t>
      </w:r>
      <w:r w:rsidR="00E03C89" w:rsidRPr="003752F7">
        <w:rPr>
          <w:rFonts w:asciiTheme="majorBidi" w:hAnsiTheme="majorBidi" w:cstheme="majorBidi"/>
          <w:color w:val="000000"/>
          <w:sz w:val="20"/>
          <w:szCs w:val="20"/>
        </w:rPr>
        <w:t>the</w:t>
      </w:r>
      <w:r w:rsidRPr="003752F7">
        <w:rPr>
          <w:rFonts w:asciiTheme="majorBidi" w:hAnsiTheme="majorBidi" w:cstheme="majorBidi"/>
          <w:color w:val="000000"/>
          <w:sz w:val="20"/>
          <w:szCs w:val="20"/>
        </w:rPr>
        <w:t xml:space="preserve"> material </w:t>
      </w:r>
      <w:r w:rsidR="00E03C89"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cience</w:t>
      </w:r>
      <w:r w:rsidR="00E03C89"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 and </w:t>
      </w:r>
      <w:r w:rsidR="00E03C89" w:rsidRPr="003752F7">
        <w:rPr>
          <w:rFonts w:asciiTheme="majorBidi" w:hAnsiTheme="majorBidi" w:cstheme="majorBidi"/>
          <w:color w:val="000000"/>
          <w:sz w:val="20"/>
          <w:szCs w:val="20"/>
        </w:rPr>
        <w:t>M</w:t>
      </w:r>
      <w:r w:rsidRPr="003752F7">
        <w:rPr>
          <w:rFonts w:asciiTheme="majorBidi" w:hAnsiTheme="majorBidi" w:cstheme="majorBidi"/>
          <w:color w:val="000000"/>
          <w:sz w:val="20"/>
          <w:szCs w:val="20"/>
        </w:rPr>
        <w:t>edicine, and such developments continued</w:t>
      </w:r>
      <w:r w:rsidR="00694664" w:rsidRPr="003752F7">
        <w:rPr>
          <w:rFonts w:asciiTheme="majorBidi" w:hAnsiTheme="majorBidi" w:cstheme="majorBidi"/>
          <w:color w:val="000000"/>
          <w:sz w:val="20"/>
          <w:szCs w:val="20"/>
        </w:rPr>
        <w:t xml:space="preserve"> and reached</w:t>
      </w:r>
      <w:r w:rsidRPr="003752F7">
        <w:rPr>
          <w:rFonts w:asciiTheme="majorBidi" w:hAnsiTheme="majorBidi" w:cstheme="majorBidi"/>
          <w:color w:val="000000"/>
          <w:sz w:val="20"/>
          <w:szCs w:val="20"/>
        </w:rPr>
        <w:t xml:space="preserve"> significant</w:t>
      </w:r>
      <w:r w:rsidR="00694664" w:rsidRPr="003752F7">
        <w:rPr>
          <w:rFonts w:asciiTheme="majorBidi" w:hAnsiTheme="majorBidi" w:cstheme="majorBidi"/>
          <w:color w:val="000000"/>
          <w:sz w:val="20"/>
          <w:szCs w:val="20"/>
        </w:rPr>
        <w:t xml:space="preserve"> new heights</w:t>
      </w:r>
      <w:r w:rsidRPr="003752F7">
        <w:rPr>
          <w:rFonts w:asciiTheme="majorBidi" w:hAnsiTheme="majorBidi" w:cstheme="majorBidi"/>
          <w:color w:val="000000"/>
          <w:sz w:val="20"/>
          <w:szCs w:val="20"/>
        </w:rPr>
        <w:t xml:space="preserve"> under the Ottomans, Safavids, Mughals, and others during the Age of the Great Gunpowder Empires </w:t>
      </w:r>
      <w:r w:rsidR="00694664" w:rsidRPr="003752F7">
        <w:rPr>
          <w:rFonts w:asciiTheme="majorBidi" w:hAnsiTheme="majorBidi" w:cstheme="majorBidi"/>
          <w:color w:val="000000"/>
          <w:sz w:val="20"/>
          <w:szCs w:val="20"/>
        </w:rPr>
        <w:t xml:space="preserve">of the </w:t>
      </w:r>
      <w:r w:rsidRPr="003752F7">
        <w:rPr>
          <w:rFonts w:asciiTheme="majorBidi" w:hAnsiTheme="majorBidi" w:cstheme="majorBidi"/>
          <w:color w:val="000000"/>
          <w:sz w:val="20"/>
          <w:szCs w:val="20"/>
        </w:rPr>
        <w:t>tenth/sixteenth</w:t>
      </w:r>
      <w:r w:rsidR="00694664" w:rsidRPr="003752F7">
        <w:rPr>
          <w:rFonts w:asciiTheme="majorBidi" w:hAnsiTheme="majorBidi" w:cstheme="majorBidi"/>
          <w:color w:val="000000"/>
          <w:sz w:val="20"/>
          <w:szCs w:val="20"/>
        </w:rPr>
        <w:t xml:space="preserve"> and eleventh</w:t>
      </w:r>
      <w:r w:rsidR="00B805A0" w:rsidRPr="003752F7">
        <w:rPr>
          <w:rFonts w:asciiTheme="majorBidi" w:hAnsiTheme="majorBidi" w:cstheme="majorBidi"/>
          <w:color w:val="000000"/>
          <w:sz w:val="20"/>
          <w:szCs w:val="20"/>
        </w:rPr>
        <w:t>/</w:t>
      </w:r>
      <w:r w:rsidRPr="003752F7">
        <w:rPr>
          <w:rFonts w:asciiTheme="majorBidi" w:hAnsiTheme="majorBidi" w:cstheme="majorBidi"/>
          <w:color w:val="000000"/>
          <w:sz w:val="20"/>
          <w:szCs w:val="20"/>
        </w:rPr>
        <w:t xml:space="preserve">eighteenth centuries. Moreover, as Islamic Culture and Civilization began to spread throughout Africa, Asia, and various regions of Europe, </w:t>
      </w:r>
      <w:r w:rsidR="00925B27" w:rsidRPr="003752F7">
        <w:rPr>
          <w:rFonts w:asciiTheme="majorBidi" w:hAnsiTheme="majorBidi" w:cstheme="majorBidi"/>
          <w:color w:val="000000"/>
          <w:sz w:val="20"/>
          <w:szCs w:val="20"/>
        </w:rPr>
        <w:t>it was far from being static and stagnant but</w:t>
      </w:r>
      <w:r w:rsidRPr="003752F7">
        <w:rPr>
          <w:rFonts w:asciiTheme="majorBidi" w:hAnsiTheme="majorBidi" w:cstheme="majorBidi"/>
          <w:color w:val="000000"/>
          <w:sz w:val="20"/>
          <w:szCs w:val="20"/>
        </w:rPr>
        <w:t xml:space="preserve"> proved to be remarkably successful at cultivating </w:t>
      </w:r>
      <w:r w:rsidR="00856BE7" w:rsidRPr="003752F7">
        <w:rPr>
          <w:rFonts w:asciiTheme="majorBidi" w:hAnsiTheme="majorBidi" w:cstheme="majorBidi"/>
          <w:color w:val="000000"/>
          <w:sz w:val="20"/>
          <w:szCs w:val="20"/>
        </w:rPr>
        <w:t xml:space="preserve">a </w:t>
      </w:r>
      <w:r w:rsidRPr="003752F7">
        <w:rPr>
          <w:rFonts w:asciiTheme="majorBidi" w:hAnsiTheme="majorBidi" w:cstheme="majorBidi"/>
          <w:color w:val="000000"/>
          <w:sz w:val="20"/>
          <w:szCs w:val="20"/>
        </w:rPr>
        <w:t>tolerant</w:t>
      </w:r>
      <w:r w:rsidR="00856BE7" w:rsidRPr="003752F7">
        <w:rPr>
          <w:rFonts w:asciiTheme="majorBidi" w:hAnsiTheme="majorBidi" w:cstheme="majorBidi"/>
          <w:color w:val="000000"/>
          <w:sz w:val="20"/>
          <w:szCs w:val="20"/>
        </w:rPr>
        <w:t>, balanced, and stable model of</w:t>
      </w:r>
      <w:r w:rsidRPr="003752F7">
        <w:rPr>
          <w:rFonts w:asciiTheme="majorBidi" w:hAnsiTheme="majorBidi" w:cstheme="majorBidi"/>
          <w:color w:val="000000"/>
          <w:sz w:val="20"/>
          <w:szCs w:val="20"/>
        </w:rPr>
        <w:t xml:space="preserve"> global</w:t>
      </w:r>
      <w:r w:rsidR="00856BE7" w:rsidRPr="003752F7">
        <w:rPr>
          <w:rFonts w:asciiTheme="majorBidi" w:hAnsiTheme="majorBidi" w:cstheme="majorBidi"/>
          <w:color w:val="000000"/>
          <w:sz w:val="20"/>
          <w:szCs w:val="20"/>
        </w:rPr>
        <w:t>ly sustainable Civilizations that were also</w:t>
      </w:r>
      <w:r w:rsidRPr="003752F7">
        <w:rPr>
          <w:rFonts w:asciiTheme="majorBidi" w:hAnsiTheme="majorBidi" w:cstheme="majorBidi"/>
          <w:color w:val="000000"/>
          <w:sz w:val="20"/>
          <w:szCs w:val="20"/>
        </w:rPr>
        <w:t xml:space="preserve"> environmentally conscious at the local </w:t>
      </w:r>
      <w:r w:rsidR="00B34997" w:rsidRPr="003752F7">
        <w:rPr>
          <w:rFonts w:asciiTheme="majorBidi" w:hAnsiTheme="majorBidi" w:cstheme="majorBidi"/>
          <w:color w:val="000000"/>
          <w:sz w:val="20"/>
          <w:szCs w:val="20"/>
        </w:rPr>
        <w:t xml:space="preserve">and transnational </w:t>
      </w:r>
      <w:r w:rsidRPr="003752F7">
        <w:rPr>
          <w:rFonts w:asciiTheme="majorBidi" w:hAnsiTheme="majorBidi" w:cstheme="majorBidi"/>
          <w:color w:val="000000"/>
          <w:sz w:val="20"/>
          <w:szCs w:val="20"/>
        </w:rPr>
        <w:t xml:space="preserve">levels. </w:t>
      </w:r>
      <w:r w:rsidRPr="003752F7">
        <w:rPr>
          <w:rFonts w:asciiTheme="majorBidi" w:hAnsiTheme="majorBidi" w:cstheme="majorBidi"/>
          <w:color w:val="000000"/>
          <w:sz w:val="20"/>
          <w:szCs w:val="20"/>
          <w:u w:val="single"/>
        </w:rPr>
        <w:t xml:space="preserve">Most important, however, the false </w:t>
      </w:r>
      <w:r w:rsidR="00925B27" w:rsidRPr="003752F7">
        <w:rPr>
          <w:rFonts w:asciiTheme="majorBidi" w:hAnsiTheme="majorBidi" w:cstheme="majorBidi"/>
          <w:color w:val="000000"/>
          <w:sz w:val="20"/>
          <w:szCs w:val="20"/>
          <w:u w:val="single"/>
        </w:rPr>
        <w:t>P</w:t>
      </w:r>
      <w:r w:rsidRPr="003752F7">
        <w:rPr>
          <w:rFonts w:asciiTheme="majorBidi" w:hAnsiTheme="majorBidi" w:cstheme="majorBidi"/>
          <w:color w:val="000000"/>
          <w:sz w:val="20"/>
          <w:szCs w:val="20"/>
          <w:u w:val="single"/>
        </w:rPr>
        <w:t xml:space="preserve">aradigm of the lost “Islamic Golden Age” reflects complete unawareness of the great, albeit little-known, </w:t>
      </w:r>
      <w:r w:rsidRPr="003752F7">
        <w:rPr>
          <w:rFonts w:asciiTheme="majorBidi" w:hAnsiTheme="majorBidi" w:cstheme="majorBidi"/>
          <w:b/>
          <w:bCs/>
          <w:color w:val="000000"/>
          <w:sz w:val="20"/>
          <w:szCs w:val="20"/>
          <w:u w:val="single"/>
        </w:rPr>
        <w:t>Corrective Tradition</w:t>
      </w:r>
      <w:r w:rsidRPr="003752F7">
        <w:rPr>
          <w:rFonts w:asciiTheme="majorBidi" w:hAnsiTheme="majorBidi" w:cstheme="majorBidi"/>
          <w:color w:val="000000"/>
          <w:sz w:val="20"/>
          <w:szCs w:val="20"/>
          <w:u w:val="single"/>
        </w:rPr>
        <w:t xml:space="preserve"> (</w:t>
      </w:r>
      <w:r w:rsidRPr="003752F7">
        <w:rPr>
          <w:rFonts w:asciiTheme="majorBidi" w:hAnsiTheme="majorBidi" w:cstheme="majorBidi"/>
          <w:i/>
          <w:iCs/>
          <w:color w:val="000000"/>
          <w:sz w:val="20"/>
          <w:szCs w:val="20"/>
          <w:u w:val="single"/>
        </w:rPr>
        <w:t>Madhhab al-Ta</w:t>
      </w:r>
      <w:r w:rsidRPr="003752F7">
        <w:rPr>
          <w:rFonts w:asciiTheme="majorBidi" w:hAnsiTheme="majorBidi" w:cstheme="majorBidi"/>
          <w:i/>
          <w:iCs/>
          <w:sz w:val="20"/>
          <w:szCs w:val="20"/>
          <w:u w:val="single"/>
        </w:rPr>
        <w:t>ḥ</w:t>
      </w:r>
      <w:r w:rsidRPr="003752F7">
        <w:rPr>
          <w:rFonts w:asciiTheme="majorBidi" w:hAnsiTheme="majorBidi" w:cstheme="majorBidi"/>
          <w:i/>
          <w:iCs/>
          <w:color w:val="000000"/>
          <w:sz w:val="20"/>
          <w:szCs w:val="20"/>
          <w:u w:val="single"/>
        </w:rPr>
        <w:t>q</w:t>
      </w:r>
      <w:r w:rsidRPr="003752F7">
        <w:rPr>
          <w:rFonts w:asciiTheme="majorBidi" w:hAnsiTheme="majorBidi" w:cstheme="majorBidi"/>
          <w:i/>
          <w:iCs/>
          <w:sz w:val="20"/>
          <w:szCs w:val="20"/>
          <w:u w:val="single"/>
        </w:rPr>
        <w:t>ī</w:t>
      </w:r>
      <w:r w:rsidRPr="003752F7">
        <w:rPr>
          <w:rFonts w:asciiTheme="majorBidi" w:hAnsiTheme="majorBidi" w:cstheme="majorBidi"/>
          <w:i/>
          <w:iCs/>
          <w:color w:val="000000"/>
          <w:sz w:val="20"/>
          <w:szCs w:val="20"/>
          <w:u w:val="single"/>
        </w:rPr>
        <w:t>q</w:t>
      </w:r>
      <w:r w:rsidRPr="003752F7">
        <w:rPr>
          <w:rFonts w:asciiTheme="majorBidi" w:hAnsiTheme="majorBidi" w:cstheme="majorBidi"/>
          <w:color w:val="000000"/>
          <w:sz w:val="20"/>
          <w:szCs w:val="20"/>
          <w:u w:val="single"/>
        </w:rPr>
        <w:t xml:space="preserve">), which we will </w:t>
      </w:r>
      <w:r w:rsidR="0077733F" w:rsidRPr="003752F7">
        <w:rPr>
          <w:rFonts w:asciiTheme="majorBidi" w:hAnsiTheme="majorBidi" w:cstheme="majorBidi"/>
          <w:color w:val="000000"/>
          <w:sz w:val="20"/>
          <w:szCs w:val="20"/>
          <w:u w:val="single"/>
        </w:rPr>
        <w:t xml:space="preserve">is </w:t>
      </w:r>
      <w:r w:rsidRPr="003752F7">
        <w:rPr>
          <w:rFonts w:asciiTheme="majorBidi" w:hAnsiTheme="majorBidi" w:cstheme="majorBidi"/>
          <w:color w:val="000000"/>
          <w:sz w:val="20"/>
          <w:szCs w:val="20"/>
          <w:u w:val="single"/>
        </w:rPr>
        <w:t>introduce</w:t>
      </w:r>
      <w:r w:rsidR="0077733F" w:rsidRPr="003752F7">
        <w:rPr>
          <w:rFonts w:asciiTheme="majorBidi" w:hAnsiTheme="majorBidi" w:cstheme="majorBidi"/>
          <w:color w:val="000000"/>
          <w:sz w:val="20"/>
          <w:szCs w:val="20"/>
          <w:u w:val="single"/>
        </w:rPr>
        <w:t>d</w:t>
      </w:r>
      <w:r w:rsidRPr="003752F7">
        <w:rPr>
          <w:rFonts w:asciiTheme="majorBidi" w:hAnsiTheme="majorBidi" w:cstheme="majorBidi"/>
          <w:color w:val="000000"/>
          <w:sz w:val="20"/>
          <w:szCs w:val="20"/>
          <w:u w:val="single"/>
        </w:rPr>
        <w:t xml:space="preserve"> in this </w:t>
      </w:r>
      <w:r w:rsidR="0077733F" w:rsidRPr="003752F7">
        <w:rPr>
          <w:rFonts w:asciiTheme="majorBidi" w:hAnsiTheme="majorBidi" w:cstheme="majorBidi"/>
          <w:color w:val="000000"/>
          <w:sz w:val="20"/>
          <w:szCs w:val="20"/>
          <w:u w:val="single"/>
        </w:rPr>
        <w:t xml:space="preserve">volume and espoused as the </w:t>
      </w:r>
      <w:r w:rsidR="00BC3521" w:rsidRPr="003752F7">
        <w:rPr>
          <w:rFonts w:asciiTheme="majorBidi" w:hAnsiTheme="majorBidi" w:cstheme="majorBidi"/>
          <w:color w:val="000000"/>
          <w:sz w:val="20"/>
          <w:szCs w:val="20"/>
          <w:u w:val="single"/>
        </w:rPr>
        <w:t xml:space="preserve">main resource of </w:t>
      </w:r>
      <w:r w:rsidR="00BC3521" w:rsidRPr="003752F7">
        <w:rPr>
          <w:rFonts w:asciiTheme="majorBidi" w:hAnsiTheme="majorBidi" w:cstheme="majorBidi"/>
          <w:i/>
          <w:iCs/>
          <w:color w:val="000000"/>
          <w:sz w:val="20"/>
          <w:szCs w:val="20"/>
          <w:u w:val="single"/>
        </w:rPr>
        <w:t>The First Teaching</w:t>
      </w:r>
      <w:r w:rsidRPr="003752F7">
        <w:rPr>
          <w:rFonts w:asciiTheme="majorBidi" w:hAnsiTheme="majorBidi" w:cstheme="majorBidi"/>
          <w:color w:val="000000"/>
          <w:sz w:val="20"/>
          <w:szCs w:val="20"/>
        </w:rPr>
        <w:t>. This Mature Tradition began with Fakhr-al-Dīn al-Rāzī (d. 605/1209)</w:t>
      </w:r>
      <w:r w:rsidRPr="003752F7">
        <w:rPr>
          <w:rFonts w:asciiTheme="majorBidi" w:hAnsiTheme="majorBidi" w:cstheme="majorBidi"/>
          <w:sz w:val="20"/>
          <w:szCs w:val="20"/>
        </w:rPr>
        <w:t xml:space="preserve"> </w:t>
      </w:r>
      <w:r w:rsidRPr="003752F7">
        <w:rPr>
          <w:rFonts w:asciiTheme="majorBidi" w:hAnsiTheme="majorBidi" w:cstheme="majorBidi"/>
          <w:color w:val="000000"/>
          <w:sz w:val="20"/>
          <w:szCs w:val="20"/>
        </w:rPr>
        <w:t>and</w:t>
      </w:r>
      <w:r w:rsidRPr="003752F7">
        <w:rPr>
          <w:rFonts w:asciiTheme="majorBidi" w:hAnsiTheme="majorBidi" w:cstheme="majorBidi"/>
          <w:sz w:val="20"/>
          <w:szCs w:val="20"/>
        </w:rPr>
        <w:t xml:space="preserve"> Muḥyī-al-Dīn ibn al-‘Arabī (d. 638/1240) in the seventh/thirteenth century and lasted well into the fourteenth/twentieth century. The Corrective Tradition carefully reviewed all that went before it. It attained brilliant </w:t>
      </w:r>
      <w:r w:rsidR="00BC3521" w:rsidRPr="003752F7">
        <w:rPr>
          <w:rFonts w:asciiTheme="majorBidi" w:hAnsiTheme="majorBidi" w:cstheme="majorBidi"/>
          <w:sz w:val="20"/>
          <w:szCs w:val="20"/>
        </w:rPr>
        <w:t xml:space="preserve">heights in Logic, Divinity, </w:t>
      </w:r>
      <w:r w:rsidR="001F17E6" w:rsidRPr="003752F7">
        <w:rPr>
          <w:rFonts w:asciiTheme="majorBidi" w:hAnsiTheme="majorBidi" w:cstheme="majorBidi"/>
          <w:sz w:val="20"/>
          <w:szCs w:val="20"/>
        </w:rPr>
        <w:t xml:space="preserve">Metaphysics, </w:t>
      </w:r>
      <w:r w:rsidR="00BC3521" w:rsidRPr="003752F7">
        <w:rPr>
          <w:rFonts w:asciiTheme="majorBidi" w:hAnsiTheme="majorBidi" w:cstheme="majorBidi"/>
          <w:sz w:val="20"/>
          <w:szCs w:val="20"/>
        </w:rPr>
        <w:t>Science, astronomy</w:t>
      </w:r>
      <w:r w:rsidR="001F17E6" w:rsidRPr="003752F7">
        <w:rPr>
          <w:rFonts w:asciiTheme="majorBidi" w:hAnsiTheme="majorBidi" w:cstheme="majorBidi"/>
          <w:sz w:val="20"/>
          <w:szCs w:val="20"/>
        </w:rPr>
        <w:t xml:space="preserve">—such </w:t>
      </w:r>
      <w:r w:rsidR="00BC3521" w:rsidRPr="003752F7">
        <w:rPr>
          <w:rFonts w:asciiTheme="majorBidi" w:hAnsiTheme="majorBidi" w:cstheme="majorBidi"/>
          <w:sz w:val="20"/>
          <w:szCs w:val="20"/>
        </w:rPr>
        <w:t>the heliocentric</w:t>
      </w:r>
      <w:r w:rsidR="001F17E6" w:rsidRPr="003752F7">
        <w:rPr>
          <w:rFonts w:asciiTheme="majorBidi" w:hAnsiTheme="majorBidi" w:cstheme="majorBidi"/>
          <w:sz w:val="20"/>
          <w:szCs w:val="20"/>
        </w:rPr>
        <w:t xml:space="preserve"> </w:t>
      </w:r>
      <w:r w:rsidR="00265EB4" w:rsidRPr="003752F7">
        <w:rPr>
          <w:rFonts w:asciiTheme="majorBidi" w:hAnsiTheme="majorBidi" w:cstheme="majorBidi"/>
          <w:sz w:val="20"/>
          <w:szCs w:val="20"/>
        </w:rPr>
        <w:t>theory</w:t>
      </w:r>
      <w:r w:rsidR="001F17E6" w:rsidRPr="003752F7">
        <w:rPr>
          <w:rFonts w:asciiTheme="majorBidi" w:hAnsiTheme="majorBidi" w:cstheme="majorBidi"/>
          <w:sz w:val="20"/>
          <w:szCs w:val="20"/>
        </w:rPr>
        <w:t xml:space="preserve"> of the solar system</w:t>
      </w:r>
      <w:r w:rsidR="00265EB4" w:rsidRPr="003752F7">
        <w:rPr>
          <w:rFonts w:asciiTheme="majorBidi" w:hAnsiTheme="majorBidi" w:cstheme="majorBidi"/>
          <w:sz w:val="20"/>
          <w:szCs w:val="20"/>
        </w:rPr>
        <w:t xml:space="preserve"> generations before Copernicus </w:t>
      </w:r>
      <w:r w:rsidR="00265EB4" w:rsidRPr="003752F7">
        <w:rPr>
          <w:rFonts w:asciiTheme="majorBidi" w:hAnsiTheme="majorBidi" w:cstheme="majorBidi"/>
          <w:color w:val="0C0C0C"/>
          <w:sz w:val="20"/>
          <w:szCs w:val="20"/>
        </w:rPr>
        <w:t>(d. 950/1543)</w:t>
      </w:r>
      <w:r w:rsidR="001F17E6" w:rsidRPr="003752F7">
        <w:rPr>
          <w:rFonts w:asciiTheme="majorBidi" w:hAnsiTheme="majorBidi" w:cstheme="majorBidi"/>
          <w:sz w:val="20"/>
          <w:szCs w:val="20"/>
        </w:rPr>
        <w:t>—</w:t>
      </w:r>
      <w:r w:rsidRPr="003752F7">
        <w:rPr>
          <w:rFonts w:asciiTheme="majorBidi" w:hAnsiTheme="majorBidi" w:cstheme="majorBidi"/>
          <w:sz w:val="20"/>
          <w:szCs w:val="20"/>
        </w:rPr>
        <w:t>which rank among the greatest</w:t>
      </w:r>
      <w:r w:rsidR="001F17E6" w:rsidRPr="003752F7">
        <w:rPr>
          <w:rFonts w:asciiTheme="majorBidi" w:hAnsiTheme="majorBidi" w:cstheme="majorBidi"/>
          <w:sz w:val="20"/>
          <w:szCs w:val="20"/>
        </w:rPr>
        <w:t xml:space="preserve"> achievements</w:t>
      </w:r>
      <w:r w:rsidRPr="003752F7">
        <w:rPr>
          <w:rFonts w:asciiTheme="majorBidi" w:hAnsiTheme="majorBidi" w:cstheme="majorBidi"/>
          <w:sz w:val="20"/>
          <w:szCs w:val="20"/>
        </w:rPr>
        <w:t xml:space="preserve"> ever produced by the </w:t>
      </w:r>
      <w:r w:rsidR="001F17E6" w:rsidRPr="003752F7">
        <w:rPr>
          <w:rFonts w:asciiTheme="majorBidi" w:hAnsiTheme="majorBidi" w:cstheme="majorBidi"/>
          <w:sz w:val="20"/>
          <w:szCs w:val="20"/>
        </w:rPr>
        <w:t>H</w:t>
      </w:r>
      <w:r w:rsidRPr="003752F7">
        <w:rPr>
          <w:rFonts w:asciiTheme="majorBidi" w:hAnsiTheme="majorBidi" w:cstheme="majorBidi"/>
          <w:sz w:val="20"/>
          <w:szCs w:val="20"/>
        </w:rPr>
        <w:t>uman</w:t>
      </w:r>
      <w:r w:rsidR="001F17E6" w:rsidRPr="003752F7">
        <w:rPr>
          <w:rFonts w:asciiTheme="majorBidi" w:hAnsiTheme="majorBidi" w:cstheme="majorBidi"/>
          <w:sz w:val="20"/>
          <w:szCs w:val="20"/>
        </w:rPr>
        <w:t xml:space="preserve"> Intellect</w:t>
      </w:r>
      <w:r w:rsidRPr="003752F7">
        <w:rPr>
          <w:rFonts w:asciiTheme="majorBidi" w:hAnsiTheme="majorBidi" w:cstheme="majorBidi"/>
          <w:sz w:val="20"/>
          <w:szCs w:val="20"/>
        </w:rPr>
        <w:t>.</w:t>
      </w:r>
    </w:p>
  </w:footnote>
  <w:footnote w:id="94">
    <w:p w14:paraId="6D4704FB" w14:textId="3372B546" w:rsidR="00E537AA" w:rsidRPr="003752F7" w:rsidRDefault="00E537AA">
      <w:pPr>
        <w:pStyle w:val="FootnoteText"/>
      </w:pPr>
      <w:r w:rsidRPr="003752F7">
        <w:rPr>
          <w:rStyle w:val="FootnoteReference"/>
        </w:rPr>
        <w:footnoteRef/>
      </w:r>
      <w:r w:rsidRPr="003752F7">
        <w:t xml:space="preserve"> Samuel Taylor Coleridge</w:t>
      </w:r>
      <w:r w:rsidR="00E70515" w:rsidRPr="003752F7">
        <w:t xml:space="preserve"> (d. </w:t>
      </w:r>
      <w:r w:rsidR="00B246A1" w:rsidRPr="003752F7">
        <w:t>1250/</w:t>
      </w:r>
      <w:r w:rsidR="00E70515" w:rsidRPr="003752F7">
        <w:t>1834)</w:t>
      </w:r>
      <w:r w:rsidRPr="003752F7">
        <w:t xml:space="preserve"> from “The Rime of the Ancient Mariner</w:t>
      </w:r>
      <w:r w:rsidR="00F26E2A" w:rsidRPr="003752F7">
        <w:t>.</w:t>
      </w:r>
      <w:r w:rsidRPr="003752F7">
        <w:t>”</w:t>
      </w:r>
    </w:p>
  </w:footnote>
  <w:footnote w:id="95">
    <w:p w14:paraId="1C4E6522" w14:textId="49020BA4" w:rsidR="00E86172" w:rsidRPr="003752F7" w:rsidRDefault="00E86172" w:rsidP="00E86172">
      <w:pPr>
        <w:pStyle w:val="FootnoteText"/>
      </w:pPr>
      <w:r w:rsidRPr="003752F7">
        <w:rPr>
          <w:rStyle w:val="FootnoteReference"/>
        </w:rPr>
        <w:footnoteRef/>
      </w:r>
      <w:r w:rsidRPr="003752F7">
        <w:t xml:space="preserve"> </w:t>
      </w:r>
      <w:r w:rsidRPr="003752F7">
        <w:rPr>
          <w:b/>
          <w:bCs/>
          <w:i/>
          <w:iCs/>
        </w:rPr>
        <w:t>Ḥadīth</w:t>
      </w:r>
      <w:r w:rsidRPr="003752F7">
        <w:t xml:space="preserve"> and </w:t>
      </w:r>
      <w:r w:rsidRPr="003752F7">
        <w:rPr>
          <w:i/>
          <w:iCs/>
        </w:rPr>
        <w:t>Sunna</w:t>
      </w:r>
      <w:r w:rsidR="00681D5E" w:rsidRPr="003752F7">
        <w:t>—as noted in the footnote above—a</w:t>
      </w:r>
      <w:r w:rsidRPr="003752F7">
        <w:t xml:space="preserve">re often used together. When used separately—as is common in Arabic semantics—each of them can stand as a synonym for the other. We will discuss </w:t>
      </w:r>
      <w:r w:rsidRPr="003752F7">
        <w:rPr>
          <w:i/>
          <w:iCs/>
        </w:rPr>
        <w:t>Ḥadīth</w:t>
      </w:r>
      <w:r w:rsidRPr="003752F7">
        <w:t xml:space="preserve"> and their historical transmission in Islamic history in Volume </w:t>
      </w:r>
      <w:r w:rsidR="00C73334" w:rsidRPr="003752F7">
        <w:t xml:space="preserve">Twelve. </w:t>
      </w:r>
      <w:r w:rsidRPr="003752F7">
        <w:t>When used together, the</w:t>
      </w:r>
      <w:r w:rsidR="00C73334" w:rsidRPr="003752F7">
        <w:t xml:space="preserve"> two words</w:t>
      </w:r>
      <w:r w:rsidRPr="003752F7">
        <w:t xml:space="preserve"> often have different meanings. The word </w:t>
      </w:r>
      <w:r w:rsidRPr="003752F7">
        <w:rPr>
          <w:i/>
          <w:iCs/>
        </w:rPr>
        <w:t>Ḥadīth</w:t>
      </w:r>
      <w:r w:rsidRPr="003752F7">
        <w:t xml:space="preserve"> refers specifically to statements of the Prophet or reports about him</w:t>
      </w:r>
      <w:r w:rsidR="002A25F8" w:rsidRPr="003752F7">
        <w:t xml:space="preserve"> and his likes and dislikes</w:t>
      </w:r>
      <w:r w:rsidRPr="003752F7">
        <w:t xml:space="preserve">, which comprise the main constitutive element of his </w:t>
      </w:r>
      <w:r w:rsidRPr="003752F7">
        <w:rPr>
          <w:i/>
          <w:iCs/>
        </w:rPr>
        <w:t>Sunna</w:t>
      </w:r>
      <w:r w:rsidRPr="003752F7">
        <w:t xml:space="preserve">, although they are not necessarily identical with it. Often, however, when the word </w:t>
      </w:r>
      <w:r w:rsidRPr="003752F7">
        <w:rPr>
          <w:i/>
          <w:iCs/>
        </w:rPr>
        <w:t>Sunna</w:t>
      </w:r>
      <w:r w:rsidRPr="003752F7">
        <w:t xml:space="preserve"> is used alone and without qualification—as in the expression, “the Qur’ān and the </w:t>
      </w:r>
      <w:r w:rsidRPr="003752F7">
        <w:rPr>
          <w:i/>
          <w:iCs/>
        </w:rPr>
        <w:t>Sunna</w:t>
      </w:r>
      <w:r w:rsidRPr="003752F7">
        <w:t xml:space="preserve">”—it becomes synonymous with </w:t>
      </w:r>
      <w:r w:rsidRPr="003752F7">
        <w:rPr>
          <w:i/>
          <w:iCs/>
        </w:rPr>
        <w:t>Ḥadīth</w:t>
      </w:r>
      <w:r w:rsidRPr="003752F7">
        <w:t xml:space="preserve">. The word </w:t>
      </w:r>
      <w:r w:rsidRPr="003752F7">
        <w:rPr>
          <w:i/>
          <w:iCs/>
        </w:rPr>
        <w:t>Sunna</w:t>
      </w:r>
      <w:r w:rsidRPr="003752F7">
        <w:t xml:space="preserve"> refers primarily to any “authoritative precedent” of the Prophet but also, in some cases, to exemplary precedents of others such as the leadership of the early Community that arose in the wake of his passing, especially the authoritative examples of the four Rightly-Guided Caliphs. In these latter cases, however, the word </w:t>
      </w:r>
      <w:r w:rsidRPr="003752F7">
        <w:rPr>
          <w:i/>
          <w:iCs/>
        </w:rPr>
        <w:t>Sunna</w:t>
      </w:r>
      <w:r w:rsidRPr="003752F7">
        <w:t xml:space="preserve"> is qualified by reference to such authorities as in the expressions “the </w:t>
      </w:r>
      <w:r w:rsidRPr="003752F7">
        <w:rPr>
          <w:i/>
          <w:iCs/>
        </w:rPr>
        <w:t>Sunna</w:t>
      </w:r>
      <w:r w:rsidRPr="003752F7">
        <w:t xml:space="preserve"> of the Rightly-Guided Caliphs” or “the </w:t>
      </w:r>
      <w:r w:rsidRPr="003752F7">
        <w:rPr>
          <w:i/>
          <w:iCs/>
        </w:rPr>
        <w:t xml:space="preserve">Sunna </w:t>
      </w:r>
      <w:r w:rsidRPr="003752F7">
        <w:t>of Abū Bakr and ‘Umar.” The authority of Abū Bakr</w:t>
      </w:r>
      <w:r w:rsidR="007168BB" w:rsidRPr="003752F7">
        <w:t xml:space="preserve"> (d. 13/634)</w:t>
      </w:r>
      <w:r w:rsidRPr="003752F7">
        <w:t>, ‘Umar</w:t>
      </w:r>
      <w:r w:rsidR="00FD3834" w:rsidRPr="003752F7">
        <w:t xml:space="preserve"> (d. 23/644)</w:t>
      </w:r>
      <w:r w:rsidRPr="003752F7">
        <w:t xml:space="preserve">, and other authoritative figures in cases when the </w:t>
      </w:r>
      <w:r w:rsidRPr="003752F7">
        <w:rPr>
          <w:i/>
          <w:iCs/>
        </w:rPr>
        <w:t>Sunna</w:t>
      </w:r>
      <w:r w:rsidRPr="003752F7">
        <w:t xml:space="preserve"> is attributed to them does not indicate that they were regarded as independent sources of the </w:t>
      </w:r>
      <w:r w:rsidRPr="003752F7">
        <w:rPr>
          <w:i/>
          <w:iCs/>
        </w:rPr>
        <w:t>Sunna</w:t>
      </w:r>
      <w:r w:rsidRPr="003752F7">
        <w:t xml:space="preserve"> but rather that their authority was directly associated with the Prophet, whom they knew intimately and followed closely. When, however, the word </w:t>
      </w:r>
      <w:r w:rsidRPr="003752F7">
        <w:rPr>
          <w:i/>
          <w:iCs/>
        </w:rPr>
        <w:t>Sunna</w:t>
      </w:r>
      <w:r w:rsidRPr="003752F7">
        <w:t xml:space="preserve"> occurs by itself without qualification, it refers to the </w:t>
      </w:r>
      <w:r w:rsidRPr="003752F7">
        <w:rPr>
          <w:i/>
          <w:iCs/>
        </w:rPr>
        <w:t>Sunna</w:t>
      </w:r>
      <w:r w:rsidRPr="003752F7">
        <w:t xml:space="preserve"> of God’s Messenger.</w:t>
      </w:r>
    </w:p>
  </w:footnote>
  <w:footnote w:id="96">
    <w:p w14:paraId="068A8838" w14:textId="5FB2E9CE" w:rsidR="00E86172" w:rsidRPr="003752F7" w:rsidRDefault="00E86172" w:rsidP="008072D8">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This </w:t>
      </w:r>
      <w:r w:rsidRPr="003752F7">
        <w:rPr>
          <w:rFonts w:asciiTheme="majorBidi" w:hAnsiTheme="majorBidi" w:cstheme="majorBidi"/>
          <w:i/>
          <w:sz w:val="20"/>
          <w:szCs w:val="20"/>
        </w:rPr>
        <w:t>Ḥadīth</w:t>
      </w:r>
      <w:r w:rsidRPr="003752F7">
        <w:rPr>
          <w:rFonts w:asciiTheme="majorBidi" w:hAnsiTheme="majorBidi" w:cstheme="majorBidi"/>
          <w:sz w:val="20"/>
          <w:szCs w:val="20"/>
        </w:rPr>
        <w:t xml:space="preserve"> is authentically transmitted by al-Imām Muslim</w:t>
      </w:r>
      <w:r w:rsidR="00636C51" w:rsidRPr="003752F7">
        <w:rPr>
          <w:rFonts w:asciiTheme="majorBidi" w:hAnsiTheme="majorBidi" w:cstheme="majorBidi"/>
          <w:sz w:val="20"/>
          <w:szCs w:val="20"/>
        </w:rPr>
        <w:t xml:space="preserve"> </w:t>
      </w:r>
      <w:r w:rsidR="00127C67" w:rsidRPr="003752F7">
        <w:rPr>
          <w:rFonts w:asciiTheme="majorBidi" w:hAnsiTheme="majorBidi" w:cstheme="majorBidi"/>
          <w:color w:val="202122"/>
          <w:sz w:val="20"/>
          <w:szCs w:val="20"/>
        </w:rPr>
        <w:t>(d. 261/875)</w:t>
      </w:r>
      <w:r w:rsidRPr="003752F7">
        <w:rPr>
          <w:rFonts w:asciiTheme="majorBidi" w:hAnsiTheme="majorBidi" w:cstheme="majorBidi"/>
          <w:sz w:val="20"/>
          <w:szCs w:val="20"/>
        </w:rPr>
        <w:t>, al-Tirmidhī</w:t>
      </w:r>
      <w:r w:rsidR="00E04627" w:rsidRPr="003752F7">
        <w:rPr>
          <w:rFonts w:asciiTheme="majorBidi" w:hAnsiTheme="majorBidi" w:cstheme="majorBidi"/>
          <w:sz w:val="20"/>
          <w:szCs w:val="20"/>
        </w:rPr>
        <w:t xml:space="preserve"> </w:t>
      </w:r>
      <w:r w:rsidR="00E04627" w:rsidRPr="003752F7">
        <w:rPr>
          <w:sz w:val="20"/>
          <w:szCs w:val="20"/>
        </w:rPr>
        <w:t>(d. 279/892)</w:t>
      </w:r>
      <w:r w:rsidRPr="003752F7">
        <w:rPr>
          <w:rFonts w:asciiTheme="majorBidi" w:hAnsiTheme="majorBidi" w:cstheme="majorBidi"/>
          <w:sz w:val="20"/>
          <w:szCs w:val="20"/>
        </w:rPr>
        <w:t>, Ibn Mājah</w:t>
      </w:r>
      <w:r w:rsidR="00884227" w:rsidRPr="003752F7">
        <w:rPr>
          <w:rFonts w:asciiTheme="majorBidi" w:hAnsiTheme="majorBidi" w:cstheme="majorBidi"/>
          <w:sz w:val="20"/>
          <w:szCs w:val="20"/>
        </w:rPr>
        <w:t xml:space="preserve"> </w:t>
      </w:r>
      <w:r w:rsidR="00884227" w:rsidRPr="003752F7">
        <w:rPr>
          <w:sz w:val="20"/>
          <w:szCs w:val="20"/>
        </w:rPr>
        <w:t>(d. 273/886)</w:t>
      </w:r>
      <w:r w:rsidRPr="003752F7">
        <w:rPr>
          <w:rFonts w:asciiTheme="majorBidi" w:hAnsiTheme="majorBidi" w:cstheme="majorBidi"/>
          <w:sz w:val="20"/>
          <w:szCs w:val="20"/>
        </w:rPr>
        <w:t>, al-Imām Aḥmad</w:t>
      </w:r>
      <w:r w:rsidR="00884227" w:rsidRPr="003752F7">
        <w:rPr>
          <w:rFonts w:asciiTheme="majorBidi" w:hAnsiTheme="majorBidi" w:cstheme="majorBidi"/>
          <w:sz w:val="20"/>
          <w:szCs w:val="20"/>
        </w:rPr>
        <w:t xml:space="preserve"> (d. 241/855)</w:t>
      </w:r>
      <w:r w:rsidRPr="003752F7">
        <w:rPr>
          <w:rFonts w:asciiTheme="majorBidi" w:hAnsiTheme="majorBidi" w:cstheme="majorBidi"/>
          <w:sz w:val="20"/>
          <w:szCs w:val="20"/>
        </w:rPr>
        <w:t>, and al-Dārimī</w:t>
      </w:r>
      <w:r w:rsidR="008072D8" w:rsidRPr="003752F7">
        <w:rPr>
          <w:rFonts w:asciiTheme="majorBidi" w:hAnsiTheme="majorBidi" w:cstheme="majorBidi"/>
          <w:sz w:val="20"/>
          <w:szCs w:val="20"/>
        </w:rPr>
        <w:t xml:space="preserve"> </w:t>
      </w:r>
      <w:r w:rsidR="008072D8" w:rsidRPr="003752F7">
        <w:rPr>
          <w:sz w:val="20"/>
          <w:szCs w:val="20"/>
        </w:rPr>
        <w:t>(255/869)</w:t>
      </w:r>
      <w:r w:rsidRPr="003752F7">
        <w:rPr>
          <w:rFonts w:asciiTheme="majorBidi" w:hAnsiTheme="majorBidi" w:cstheme="majorBidi"/>
          <w:sz w:val="20"/>
          <w:szCs w:val="20"/>
        </w:rPr>
        <w:t>.</w:t>
      </w:r>
      <w:r w:rsidR="008072D8" w:rsidRPr="003752F7">
        <w:rPr>
          <w:rFonts w:asciiTheme="majorBidi" w:hAnsiTheme="majorBidi" w:cstheme="majorBidi"/>
          <w:sz w:val="20"/>
          <w:szCs w:val="20"/>
        </w:rPr>
        <w:t xml:space="preserve"> </w:t>
      </w:r>
      <w:r w:rsidRPr="003752F7">
        <w:rPr>
          <w:rFonts w:asciiTheme="majorBidi" w:hAnsiTheme="majorBidi" w:cstheme="majorBidi"/>
          <w:sz w:val="20"/>
          <w:szCs w:val="20"/>
        </w:rPr>
        <w:t xml:space="preserve">In another version of it, </w:t>
      </w:r>
      <w:r w:rsidRPr="003752F7">
        <w:rPr>
          <w:rFonts w:asciiTheme="majorBidi" w:eastAsiaTheme="minorEastAsia" w:hAnsiTheme="majorBidi" w:cstheme="majorBidi"/>
          <w:sz w:val="20"/>
          <w:szCs w:val="20"/>
        </w:rPr>
        <w:t>al-</w:t>
      </w:r>
      <w:r w:rsidRPr="003752F7">
        <w:rPr>
          <w:rFonts w:asciiTheme="majorBidi" w:hAnsiTheme="majorBidi" w:cstheme="majorBidi"/>
          <w:sz w:val="20"/>
          <w:szCs w:val="20"/>
        </w:rPr>
        <w:t>Tirmidhī</w:t>
      </w:r>
      <w:r w:rsidRPr="003752F7">
        <w:rPr>
          <w:rFonts w:asciiTheme="majorBidi" w:eastAsiaTheme="minorEastAsia" w:hAnsiTheme="majorBidi" w:cstheme="majorBidi"/>
          <w:sz w:val="20"/>
          <w:szCs w:val="20"/>
        </w:rPr>
        <w:t xml:space="preserve"> adds in an</w:t>
      </w:r>
      <w:r w:rsidR="004B5384" w:rsidRPr="003752F7">
        <w:rPr>
          <w:rFonts w:asciiTheme="majorBidi" w:eastAsiaTheme="minorEastAsia" w:hAnsiTheme="majorBidi" w:cstheme="majorBidi"/>
          <w:sz w:val="20"/>
          <w:szCs w:val="20"/>
        </w:rPr>
        <w:t xml:space="preserve"> additional</w:t>
      </w:r>
      <w:r w:rsidRPr="003752F7">
        <w:rPr>
          <w:rFonts w:asciiTheme="majorBidi" w:eastAsiaTheme="minorEastAsia" w:hAnsiTheme="majorBidi" w:cstheme="majorBidi"/>
          <w:sz w:val="20"/>
          <w:szCs w:val="20"/>
        </w:rPr>
        <w:t xml:space="preserve"> authentic narration that the Prophet defined “the strangers (</w:t>
      </w:r>
      <w:r w:rsidRPr="003752F7">
        <w:rPr>
          <w:rFonts w:asciiTheme="majorBidi" w:eastAsiaTheme="minorEastAsia" w:hAnsiTheme="majorBidi" w:cstheme="majorBidi"/>
          <w:i/>
          <w:iCs/>
          <w:sz w:val="20"/>
          <w:szCs w:val="20"/>
        </w:rPr>
        <w:t>al-ghurab</w:t>
      </w:r>
      <w:r w:rsidRPr="003752F7">
        <w:rPr>
          <w:rFonts w:asciiTheme="majorBidi" w:hAnsiTheme="majorBidi" w:cstheme="majorBidi"/>
          <w:i/>
          <w:sz w:val="20"/>
          <w:szCs w:val="20"/>
        </w:rPr>
        <w:t>ā</w:t>
      </w:r>
      <w:r w:rsidRPr="003752F7">
        <w:rPr>
          <w:rFonts w:asciiTheme="majorBidi" w:eastAsiaTheme="minorEastAsia" w:hAnsiTheme="majorBidi" w:cstheme="majorBidi"/>
          <w:i/>
          <w:iCs/>
          <w:sz w:val="20"/>
          <w:szCs w:val="20"/>
        </w:rPr>
        <w:t>’</w:t>
      </w:r>
      <w:r w:rsidRPr="003752F7">
        <w:rPr>
          <w:rFonts w:asciiTheme="majorBidi" w:eastAsiaTheme="minorEastAsia" w:hAnsiTheme="majorBidi" w:cstheme="majorBidi"/>
          <w:sz w:val="20"/>
          <w:szCs w:val="20"/>
        </w:rPr>
        <w:t>)” as: “those who will set right (</w:t>
      </w:r>
      <w:r w:rsidRPr="003752F7">
        <w:rPr>
          <w:rFonts w:asciiTheme="majorBidi" w:eastAsiaTheme="minorEastAsia" w:hAnsiTheme="majorBidi" w:cstheme="majorBidi"/>
          <w:i/>
          <w:sz w:val="20"/>
          <w:szCs w:val="20"/>
        </w:rPr>
        <w:t>yu</w:t>
      </w:r>
      <w:r w:rsidRPr="003752F7">
        <w:rPr>
          <w:rFonts w:asciiTheme="majorBidi" w:hAnsiTheme="majorBidi" w:cstheme="majorBidi"/>
          <w:i/>
          <w:sz w:val="20"/>
          <w:szCs w:val="20"/>
        </w:rPr>
        <w:t>ṣ</w:t>
      </w:r>
      <w:r w:rsidRPr="003752F7">
        <w:rPr>
          <w:rFonts w:asciiTheme="majorBidi" w:eastAsiaTheme="minorEastAsia" w:hAnsiTheme="majorBidi" w:cstheme="majorBidi"/>
          <w:i/>
          <w:sz w:val="20"/>
          <w:szCs w:val="20"/>
        </w:rPr>
        <w:t>li</w:t>
      </w:r>
      <w:r w:rsidRPr="003752F7">
        <w:rPr>
          <w:rFonts w:asciiTheme="majorBidi" w:hAnsiTheme="majorBidi" w:cstheme="majorBidi"/>
          <w:i/>
          <w:sz w:val="20"/>
          <w:szCs w:val="20"/>
        </w:rPr>
        <w:t>ḥū</w:t>
      </w:r>
      <w:r w:rsidRPr="003752F7">
        <w:rPr>
          <w:rFonts w:asciiTheme="majorBidi" w:eastAsiaTheme="minorEastAsia" w:hAnsiTheme="majorBidi" w:cstheme="majorBidi"/>
          <w:i/>
          <w:sz w:val="20"/>
          <w:szCs w:val="20"/>
        </w:rPr>
        <w:t>n</w:t>
      </w:r>
      <w:r w:rsidRPr="003752F7">
        <w:rPr>
          <w:rFonts w:asciiTheme="majorBidi" w:eastAsiaTheme="minorEastAsia" w:hAnsiTheme="majorBidi" w:cstheme="majorBidi"/>
          <w:sz w:val="20"/>
          <w:szCs w:val="20"/>
        </w:rPr>
        <w:t xml:space="preserve">) after [his] passing those aspects of his </w:t>
      </w:r>
      <w:r w:rsidRPr="003752F7">
        <w:rPr>
          <w:rFonts w:asciiTheme="majorBidi" w:eastAsiaTheme="minorEastAsia" w:hAnsiTheme="majorBidi" w:cstheme="majorBidi"/>
          <w:i/>
          <w:iCs/>
          <w:sz w:val="20"/>
          <w:szCs w:val="20"/>
        </w:rPr>
        <w:t>Sunna</w:t>
      </w:r>
      <w:r w:rsidRPr="003752F7">
        <w:rPr>
          <w:rFonts w:asciiTheme="majorBidi" w:eastAsiaTheme="minorEastAsia" w:hAnsiTheme="majorBidi" w:cstheme="majorBidi"/>
          <w:sz w:val="20"/>
          <w:szCs w:val="20"/>
        </w:rPr>
        <w:t xml:space="preserve"> which the people have corrupted (</w:t>
      </w:r>
      <w:r w:rsidRPr="003752F7">
        <w:rPr>
          <w:rFonts w:asciiTheme="majorBidi" w:eastAsiaTheme="minorEastAsia" w:hAnsiTheme="majorBidi" w:cstheme="majorBidi"/>
          <w:i/>
          <w:sz w:val="20"/>
          <w:szCs w:val="20"/>
        </w:rPr>
        <w:t>afsada</w:t>
      </w:r>
      <w:r w:rsidRPr="003752F7">
        <w:rPr>
          <w:rFonts w:asciiTheme="majorBidi" w:eastAsiaTheme="minorEastAsia" w:hAnsiTheme="majorBidi" w:cstheme="majorBidi"/>
          <w:sz w:val="20"/>
          <w:szCs w:val="20"/>
        </w:rPr>
        <w:t>)].” In another acceptable transmission, a</w:t>
      </w:r>
      <w:r w:rsidRPr="003752F7">
        <w:rPr>
          <w:rFonts w:asciiTheme="majorBidi" w:hAnsiTheme="majorBidi" w:cstheme="majorBidi"/>
          <w:sz w:val="20"/>
          <w:szCs w:val="20"/>
        </w:rPr>
        <w:t xml:space="preserve">l-Imām Aḥmad relates that the Prophet was once asked who are the strangers referred to in the </w:t>
      </w:r>
      <w:r w:rsidRPr="003752F7">
        <w:rPr>
          <w:rFonts w:asciiTheme="majorBidi" w:hAnsiTheme="majorBidi" w:cstheme="majorBidi"/>
          <w:i/>
          <w:sz w:val="20"/>
          <w:szCs w:val="20"/>
        </w:rPr>
        <w:t>Ḥadīth</w:t>
      </w:r>
      <w:r w:rsidRPr="003752F7">
        <w:rPr>
          <w:rFonts w:asciiTheme="majorBidi" w:hAnsiTheme="majorBidi" w:cstheme="majorBidi"/>
          <w:sz w:val="20"/>
          <w:szCs w:val="20"/>
        </w:rPr>
        <w:t xml:space="preserve">, and he replied: “They are upright people [living] among many people of evil. Those who disobey them are more than those who obey them.” In another </w:t>
      </w:r>
      <w:r w:rsidR="004B5384" w:rsidRPr="003752F7">
        <w:rPr>
          <w:rFonts w:asciiTheme="majorBidi" w:hAnsiTheme="majorBidi" w:cstheme="majorBidi"/>
          <w:sz w:val="20"/>
          <w:szCs w:val="20"/>
        </w:rPr>
        <w:t>transmission</w:t>
      </w:r>
      <w:r w:rsidRPr="003752F7">
        <w:rPr>
          <w:rFonts w:asciiTheme="majorBidi" w:hAnsiTheme="majorBidi" w:cstheme="majorBidi"/>
          <w:sz w:val="20"/>
          <w:szCs w:val="20"/>
        </w:rPr>
        <w:t xml:space="preserve"> which is technically weak but strengthened by other sound transmissions,</w:t>
      </w:r>
      <w:r w:rsidRPr="003752F7">
        <w:rPr>
          <w:rFonts w:asciiTheme="majorBidi" w:eastAsiaTheme="minorEastAsia" w:hAnsiTheme="majorBidi" w:cstheme="majorBidi"/>
          <w:sz w:val="20"/>
          <w:szCs w:val="20"/>
        </w:rPr>
        <w:t xml:space="preserve"> a</w:t>
      </w:r>
      <w:r w:rsidRPr="003752F7">
        <w:rPr>
          <w:rFonts w:asciiTheme="majorBidi" w:hAnsiTheme="majorBidi" w:cstheme="majorBidi"/>
          <w:sz w:val="20"/>
          <w:szCs w:val="20"/>
        </w:rPr>
        <w:t xml:space="preserve">l-Imām Aḥmad relates that when the Prophet was asked about the strangers, he replied: “[They are] those who are upright when the people have become corrupt.” Certain well-established narrations of the </w:t>
      </w:r>
      <w:r w:rsidRPr="003752F7">
        <w:rPr>
          <w:rFonts w:asciiTheme="majorBidi" w:hAnsiTheme="majorBidi" w:cstheme="majorBidi"/>
          <w:i/>
          <w:iCs/>
          <w:sz w:val="20"/>
          <w:szCs w:val="20"/>
        </w:rPr>
        <w:t>Ḥadīth</w:t>
      </w:r>
      <w:r w:rsidRPr="003752F7">
        <w:rPr>
          <w:rFonts w:asciiTheme="majorBidi" w:hAnsiTheme="majorBidi" w:cstheme="majorBidi"/>
          <w:sz w:val="20"/>
          <w:szCs w:val="20"/>
        </w:rPr>
        <w:t xml:space="preserve"> end by saying: “It was asked: ‘Who are the strangers?’ And [the Prophet] replied: ‘Those who have been banished from their tribes (</w:t>
      </w:r>
      <w:r w:rsidRPr="003752F7">
        <w:rPr>
          <w:rFonts w:asciiTheme="majorBidi" w:hAnsiTheme="majorBidi" w:cstheme="majorBidi"/>
          <w:i/>
          <w:iCs/>
          <w:sz w:val="20"/>
          <w:szCs w:val="20"/>
        </w:rPr>
        <w:t>al-nuzzā‘ min al-qabā’il</w:t>
      </w:r>
      <w:r w:rsidRPr="003752F7">
        <w:rPr>
          <w:rFonts w:asciiTheme="majorBidi" w:hAnsiTheme="majorBidi" w:cstheme="majorBidi"/>
          <w:sz w:val="20"/>
          <w:szCs w:val="20"/>
        </w:rPr>
        <w:t>).’” In giving this response, the Prophet gave a concrete illustration</w:t>
      </w:r>
      <w:r w:rsidR="00182DB8" w:rsidRPr="003752F7">
        <w:rPr>
          <w:rFonts w:asciiTheme="majorBidi" w:hAnsiTheme="majorBidi" w:cstheme="majorBidi"/>
          <w:sz w:val="20"/>
          <w:szCs w:val="20"/>
        </w:rPr>
        <w:t>,</w:t>
      </w:r>
      <w:r w:rsidRPr="003752F7">
        <w:rPr>
          <w:rFonts w:asciiTheme="majorBidi" w:hAnsiTheme="majorBidi" w:cstheme="majorBidi"/>
          <w:sz w:val="20"/>
          <w:szCs w:val="20"/>
        </w:rPr>
        <w:t xml:space="preserve"> which many of his Companions had personally experienced in their lives after embracing Islam. For to become a Muslim during the early period of the Prophet’s call </w:t>
      </w:r>
      <w:r w:rsidR="000E2E54" w:rsidRPr="003752F7">
        <w:rPr>
          <w:rFonts w:asciiTheme="majorBidi" w:hAnsiTheme="majorBidi" w:cstheme="majorBidi"/>
          <w:sz w:val="20"/>
          <w:szCs w:val="20"/>
        </w:rPr>
        <w:t>often</w:t>
      </w:r>
      <w:r w:rsidRPr="003752F7">
        <w:rPr>
          <w:rFonts w:asciiTheme="majorBidi" w:hAnsiTheme="majorBidi" w:cstheme="majorBidi"/>
          <w:sz w:val="20"/>
          <w:szCs w:val="20"/>
        </w:rPr>
        <w:t xml:space="preserve"> meant to be banished from one’s tribe and, in some cases, even to</w:t>
      </w:r>
      <w:r w:rsidR="000E2E54" w:rsidRPr="003752F7">
        <w:rPr>
          <w:rFonts w:asciiTheme="majorBidi" w:hAnsiTheme="majorBidi" w:cstheme="majorBidi"/>
          <w:sz w:val="20"/>
          <w:szCs w:val="20"/>
        </w:rPr>
        <w:t xml:space="preserve"> face the peril of</w:t>
      </w:r>
      <w:r w:rsidRPr="003752F7">
        <w:rPr>
          <w:rFonts w:asciiTheme="majorBidi" w:hAnsiTheme="majorBidi" w:cstheme="majorBidi"/>
          <w:sz w:val="20"/>
          <w:szCs w:val="20"/>
        </w:rPr>
        <w:t xml:space="preserve"> be</w:t>
      </w:r>
      <w:r w:rsidR="000E2E54" w:rsidRPr="003752F7">
        <w:rPr>
          <w:rFonts w:asciiTheme="majorBidi" w:hAnsiTheme="majorBidi" w:cstheme="majorBidi"/>
          <w:sz w:val="20"/>
          <w:szCs w:val="20"/>
        </w:rPr>
        <w:t>ing</w:t>
      </w:r>
      <w:r w:rsidRPr="003752F7">
        <w:rPr>
          <w:rFonts w:asciiTheme="majorBidi" w:hAnsiTheme="majorBidi" w:cstheme="majorBidi"/>
          <w:sz w:val="20"/>
          <w:szCs w:val="20"/>
        </w:rPr>
        <w:t xml:space="preserve"> killed by one’s own tribal members. According to the respective methodologies of interpretation of the Qur’ān and </w:t>
      </w:r>
      <w:r w:rsidRPr="003752F7">
        <w:rPr>
          <w:rFonts w:asciiTheme="majorBidi" w:hAnsiTheme="majorBidi" w:cstheme="majorBidi"/>
          <w:i/>
          <w:iCs/>
          <w:sz w:val="20"/>
          <w:szCs w:val="20"/>
        </w:rPr>
        <w:t>Ḥadīth</w:t>
      </w:r>
      <w:r w:rsidRPr="003752F7">
        <w:rPr>
          <w:rFonts w:asciiTheme="majorBidi" w:hAnsiTheme="majorBidi" w:cstheme="majorBidi"/>
          <w:sz w:val="20"/>
          <w:szCs w:val="20"/>
        </w:rPr>
        <w:t xml:space="preserve">, such concrete examples </w:t>
      </w:r>
      <w:r w:rsidR="000E2E54" w:rsidRPr="003752F7">
        <w:rPr>
          <w:rFonts w:asciiTheme="majorBidi" w:hAnsiTheme="majorBidi" w:cstheme="majorBidi"/>
          <w:sz w:val="20"/>
          <w:szCs w:val="20"/>
        </w:rPr>
        <w:t>do not</w:t>
      </w:r>
      <w:r w:rsidRPr="003752F7">
        <w:rPr>
          <w:rFonts w:asciiTheme="majorBidi" w:hAnsiTheme="majorBidi" w:cstheme="majorBidi"/>
          <w:sz w:val="20"/>
          <w:szCs w:val="20"/>
        </w:rPr>
        <w:t xml:space="preserve"> deny or limit the universality of the principle referred to in the</w:t>
      </w:r>
      <w:r w:rsidRPr="003752F7">
        <w:rPr>
          <w:rFonts w:asciiTheme="majorBidi" w:hAnsiTheme="majorBidi" w:cstheme="majorBidi"/>
          <w:i/>
          <w:iCs/>
          <w:sz w:val="20"/>
          <w:szCs w:val="20"/>
        </w:rPr>
        <w:t xml:space="preserve"> Ḥadīth</w:t>
      </w:r>
      <w:r w:rsidRPr="003752F7">
        <w:rPr>
          <w:rFonts w:asciiTheme="majorBidi" w:hAnsiTheme="majorBidi" w:cstheme="majorBidi"/>
          <w:sz w:val="20"/>
          <w:szCs w:val="20"/>
        </w:rPr>
        <w:t>. For the specificity of the original historical context does not negate its universal application</w:t>
      </w:r>
      <w:r w:rsidR="000E2E54" w:rsidRPr="003752F7">
        <w:rPr>
          <w:rFonts w:asciiTheme="majorBidi" w:hAnsiTheme="majorBidi" w:cstheme="majorBidi"/>
          <w:sz w:val="20"/>
          <w:szCs w:val="20"/>
        </w:rPr>
        <w:t>, and this</w:t>
      </w:r>
      <w:r w:rsidRPr="003752F7">
        <w:rPr>
          <w:rFonts w:asciiTheme="majorBidi" w:hAnsiTheme="majorBidi" w:cstheme="majorBidi"/>
          <w:sz w:val="20"/>
          <w:szCs w:val="20"/>
        </w:rPr>
        <w:t xml:space="preserve"> this </w:t>
      </w:r>
      <w:r w:rsidR="000E2E54" w:rsidRPr="003752F7">
        <w:rPr>
          <w:rFonts w:asciiTheme="majorBidi" w:hAnsiTheme="majorBidi" w:cstheme="majorBidi"/>
          <w:sz w:val="20"/>
          <w:szCs w:val="20"/>
        </w:rPr>
        <w:t xml:space="preserve">standard </w:t>
      </w:r>
      <w:r w:rsidRPr="003752F7">
        <w:rPr>
          <w:rFonts w:asciiTheme="majorBidi" w:hAnsiTheme="majorBidi" w:cstheme="majorBidi"/>
          <w:sz w:val="20"/>
          <w:szCs w:val="20"/>
        </w:rPr>
        <w:t xml:space="preserve">principle is illustrated in the other narrations of the </w:t>
      </w:r>
      <w:r w:rsidRPr="003752F7">
        <w:rPr>
          <w:rFonts w:asciiTheme="majorBidi" w:hAnsiTheme="majorBidi" w:cstheme="majorBidi"/>
          <w:i/>
          <w:iCs/>
          <w:sz w:val="20"/>
          <w:szCs w:val="20"/>
        </w:rPr>
        <w:t>Ḥadīth</w:t>
      </w:r>
      <w:r w:rsidRPr="003752F7">
        <w:rPr>
          <w:rFonts w:asciiTheme="majorBidi" w:hAnsiTheme="majorBidi" w:cstheme="majorBidi"/>
          <w:sz w:val="20"/>
          <w:szCs w:val="20"/>
        </w:rPr>
        <w:t xml:space="preserve"> given above that speak about the Strangers in broader, more general terms. Many who embrace and live by Islam today find themselves cut off from their family and friends and even ostracized from society. Thus, “the Strangers of Islam” are those who live by it or embrace it at a time when the primordial Prophetic truths it upholds have been rejected and are scorned by multitudes of </w:t>
      </w:r>
      <w:r w:rsidR="000E2E54" w:rsidRPr="003752F7">
        <w:rPr>
          <w:rFonts w:asciiTheme="majorBidi" w:hAnsiTheme="majorBidi" w:cstheme="majorBidi"/>
          <w:sz w:val="20"/>
          <w:szCs w:val="20"/>
        </w:rPr>
        <w:t xml:space="preserve">other </w:t>
      </w:r>
      <w:r w:rsidRPr="003752F7">
        <w:rPr>
          <w:rFonts w:asciiTheme="majorBidi" w:hAnsiTheme="majorBidi" w:cstheme="majorBidi"/>
          <w:sz w:val="20"/>
          <w:szCs w:val="20"/>
        </w:rPr>
        <w:t>people</w:t>
      </w:r>
      <w:r w:rsidR="000E2E54" w:rsidRPr="003752F7">
        <w:rPr>
          <w:rFonts w:asciiTheme="majorBidi" w:hAnsiTheme="majorBidi" w:cstheme="majorBidi"/>
          <w:sz w:val="20"/>
          <w:szCs w:val="20"/>
        </w:rPr>
        <w:t>—sometimes including Muslims themselves</w:t>
      </w:r>
      <w:r w:rsidRPr="003752F7">
        <w:rPr>
          <w:rFonts w:asciiTheme="majorBidi" w:hAnsiTheme="majorBidi" w:cstheme="majorBidi"/>
          <w:sz w:val="20"/>
          <w:szCs w:val="20"/>
        </w:rPr>
        <w:t>.</w:t>
      </w:r>
      <w:r w:rsidRPr="003752F7">
        <w:rPr>
          <w:rFonts w:asciiTheme="majorBidi" w:eastAsiaTheme="minorEastAsia" w:hAnsiTheme="majorBidi" w:cstheme="majorBidi"/>
          <w:sz w:val="20"/>
          <w:szCs w:val="20"/>
        </w:rPr>
        <w:t xml:space="preserve"> Yet, as the Prophet said: “good tiding to the strangers!” As Strangers, we must have the courage to speak the truth wisely and</w:t>
      </w:r>
      <w:r w:rsidR="000E2E54" w:rsidRPr="003752F7">
        <w:rPr>
          <w:rFonts w:asciiTheme="majorBidi" w:eastAsiaTheme="minorEastAsia" w:hAnsiTheme="majorBidi" w:cstheme="majorBidi"/>
          <w:sz w:val="20"/>
          <w:szCs w:val="20"/>
        </w:rPr>
        <w:t xml:space="preserve"> with love, while seeking</w:t>
      </w:r>
      <w:r w:rsidRPr="003752F7">
        <w:rPr>
          <w:rFonts w:asciiTheme="majorBidi" w:eastAsiaTheme="minorEastAsia" w:hAnsiTheme="majorBidi" w:cstheme="majorBidi"/>
          <w:sz w:val="20"/>
          <w:szCs w:val="20"/>
        </w:rPr>
        <w:t xml:space="preserve"> to embody it in our</w:t>
      </w:r>
      <w:r w:rsidR="000E2E54" w:rsidRPr="003752F7">
        <w:rPr>
          <w:rFonts w:asciiTheme="majorBidi" w:eastAsiaTheme="minorEastAsia" w:hAnsiTheme="majorBidi" w:cstheme="majorBidi"/>
          <w:sz w:val="20"/>
          <w:szCs w:val="20"/>
        </w:rPr>
        <w:t xml:space="preserve"> personal</w:t>
      </w:r>
      <w:r w:rsidRPr="003752F7">
        <w:rPr>
          <w:rFonts w:asciiTheme="majorBidi" w:eastAsiaTheme="minorEastAsia" w:hAnsiTheme="majorBidi" w:cstheme="majorBidi"/>
          <w:sz w:val="20"/>
          <w:szCs w:val="20"/>
        </w:rPr>
        <w:t xml:space="preserve"> lives and </w:t>
      </w:r>
      <w:r w:rsidR="000E2E54" w:rsidRPr="003752F7">
        <w:rPr>
          <w:rFonts w:asciiTheme="majorBidi" w:eastAsiaTheme="minorEastAsia" w:hAnsiTheme="majorBidi" w:cstheme="majorBidi"/>
          <w:sz w:val="20"/>
          <w:szCs w:val="20"/>
        </w:rPr>
        <w:t>C</w:t>
      </w:r>
      <w:r w:rsidRPr="003752F7">
        <w:rPr>
          <w:rFonts w:asciiTheme="majorBidi" w:eastAsiaTheme="minorEastAsia" w:hAnsiTheme="majorBidi" w:cstheme="majorBidi"/>
          <w:sz w:val="20"/>
          <w:szCs w:val="20"/>
        </w:rPr>
        <w:t xml:space="preserve">ommunities. We must train ourselves to teach sound </w:t>
      </w:r>
      <w:r w:rsidR="000E2E54" w:rsidRPr="003752F7">
        <w:rPr>
          <w:rFonts w:asciiTheme="majorBidi" w:eastAsiaTheme="minorEastAsia" w:hAnsiTheme="majorBidi" w:cstheme="majorBidi"/>
          <w:sz w:val="20"/>
          <w:szCs w:val="20"/>
        </w:rPr>
        <w:t>D</w:t>
      </w:r>
      <w:r w:rsidRPr="003752F7">
        <w:rPr>
          <w:rFonts w:asciiTheme="majorBidi" w:eastAsiaTheme="minorEastAsia" w:hAnsiTheme="majorBidi" w:cstheme="majorBidi"/>
          <w:sz w:val="20"/>
          <w:szCs w:val="20"/>
        </w:rPr>
        <w:t xml:space="preserve">octrine with </w:t>
      </w:r>
      <w:r w:rsidR="000E2E54" w:rsidRPr="003752F7">
        <w:rPr>
          <w:rFonts w:asciiTheme="majorBidi" w:eastAsiaTheme="minorEastAsia" w:hAnsiTheme="majorBidi" w:cstheme="majorBidi"/>
          <w:sz w:val="20"/>
          <w:szCs w:val="20"/>
        </w:rPr>
        <w:t>affection</w:t>
      </w:r>
      <w:r w:rsidRPr="003752F7">
        <w:rPr>
          <w:rFonts w:asciiTheme="majorBidi" w:eastAsiaTheme="minorEastAsia" w:hAnsiTheme="majorBidi" w:cstheme="majorBidi"/>
          <w:sz w:val="20"/>
          <w:szCs w:val="20"/>
        </w:rPr>
        <w:t xml:space="preserve"> and empathy but also clearly and boldly, while seeking to create vibrant </w:t>
      </w:r>
      <w:r w:rsidR="000E2E54" w:rsidRPr="003752F7">
        <w:rPr>
          <w:rFonts w:asciiTheme="majorBidi" w:eastAsiaTheme="minorEastAsia" w:hAnsiTheme="majorBidi" w:cstheme="majorBidi"/>
          <w:sz w:val="20"/>
          <w:szCs w:val="20"/>
        </w:rPr>
        <w:t>C</w:t>
      </w:r>
      <w:r w:rsidRPr="003752F7">
        <w:rPr>
          <w:rFonts w:asciiTheme="majorBidi" w:eastAsiaTheme="minorEastAsia" w:hAnsiTheme="majorBidi" w:cstheme="majorBidi"/>
          <w:sz w:val="20"/>
          <w:szCs w:val="20"/>
        </w:rPr>
        <w:t xml:space="preserve">ommunities of believers who live wisely and compassionately according to Islamic norms. Our teachings must find sound and effective social embodiment. They cannot be left merely </w:t>
      </w:r>
      <w:r w:rsidR="00867FF9" w:rsidRPr="003752F7">
        <w:rPr>
          <w:rFonts w:asciiTheme="majorBidi" w:eastAsiaTheme="minorEastAsia" w:hAnsiTheme="majorBidi" w:cstheme="majorBidi"/>
          <w:sz w:val="20"/>
          <w:szCs w:val="20"/>
        </w:rPr>
        <w:t>to resonate as</w:t>
      </w:r>
      <w:r w:rsidRPr="003752F7">
        <w:rPr>
          <w:rFonts w:asciiTheme="majorBidi" w:eastAsiaTheme="minorEastAsia" w:hAnsiTheme="majorBidi" w:cstheme="majorBidi"/>
          <w:sz w:val="20"/>
          <w:szCs w:val="20"/>
        </w:rPr>
        <w:t xml:space="preserve"> touching homiletic sermons and </w:t>
      </w:r>
      <w:r w:rsidR="00867FF9" w:rsidRPr="003752F7">
        <w:rPr>
          <w:rFonts w:asciiTheme="majorBidi" w:eastAsiaTheme="minorEastAsia" w:hAnsiTheme="majorBidi" w:cstheme="majorBidi"/>
          <w:sz w:val="20"/>
          <w:szCs w:val="20"/>
        </w:rPr>
        <w:t>I</w:t>
      </w:r>
      <w:r w:rsidRPr="003752F7">
        <w:rPr>
          <w:rFonts w:asciiTheme="majorBidi" w:eastAsiaTheme="minorEastAsia" w:hAnsiTheme="majorBidi" w:cstheme="majorBidi"/>
          <w:sz w:val="20"/>
          <w:szCs w:val="20"/>
        </w:rPr>
        <w:t xml:space="preserve">ntellectual declarations. Thus, this </w:t>
      </w:r>
      <w:r w:rsidRPr="003752F7">
        <w:rPr>
          <w:rFonts w:asciiTheme="majorBidi" w:eastAsiaTheme="minorEastAsia" w:hAnsiTheme="majorBidi" w:cstheme="majorBidi"/>
          <w:i/>
          <w:iCs/>
          <w:sz w:val="20"/>
          <w:szCs w:val="20"/>
        </w:rPr>
        <w:t>Book of Strangers</w:t>
      </w:r>
      <w:r w:rsidRPr="003752F7">
        <w:rPr>
          <w:rFonts w:asciiTheme="majorBidi" w:eastAsiaTheme="minorEastAsia" w:hAnsiTheme="majorBidi" w:cstheme="majorBidi"/>
          <w:sz w:val="20"/>
          <w:szCs w:val="20"/>
        </w:rPr>
        <w:t xml:space="preserve"> requires of its readers</w:t>
      </w:r>
      <w:r w:rsidR="00867FF9" w:rsidRPr="003752F7">
        <w:rPr>
          <w:rFonts w:asciiTheme="majorBidi" w:eastAsiaTheme="minorEastAsia" w:hAnsiTheme="majorBidi" w:cstheme="majorBidi"/>
          <w:sz w:val="20"/>
          <w:szCs w:val="20"/>
        </w:rPr>
        <w:t>, listeners, and reader-listeners</w:t>
      </w:r>
      <w:r w:rsidRPr="003752F7">
        <w:rPr>
          <w:rFonts w:asciiTheme="majorBidi" w:eastAsiaTheme="minorEastAsia" w:hAnsiTheme="majorBidi" w:cstheme="majorBidi"/>
          <w:sz w:val="20"/>
          <w:szCs w:val="20"/>
        </w:rPr>
        <w:t xml:space="preserve"> that they</w:t>
      </w:r>
      <w:r w:rsidR="00867FF9" w:rsidRPr="003752F7">
        <w:rPr>
          <w:rFonts w:asciiTheme="majorBidi" w:eastAsiaTheme="minorEastAsia" w:hAnsiTheme="majorBidi" w:cstheme="majorBidi"/>
          <w:sz w:val="20"/>
          <w:szCs w:val="20"/>
        </w:rPr>
        <w:t xml:space="preserve"> strive to</w:t>
      </w:r>
      <w:r w:rsidRPr="003752F7">
        <w:rPr>
          <w:rFonts w:asciiTheme="majorBidi" w:eastAsiaTheme="minorEastAsia" w:hAnsiTheme="majorBidi" w:cstheme="majorBidi"/>
          <w:sz w:val="20"/>
          <w:szCs w:val="20"/>
        </w:rPr>
        <w:t xml:space="preserve"> put what they learn into practice. For, in the Islamic Tradition, there can be no practice without knowledge, just as there can be no knowledge without practice. Moreover, whoever puts into practice what he learns will inherit the knowledge of what he did not know before.</w:t>
      </w:r>
    </w:p>
  </w:footnote>
  <w:footnote w:id="97">
    <w:p w14:paraId="0B988F09" w14:textId="63C50C53" w:rsidR="00E86172" w:rsidRPr="003752F7" w:rsidRDefault="00E86172" w:rsidP="00E86172">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‘Umar ibn al-Khaṭṭāb</w:t>
      </w:r>
      <w:r w:rsidRPr="003752F7">
        <w:rPr>
          <w:rFonts w:asciiTheme="majorBidi" w:hAnsiTheme="majorBidi" w:cstheme="majorBidi"/>
          <w:sz w:val="20"/>
          <w:szCs w:val="20"/>
        </w:rPr>
        <w:t xml:space="preserve"> (d. 23/644) was the second of the Rightly Guided Caliphs who succeeded the Prophet Muḥammad after his passing. During </w:t>
      </w:r>
      <w:r w:rsidR="003D404D" w:rsidRPr="003752F7">
        <w:rPr>
          <w:rFonts w:asciiTheme="majorBidi" w:hAnsiTheme="majorBidi" w:cstheme="majorBidi"/>
          <w:sz w:val="20"/>
          <w:szCs w:val="20"/>
        </w:rPr>
        <w:t>‘Umar</w:t>
      </w:r>
      <w:r w:rsidRPr="003752F7">
        <w:rPr>
          <w:rFonts w:asciiTheme="majorBidi" w:hAnsiTheme="majorBidi" w:cstheme="majorBidi"/>
          <w:sz w:val="20"/>
          <w:szCs w:val="20"/>
        </w:rPr>
        <w:t xml:space="preserve"> rule, he was known as “the Commander of the Faithful” (</w:t>
      </w:r>
      <w:r w:rsidRPr="003752F7">
        <w:rPr>
          <w:rFonts w:asciiTheme="majorBidi" w:hAnsiTheme="majorBidi" w:cstheme="majorBidi"/>
          <w:i/>
          <w:iCs/>
          <w:sz w:val="20"/>
          <w:szCs w:val="20"/>
        </w:rPr>
        <w:t>Amīr al-Mu’minīn</w:t>
      </w:r>
      <w:r w:rsidRPr="003752F7">
        <w:rPr>
          <w:rFonts w:asciiTheme="majorBidi" w:hAnsiTheme="majorBidi" w:cstheme="majorBidi"/>
          <w:sz w:val="20"/>
          <w:szCs w:val="20"/>
        </w:rPr>
        <w:t>)</w:t>
      </w:r>
      <w:r w:rsidR="00394B75" w:rsidRPr="003752F7">
        <w:rPr>
          <w:rFonts w:asciiTheme="majorBidi" w:hAnsiTheme="majorBidi" w:cstheme="majorBidi"/>
          <w:sz w:val="20"/>
          <w:szCs w:val="20"/>
        </w:rPr>
        <w:t>, and he</w:t>
      </w:r>
      <w:r w:rsidRPr="003752F7">
        <w:rPr>
          <w:rFonts w:asciiTheme="majorBidi" w:hAnsiTheme="majorBidi" w:cstheme="majorBidi"/>
          <w:sz w:val="20"/>
          <w:szCs w:val="20"/>
        </w:rPr>
        <w:t xml:space="preserve"> was the first Muslim</w:t>
      </w:r>
      <w:r w:rsidR="00394B75" w:rsidRPr="003752F7">
        <w:rPr>
          <w:rFonts w:asciiTheme="majorBidi" w:hAnsiTheme="majorBidi" w:cstheme="majorBidi"/>
          <w:sz w:val="20"/>
          <w:szCs w:val="20"/>
        </w:rPr>
        <w:t xml:space="preserve"> leader</w:t>
      </w:r>
      <w:r w:rsidRPr="003752F7">
        <w:rPr>
          <w:rFonts w:asciiTheme="majorBidi" w:hAnsiTheme="majorBidi" w:cstheme="majorBidi"/>
          <w:sz w:val="20"/>
          <w:szCs w:val="20"/>
        </w:rPr>
        <w:t xml:space="preserve"> to </w:t>
      </w:r>
      <w:r w:rsidR="00394B75" w:rsidRPr="003752F7">
        <w:rPr>
          <w:rFonts w:asciiTheme="majorBidi" w:hAnsiTheme="majorBidi" w:cstheme="majorBidi"/>
          <w:sz w:val="20"/>
          <w:szCs w:val="20"/>
        </w:rPr>
        <w:t>be given</w:t>
      </w:r>
      <w:r w:rsidRPr="003752F7">
        <w:rPr>
          <w:rFonts w:asciiTheme="majorBidi" w:hAnsiTheme="majorBidi" w:cstheme="majorBidi"/>
          <w:sz w:val="20"/>
          <w:szCs w:val="20"/>
        </w:rPr>
        <w:t xml:space="preserve"> that title. ‘Umar was among the most senior, revered,</w:t>
      </w:r>
      <w:r w:rsidR="00A31D9F" w:rsidRPr="003752F7">
        <w:rPr>
          <w:rFonts w:asciiTheme="majorBidi" w:hAnsiTheme="majorBidi" w:cstheme="majorBidi"/>
          <w:sz w:val="20"/>
          <w:szCs w:val="20"/>
        </w:rPr>
        <w:t xml:space="preserve"> trusted,</w:t>
      </w:r>
      <w:r w:rsidRPr="003752F7">
        <w:rPr>
          <w:rFonts w:asciiTheme="majorBidi" w:hAnsiTheme="majorBidi" w:cstheme="majorBidi"/>
          <w:sz w:val="20"/>
          <w:szCs w:val="20"/>
        </w:rPr>
        <w:t xml:space="preserve"> and learned of all the Prophet’s Companions. He was closely related to the Prophet by blood and became one of his in-laws through marriage to </w:t>
      </w:r>
      <w:r w:rsidRPr="003752F7">
        <w:rPr>
          <w:rFonts w:asciiTheme="majorBidi" w:hAnsiTheme="majorBidi" w:cstheme="majorBidi"/>
          <w:color w:val="202122"/>
          <w:sz w:val="20"/>
          <w:szCs w:val="20"/>
          <w:shd w:val="clear" w:color="auto" w:fill="FFFFFF"/>
        </w:rPr>
        <w:t>Umm-Kulth</w:t>
      </w:r>
      <w:r w:rsidRPr="003752F7">
        <w:rPr>
          <w:rFonts w:asciiTheme="majorBidi" w:hAnsiTheme="majorBidi" w:cstheme="majorBidi"/>
          <w:sz w:val="20"/>
          <w:szCs w:val="20"/>
        </w:rPr>
        <w:t>ū</w:t>
      </w:r>
      <w:r w:rsidRPr="003752F7">
        <w:rPr>
          <w:rFonts w:asciiTheme="majorBidi" w:hAnsiTheme="majorBidi" w:cstheme="majorBidi"/>
          <w:color w:val="202122"/>
          <w:sz w:val="20"/>
          <w:szCs w:val="20"/>
          <w:shd w:val="clear" w:color="auto" w:fill="FFFFFF"/>
        </w:rPr>
        <w:t>m</w:t>
      </w:r>
      <w:r w:rsidR="00F133A5" w:rsidRPr="003752F7">
        <w:rPr>
          <w:rFonts w:asciiTheme="majorBidi" w:hAnsiTheme="majorBidi" w:cstheme="majorBidi"/>
          <w:color w:val="202122"/>
          <w:sz w:val="20"/>
          <w:szCs w:val="20"/>
          <w:shd w:val="clear" w:color="auto" w:fill="FFFFFF"/>
        </w:rPr>
        <w:t xml:space="preserve"> (</w:t>
      </w:r>
      <w:r w:rsidR="00EC149E" w:rsidRPr="003752F7">
        <w:rPr>
          <w:rFonts w:asciiTheme="majorBidi" w:hAnsiTheme="majorBidi" w:cstheme="majorBidi"/>
          <w:color w:val="202122"/>
          <w:sz w:val="20"/>
          <w:szCs w:val="20"/>
          <w:shd w:val="clear" w:color="auto" w:fill="FFFFFF"/>
        </w:rPr>
        <w:t xml:space="preserve">d. after </w:t>
      </w:r>
      <w:r w:rsidR="00386462" w:rsidRPr="003752F7">
        <w:rPr>
          <w:rFonts w:asciiTheme="majorBidi" w:hAnsiTheme="majorBidi" w:cstheme="majorBidi"/>
          <w:color w:val="202122"/>
          <w:sz w:val="20"/>
          <w:szCs w:val="20"/>
          <w:shd w:val="clear" w:color="auto" w:fill="FFFFFF"/>
        </w:rPr>
        <w:t>60/</w:t>
      </w:r>
      <w:r w:rsidR="00EC149E" w:rsidRPr="003752F7">
        <w:rPr>
          <w:rFonts w:asciiTheme="majorBidi" w:hAnsiTheme="majorBidi" w:cstheme="majorBidi"/>
          <w:color w:val="202122"/>
          <w:sz w:val="20"/>
          <w:szCs w:val="20"/>
          <w:shd w:val="clear" w:color="auto" w:fill="FFFFFF"/>
        </w:rPr>
        <w:t>680</w:t>
      </w:r>
      <w:r w:rsidR="00F133A5" w:rsidRPr="003752F7">
        <w:rPr>
          <w:rFonts w:asciiTheme="majorBidi" w:hAnsiTheme="majorBidi" w:cstheme="majorBidi"/>
          <w:color w:val="202122"/>
          <w:sz w:val="20"/>
          <w:szCs w:val="20"/>
          <w:shd w:val="clear" w:color="auto" w:fill="FFFFFF"/>
        </w:rPr>
        <w:t>)</w:t>
      </w:r>
      <w:r w:rsidRPr="003752F7">
        <w:rPr>
          <w:rFonts w:asciiTheme="majorBidi" w:hAnsiTheme="majorBidi" w:cstheme="majorBidi"/>
          <w:color w:val="202122"/>
          <w:sz w:val="20"/>
          <w:szCs w:val="20"/>
          <w:shd w:val="clear" w:color="auto" w:fill="FFFFFF"/>
        </w:rPr>
        <w:t>, the daughter of al-Im</w:t>
      </w:r>
      <w:r w:rsidRPr="003752F7">
        <w:rPr>
          <w:rFonts w:asciiTheme="majorBidi" w:hAnsiTheme="majorBidi" w:cstheme="majorBidi"/>
          <w:sz w:val="20"/>
          <w:szCs w:val="20"/>
        </w:rPr>
        <w:t>ā</w:t>
      </w:r>
      <w:r w:rsidRPr="003752F7">
        <w:rPr>
          <w:rFonts w:asciiTheme="majorBidi" w:hAnsiTheme="majorBidi" w:cstheme="majorBidi"/>
          <w:color w:val="202122"/>
          <w:sz w:val="20"/>
          <w:szCs w:val="20"/>
          <w:shd w:val="clear" w:color="auto" w:fill="FFFFFF"/>
        </w:rPr>
        <w:t>m ‘Al</w:t>
      </w:r>
      <w:r w:rsidRPr="003752F7">
        <w:rPr>
          <w:rFonts w:asciiTheme="majorBidi" w:hAnsiTheme="majorBidi" w:cstheme="majorBidi"/>
          <w:sz w:val="20"/>
          <w:szCs w:val="20"/>
        </w:rPr>
        <w:t>ī</w:t>
      </w:r>
      <w:r w:rsidR="00F133A5" w:rsidRPr="003752F7">
        <w:rPr>
          <w:rFonts w:asciiTheme="majorBidi" w:hAnsiTheme="majorBidi" w:cstheme="majorBidi"/>
          <w:sz w:val="20"/>
          <w:szCs w:val="20"/>
        </w:rPr>
        <w:t xml:space="preserve"> (d. 40/661)</w:t>
      </w:r>
      <w:r w:rsidRPr="003752F7">
        <w:rPr>
          <w:rFonts w:asciiTheme="majorBidi" w:hAnsiTheme="majorBidi" w:cstheme="majorBidi"/>
          <w:sz w:val="20"/>
          <w:szCs w:val="20"/>
        </w:rPr>
        <w:t xml:space="preserve">. The Prophet gave </w:t>
      </w:r>
      <w:r w:rsidR="00A31D9F" w:rsidRPr="003752F7">
        <w:rPr>
          <w:rFonts w:asciiTheme="majorBidi" w:hAnsiTheme="majorBidi" w:cstheme="majorBidi"/>
          <w:sz w:val="20"/>
          <w:szCs w:val="20"/>
        </w:rPr>
        <w:t>‘Umar</w:t>
      </w:r>
      <w:r w:rsidRPr="003752F7">
        <w:rPr>
          <w:rFonts w:asciiTheme="majorBidi" w:hAnsiTheme="majorBidi" w:cstheme="majorBidi"/>
          <w:sz w:val="20"/>
          <w:szCs w:val="20"/>
        </w:rPr>
        <w:t xml:space="preserve"> the epithet </w:t>
      </w:r>
      <w:r w:rsidRPr="003752F7">
        <w:rPr>
          <w:rFonts w:asciiTheme="majorBidi" w:hAnsiTheme="majorBidi" w:cstheme="majorBidi"/>
          <w:i/>
          <w:iCs/>
          <w:sz w:val="20"/>
          <w:szCs w:val="20"/>
        </w:rPr>
        <w:t>al-Fārūq</w:t>
      </w:r>
      <w:r w:rsidRPr="003752F7">
        <w:rPr>
          <w:rFonts w:asciiTheme="majorBidi" w:hAnsiTheme="majorBidi" w:cstheme="majorBidi"/>
          <w:sz w:val="20"/>
          <w:szCs w:val="20"/>
        </w:rPr>
        <w:t xml:space="preserve">, meaning “he who is eminently gifted in distinguishing between truth and falsehood, right and wrong.” ‘Umar ibn al-Khaṭṭāb was one of the most far-sighted and judicious of all </w:t>
      </w:r>
      <w:r w:rsidR="001A53FB" w:rsidRPr="003752F7">
        <w:rPr>
          <w:rFonts w:asciiTheme="majorBidi" w:hAnsiTheme="majorBidi" w:cstheme="majorBidi"/>
          <w:sz w:val="20"/>
          <w:szCs w:val="20"/>
        </w:rPr>
        <w:t xml:space="preserve">known </w:t>
      </w:r>
      <w:r w:rsidRPr="003752F7">
        <w:rPr>
          <w:rFonts w:asciiTheme="majorBidi" w:hAnsiTheme="majorBidi" w:cstheme="majorBidi"/>
          <w:sz w:val="20"/>
          <w:szCs w:val="20"/>
        </w:rPr>
        <w:t>political rulers in history. He was tall, powerful, courageous, and</w:t>
      </w:r>
      <w:r w:rsidR="001A53FB" w:rsidRPr="003752F7">
        <w:rPr>
          <w:rFonts w:asciiTheme="majorBidi" w:hAnsiTheme="majorBidi" w:cstheme="majorBidi"/>
          <w:sz w:val="20"/>
          <w:szCs w:val="20"/>
        </w:rPr>
        <w:t xml:space="preserve"> immensely gifted, both</w:t>
      </w:r>
      <w:r w:rsidRPr="003752F7">
        <w:rPr>
          <w:rFonts w:asciiTheme="majorBidi" w:hAnsiTheme="majorBidi" w:cstheme="majorBidi"/>
          <w:sz w:val="20"/>
          <w:szCs w:val="20"/>
        </w:rPr>
        <w:t xml:space="preserve"> physically and </w:t>
      </w:r>
      <w:r w:rsidR="001A53FB" w:rsidRPr="003752F7">
        <w:rPr>
          <w:rFonts w:asciiTheme="majorBidi" w:hAnsiTheme="majorBidi" w:cstheme="majorBidi"/>
          <w:sz w:val="20"/>
          <w:szCs w:val="20"/>
        </w:rPr>
        <w:t>I</w:t>
      </w:r>
      <w:r w:rsidRPr="003752F7">
        <w:rPr>
          <w:rFonts w:asciiTheme="majorBidi" w:hAnsiTheme="majorBidi" w:cstheme="majorBidi"/>
          <w:sz w:val="20"/>
          <w:szCs w:val="20"/>
        </w:rPr>
        <w:t>ntellectually. ‘Umar was especially known for his selfless sense of purpose and commitment to equality, fairness, and justice.</w:t>
      </w:r>
      <w:r w:rsidRPr="003752F7">
        <w:rPr>
          <w:rFonts w:asciiTheme="majorBidi" w:hAnsiTheme="majorBidi" w:cstheme="majorBidi"/>
          <w:color w:val="000000"/>
          <w:sz w:val="20"/>
          <w:szCs w:val="20"/>
        </w:rPr>
        <w:t xml:space="preserve"> </w:t>
      </w:r>
      <w:r w:rsidR="001A4522" w:rsidRPr="003752F7">
        <w:rPr>
          <w:rFonts w:asciiTheme="majorBidi" w:hAnsiTheme="majorBidi" w:cstheme="majorBidi"/>
          <w:color w:val="000000"/>
          <w:sz w:val="20"/>
          <w:szCs w:val="20"/>
        </w:rPr>
        <w:t>Few if any</w:t>
      </w:r>
      <w:r w:rsidRPr="003752F7">
        <w:rPr>
          <w:rFonts w:asciiTheme="majorBidi" w:hAnsiTheme="majorBidi" w:cstheme="majorBidi"/>
          <w:color w:val="000000"/>
          <w:sz w:val="20"/>
          <w:szCs w:val="20"/>
        </w:rPr>
        <w:t xml:space="preserve"> non-Prophetic ruler</w:t>
      </w:r>
      <w:r w:rsidR="001A4522"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 in history can rival ‘Umar for wisdom, justice, and complete sacrifice in ruling the people and striving to bring them benefit and good. Once, a prominent Persian envoy came to Medina to negotiate with ‘Umar, whose armies at the time were simultaneously conquering the Persian and </w:t>
      </w:r>
      <w:r w:rsidR="001A4522" w:rsidRPr="003752F7">
        <w:rPr>
          <w:rFonts w:asciiTheme="majorBidi" w:hAnsiTheme="majorBidi" w:cstheme="majorBidi"/>
          <w:color w:val="000000"/>
          <w:sz w:val="20"/>
          <w:szCs w:val="20"/>
        </w:rPr>
        <w:t>New Roman (</w:t>
      </w:r>
      <w:r w:rsidRPr="003752F7">
        <w:rPr>
          <w:rFonts w:asciiTheme="majorBidi" w:hAnsiTheme="majorBidi" w:cstheme="majorBidi"/>
          <w:color w:val="000000"/>
          <w:sz w:val="20"/>
          <w:szCs w:val="20"/>
        </w:rPr>
        <w:t xml:space="preserve">Byzantine) empires. Perhaps, the Persian envoy felt he </w:t>
      </w:r>
      <w:r w:rsidR="001A4522" w:rsidRPr="003752F7">
        <w:rPr>
          <w:rFonts w:asciiTheme="majorBidi" w:hAnsiTheme="majorBidi" w:cstheme="majorBidi"/>
          <w:color w:val="000000"/>
          <w:sz w:val="20"/>
          <w:szCs w:val="20"/>
        </w:rPr>
        <w:t>might</w:t>
      </w:r>
      <w:r w:rsidRPr="003752F7">
        <w:rPr>
          <w:rFonts w:asciiTheme="majorBidi" w:hAnsiTheme="majorBidi" w:cstheme="majorBidi"/>
          <w:color w:val="000000"/>
          <w:sz w:val="20"/>
          <w:szCs w:val="20"/>
        </w:rPr>
        <w:t xml:space="preserve"> be given special concessions because the Muslims were fighting the greatest world powers at the time on two fronts, which generally—according to the arts of war—spells defeat. When he arrived in Medina, the Persian envoy found no palace for ‘Umar and no imperial guards. </w:t>
      </w:r>
      <w:r w:rsidR="00DF5D2B" w:rsidRPr="003752F7">
        <w:rPr>
          <w:rFonts w:asciiTheme="majorBidi" w:hAnsiTheme="majorBidi" w:cstheme="majorBidi"/>
          <w:color w:val="000000"/>
          <w:sz w:val="20"/>
          <w:szCs w:val="20"/>
        </w:rPr>
        <w:t>In any case, h</w:t>
      </w:r>
      <w:r w:rsidRPr="003752F7">
        <w:rPr>
          <w:rFonts w:asciiTheme="majorBidi" w:hAnsiTheme="majorBidi" w:cstheme="majorBidi"/>
          <w:color w:val="000000"/>
          <w:sz w:val="20"/>
          <w:szCs w:val="20"/>
        </w:rPr>
        <w:t xml:space="preserve">e </w:t>
      </w:r>
      <w:r w:rsidR="00DF5D2B" w:rsidRPr="003752F7">
        <w:rPr>
          <w:rFonts w:asciiTheme="majorBidi" w:hAnsiTheme="majorBidi" w:cstheme="majorBidi"/>
          <w:color w:val="000000"/>
          <w:sz w:val="20"/>
          <w:szCs w:val="20"/>
        </w:rPr>
        <w:t>w</w:t>
      </w:r>
      <w:r w:rsidRPr="003752F7">
        <w:rPr>
          <w:rFonts w:asciiTheme="majorBidi" w:hAnsiTheme="majorBidi" w:cstheme="majorBidi"/>
          <w:color w:val="000000"/>
          <w:sz w:val="20"/>
          <w:szCs w:val="20"/>
        </w:rPr>
        <w:t>ould not</w:t>
      </w:r>
      <w:r w:rsidR="00DF5D2B" w:rsidRPr="003752F7">
        <w:rPr>
          <w:rFonts w:asciiTheme="majorBidi" w:hAnsiTheme="majorBidi" w:cstheme="majorBidi"/>
          <w:color w:val="000000"/>
          <w:sz w:val="20"/>
          <w:szCs w:val="20"/>
        </w:rPr>
        <w:t xml:space="preserve"> have been able to</w:t>
      </w:r>
      <w:r w:rsidRPr="003752F7">
        <w:rPr>
          <w:rFonts w:asciiTheme="majorBidi" w:hAnsiTheme="majorBidi" w:cstheme="majorBidi"/>
          <w:color w:val="000000"/>
          <w:sz w:val="20"/>
          <w:szCs w:val="20"/>
        </w:rPr>
        <w:t xml:space="preserve"> distinguish ‘Umar from the rest of the believers since they all dressed the same. The Muslims of Medina were going about their business and</w:t>
      </w:r>
      <w:r w:rsidR="00783AEB" w:rsidRPr="003752F7">
        <w:rPr>
          <w:rFonts w:asciiTheme="majorBidi" w:hAnsiTheme="majorBidi" w:cstheme="majorBidi"/>
          <w:color w:val="000000"/>
          <w:sz w:val="20"/>
          <w:szCs w:val="20"/>
        </w:rPr>
        <w:t>, when asked by the Persian envoy,</w:t>
      </w:r>
      <w:r w:rsidRPr="003752F7">
        <w:rPr>
          <w:rFonts w:asciiTheme="majorBidi" w:hAnsiTheme="majorBidi" w:cstheme="majorBidi"/>
          <w:color w:val="000000"/>
          <w:sz w:val="20"/>
          <w:szCs w:val="20"/>
        </w:rPr>
        <w:t xml:space="preserve"> did not know where ‘Umar was but indicated that he might be resting under the shade of a certain tree outside the town’s limit. The </w:t>
      </w:r>
      <w:r w:rsidR="00783AEB" w:rsidRPr="003752F7">
        <w:rPr>
          <w:rFonts w:asciiTheme="majorBidi" w:hAnsiTheme="majorBidi" w:cstheme="majorBidi"/>
          <w:color w:val="000000"/>
          <w:sz w:val="20"/>
          <w:szCs w:val="20"/>
        </w:rPr>
        <w:t xml:space="preserve">ambassador made his way </w:t>
      </w:r>
      <w:r w:rsidRPr="003752F7">
        <w:rPr>
          <w:rFonts w:asciiTheme="majorBidi" w:hAnsiTheme="majorBidi" w:cstheme="majorBidi"/>
          <w:color w:val="000000"/>
          <w:sz w:val="20"/>
          <w:szCs w:val="20"/>
        </w:rPr>
        <w:t>to the tree</w:t>
      </w:r>
      <w:r w:rsidR="00783AEB" w:rsidRPr="003752F7">
        <w:rPr>
          <w:rFonts w:asciiTheme="majorBidi" w:hAnsiTheme="majorBidi" w:cstheme="majorBidi"/>
          <w:color w:val="000000"/>
          <w:sz w:val="20"/>
          <w:szCs w:val="20"/>
        </w:rPr>
        <w:t>, where he</w:t>
      </w:r>
      <w:r w:rsidRPr="003752F7">
        <w:rPr>
          <w:rFonts w:asciiTheme="majorBidi" w:hAnsiTheme="majorBidi" w:cstheme="majorBidi"/>
          <w:color w:val="000000"/>
          <w:sz w:val="20"/>
          <w:szCs w:val="20"/>
        </w:rPr>
        <w:t xml:space="preserve"> found ‘Umar alone</w:t>
      </w:r>
      <w:r w:rsidR="00783AEB" w:rsidRPr="003752F7">
        <w:rPr>
          <w:rFonts w:asciiTheme="majorBidi" w:hAnsiTheme="majorBidi" w:cstheme="majorBidi"/>
          <w:color w:val="000000"/>
          <w:sz w:val="20"/>
          <w:szCs w:val="20"/>
        </w:rPr>
        <w:t xml:space="preserve"> and</w:t>
      </w:r>
      <w:r w:rsidRPr="003752F7">
        <w:rPr>
          <w:rFonts w:asciiTheme="majorBidi" w:hAnsiTheme="majorBidi" w:cstheme="majorBidi"/>
          <w:color w:val="000000"/>
          <w:sz w:val="20"/>
          <w:szCs w:val="20"/>
        </w:rPr>
        <w:t xml:space="preserve"> resting pensively in </w:t>
      </w:r>
      <w:r w:rsidR="005746FE" w:rsidRPr="003752F7">
        <w:rPr>
          <w:rFonts w:asciiTheme="majorBidi" w:hAnsiTheme="majorBidi" w:cstheme="majorBidi"/>
          <w:color w:val="000000"/>
          <w:sz w:val="20"/>
          <w:szCs w:val="20"/>
        </w:rPr>
        <w:t>the</w:t>
      </w:r>
      <w:r w:rsidRPr="003752F7">
        <w:rPr>
          <w:rFonts w:asciiTheme="majorBidi" w:hAnsiTheme="majorBidi" w:cstheme="majorBidi"/>
          <w:color w:val="000000"/>
          <w:sz w:val="20"/>
          <w:szCs w:val="20"/>
        </w:rPr>
        <w:t xml:space="preserve"> shade</w:t>
      </w:r>
      <w:r w:rsidR="005746FE" w:rsidRPr="003752F7">
        <w:rPr>
          <w:rFonts w:asciiTheme="majorBidi" w:hAnsiTheme="majorBidi" w:cstheme="majorBidi"/>
          <w:color w:val="000000"/>
          <w:sz w:val="20"/>
          <w:szCs w:val="20"/>
        </w:rPr>
        <w:t>, while</w:t>
      </w:r>
      <w:r w:rsidRPr="003752F7">
        <w:rPr>
          <w:rFonts w:asciiTheme="majorBidi" w:hAnsiTheme="majorBidi" w:cstheme="majorBidi"/>
          <w:color w:val="000000"/>
          <w:sz w:val="20"/>
          <w:szCs w:val="20"/>
        </w:rPr>
        <w:t xml:space="preserve"> wearing the patched robe of a pauper. When he came up to the Caliph, </w:t>
      </w:r>
      <w:r w:rsidR="005746FE" w:rsidRPr="003752F7">
        <w:rPr>
          <w:rFonts w:asciiTheme="majorBidi" w:hAnsiTheme="majorBidi" w:cstheme="majorBidi"/>
          <w:color w:val="000000"/>
          <w:sz w:val="20"/>
          <w:szCs w:val="20"/>
        </w:rPr>
        <w:t>the Persian emissary</w:t>
      </w:r>
      <w:r w:rsidRPr="003752F7">
        <w:rPr>
          <w:rFonts w:asciiTheme="majorBidi" w:hAnsiTheme="majorBidi" w:cstheme="majorBidi"/>
          <w:color w:val="000000"/>
          <w:sz w:val="20"/>
          <w:szCs w:val="20"/>
        </w:rPr>
        <w:t xml:space="preserve"> said to </w:t>
      </w:r>
      <w:r w:rsidR="00F133A5" w:rsidRPr="003752F7">
        <w:rPr>
          <w:rFonts w:asciiTheme="majorBidi" w:hAnsiTheme="majorBidi" w:cstheme="majorBidi"/>
          <w:color w:val="000000"/>
          <w:sz w:val="20"/>
          <w:szCs w:val="20"/>
        </w:rPr>
        <w:t>the Caliph</w:t>
      </w:r>
      <w:r w:rsidRPr="003752F7">
        <w:rPr>
          <w:rFonts w:asciiTheme="majorBidi" w:hAnsiTheme="majorBidi" w:cstheme="majorBidi"/>
          <w:color w:val="000000"/>
          <w:sz w:val="20"/>
          <w:szCs w:val="20"/>
        </w:rPr>
        <w:t>: “You have done justice. Thus, you take rest in peace.”</w:t>
      </w:r>
    </w:p>
  </w:footnote>
  <w:footnote w:id="98">
    <w:p w14:paraId="76B3F2B4" w14:textId="20ECB279" w:rsidR="00E86172" w:rsidRPr="003752F7" w:rsidRDefault="00E86172" w:rsidP="00E86172">
      <w:pPr>
        <w:autoSpaceDE w:val="0"/>
        <w:autoSpaceDN w:val="0"/>
        <w:adjustRightInd w:val="0"/>
        <w:rPr>
          <w:rFonts w:asciiTheme="majorBidi"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‘Alī ibn ‘Abī Ṭālib</w:t>
      </w:r>
      <w:r w:rsidRPr="003752F7">
        <w:rPr>
          <w:rFonts w:asciiTheme="majorBidi" w:hAnsiTheme="majorBidi" w:cstheme="majorBidi"/>
          <w:sz w:val="20"/>
          <w:szCs w:val="20"/>
        </w:rPr>
        <w:t xml:space="preserve"> (d. 40/661)</w:t>
      </w:r>
      <w:r w:rsidRPr="003752F7">
        <w:rPr>
          <w:rFonts w:asciiTheme="majorBidi" w:hAnsiTheme="majorBidi" w:cstheme="majorBidi"/>
          <w:color w:val="202122"/>
          <w:sz w:val="20"/>
          <w:szCs w:val="20"/>
          <w:shd w:val="clear" w:color="auto" w:fill="FFFFFF"/>
        </w:rPr>
        <w:t xml:space="preserve"> was the fourth Rightly Guided Caiph. On his paternal side, he was the Prophet’s first cousin and son-in-law through marriage to the Prophet’s daughter F</w:t>
      </w:r>
      <w:r w:rsidRPr="003752F7">
        <w:rPr>
          <w:rFonts w:asciiTheme="majorBidi" w:hAnsiTheme="majorBidi" w:cstheme="majorBidi"/>
          <w:color w:val="000000"/>
          <w:sz w:val="20"/>
          <w:szCs w:val="20"/>
        </w:rPr>
        <w:t>ā</w:t>
      </w:r>
      <w:r w:rsidRPr="003752F7">
        <w:rPr>
          <w:rFonts w:asciiTheme="majorBidi" w:hAnsiTheme="majorBidi" w:cstheme="majorBidi"/>
          <w:sz w:val="20"/>
          <w:szCs w:val="20"/>
        </w:rPr>
        <w:t>ṭ</w:t>
      </w:r>
      <w:r w:rsidRPr="003752F7">
        <w:rPr>
          <w:rFonts w:asciiTheme="majorBidi" w:hAnsiTheme="majorBidi" w:cstheme="majorBidi"/>
          <w:color w:val="202122"/>
          <w:sz w:val="20"/>
          <w:szCs w:val="20"/>
          <w:shd w:val="clear" w:color="auto" w:fill="FFFFFF"/>
        </w:rPr>
        <w:t>ima</w:t>
      </w:r>
      <w:r w:rsidR="00CE2F2D" w:rsidRPr="003752F7">
        <w:rPr>
          <w:rFonts w:asciiTheme="majorBidi" w:hAnsiTheme="majorBidi" w:cstheme="majorBidi"/>
          <w:color w:val="202122"/>
          <w:sz w:val="20"/>
          <w:szCs w:val="20"/>
          <w:shd w:val="clear" w:color="auto" w:fill="FFFFFF"/>
        </w:rPr>
        <w:t xml:space="preserve"> (d. </w:t>
      </w:r>
      <w:r w:rsidR="002B04F8" w:rsidRPr="003752F7">
        <w:rPr>
          <w:rFonts w:asciiTheme="majorBidi" w:hAnsiTheme="majorBidi" w:cstheme="majorBidi"/>
          <w:color w:val="202122"/>
          <w:sz w:val="20"/>
          <w:szCs w:val="20"/>
          <w:shd w:val="clear" w:color="auto" w:fill="FFFFFF"/>
        </w:rPr>
        <w:t>11/</w:t>
      </w:r>
      <w:r w:rsidR="00CE2F2D" w:rsidRPr="003752F7">
        <w:rPr>
          <w:rFonts w:asciiTheme="majorBidi" w:hAnsiTheme="majorBidi" w:cstheme="majorBidi"/>
          <w:color w:val="202122"/>
          <w:sz w:val="20"/>
          <w:szCs w:val="20"/>
          <w:shd w:val="clear" w:color="auto" w:fill="FFFFFF"/>
        </w:rPr>
        <w:t>632)</w:t>
      </w:r>
      <w:r w:rsidRPr="003752F7">
        <w:rPr>
          <w:rFonts w:asciiTheme="majorBidi" w:hAnsiTheme="majorBidi" w:cstheme="majorBidi"/>
          <w:color w:val="202122"/>
          <w:sz w:val="20"/>
          <w:szCs w:val="20"/>
          <w:shd w:val="clear" w:color="auto" w:fill="FFFFFF"/>
        </w:rPr>
        <w:t>.</w:t>
      </w:r>
      <w:r w:rsidR="002B04F8" w:rsidRPr="003752F7">
        <w:rPr>
          <w:rFonts w:asciiTheme="majorBidi" w:hAnsiTheme="majorBidi" w:cstheme="majorBidi"/>
          <w:color w:val="202122"/>
          <w:sz w:val="20"/>
          <w:szCs w:val="20"/>
          <w:shd w:val="clear" w:color="auto" w:fill="FFFFFF"/>
        </w:rPr>
        <w:t xml:space="preserve"> </w:t>
      </w:r>
      <w:r w:rsidRPr="003752F7">
        <w:rPr>
          <w:rFonts w:asciiTheme="majorBidi" w:hAnsiTheme="majorBidi" w:cstheme="majorBidi"/>
          <w:color w:val="202122"/>
          <w:sz w:val="20"/>
          <w:szCs w:val="20"/>
          <w:shd w:val="clear" w:color="auto" w:fill="FFFFFF"/>
        </w:rPr>
        <w:t xml:space="preserve">Although </w:t>
      </w:r>
      <w:r w:rsidRPr="003752F7">
        <w:rPr>
          <w:rFonts w:asciiTheme="majorBidi" w:hAnsiTheme="majorBidi" w:cstheme="majorBidi"/>
          <w:sz w:val="20"/>
          <w:szCs w:val="20"/>
        </w:rPr>
        <w:t>‘Alī</w:t>
      </w:r>
      <w:r w:rsidRPr="003752F7">
        <w:rPr>
          <w:rFonts w:asciiTheme="majorBidi" w:hAnsiTheme="majorBidi" w:cstheme="majorBidi"/>
          <w:color w:val="202122"/>
          <w:sz w:val="20"/>
          <w:szCs w:val="20"/>
          <w:shd w:val="clear" w:color="auto" w:fill="FFFFFF"/>
        </w:rPr>
        <w:t xml:space="preserve"> embraced Islam at an early age, he was always present with the older Companions who were closest to the Prophet. Despite </w:t>
      </w:r>
      <w:r w:rsidRPr="003752F7">
        <w:rPr>
          <w:rFonts w:asciiTheme="majorBidi" w:hAnsiTheme="majorBidi" w:cstheme="majorBidi"/>
          <w:sz w:val="20"/>
          <w:szCs w:val="20"/>
        </w:rPr>
        <w:t>‘Alī’s</w:t>
      </w:r>
      <w:r w:rsidRPr="003752F7">
        <w:rPr>
          <w:rFonts w:asciiTheme="majorBidi" w:hAnsiTheme="majorBidi" w:cstheme="majorBidi"/>
          <w:color w:val="202122"/>
          <w:sz w:val="20"/>
          <w:szCs w:val="20"/>
          <w:shd w:val="clear" w:color="auto" w:fill="FFFFFF"/>
        </w:rPr>
        <w:t xml:space="preserve"> youthfulness, the older Companions showed him immense deference and respect and listened carefully to his counsel and heeded his advice. All authentic historical accounts make it clear that al-Im</w:t>
      </w:r>
      <w:r w:rsidRPr="003752F7">
        <w:rPr>
          <w:rFonts w:asciiTheme="majorBidi" w:hAnsiTheme="majorBidi" w:cstheme="majorBidi"/>
          <w:sz w:val="20"/>
          <w:szCs w:val="20"/>
        </w:rPr>
        <w:t>ā</w:t>
      </w:r>
      <w:r w:rsidRPr="003752F7">
        <w:rPr>
          <w:rFonts w:asciiTheme="majorBidi" w:hAnsiTheme="majorBidi" w:cstheme="majorBidi"/>
          <w:color w:val="202122"/>
          <w:sz w:val="20"/>
          <w:szCs w:val="20"/>
          <w:shd w:val="clear" w:color="auto" w:fill="FFFFFF"/>
        </w:rPr>
        <w:t xml:space="preserve">m </w:t>
      </w:r>
      <w:r w:rsidRPr="003752F7">
        <w:rPr>
          <w:rFonts w:asciiTheme="majorBidi" w:hAnsiTheme="majorBidi" w:cstheme="majorBidi"/>
          <w:sz w:val="20"/>
          <w:szCs w:val="20"/>
        </w:rPr>
        <w:t>‘Alī</w:t>
      </w:r>
      <w:r w:rsidRPr="003752F7">
        <w:rPr>
          <w:rFonts w:asciiTheme="majorBidi" w:hAnsiTheme="majorBidi" w:cstheme="majorBidi"/>
          <w:color w:val="202122"/>
          <w:sz w:val="20"/>
          <w:szCs w:val="20"/>
          <w:shd w:val="clear" w:color="auto" w:fill="FFFFFF"/>
        </w:rPr>
        <w:t xml:space="preserve"> was especially close to the Companion ‘Umar, whom he </w:t>
      </w:r>
      <w:r w:rsidR="005337F7" w:rsidRPr="003752F7">
        <w:rPr>
          <w:rFonts w:asciiTheme="majorBidi" w:hAnsiTheme="majorBidi" w:cstheme="majorBidi"/>
          <w:color w:val="202122"/>
          <w:sz w:val="20"/>
          <w:szCs w:val="20"/>
          <w:shd w:val="clear" w:color="auto" w:fill="FFFFFF"/>
        </w:rPr>
        <w:t xml:space="preserve">advised continually and </w:t>
      </w:r>
      <w:r w:rsidRPr="003752F7">
        <w:rPr>
          <w:rFonts w:asciiTheme="majorBidi" w:hAnsiTheme="majorBidi" w:cstheme="majorBidi"/>
          <w:color w:val="202122"/>
          <w:sz w:val="20"/>
          <w:szCs w:val="20"/>
          <w:shd w:val="clear" w:color="auto" w:fill="FFFFFF"/>
        </w:rPr>
        <w:t>assisted greatly during his caliphate. Al-Im</w:t>
      </w:r>
      <w:r w:rsidRPr="003752F7">
        <w:rPr>
          <w:rFonts w:asciiTheme="majorBidi" w:hAnsiTheme="majorBidi" w:cstheme="majorBidi"/>
          <w:sz w:val="20"/>
          <w:szCs w:val="20"/>
        </w:rPr>
        <w:t>ā</w:t>
      </w:r>
      <w:r w:rsidRPr="003752F7">
        <w:rPr>
          <w:rFonts w:asciiTheme="majorBidi" w:hAnsiTheme="majorBidi" w:cstheme="majorBidi"/>
          <w:color w:val="202122"/>
          <w:sz w:val="20"/>
          <w:szCs w:val="20"/>
          <w:shd w:val="clear" w:color="auto" w:fill="FFFFFF"/>
        </w:rPr>
        <w:t xml:space="preserve">m </w:t>
      </w:r>
      <w:r w:rsidRPr="003752F7">
        <w:rPr>
          <w:rFonts w:asciiTheme="majorBidi" w:hAnsiTheme="majorBidi" w:cstheme="majorBidi"/>
          <w:sz w:val="20"/>
          <w:szCs w:val="20"/>
        </w:rPr>
        <w:t>‘Alī</w:t>
      </w:r>
      <w:r w:rsidRPr="003752F7">
        <w:rPr>
          <w:rFonts w:asciiTheme="majorBidi" w:hAnsiTheme="majorBidi" w:cstheme="majorBidi"/>
          <w:color w:val="202122"/>
          <w:sz w:val="20"/>
          <w:szCs w:val="20"/>
          <w:shd w:val="clear" w:color="auto" w:fill="FFFFFF"/>
        </w:rPr>
        <w:t xml:space="preserve"> also indicated his immense love for ‘Umar by giving him his daughter Umm-Kulth</w:t>
      </w:r>
      <w:r w:rsidRPr="003752F7">
        <w:rPr>
          <w:rFonts w:asciiTheme="majorBidi" w:hAnsiTheme="majorBidi" w:cstheme="majorBidi"/>
          <w:sz w:val="20"/>
          <w:szCs w:val="20"/>
        </w:rPr>
        <w:t>ū</w:t>
      </w:r>
      <w:r w:rsidRPr="003752F7">
        <w:rPr>
          <w:rFonts w:asciiTheme="majorBidi" w:hAnsiTheme="majorBidi" w:cstheme="majorBidi"/>
          <w:color w:val="202122"/>
          <w:sz w:val="20"/>
          <w:szCs w:val="20"/>
          <w:shd w:val="clear" w:color="auto" w:fill="FFFFFF"/>
        </w:rPr>
        <w:t>m as a wife. She, in turn, bore ‘Umar his son Zayd ibn ‘Umar, who was, of course, al-Im</w:t>
      </w:r>
      <w:r w:rsidRPr="003752F7">
        <w:rPr>
          <w:rFonts w:asciiTheme="majorBidi" w:hAnsiTheme="majorBidi" w:cstheme="majorBidi"/>
          <w:sz w:val="20"/>
          <w:szCs w:val="20"/>
        </w:rPr>
        <w:t>ā</w:t>
      </w:r>
      <w:r w:rsidRPr="003752F7">
        <w:rPr>
          <w:rFonts w:asciiTheme="majorBidi" w:hAnsiTheme="majorBidi" w:cstheme="majorBidi"/>
          <w:color w:val="202122"/>
          <w:sz w:val="20"/>
          <w:szCs w:val="20"/>
          <w:shd w:val="clear" w:color="auto" w:fill="FFFFFF"/>
        </w:rPr>
        <w:t xml:space="preserve">m </w:t>
      </w:r>
      <w:r w:rsidRPr="003752F7">
        <w:rPr>
          <w:rFonts w:asciiTheme="majorBidi" w:hAnsiTheme="majorBidi" w:cstheme="majorBidi"/>
          <w:sz w:val="20"/>
          <w:szCs w:val="20"/>
        </w:rPr>
        <w:t>‘Alī’s grandson</w:t>
      </w:r>
      <w:r w:rsidR="00F42025" w:rsidRPr="003752F7">
        <w:rPr>
          <w:rFonts w:asciiTheme="majorBidi" w:hAnsiTheme="majorBidi" w:cstheme="majorBidi"/>
          <w:sz w:val="20"/>
          <w:szCs w:val="20"/>
        </w:rPr>
        <w:t>. Consequently, Zayd ibn ‘Umar</w:t>
      </w:r>
      <w:r w:rsidR="00B01B12" w:rsidRPr="003752F7">
        <w:rPr>
          <w:rFonts w:asciiTheme="majorBidi" w:hAnsiTheme="majorBidi" w:cstheme="majorBidi"/>
          <w:sz w:val="20"/>
          <w:szCs w:val="20"/>
        </w:rPr>
        <w:t xml:space="preserve"> is known </w:t>
      </w:r>
      <w:r w:rsidR="00F42025" w:rsidRPr="003752F7">
        <w:rPr>
          <w:rFonts w:asciiTheme="majorBidi" w:hAnsiTheme="majorBidi" w:cstheme="majorBidi"/>
          <w:sz w:val="20"/>
          <w:szCs w:val="20"/>
        </w:rPr>
        <w:t>as “the Son of the two Caliphs</w:t>
      </w:r>
      <w:r w:rsidRPr="003752F7">
        <w:rPr>
          <w:rFonts w:asciiTheme="majorBidi" w:hAnsiTheme="majorBidi" w:cstheme="majorBidi"/>
          <w:sz w:val="20"/>
          <w:szCs w:val="20"/>
        </w:rPr>
        <w:t>.</w:t>
      </w:r>
      <w:r w:rsidR="00F42025" w:rsidRPr="003752F7">
        <w:rPr>
          <w:rFonts w:asciiTheme="majorBidi" w:hAnsiTheme="majorBidi" w:cstheme="majorBidi"/>
          <w:sz w:val="20"/>
          <w:szCs w:val="20"/>
        </w:rPr>
        <w:t>”</w:t>
      </w:r>
      <w:r w:rsidRPr="003752F7">
        <w:rPr>
          <w:rFonts w:asciiTheme="majorBidi" w:hAnsiTheme="majorBidi" w:cstheme="majorBidi"/>
          <w:color w:val="000000"/>
          <w:sz w:val="20"/>
          <w:szCs w:val="20"/>
        </w:rPr>
        <w:t xml:space="preserve"> Out of his immense love for ‘Umar, al-Imām‘Alī named two of his own sons through wives whom he married after </w:t>
      </w:r>
      <w:r w:rsidRPr="003752F7">
        <w:rPr>
          <w:rFonts w:asciiTheme="majorBidi" w:hAnsiTheme="majorBidi" w:cstheme="majorBidi"/>
          <w:color w:val="202122"/>
          <w:sz w:val="20"/>
          <w:szCs w:val="20"/>
          <w:shd w:val="clear" w:color="auto" w:fill="FFFFFF"/>
        </w:rPr>
        <w:t>F</w:t>
      </w:r>
      <w:r w:rsidRPr="003752F7">
        <w:rPr>
          <w:rFonts w:asciiTheme="majorBidi" w:hAnsiTheme="majorBidi" w:cstheme="majorBidi"/>
          <w:color w:val="000000"/>
          <w:sz w:val="20"/>
          <w:szCs w:val="20"/>
        </w:rPr>
        <w:t>ā</w:t>
      </w:r>
      <w:r w:rsidRPr="003752F7">
        <w:rPr>
          <w:rFonts w:asciiTheme="majorBidi" w:hAnsiTheme="majorBidi" w:cstheme="majorBidi"/>
          <w:sz w:val="20"/>
          <w:szCs w:val="20"/>
        </w:rPr>
        <w:t>ṭ</w:t>
      </w:r>
      <w:r w:rsidRPr="003752F7">
        <w:rPr>
          <w:rFonts w:asciiTheme="majorBidi" w:hAnsiTheme="majorBidi" w:cstheme="majorBidi"/>
          <w:color w:val="202122"/>
          <w:sz w:val="20"/>
          <w:szCs w:val="20"/>
          <w:shd w:val="clear" w:color="auto" w:fill="FFFFFF"/>
        </w:rPr>
        <w:t>ima</w:t>
      </w:r>
      <w:r w:rsidRPr="003752F7">
        <w:rPr>
          <w:rFonts w:asciiTheme="majorBidi" w:hAnsiTheme="majorBidi" w:cstheme="majorBidi"/>
          <w:color w:val="000000"/>
          <w:sz w:val="20"/>
          <w:szCs w:val="20"/>
        </w:rPr>
        <w:t>’s early passing ‘Umar al-Akbar (‘Umar the elder)</w:t>
      </w:r>
      <w:r w:rsidR="00F42025" w:rsidRPr="003752F7">
        <w:rPr>
          <w:rFonts w:asciiTheme="majorBidi" w:hAnsiTheme="majorBidi" w:cstheme="majorBidi"/>
          <w:color w:val="000000"/>
          <w:sz w:val="20"/>
          <w:szCs w:val="20"/>
        </w:rPr>
        <w:t xml:space="preserve"> (d. 60/680)</w:t>
      </w:r>
      <w:r w:rsidRPr="003752F7">
        <w:rPr>
          <w:rFonts w:asciiTheme="majorBidi" w:hAnsiTheme="majorBidi" w:cstheme="majorBidi"/>
          <w:color w:val="000000"/>
          <w:sz w:val="20"/>
          <w:szCs w:val="20"/>
        </w:rPr>
        <w:t xml:space="preserve"> and ‘Umar al-A</w:t>
      </w:r>
      <w:r w:rsidRPr="003752F7">
        <w:rPr>
          <w:rFonts w:asciiTheme="majorBidi" w:hAnsiTheme="majorBidi" w:cstheme="majorBidi"/>
          <w:sz w:val="20"/>
          <w:szCs w:val="20"/>
        </w:rPr>
        <w:t>ṣghar (‘Umar the younger)</w:t>
      </w:r>
      <w:r w:rsidR="00F42025" w:rsidRPr="003752F7">
        <w:rPr>
          <w:rFonts w:asciiTheme="majorBidi" w:hAnsiTheme="majorBidi" w:cstheme="majorBidi"/>
          <w:sz w:val="20"/>
          <w:szCs w:val="20"/>
        </w:rPr>
        <w:t xml:space="preserve"> </w:t>
      </w:r>
      <w:r w:rsidR="00F42025" w:rsidRPr="003752F7">
        <w:rPr>
          <w:rFonts w:asciiTheme="majorBidi" w:hAnsiTheme="majorBidi" w:cstheme="majorBidi"/>
          <w:color w:val="000000"/>
          <w:sz w:val="20"/>
          <w:szCs w:val="20"/>
        </w:rPr>
        <w:t>(d. 60/680)</w:t>
      </w:r>
      <w:r w:rsidRPr="003752F7">
        <w:rPr>
          <w:rFonts w:asciiTheme="majorBidi" w:hAnsiTheme="majorBidi" w:cstheme="majorBidi"/>
          <w:sz w:val="20"/>
          <w:szCs w:val="20"/>
        </w:rPr>
        <w:t>.</w:t>
      </w:r>
      <w:r w:rsidRPr="003752F7">
        <w:rPr>
          <w:rFonts w:asciiTheme="majorBidi" w:hAnsiTheme="majorBidi" w:cstheme="majorBidi"/>
          <w:color w:val="000000"/>
          <w:sz w:val="20"/>
          <w:szCs w:val="20"/>
        </w:rPr>
        <w:t xml:space="preserve"> It is authentically transmitted in </w:t>
      </w:r>
      <w:r w:rsidRPr="003752F7">
        <w:rPr>
          <w:rFonts w:asciiTheme="majorBidi" w:hAnsiTheme="majorBidi" w:cstheme="majorBidi"/>
          <w:sz w:val="20"/>
          <w:szCs w:val="20"/>
        </w:rPr>
        <w:t>al-Bukhārī</w:t>
      </w:r>
      <w:r w:rsidRPr="003752F7">
        <w:rPr>
          <w:rFonts w:asciiTheme="majorBidi" w:hAnsiTheme="majorBidi" w:cstheme="majorBidi"/>
          <w:color w:val="000000"/>
          <w:sz w:val="20"/>
          <w:szCs w:val="20"/>
        </w:rPr>
        <w:t xml:space="preserve"> and Muslim that al-Imām ‘Alī stood at the Caliph ‘Umar’s beside after he was fatally stabbed and was on the verge of death. ‘Alī kept invoking God to have mercy upon ‘Umar. Then, after drawing near to ‘Umar’s side, he said to the Caliph: “You have not left anyone behind whom I would rather meet God having done the kinds of deeds that he did than yourself. By the oath of God, I had certain conviction that God would put you back in the company of your two companions [the Prophet and Ab</w:t>
      </w:r>
      <w:r w:rsidRPr="003752F7">
        <w:rPr>
          <w:rFonts w:asciiTheme="majorBidi" w:hAnsiTheme="majorBidi" w:cstheme="majorBidi"/>
          <w:sz w:val="20"/>
          <w:szCs w:val="20"/>
        </w:rPr>
        <w:t>ū</w:t>
      </w:r>
      <w:r w:rsidRPr="003752F7">
        <w:rPr>
          <w:rFonts w:asciiTheme="majorBidi" w:hAnsiTheme="majorBidi" w:cstheme="majorBidi"/>
          <w:color w:val="000000"/>
          <w:sz w:val="20"/>
          <w:szCs w:val="20"/>
        </w:rPr>
        <w:t xml:space="preserve"> Bakr]. I was thinking [to myself] how much I would hear the Prophet say: ‘I went, me, Ab</w:t>
      </w:r>
      <w:r w:rsidRPr="003752F7">
        <w:rPr>
          <w:rFonts w:asciiTheme="majorBidi" w:hAnsiTheme="majorBidi" w:cstheme="majorBidi"/>
          <w:sz w:val="20"/>
          <w:szCs w:val="20"/>
        </w:rPr>
        <w:t>ū</w:t>
      </w:r>
      <w:r w:rsidRPr="003752F7">
        <w:rPr>
          <w:rFonts w:asciiTheme="majorBidi" w:hAnsiTheme="majorBidi" w:cstheme="majorBidi"/>
          <w:color w:val="000000"/>
          <w:sz w:val="20"/>
          <w:szCs w:val="20"/>
        </w:rPr>
        <w:t xml:space="preserve"> Bakr, and ‘Umar.’ ‘I came in, me, Ab</w:t>
      </w:r>
      <w:r w:rsidRPr="003752F7">
        <w:rPr>
          <w:rFonts w:asciiTheme="majorBidi" w:hAnsiTheme="majorBidi" w:cstheme="majorBidi"/>
          <w:sz w:val="20"/>
          <w:szCs w:val="20"/>
        </w:rPr>
        <w:t>ū</w:t>
      </w:r>
      <w:r w:rsidRPr="003752F7">
        <w:rPr>
          <w:rFonts w:asciiTheme="majorBidi" w:hAnsiTheme="majorBidi" w:cstheme="majorBidi"/>
          <w:color w:val="000000"/>
          <w:sz w:val="20"/>
          <w:szCs w:val="20"/>
        </w:rPr>
        <w:t xml:space="preserve"> Bakr, and ‘Umar.’ ‘I came out, me, Ab</w:t>
      </w:r>
      <w:r w:rsidRPr="003752F7">
        <w:rPr>
          <w:rFonts w:asciiTheme="majorBidi" w:hAnsiTheme="majorBidi" w:cstheme="majorBidi"/>
          <w:sz w:val="20"/>
          <w:szCs w:val="20"/>
        </w:rPr>
        <w:t>ū</w:t>
      </w:r>
      <w:r w:rsidRPr="003752F7">
        <w:rPr>
          <w:rFonts w:asciiTheme="majorBidi" w:hAnsiTheme="majorBidi" w:cstheme="majorBidi"/>
          <w:color w:val="000000"/>
          <w:sz w:val="20"/>
          <w:szCs w:val="20"/>
        </w:rPr>
        <w:t xml:space="preserve"> Bakr, and ‘Umar.’” Indeed, God did realize the truth of al-Imām ‘Alī’s conviction by giving ‘Umar the supreme honor of being buried next to the Prophet and his Companion Ab</w:t>
      </w:r>
      <w:r w:rsidRPr="003752F7">
        <w:rPr>
          <w:rFonts w:asciiTheme="majorBidi" w:hAnsiTheme="majorBidi" w:cstheme="majorBidi"/>
          <w:sz w:val="20"/>
          <w:szCs w:val="20"/>
        </w:rPr>
        <w:t>ū</w:t>
      </w:r>
      <w:r w:rsidRPr="003752F7">
        <w:rPr>
          <w:rFonts w:asciiTheme="majorBidi" w:hAnsiTheme="majorBidi" w:cstheme="majorBidi"/>
          <w:color w:val="000000"/>
          <w:sz w:val="20"/>
          <w:szCs w:val="20"/>
        </w:rPr>
        <w:t xml:space="preserve"> Bakr in the Prophet’s mosque in Medina. Al-Imām ‘Alī ranks among the most knowledgeable of all non-Prophetic human beings (</w:t>
      </w:r>
      <w:r w:rsidRPr="003752F7">
        <w:rPr>
          <w:rFonts w:asciiTheme="majorBidi" w:hAnsiTheme="majorBidi" w:cstheme="majorBidi"/>
          <w:i/>
          <w:iCs/>
          <w:color w:val="000000"/>
          <w:sz w:val="20"/>
          <w:szCs w:val="20"/>
        </w:rPr>
        <w:t>ghazīr al-‘ilm</w:t>
      </w:r>
      <w:r w:rsidRPr="003752F7">
        <w:rPr>
          <w:rFonts w:asciiTheme="majorBidi" w:hAnsiTheme="majorBidi" w:cstheme="majorBidi"/>
          <w:color w:val="000000"/>
          <w:sz w:val="20"/>
          <w:szCs w:val="20"/>
        </w:rPr>
        <w:t xml:space="preserve">) who ever lived. The Prophet stated: “I am the city of knowledge, and ‘Alī is its gate.” Al-Imām ‘Alī was also lion-like in courage, powerful in battle, and adamant in his adherence to the truth. Yet he was extremely modest and had infinite compassion upon the people during the four or five years of his Caliphate prior to his assassination.  </w:t>
      </w:r>
    </w:p>
  </w:footnote>
  <w:footnote w:id="99">
    <w:p w14:paraId="7072EA8F" w14:textId="77777777" w:rsidR="00E86172" w:rsidRPr="003752F7" w:rsidRDefault="00E86172" w:rsidP="00E86172">
      <w:pPr>
        <w:pStyle w:val="FootnoteText"/>
      </w:pPr>
      <w:r w:rsidRPr="003752F7">
        <w:rPr>
          <w:rStyle w:val="FootnoteReference"/>
        </w:rPr>
        <w:footnoteRef/>
      </w:r>
      <w:r w:rsidRPr="003752F7">
        <w:t xml:space="preserve"> Although this proverbial wisdom is transmitted with different wordings from the second and fourth Rightly-Guided Caliphs, ‘Umar and ‘Al</w:t>
      </w:r>
      <w:r w:rsidRPr="003752F7">
        <w:rPr>
          <w:color w:val="000000"/>
        </w:rPr>
        <w:t xml:space="preserve">ī, </w:t>
      </w:r>
      <w:r w:rsidRPr="003752F7">
        <w:t>it is also attributed to several other prominent early and later Muslim figures.</w:t>
      </w:r>
    </w:p>
  </w:footnote>
  <w:footnote w:id="100">
    <w:p w14:paraId="039D63DE" w14:textId="62885DDF" w:rsidR="00E86172" w:rsidRPr="003752F7" w:rsidRDefault="00E86172" w:rsidP="00E86172">
      <w:pPr>
        <w:pStyle w:val="FootnoteText"/>
        <w:rPr>
          <w:rFonts w:eastAsiaTheme="minorEastAsia"/>
          <w:color w:val="000000"/>
        </w:rPr>
      </w:pPr>
      <w:r w:rsidRPr="003752F7">
        <w:rPr>
          <w:rStyle w:val="FootnoteReference"/>
        </w:rPr>
        <w:footnoteRef/>
      </w:r>
      <w:r w:rsidRPr="003752F7">
        <w:t xml:space="preserve"> </w:t>
      </w:r>
      <w:r w:rsidR="00E0078B" w:rsidRPr="003752F7">
        <w:rPr>
          <w:rFonts w:eastAsiaTheme="minorEastAsia"/>
          <w:b/>
          <w:bCs/>
          <w:color w:val="000000"/>
        </w:rPr>
        <w:t>T</w:t>
      </w:r>
      <w:r w:rsidRPr="003752F7">
        <w:rPr>
          <w:rFonts w:eastAsiaTheme="minorEastAsia"/>
          <w:b/>
          <w:bCs/>
          <w:color w:val="000000"/>
        </w:rPr>
        <w:t>he</w:t>
      </w:r>
      <w:r w:rsidRPr="003752F7">
        <w:rPr>
          <w:rFonts w:eastAsiaTheme="minorEastAsia"/>
          <w:color w:val="000000"/>
        </w:rPr>
        <w:t xml:space="preserve"> </w:t>
      </w:r>
      <w:r w:rsidRPr="003752F7">
        <w:rPr>
          <w:rFonts w:eastAsiaTheme="minorEastAsia"/>
          <w:b/>
          <w:bCs/>
          <w:color w:val="000000"/>
        </w:rPr>
        <w:t>modern Bonsai Ego</w:t>
      </w:r>
      <w:r w:rsidR="00E0078B" w:rsidRPr="003752F7">
        <w:rPr>
          <w:rFonts w:eastAsiaTheme="minorEastAsia"/>
          <w:color w:val="000000"/>
        </w:rPr>
        <w:t xml:space="preserve"> </w:t>
      </w:r>
      <w:r w:rsidRPr="003752F7">
        <w:rPr>
          <w:rFonts w:eastAsiaTheme="minorEastAsia"/>
          <w:color w:val="000000"/>
        </w:rPr>
        <w:t>refer</w:t>
      </w:r>
      <w:r w:rsidR="00E0078B" w:rsidRPr="003752F7">
        <w:rPr>
          <w:rFonts w:eastAsiaTheme="minorEastAsia"/>
          <w:color w:val="000000"/>
        </w:rPr>
        <w:t>s here</w:t>
      </w:r>
      <w:r w:rsidRPr="003752F7">
        <w:rPr>
          <w:rFonts w:eastAsiaTheme="minorEastAsia"/>
          <w:color w:val="000000"/>
        </w:rPr>
        <w:t xml:space="preserve"> to the modern </w:t>
      </w:r>
      <w:r w:rsidR="002D2C3F" w:rsidRPr="003752F7">
        <w:rPr>
          <w:rFonts w:eastAsiaTheme="minorEastAsia"/>
          <w:color w:val="000000"/>
        </w:rPr>
        <w:t xml:space="preserve">therapeutic Ego, which often has </w:t>
      </w:r>
      <w:r w:rsidRPr="003752F7">
        <w:rPr>
          <w:rFonts w:eastAsiaTheme="minorEastAsia"/>
          <w:color w:val="000000"/>
        </w:rPr>
        <w:t>no objective roots, foundations, or standards for truth other than what it feels within itself</w:t>
      </w:r>
      <w:r w:rsidR="002D2C3F" w:rsidRPr="003752F7">
        <w:rPr>
          <w:rFonts w:eastAsiaTheme="minorEastAsia"/>
          <w:color w:val="000000"/>
        </w:rPr>
        <w:t xml:space="preserve"> to be true</w:t>
      </w:r>
      <w:r w:rsidRPr="003752F7">
        <w:rPr>
          <w:rFonts w:eastAsiaTheme="minorEastAsia"/>
          <w:color w:val="000000"/>
        </w:rPr>
        <w:t xml:space="preserve">. As a rule, this Ego is not only compelled to express what it feels, but it also tends to demand the full approval and validation of others. The image of the Bonsai Ego is taken from the </w:t>
      </w:r>
      <w:r w:rsidR="001E76C9" w:rsidRPr="003752F7">
        <w:rPr>
          <w:rFonts w:eastAsiaTheme="minorEastAsia"/>
          <w:color w:val="000000"/>
        </w:rPr>
        <w:t xml:space="preserve">Japanese </w:t>
      </w:r>
      <w:r w:rsidRPr="003752F7">
        <w:rPr>
          <w:rFonts w:eastAsiaTheme="minorEastAsia"/>
          <w:color w:val="000000"/>
        </w:rPr>
        <w:t>bonsai ornamental tree or shrub. The expression “bonsai” comes from the Japanese</w:t>
      </w:r>
      <w:r w:rsidR="001E76C9" w:rsidRPr="003752F7">
        <w:rPr>
          <w:rFonts w:eastAsiaTheme="minorEastAsia"/>
          <w:color w:val="000000"/>
        </w:rPr>
        <w:t xml:space="preserve"> words</w:t>
      </w:r>
      <w:r w:rsidRPr="003752F7">
        <w:rPr>
          <w:rFonts w:eastAsiaTheme="minorEastAsia"/>
          <w:color w:val="000000"/>
        </w:rPr>
        <w:t xml:space="preserve"> “</w:t>
      </w:r>
      <w:r w:rsidR="001E76C9" w:rsidRPr="003752F7">
        <w:rPr>
          <w:rFonts w:eastAsiaTheme="minorEastAsia"/>
          <w:color w:val="000000"/>
        </w:rPr>
        <w:t>t</w:t>
      </w:r>
      <w:r w:rsidRPr="003752F7">
        <w:rPr>
          <w:rFonts w:eastAsiaTheme="minorEastAsia"/>
          <w:color w:val="000000"/>
        </w:rPr>
        <w:t>ray” (</w:t>
      </w:r>
      <w:r w:rsidRPr="003752F7">
        <w:rPr>
          <w:rFonts w:eastAsiaTheme="minorEastAsia"/>
          <w:i/>
          <w:iCs/>
          <w:color w:val="000000"/>
        </w:rPr>
        <w:t>bon</w:t>
      </w:r>
      <w:r w:rsidRPr="003752F7">
        <w:rPr>
          <w:rFonts w:eastAsiaTheme="minorEastAsia"/>
          <w:color w:val="000000"/>
        </w:rPr>
        <w:t>) added to “planting” (</w:t>
      </w:r>
      <w:r w:rsidRPr="003752F7">
        <w:rPr>
          <w:rFonts w:eastAsiaTheme="minorEastAsia"/>
          <w:i/>
          <w:iCs/>
          <w:color w:val="000000"/>
        </w:rPr>
        <w:t>sai</w:t>
      </w:r>
      <w:r w:rsidRPr="003752F7">
        <w:rPr>
          <w:rFonts w:eastAsiaTheme="minorEastAsia"/>
          <w:color w:val="000000"/>
        </w:rPr>
        <w:t xml:space="preserve">). Because bonsai plants are grown in shallow trays, they cannot develop deep roots. Thus, they are artificially prevented from attaining their normal size or strength. Because </w:t>
      </w:r>
      <w:r w:rsidR="006B1AD1" w:rsidRPr="003752F7">
        <w:rPr>
          <w:rFonts w:eastAsiaTheme="minorEastAsia"/>
          <w:color w:val="000000"/>
        </w:rPr>
        <w:t>the modern Bonsai Ego</w:t>
      </w:r>
      <w:r w:rsidRPr="003752F7">
        <w:rPr>
          <w:rFonts w:eastAsiaTheme="minorEastAsia"/>
          <w:color w:val="000000"/>
        </w:rPr>
        <w:t xml:space="preserve"> lacks meaning and depth, </w:t>
      </w:r>
      <w:r w:rsidR="006B1AD1" w:rsidRPr="003752F7">
        <w:rPr>
          <w:rFonts w:eastAsiaTheme="minorEastAsia"/>
          <w:color w:val="000000"/>
        </w:rPr>
        <w:t xml:space="preserve">it </w:t>
      </w:r>
      <w:r w:rsidRPr="003752F7">
        <w:rPr>
          <w:rFonts w:eastAsiaTheme="minorEastAsia"/>
          <w:color w:val="000000"/>
        </w:rPr>
        <w:t xml:space="preserve">tends to be shallow and superficial and is rarely </w:t>
      </w:r>
      <w:r w:rsidR="006B1AD1" w:rsidRPr="003752F7">
        <w:rPr>
          <w:rFonts w:eastAsiaTheme="minorEastAsia"/>
          <w:color w:val="000000"/>
        </w:rPr>
        <w:t xml:space="preserve">capable of </w:t>
      </w:r>
      <w:r w:rsidRPr="003752F7">
        <w:rPr>
          <w:rFonts w:eastAsiaTheme="minorEastAsia"/>
          <w:color w:val="000000"/>
        </w:rPr>
        <w:t>withstand</w:t>
      </w:r>
      <w:r w:rsidR="006B1AD1" w:rsidRPr="003752F7">
        <w:rPr>
          <w:rFonts w:eastAsiaTheme="minorEastAsia"/>
          <w:color w:val="000000"/>
        </w:rPr>
        <w:t>ing</w:t>
      </w:r>
      <w:r w:rsidRPr="003752F7">
        <w:rPr>
          <w:rFonts w:eastAsiaTheme="minorEastAsia"/>
          <w:color w:val="000000"/>
        </w:rPr>
        <w:t xml:space="preserve"> severe tests and trials. Consequently, the modern Bonsai Ego is also a “therapeutic Ego,” which tends to stand in constant need of psychological therapy, although such psychotherapy is rarely able to cure it of its weaknesses or enable it to gain true meaning or put down deep roots. Consequently, the modern Ego often lives permanently on the abyss of insecurity, depression, and even suicide. Because it is fundamentally illusory in nature, the modern Bonsai Ego tends to be super-sensitive. For its strongly held convictions about itself and objective reality have little or no foundation in sound thought, morality, or shared human communal wisdom. During the course of the twentieth and twenty-first centuries, a defensive “culture” was developed around the Bonsai Ego that insists that it regard every act of outside criticism</w:t>
      </w:r>
      <w:r w:rsidRPr="003752F7">
        <w:t>—</w:t>
      </w:r>
      <w:r w:rsidRPr="003752F7">
        <w:rPr>
          <w:rFonts w:eastAsiaTheme="minorEastAsia"/>
          <w:color w:val="000000"/>
        </w:rPr>
        <w:t>as valid or invalid as it may be</w:t>
      </w:r>
      <w:r w:rsidRPr="003752F7">
        <w:t>—</w:t>
      </w:r>
      <w:r w:rsidRPr="003752F7">
        <w:rPr>
          <w:rFonts w:eastAsiaTheme="minorEastAsia"/>
          <w:color w:val="000000"/>
        </w:rPr>
        <w:t>as an act of political oppression and potential violence. This modern Self-Emotive Ego is profoundly unnatural and seems unprecedented in human cultural history. Although the modern Bonsai Ego has developed in the West as the result of a complex number of stages over a period of more than two centuries, its earliest appearance may be seen as going back to at least to the time of the highly influential French Swiss writer Jean-Jacques Rousseau (d. 1192/1778), who was a literary leader of the movement of French Romanticism. Rousseau exemplified this modern Ego in his personal life, and, in his writings, he helped to formulate the paradigm of a revolutionary self-expressive Ego that only finds its “truth” in its most profound inner feelings and its “truthfulness” in their outward expression of them, as unconventional and controversial as they may be.</w:t>
      </w:r>
    </w:p>
  </w:footnote>
  <w:footnote w:id="101">
    <w:p w14:paraId="22E9954D" w14:textId="0B636F7C" w:rsidR="00CB1C1D" w:rsidRPr="003752F7" w:rsidRDefault="00CB1C1D">
      <w:pPr>
        <w:pStyle w:val="FootnoteText"/>
      </w:pPr>
      <w:r w:rsidRPr="003752F7">
        <w:rPr>
          <w:rStyle w:val="FootnoteReference"/>
        </w:rPr>
        <w:footnoteRef/>
      </w:r>
      <w:r w:rsidRPr="003752F7">
        <w:t xml:space="preserve"> </w:t>
      </w:r>
      <w:r w:rsidR="003B7F5F" w:rsidRPr="003752F7">
        <w:rPr>
          <w:b/>
          <w:bCs/>
        </w:rPr>
        <w:t>Edmund Burke</w:t>
      </w:r>
      <w:r w:rsidR="003B7F5F" w:rsidRPr="003752F7">
        <w:rPr>
          <w:b/>
          <w:bCs/>
          <w:color w:val="202122"/>
        </w:rPr>
        <w:t xml:space="preserve"> </w:t>
      </w:r>
      <w:r w:rsidR="003B7F5F" w:rsidRPr="003752F7">
        <w:rPr>
          <w:color w:val="202122"/>
        </w:rPr>
        <w:t xml:space="preserve">(d. </w:t>
      </w:r>
      <w:r w:rsidR="00AD33A2" w:rsidRPr="003752F7">
        <w:rPr>
          <w:color w:val="202122"/>
        </w:rPr>
        <w:t>1212/</w:t>
      </w:r>
      <w:r w:rsidR="003B7F5F" w:rsidRPr="003752F7">
        <w:rPr>
          <w:color w:val="202122"/>
        </w:rPr>
        <w:t>1797) was an Anglo-Irish Philosopher and Statesman, who was born in Dublin</w:t>
      </w:r>
      <w:r w:rsidR="00856AA8" w:rsidRPr="003752F7">
        <w:rPr>
          <w:color w:val="202122"/>
        </w:rPr>
        <w:t>, Ireland</w:t>
      </w:r>
      <w:r w:rsidR="003B7F5F" w:rsidRPr="003752F7">
        <w:rPr>
          <w:color w:val="202122"/>
        </w:rPr>
        <w:t xml:space="preserve"> but spent most of his life in Great Britain. </w:t>
      </w:r>
      <w:r w:rsidR="00856AA8" w:rsidRPr="003752F7">
        <w:rPr>
          <w:color w:val="202122"/>
        </w:rPr>
        <w:t>Burke</w:t>
      </w:r>
      <w:r w:rsidR="003B7F5F" w:rsidRPr="003752F7">
        <w:rPr>
          <w:color w:val="202122"/>
        </w:rPr>
        <w:t xml:space="preserve"> is widely regarded</w:t>
      </w:r>
      <w:r w:rsidR="00856AA8" w:rsidRPr="003752F7">
        <w:rPr>
          <w:color w:val="202122"/>
        </w:rPr>
        <w:t xml:space="preserve"> today</w:t>
      </w:r>
      <w:r w:rsidR="003B7F5F" w:rsidRPr="003752F7">
        <w:rPr>
          <w:color w:val="202122"/>
        </w:rPr>
        <w:t xml:space="preserve"> as the founder of Philosophical Conservatism, although he was praised by liberals and conservatives alike until the fourteenth/twentieth century. Burke was </w:t>
      </w:r>
      <w:r w:rsidR="00856AA8" w:rsidRPr="003752F7">
        <w:rPr>
          <w:color w:val="202122"/>
        </w:rPr>
        <w:t xml:space="preserve">clearly a </w:t>
      </w:r>
      <w:r w:rsidR="003B7F5F" w:rsidRPr="003752F7">
        <w:rPr>
          <w:color w:val="202122"/>
        </w:rPr>
        <w:t>proponent of the Traditional values, virtues, and modes of conduct</w:t>
      </w:r>
      <w:r w:rsidR="00856AA8" w:rsidRPr="003752F7">
        <w:rPr>
          <w:color w:val="202122"/>
        </w:rPr>
        <w:t>, which—in his belief—</w:t>
      </w:r>
      <w:r w:rsidR="00A627E9" w:rsidRPr="003752F7">
        <w:rPr>
          <w:color w:val="202122"/>
        </w:rPr>
        <w:t xml:space="preserve"> upheld the social order and served to </w:t>
      </w:r>
      <w:r w:rsidR="00856AA8" w:rsidRPr="003752F7">
        <w:rPr>
          <w:color w:val="202122"/>
        </w:rPr>
        <w:t>guarantee freedom</w:t>
      </w:r>
      <w:r w:rsidR="00A627E9" w:rsidRPr="003752F7">
        <w:rPr>
          <w:color w:val="202122"/>
        </w:rPr>
        <w:t>. He</w:t>
      </w:r>
      <w:r w:rsidR="003B7F5F" w:rsidRPr="003752F7">
        <w:rPr>
          <w:color w:val="202122"/>
        </w:rPr>
        <w:t xml:space="preserve"> emphasi</w:t>
      </w:r>
      <w:r w:rsidR="00A627E9" w:rsidRPr="003752F7">
        <w:rPr>
          <w:color w:val="202122"/>
        </w:rPr>
        <w:t>zed the importance of</w:t>
      </w:r>
      <w:r w:rsidR="003B7F5F" w:rsidRPr="003752F7">
        <w:rPr>
          <w:color w:val="202122"/>
        </w:rPr>
        <w:t xml:space="preserve"> established religious </w:t>
      </w:r>
      <w:r w:rsidR="001959F7" w:rsidRPr="003752F7">
        <w:rPr>
          <w:color w:val="202122"/>
        </w:rPr>
        <w:t xml:space="preserve">and State </w:t>
      </w:r>
      <w:r w:rsidR="003B7F5F" w:rsidRPr="003752F7">
        <w:rPr>
          <w:color w:val="202122"/>
        </w:rPr>
        <w:t xml:space="preserve">institutions. In his </w:t>
      </w:r>
      <w:r w:rsidR="003B7F5F" w:rsidRPr="003752F7">
        <w:rPr>
          <w:i/>
          <w:iCs/>
          <w:color w:val="202122"/>
        </w:rPr>
        <w:t>Reflections on the Revolution in France</w:t>
      </w:r>
      <w:r w:rsidR="003B7F5F" w:rsidRPr="003752F7">
        <w:rPr>
          <w:color w:val="202122"/>
        </w:rPr>
        <w:t xml:space="preserve">, which was written in </w:t>
      </w:r>
      <w:r w:rsidR="00856AA8" w:rsidRPr="003752F7">
        <w:rPr>
          <w:color w:val="202122"/>
        </w:rPr>
        <w:t>1204/</w:t>
      </w:r>
      <w:r w:rsidR="003B7F5F" w:rsidRPr="003752F7">
        <w:rPr>
          <w:color w:val="202122"/>
        </w:rPr>
        <w:t xml:space="preserve">1790, Burke condemned the revolution’s excesses, which he believed were destroying the </w:t>
      </w:r>
      <w:r w:rsidR="001959F7" w:rsidRPr="003752F7">
        <w:rPr>
          <w:color w:val="202122"/>
        </w:rPr>
        <w:t xml:space="preserve">very </w:t>
      </w:r>
      <w:r w:rsidR="003B7F5F" w:rsidRPr="003752F7">
        <w:rPr>
          <w:color w:val="202122"/>
        </w:rPr>
        <w:t>fabric of good and moral</w:t>
      </w:r>
      <w:r w:rsidR="001959F7" w:rsidRPr="003752F7">
        <w:rPr>
          <w:color w:val="202122"/>
        </w:rPr>
        <w:t xml:space="preserve">ity that had once informed </w:t>
      </w:r>
      <w:r w:rsidR="003B7F5F" w:rsidRPr="003752F7">
        <w:rPr>
          <w:color w:val="202122"/>
        </w:rPr>
        <w:t>French society</w:t>
      </w:r>
      <w:r w:rsidR="001959F7" w:rsidRPr="003752F7">
        <w:rPr>
          <w:color w:val="202122"/>
        </w:rPr>
        <w:t xml:space="preserve"> and made it distinctive.</w:t>
      </w:r>
    </w:p>
  </w:footnote>
  <w:footnote w:id="102">
    <w:p w14:paraId="480CEF20" w14:textId="2BA6C754" w:rsidR="00E86172" w:rsidRPr="003752F7" w:rsidRDefault="00E86172" w:rsidP="00E86172">
      <w:pPr>
        <w:rPr>
          <w:rFonts w:asciiTheme="majorBidi" w:hAnsiTheme="majorBidi" w:cstheme="majorBidi"/>
          <w:sz w:val="20"/>
          <w:szCs w:val="20"/>
        </w:rPr>
      </w:pPr>
      <w:r w:rsidRPr="003752F7">
        <w:rPr>
          <w:rStyle w:val="FootnoteReference"/>
          <w:rFonts w:asciiTheme="majorBidi" w:eastAsiaTheme="majorEastAsia"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Al-Imām Ibrāhīm</w:t>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 xml:space="preserve">al-Bayjūrī </w:t>
      </w:r>
      <w:r w:rsidRPr="003752F7">
        <w:rPr>
          <w:rFonts w:asciiTheme="majorBidi" w:hAnsiTheme="majorBidi" w:cstheme="majorBidi"/>
          <w:sz w:val="20"/>
          <w:szCs w:val="20"/>
        </w:rPr>
        <w:t>(d. 1276/1860)</w:t>
      </w:r>
      <w:r w:rsidRPr="003752F7">
        <w:rPr>
          <w:rFonts w:asciiTheme="majorBidi" w:hAnsiTheme="majorBidi" w:cstheme="majorBidi"/>
          <w:b/>
          <w:bCs/>
          <w:sz w:val="20"/>
          <w:szCs w:val="20"/>
        </w:rPr>
        <w:t xml:space="preserve"> </w:t>
      </w:r>
      <w:r w:rsidRPr="003752F7">
        <w:rPr>
          <w:rFonts w:asciiTheme="majorBidi" w:hAnsiTheme="majorBidi" w:cstheme="majorBidi"/>
          <w:sz w:val="20"/>
          <w:szCs w:val="20"/>
        </w:rPr>
        <w:t>or, more fully, Al-Imām Ibrāhīm ibn Muḥammad</w:t>
      </w:r>
      <w:r w:rsidRPr="003752F7">
        <w:rPr>
          <w:rFonts w:asciiTheme="majorBidi" w:hAnsiTheme="majorBidi" w:cstheme="majorBidi"/>
          <w:color w:val="1A1A1A"/>
          <w:sz w:val="20"/>
          <w:szCs w:val="20"/>
        </w:rPr>
        <w:t xml:space="preserve"> ibn A</w:t>
      </w:r>
      <w:r w:rsidRPr="003752F7">
        <w:rPr>
          <w:rFonts w:asciiTheme="majorBidi" w:hAnsiTheme="majorBidi" w:cstheme="majorBidi"/>
          <w:color w:val="000000"/>
          <w:sz w:val="20"/>
          <w:szCs w:val="20"/>
        </w:rPr>
        <w:t>ḥ</w:t>
      </w:r>
      <w:r w:rsidRPr="003752F7">
        <w:rPr>
          <w:rFonts w:asciiTheme="majorBidi" w:hAnsiTheme="majorBidi" w:cstheme="majorBidi"/>
          <w:color w:val="1A1A1A"/>
          <w:sz w:val="20"/>
          <w:szCs w:val="20"/>
        </w:rPr>
        <w:t>mad</w:t>
      </w:r>
      <w:r w:rsidRPr="003752F7">
        <w:rPr>
          <w:rFonts w:asciiTheme="majorBidi" w:hAnsiTheme="majorBidi" w:cstheme="majorBidi"/>
          <w:sz w:val="20"/>
          <w:szCs w:val="20"/>
        </w:rPr>
        <w:t xml:space="preserve"> al-Bayjūrī or al-Bājūrī, hailed from Egypt and ranks among the </w:t>
      </w:r>
      <w:r w:rsidRPr="003752F7">
        <w:rPr>
          <w:rFonts w:asciiTheme="majorBidi" w:hAnsiTheme="majorBidi" w:cstheme="majorBidi"/>
          <w:color w:val="222222"/>
          <w:sz w:val="20"/>
          <w:szCs w:val="20"/>
          <w:shd w:val="clear" w:color="auto" w:fill="FFFFFF"/>
        </w:rPr>
        <w:t xml:space="preserve">foremost </w:t>
      </w:r>
      <w:r w:rsidR="00386D25" w:rsidRPr="003752F7">
        <w:rPr>
          <w:rFonts w:asciiTheme="majorBidi" w:hAnsiTheme="majorBidi" w:cstheme="majorBidi"/>
          <w:color w:val="222222"/>
          <w:sz w:val="20"/>
          <w:szCs w:val="20"/>
          <w:shd w:val="clear" w:color="auto" w:fill="FFFFFF"/>
        </w:rPr>
        <w:t>Scholars of Divinity</w:t>
      </w:r>
      <w:r w:rsidRPr="003752F7">
        <w:rPr>
          <w:rFonts w:asciiTheme="majorBidi" w:hAnsiTheme="majorBidi" w:cstheme="majorBidi"/>
          <w:color w:val="222222"/>
          <w:sz w:val="20"/>
          <w:szCs w:val="20"/>
          <w:shd w:val="clear" w:color="auto" w:fill="FFFFFF"/>
        </w:rPr>
        <w:t xml:space="preserve"> and</w:t>
      </w:r>
      <w:r w:rsidR="00386D25" w:rsidRPr="003752F7">
        <w:rPr>
          <w:rFonts w:asciiTheme="majorBidi" w:hAnsiTheme="majorBidi" w:cstheme="majorBidi"/>
          <w:color w:val="222222"/>
          <w:sz w:val="20"/>
          <w:szCs w:val="20"/>
          <w:shd w:val="clear" w:color="auto" w:fill="FFFFFF"/>
        </w:rPr>
        <w:t xml:space="preserve"> the</w:t>
      </w:r>
      <w:r w:rsidRPr="003752F7">
        <w:rPr>
          <w:rFonts w:asciiTheme="majorBidi" w:hAnsiTheme="majorBidi" w:cstheme="majorBidi"/>
          <w:color w:val="222222"/>
          <w:sz w:val="20"/>
          <w:szCs w:val="20"/>
          <w:shd w:val="clear" w:color="auto" w:fill="FFFFFF"/>
        </w:rPr>
        <w:t xml:space="preserve"> </w:t>
      </w:r>
      <w:r w:rsidRPr="003752F7">
        <w:rPr>
          <w:rFonts w:asciiTheme="majorBidi" w:hAnsiTheme="majorBidi" w:cstheme="majorBidi"/>
          <w:i/>
          <w:iCs/>
          <w:sz w:val="20"/>
          <w:szCs w:val="20"/>
        </w:rPr>
        <w:t>Sharī‘a</w:t>
      </w:r>
      <w:r w:rsidRPr="003752F7">
        <w:rPr>
          <w:rFonts w:asciiTheme="majorBidi" w:hAnsiTheme="majorBidi" w:cstheme="majorBidi"/>
          <w:color w:val="222222"/>
          <w:sz w:val="20"/>
          <w:szCs w:val="20"/>
          <w:shd w:val="clear" w:color="auto" w:fill="FFFFFF"/>
        </w:rPr>
        <w:t xml:space="preserve"> </w:t>
      </w:r>
      <w:r w:rsidR="00386D25" w:rsidRPr="003752F7">
        <w:rPr>
          <w:rFonts w:asciiTheme="majorBidi" w:hAnsiTheme="majorBidi" w:cstheme="majorBidi"/>
          <w:color w:val="1A1A1A"/>
          <w:sz w:val="20"/>
          <w:szCs w:val="20"/>
        </w:rPr>
        <w:t>in</w:t>
      </w:r>
      <w:r w:rsidRPr="003752F7">
        <w:rPr>
          <w:rFonts w:asciiTheme="majorBidi" w:hAnsiTheme="majorBidi" w:cstheme="majorBidi"/>
          <w:color w:val="1A1A1A"/>
          <w:sz w:val="20"/>
          <w:szCs w:val="20"/>
        </w:rPr>
        <w:t xml:space="preserve"> thirteenth/nineteenth-century Egypt</w:t>
      </w:r>
      <w:r w:rsidRPr="003752F7">
        <w:rPr>
          <w:rFonts w:asciiTheme="majorBidi" w:hAnsiTheme="majorBidi" w:cstheme="majorBidi"/>
          <w:color w:val="222222"/>
          <w:sz w:val="20"/>
          <w:szCs w:val="20"/>
          <w:shd w:val="clear" w:color="auto" w:fill="FFFFFF"/>
        </w:rPr>
        <w:t xml:space="preserve">. He wrote more than twenty works and commentaries on the Divine Science, </w:t>
      </w:r>
      <w:r w:rsidR="00F47920" w:rsidRPr="003752F7">
        <w:rPr>
          <w:rFonts w:asciiTheme="majorBidi" w:hAnsiTheme="majorBidi" w:cstheme="majorBidi"/>
          <w:color w:val="222222"/>
          <w:sz w:val="20"/>
          <w:szCs w:val="20"/>
          <w:shd w:val="clear" w:color="auto" w:fill="FFFFFF"/>
        </w:rPr>
        <w:t>J</w:t>
      </w:r>
      <w:r w:rsidRPr="003752F7">
        <w:rPr>
          <w:rFonts w:asciiTheme="majorBidi" w:hAnsiTheme="majorBidi" w:cstheme="majorBidi"/>
          <w:color w:val="222222"/>
          <w:sz w:val="20"/>
          <w:szCs w:val="20"/>
          <w:shd w:val="clear" w:color="auto" w:fill="FFFFFF"/>
        </w:rPr>
        <w:t xml:space="preserve">urisprudence, </w:t>
      </w:r>
      <w:r w:rsidR="00F47920" w:rsidRPr="003752F7">
        <w:rPr>
          <w:rFonts w:asciiTheme="majorBidi" w:hAnsiTheme="majorBidi" w:cstheme="majorBidi"/>
          <w:color w:val="222222"/>
          <w:sz w:val="20"/>
          <w:szCs w:val="20"/>
          <w:shd w:val="clear" w:color="auto" w:fill="FFFFFF"/>
        </w:rPr>
        <w:t>L</w:t>
      </w:r>
      <w:r w:rsidRPr="003752F7">
        <w:rPr>
          <w:rFonts w:asciiTheme="majorBidi" w:hAnsiTheme="majorBidi" w:cstheme="majorBidi"/>
          <w:color w:val="222222"/>
          <w:sz w:val="20"/>
          <w:szCs w:val="20"/>
          <w:shd w:val="clear" w:color="auto" w:fill="FFFFFF"/>
        </w:rPr>
        <w:t>ogic, and Arabic philology, placing him among the notable</w:t>
      </w:r>
      <w:r w:rsidRPr="003752F7">
        <w:rPr>
          <w:rFonts w:asciiTheme="majorBidi" w:hAnsiTheme="majorBidi" w:cstheme="majorBidi"/>
          <w:color w:val="1A1A1A"/>
          <w:sz w:val="20"/>
          <w:szCs w:val="20"/>
        </w:rPr>
        <w:t xml:space="preserve"> </w:t>
      </w:r>
      <w:r w:rsidR="00F47920" w:rsidRPr="003752F7">
        <w:rPr>
          <w:rFonts w:asciiTheme="majorBidi" w:hAnsiTheme="majorBidi" w:cstheme="majorBidi"/>
          <w:color w:val="1A1A1A"/>
          <w:sz w:val="20"/>
          <w:szCs w:val="20"/>
        </w:rPr>
        <w:t xml:space="preserve">religious </w:t>
      </w:r>
      <w:r w:rsidRPr="003752F7">
        <w:rPr>
          <w:rFonts w:asciiTheme="majorBidi" w:hAnsiTheme="majorBidi" w:cstheme="majorBidi"/>
          <w:color w:val="1A1A1A"/>
          <w:sz w:val="20"/>
          <w:szCs w:val="20"/>
        </w:rPr>
        <w:t>Scholars of the Islamic Tradition, especially in the Western Ash‘ar</w:t>
      </w:r>
      <w:r w:rsidRPr="003752F7">
        <w:rPr>
          <w:rFonts w:asciiTheme="majorBidi" w:hAnsiTheme="majorBidi" w:cstheme="majorBidi"/>
          <w:sz w:val="20"/>
          <w:szCs w:val="20"/>
        </w:rPr>
        <w:t>ī School. He died and was buried in Cairo.</w:t>
      </w:r>
    </w:p>
  </w:footnote>
  <w:footnote w:id="103">
    <w:p w14:paraId="333E704C" w14:textId="73CDA2E5" w:rsidR="00E86172" w:rsidRPr="003752F7" w:rsidRDefault="00E86172" w:rsidP="0029731B">
      <w:pPr>
        <w:pStyle w:val="FootnoteText"/>
      </w:pPr>
      <w:r w:rsidRPr="003752F7">
        <w:rPr>
          <w:rStyle w:val="FootnoteReference"/>
        </w:rPr>
        <w:footnoteRef/>
      </w:r>
      <w:r w:rsidR="0029731B" w:rsidRPr="003752F7">
        <w:t xml:space="preserve"> </w:t>
      </w:r>
      <w:r w:rsidRPr="003752F7">
        <w:t xml:space="preserve">Recommended introductions to the </w:t>
      </w:r>
      <w:r w:rsidR="00820A59" w:rsidRPr="003752F7">
        <w:t>I</w:t>
      </w:r>
      <w:r w:rsidRPr="003752F7">
        <w:t xml:space="preserve">ndividual </w:t>
      </w:r>
      <w:r w:rsidR="00820A59" w:rsidRPr="003752F7">
        <w:t>O</w:t>
      </w:r>
      <w:r w:rsidRPr="003752F7">
        <w:t>bligation (</w:t>
      </w:r>
      <w:r w:rsidR="00820A59" w:rsidRPr="003752F7">
        <w:rPr>
          <w:i/>
          <w:iCs/>
        </w:rPr>
        <w:t>F</w:t>
      </w:r>
      <w:r w:rsidRPr="003752F7">
        <w:rPr>
          <w:i/>
          <w:iCs/>
        </w:rPr>
        <w:t>arḍ al-‘</w:t>
      </w:r>
      <w:r w:rsidR="00820A59" w:rsidRPr="003752F7">
        <w:rPr>
          <w:i/>
          <w:iCs/>
        </w:rPr>
        <w:t>A</w:t>
      </w:r>
      <w:r w:rsidRPr="003752F7">
        <w:rPr>
          <w:i/>
          <w:iCs/>
        </w:rPr>
        <w:t>yn</w:t>
      </w:r>
      <w:r w:rsidRPr="003752F7">
        <w:t xml:space="preserve">) of mastering Islamic Creedal </w:t>
      </w:r>
      <w:r w:rsidR="007F0E32" w:rsidRPr="003752F7">
        <w:t>belief</w:t>
      </w:r>
      <w:r w:rsidRPr="003752F7">
        <w:t xml:space="preserve"> include works such as Hamza Yusuf, </w:t>
      </w:r>
      <w:r w:rsidRPr="003752F7">
        <w:rPr>
          <w:i/>
          <w:iCs/>
        </w:rPr>
        <w:t>The Creed of Imam al-Ṭaḥāwī: al-Aqīdah al-Ṭaḥāwiyyah</w:t>
      </w:r>
      <w:r w:rsidRPr="003752F7">
        <w:t xml:space="preserve">, (Berkeley: Zaytuna Institute, 2007); Abdur-Rahman ibn Yusuf, </w:t>
      </w:r>
      <w:r w:rsidRPr="003752F7">
        <w:rPr>
          <w:i/>
          <w:iCs/>
        </w:rPr>
        <w:t>Imām Abū Ḥanīfa’s Al-Fiqh al-Akbar Explained</w:t>
      </w:r>
      <w:r w:rsidRPr="003752F7">
        <w:t xml:space="preserve">, (Santa Barbara: White Thread Press, 2007); Nuh Ha Mim Keller, </w:t>
      </w:r>
      <w:r w:rsidRPr="003752F7">
        <w:rPr>
          <w:i/>
          <w:iCs/>
        </w:rPr>
        <w:t>Ahmad ibn Naqib al-Misri: Reliance of the Traveler: A Classic Manual of Islamic Sacred Law</w:t>
      </w:r>
      <w:r w:rsidRPr="003752F7">
        <w:t xml:space="preserve">, (Beltsville, Maryland: Amana Publications, 1991 and 1994), pp. 807-825; and Faraz A. Khan, </w:t>
      </w:r>
      <w:r w:rsidRPr="003752F7">
        <w:rPr>
          <w:i/>
          <w:iCs/>
        </w:rPr>
        <w:t xml:space="preserve">An Introduction to Islamic Theology: Imam Nūr al-Dīn al-Ṣābūnī’s </w:t>
      </w:r>
      <w:r w:rsidRPr="003752F7">
        <w:rPr>
          <w:i/>
          <w:iCs/>
          <w:u w:val="single"/>
        </w:rPr>
        <w:t>Al-Bidāyah fī uṣūl al-dīn</w:t>
      </w:r>
      <w:r w:rsidRPr="003752F7">
        <w:t>, with a Foreword by Hamza Yusuf Hanson, (Berkeley: Zaytuna College, 2020).</w:t>
      </w:r>
    </w:p>
    <w:p w14:paraId="1D046BFE" w14:textId="6C43F08B" w:rsidR="0029731B" w:rsidRPr="003752F7" w:rsidRDefault="0029731B" w:rsidP="0029731B">
      <w:pPr>
        <w:pStyle w:val="FootnoteText"/>
      </w:pPr>
      <w:r w:rsidRPr="003752F7">
        <w:t xml:space="preserve">    The following additional works </w:t>
      </w:r>
      <w:r w:rsidR="00D15108" w:rsidRPr="003752F7">
        <w:t xml:space="preserve">may </w:t>
      </w:r>
      <w:r w:rsidRPr="003752F7">
        <w:t>not</w:t>
      </w:r>
      <w:r w:rsidR="00D15108" w:rsidRPr="003752F7">
        <w:t xml:space="preserve"> all</w:t>
      </w:r>
      <w:r w:rsidRPr="003752F7">
        <w:t xml:space="preserve"> </w:t>
      </w:r>
      <w:r w:rsidR="00D15108" w:rsidRPr="003752F7">
        <w:t xml:space="preserve">be </w:t>
      </w:r>
      <w:r w:rsidRPr="003752F7">
        <w:t xml:space="preserve">Traditional presentations of the Creed as such, but they serve as useful complementary </w:t>
      </w:r>
      <w:r w:rsidR="009A07AF" w:rsidRPr="003752F7">
        <w:t xml:space="preserve">supplements to the above works and </w:t>
      </w:r>
      <w:r w:rsidR="00236FB1" w:rsidRPr="003752F7">
        <w:t>good recommendations for the reader-listener’s library: Ramon Harvey</w:t>
      </w:r>
      <w:r w:rsidR="00872370" w:rsidRPr="003752F7">
        <w:t xml:space="preserve">, </w:t>
      </w:r>
      <w:r w:rsidR="00872370" w:rsidRPr="003752F7">
        <w:rPr>
          <w:i/>
          <w:iCs/>
        </w:rPr>
        <w:t>Transcendent God, Rational World</w:t>
      </w:r>
      <w:r w:rsidR="00872370" w:rsidRPr="003752F7">
        <w:t xml:space="preserve">, (Edinburgh: Edinburgh University Press, </w:t>
      </w:r>
      <w:r w:rsidR="00B3479F" w:rsidRPr="003752F7">
        <w:t>2021</w:t>
      </w:r>
      <w:r w:rsidR="009630FA" w:rsidRPr="003752F7">
        <w:t xml:space="preserve">); Hamza Karamali, </w:t>
      </w:r>
      <w:r w:rsidR="00D15108" w:rsidRPr="003752F7">
        <w:t xml:space="preserve">Marwan Tayyan, and Justin Poe, </w:t>
      </w:r>
      <w:r w:rsidR="00D15108" w:rsidRPr="003752F7">
        <w:rPr>
          <w:i/>
          <w:iCs/>
        </w:rPr>
        <w:t>Discerning Religious Truth: A Didactic Exposition of the Logic and Epistemology of the Islamic Sciences</w:t>
      </w:r>
      <w:r w:rsidR="00D15108" w:rsidRPr="003752F7">
        <w:t>, (</w:t>
      </w:r>
      <w:r w:rsidR="00D60829" w:rsidRPr="003752F7">
        <w:t>Nottingham, England</w:t>
      </w:r>
      <w:r w:rsidR="00C74F27" w:rsidRPr="003752F7">
        <w:t>: Lockwood Press, 2025);</w:t>
      </w:r>
      <w:r w:rsidR="00921E4B" w:rsidRPr="003752F7">
        <w:t xml:space="preserve"> Sherman A. Jackson, </w:t>
      </w:r>
      <w:r w:rsidR="00921E4B" w:rsidRPr="003752F7">
        <w:rPr>
          <w:i/>
          <w:iCs/>
        </w:rPr>
        <w:t xml:space="preserve">On the Boundaries of Theological Tolerance in Islam: </w:t>
      </w:r>
      <w:r w:rsidR="006A0328" w:rsidRPr="003752F7">
        <w:rPr>
          <w:i/>
          <w:iCs/>
        </w:rPr>
        <w:t>Abū</w:t>
      </w:r>
      <w:r w:rsidR="00921E4B" w:rsidRPr="003752F7">
        <w:rPr>
          <w:i/>
          <w:iCs/>
        </w:rPr>
        <w:t xml:space="preserve"> </w:t>
      </w:r>
      <w:r w:rsidR="00CB4113" w:rsidRPr="003752F7">
        <w:rPr>
          <w:i/>
          <w:iCs/>
        </w:rPr>
        <w:t>Ḥ</w:t>
      </w:r>
      <w:r w:rsidR="006A0328" w:rsidRPr="003752F7">
        <w:rPr>
          <w:i/>
          <w:iCs/>
        </w:rPr>
        <w:t>ā</w:t>
      </w:r>
      <w:r w:rsidR="00921E4B" w:rsidRPr="003752F7">
        <w:rPr>
          <w:i/>
          <w:iCs/>
        </w:rPr>
        <w:t>mid al-Ghaz</w:t>
      </w:r>
      <w:r w:rsidR="006A0328" w:rsidRPr="003752F7">
        <w:rPr>
          <w:i/>
          <w:iCs/>
        </w:rPr>
        <w:t>ā</w:t>
      </w:r>
      <w:r w:rsidR="00921E4B" w:rsidRPr="003752F7">
        <w:rPr>
          <w:i/>
          <w:iCs/>
        </w:rPr>
        <w:t>l</w:t>
      </w:r>
      <w:r w:rsidR="00CB4113" w:rsidRPr="003752F7">
        <w:rPr>
          <w:i/>
          <w:iCs/>
        </w:rPr>
        <w:t>ī</w:t>
      </w:r>
      <w:r w:rsidR="00921E4B" w:rsidRPr="003752F7">
        <w:rPr>
          <w:i/>
          <w:iCs/>
        </w:rPr>
        <w:t>’s Fay</w:t>
      </w:r>
      <w:r w:rsidR="00FB7E82" w:rsidRPr="003752F7">
        <w:rPr>
          <w:i/>
          <w:iCs/>
        </w:rPr>
        <w:t>ṣ</w:t>
      </w:r>
      <w:r w:rsidR="00921E4B" w:rsidRPr="003752F7">
        <w:rPr>
          <w:i/>
          <w:iCs/>
        </w:rPr>
        <w:t>al al-Tafriqa</w:t>
      </w:r>
      <w:r w:rsidR="00921E4B" w:rsidRPr="003752F7">
        <w:t>, (</w:t>
      </w:r>
      <w:r w:rsidR="002E1775" w:rsidRPr="003752F7">
        <w:t xml:space="preserve">Karachi: </w:t>
      </w:r>
      <w:r w:rsidR="006A0328" w:rsidRPr="003752F7">
        <w:t>Oxford University Press</w:t>
      </w:r>
      <w:r w:rsidR="00DB73F8" w:rsidRPr="003752F7">
        <w:t>, 2002</w:t>
      </w:r>
      <w:r w:rsidR="00921E4B" w:rsidRPr="003752F7">
        <w:t>);</w:t>
      </w:r>
      <w:r w:rsidR="00CA2F01" w:rsidRPr="003752F7">
        <w:t xml:space="preserve"> </w:t>
      </w:r>
      <w:r w:rsidR="001975A6" w:rsidRPr="003752F7">
        <w:t xml:space="preserve">and </w:t>
      </w:r>
      <w:r w:rsidR="00CA2F01" w:rsidRPr="003752F7">
        <w:t xml:space="preserve">Sherman A. Jackson, </w:t>
      </w:r>
      <w:r w:rsidR="00CA2F01" w:rsidRPr="003752F7">
        <w:rPr>
          <w:i/>
          <w:iCs/>
        </w:rPr>
        <w:t>Islam and the Problem of</w:t>
      </w:r>
      <w:r w:rsidR="00921E4B" w:rsidRPr="003752F7">
        <w:rPr>
          <w:i/>
          <w:iCs/>
        </w:rPr>
        <w:t xml:space="preserve"> Black Suffering</w:t>
      </w:r>
      <w:r w:rsidR="00921E4B" w:rsidRPr="003752F7">
        <w:t xml:space="preserve"> (</w:t>
      </w:r>
      <w:r w:rsidR="00B27FC8" w:rsidRPr="003752F7">
        <w:t xml:space="preserve">New York: </w:t>
      </w:r>
      <w:r w:rsidR="001975A6" w:rsidRPr="003752F7">
        <w:t>Oxford University Press, 2009</w:t>
      </w:r>
      <w:r w:rsidR="00921E4B" w:rsidRPr="003752F7">
        <w:t>)</w:t>
      </w:r>
      <w:r w:rsidR="001975A6" w:rsidRPr="003752F7">
        <w:t>.</w:t>
      </w:r>
    </w:p>
  </w:footnote>
  <w:footnote w:id="104">
    <w:p w14:paraId="0FE5F039" w14:textId="33DC19CF" w:rsidR="00720567" w:rsidRPr="003752F7" w:rsidRDefault="00720567">
      <w:pPr>
        <w:pStyle w:val="FootnoteText"/>
      </w:pPr>
      <w:r w:rsidRPr="003752F7">
        <w:rPr>
          <w:rStyle w:val="FootnoteReference"/>
        </w:rPr>
        <w:footnoteRef/>
      </w:r>
      <w:r w:rsidRPr="003752F7">
        <w:t xml:space="preserve"> (1 Corinthians, 14:40). Carefully designed and executed Malay interior.</w:t>
      </w:r>
    </w:p>
  </w:footnote>
  <w:footnote w:id="105">
    <w:p w14:paraId="4889B859" w14:textId="77777777" w:rsidR="00E40785" w:rsidRPr="003752F7" w:rsidRDefault="00E40785" w:rsidP="00E40785">
      <w:pPr>
        <w:autoSpaceDE w:val="0"/>
        <w:autoSpaceDN w:val="0"/>
        <w:adjustRightInd w:val="0"/>
        <w:rPr>
          <w:rFonts w:eastAsiaTheme="minorEastAsia"/>
          <w:color w:val="000000"/>
          <w:sz w:val="20"/>
          <w:szCs w:val="20"/>
        </w:rPr>
      </w:pPr>
      <w:ins w:id="266" w:author="Dr Umar" w:date="2025-09-23T15:21:00Z" w16du:dateUtc="2025-09-23T06:21:00Z">
        <w:r w:rsidRPr="003752F7">
          <w:rPr>
            <w:rStyle w:val="FootnoteReference"/>
            <w:sz w:val="20"/>
            <w:szCs w:val="20"/>
          </w:rPr>
          <w:footnoteRef/>
        </w:r>
        <w:r w:rsidRPr="003752F7">
          <w:rPr>
            <w:sz w:val="20"/>
            <w:szCs w:val="20"/>
          </w:rPr>
          <w:t xml:space="preserve"> </w:t>
        </w:r>
        <w:r w:rsidRPr="003752F7">
          <w:rPr>
            <w:b/>
            <w:bCs/>
            <w:sz w:val="20"/>
            <w:szCs w:val="20"/>
          </w:rPr>
          <w:t>The Islamic Tradition</w:t>
        </w:r>
        <w:r w:rsidRPr="003752F7">
          <w:rPr>
            <w:sz w:val="20"/>
            <w:szCs w:val="20"/>
          </w:rPr>
          <w:t xml:space="preserve"> (</w:t>
        </w:r>
        <w:r w:rsidRPr="003752F7">
          <w:rPr>
            <w:i/>
            <w:iCs/>
            <w:sz w:val="20"/>
            <w:szCs w:val="20"/>
          </w:rPr>
          <w:t>al-</w:t>
        </w:r>
        <w:r w:rsidRPr="003752F7">
          <w:rPr>
            <w:i/>
            <w:iCs/>
            <w:color w:val="000000"/>
            <w:sz w:val="20"/>
            <w:szCs w:val="20"/>
          </w:rPr>
          <w:t>Irth al-Islām</w:t>
        </w:r>
        <w:r w:rsidRPr="003752F7">
          <w:rPr>
            <w:i/>
            <w:iCs/>
            <w:sz w:val="20"/>
            <w:szCs w:val="20"/>
          </w:rPr>
          <w:t>ī</w:t>
        </w:r>
        <w:r w:rsidRPr="003752F7">
          <w:rPr>
            <w:sz w:val="20"/>
            <w:szCs w:val="20"/>
          </w:rPr>
          <w:t xml:space="preserve"> or </w:t>
        </w:r>
        <w:r w:rsidRPr="003752F7">
          <w:rPr>
            <w:i/>
            <w:iCs/>
            <w:sz w:val="20"/>
            <w:szCs w:val="20"/>
          </w:rPr>
          <w:t>al-Tur</w:t>
        </w:r>
        <w:r w:rsidRPr="003752F7">
          <w:rPr>
            <w:i/>
            <w:iCs/>
            <w:color w:val="000000"/>
            <w:sz w:val="20"/>
            <w:szCs w:val="20"/>
          </w:rPr>
          <w:t>ā</w:t>
        </w:r>
        <w:r w:rsidRPr="003752F7">
          <w:rPr>
            <w:i/>
            <w:iCs/>
            <w:sz w:val="20"/>
            <w:szCs w:val="20"/>
          </w:rPr>
          <w:t>th</w:t>
        </w:r>
        <w:r w:rsidRPr="003752F7">
          <w:rPr>
            <w:i/>
            <w:iCs/>
            <w:color w:val="000000"/>
            <w:sz w:val="20"/>
            <w:szCs w:val="20"/>
          </w:rPr>
          <w:t xml:space="preserve"> al-Islām</w:t>
        </w:r>
        <w:r w:rsidRPr="003752F7">
          <w:rPr>
            <w:i/>
            <w:iCs/>
            <w:sz w:val="20"/>
            <w:szCs w:val="20"/>
          </w:rPr>
          <w:t>ī</w:t>
        </w:r>
        <w:r w:rsidRPr="003752F7">
          <w:rPr>
            <w:sz w:val="20"/>
            <w:szCs w:val="20"/>
          </w:rPr>
          <w:t xml:space="preserve">) </w:t>
        </w:r>
        <w:r w:rsidRPr="003752F7">
          <w:rPr>
            <w:rFonts w:eastAsiaTheme="minorEastAsia"/>
            <w:color w:val="000000"/>
            <w:sz w:val="20"/>
            <w:szCs w:val="20"/>
          </w:rPr>
          <w:t>conveys simultaneously a sense of transmission, authority, and fellowship, predicated upon the Qur’</w:t>
        </w:r>
        <w:r w:rsidRPr="003752F7">
          <w:rPr>
            <w:sz w:val="20"/>
            <w:szCs w:val="20"/>
          </w:rPr>
          <w:t>ā</w:t>
        </w:r>
        <w:r w:rsidRPr="003752F7">
          <w:rPr>
            <w:rFonts w:eastAsiaTheme="minorEastAsia"/>
            <w:color w:val="000000"/>
            <w:sz w:val="20"/>
            <w:szCs w:val="20"/>
          </w:rPr>
          <w:t xml:space="preserve">n, </w:t>
        </w:r>
        <w:r w:rsidRPr="003752F7">
          <w:rPr>
            <w:rFonts w:eastAsiaTheme="minorEastAsia"/>
            <w:i/>
            <w:iCs/>
            <w:color w:val="000000"/>
            <w:sz w:val="20"/>
            <w:szCs w:val="20"/>
          </w:rPr>
          <w:t>Sunna</w:t>
        </w:r>
        <w:r w:rsidRPr="003752F7">
          <w:rPr>
            <w:rFonts w:eastAsiaTheme="minorEastAsia"/>
            <w:color w:val="000000"/>
            <w:sz w:val="20"/>
            <w:szCs w:val="20"/>
          </w:rPr>
          <w:t>, and Consensus (</w:t>
        </w:r>
        <w:r w:rsidRPr="003752F7">
          <w:rPr>
            <w:rFonts w:eastAsiaTheme="minorEastAsia"/>
            <w:i/>
            <w:iCs/>
            <w:color w:val="000000"/>
            <w:sz w:val="20"/>
            <w:szCs w:val="20"/>
          </w:rPr>
          <w:t>Ijm</w:t>
        </w:r>
        <w:r w:rsidRPr="003752F7">
          <w:rPr>
            <w:i/>
            <w:iCs/>
            <w:sz w:val="20"/>
            <w:szCs w:val="20"/>
          </w:rPr>
          <w:t>ā‘</w:t>
        </w:r>
        <w:r w:rsidRPr="003752F7">
          <w:rPr>
            <w:rFonts w:eastAsiaTheme="minorEastAsia"/>
            <w:color w:val="000000"/>
            <w:sz w:val="20"/>
            <w:szCs w:val="20"/>
          </w:rPr>
          <w:t xml:space="preserve">) of the Muslim Community. “Tradition” and “Traditional” are—in the usage of many Muslims today—clumsy words that are much abused. In </w:t>
        </w:r>
        <w:r w:rsidRPr="003752F7">
          <w:rPr>
            <w:rFonts w:eastAsiaTheme="minorEastAsia"/>
            <w:i/>
            <w:iCs/>
            <w:color w:val="000000"/>
            <w:sz w:val="20"/>
            <w:szCs w:val="20"/>
          </w:rPr>
          <w:t>The First Teaching</w:t>
        </w:r>
        <w:r w:rsidRPr="003752F7">
          <w:rPr>
            <w:rFonts w:eastAsiaTheme="minorEastAsia"/>
            <w:color w:val="000000"/>
            <w:sz w:val="20"/>
            <w:szCs w:val="20"/>
          </w:rPr>
          <w:t xml:space="preserve">, </w:t>
        </w:r>
        <w:r w:rsidRPr="003752F7">
          <w:rPr>
            <w:sz w:val="20"/>
            <w:szCs w:val="20"/>
          </w:rPr>
          <w:t>“Tradition” and “</w:t>
        </w:r>
        <w:r w:rsidRPr="003752F7">
          <w:rPr>
            <w:rFonts w:eastAsiaTheme="majorEastAsia"/>
            <w:sz w:val="20"/>
            <w:szCs w:val="20"/>
          </w:rPr>
          <w:t>T</w:t>
        </w:r>
        <w:r w:rsidRPr="003752F7">
          <w:rPr>
            <w:sz w:val="20"/>
            <w:szCs w:val="20"/>
          </w:rPr>
          <w:t>raditional</w:t>
        </w:r>
        <w:r w:rsidRPr="003752F7">
          <w:rPr>
            <w:rFonts w:eastAsiaTheme="majorEastAsia"/>
            <w:sz w:val="20"/>
            <w:szCs w:val="20"/>
          </w:rPr>
          <w:t>,</w:t>
        </w:r>
        <w:r w:rsidRPr="003752F7">
          <w:rPr>
            <w:sz w:val="20"/>
            <w:szCs w:val="20"/>
          </w:rPr>
          <w:t>”</w:t>
        </w:r>
        <w:r w:rsidRPr="003752F7">
          <w:rPr>
            <w:rFonts w:eastAsiaTheme="majorEastAsia"/>
            <w:sz w:val="20"/>
            <w:szCs w:val="20"/>
          </w:rPr>
          <w:t xml:space="preserve"> which are written with “capitals,”</w:t>
        </w:r>
        <w:r w:rsidRPr="003752F7">
          <w:rPr>
            <w:sz w:val="20"/>
            <w:szCs w:val="20"/>
          </w:rPr>
          <w:t xml:space="preserve"> are not merely terms of historiography</w:t>
        </w:r>
        <w:r w:rsidRPr="003752F7">
          <w:rPr>
            <w:rFonts w:eastAsiaTheme="majorEastAsia"/>
            <w:sz w:val="20"/>
            <w:szCs w:val="20"/>
          </w:rPr>
          <w:t>, nor is t</w:t>
        </w:r>
        <w:r w:rsidRPr="003752F7">
          <w:rPr>
            <w:rFonts w:eastAsiaTheme="minorEastAsia"/>
            <w:color w:val="000000"/>
            <w:sz w:val="20"/>
            <w:szCs w:val="20"/>
          </w:rPr>
          <w:t>heir significance is just “diachronic”—conerned with how things have developed historically—or “synchronic”—concerned with things at particular periods. The Book values these terms highly and seeks to use them carefully with the aim of signifying the proper transmission and understanding of an Islamic Intellectual and social order founded on sound Ontological and Cosmological Principles. This  “Traditional” Islamic order necessarily premised itself upon the foundations of an agreed-upon Obligatory Creed (</w:t>
        </w:r>
        <w:r w:rsidRPr="003752F7">
          <w:rPr>
            <w:rFonts w:eastAsiaTheme="minorEastAsia"/>
            <w:i/>
            <w:iCs/>
            <w:color w:val="000000"/>
            <w:sz w:val="20"/>
            <w:szCs w:val="20"/>
          </w:rPr>
          <w:t>‘Aqīda</w:t>
        </w:r>
        <w:r w:rsidRPr="003752F7">
          <w:rPr>
            <w:rFonts w:eastAsiaTheme="minorEastAsia"/>
            <w:color w:val="000000"/>
            <w:sz w:val="20"/>
            <w:szCs w:val="20"/>
          </w:rPr>
          <w:t xml:space="preserve">) established by recognized Scholars of </w:t>
        </w:r>
        <w:r w:rsidRPr="003752F7">
          <w:rPr>
            <w:rFonts w:eastAsiaTheme="minorEastAsia"/>
            <w:i/>
            <w:iCs/>
            <w:color w:val="000000"/>
            <w:sz w:val="20"/>
            <w:szCs w:val="20"/>
          </w:rPr>
          <w:t>Ahl-al-Sunna wa al-Jamā‘a</w:t>
        </w:r>
        <w:r w:rsidRPr="003752F7">
          <w:rPr>
            <w:rFonts w:eastAsiaTheme="minorEastAsia"/>
            <w:color w:val="000000"/>
            <w:sz w:val="20"/>
            <w:szCs w:val="20"/>
          </w:rPr>
          <w:t xml:space="preserve"> </w:t>
        </w:r>
        <w:r w:rsidRPr="003752F7">
          <w:rPr>
            <w:color w:val="000000"/>
            <w:sz w:val="20"/>
            <w:szCs w:val="20"/>
          </w:rPr>
          <w:t xml:space="preserve">(the People of the Prophetic Way and the Mainstream Consensus) </w:t>
        </w:r>
        <w:r w:rsidRPr="003752F7">
          <w:rPr>
            <w:rFonts w:eastAsiaTheme="minorEastAsia"/>
            <w:color w:val="000000"/>
            <w:sz w:val="20"/>
            <w:szCs w:val="20"/>
          </w:rPr>
          <w:t>on the basis of Divine Revelation. The Ontological and Cosmological dimensions of the Tradition imply the conviction that Man is a Microcosm who reflects the World in himself, while the Macrocosm and all Existent Things in it stand in a kinship relationship with Man and are Divinely and Hierarchically posited in accord with Divine Knowledge and permeated with profound Divine meaning. In this tenor, “Tradition” refers to the authoritative dissemination of beliefs, teachings, principles, precepts, values, and customs from one generation to another but with special sanction</w:t>
        </w:r>
        <w:r w:rsidRPr="003752F7">
          <w:rPr>
            <w:sz w:val="20"/>
            <w:szCs w:val="20"/>
          </w:rPr>
          <w:t>—</w:t>
        </w:r>
        <w:r w:rsidRPr="003752F7">
          <w:rPr>
            <w:rFonts w:eastAsiaTheme="minorEastAsia"/>
            <w:color w:val="000000"/>
            <w:sz w:val="20"/>
            <w:szCs w:val="20"/>
          </w:rPr>
          <w:t xml:space="preserve">often regarded as Divine but not necessarily based upon explicit Revelation. Because of its implicit association with fellowship, the very notion of Tradition in Islam implies the essential elements of continuity and community, without which compelling modes of religious conviction and practice cannot survive. </w:t>
        </w:r>
        <w:r w:rsidRPr="003752F7">
          <w:rPr>
            <w:sz w:val="20"/>
            <w:szCs w:val="20"/>
          </w:rPr>
          <w:t xml:space="preserve">The expression “Islamic Tradition” is widely championed today by many Muslims who tend to call themselves “Traditional.” However, the term itself is rarely ever defined and seldom fully understood. </w:t>
        </w:r>
        <w:r w:rsidRPr="003752F7">
          <w:rPr>
            <w:rFonts w:eastAsiaTheme="minorEastAsia"/>
            <w:color w:val="000000"/>
            <w:sz w:val="20"/>
            <w:szCs w:val="20"/>
          </w:rPr>
          <w:t xml:space="preserve">Our English word “tradition” comes from the Latin </w:t>
        </w:r>
        <w:r w:rsidRPr="003752F7">
          <w:rPr>
            <w:rFonts w:eastAsiaTheme="minorEastAsia"/>
            <w:i/>
            <w:iCs/>
            <w:color w:val="000000"/>
            <w:sz w:val="20"/>
            <w:szCs w:val="20"/>
          </w:rPr>
          <w:t>traditio</w:t>
        </w:r>
        <w:r w:rsidRPr="003752F7">
          <w:rPr>
            <w:rFonts w:eastAsiaTheme="minorEastAsia"/>
            <w:color w:val="000000"/>
            <w:sz w:val="20"/>
            <w:szCs w:val="20"/>
          </w:rPr>
          <w:t>, which simultaneously conveys a sense of transmission, authority, and fellowship. As such, “tradition” refers to the authoritative transmission of beliefs, values, customs, and similar matters from one generation to another but with special sanction</w:t>
        </w:r>
        <w:r w:rsidRPr="003752F7">
          <w:rPr>
            <w:sz w:val="20"/>
            <w:szCs w:val="20"/>
          </w:rPr>
          <w:t>—</w:t>
        </w:r>
        <w:r w:rsidRPr="003752F7">
          <w:rPr>
            <w:rFonts w:eastAsiaTheme="minorEastAsia"/>
            <w:color w:val="000000"/>
            <w:sz w:val="20"/>
            <w:szCs w:val="20"/>
          </w:rPr>
          <w:t xml:space="preserve">often regarded as Divine but not necessarily based on explicit Revelation. Moreover, the transmission process implied in the Latin verb </w:t>
        </w:r>
        <w:r w:rsidRPr="003752F7">
          <w:rPr>
            <w:rFonts w:eastAsiaTheme="minorEastAsia"/>
            <w:i/>
            <w:iCs/>
            <w:color w:val="000000"/>
            <w:sz w:val="20"/>
            <w:szCs w:val="20"/>
          </w:rPr>
          <w:t>tr</w:t>
        </w:r>
        <w:r w:rsidRPr="003752F7">
          <w:rPr>
            <w:i/>
            <w:iCs/>
            <w:sz w:val="20"/>
            <w:szCs w:val="20"/>
          </w:rPr>
          <w:t>ā</w:t>
        </w:r>
        <w:r w:rsidRPr="003752F7">
          <w:rPr>
            <w:rFonts w:eastAsiaTheme="minorEastAsia"/>
            <w:i/>
            <w:iCs/>
            <w:color w:val="000000"/>
            <w:sz w:val="20"/>
            <w:szCs w:val="20"/>
          </w:rPr>
          <w:t xml:space="preserve">dere </w:t>
        </w:r>
        <w:r w:rsidRPr="003752F7">
          <w:rPr>
            <w:rFonts w:eastAsiaTheme="minorEastAsia"/>
            <w:color w:val="000000"/>
            <w:sz w:val="20"/>
            <w:szCs w:val="20"/>
          </w:rPr>
          <w:t>(“to hand down”) suggests that there is a fellowship between the person who “hands down” and the one “who receives.” Such Traditional material is meant generally to provide the foundations, structures, orientations, and refinements of a given society on the basis of the religion and culture to which they pertain. The Islamic Tradition clearly combines direct transmission, revered authority, and fellowship, all of which are essential to the proper comprehension of the word.</w:t>
        </w:r>
      </w:ins>
    </w:p>
  </w:footnote>
  <w:footnote w:id="106">
    <w:p w14:paraId="7D66ECFF" w14:textId="34C3B748" w:rsidR="00E86172" w:rsidRPr="003752F7" w:rsidRDefault="00E86172" w:rsidP="008C27E8">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000000"/>
          <w:sz w:val="20"/>
          <w:szCs w:val="20"/>
        </w:rPr>
        <w:t>Al-Imām Muslim</w:t>
      </w:r>
      <w:r w:rsidR="0058195C" w:rsidRPr="003752F7">
        <w:rPr>
          <w:rFonts w:asciiTheme="majorBidi" w:hAnsiTheme="majorBidi" w:cstheme="majorBidi"/>
          <w:b/>
          <w:bCs/>
          <w:color w:val="000000"/>
          <w:sz w:val="20"/>
          <w:szCs w:val="20"/>
        </w:rPr>
        <w:t xml:space="preserve"> </w:t>
      </w:r>
      <w:r w:rsidR="0058195C" w:rsidRPr="003752F7">
        <w:rPr>
          <w:rFonts w:asciiTheme="majorBidi" w:hAnsiTheme="majorBidi" w:cstheme="majorBidi"/>
          <w:color w:val="202122"/>
          <w:sz w:val="20"/>
          <w:szCs w:val="20"/>
        </w:rPr>
        <w:t xml:space="preserve">(d. 261/875) or, more fully, </w:t>
      </w:r>
      <w:r w:rsidR="0058195C" w:rsidRPr="003752F7">
        <w:rPr>
          <w:rFonts w:asciiTheme="majorBidi" w:hAnsiTheme="majorBidi" w:cstheme="majorBidi"/>
          <w:color w:val="000000"/>
          <w:sz w:val="20"/>
          <w:szCs w:val="20"/>
        </w:rPr>
        <w:t>al-Imām Muslim</w:t>
      </w:r>
      <w:r w:rsidRPr="003752F7">
        <w:rPr>
          <w:rFonts w:asciiTheme="majorBidi" w:hAnsiTheme="majorBidi" w:cstheme="majorBidi"/>
          <w:color w:val="000000"/>
          <w:sz w:val="20"/>
          <w:szCs w:val="20"/>
        </w:rPr>
        <w:t xml:space="preserve"> ibn al-Ḥajjāj ibn Muslim ibn Ward ibn Kaw</w:t>
      </w:r>
      <w:r w:rsidRPr="003752F7">
        <w:rPr>
          <w:rFonts w:asciiTheme="majorBidi" w:hAnsiTheme="majorBidi" w:cstheme="majorBidi"/>
          <w:color w:val="202122"/>
          <w:sz w:val="20"/>
          <w:szCs w:val="20"/>
        </w:rPr>
        <w:t xml:space="preserve">shādh hailed from the Eastern Persian city of Nisapur in the ‘Abbāsid province of Khorasan. He ranks among the greatest and most illustrious of all Islamic scholars of </w:t>
      </w:r>
      <w:r w:rsidRPr="003752F7">
        <w:rPr>
          <w:rFonts w:asciiTheme="majorBidi" w:hAnsiTheme="majorBidi" w:cstheme="majorBidi"/>
          <w:i/>
          <w:iCs/>
          <w:sz w:val="20"/>
          <w:szCs w:val="20"/>
        </w:rPr>
        <w:t>Ḥadīth</w:t>
      </w:r>
      <w:r w:rsidRPr="003752F7">
        <w:rPr>
          <w:rFonts w:asciiTheme="majorBidi" w:hAnsiTheme="majorBidi" w:cstheme="majorBidi"/>
          <w:sz w:val="20"/>
          <w:szCs w:val="20"/>
        </w:rPr>
        <w:t xml:space="preserve"> in Islamic history. His meticulous </w:t>
      </w:r>
      <w:r w:rsidRPr="003752F7">
        <w:rPr>
          <w:rFonts w:asciiTheme="majorBidi" w:hAnsiTheme="majorBidi" w:cstheme="majorBidi"/>
          <w:i/>
          <w:iCs/>
          <w:sz w:val="20"/>
          <w:szCs w:val="20"/>
        </w:rPr>
        <w:t>Ḥadīth</w:t>
      </w:r>
      <w:r w:rsidRPr="003752F7">
        <w:rPr>
          <w:rFonts w:asciiTheme="majorBidi" w:hAnsiTheme="majorBidi" w:cstheme="majorBidi"/>
          <w:sz w:val="20"/>
          <w:szCs w:val="20"/>
        </w:rPr>
        <w:t xml:space="preserve"> collection, </w:t>
      </w:r>
      <w:r w:rsidRPr="003752F7">
        <w:rPr>
          <w:rFonts w:asciiTheme="majorBidi" w:hAnsiTheme="majorBidi" w:cstheme="majorBidi"/>
          <w:i/>
          <w:iCs/>
          <w:sz w:val="20"/>
          <w:szCs w:val="20"/>
        </w:rPr>
        <w:t>Ṣaḥīḥ Muslim</w:t>
      </w:r>
      <w:r w:rsidRPr="003752F7">
        <w:rPr>
          <w:rStyle w:val="apple-converted-space"/>
          <w:rFonts w:asciiTheme="majorBidi" w:hAnsiTheme="majorBidi" w:cstheme="majorBidi"/>
          <w:color w:val="202122"/>
          <w:sz w:val="20"/>
          <w:szCs w:val="20"/>
        </w:rPr>
        <w:t> (</w:t>
      </w:r>
      <w:r w:rsidRPr="003752F7">
        <w:rPr>
          <w:rStyle w:val="apple-converted-space"/>
          <w:rFonts w:asciiTheme="majorBidi" w:hAnsiTheme="majorBidi" w:cstheme="majorBidi"/>
          <w:i/>
          <w:iCs/>
          <w:color w:val="202122"/>
          <w:sz w:val="20"/>
          <w:szCs w:val="20"/>
        </w:rPr>
        <w:t xml:space="preserve">Muslim’s </w:t>
      </w:r>
      <w:r w:rsidR="00931636" w:rsidRPr="003752F7">
        <w:rPr>
          <w:rStyle w:val="apple-converted-space"/>
          <w:rFonts w:asciiTheme="majorBidi" w:hAnsiTheme="majorBidi" w:cstheme="majorBidi"/>
          <w:color w:val="202122"/>
          <w:sz w:val="20"/>
          <w:szCs w:val="20"/>
        </w:rPr>
        <w:t>[</w:t>
      </w:r>
      <w:r w:rsidRPr="003752F7">
        <w:rPr>
          <w:rStyle w:val="apple-converted-space"/>
          <w:rFonts w:asciiTheme="majorBidi" w:hAnsiTheme="majorBidi" w:cstheme="majorBidi"/>
          <w:i/>
          <w:iCs/>
          <w:color w:val="202122"/>
          <w:sz w:val="20"/>
          <w:szCs w:val="20"/>
        </w:rPr>
        <w:t>Compilation</w:t>
      </w:r>
      <w:r w:rsidR="00931636" w:rsidRPr="003752F7">
        <w:rPr>
          <w:rStyle w:val="apple-converted-space"/>
          <w:rFonts w:asciiTheme="majorBidi" w:hAnsiTheme="majorBidi" w:cstheme="majorBidi"/>
          <w:color w:val="202122"/>
          <w:sz w:val="20"/>
          <w:szCs w:val="20"/>
        </w:rPr>
        <w:t xml:space="preserve">] of </w:t>
      </w:r>
      <w:r w:rsidR="00931636" w:rsidRPr="003752F7">
        <w:rPr>
          <w:rStyle w:val="apple-converted-space"/>
          <w:rFonts w:asciiTheme="majorBidi" w:hAnsiTheme="majorBidi" w:cstheme="majorBidi"/>
          <w:i/>
          <w:iCs/>
          <w:color w:val="202122"/>
          <w:sz w:val="20"/>
          <w:szCs w:val="20"/>
        </w:rPr>
        <w:t xml:space="preserve">Authentic </w:t>
      </w:r>
      <w:r w:rsidR="00931636" w:rsidRPr="003752F7">
        <w:rPr>
          <w:rStyle w:val="apple-converted-space"/>
          <w:rFonts w:asciiTheme="majorBidi" w:hAnsiTheme="majorBidi" w:cstheme="majorBidi"/>
          <w:color w:val="202122"/>
          <w:sz w:val="20"/>
          <w:szCs w:val="20"/>
        </w:rPr>
        <w:t>[</w:t>
      </w:r>
      <w:r w:rsidR="00931636" w:rsidRPr="003752F7">
        <w:rPr>
          <w:rFonts w:asciiTheme="majorBidi" w:hAnsiTheme="majorBidi" w:cstheme="majorBidi"/>
          <w:i/>
          <w:iCs/>
          <w:sz w:val="20"/>
          <w:szCs w:val="20"/>
        </w:rPr>
        <w:t>Ḥadīth</w:t>
      </w:r>
      <w:r w:rsidR="00931636" w:rsidRPr="003752F7">
        <w:rPr>
          <w:rStyle w:val="apple-converted-space"/>
          <w:rFonts w:asciiTheme="majorBidi" w:hAnsiTheme="majorBidi" w:cstheme="majorBidi"/>
          <w:color w:val="202122"/>
          <w:sz w:val="20"/>
          <w:szCs w:val="20"/>
        </w:rPr>
        <w:t xml:space="preserve"> Transmissions]</w:t>
      </w:r>
      <w:r w:rsidRPr="003752F7">
        <w:rPr>
          <w:rStyle w:val="apple-converted-space"/>
          <w:rFonts w:asciiTheme="majorBidi" w:hAnsiTheme="majorBidi" w:cstheme="majorBidi"/>
          <w:color w:val="202122"/>
          <w:sz w:val="20"/>
          <w:szCs w:val="20"/>
        </w:rPr>
        <w:t xml:space="preserve">), </w:t>
      </w:r>
      <w:r w:rsidRPr="003752F7">
        <w:rPr>
          <w:rFonts w:asciiTheme="majorBidi" w:hAnsiTheme="majorBidi" w:cstheme="majorBidi"/>
          <w:color w:val="202122"/>
          <w:sz w:val="20"/>
          <w:szCs w:val="20"/>
          <w:shd w:val="clear" w:color="auto" w:fill="FFFFFF"/>
        </w:rPr>
        <w:t xml:space="preserve">stands out for all time among the most reliable of all compilations of Prophetic sayings. In terms of its </w:t>
      </w:r>
      <w:r w:rsidR="00B02EDA" w:rsidRPr="003752F7">
        <w:rPr>
          <w:rFonts w:asciiTheme="majorBidi" w:hAnsiTheme="majorBidi" w:cstheme="majorBidi"/>
          <w:color w:val="202122"/>
          <w:sz w:val="20"/>
          <w:szCs w:val="20"/>
          <w:shd w:val="clear" w:color="auto" w:fill="FFFFFF"/>
        </w:rPr>
        <w:t>careful topical</w:t>
      </w:r>
      <w:r w:rsidRPr="003752F7">
        <w:rPr>
          <w:rFonts w:asciiTheme="majorBidi" w:hAnsiTheme="majorBidi" w:cstheme="majorBidi"/>
          <w:color w:val="202122"/>
          <w:sz w:val="20"/>
          <w:szCs w:val="20"/>
          <w:shd w:val="clear" w:color="auto" w:fill="FFFFFF"/>
        </w:rPr>
        <w:t xml:space="preserve"> organization and its historical reliability, </w:t>
      </w:r>
      <w:r w:rsidRPr="003752F7">
        <w:rPr>
          <w:rFonts w:asciiTheme="majorBidi" w:hAnsiTheme="majorBidi" w:cstheme="majorBidi"/>
          <w:i/>
          <w:iCs/>
          <w:sz w:val="20"/>
          <w:szCs w:val="20"/>
        </w:rPr>
        <w:t xml:space="preserve">Ṣaḥīḥ Muslim </w:t>
      </w:r>
      <w:r w:rsidRPr="003752F7">
        <w:rPr>
          <w:rFonts w:asciiTheme="majorBidi" w:hAnsiTheme="majorBidi" w:cstheme="majorBidi"/>
          <w:sz w:val="20"/>
          <w:szCs w:val="20"/>
        </w:rPr>
        <w:t>is</w:t>
      </w:r>
      <w:r w:rsidRPr="003752F7">
        <w:rPr>
          <w:rFonts w:asciiTheme="majorBidi" w:hAnsiTheme="majorBidi" w:cstheme="majorBidi"/>
          <w:color w:val="202122"/>
          <w:sz w:val="20"/>
          <w:szCs w:val="20"/>
          <w:shd w:val="clear" w:color="auto" w:fill="FFFFFF"/>
        </w:rPr>
        <w:t xml:space="preserve"> matched only by</w:t>
      </w:r>
      <w:r w:rsidR="0072539B" w:rsidRPr="003752F7">
        <w:rPr>
          <w:rFonts w:asciiTheme="majorBidi" w:hAnsiTheme="majorBidi" w:cstheme="majorBidi"/>
          <w:sz w:val="20"/>
          <w:szCs w:val="20"/>
        </w:rPr>
        <w:t xml:space="preserve"> </w:t>
      </w:r>
      <w:r w:rsidRPr="003752F7">
        <w:rPr>
          <w:rFonts w:asciiTheme="majorBidi" w:hAnsiTheme="majorBidi" w:cstheme="majorBidi"/>
          <w:i/>
          <w:iCs/>
          <w:sz w:val="20"/>
          <w:szCs w:val="20"/>
        </w:rPr>
        <w:t>Ṣaḥīḥ</w:t>
      </w:r>
      <w:r w:rsidRPr="003752F7">
        <w:rPr>
          <w:rFonts w:asciiTheme="majorBidi" w:hAnsiTheme="majorBidi" w:cstheme="majorBidi"/>
          <w:sz w:val="20"/>
          <w:szCs w:val="20"/>
        </w:rPr>
        <w:t xml:space="preserve"> </w:t>
      </w:r>
      <w:r w:rsidRPr="003752F7">
        <w:rPr>
          <w:rFonts w:asciiTheme="majorBidi" w:hAnsiTheme="majorBidi" w:cstheme="majorBidi"/>
          <w:i/>
          <w:iCs/>
          <w:sz w:val="20"/>
          <w:szCs w:val="20"/>
        </w:rPr>
        <w:t>al-Bukhārī</w:t>
      </w:r>
      <w:r w:rsidRPr="003752F7">
        <w:rPr>
          <w:rFonts w:asciiTheme="majorBidi" w:hAnsiTheme="majorBidi" w:cstheme="majorBidi"/>
          <w:color w:val="202122"/>
          <w:sz w:val="20"/>
          <w:szCs w:val="20"/>
          <w:shd w:val="clear" w:color="auto" w:fill="FFFFFF"/>
        </w:rPr>
        <w:t xml:space="preserve"> </w:t>
      </w:r>
      <w:r w:rsidR="0072539B" w:rsidRPr="003752F7">
        <w:rPr>
          <w:rFonts w:asciiTheme="majorBidi" w:hAnsiTheme="majorBidi" w:cstheme="majorBidi"/>
          <w:color w:val="202122"/>
          <w:sz w:val="20"/>
          <w:szCs w:val="20"/>
          <w:shd w:val="clear" w:color="auto" w:fill="FFFFFF"/>
        </w:rPr>
        <w:t xml:space="preserve">of </w:t>
      </w:r>
      <w:r w:rsidR="0072539B" w:rsidRPr="003752F7">
        <w:rPr>
          <w:rFonts w:asciiTheme="majorBidi" w:hAnsiTheme="majorBidi" w:cstheme="majorBidi"/>
          <w:sz w:val="20"/>
          <w:szCs w:val="20"/>
        </w:rPr>
        <w:t xml:space="preserve">al-Imām </w:t>
      </w:r>
      <w:r w:rsidR="006E505D" w:rsidRPr="003752F7">
        <w:rPr>
          <w:rFonts w:asciiTheme="majorBidi" w:hAnsiTheme="majorBidi" w:cstheme="majorBidi"/>
          <w:sz w:val="20"/>
          <w:szCs w:val="20"/>
        </w:rPr>
        <w:t>al-Imām al-Bukhārī</w:t>
      </w:r>
      <w:r w:rsidR="0072539B" w:rsidRPr="003752F7">
        <w:rPr>
          <w:rFonts w:asciiTheme="majorBidi" w:hAnsiTheme="majorBidi" w:cstheme="majorBidi"/>
          <w:color w:val="202122"/>
          <w:sz w:val="20"/>
          <w:szCs w:val="20"/>
          <w:shd w:val="clear" w:color="auto" w:fill="FFFFFF"/>
        </w:rPr>
        <w:t xml:space="preserve"> </w:t>
      </w:r>
      <w:r w:rsidR="008C27E8" w:rsidRPr="003752F7">
        <w:rPr>
          <w:sz w:val="20"/>
          <w:szCs w:val="20"/>
        </w:rPr>
        <w:t>(d. 256/870)</w:t>
      </w:r>
      <w:r w:rsidR="0072539B" w:rsidRPr="003752F7">
        <w:rPr>
          <w:rFonts w:asciiTheme="majorBidi" w:hAnsiTheme="majorBidi" w:cstheme="majorBidi"/>
          <w:color w:val="202122"/>
          <w:sz w:val="20"/>
          <w:szCs w:val="20"/>
          <w:shd w:val="clear" w:color="auto" w:fill="FFFFFF"/>
        </w:rPr>
        <w:t xml:space="preserve"> </w:t>
      </w:r>
      <w:r w:rsidRPr="003752F7">
        <w:rPr>
          <w:rFonts w:asciiTheme="majorBidi" w:hAnsiTheme="majorBidi" w:cstheme="majorBidi"/>
          <w:color w:val="202122"/>
          <w:sz w:val="20"/>
          <w:szCs w:val="20"/>
          <w:shd w:val="clear" w:color="auto" w:fill="FFFFFF"/>
        </w:rPr>
        <w:t xml:space="preserve">and the </w:t>
      </w:r>
      <w:r w:rsidRPr="003752F7">
        <w:rPr>
          <w:rFonts w:asciiTheme="majorBidi" w:hAnsiTheme="majorBidi" w:cstheme="majorBidi"/>
          <w:i/>
          <w:iCs/>
          <w:color w:val="202122"/>
          <w:sz w:val="20"/>
          <w:szCs w:val="20"/>
          <w:shd w:val="clear" w:color="auto" w:fill="FFFFFF"/>
        </w:rPr>
        <w:t>Muwa</w:t>
      </w:r>
      <w:r w:rsidRPr="003752F7">
        <w:rPr>
          <w:rFonts w:asciiTheme="majorBidi" w:hAnsiTheme="majorBidi" w:cstheme="majorBidi"/>
          <w:i/>
          <w:iCs/>
          <w:sz w:val="20"/>
          <w:szCs w:val="20"/>
        </w:rPr>
        <w:t xml:space="preserve">ṭṭa’ </w:t>
      </w:r>
      <w:r w:rsidRPr="003752F7">
        <w:rPr>
          <w:rFonts w:asciiTheme="majorBidi" w:hAnsiTheme="majorBidi" w:cstheme="majorBidi"/>
          <w:sz w:val="20"/>
          <w:szCs w:val="20"/>
        </w:rPr>
        <w:t>of</w:t>
      </w:r>
      <w:r w:rsidRPr="003752F7">
        <w:rPr>
          <w:rFonts w:asciiTheme="majorBidi" w:hAnsiTheme="majorBidi" w:cstheme="majorBidi"/>
          <w:color w:val="000000"/>
          <w:sz w:val="20"/>
          <w:szCs w:val="20"/>
        </w:rPr>
        <w:t xml:space="preserve"> al-Imām M</w:t>
      </w:r>
      <w:r w:rsidRPr="003752F7">
        <w:rPr>
          <w:rFonts w:asciiTheme="majorBidi" w:hAnsiTheme="majorBidi" w:cstheme="majorBidi"/>
          <w:sz w:val="20"/>
          <w:szCs w:val="20"/>
        </w:rPr>
        <w:t>ālik</w:t>
      </w:r>
      <w:r w:rsidR="0072539B" w:rsidRPr="003752F7">
        <w:rPr>
          <w:rFonts w:asciiTheme="majorBidi" w:hAnsiTheme="majorBidi" w:cstheme="majorBidi"/>
          <w:sz w:val="20"/>
          <w:szCs w:val="20"/>
        </w:rPr>
        <w:t xml:space="preserve"> </w:t>
      </w:r>
      <w:r w:rsidR="008C27E8" w:rsidRPr="003752F7">
        <w:rPr>
          <w:sz w:val="20"/>
          <w:szCs w:val="20"/>
        </w:rPr>
        <w:t>(d. 178/795)</w:t>
      </w:r>
      <w:r w:rsidRPr="003752F7">
        <w:rPr>
          <w:rFonts w:asciiTheme="majorBidi" w:hAnsiTheme="majorBidi" w:cstheme="majorBidi"/>
          <w:sz w:val="20"/>
          <w:szCs w:val="20"/>
        </w:rPr>
        <w:t>. Both</w:t>
      </w:r>
      <w:r w:rsidRPr="003752F7">
        <w:rPr>
          <w:rFonts w:asciiTheme="majorBidi" w:hAnsiTheme="majorBidi" w:cstheme="majorBidi"/>
          <w:i/>
          <w:iCs/>
          <w:sz w:val="20"/>
          <w:szCs w:val="20"/>
        </w:rPr>
        <w:t xml:space="preserve"> Ṣaḥīḥ</w:t>
      </w:r>
      <w:r w:rsidRPr="003752F7">
        <w:rPr>
          <w:rFonts w:asciiTheme="majorBidi" w:hAnsiTheme="majorBidi" w:cstheme="majorBidi"/>
          <w:sz w:val="20"/>
          <w:szCs w:val="20"/>
        </w:rPr>
        <w:t xml:space="preserve"> </w:t>
      </w:r>
      <w:r w:rsidRPr="003752F7">
        <w:rPr>
          <w:rFonts w:asciiTheme="majorBidi" w:hAnsiTheme="majorBidi" w:cstheme="majorBidi"/>
          <w:i/>
          <w:iCs/>
          <w:sz w:val="20"/>
          <w:szCs w:val="20"/>
        </w:rPr>
        <w:t>al-Bukhārī</w:t>
      </w:r>
      <w:r w:rsidRPr="003752F7">
        <w:rPr>
          <w:rFonts w:asciiTheme="majorBidi" w:hAnsiTheme="majorBidi" w:cstheme="majorBidi"/>
          <w:sz w:val="20"/>
          <w:szCs w:val="20"/>
        </w:rPr>
        <w:t xml:space="preserve"> and </w:t>
      </w:r>
      <w:r w:rsidRPr="003752F7">
        <w:rPr>
          <w:rFonts w:asciiTheme="majorBidi" w:hAnsiTheme="majorBidi" w:cstheme="majorBidi"/>
          <w:i/>
          <w:iCs/>
          <w:sz w:val="20"/>
          <w:szCs w:val="20"/>
        </w:rPr>
        <w:t>Ṣaḥīḥ</w:t>
      </w:r>
      <w:r w:rsidRPr="003752F7">
        <w:rPr>
          <w:rFonts w:asciiTheme="majorBidi" w:hAnsiTheme="majorBidi" w:cstheme="majorBidi"/>
          <w:sz w:val="20"/>
          <w:szCs w:val="20"/>
        </w:rPr>
        <w:t xml:space="preserve"> </w:t>
      </w:r>
      <w:r w:rsidRPr="003752F7">
        <w:rPr>
          <w:rFonts w:asciiTheme="majorBidi" w:hAnsiTheme="majorBidi" w:cstheme="majorBidi"/>
          <w:i/>
          <w:iCs/>
          <w:sz w:val="20"/>
          <w:szCs w:val="20"/>
        </w:rPr>
        <w:t>Muslim</w:t>
      </w:r>
      <w:r w:rsidRPr="003752F7">
        <w:rPr>
          <w:rFonts w:asciiTheme="majorBidi" w:hAnsiTheme="majorBidi" w:cstheme="majorBidi"/>
          <w:sz w:val="20"/>
          <w:szCs w:val="20"/>
        </w:rPr>
        <w:t xml:space="preserve"> stand at the lofty pinnacle of the six major</w:t>
      </w:r>
      <w:r w:rsidRPr="003752F7">
        <w:rPr>
          <w:rFonts w:asciiTheme="majorBidi" w:hAnsiTheme="majorBidi" w:cstheme="majorBidi"/>
          <w:i/>
          <w:iCs/>
          <w:sz w:val="20"/>
          <w:szCs w:val="20"/>
        </w:rPr>
        <w:t xml:space="preserve"> </w:t>
      </w:r>
      <w:r w:rsidRPr="003752F7">
        <w:rPr>
          <w:rFonts w:asciiTheme="majorBidi" w:hAnsiTheme="majorBidi" w:cstheme="majorBidi"/>
          <w:sz w:val="20"/>
          <w:szCs w:val="20"/>
        </w:rPr>
        <w:t>collections (</w:t>
      </w:r>
      <w:r w:rsidRPr="003752F7">
        <w:rPr>
          <w:rFonts w:asciiTheme="majorBidi" w:hAnsiTheme="majorBidi" w:cstheme="majorBidi"/>
          <w:i/>
          <w:iCs/>
          <w:sz w:val="20"/>
          <w:szCs w:val="20"/>
        </w:rPr>
        <w:t>al-kutub al-sitta</w:t>
      </w:r>
      <w:r w:rsidRPr="003752F7">
        <w:rPr>
          <w:rFonts w:asciiTheme="majorBidi" w:hAnsiTheme="majorBidi" w:cstheme="majorBidi"/>
          <w:sz w:val="20"/>
          <w:szCs w:val="20"/>
        </w:rPr>
        <w:t xml:space="preserve">) of </w:t>
      </w:r>
      <w:r w:rsidRPr="003752F7">
        <w:rPr>
          <w:rFonts w:asciiTheme="majorBidi" w:hAnsiTheme="majorBidi" w:cstheme="majorBidi"/>
          <w:i/>
          <w:iCs/>
          <w:sz w:val="20"/>
          <w:szCs w:val="20"/>
        </w:rPr>
        <w:t>Ḥadīth</w:t>
      </w:r>
      <w:r w:rsidRPr="003752F7">
        <w:rPr>
          <w:rFonts w:asciiTheme="majorBidi" w:hAnsiTheme="majorBidi" w:cstheme="majorBidi"/>
          <w:sz w:val="20"/>
          <w:szCs w:val="20"/>
        </w:rPr>
        <w:t xml:space="preserve"> in Islam: Al-Bukhārī, Muslim, al-Tirmidhī</w:t>
      </w:r>
      <w:r w:rsidR="006E505D" w:rsidRPr="003752F7">
        <w:rPr>
          <w:rFonts w:asciiTheme="majorBidi" w:hAnsiTheme="majorBidi" w:cstheme="majorBidi"/>
          <w:sz w:val="20"/>
          <w:szCs w:val="20"/>
        </w:rPr>
        <w:t xml:space="preserve"> (</w:t>
      </w:r>
      <w:r w:rsidR="008C27E8" w:rsidRPr="003752F7">
        <w:rPr>
          <w:sz w:val="20"/>
          <w:szCs w:val="20"/>
        </w:rPr>
        <w:t>d. 279/</w:t>
      </w:r>
      <w:r w:rsidR="008C27E8" w:rsidRPr="003752F7">
        <w:rPr>
          <w:color w:val="202124"/>
          <w:sz w:val="20"/>
          <w:szCs w:val="20"/>
          <w:shd w:val="clear" w:color="auto" w:fill="FFFFFF"/>
        </w:rPr>
        <w:t>892</w:t>
      </w:r>
      <w:r w:rsidR="006E505D" w:rsidRPr="003752F7">
        <w:rPr>
          <w:rFonts w:asciiTheme="majorBidi" w:hAnsiTheme="majorBidi" w:cstheme="majorBidi"/>
          <w:sz w:val="20"/>
          <w:szCs w:val="20"/>
        </w:rPr>
        <w:t>)</w:t>
      </w:r>
      <w:r w:rsidRPr="003752F7">
        <w:rPr>
          <w:rFonts w:asciiTheme="majorBidi" w:hAnsiTheme="majorBidi" w:cstheme="majorBidi"/>
          <w:sz w:val="20"/>
          <w:szCs w:val="20"/>
        </w:rPr>
        <w:t>, Abū Dāwūd</w:t>
      </w:r>
      <w:r w:rsidR="006E505D" w:rsidRPr="003752F7">
        <w:rPr>
          <w:rFonts w:asciiTheme="majorBidi" w:hAnsiTheme="majorBidi" w:cstheme="majorBidi"/>
          <w:sz w:val="20"/>
          <w:szCs w:val="20"/>
        </w:rPr>
        <w:t xml:space="preserve"> (</w:t>
      </w:r>
      <w:r w:rsidR="008C27E8" w:rsidRPr="003752F7">
        <w:rPr>
          <w:sz w:val="20"/>
          <w:szCs w:val="20"/>
        </w:rPr>
        <w:t>d. 276/</w:t>
      </w:r>
      <w:r w:rsidR="008C27E8" w:rsidRPr="003752F7">
        <w:rPr>
          <w:color w:val="202124"/>
          <w:sz w:val="20"/>
          <w:szCs w:val="20"/>
          <w:shd w:val="clear" w:color="auto" w:fill="FFFFFF"/>
        </w:rPr>
        <w:t>889</w:t>
      </w:r>
      <w:r w:rsidR="006E505D" w:rsidRPr="003752F7">
        <w:rPr>
          <w:rFonts w:asciiTheme="majorBidi" w:hAnsiTheme="majorBidi" w:cstheme="majorBidi"/>
          <w:sz w:val="20"/>
          <w:szCs w:val="20"/>
        </w:rPr>
        <w:t>)</w:t>
      </w:r>
      <w:r w:rsidRPr="003752F7">
        <w:rPr>
          <w:rFonts w:asciiTheme="majorBidi" w:hAnsiTheme="majorBidi" w:cstheme="majorBidi"/>
          <w:sz w:val="20"/>
          <w:szCs w:val="20"/>
        </w:rPr>
        <w:t>, al-Nasā’ī</w:t>
      </w:r>
      <w:r w:rsidR="008C27E8" w:rsidRPr="003752F7">
        <w:rPr>
          <w:rFonts w:asciiTheme="majorBidi" w:hAnsiTheme="majorBidi" w:cstheme="majorBidi"/>
          <w:sz w:val="20"/>
          <w:szCs w:val="20"/>
        </w:rPr>
        <w:t xml:space="preserve"> </w:t>
      </w:r>
      <w:r w:rsidR="008C27E8" w:rsidRPr="003752F7">
        <w:rPr>
          <w:sz w:val="20"/>
          <w:szCs w:val="20"/>
        </w:rPr>
        <w:t>(d. 302/</w:t>
      </w:r>
      <w:r w:rsidR="008C27E8" w:rsidRPr="003752F7">
        <w:rPr>
          <w:color w:val="202124"/>
          <w:sz w:val="20"/>
          <w:szCs w:val="20"/>
          <w:shd w:val="clear" w:color="auto" w:fill="FFFFFF"/>
        </w:rPr>
        <w:t>915</w:t>
      </w:r>
      <w:r w:rsidR="008C27E8" w:rsidRPr="003752F7">
        <w:rPr>
          <w:sz w:val="20"/>
          <w:szCs w:val="20"/>
        </w:rPr>
        <w:t>)</w:t>
      </w:r>
      <w:r w:rsidRPr="003752F7">
        <w:rPr>
          <w:rFonts w:asciiTheme="majorBidi" w:hAnsiTheme="majorBidi" w:cstheme="majorBidi"/>
          <w:sz w:val="20"/>
          <w:szCs w:val="20"/>
        </w:rPr>
        <w:t>, and Ibn Mājah</w:t>
      </w:r>
      <w:r w:rsidR="006E505D" w:rsidRPr="003752F7">
        <w:rPr>
          <w:rFonts w:asciiTheme="majorBidi" w:hAnsiTheme="majorBidi" w:cstheme="majorBidi"/>
          <w:sz w:val="20"/>
          <w:szCs w:val="20"/>
        </w:rPr>
        <w:t xml:space="preserve"> </w:t>
      </w:r>
      <w:r w:rsidR="008C27E8" w:rsidRPr="003752F7">
        <w:rPr>
          <w:sz w:val="20"/>
          <w:szCs w:val="20"/>
        </w:rPr>
        <w:t>(d. 273/886)</w:t>
      </w:r>
      <w:r w:rsidRPr="003752F7">
        <w:rPr>
          <w:rFonts w:asciiTheme="majorBidi" w:hAnsiTheme="majorBidi" w:cstheme="majorBidi"/>
          <w:sz w:val="20"/>
          <w:szCs w:val="20"/>
        </w:rPr>
        <w:t xml:space="preserve">. </w:t>
      </w:r>
      <w:r w:rsidRPr="003752F7">
        <w:rPr>
          <w:rFonts w:asciiTheme="majorBidi" w:hAnsiTheme="majorBidi" w:cstheme="majorBidi"/>
          <w:color w:val="000000"/>
          <w:sz w:val="20"/>
          <w:szCs w:val="20"/>
        </w:rPr>
        <w:t>Al-Imām Muslim was buried in Na</w:t>
      </w:r>
      <w:r w:rsidRPr="003752F7">
        <w:rPr>
          <w:rFonts w:asciiTheme="majorBidi" w:hAnsiTheme="majorBidi" w:cstheme="majorBidi"/>
          <w:sz w:val="20"/>
          <w:szCs w:val="20"/>
        </w:rPr>
        <w:t>ṣ</w:t>
      </w:r>
      <w:r w:rsidRPr="003752F7">
        <w:rPr>
          <w:rFonts w:asciiTheme="majorBidi" w:hAnsiTheme="majorBidi" w:cstheme="majorBidi"/>
          <w:color w:val="000000"/>
          <w:sz w:val="20"/>
          <w:szCs w:val="20"/>
        </w:rPr>
        <w:t>r</w:t>
      </w:r>
      <w:r w:rsidRPr="003752F7">
        <w:rPr>
          <w:rFonts w:asciiTheme="majorBidi" w:hAnsiTheme="majorBidi" w:cstheme="majorBidi"/>
          <w:color w:val="202122"/>
          <w:sz w:val="20"/>
          <w:szCs w:val="20"/>
        </w:rPr>
        <w:t>ā</w:t>
      </w:r>
      <w:r w:rsidRPr="003752F7">
        <w:rPr>
          <w:rFonts w:asciiTheme="majorBidi" w:hAnsiTheme="majorBidi" w:cstheme="majorBidi"/>
          <w:color w:val="000000"/>
          <w:sz w:val="20"/>
          <w:szCs w:val="20"/>
        </w:rPr>
        <w:t>b</w:t>
      </w:r>
      <w:r w:rsidRPr="003752F7">
        <w:rPr>
          <w:rFonts w:asciiTheme="majorBidi" w:hAnsiTheme="majorBidi" w:cstheme="majorBidi"/>
          <w:color w:val="202122"/>
          <w:sz w:val="20"/>
          <w:szCs w:val="20"/>
        </w:rPr>
        <w:t>ā</w:t>
      </w:r>
      <w:r w:rsidRPr="003752F7">
        <w:rPr>
          <w:rFonts w:asciiTheme="majorBidi" w:hAnsiTheme="majorBidi" w:cstheme="majorBidi"/>
          <w:color w:val="000000"/>
          <w:sz w:val="20"/>
          <w:szCs w:val="20"/>
        </w:rPr>
        <w:t xml:space="preserve">d on the outskirts of Nisapur. Roughly two-thirds of the </w:t>
      </w:r>
      <w:r w:rsidRPr="003752F7">
        <w:rPr>
          <w:rFonts w:asciiTheme="majorBidi" w:hAnsiTheme="majorBidi" w:cstheme="majorBidi"/>
          <w:i/>
          <w:iCs/>
          <w:sz w:val="20"/>
          <w:szCs w:val="20"/>
        </w:rPr>
        <w:t>Ḥadīth</w:t>
      </w:r>
      <w:r w:rsidRPr="003752F7">
        <w:rPr>
          <w:rFonts w:asciiTheme="majorBidi" w:hAnsiTheme="majorBidi" w:cstheme="majorBidi"/>
          <w:sz w:val="20"/>
          <w:szCs w:val="20"/>
        </w:rPr>
        <w:t xml:space="preserve"> in </w:t>
      </w:r>
      <w:r w:rsidRPr="003752F7">
        <w:rPr>
          <w:rFonts w:asciiTheme="majorBidi" w:hAnsiTheme="majorBidi" w:cstheme="majorBidi"/>
          <w:i/>
          <w:iCs/>
          <w:sz w:val="20"/>
          <w:szCs w:val="20"/>
        </w:rPr>
        <w:t>Ṣaḥīḥ</w:t>
      </w:r>
      <w:r w:rsidRPr="003752F7">
        <w:rPr>
          <w:rFonts w:asciiTheme="majorBidi" w:hAnsiTheme="majorBidi" w:cstheme="majorBidi"/>
          <w:sz w:val="20"/>
          <w:szCs w:val="20"/>
        </w:rPr>
        <w:t xml:space="preserve"> </w:t>
      </w:r>
      <w:r w:rsidRPr="003752F7">
        <w:rPr>
          <w:rFonts w:asciiTheme="majorBidi" w:hAnsiTheme="majorBidi" w:cstheme="majorBidi"/>
          <w:i/>
          <w:iCs/>
          <w:sz w:val="20"/>
          <w:szCs w:val="20"/>
        </w:rPr>
        <w:t>Muslim</w:t>
      </w:r>
      <w:r w:rsidRPr="003752F7">
        <w:rPr>
          <w:rFonts w:asciiTheme="majorBidi" w:hAnsiTheme="majorBidi" w:cstheme="majorBidi"/>
          <w:sz w:val="20"/>
          <w:szCs w:val="20"/>
        </w:rPr>
        <w:t xml:space="preserve"> are shared with </w:t>
      </w:r>
      <w:r w:rsidRPr="003752F7">
        <w:rPr>
          <w:rFonts w:asciiTheme="majorBidi" w:hAnsiTheme="majorBidi" w:cstheme="majorBidi"/>
          <w:i/>
          <w:iCs/>
          <w:sz w:val="20"/>
          <w:szCs w:val="20"/>
        </w:rPr>
        <w:t>Ṣaḥīḥ</w:t>
      </w:r>
      <w:r w:rsidRPr="003752F7">
        <w:rPr>
          <w:rFonts w:asciiTheme="majorBidi" w:hAnsiTheme="majorBidi" w:cstheme="majorBidi"/>
          <w:sz w:val="20"/>
          <w:szCs w:val="20"/>
        </w:rPr>
        <w:t xml:space="preserve"> </w:t>
      </w:r>
      <w:r w:rsidRPr="003752F7">
        <w:rPr>
          <w:rFonts w:asciiTheme="majorBidi" w:hAnsiTheme="majorBidi" w:cstheme="majorBidi"/>
          <w:i/>
          <w:iCs/>
          <w:sz w:val="20"/>
          <w:szCs w:val="20"/>
        </w:rPr>
        <w:t>al-Bukhārī</w:t>
      </w:r>
      <w:r w:rsidRPr="003752F7">
        <w:rPr>
          <w:rFonts w:asciiTheme="majorBidi" w:hAnsiTheme="majorBidi" w:cstheme="majorBidi"/>
          <w:sz w:val="20"/>
          <w:szCs w:val="20"/>
        </w:rPr>
        <w:t>, although often with meaningful differences in wording and details.</w:t>
      </w:r>
      <w:r w:rsidR="008C27E8" w:rsidRPr="003752F7">
        <w:rPr>
          <w:rFonts w:asciiTheme="majorBidi" w:hAnsiTheme="majorBidi" w:cstheme="majorBidi"/>
          <w:sz w:val="20"/>
          <w:szCs w:val="20"/>
        </w:rPr>
        <w:t xml:space="preserve"> </w:t>
      </w:r>
    </w:p>
  </w:footnote>
  <w:footnote w:id="107">
    <w:p w14:paraId="709EE739" w14:textId="63AD57A8" w:rsidR="00E86172" w:rsidRPr="003752F7" w:rsidRDefault="00E86172" w:rsidP="00E86172">
      <w:pPr>
        <w:pStyle w:val="NormalWeb"/>
        <w:spacing w:before="0" w:beforeAutospacing="0" w:after="0" w:afterAutospacing="0"/>
        <w:rPr>
          <w:rFonts w:asciiTheme="majorBidi" w:hAnsiTheme="majorBidi" w:cstheme="majorBidi"/>
          <w:color w:val="202122"/>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b/>
          <w:bCs/>
          <w:color w:val="000000"/>
          <w:sz w:val="20"/>
          <w:szCs w:val="20"/>
        </w:rPr>
        <w:t>‘Abd-Allāh ibn Mas‘ūd</w:t>
      </w:r>
      <w:r w:rsidRPr="003752F7">
        <w:rPr>
          <w:rFonts w:asciiTheme="majorBidi" w:hAnsiTheme="majorBidi" w:cstheme="majorBidi"/>
          <w:color w:val="000000"/>
          <w:sz w:val="20"/>
          <w:szCs w:val="20"/>
        </w:rPr>
        <w:t xml:space="preserve"> </w:t>
      </w:r>
      <w:r w:rsidR="008B42E9" w:rsidRPr="003752F7">
        <w:rPr>
          <w:rFonts w:asciiTheme="majorBidi" w:hAnsiTheme="majorBidi" w:cstheme="majorBidi"/>
          <w:color w:val="000000"/>
          <w:sz w:val="20"/>
          <w:szCs w:val="20"/>
        </w:rPr>
        <w:t xml:space="preserve">(d. 32/653) or, more fully, ‘Abd-Allāh ibn Mas‘ūd </w:t>
      </w:r>
      <w:r w:rsidRPr="003752F7">
        <w:rPr>
          <w:rFonts w:asciiTheme="majorBidi" w:hAnsiTheme="majorBidi" w:cstheme="majorBidi"/>
          <w:color w:val="000000"/>
          <w:sz w:val="20"/>
          <w:szCs w:val="20"/>
        </w:rPr>
        <w:t>ibn Gh</w:t>
      </w:r>
      <w:r w:rsidRPr="003752F7">
        <w:rPr>
          <w:rFonts w:asciiTheme="majorBidi" w:hAnsiTheme="majorBidi" w:cstheme="majorBidi"/>
          <w:sz w:val="20"/>
          <w:szCs w:val="20"/>
        </w:rPr>
        <w:t>ā</w:t>
      </w:r>
      <w:r w:rsidRPr="003752F7">
        <w:rPr>
          <w:rFonts w:asciiTheme="majorBidi" w:hAnsiTheme="majorBidi" w:cstheme="majorBidi"/>
          <w:color w:val="000000"/>
          <w:sz w:val="20"/>
          <w:szCs w:val="20"/>
        </w:rPr>
        <w:t xml:space="preserve">fil ibn </w:t>
      </w:r>
      <w:r w:rsidRPr="003752F7">
        <w:rPr>
          <w:rFonts w:asciiTheme="majorBidi" w:hAnsiTheme="majorBidi" w:cstheme="majorBidi"/>
          <w:sz w:val="20"/>
          <w:szCs w:val="20"/>
        </w:rPr>
        <w:t>Ḥabīb</w:t>
      </w:r>
      <w:r w:rsidRPr="003752F7">
        <w:rPr>
          <w:rFonts w:asciiTheme="majorBidi" w:hAnsiTheme="majorBidi" w:cstheme="majorBidi"/>
          <w:color w:val="000000"/>
          <w:sz w:val="20"/>
          <w:szCs w:val="20"/>
        </w:rPr>
        <w:t xml:space="preserve"> was born in Mecca. He descended paternally from the tribe of Hudhayl, which was based in al-</w:t>
      </w:r>
      <w:r w:rsidRPr="003752F7">
        <w:rPr>
          <w:rFonts w:asciiTheme="majorBidi" w:hAnsiTheme="majorBidi" w:cstheme="majorBidi"/>
          <w:sz w:val="20"/>
          <w:szCs w:val="20"/>
        </w:rPr>
        <w:t>Ṭ</w:t>
      </w:r>
      <w:r w:rsidRPr="003752F7">
        <w:rPr>
          <w:rFonts w:asciiTheme="majorBidi" w:hAnsiTheme="majorBidi" w:cstheme="majorBidi"/>
          <w:color w:val="000000"/>
          <w:sz w:val="20"/>
          <w:szCs w:val="20"/>
        </w:rPr>
        <w:t>ā’if and was closely related by blood to the tribe of Quraysh, to which the Prophet belonged. Ibn Mas‘ūd’s mother, Hind bint al-H</w:t>
      </w:r>
      <w:r w:rsidRPr="003752F7">
        <w:rPr>
          <w:rFonts w:asciiTheme="majorBidi" w:hAnsiTheme="majorBidi" w:cstheme="majorBidi"/>
          <w:sz w:val="20"/>
          <w:szCs w:val="20"/>
        </w:rPr>
        <w:t>ā</w:t>
      </w:r>
      <w:r w:rsidRPr="003752F7">
        <w:rPr>
          <w:rFonts w:asciiTheme="majorBidi" w:hAnsiTheme="majorBidi" w:cstheme="majorBidi"/>
          <w:color w:val="000000"/>
          <w:sz w:val="20"/>
          <w:szCs w:val="20"/>
        </w:rPr>
        <w:t xml:space="preserve">rith, however, was from the Qurashite clan of Zuhra, which allowed </w:t>
      </w:r>
      <w:r w:rsidR="005615A3" w:rsidRPr="003752F7">
        <w:rPr>
          <w:rFonts w:asciiTheme="majorBidi" w:hAnsiTheme="majorBidi" w:cstheme="majorBidi"/>
          <w:color w:val="000000"/>
          <w:sz w:val="20"/>
          <w:szCs w:val="20"/>
        </w:rPr>
        <w:t xml:space="preserve">Ibn Mas‘ūd </w:t>
      </w:r>
      <w:r w:rsidRPr="003752F7">
        <w:rPr>
          <w:rFonts w:asciiTheme="majorBidi" w:hAnsiTheme="majorBidi" w:cstheme="majorBidi"/>
          <w:color w:val="000000"/>
          <w:sz w:val="20"/>
          <w:szCs w:val="20"/>
        </w:rPr>
        <w:t xml:space="preserve">to be in alliance with Quraysh through her brother. Ibn Mas‘ūd ranked among the first and greatest of the </w:t>
      </w:r>
      <w:r w:rsidR="00E55288" w:rsidRPr="003752F7">
        <w:rPr>
          <w:rFonts w:asciiTheme="majorBidi" w:hAnsiTheme="majorBidi" w:cstheme="majorBidi"/>
          <w:color w:val="000000"/>
          <w:sz w:val="20"/>
          <w:szCs w:val="20"/>
        </w:rPr>
        <w:t xml:space="preserve">Prophet’s </w:t>
      </w:r>
      <w:r w:rsidRPr="003752F7">
        <w:rPr>
          <w:rFonts w:asciiTheme="majorBidi" w:hAnsiTheme="majorBidi" w:cstheme="majorBidi"/>
          <w:color w:val="000000"/>
          <w:sz w:val="20"/>
          <w:szCs w:val="20"/>
        </w:rPr>
        <w:t xml:space="preserve">Companions and was noted for his </w:t>
      </w:r>
      <w:r w:rsidR="00E55288" w:rsidRPr="003752F7">
        <w:rPr>
          <w:rFonts w:asciiTheme="majorBidi" w:hAnsiTheme="majorBidi" w:cstheme="majorBidi"/>
          <w:color w:val="000000"/>
          <w:sz w:val="20"/>
          <w:szCs w:val="20"/>
        </w:rPr>
        <w:t>Intellect, personal</w:t>
      </w:r>
      <w:r w:rsidRPr="003752F7">
        <w:rPr>
          <w:rFonts w:asciiTheme="majorBidi" w:hAnsiTheme="majorBidi" w:cstheme="majorBidi"/>
          <w:color w:val="000000"/>
          <w:sz w:val="20"/>
          <w:szCs w:val="20"/>
        </w:rPr>
        <w:t xml:space="preserve"> excellence, and knowledge. He was an exceptionally gifted transmitter and interpreter of the </w:t>
      </w:r>
      <w:r w:rsidRPr="003752F7">
        <w:rPr>
          <w:rFonts w:asciiTheme="majorBidi" w:hAnsiTheme="majorBidi" w:cstheme="majorBidi"/>
          <w:sz w:val="20"/>
          <w:szCs w:val="20"/>
        </w:rPr>
        <w:t>Qur’ān.</w:t>
      </w:r>
      <w:r w:rsidRPr="003752F7">
        <w:rPr>
          <w:rFonts w:asciiTheme="majorBidi" w:hAnsiTheme="majorBidi" w:cstheme="majorBidi"/>
          <w:color w:val="000000"/>
          <w:sz w:val="20"/>
          <w:szCs w:val="20"/>
        </w:rPr>
        <w:t xml:space="preserve"> </w:t>
      </w:r>
      <w:r w:rsidR="0066771B" w:rsidRPr="003752F7">
        <w:rPr>
          <w:rFonts w:asciiTheme="majorBidi" w:hAnsiTheme="majorBidi" w:cstheme="majorBidi"/>
          <w:color w:val="000000"/>
          <w:sz w:val="20"/>
          <w:szCs w:val="20"/>
        </w:rPr>
        <w:t xml:space="preserve">Ibn Mas‘ūd </w:t>
      </w:r>
      <w:r w:rsidRPr="003752F7">
        <w:rPr>
          <w:rFonts w:asciiTheme="majorBidi" w:hAnsiTheme="majorBidi" w:cstheme="majorBidi"/>
          <w:color w:val="000000"/>
          <w:sz w:val="20"/>
          <w:szCs w:val="20"/>
        </w:rPr>
        <w:t xml:space="preserve">was </w:t>
      </w:r>
      <w:r w:rsidR="0066771B" w:rsidRPr="003752F7">
        <w:rPr>
          <w:rFonts w:asciiTheme="majorBidi" w:hAnsiTheme="majorBidi" w:cstheme="majorBidi"/>
          <w:color w:val="000000"/>
          <w:sz w:val="20"/>
          <w:szCs w:val="20"/>
        </w:rPr>
        <w:t xml:space="preserve">always </w:t>
      </w:r>
      <w:r w:rsidRPr="003752F7">
        <w:rPr>
          <w:rFonts w:asciiTheme="majorBidi" w:hAnsiTheme="majorBidi" w:cstheme="majorBidi"/>
          <w:color w:val="000000"/>
          <w:sz w:val="20"/>
          <w:szCs w:val="20"/>
        </w:rPr>
        <w:t xml:space="preserve">very close to the Prophet, served him, and visited him at all times of the day and the night. Although Ibn Mas‘ūd was unusually short, he was remarkably courageous and fierce in battle. His fearlessness made him the first of the Companions to recite the </w:t>
      </w:r>
      <w:r w:rsidRPr="003752F7">
        <w:rPr>
          <w:rFonts w:asciiTheme="majorBidi" w:hAnsiTheme="majorBidi" w:cstheme="majorBidi"/>
          <w:sz w:val="20"/>
          <w:szCs w:val="20"/>
        </w:rPr>
        <w:t xml:space="preserve">Qur’ān publically in Mecca, which led to his </w:t>
      </w:r>
      <w:r w:rsidR="0066771B" w:rsidRPr="003752F7">
        <w:rPr>
          <w:rFonts w:asciiTheme="majorBidi" w:hAnsiTheme="majorBidi" w:cstheme="majorBidi"/>
          <w:sz w:val="20"/>
          <w:szCs w:val="20"/>
        </w:rPr>
        <w:t xml:space="preserve">being </w:t>
      </w:r>
      <w:r w:rsidRPr="003752F7">
        <w:rPr>
          <w:rFonts w:asciiTheme="majorBidi" w:hAnsiTheme="majorBidi" w:cstheme="majorBidi"/>
          <w:sz w:val="20"/>
          <w:szCs w:val="20"/>
        </w:rPr>
        <w:t>severe</w:t>
      </w:r>
      <w:r w:rsidR="0066771B" w:rsidRPr="003752F7">
        <w:rPr>
          <w:rFonts w:asciiTheme="majorBidi" w:hAnsiTheme="majorBidi" w:cstheme="majorBidi"/>
          <w:sz w:val="20"/>
          <w:szCs w:val="20"/>
        </w:rPr>
        <w:t>ly</w:t>
      </w:r>
      <w:r w:rsidRPr="003752F7">
        <w:rPr>
          <w:rFonts w:asciiTheme="majorBidi" w:hAnsiTheme="majorBidi" w:cstheme="majorBidi"/>
          <w:sz w:val="20"/>
          <w:szCs w:val="20"/>
        </w:rPr>
        <w:t xml:space="preserve"> punish</w:t>
      </w:r>
      <w:r w:rsidR="0066771B" w:rsidRPr="003752F7">
        <w:rPr>
          <w:rFonts w:asciiTheme="majorBidi" w:hAnsiTheme="majorBidi" w:cstheme="majorBidi"/>
          <w:sz w:val="20"/>
          <w:szCs w:val="20"/>
        </w:rPr>
        <w:t>ed</w:t>
      </w:r>
      <w:r w:rsidRPr="003752F7">
        <w:rPr>
          <w:rFonts w:asciiTheme="majorBidi" w:hAnsiTheme="majorBidi" w:cstheme="majorBidi"/>
          <w:sz w:val="20"/>
          <w:szCs w:val="20"/>
        </w:rPr>
        <w:t xml:space="preserve"> at the hands of the Meccan idolaters.</w:t>
      </w:r>
    </w:p>
  </w:footnote>
  <w:footnote w:id="108">
    <w:p w14:paraId="1B1967D3" w14:textId="30A13835" w:rsidR="00E86172" w:rsidRPr="003752F7" w:rsidRDefault="00E86172" w:rsidP="00E86172">
      <w:pPr>
        <w:rPr>
          <w:rFonts w:asciiTheme="majorBidi" w:hAnsiTheme="majorBidi" w:cstheme="majorBidi"/>
          <w:sz w:val="20"/>
          <w:szCs w:val="20"/>
        </w:rPr>
      </w:pPr>
      <w:r w:rsidRPr="003752F7">
        <w:rPr>
          <w:rStyle w:val="FootnoteReference"/>
          <w:rFonts w:asciiTheme="majorBidi" w:eastAsiaTheme="majorEastAsia"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000000"/>
          <w:sz w:val="20"/>
          <w:szCs w:val="20"/>
        </w:rPr>
        <w:t>Ibn ‘A</w:t>
      </w:r>
      <w:r w:rsidRPr="003752F7">
        <w:rPr>
          <w:rFonts w:asciiTheme="majorBidi" w:hAnsiTheme="majorBidi" w:cstheme="majorBidi"/>
          <w:b/>
          <w:bCs/>
          <w:sz w:val="20"/>
          <w:szCs w:val="20"/>
        </w:rPr>
        <w:t>ṭā</w:t>
      </w:r>
      <w:r w:rsidRPr="003752F7">
        <w:rPr>
          <w:rFonts w:asciiTheme="majorBidi" w:hAnsiTheme="majorBidi" w:cstheme="majorBidi"/>
          <w:b/>
          <w:bCs/>
          <w:color w:val="000000"/>
          <w:sz w:val="20"/>
          <w:szCs w:val="20"/>
        </w:rPr>
        <w:t>’-All</w:t>
      </w:r>
      <w:r w:rsidRPr="003752F7">
        <w:rPr>
          <w:rFonts w:asciiTheme="majorBidi" w:hAnsiTheme="majorBidi" w:cstheme="majorBidi"/>
          <w:b/>
          <w:bCs/>
          <w:sz w:val="20"/>
          <w:szCs w:val="20"/>
        </w:rPr>
        <w:t>ā</w:t>
      </w:r>
      <w:r w:rsidRPr="003752F7">
        <w:rPr>
          <w:rFonts w:asciiTheme="majorBidi" w:hAnsiTheme="majorBidi" w:cstheme="majorBidi"/>
          <w:b/>
          <w:bCs/>
          <w:color w:val="000000"/>
          <w:sz w:val="20"/>
          <w:szCs w:val="20"/>
        </w:rPr>
        <w:t>h</w:t>
      </w:r>
      <w:r w:rsidRPr="003752F7">
        <w:rPr>
          <w:rFonts w:asciiTheme="majorBidi" w:hAnsiTheme="majorBidi" w:cstheme="majorBidi"/>
          <w:color w:val="222222"/>
          <w:sz w:val="20"/>
          <w:szCs w:val="20"/>
        </w:rPr>
        <w:t xml:space="preserve"> </w:t>
      </w:r>
      <w:r w:rsidR="0066771B" w:rsidRPr="003752F7">
        <w:rPr>
          <w:rFonts w:asciiTheme="majorBidi" w:hAnsiTheme="majorBidi" w:cstheme="majorBidi"/>
          <w:sz w:val="20"/>
          <w:szCs w:val="20"/>
        </w:rPr>
        <w:t xml:space="preserve">(d. 709/1310) or, more fully, </w:t>
      </w:r>
      <w:r w:rsidRPr="003752F7">
        <w:rPr>
          <w:rFonts w:asciiTheme="majorBidi" w:hAnsiTheme="majorBidi" w:cstheme="majorBidi"/>
          <w:color w:val="222222"/>
          <w:sz w:val="20"/>
          <w:szCs w:val="20"/>
        </w:rPr>
        <w:t>Abū-al-Faḍl Aḥmad ibn Muḥammad ibn ‘Abd-al-Karīm ibn ‘Aṭā’-Allāh Tāj-al-Dīn al-Iskandarī</w:t>
      </w:r>
      <w:r w:rsidRPr="003752F7">
        <w:rPr>
          <w:rFonts w:asciiTheme="majorBidi" w:hAnsiTheme="majorBidi" w:cstheme="majorBidi"/>
          <w:sz w:val="20"/>
          <w:szCs w:val="20"/>
        </w:rPr>
        <w:t xml:space="preserve"> hailed from Alexandria in Egypt and was one of the most learned and illustrious of Islamic </w:t>
      </w:r>
      <w:r w:rsidR="008F2EBF" w:rsidRPr="003752F7">
        <w:rPr>
          <w:rFonts w:asciiTheme="majorBidi" w:hAnsiTheme="majorBidi" w:cstheme="majorBidi"/>
          <w:sz w:val="20"/>
          <w:szCs w:val="20"/>
        </w:rPr>
        <w:t>S</w:t>
      </w:r>
      <w:r w:rsidRPr="003752F7">
        <w:rPr>
          <w:rFonts w:asciiTheme="majorBidi" w:hAnsiTheme="majorBidi" w:cstheme="majorBidi"/>
          <w:sz w:val="20"/>
          <w:szCs w:val="20"/>
        </w:rPr>
        <w:t>cholars in the outward and inward sciences.</w:t>
      </w:r>
      <w:r w:rsidRPr="003752F7">
        <w:rPr>
          <w:rFonts w:asciiTheme="majorBidi" w:hAnsiTheme="majorBidi" w:cstheme="majorBidi"/>
          <w:color w:val="222222"/>
          <w:sz w:val="20"/>
          <w:szCs w:val="20"/>
        </w:rPr>
        <w:t xml:space="preserve"> </w:t>
      </w:r>
      <w:r w:rsidRPr="003752F7">
        <w:rPr>
          <w:rFonts w:asciiTheme="majorBidi" w:hAnsiTheme="majorBidi" w:cstheme="majorBidi"/>
          <w:sz w:val="20"/>
          <w:szCs w:val="20"/>
        </w:rPr>
        <w:t xml:space="preserve">He took his knowledge and </w:t>
      </w:r>
      <w:r w:rsidR="008F2EBF" w:rsidRPr="003752F7">
        <w:rPr>
          <w:rFonts w:asciiTheme="majorBidi" w:hAnsiTheme="majorBidi" w:cstheme="majorBidi"/>
          <w:sz w:val="20"/>
          <w:szCs w:val="20"/>
        </w:rPr>
        <w:t xml:space="preserve">Spiritual </w:t>
      </w:r>
      <w:r w:rsidRPr="003752F7">
        <w:rPr>
          <w:rFonts w:asciiTheme="majorBidi" w:hAnsiTheme="majorBidi" w:cstheme="majorBidi"/>
          <w:sz w:val="20"/>
          <w:szCs w:val="20"/>
        </w:rPr>
        <w:t>Path from the greatest teachers of his time.</w:t>
      </w:r>
      <w:r w:rsidR="008F2EBF" w:rsidRPr="003752F7">
        <w:rPr>
          <w:rFonts w:asciiTheme="majorBidi" w:hAnsiTheme="majorBidi" w:cstheme="majorBidi"/>
          <w:sz w:val="20"/>
          <w:szCs w:val="20"/>
        </w:rPr>
        <w:t xml:space="preserve"> </w:t>
      </w:r>
      <w:r w:rsidRPr="003752F7">
        <w:rPr>
          <w:rFonts w:asciiTheme="majorBidi" w:hAnsiTheme="majorBidi" w:cstheme="majorBidi"/>
          <w:sz w:val="20"/>
          <w:szCs w:val="20"/>
        </w:rPr>
        <w:t>In the M</w:t>
      </w:r>
      <w:r w:rsidRPr="003752F7">
        <w:rPr>
          <w:rFonts w:asciiTheme="majorBidi" w:hAnsiTheme="majorBidi" w:cstheme="majorBidi"/>
          <w:color w:val="222222"/>
          <w:sz w:val="20"/>
          <w:szCs w:val="20"/>
        </w:rPr>
        <w:t xml:space="preserve">ālikī school of law, </w:t>
      </w:r>
      <w:r w:rsidR="008F2EBF" w:rsidRPr="003752F7">
        <w:rPr>
          <w:rFonts w:asciiTheme="majorBidi" w:hAnsiTheme="majorBidi" w:cstheme="majorBidi"/>
          <w:color w:val="222222"/>
          <w:sz w:val="20"/>
          <w:szCs w:val="20"/>
        </w:rPr>
        <w:t>Ibn ‘Aṭā’-Allāh</w:t>
      </w:r>
      <w:r w:rsidRPr="003752F7">
        <w:rPr>
          <w:rFonts w:asciiTheme="majorBidi" w:hAnsiTheme="majorBidi" w:cstheme="majorBidi"/>
          <w:color w:val="222222"/>
          <w:sz w:val="20"/>
          <w:szCs w:val="20"/>
        </w:rPr>
        <w:t xml:space="preserve"> remains an undisputed authority of the highest caliber. </w:t>
      </w:r>
      <w:r w:rsidRPr="003752F7">
        <w:rPr>
          <w:rFonts w:asciiTheme="majorBidi" w:hAnsiTheme="majorBidi" w:cstheme="majorBidi"/>
          <w:sz w:val="20"/>
          <w:szCs w:val="20"/>
        </w:rPr>
        <w:t>He remained in Alexandria until the death of his Spiritual master,</w:t>
      </w:r>
      <w:r w:rsidRPr="003752F7">
        <w:rPr>
          <w:rFonts w:asciiTheme="majorBidi" w:hAnsiTheme="majorBidi" w:cstheme="majorBidi"/>
          <w:color w:val="222222"/>
          <w:sz w:val="20"/>
          <w:szCs w:val="20"/>
        </w:rPr>
        <w:t xml:space="preserve"> Abū al-‘Abbās al-Mursī</w:t>
      </w:r>
      <w:r w:rsidR="004F71D3" w:rsidRPr="003752F7">
        <w:rPr>
          <w:rFonts w:asciiTheme="majorBidi" w:hAnsiTheme="majorBidi" w:cstheme="majorBidi"/>
          <w:color w:val="222222"/>
          <w:sz w:val="20"/>
          <w:szCs w:val="20"/>
        </w:rPr>
        <w:t xml:space="preserve"> (d. </w:t>
      </w:r>
      <w:r w:rsidR="00C029EE" w:rsidRPr="003752F7">
        <w:rPr>
          <w:rFonts w:asciiTheme="majorBidi" w:hAnsiTheme="majorBidi" w:cstheme="majorBidi"/>
          <w:color w:val="222222"/>
          <w:sz w:val="20"/>
          <w:szCs w:val="20"/>
        </w:rPr>
        <w:t>686/</w:t>
      </w:r>
      <w:r w:rsidR="004F71D3" w:rsidRPr="003752F7">
        <w:rPr>
          <w:rFonts w:asciiTheme="majorBidi" w:hAnsiTheme="majorBidi" w:cstheme="majorBidi"/>
          <w:color w:val="202122"/>
          <w:sz w:val="20"/>
          <w:szCs w:val="20"/>
          <w:shd w:val="clear" w:color="auto" w:fill="FFFFFF"/>
        </w:rPr>
        <w:t>1287</w:t>
      </w:r>
      <w:r w:rsidR="004F71D3" w:rsidRPr="003752F7">
        <w:rPr>
          <w:rStyle w:val="apple-converted-space"/>
          <w:rFonts w:asciiTheme="majorBidi" w:eastAsiaTheme="majorEastAsia" w:hAnsiTheme="majorBidi" w:cstheme="majorBidi"/>
          <w:color w:val="202122"/>
          <w:sz w:val="20"/>
          <w:szCs w:val="20"/>
          <w:shd w:val="clear" w:color="auto" w:fill="FFFFFF"/>
        </w:rPr>
        <w:t>)</w:t>
      </w:r>
      <w:r w:rsidRPr="003752F7">
        <w:rPr>
          <w:rFonts w:asciiTheme="majorBidi" w:hAnsiTheme="majorBidi" w:cstheme="majorBidi"/>
          <w:color w:val="222222"/>
          <w:sz w:val="20"/>
          <w:szCs w:val="20"/>
        </w:rPr>
        <w:t xml:space="preserve">, but then moved to Cairo, where he remained for the rest of his life, teaching </w:t>
      </w:r>
      <w:r w:rsidRPr="003752F7">
        <w:rPr>
          <w:rFonts w:asciiTheme="majorBidi" w:hAnsiTheme="majorBidi" w:cstheme="majorBidi"/>
          <w:sz w:val="20"/>
          <w:szCs w:val="20"/>
        </w:rPr>
        <w:t>in al-Azhar</w:t>
      </w:r>
      <w:r w:rsidR="003258DB" w:rsidRPr="003752F7">
        <w:rPr>
          <w:rFonts w:asciiTheme="majorBidi" w:hAnsiTheme="majorBidi" w:cstheme="majorBidi"/>
          <w:sz w:val="20"/>
          <w:szCs w:val="20"/>
        </w:rPr>
        <w:t xml:space="preserve"> University</w:t>
      </w:r>
      <w:r w:rsidRPr="003752F7">
        <w:rPr>
          <w:rFonts w:asciiTheme="majorBidi" w:hAnsiTheme="majorBidi" w:cstheme="majorBidi"/>
          <w:sz w:val="20"/>
          <w:szCs w:val="20"/>
        </w:rPr>
        <w:t xml:space="preserve"> and al-Madrasa al-Manṣūriyya. His life and work illustrate that the Prophetic</w:t>
      </w:r>
      <w:r w:rsidR="003258DB" w:rsidRPr="003752F7">
        <w:rPr>
          <w:rFonts w:asciiTheme="majorBidi" w:hAnsiTheme="majorBidi" w:cstheme="majorBidi"/>
          <w:sz w:val="20"/>
          <w:szCs w:val="20"/>
        </w:rPr>
        <w:t xml:space="preserve"> Code</w:t>
      </w:r>
      <w:r w:rsidRPr="003752F7">
        <w:rPr>
          <w:rFonts w:asciiTheme="majorBidi" w:hAnsiTheme="majorBidi" w:cstheme="majorBidi"/>
          <w:sz w:val="20"/>
          <w:szCs w:val="20"/>
        </w:rPr>
        <w:t xml:space="preserve"> (</w:t>
      </w:r>
      <w:r w:rsidRPr="003752F7">
        <w:rPr>
          <w:rFonts w:asciiTheme="majorBidi" w:hAnsiTheme="majorBidi" w:cstheme="majorBidi"/>
          <w:i/>
          <w:iCs/>
          <w:sz w:val="20"/>
          <w:szCs w:val="20"/>
        </w:rPr>
        <w:t>al-Sharī‘a</w:t>
      </w:r>
      <w:r w:rsidRPr="003752F7">
        <w:rPr>
          <w:rFonts w:asciiTheme="majorBidi" w:hAnsiTheme="majorBidi" w:cstheme="majorBidi"/>
          <w:sz w:val="20"/>
          <w:szCs w:val="20"/>
        </w:rPr>
        <w:t>) and the Spiritual Path (</w:t>
      </w:r>
      <w:r w:rsidRPr="003752F7">
        <w:rPr>
          <w:rFonts w:asciiTheme="majorBidi" w:hAnsiTheme="majorBidi" w:cstheme="majorBidi"/>
          <w:i/>
          <w:iCs/>
          <w:sz w:val="20"/>
          <w:szCs w:val="20"/>
        </w:rPr>
        <w:t>al-Ṭarīqa</w:t>
      </w:r>
      <w:r w:rsidRPr="003752F7">
        <w:rPr>
          <w:rFonts w:asciiTheme="majorBidi" w:hAnsiTheme="majorBidi" w:cstheme="majorBidi"/>
          <w:sz w:val="20"/>
          <w:szCs w:val="20"/>
        </w:rPr>
        <w:t>) necessarily go hand-in-hand, and there is no access to any ultimate truth (</w:t>
      </w:r>
      <w:r w:rsidRPr="003752F7">
        <w:rPr>
          <w:rFonts w:asciiTheme="majorBidi" w:hAnsiTheme="majorBidi" w:cstheme="majorBidi"/>
          <w:i/>
          <w:iCs/>
          <w:sz w:val="20"/>
          <w:szCs w:val="20"/>
        </w:rPr>
        <w:t>ḥaqīqa</w:t>
      </w:r>
      <w:r w:rsidRPr="003752F7">
        <w:rPr>
          <w:rFonts w:asciiTheme="majorBidi" w:hAnsiTheme="majorBidi" w:cstheme="majorBidi"/>
          <w:sz w:val="20"/>
          <w:szCs w:val="20"/>
        </w:rPr>
        <w:t xml:space="preserve">) without careful knowledge and observation of the </w:t>
      </w:r>
      <w:r w:rsidR="003258DB" w:rsidRPr="003752F7">
        <w:rPr>
          <w:rFonts w:asciiTheme="majorBidi" w:hAnsiTheme="majorBidi" w:cstheme="majorBidi"/>
          <w:sz w:val="20"/>
          <w:szCs w:val="20"/>
        </w:rPr>
        <w:t>Prophetic Code</w:t>
      </w:r>
      <w:r w:rsidRPr="003752F7">
        <w:rPr>
          <w:rFonts w:asciiTheme="majorBidi" w:hAnsiTheme="majorBidi" w:cstheme="majorBidi"/>
          <w:sz w:val="20"/>
          <w:szCs w:val="20"/>
        </w:rPr>
        <w:t xml:space="preserve"> (</w:t>
      </w:r>
      <w:r w:rsidR="003258DB" w:rsidRPr="003752F7">
        <w:rPr>
          <w:rFonts w:asciiTheme="majorBidi" w:hAnsiTheme="majorBidi" w:cstheme="majorBidi"/>
          <w:i/>
          <w:iCs/>
          <w:sz w:val="20"/>
          <w:szCs w:val="20"/>
        </w:rPr>
        <w:t>S</w:t>
      </w:r>
      <w:r w:rsidRPr="003752F7">
        <w:rPr>
          <w:rFonts w:asciiTheme="majorBidi" w:hAnsiTheme="majorBidi" w:cstheme="majorBidi"/>
          <w:i/>
          <w:iCs/>
          <w:sz w:val="20"/>
          <w:szCs w:val="20"/>
        </w:rPr>
        <w:t>harī‘a</w:t>
      </w:r>
      <w:r w:rsidRPr="003752F7">
        <w:rPr>
          <w:rFonts w:asciiTheme="majorBidi" w:hAnsiTheme="majorBidi" w:cstheme="majorBidi"/>
          <w:sz w:val="20"/>
          <w:szCs w:val="20"/>
        </w:rPr>
        <w:t xml:space="preserve">). </w:t>
      </w:r>
      <w:r w:rsidR="003258DB" w:rsidRPr="003752F7">
        <w:rPr>
          <w:rFonts w:asciiTheme="majorBidi" w:hAnsiTheme="majorBidi" w:cstheme="majorBidi"/>
          <w:color w:val="222222"/>
          <w:sz w:val="20"/>
          <w:szCs w:val="20"/>
        </w:rPr>
        <w:t>Ibn ‘Aṭā’-Allāh</w:t>
      </w:r>
      <w:r w:rsidRPr="003752F7">
        <w:rPr>
          <w:rFonts w:asciiTheme="majorBidi" w:hAnsiTheme="majorBidi" w:cstheme="majorBidi"/>
          <w:sz w:val="20"/>
          <w:szCs w:val="20"/>
        </w:rPr>
        <w:t xml:space="preserve"> is best known for his work </w:t>
      </w:r>
      <w:r w:rsidRPr="003752F7">
        <w:rPr>
          <w:rFonts w:asciiTheme="majorBidi" w:hAnsiTheme="majorBidi" w:cstheme="majorBidi"/>
          <w:i/>
          <w:iCs/>
          <w:sz w:val="20"/>
          <w:szCs w:val="20"/>
        </w:rPr>
        <w:t xml:space="preserve">Al-Ḥikam </w:t>
      </w:r>
      <w:r w:rsidRPr="003752F7">
        <w:rPr>
          <w:rFonts w:asciiTheme="majorBidi" w:hAnsiTheme="majorBidi" w:cstheme="majorBidi"/>
          <w:sz w:val="20"/>
          <w:szCs w:val="20"/>
        </w:rPr>
        <w:t xml:space="preserve">(The Aphorisms), which is a collection of two hundred and sixty-four aphorisms related to the secrets of the Spiritual Path. </w:t>
      </w:r>
      <w:r w:rsidRPr="003752F7">
        <w:rPr>
          <w:rFonts w:asciiTheme="majorBidi" w:hAnsiTheme="majorBidi" w:cstheme="majorBidi"/>
          <w:color w:val="222222"/>
          <w:sz w:val="20"/>
          <w:szCs w:val="20"/>
        </w:rPr>
        <w:t xml:space="preserve">Ibn </w:t>
      </w:r>
      <w:r w:rsidR="006438AF" w:rsidRPr="003752F7">
        <w:rPr>
          <w:rFonts w:asciiTheme="majorBidi" w:hAnsiTheme="majorBidi" w:cstheme="majorBidi"/>
          <w:color w:val="222222"/>
          <w:sz w:val="20"/>
          <w:szCs w:val="20"/>
        </w:rPr>
        <w:t>‘</w:t>
      </w:r>
      <w:r w:rsidRPr="003752F7">
        <w:rPr>
          <w:rFonts w:asciiTheme="majorBidi" w:hAnsiTheme="majorBidi" w:cstheme="majorBidi"/>
          <w:color w:val="222222"/>
          <w:sz w:val="20"/>
          <w:szCs w:val="20"/>
        </w:rPr>
        <w:t xml:space="preserve">Aṭā Allāh died in Cairo and was buried there in al-Qarāfa Cemetery at the foot of </w:t>
      </w:r>
      <w:r w:rsidR="006438AF" w:rsidRPr="003752F7">
        <w:rPr>
          <w:rFonts w:asciiTheme="majorBidi" w:hAnsiTheme="majorBidi" w:cstheme="majorBidi"/>
          <w:color w:val="222222"/>
          <w:sz w:val="20"/>
          <w:szCs w:val="20"/>
        </w:rPr>
        <w:t>Mount Muqattam (</w:t>
      </w:r>
      <w:r w:rsidRPr="003752F7">
        <w:rPr>
          <w:rFonts w:asciiTheme="majorBidi" w:hAnsiTheme="majorBidi" w:cstheme="majorBidi"/>
          <w:i/>
          <w:iCs/>
          <w:color w:val="222222"/>
          <w:sz w:val="20"/>
          <w:szCs w:val="20"/>
        </w:rPr>
        <w:t>Jabal al-Muqattam</w:t>
      </w:r>
      <w:r w:rsidRPr="003752F7">
        <w:rPr>
          <w:rFonts w:asciiTheme="majorBidi" w:hAnsiTheme="majorBidi" w:cstheme="majorBidi"/>
          <w:color w:val="222222"/>
          <w:sz w:val="20"/>
          <w:szCs w:val="20"/>
        </w:rPr>
        <w:t>).</w:t>
      </w:r>
      <w:r w:rsidRPr="003752F7">
        <w:rPr>
          <w:rFonts w:asciiTheme="majorBidi" w:hAnsiTheme="majorBidi" w:cstheme="majorBidi"/>
          <w:color w:val="767676"/>
          <w:sz w:val="20"/>
          <w:szCs w:val="20"/>
          <w:shd w:val="clear" w:color="auto" w:fill="FFFFFF"/>
        </w:rPr>
        <w:t xml:space="preserve"> </w:t>
      </w:r>
    </w:p>
  </w:footnote>
  <w:footnote w:id="109">
    <w:p w14:paraId="38B0D5B5" w14:textId="5186CD70" w:rsidR="00E86172" w:rsidRPr="003752F7" w:rsidRDefault="00E86172" w:rsidP="00E86172">
      <w:pPr>
        <w:pStyle w:val="FootnoteText"/>
      </w:pPr>
      <w:r w:rsidRPr="003752F7">
        <w:rPr>
          <w:rStyle w:val="FootnoteReference"/>
        </w:rPr>
        <w:footnoteRef/>
      </w:r>
      <w:r w:rsidRPr="003752F7">
        <w:t xml:space="preserve"> This Aphorism is </w:t>
      </w:r>
      <w:r w:rsidR="007600D2" w:rsidRPr="003752F7">
        <w:t>often</w:t>
      </w:r>
      <w:r w:rsidRPr="003752F7">
        <w:t xml:space="preserve"> numbered as 187. In it</w:t>
      </w:r>
      <w:r w:rsidR="007600D2" w:rsidRPr="003752F7">
        <w:t xml:space="preserve"> this Wisdom</w:t>
      </w:r>
      <w:r w:rsidRPr="003752F7">
        <w:t>, “the family of the listeners”</w:t>
      </w:r>
      <w:r w:rsidR="00AF61F9" w:rsidRPr="003752F7">
        <w:t xml:space="preserve"> </w:t>
      </w:r>
      <w:r w:rsidRPr="003752F7">
        <w:t xml:space="preserve">are the seekers of </w:t>
      </w:r>
      <w:r w:rsidR="00AF61F9" w:rsidRPr="003752F7">
        <w:t>G</w:t>
      </w:r>
      <w:r w:rsidRPr="003752F7">
        <w:t>uidance on the Path</w:t>
      </w:r>
      <w:r w:rsidR="00AF61F9" w:rsidRPr="003752F7">
        <w:t xml:space="preserve"> and </w:t>
      </w:r>
      <w:r w:rsidRPr="003752F7">
        <w:t>are portrayed as inherently poor and needy. By their nature, “the family of listeners” stand in great need of the wisdom and insights that they receive from their Spiritual Guides. The basic provision (</w:t>
      </w:r>
      <w:r w:rsidRPr="003752F7">
        <w:rPr>
          <w:i/>
          <w:iCs/>
        </w:rPr>
        <w:t>qūt</w:t>
      </w:r>
      <w:r w:rsidRPr="003752F7">
        <w:t xml:space="preserve">) that they receive is what sustains their souls and enables them to continue on the Path toward self-purification and the direct personal </w:t>
      </w:r>
      <w:r w:rsidR="00061B75" w:rsidRPr="003752F7">
        <w:t>K</w:t>
      </w:r>
      <w:r w:rsidRPr="003752F7">
        <w:t>nowledge of God (</w:t>
      </w:r>
      <w:r w:rsidRPr="003752F7">
        <w:rPr>
          <w:i/>
          <w:iCs/>
        </w:rPr>
        <w:t>al-Ma‘rifa</w:t>
      </w:r>
      <w:r w:rsidRPr="003752F7">
        <w:t>). In this maxim, the seekers on the Path are, in fact, likened to people who are begging for food to keep their bodies and souls alive. But people cannot all eat the same thing. As</w:t>
      </w:r>
      <w:r w:rsidR="003B542E" w:rsidRPr="003752F7">
        <w:t xml:space="preserve"> noted above,</w:t>
      </w:r>
      <w:r w:rsidRPr="003752F7">
        <w:t xml:space="preserve"> it is said: “The food of adults is poison for babies.” This is because people on the Path have different approaches and different needs according to the various stages</w:t>
      </w:r>
      <w:r w:rsidR="003B542E" w:rsidRPr="003752F7">
        <w:t xml:space="preserve"> of their wayfaring</w:t>
      </w:r>
      <w:r w:rsidRPr="003752F7">
        <w:t xml:space="preserve">. Consequently, their hearts too have different capacities. They are not all able to receive and benefit equally from the same words, and, in fact, whatever they receive that is not appropriate for their level may later lead to doubt and misgivings because they are unable to incorporate it into their understanding and practice. Nevertheless, they can politely retain in their memory or records the words they do not immediately understand, </w:t>
      </w:r>
      <w:r w:rsidR="00227C6F" w:rsidRPr="003752F7">
        <w:t xml:space="preserve">which </w:t>
      </w:r>
      <w:r w:rsidRPr="003752F7">
        <w:t>they may come to understand fully at a later time.</w:t>
      </w:r>
    </w:p>
  </w:footnote>
  <w:footnote w:id="110">
    <w:p w14:paraId="7303423D" w14:textId="77777777" w:rsidR="00E86172" w:rsidRPr="003752F7" w:rsidRDefault="00E86172" w:rsidP="00E86172">
      <w:pPr>
        <w:pStyle w:val="FootnoteText"/>
      </w:pPr>
      <w:r w:rsidRPr="003752F7">
        <w:rPr>
          <w:rStyle w:val="FootnoteReference"/>
        </w:rPr>
        <w:footnoteRef/>
      </w:r>
      <w:r w:rsidRPr="003752F7">
        <w:t xml:space="preserve"> </w:t>
      </w:r>
      <w:r w:rsidRPr="003752F7">
        <w:rPr>
          <w:color w:val="222222"/>
        </w:rPr>
        <w:t>Ibn ‘Aṭā’-Allāh</w:t>
      </w:r>
      <w:r w:rsidRPr="003752F7">
        <w:t xml:space="preserve">. (Arabic: </w:t>
      </w:r>
      <w:r w:rsidRPr="003752F7">
        <w:rPr>
          <w:i/>
          <w:iCs/>
          <w:color w:val="000000"/>
        </w:rPr>
        <w:t>Al-‘Ib</w:t>
      </w:r>
      <w:r w:rsidRPr="003752F7">
        <w:rPr>
          <w:i/>
          <w:iCs/>
        </w:rPr>
        <w:t>ā</w:t>
      </w:r>
      <w:r w:rsidRPr="003752F7">
        <w:rPr>
          <w:i/>
          <w:iCs/>
          <w:color w:val="000000"/>
        </w:rPr>
        <w:t>ra: q</w:t>
      </w:r>
      <w:r w:rsidRPr="003752F7">
        <w:rPr>
          <w:i/>
          <w:iCs/>
        </w:rPr>
        <w:t>ū</w:t>
      </w:r>
      <w:r w:rsidRPr="003752F7">
        <w:rPr>
          <w:i/>
          <w:iCs/>
          <w:color w:val="000000"/>
        </w:rPr>
        <w:t>t li-‘</w:t>
      </w:r>
      <w:r w:rsidRPr="003752F7">
        <w:rPr>
          <w:i/>
          <w:iCs/>
        </w:rPr>
        <w:t>ā</w:t>
      </w:r>
      <w:r w:rsidRPr="003752F7">
        <w:rPr>
          <w:i/>
          <w:iCs/>
          <w:color w:val="000000"/>
        </w:rPr>
        <w:t>’ilat al-mustami‘</w:t>
      </w:r>
      <w:r w:rsidRPr="003752F7">
        <w:rPr>
          <w:i/>
          <w:iCs/>
        </w:rPr>
        <w:t>ī</w:t>
      </w:r>
      <w:r w:rsidRPr="003752F7">
        <w:rPr>
          <w:i/>
          <w:iCs/>
          <w:color w:val="000000"/>
        </w:rPr>
        <w:t>n</w:t>
      </w:r>
      <w:r w:rsidRPr="003752F7">
        <w:rPr>
          <w:color w:val="000000"/>
        </w:rPr>
        <w:t>).</w:t>
      </w:r>
    </w:p>
  </w:footnote>
  <w:footnote w:id="111">
    <w:p w14:paraId="748D8268" w14:textId="4A0DEEF7" w:rsidR="006D1BFA" w:rsidRPr="003752F7" w:rsidRDefault="006D1BFA" w:rsidP="006D1BFA">
      <w:pPr>
        <w:pStyle w:val="FootnoteText"/>
      </w:pPr>
      <w:r w:rsidRPr="003752F7">
        <w:rPr>
          <w:rStyle w:val="FootnoteReference"/>
        </w:rPr>
        <w:footnoteRef/>
      </w:r>
      <w:r w:rsidR="00EE0787" w:rsidRPr="003752F7">
        <w:t xml:space="preserve"> </w:t>
      </w:r>
      <w:r w:rsidR="005678C0" w:rsidRPr="003752F7">
        <w:t xml:space="preserve">See </w:t>
      </w:r>
      <w:r w:rsidR="007D0DB9" w:rsidRPr="003752F7">
        <w:t>Qur’ān</w:t>
      </w:r>
      <w:r w:rsidR="00D17E54" w:rsidRPr="003752F7">
        <w:t xml:space="preserve">, </w:t>
      </w:r>
      <w:r w:rsidRPr="003752F7">
        <w:t>24:35</w:t>
      </w:r>
      <w:r w:rsidR="00D17E54" w:rsidRPr="003752F7">
        <w:t>.</w:t>
      </w:r>
    </w:p>
  </w:footnote>
  <w:footnote w:id="112">
    <w:p w14:paraId="154FCE0F" w14:textId="004917B5" w:rsidR="00CA2861" w:rsidRPr="003752F7" w:rsidRDefault="00CA2861" w:rsidP="00D10CF9">
      <w:pPr>
        <w:rPr>
          <w:sz w:val="20"/>
          <w:szCs w:val="20"/>
        </w:rPr>
      </w:pPr>
      <w:r w:rsidRPr="003752F7">
        <w:rPr>
          <w:rStyle w:val="FootnoteReference"/>
          <w:sz w:val="20"/>
          <w:szCs w:val="20"/>
        </w:rPr>
        <w:footnoteRef/>
      </w:r>
      <w:r w:rsidRPr="003752F7">
        <w:rPr>
          <w:sz w:val="20"/>
          <w:szCs w:val="20"/>
        </w:rPr>
        <w:t xml:space="preserve"> </w:t>
      </w:r>
      <w:r w:rsidRPr="003752F7">
        <w:rPr>
          <w:b/>
          <w:bCs/>
          <w:sz w:val="20"/>
          <w:szCs w:val="20"/>
        </w:rPr>
        <w:t>Functional Certitude (</w:t>
      </w:r>
      <w:r w:rsidRPr="003752F7">
        <w:rPr>
          <w:b/>
          <w:bCs/>
          <w:i/>
          <w:iCs/>
          <w:sz w:val="20"/>
          <w:szCs w:val="20"/>
        </w:rPr>
        <w:t>al-Yaq</w:t>
      </w:r>
      <w:r w:rsidRPr="003752F7">
        <w:rPr>
          <w:rFonts w:asciiTheme="majorBidi" w:hAnsiTheme="majorBidi" w:cstheme="majorBidi"/>
          <w:b/>
          <w:bCs/>
          <w:i/>
          <w:iCs/>
          <w:sz w:val="20"/>
          <w:szCs w:val="20"/>
        </w:rPr>
        <w:t>ī</w:t>
      </w:r>
      <w:r w:rsidRPr="003752F7">
        <w:rPr>
          <w:b/>
          <w:bCs/>
          <w:i/>
          <w:iCs/>
          <w:sz w:val="20"/>
          <w:szCs w:val="20"/>
        </w:rPr>
        <w:t>n al-W</w:t>
      </w:r>
      <w:r w:rsidRPr="003752F7">
        <w:rPr>
          <w:rFonts w:asciiTheme="majorBidi" w:hAnsiTheme="majorBidi" w:cstheme="majorBidi"/>
          <w:b/>
          <w:bCs/>
          <w:i/>
          <w:iCs/>
          <w:sz w:val="20"/>
          <w:szCs w:val="20"/>
        </w:rPr>
        <w:t>ā</w:t>
      </w:r>
      <w:r w:rsidRPr="003752F7">
        <w:rPr>
          <w:b/>
          <w:bCs/>
          <w:i/>
          <w:iCs/>
          <w:sz w:val="20"/>
          <w:szCs w:val="20"/>
        </w:rPr>
        <w:t>qi‘</w:t>
      </w:r>
      <w:r w:rsidRPr="003752F7">
        <w:rPr>
          <w:rFonts w:asciiTheme="majorBidi" w:hAnsiTheme="majorBidi" w:cstheme="majorBidi"/>
          <w:b/>
          <w:bCs/>
          <w:i/>
          <w:iCs/>
          <w:sz w:val="20"/>
          <w:szCs w:val="20"/>
        </w:rPr>
        <w:t>ī</w:t>
      </w:r>
      <w:r w:rsidRPr="003752F7">
        <w:rPr>
          <w:b/>
          <w:bCs/>
          <w:sz w:val="20"/>
          <w:szCs w:val="20"/>
        </w:rPr>
        <w:t>)</w:t>
      </w:r>
      <w:r w:rsidR="00D67586" w:rsidRPr="003752F7">
        <w:rPr>
          <w:sz w:val="20"/>
          <w:szCs w:val="20"/>
        </w:rPr>
        <w:t xml:space="preserve"> is an essential psychological and Spiritual quality at the root of all sound and functional Human relationships</w:t>
      </w:r>
      <w:r w:rsidR="00190096" w:rsidRPr="003752F7">
        <w:rPr>
          <w:sz w:val="20"/>
          <w:szCs w:val="20"/>
        </w:rPr>
        <w:t>,</w:t>
      </w:r>
      <w:r w:rsidR="00D67586" w:rsidRPr="003752F7">
        <w:rPr>
          <w:sz w:val="20"/>
          <w:szCs w:val="20"/>
        </w:rPr>
        <w:t xml:space="preserve"> Cultures</w:t>
      </w:r>
      <w:r w:rsidR="00190096" w:rsidRPr="003752F7">
        <w:rPr>
          <w:sz w:val="20"/>
          <w:szCs w:val="20"/>
        </w:rPr>
        <w:t>, and Civilizations</w:t>
      </w:r>
      <w:r w:rsidR="00D67586" w:rsidRPr="003752F7">
        <w:rPr>
          <w:sz w:val="20"/>
          <w:szCs w:val="20"/>
        </w:rPr>
        <w:t xml:space="preserve">. It is the natural certainty Human Beings should have from the time of infancy that certain persons—especially good mothers and fathers, for example—can be absolutely trusted. Functional Certitude enables us to become fully Human and live and flourish as functional </w:t>
      </w:r>
      <w:r w:rsidR="00C214F7" w:rsidRPr="003752F7">
        <w:rPr>
          <w:sz w:val="20"/>
          <w:szCs w:val="20"/>
        </w:rPr>
        <w:t>H</w:t>
      </w:r>
      <w:r w:rsidR="00D67586" w:rsidRPr="003752F7">
        <w:rPr>
          <w:sz w:val="20"/>
          <w:szCs w:val="20"/>
        </w:rPr>
        <w:t xml:space="preserve">uman </w:t>
      </w:r>
      <w:r w:rsidR="00C214F7" w:rsidRPr="003752F7">
        <w:rPr>
          <w:sz w:val="20"/>
          <w:szCs w:val="20"/>
        </w:rPr>
        <w:t>B</w:t>
      </w:r>
      <w:r w:rsidR="00D67586" w:rsidRPr="003752F7">
        <w:rPr>
          <w:sz w:val="20"/>
          <w:szCs w:val="20"/>
        </w:rPr>
        <w:t>eings. More broadly, as Human Beings, we can only live in the shelter of the assuredness Functional Certitude grants us. Indeed, our very sanity is based upon our natural trust and inherent certainty</w:t>
      </w:r>
      <w:r w:rsidR="00C214F7" w:rsidRPr="003752F7">
        <w:rPr>
          <w:sz w:val="20"/>
          <w:szCs w:val="20"/>
        </w:rPr>
        <w:t xml:space="preserve"> </w:t>
      </w:r>
      <w:r w:rsidR="00D67586" w:rsidRPr="003752F7">
        <w:rPr>
          <w:sz w:val="20"/>
          <w:szCs w:val="20"/>
        </w:rPr>
        <w:t xml:space="preserve">that </w:t>
      </w:r>
      <w:r w:rsidR="00C214F7" w:rsidRPr="003752F7">
        <w:rPr>
          <w:sz w:val="20"/>
          <w:szCs w:val="20"/>
        </w:rPr>
        <w:t xml:space="preserve">a </w:t>
      </w:r>
      <w:r w:rsidR="00D67586" w:rsidRPr="003752F7">
        <w:rPr>
          <w:sz w:val="20"/>
          <w:szCs w:val="20"/>
        </w:rPr>
        <w:t>truly loving mother</w:t>
      </w:r>
      <w:r w:rsidR="00C214F7" w:rsidRPr="003752F7">
        <w:rPr>
          <w:sz w:val="20"/>
          <w:szCs w:val="20"/>
        </w:rPr>
        <w:t>, for example,</w:t>
      </w:r>
      <w:r w:rsidR="00D67586" w:rsidRPr="003752F7">
        <w:rPr>
          <w:sz w:val="20"/>
          <w:szCs w:val="20"/>
        </w:rPr>
        <w:t xml:space="preserve"> w</w:t>
      </w:r>
      <w:r w:rsidR="00C214F7" w:rsidRPr="003752F7">
        <w:rPr>
          <w:sz w:val="20"/>
          <w:szCs w:val="20"/>
        </w:rPr>
        <w:t>ould</w:t>
      </w:r>
      <w:r w:rsidR="00D67586" w:rsidRPr="003752F7">
        <w:rPr>
          <w:sz w:val="20"/>
          <w:szCs w:val="20"/>
        </w:rPr>
        <w:t xml:space="preserve"> not put poison in the food and drink </w:t>
      </w:r>
      <w:r w:rsidR="00C214F7" w:rsidRPr="003752F7">
        <w:rPr>
          <w:sz w:val="20"/>
          <w:szCs w:val="20"/>
        </w:rPr>
        <w:t>she</w:t>
      </w:r>
      <w:r w:rsidR="00D67586" w:rsidRPr="003752F7">
        <w:rPr>
          <w:sz w:val="20"/>
          <w:szCs w:val="20"/>
        </w:rPr>
        <w:t xml:space="preserve"> give</w:t>
      </w:r>
      <w:r w:rsidR="00C214F7" w:rsidRPr="003752F7">
        <w:rPr>
          <w:sz w:val="20"/>
          <w:szCs w:val="20"/>
        </w:rPr>
        <w:t>s her child</w:t>
      </w:r>
      <w:r w:rsidR="00CD7BCD" w:rsidRPr="003752F7">
        <w:rPr>
          <w:sz w:val="20"/>
          <w:szCs w:val="20"/>
        </w:rPr>
        <w:t>. I</w:t>
      </w:r>
      <w:r w:rsidR="00D67586" w:rsidRPr="003752F7">
        <w:rPr>
          <w:sz w:val="20"/>
          <w:szCs w:val="20"/>
        </w:rPr>
        <w:t>t is</w:t>
      </w:r>
      <w:r w:rsidR="00CD7BCD" w:rsidRPr="003752F7">
        <w:rPr>
          <w:sz w:val="20"/>
          <w:szCs w:val="20"/>
        </w:rPr>
        <w:t xml:space="preserve">, in fact, </w:t>
      </w:r>
      <w:r w:rsidR="004B690A" w:rsidRPr="003752F7">
        <w:rPr>
          <w:sz w:val="20"/>
          <w:szCs w:val="20"/>
        </w:rPr>
        <w:t xml:space="preserve">an example </w:t>
      </w:r>
      <w:r w:rsidR="00CD7BCD" w:rsidRPr="003752F7">
        <w:rPr>
          <w:sz w:val="20"/>
          <w:szCs w:val="20"/>
        </w:rPr>
        <w:t>of gross dysfunction</w:t>
      </w:r>
      <w:r w:rsidR="004B690A" w:rsidRPr="003752F7">
        <w:rPr>
          <w:sz w:val="20"/>
          <w:szCs w:val="20"/>
        </w:rPr>
        <w:t xml:space="preserve"> in contemporary society</w:t>
      </w:r>
      <w:r w:rsidR="00CD7BCD" w:rsidRPr="003752F7">
        <w:rPr>
          <w:sz w:val="20"/>
          <w:szCs w:val="20"/>
        </w:rPr>
        <w:t xml:space="preserve"> and</w:t>
      </w:r>
      <w:r w:rsidR="00D67586" w:rsidRPr="003752F7">
        <w:rPr>
          <w:sz w:val="20"/>
          <w:szCs w:val="20"/>
        </w:rPr>
        <w:t xml:space="preserve"> a mark of the insanity of our present time that so many children, men, and women are deprived of this confidence</w:t>
      </w:r>
      <w:r w:rsidR="00CD7BCD" w:rsidRPr="003752F7">
        <w:rPr>
          <w:sz w:val="20"/>
          <w:szCs w:val="20"/>
        </w:rPr>
        <w:t xml:space="preserve"> because of extensive abuse</w:t>
      </w:r>
      <w:r w:rsidR="00D67586" w:rsidRPr="003752F7">
        <w:rPr>
          <w:sz w:val="20"/>
          <w:szCs w:val="20"/>
        </w:rPr>
        <w:t xml:space="preserve">. As a rule, however, even </w:t>
      </w:r>
      <w:r w:rsidR="00CD7BCD" w:rsidRPr="003752F7">
        <w:rPr>
          <w:sz w:val="20"/>
          <w:szCs w:val="20"/>
        </w:rPr>
        <w:t xml:space="preserve">the </w:t>
      </w:r>
      <w:r w:rsidR="00D67586" w:rsidRPr="003752F7">
        <w:rPr>
          <w:sz w:val="20"/>
          <w:szCs w:val="20"/>
        </w:rPr>
        <w:t xml:space="preserve">convinced </w:t>
      </w:r>
      <w:r w:rsidR="00CD7BCD" w:rsidRPr="003752F7">
        <w:rPr>
          <w:sz w:val="20"/>
          <w:szCs w:val="20"/>
        </w:rPr>
        <w:t>A</w:t>
      </w:r>
      <w:r w:rsidR="00D67586" w:rsidRPr="003752F7">
        <w:rPr>
          <w:sz w:val="20"/>
          <w:szCs w:val="20"/>
        </w:rPr>
        <w:t>theist base</w:t>
      </w:r>
      <w:r w:rsidR="00CD7BCD" w:rsidRPr="003752F7">
        <w:rPr>
          <w:sz w:val="20"/>
          <w:szCs w:val="20"/>
        </w:rPr>
        <w:t>s his</w:t>
      </w:r>
      <w:r w:rsidR="00D67586" w:rsidRPr="003752F7">
        <w:rPr>
          <w:sz w:val="20"/>
          <w:szCs w:val="20"/>
        </w:rPr>
        <w:t xml:space="preserve"> li</w:t>
      </w:r>
      <w:r w:rsidR="00CD7BCD" w:rsidRPr="003752F7">
        <w:rPr>
          <w:sz w:val="20"/>
          <w:szCs w:val="20"/>
        </w:rPr>
        <w:t>fe</w:t>
      </w:r>
      <w:r w:rsidR="00D67586" w:rsidRPr="003752F7">
        <w:rPr>
          <w:sz w:val="20"/>
          <w:szCs w:val="20"/>
        </w:rPr>
        <w:t xml:space="preserve"> upon</w:t>
      </w:r>
      <w:r w:rsidR="00CD7BCD" w:rsidRPr="003752F7">
        <w:rPr>
          <w:sz w:val="20"/>
          <w:szCs w:val="20"/>
        </w:rPr>
        <w:t xml:space="preserve"> certain elements of</w:t>
      </w:r>
      <w:r w:rsidR="00D67586" w:rsidRPr="003752F7">
        <w:rPr>
          <w:sz w:val="20"/>
          <w:szCs w:val="20"/>
        </w:rPr>
        <w:t xml:space="preserve"> basic trust </w:t>
      </w:r>
      <w:r w:rsidR="00CD7BCD" w:rsidRPr="003752F7">
        <w:rPr>
          <w:sz w:val="20"/>
          <w:szCs w:val="20"/>
        </w:rPr>
        <w:t>that grow out of</w:t>
      </w:r>
      <w:r w:rsidR="00D67586" w:rsidRPr="003752F7">
        <w:rPr>
          <w:b/>
          <w:bCs/>
          <w:sz w:val="20"/>
          <w:szCs w:val="20"/>
        </w:rPr>
        <w:t xml:space="preserve"> </w:t>
      </w:r>
      <w:r w:rsidR="00D67586" w:rsidRPr="003752F7">
        <w:rPr>
          <w:sz w:val="20"/>
          <w:szCs w:val="20"/>
        </w:rPr>
        <w:t xml:space="preserve">Functional Certitude, which are—in themselves—subtle Signs of God’s </w:t>
      </w:r>
      <w:r w:rsidR="00632825" w:rsidRPr="003752F7">
        <w:rPr>
          <w:sz w:val="20"/>
          <w:szCs w:val="20"/>
        </w:rPr>
        <w:t>M</w:t>
      </w:r>
      <w:r w:rsidR="00D67586" w:rsidRPr="003752F7">
        <w:rPr>
          <w:sz w:val="20"/>
          <w:szCs w:val="20"/>
        </w:rPr>
        <w:t xml:space="preserve">ercy upon them and without which they too could not live functional lives. For, even though the </w:t>
      </w:r>
      <w:r w:rsidR="00CD7BCD" w:rsidRPr="003752F7">
        <w:rPr>
          <w:sz w:val="20"/>
          <w:szCs w:val="20"/>
        </w:rPr>
        <w:t>A</w:t>
      </w:r>
      <w:r w:rsidR="00D67586" w:rsidRPr="003752F7">
        <w:rPr>
          <w:sz w:val="20"/>
          <w:szCs w:val="20"/>
        </w:rPr>
        <w:t>theist does</w:t>
      </w:r>
      <w:r w:rsidR="00CD7BCD" w:rsidRPr="003752F7">
        <w:rPr>
          <w:sz w:val="20"/>
          <w:szCs w:val="20"/>
        </w:rPr>
        <w:t xml:space="preserve"> </w:t>
      </w:r>
      <w:r w:rsidR="004B21AB" w:rsidRPr="003752F7">
        <w:rPr>
          <w:sz w:val="20"/>
          <w:szCs w:val="20"/>
        </w:rPr>
        <w:t xml:space="preserve">not </w:t>
      </w:r>
      <w:r w:rsidR="00CD7BCD" w:rsidRPr="003752F7">
        <w:rPr>
          <w:sz w:val="20"/>
          <w:szCs w:val="20"/>
        </w:rPr>
        <w:t>avow</w:t>
      </w:r>
      <w:r w:rsidR="00D67586" w:rsidRPr="003752F7">
        <w:rPr>
          <w:sz w:val="20"/>
          <w:szCs w:val="20"/>
        </w:rPr>
        <w:t xml:space="preserve"> </w:t>
      </w:r>
      <w:r w:rsidR="00CD7BCD" w:rsidRPr="003752F7">
        <w:rPr>
          <w:sz w:val="20"/>
          <w:szCs w:val="20"/>
        </w:rPr>
        <w:t>belief</w:t>
      </w:r>
      <w:r w:rsidR="00D67586" w:rsidRPr="003752F7">
        <w:rPr>
          <w:sz w:val="20"/>
          <w:szCs w:val="20"/>
        </w:rPr>
        <w:t xml:space="preserve"> in God nor witness His Signs in creation, he still maintains a basic trust in his own </w:t>
      </w:r>
      <w:r w:rsidR="004B21AB" w:rsidRPr="003752F7">
        <w:rPr>
          <w:sz w:val="20"/>
          <w:szCs w:val="20"/>
        </w:rPr>
        <w:t>E</w:t>
      </w:r>
      <w:r w:rsidR="00D67586" w:rsidRPr="003752F7">
        <w:rPr>
          <w:sz w:val="20"/>
          <w:szCs w:val="20"/>
        </w:rPr>
        <w:t xml:space="preserve">xistence and in the day-to-day continuity of the basic structure of </w:t>
      </w:r>
      <w:r w:rsidR="004B21AB" w:rsidRPr="003752F7">
        <w:rPr>
          <w:sz w:val="20"/>
          <w:szCs w:val="20"/>
        </w:rPr>
        <w:t>R</w:t>
      </w:r>
      <w:r w:rsidR="00D67586" w:rsidRPr="003752F7">
        <w:rPr>
          <w:sz w:val="20"/>
          <w:szCs w:val="20"/>
        </w:rPr>
        <w:t>eality itself</w:t>
      </w:r>
      <w:r w:rsidR="004B21AB" w:rsidRPr="003752F7">
        <w:rPr>
          <w:sz w:val="20"/>
          <w:szCs w:val="20"/>
        </w:rPr>
        <w:t>. Thus,</w:t>
      </w:r>
      <w:r w:rsidR="00CD7BCD" w:rsidRPr="003752F7">
        <w:rPr>
          <w:sz w:val="20"/>
          <w:szCs w:val="20"/>
        </w:rPr>
        <w:t xml:space="preserve"> he generally believes that the sun will rise tomorrow in the East as it has for </w:t>
      </w:r>
      <w:r w:rsidR="00D10CF9" w:rsidRPr="003752F7">
        <w:rPr>
          <w:sz w:val="20"/>
          <w:szCs w:val="20"/>
        </w:rPr>
        <w:t>millennia.</w:t>
      </w:r>
    </w:p>
  </w:footnote>
  <w:footnote w:id="113">
    <w:p w14:paraId="5F1114EC" w14:textId="4B0170FB" w:rsidR="00E86172" w:rsidRPr="003752F7" w:rsidRDefault="00E86172" w:rsidP="00E86172">
      <w:pPr>
        <w:rPr>
          <w:rFonts w:asciiTheme="majorBidi" w:hAnsiTheme="majorBidi" w:cstheme="majorBidi"/>
          <w:color w:val="202124"/>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 xml:space="preserve">Syllogisms </w:t>
      </w:r>
      <w:r w:rsidRPr="003752F7">
        <w:rPr>
          <w:rFonts w:asciiTheme="majorBidi" w:hAnsiTheme="majorBidi" w:cstheme="majorBidi"/>
          <w:sz w:val="20"/>
          <w:szCs w:val="20"/>
        </w:rPr>
        <w:t>is used</w:t>
      </w:r>
      <w:r w:rsidR="00DE44C5" w:rsidRPr="003752F7">
        <w:rPr>
          <w:rFonts w:asciiTheme="majorBidi" w:hAnsiTheme="majorBidi" w:cstheme="majorBidi"/>
          <w:sz w:val="20"/>
          <w:szCs w:val="20"/>
        </w:rPr>
        <w:t xml:space="preserve"> here</w:t>
      </w:r>
      <w:r w:rsidRPr="003752F7">
        <w:rPr>
          <w:rFonts w:asciiTheme="majorBidi" w:hAnsiTheme="majorBidi" w:cstheme="majorBidi"/>
          <w:sz w:val="20"/>
          <w:szCs w:val="20"/>
        </w:rPr>
        <w:t xml:space="preserve"> in the broadest sense for any demonstration or proof. In Volume </w:t>
      </w:r>
      <w:r w:rsidR="00DE44C5" w:rsidRPr="003752F7">
        <w:rPr>
          <w:rFonts w:asciiTheme="majorBidi" w:hAnsiTheme="majorBidi" w:cstheme="majorBidi"/>
          <w:sz w:val="20"/>
          <w:szCs w:val="20"/>
        </w:rPr>
        <w:t>Six and Seven</w:t>
      </w:r>
      <w:r w:rsidRPr="003752F7">
        <w:rPr>
          <w:rFonts w:asciiTheme="majorBidi" w:hAnsiTheme="majorBidi" w:cstheme="majorBidi"/>
          <w:sz w:val="20"/>
          <w:szCs w:val="20"/>
        </w:rPr>
        <w:t xml:space="preserve"> under</w:t>
      </w:r>
      <w:r w:rsidR="00DE44C5" w:rsidRPr="003752F7">
        <w:rPr>
          <w:rFonts w:asciiTheme="majorBidi" w:hAnsiTheme="majorBidi" w:cstheme="majorBidi"/>
          <w:sz w:val="20"/>
          <w:szCs w:val="20"/>
        </w:rPr>
        <w:t xml:space="preserve"> Epistemology and</w:t>
      </w:r>
      <w:r w:rsidRPr="003752F7">
        <w:rPr>
          <w:rFonts w:asciiTheme="majorBidi" w:hAnsiTheme="majorBidi" w:cstheme="majorBidi"/>
          <w:sz w:val="20"/>
          <w:szCs w:val="20"/>
        </w:rPr>
        <w:t xml:space="preserve"> First Principles, we will discuss </w:t>
      </w:r>
      <w:r w:rsidR="00DE44C5" w:rsidRPr="003752F7">
        <w:rPr>
          <w:rFonts w:asciiTheme="majorBidi" w:hAnsiTheme="majorBidi" w:cstheme="majorBidi"/>
          <w:sz w:val="20"/>
          <w:szCs w:val="20"/>
        </w:rPr>
        <w:t>L</w:t>
      </w:r>
      <w:r w:rsidRPr="003752F7">
        <w:rPr>
          <w:rFonts w:asciiTheme="majorBidi" w:hAnsiTheme="majorBidi" w:cstheme="majorBidi"/>
          <w:sz w:val="20"/>
          <w:szCs w:val="20"/>
        </w:rPr>
        <w:t xml:space="preserve">ogic and the </w:t>
      </w:r>
      <w:r w:rsidR="00DE44C5" w:rsidRPr="003752F7">
        <w:rPr>
          <w:rFonts w:asciiTheme="majorBidi" w:hAnsiTheme="majorBidi" w:cstheme="majorBidi"/>
          <w:sz w:val="20"/>
          <w:szCs w:val="20"/>
        </w:rPr>
        <w:t xml:space="preserve">lasting </w:t>
      </w:r>
      <w:r w:rsidRPr="003752F7">
        <w:rPr>
          <w:rFonts w:asciiTheme="majorBidi" w:hAnsiTheme="majorBidi" w:cstheme="majorBidi"/>
          <w:sz w:val="20"/>
          <w:szCs w:val="20"/>
        </w:rPr>
        <w:t xml:space="preserve">validity of </w:t>
      </w:r>
      <w:r w:rsidR="00FB73F3" w:rsidRPr="003752F7">
        <w:rPr>
          <w:rFonts w:asciiTheme="majorBidi" w:hAnsiTheme="majorBidi" w:cstheme="majorBidi"/>
          <w:sz w:val="20"/>
          <w:szCs w:val="20"/>
        </w:rPr>
        <w:t xml:space="preserve">Traditional </w:t>
      </w:r>
      <w:r w:rsidRPr="003752F7">
        <w:rPr>
          <w:rFonts w:asciiTheme="majorBidi" w:hAnsiTheme="majorBidi" w:cstheme="majorBidi"/>
          <w:sz w:val="20"/>
          <w:szCs w:val="20"/>
        </w:rPr>
        <w:t>syllogisms—including th</w:t>
      </w:r>
      <w:r w:rsidR="00FB73F3" w:rsidRPr="003752F7">
        <w:rPr>
          <w:rFonts w:asciiTheme="majorBidi" w:hAnsiTheme="majorBidi" w:cstheme="majorBidi"/>
          <w:sz w:val="20"/>
          <w:szCs w:val="20"/>
        </w:rPr>
        <w:t xml:space="preserve">ose of the </w:t>
      </w:r>
      <w:r w:rsidRPr="003752F7">
        <w:rPr>
          <w:rFonts w:asciiTheme="majorBidi" w:hAnsiTheme="majorBidi" w:cstheme="majorBidi"/>
          <w:sz w:val="20"/>
          <w:szCs w:val="20"/>
        </w:rPr>
        <w:t xml:space="preserve">Aristotelian </w:t>
      </w:r>
      <w:r w:rsidR="00FB73F3" w:rsidRPr="003752F7">
        <w:rPr>
          <w:rFonts w:asciiTheme="majorBidi" w:hAnsiTheme="majorBidi" w:cstheme="majorBidi"/>
          <w:sz w:val="20"/>
          <w:szCs w:val="20"/>
        </w:rPr>
        <w:t>Tradition</w:t>
      </w:r>
      <w:r w:rsidRPr="003752F7">
        <w:rPr>
          <w:rFonts w:asciiTheme="majorBidi" w:hAnsiTheme="majorBidi" w:cstheme="majorBidi"/>
          <w:sz w:val="20"/>
          <w:szCs w:val="20"/>
        </w:rPr>
        <w:t>. Our word “syllogism” comes from the Greek</w:t>
      </w:r>
      <w:r w:rsidRPr="003752F7">
        <w:rPr>
          <w:rFonts w:asciiTheme="majorBidi" w:hAnsiTheme="majorBidi" w:cstheme="majorBidi"/>
          <w:i/>
          <w:iCs/>
          <w:sz w:val="20"/>
          <w:szCs w:val="20"/>
        </w:rPr>
        <w:t xml:space="preserve"> </w:t>
      </w:r>
      <w:r w:rsidRPr="003752F7">
        <w:rPr>
          <w:rFonts w:asciiTheme="majorBidi" w:hAnsiTheme="majorBidi" w:cstheme="majorBidi"/>
          <w:i/>
          <w:iCs/>
          <w:color w:val="202122"/>
          <w:sz w:val="20"/>
          <w:szCs w:val="20"/>
        </w:rPr>
        <w:t>syllogismόs</w:t>
      </w:r>
      <w:r w:rsidRPr="003752F7">
        <w:rPr>
          <w:rFonts w:asciiTheme="majorBidi" w:hAnsiTheme="majorBidi" w:cstheme="majorBidi"/>
          <w:color w:val="202122"/>
          <w:sz w:val="20"/>
          <w:szCs w:val="20"/>
        </w:rPr>
        <w:t>,</w:t>
      </w:r>
      <w:r w:rsidRPr="003752F7">
        <w:rPr>
          <w:rFonts w:asciiTheme="majorBidi" w:hAnsiTheme="majorBidi" w:cstheme="majorBidi"/>
          <w:i/>
          <w:iCs/>
          <w:color w:val="202122"/>
          <w:sz w:val="20"/>
          <w:szCs w:val="20"/>
        </w:rPr>
        <w:t xml:space="preserve"> συλλογισμός</w:t>
      </w:r>
      <w:r w:rsidRPr="003752F7">
        <w:rPr>
          <w:rFonts w:asciiTheme="majorBidi" w:hAnsiTheme="majorBidi" w:cstheme="majorBidi"/>
          <w:color w:val="202122"/>
          <w:sz w:val="20"/>
          <w:szCs w:val="20"/>
        </w:rPr>
        <w:t xml:space="preserve">; Latin: </w:t>
      </w:r>
      <w:r w:rsidRPr="003752F7">
        <w:rPr>
          <w:rFonts w:asciiTheme="majorBidi" w:hAnsiTheme="majorBidi" w:cstheme="majorBidi"/>
          <w:i/>
          <w:iCs/>
          <w:color w:val="040C28"/>
          <w:sz w:val="20"/>
          <w:szCs w:val="20"/>
        </w:rPr>
        <w:t>syllogismus</w:t>
      </w:r>
      <w:r w:rsidRPr="003752F7">
        <w:rPr>
          <w:rFonts w:asciiTheme="majorBidi" w:hAnsiTheme="majorBidi" w:cstheme="majorBidi"/>
          <w:color w:val="040C28"/>
          <w:sz w:val="20"/>
          <w:szCs w:val="20"/>
        </w:rPr>
        <w:t xml:space="preserve">), meaning “a conclusion” or “an inference.” </w:t>
      </w:r>
      <w:r w:rsidRPr="003752F7">
        <w:rPr>
          <w:rFonts w:asciiTheme="majorBidi" w:hAnsiTheme="majorBidi" w:cstheme="majorBidi"/>
          <w:sz w:val="20"/>
          <w:szCs w:val="20"/>
        </w:rPr>
        <w:t xml:space="preserve">In </w:t>
      </w:r>
      <w:r w:rsidR="00FB73F3" w:rsidRPr="003752F7">
        <w:rPr>
          <w:rFonts w:asciiTheme="majorBidi" w:hAnsiTheme="majorBidi" w:cstheme="majorBidi"/>
          <w:sz w:val="20"/>
          <w:szCs w:val="20"/>
        </w:rPr>
        <w:t>L</w:t>
      </w:r>
      <w:r w:rsidRPr="003752F7">
        <w:rPr>
          <w:rFonts w:asciiTheme="majorBidi" w:hAnsiTheme="majorBidi" w:cstheme="majorBidi"/>
          <w:sz w:val="20"/>
          <w:szCs w:val="20"/>
        </w:rPr>
        <w:t>ogic, the syllogism</w:t>
      </w:r>
      <w:r w:rsidRPr="003752F7">
        <w:rPr>
          <w:rFonts w:asciiTheme="majorBidi" w:hAnsiTheme="majorBidi" w:cstheme="majorBidi"/>
          <w:color w:val="202124"/>
          <w:sz w:val="20"/>
          <w:szCs w:val="20"/>
        </w:rPr>
        <w:t xml:space="preserve"> is a form of reasoning or deduction</w:t>
      </w:r>
      <w:r w:rsidRPr="003752F7">
        <w:rPr>
          <w:rStyle w:val="apple-converted-space"/>
          <w:rFonts w:asciiTheme="majorBidi" w:eastAsiaTheme="majorEastAsia" w:hAnsiTheme="majorBidi" w:cstheme="majorBidi"/>
          <w:color w:val="202124"/>
          <w:sz w:val="20"/>
          <w:szCs w:val="20"/>
        </w:rPr>
        <w:t> </w:t>
      </w:r>
      <w:r w:rsidRPr="003752F7">
        <w:rPr>
          <w:rStyle w:val="aranob"/>
          <w:rFonts w:asciiTheme="majorBidi" w:hAnsiTheme="majorBidi" w:cstheme="majorBidi"/>
          <w:color w:val="202124"/>
          <w:sz w:val="20"/>
          <w:szCs w:val="20"/>
        </w:rPr>
        <w:t>i</w:t>
      </w:r>
      <w:r w:rsidRPr="003752F7">
        <w:rPr>
          <w:rFonts w:asciiTheme="majorBidi" w:hAnsiTheme="majorBidi" w:cstheme="majorBidi"/>
          <w:color w:val="202124"/>
          <w:sz w:val="20"/>
          <w:szCs w:val="20"/>
        </w:rPr>
        <w:t xml:space="preserve">n which a conclusion is drawn—whether validly or not—from two given or assumed propositions, which in logic are called “premises.” The more general proposition is called “the major premise,” and the more specific proposition is called “the minor premise.” Each premise or proposition shares a term with the other, which is called the “middle term” and which is not present in the conclusion. For a syllogism to be valid, the “middle term” must be validly “distributed” among all cases in the major premise. Thus, syllogisms belong to a non-relativist and not exclusively empirical universe—such as the world of First Principles and Metaphysical </w:t>
      </w:r>
      <w:r w:rsidR="00F9124C" w:rsidRPr="003752F7">
        <w:rPr>
          <w:rFonts w:asciiTheme="majorBidi" w:hAnsiTheme="majorBidi" w:cstheme="majorBidi"/>
          <w:color w:val="202124"/>
          <w:sz w:val="20"/>
          <w:szCs w:val="20"/>
        </w:rPr>
        <w:t>T</w:t>
      </w:r>
      <w:r w:rsidRPr="003752F7">
        <w:rPr>
          <w:rFonts w:asciiTheme="majorBidi" w:hAnsiTheme="majorBidi" w:cstheme="majorBidi"/>
          <w:color w:val="202124"/>
          <w:sz w:val="20"/>
          <w:szCs w:val="20"/>
        </w:rPr>
        <w:t>ruths—in which it is possible to make absolute statements. Thus, for example, Aristotle said in his Classical syllogism: “All men are mortal. Socrates is a man. Therefore, Socrates is mortal</w:t>
      </w:r>
      <w:r w:rsidR="00966422" w:rsidRPr="003752F7">
        <w:rPr>
          <w:rFonts w:asciiTheme="majorBidi" w:hAnsiTheme="majorBidi" w:cstheme="majorBidi"/>
          <w:color w:val="202124"/>
          <w:sz w:val="20"/>
          <w:szCs w:val="20"/>
        </w:rPr>
        <w:t>,” which, however, is actually inductive and not actually Metaphysical.</w:t>
      </w:r>
      <w:r w:rsidRPr="003752F7">
        <w:rPr>
          <w:rFonts w:asciiTheme="majorBidi" w:hAnsiTheme="majorBidi" w:cstheme="majorBidi"/>
          <w:color w:val="202124"/>
          <w:sz w:val="20"/>
          <w:szCs w:val="20"/>
        </w:rPr>
        <w:t xml:space="preserve"> The middle term is “men” and “man,” the singular of “men”</w:t>
      </w:r>
      <w:r w:rsidR="006336E6" w:rsidRPr="003752F7">
        <w:rPr>
          <w:rFonts w:asciiTheme="majorBidi" w:hAnsiTheme="majorBidi" w:cstheme="majorBidi"/>
          <w:color w:val="202124"/>
          <w:sz w:val="20"/>
          <w:szCs w:val="20"/>
        </w:rPr>
        <w:t xml:space="preserve"> sharing, of course,</w:t>
      </w:r>
      <w:r w:rsidRPr="003752F7">
        <w:rPr>
          <w:rFonts w:asciiTheme="majorBidi" w:hAnsiTheme="majorBidi" w:cstheme="majorBidi"/>
          <w:color w:val="202124"/>
          <w:sz w:val="20"/>
          <w:szCs w:val="20"/>
        </w:rPr>
        <w:t xml:space="preserve"> an identical meaning</w:t>
      </w:r>
      <w:r w:rsidR="006336E6" w:rsidRPr="003752F7">
        <w:rPr>
          <w:rFonts w:asciiTheme="majorBidi" w:hAnsiTheme="majorBidi" w:cstheme="majorBidi"/>
          <w:color w:val="202124"/>
          <w:sz w:val="20"/>
          <w:szCs w:val="20"/>
        </w:rPr>
        <w:t xml:space="preserve"> with the plural</w:t>
      </w:r>
      <w:r w:rsidRPr="003752F7">
        <w:rPr>
          <w:rFonts w:asciiTheme="majorBidi" w:hAnsiTheme="majorBidi" w:cstheme="majorBidi"/>
          <w:color w:val="202124"/>
          <w:sz w:val="20"/>
          <w:szCs w:val="20"/>
        </w:rPr>
        <w:t xml:space="preserve">. The middle term is correctly distributed in the major premise: “All men are mortal.” Thus, the predicate of the major premise—namely, the word “mortal”—will appear as the predicate or deduction of the conclusion, and it is a valid deduction: “Therefore, Socrates is a mortal.” Another valid syllogism would be: “All mammals are animals. Elephants are mammals. Therefore, all elephants are animals.” We can illustrate an invalid syllogism, however, by the example: “All animals have four legs. Dogs are animals. Therefore, all dogs have four legs.” In this invalid and fallacious conclusion, the “middle term” of the major premise is false or improperly distributed, because—in fact—not all animals have four legs. </w:t>
      </w:r>
      <w:r w:rsidR="009E041E" w:rsidRPr="003752F7">
        <w:rPr>
          <w:rFonts w:asciiTheme="majorBidi" w:hAnsiTheme="majorBidi" w:cstheme="majorBidi"/>
          <w:color w:val="202124"/>
          <w:sz w:val="20"/>
          <w:szCs w:val="20"/>
        </w:rPr>
        <w:t>Some animals have lost a leg, which i</w:t>
      </w:r>
      <w:r w:rsidRPr="003752F7">
        <w:rPr>
          <w:rFonts w:asciiTheme="majorBidi" w:hAnsiTheme="majorBidi" w:cstheme="majorBidi"/>
          <w:color w:val="202124"/>
          <w:sz w:val="20"/>
          <w:szCs w:val="20"/>
        </w:rPr>
        <w:t xml:space="preserve">nsects have six, and they are animals. Spiders have eight, and they are animals, and human beings have two, and we are animals also. </w:t>
      </w:r>
    </w:p>
    <w:p w14:paraId="3A865A57" w14:textId="74BB182C" w:rsidR="00693460" w:rsidRPr="003752F7" w:rsidRDefault="00E86172" w:rsidP="00E86172">
      <w:pPr>
        <w:autoSpaceDE w:val="0"/>
        <w:autoSpaceDN w:val="0"/>
        <w:adjustRightInd w:val="0"/>
        <w:rPr>
          <w:rFonts w:asciiTheme="majorBidi" w:hAnsiTheme="majorBidi" w:cstheme="majorBidi"/>
          <w:color w:val="000000"/>
          <w:sz w:val="20"/>
          <w:szCs w:val="20"/>
        </w:rPr>
      </w:pPr>
      <w:r w:rsidRPr="003752F7">
        <w:rPr>
          <w:rFonts w:asciiTheme="majorBidi" w:hAnsiTheme="majorBidi" w:cstheme="majorBidi"/>
          <w:color w:val="000000" w:themeColor="text1"/>
          <w:sz w:val="20"/>
          <w:szCs w:val="20"/>
        </w:rPr>
        <w:t xml:space="preserve">    We will discuss </w:t>
      </w:r>
      <w:r w:rsidR="009E041E" w:rsidRPr="003752F7">
        <w:rPr>
          <w:rFonts w:asciiTheme="majorBidi" w:hAnsiTheme="majorBidi" w:cstheme="majorBidi"/>
          <w:color w:val="000000" w:themeColor="text1"/>
          <w:sz w:val="20"/>
          <w:szCs w:val="20"/>
        </w:rPr>
        <w:t>R</w:t>
      </w:r>
      <w:r w:rsidRPr="003752F7">
        <w:rPr>
          <w:rFonts w:asciiTheme="majorBidi" w:hAnsiTheme="majorBidi" w:cstheme="majorBidi"/>
          <w:color w:val="000000" w:themeColor="text1"/>
          <w:sz w:val="20"/>
          <w:szCs w:val="20"/>
        </w:rPr>
        <w:t xml:space="preserve">eason and Intellect in Volume </w:t>
      </w:r>
      <w:r w:rsidR="009E041E" w:rsidRPr="003752F7">
        <w:rPr>
          <w:rFonts w:asciiTheme="majorBidi" w:hAnsiTheme="majorBidi" w:cstheme="majorBidi"/>
          <w:color w:val="000000" w:themeColor="text1"/>
          <w:sz w:val="20"/>
          <w:szCs w:val="20"/>
        </w:rPr>
        <w:t>Six</w:t>
      </w:r>
      <w:r w:rsidRPr="003752F7">
        <w:rPr>
          <w:rFonts w:asciiTheme="majorBidi" w:hAnsiTheme="majorBidi" w:cstheme="majorBidi"/>
          <w:color w:val="000000" w:themeColor="text1"/>
          <w:sz w:val="20"/>
          <w:szCs w:val="20"/>
        </w:rPr>
        <w:t xml:space="preserve">. It must be emphasized, however, that </w:t>
      </w:r>
      <w:r w:rsidR="009E041E" w:rsidRPr="003752F7">
        <w:rPr>
          <w:rFonts w:asciiTheme="majorBidi" w:hAnsiTheme="majorBidi" w:cstheme="majorBidi"/>
          <w:color w:val="000000" w:themeColor="text1"/>
          <w:sz w:val="20"/>
          <w:szCs w:val="20"/>
        </w:rPr>
        <w:t>R</w:t>
      </w:r>
      <w:r w:rsidRPr="003752F7">
        <w:rPr>
          <w:rFonts w:asciiTheme="majorBidi" w:hAnsiTheme="majorBidi" w:cstheme="majorBidi"/>
          <w:color w:val="000000" w:themeColor="text1"/>
          <w:sz w:val="20"/>
          <w:szCs w:val="20"/>
        </w:rPr>
        <w:t>eason must be</w:t>
      </w:r>
      <w:r w:rsidR="009E041E" w:rsidRPr="003752F7">
        <w:rPr>
          <w:rFonts w:asciiTheme="majorBidi" w:hAnsiTheme="majorBidi" w:cstheme="majorBidi"/>
          <w:color w:val="000000" w:themeColor="text1"/>
          <w:sz w:val="20"/>
          <w:szCs w:val="20"/>
        </w:rPr>
        <w:t xml:space="preserve"> properly educated and</w:t>
      </w:r>
      <w:r w:rsidRPr="003752F7">
        <w:rPr>
          <w:rFonts w:asciiTheme="majorBidi" w:hAnsiTheme="majorBidi" w:cstheme="majorBidi"/>
          <w:color w:val="000000" w:themeColor="text1"/>
          <w:sz w:val="20"/>
          <w:szCs w:val="20"/>
        </w:rPr>
        <w:t xml:space="preserve"> trained</w:t>
      </w:r>
      <w:r w:rsidR="009E041E" w:rsidRPr="003752F7">
        <w:rPr>
          <w:rFonts w:asciiTheme="majorBidi" w:hAnsiTheme="majorBidi" w:cstheme="majorBidi"/>
          <w:color w:val="000000" w:themeColor="text1"/>
          <w:sz w:val="20"/>
          <w:szCs w:val="20"/>
        </w:rPr>
        <w:t>,</w:t>
      </w:r>
      <w:r w:rsidRPr="003752F7">
        <w:rPr>
          <w:rFonts w:asciiTheme="majorBidi" w:hAnsiTheme="majorBidi" w:cstheme="majorBidi"/>
          <w:color w:val="000000" w:themeColor="text1"/>
          <w:sz w:val="20"/>
          <w:szCs w:val="20"/>
        </w:rPr>
        <w:t xml:space="preserve"> so that it learns to be subservient to the Intellect. Only through such compliance can </w:t>
      </w:r>
      <w:r w:rsidR="00693460" w:rsidRPr="003752F7">
        <w:rPr>
          <w:rFonts w:asciiTheme="majorBidi" w:hAnsiTheme="majorBidi" w:cstheme="majorBidi"/>
          <w:color w:val="000000" w:themeColor="text1"/>
          <w:sz w:val="20"/>
          <w:szCs w:val="20"/>
        </w:rPr>
        <w:t>R</w:t>
      </w:r>
      <w:r w:rsidRPr="003752F7">
        <w:rPr>
          <w:rFonts w:asciiTheme="majorBidi" w:hAnsiTheme="majorBidi" w:cstheme="majorBidi"/>
          <w:color w:val="000000" w:themeColor="text1"/>
          <w:sz w:val="20"/>
          <w:szCs w:val="20"/>
        </w:rPr>
        <w:t xml:space="preserve">eason attain its fullest potential as an ancillary of our highest perceptions. </w:t>
      </w:r>
      <w:r w:rsidRPr="003752F7">
        <w:rPr>
          <w:rFonts w:asciiTheme="majorBidi" w:hAnsiTheme="majorBidi" w:cstheme="majorBidi"/>
          <w:color w:val="000000"/>
          <w:sz w:val="20"/>
          <w:szCs w:val="20"/>
        </w:rPr>
        <w:t xml:space="preserve">Reason needs content providers, which it cannot produce on its own. In this regard, </w:t>
      </w:r>
      <w:r w:rsidR="00693460" w:rsidRPr="003752F7">
        <w:rPr>
          <w:rFonts w:asciiTheme="majorBidi" w:hAnsiTheme="majorBidi" w:cstheme="majorBidi"/>
          <w:color w:val="000000"/>
          <w:sz w:val="20"/>
          <w:szCs w:val="20"/>
        </w:rPr>
        <w:t>R</w:t>
      </w:r>
      <w:r w:rsidRPr="003752F7">
        <w:rPr>
          <w:rFonts w:asciiTheme="majorBidi" w:hAnsiTheme="majorBidi" w:cstheme="majorBidi"/>
          <w:color w:val="000000"/>
          <w:sz w:val="20"/>
          <w:szCs w:val="20"/>
        </w:rPr>
        <w:t xml:space="preserve">eason is almost totally at the mercy of the fundamental </w:t>
      </w:r>
      <w:r w:rsidR="00921ECC" w:rsidRPr="003752F7">
        <w:rPr>
          <w:rFonts w:asciiTheme="majorBidi" w:hAnsiTheme="majorBidi" w:cstheme="majorBidi"/>
          <w:color w:val="000000"/>
          <w:sz w:val="20"/>
          <w:szCs w:val="20"/>
        </w:rPr>
        <w:t>H</w:t>
      </w:r>
      <w:r w:rsidRPr="003752F7">
        <w:rPr>
          <w:rFonts w:asciiTheme="majorBidi" w:hAnsiTheme="majorBidi" w:cstheme="majorBidi"/>
          <w:color w:val="000000"/>
          <w:sz w:val="20"/>
          <w:szCs w:val="20"/>
        </w:rPr>
        <w:t>uman faculties—such as the external and internal senses, which we will examine</w:t>
      </w:r>
      <w:r w:rsidR="00921ECC" w:rsidRPr="003752F7">
        <w:rPr>
          <w:rFonts w:asciiTheme="majorBidi" w:hAnsiTheme="majorBidi" w:cstheme="majorBidi"/>
          <w:color w:val="000000"/>
          <w:sz w:val="20"/>
          <w:szCs w:val="20"/>
        </w:rPr>
        <w:t xml:space="preserve"> further</w:t>
      </w:r>
      <w:r w:rsidRPr="003752F7">
        <w:rPr>
          <w:rFonts w:asciiTheme="majorBidi" w:hAnsiTheme="majorBidi" w:cstheme="majorBidi"/>
          <w:color w:val="000000"/>
          <w:sz w:val="20"/>
          <w:szCs w:val="20"/>
        </w:rPr>
        <w:t xml:space="preserve"> in Volume </w:t>
      </w:r>
      <w:r w:rsidR="00693460" w:rsidRPr="003752F7">
        <w:rPr>
          <w:rFonts w:asciiTheme="majorBidi" w:hAnsiTheme="majorBidi" w:cstheme="majorBidi"/>
          <w:color w:val="000000"/>
          <w:sz w:val="20"/>
          <w:szCs w:val="20"/>
        </w:rPr>
        <w:t>Six</w:t>
      </w:r>
      <w:r w:rsidRPr="003752F7">
        <w:rPr>
          <w:rFonts w:asciiTheme="majorBidi" w:hAnsiTheme="majorBidi" w:cstheme="majorBidi"/>
          <w:color w:val="000000"/>
          <w:sz w:val="20"/>
          <w:szCs w:val="20"/>
        </w:rPr>
        <w:t xml:space="preserve">—that provide the </w:t>
      </w:r>
      <w:r w:rsidR="00921ECC" w:rsidRPr="003752F7">
        <w:rPr>
          <w:rFonts w:asciiTheme="majorBidi" w:hAnsiTheme="majorBidi" w:cstheme="majorBidi"/>
          <w:color w:val="000000"/>
          <w:sz w:val="20"/>
          <w:szCs w:val="20"/>
        </w:rPr>
        <w:t>discursive</w:t>
      </w:r>
      <w:r w:rsidRPr="003752F7">
        <w:rPr>
          <w:rFonts w:asciiTheme="majorBidi" w:hAnsiTheme="majorBidi" w:cstheme="majorBidi"/>
          <w:color w:val="000000"/>
          <w:sz w:val="20"/>
          <w:szCs w:val="20"/>
        </w:rPr>
        <w:t xml:space="preserve"> content of its thought. Even </w:t>
      </w:r>
      <w:r w:rsidR="00693460" w:rsidRPr="003752F7">
        <w:rPr>
          <w:rFonts w:asciiTheme="majorBidi" w:hAnsiTheme="majorBidi" w:cstheme="majorBidi"/>
          <w:color w:val="000000"/>
          <w:sz w:val="20"/>
          <w:szCs w:val="20"/>
        </w:rPr>
        <w:t>L</w:t>
      </w:r>
      <w:r w:rsidRPr="003752F7">
        <w:rPr>
          <w:rFonts w:asciiTheme="majorBidi" w:hAnsiTheme="majorBidi" w:cstheme="majorBidi"/>
          <w:color w:val="000000"/>
          <w:sz w:val="20"/>
          <w:szCs w:val="20"/>
        </w:rPr>
        <w:t>ogical syllogisms presuppose the material they work on and do not provide it, as we can readily see in the examples just given.</w:t>
      </w:r>
    </w:p>
    <w:p w14:paraId="2D5C77D4" w14:textId="10972A1B" w:rsidR="00E86172" w:rsidRPr="003752F7" w:rsidRDefault="00693460" w:rsidP="00E86172">
      <w:pPr>
        <w:autoSpaceDE w:val="0"/>
        <w:autoSpaceDN w:val="0"/>
        <w:adjustRightInd w:val="0"/>
        <w:rPr>
          <w:rFonts w:asciiTheme="majorBidi" w:hAnsiTheme="majorBidi" w:cstheme="majorBidi"/>
          <w:color w:val="000000"/>
          <w:sz w:val="20"/>
          <w:szCs w:val="20"/>
        </w:rPr>
      </w:pPr>
      <w:r w:rsidRPr="003752F7">
        <w:rPr>
          <w:rFonts w:asciiTheme="majorBidi" w:hAnsiTheme="majorBidi" w:cstheme="majorBidi"/>
          <w:color w:val="000000"/>
          <w:sz w:val="20"/>
          <w:szCs w:val="20"/>
        </w:rPr>
        <w:t xml:space="preserve">    </w:t>
      </w:r>
      <w:r w:rsidR="00E86172" w:rsidRPr="003752F7">
        <w:rPr>
          <w:rFonts w:asciiTheme="majorBidi" w:hAnsiTheme="majorBidi" w:cstheme="majorBidi"/>
          <w:color w:val="000000"/>
          <w:sz w:val="20"/>
          <w:szCs w:val="20"/>
        </w:rPr>
        <w:t xml:space="preserve">In his thorough-going empiricism, John Stuart Mill (d. </w:t>
      </w:r>
      <w:r w:rsidR="00DA57A7" w:rsidRPr="003752F7">
        <w:rPr>
          <w:rFonts w:asciiTheme="majorBidi" w:hAnsiTheme="majorBidi" w:cstheme="majorBidi"/>
          <w:color w:val="000000"/>
          <w:sz w:val="20"/>
          <w:szCs w:val="20"/>
        </w:rPr>
        <w:t>1290/</w:t>
      </w:r>
      <w:r w:rsidR="00E86172" w:rsidRPr="003752F7">
        <w:rPr>
          <w:rFonts w:asciiTheme="majorBidi" w:hAnsiTheme="majorBidi" w:cstheme="majorBidi"/>
          <w:color w:val="000000"/>
          <w:sz w:val="20"/>
          <w:szCs w:val="20"/>
        </w:rPr>
        <w:t xml:space="preserve">1873) argued that the syllogism is useless since its conclusion must be known prior to articulating its premises, which is a view pretty much universally held in </w:t>
      </w:r>
      <w:r w:rsidR="00DA57A7" w:rsidRPr="003752F7">
        <w:rPr>
          <w:rFonts w:asciiTheme="majorBidi" w:hAnsiTheme="majorBidi" w:cstheme="majorBidi"/>
          <w:color w:val="000000"/>
          <w:sz w:val="20"/>
          <w:szCs w:val="20"/>
        </w:rPr>
        <w:t>M</w:t>
      </w:r>
      <w:r w:rsidR="00E86172" w:rsidRPr="003752F7">
        <w:rPr>
          <w:rFonts w:asciiTheme="majorBidi" w:hAnsiTheme="majorBidi" w:cstheme="majorBidi"/>
          <w:color w:val="000000"/>
          <w:sz w:val="20"/>
          <w:szCs w:val="20"/>
        </w:rPr>
        <w:t>odernist</w:t>
      </w:r>
      <w:r w:rsidR="00DA57A7" w:rsidRPr="003752F7">
        <w:rPr>
          <w:rFonts w:asciiTheme="majorBidi" w:hAnsiTheme="majorBidi" w:cstheme="majorBidi"/>
          <w:color w:val="000000"/>
          <w:sz w:val="20"/>
          <w:szCs w:val="20"/>
        </w:rPr>
        <w:t xml:space="preserve"> Epistemology and</w:t>
      </w:r>
      <w:r w:rsidR="00E86172" w:rsidRPr="003752F7">
        <w:rPr>
          <w:rFonts w:asciiTheme="majorBidi" w:hAnsiTheme="majorBidi" w:cstheme="majorBidi"/>
          <w:color w:val="000000"/>
          <w:sz w:val="20"/>
          <w:szCs w:val="20"/>
        </w:rPr>
        <w:t xml:space="preserve"> thought. This view is, however, fallacious—as </w:t>
      </w:r>
      <w:r w:rsidR="00E86172" w:rsidRPr="003752F7">
        <w:rPr>
          <w:rFonts w:asciiTheme="majorBidi" w:hAnsiTheme="majorBidi" w:cstheme="majorBidi"/>
          <w:i/>
          <w:iCs/>
          <w:color w:val="000000"/>
          <w:sz w:val="20"/>
          <w:szCs w:val="20"/>
        </w:rPr>
        <w:t>The First Teaching</w:t>
      </w:r>
      <w:r w:rsidR="00E86172" w:rsidRPr="003752F7">
        <w:rPr>
          <w:rFonts w:asciiTheme="majorBidi" w:hAnsiTheme="majorBidi" w:cstheme="majorBidi"/>
          <w:color w:val="000000"/>
          <w:sz w:val="20"/>
          <w:szCs w:val="20"/>
        </w:rPr>
        <w:t xml:space="preserve"> </w:t>
      </w:r>
      <w:r w:rsidR="00DA57A7" w:rsidRPr="003752F7">
        <w:rPr>
          <w:rFonts w:asciiTheme="majorBidi" w:hAnsiTheme="majorBidi" w:cstheme="majorBidi"/>
          <w:color w:val="000000"/>
          <w:sz w:val="20"/>
          <w:szCs w:val="20"/>
        </w:rPr>
        <w:t>aspires to</w:t>
      </w:r>
      <w:r w:rsidR="00E86172" w:rsidRPr="003752F7">
        <w:rPr>
          <w:rFonts w:asciiTheme="majorBidi" w:hAnsiTheme="majorBidi" w:cstheme="majorBidi"/>
          <w:color w:val="000000"/>
          <w:sz w:val="20"/>
          <w:szCs w:val="20"/>
        </w:rPr>
        <w:t xml:space="preserve"> show in its treatment of </w:t>
      </w:r>
      <w:r w:rsidR="00DA57A7" w:rsidRPr="003752F7">
        <w:rPr>
          <w:rFonts w:asciiTheme="majorBidi" w:hAnsiTheme="majorBidi" w:cstheme="majorBidi"/>
          <w:color w:val="000000"/>
          <w:sz w:val="20"/>
          <w:szCs w:val="20"/>
        </w:rPr>
        <w:t xml:space="preserve">Epistemology and </w:t>
      </w:r>
      <w:r w:rsidR="00E86172" w:rsidRPr="003752F7">
        <w:rPr>
          <w:rFonts w:asciiTheme="majorBidi" w:hAnsiTheme="majorBidi" w:cstheme="majorBidi"/>
          <w:color w:val="000000"/>
          <w:sz w:val="20"/>
          <w:szCs w:val="20"/>
        </w:rPr>
        <w:t xml:space="preserve">First Principles—and Mill’s assertion falls under the fallacy of “begging the question” (Latin: </w:t>
      </w:r>
      <w:r w:rsidR="00E86172" w:rsidRPr="003752F7">
        <w:rPr>
          <w:rFonts w:asciiTheme="majorBidi" w:hAnsiTheme="majorBidi" w:cstheme="majorBidi"/>
          <w:i/>
          <w:iCs/>
          <w:color w:val="000000"/>
          <w:sz w:val="20"/>
          <w:szCs w:val="20"/>
        </w:rPr>
        <w:t>petitio principi</w:t>
      </w:r>
      <w:r w:rsidR="00E86172" w:rsidRPr="003752F7">
        <w:rPr>
          <w:rFonts w:asciiTheme="majorBidi" w:hAnsiTheme="majorBidi" w:cstheme="majorBidi"/>
          <w:color w:val="000000"/>
          <w:sz w:val="20"/>
          <w:szCs w:val="20"/>
        </w:rPr>
        <w:t xml:space="preserve">). “Begging the question” is </w:t>
      </w:r>
      <w:r w:rsidR="00E86172" w:rsidRPr="003752F7">
        <w:rPr>
          <w:rFonts w:asciiTheme="majorBidi" w:hAnsiTheme="majorBidi" w:cstheme="majorBidi"/>
          <w:color w:val="212529"/>
          <w:sz w:val="20"/>
          <w:szCs w:val="20"/>
          <w:shd w:val="clear" w:color="auto" w:fill="FFFFFF"/>
        </w:rPr>
        <w:t xml:space="preserve">a </w:t>
      </w:r>
      <w:r w:rsidR="00275FC2" w:rsidRPr="003752F7">
        <w:rPr>
          <w:rFonts w:asciiTheme="majorBidi" w:hAnsiTheme="majorBidi" w:cstheme="majorBidi"/>
          <w:color w:val="212529"/>
          <w:sz w:val="20"/>
          <w:szCs w:val="20"/>
          <w:shd w:val="clear" w:color="auto" w:fill="FFFFFF"/>
        </w:rPr>
        <w:t>L</w:t>
      </w:r>
      <w:r w:rsidR="00E86172" w:rsidRPr="003752F7">
        <w:rPr>
          <w:rFonts w:asciiTheme="majorBidi" w:hAnsiTheme="majorBidi" w:cstheme="majorBidi"/>
          <w:color w:val="212529"/>
          <w:sz w:val="20"/>
          <w:szCs w:val="20"/>
          <w:shd w:val="clear" w:color="auto" w:fill="FFFFFF"/>
        </w:rPr>
        <w:t xml:space="preserve">ogical fallacy in which a premise is assumed to be true without warrant or </w:t>
      </w:r>
      <w:r w:rsidR="00275FC2" w:rsidRPr="003752F7">
        <w:rPr>
          <w:rFonts w:asciiTheme="majorBidi" w:hAnsiTheme="majorBidi" w:cstheme="majorBidi"/>
          <w:color w:val="212529"/>
          <w:sz w:val="20"/>
          <w:szCs w:val="20"/>
          <w:shd w:val="clear" w:color="auto" w:fill="FFFFFF"/>
        </w:rPr>
        <w:t>when</w:t>
      </w:r>
      <w:r w:rsidR="00E86172" w:rsidRPr="003752F7">
        <w:rPr>
          <w:rFonts w:asciiTheme="majorBidi" w:hAnsiTheme="majorBidi" w:cstheme="majorBidi"/>
          <w:color w:val="212529"/>
          <w:sz w:val="20"/>
          <w:szCs w:val="20"/>
          <w:shd w:val="clear" w:color="auto" w:fill="FFFFFF"/>
        </w:rPr>
        <w:t xml:space="preserve"> what is to be proved is implicitly taken for granted. A simple example of “begging the question” is the statement: “The ocean is blue because the sky is blue.”</w:t>
      </w:r>
      <w:r w:rsidR="00E86172" w:rsidRPr="003752F7">
        <w:rPr>
          <w:rFonts w:asciiTheme="majorBidi" w:hAnsiTheme="majorBidi" w:cstheme="majorBidi"/>
          <w:color w:val="000000"/>
          <w:sz w:val="20"/>
          <w:szCs w:val="20"/>
        </w:rPr>
        <w:t xml:space="preserve"> The fallacy of “begging the question” provides no real proof and generates no new knowledge. In reality, </w:t>
      </w:r>
      <w:r w:rsidR="00E53890" w:rsidRPr="003752F7">
        <w:rPr>
          <w:rFonts w:asciiTheme="majorBidi" w:hAnsiTheme="majorBidi" w:cstheme="majorBidi"/>
          <w:color w:val="000000"/>
          <w:sz w:val="20"/>
          <w:szCs w:val="20"/>
        </w:rPr>
        <w:t xml:space="preserve">however, </w:t>
      </w:r>
      <w:r w:rsidR="00E86172" w:rsidRPr="003752F7">
        <w:rPr>
          <w:rFonts w:asciiTheme="majorBidi" w:hAnsiTheme="majorBidi" w:cstheme="majorBidi"/>
          <w:color w:val="000000"/>
          <w:sz w:val="20"/>
          <w:szCs w:val="20"/>
        </w:rPr>
        <w:t>Mill was mistaken on both counts. First, the conclusion of a syllogism cannot be explicitly known prior to the premises, although it is implicitly present in them, and</w:t>
      </w:r>
      <w:r w:rsidR="00E53890" w:rsidRPr="003752F7">
        <w:rPr>
          <w:rFonts w:asciiTheme="majorBidi" w:hAnsiTheme="majorBidi" w:cstheme="majorBidi"/>
          <w:color w:val="000000"/>
          <w:sz w:val="20"/>
          <w:szCs w:val="20"/>
        </w:rPr>
        <w:t xml:space="preserve"> it is</w:t>
      </w:r>
      <w:r w:rsidR="00E86172" w:rsidRPr="003752F7">
        <w:rPr>
          <w:rFonts w:asciiTheme="majorBidi" w:hAnsiTheme="majorBidi" w:cstheme="majorBidi"/>
          <w:color w:val="000000"/>
          <w:sz w:val="20"/>
          <w:szCs w:val="20"/>
        </w:rPr>
        <w:t xml:space="preserve"> for that reason</w:t>
      </w:r>
      <w:r w:rsidR="00E53890" w:rsidRPr="003752F7">
        <w:rPr>
          <w:rFonts w:asciiTheme="majorBidi" w:hAnsiTheme="majorBidi" w:cstheme="majorBidi"/>
          <w:color w:val="000000"/>
          <w:sz w:val="20"/>
          <w:szCs w:val="20"/>
        </w:rPr>
        <w:t xml:space="preserve"> that it</w:t>
      </w:r>
      <w:r w:rsidR="00E86172" w:rsidRPr="003752F7">
        <w:rPr>
          <w:rFonts w:asciiTheme="majorBidi" w:hAnsiTheme="majorBidi" w:cstheme="majorBidi"/>
          <w:color w:val="000000"/>
          <w:sz w:val="20"/>
          <w:szCs w:val="20"/>
        </w:rPr>
        <w:t xml:space="preserve"> may be explicitly deduced from the premises. Second, although new knowledge may not necessarily be arrived at by way of the syllogism, syllogisms do provide us with clearer and more explicit forms of knowledge than we had before. At the same time, it must be emphasized again—as we will demonstrate in Epistemology—that </w:t>
      </w:r>
      <w:r w:rsidR="00907180" w:rsidRPr="003752F7">
        <w:rPr>
          <w:rFonts w:asciiTheme="majorBidi" w:hAnsiTheme="majorBidi" w:cstheme="majorBidi"/>
          <w:color w:val="000000"/>
          <w:sz w:val="20"/>
          <w:szCs w:val="20"/>
        </w:rPr>
        <w:t>R</w:t>
      </w:r>
      <w:r w:rsidR="00E86172" w:rsidRPr="003752F7">
        <w:rPr>
          <w:rFonts w:asciiTheme="majorBidi" w:hAnsiTheme="majorBidi" w:cstheme="majorBidi"/>
          <w:color w:val="000000"/>
          <w:sz w:val="20"/>
          <w:szCs w:val="20"/>
        </w:rPr>
        <w:t xml:space="preserve">eason on its own is helpless. It only imposes order onto material that it is given, and it cannot choose that material on its own or find it within itself. Thus, all </w:t>
      </w:r>
      <w:r w:rsidR="00907180" w:rsidRPr="003752F7">
        <w:rPr>
          <w:rFonts w:asciiTheme="majorBidi" w:hAnsiTheme="majorBidi" w:cstheme="majorBidi"/>
          <w:color w:val="000000"/>
          <w:sz w:val="20"/>
          <w:szCs w:val="20"/>
        </w:rPr>
        <w:t>R</w:t>
      </w:r>
      <w:r w:rsidR="00E86172" w:rsidRPr="003752F7">
        <w:rPr>
          <w:rFonts w:asciiTheme="majorBidi" w:hAnsiTheme="majorBidi" w:cstheme="majorBidi"/>
          <w:color w:val="000000"/>
          <w:sz w:val="20"/>
          <w:szCs w:val="20"/>
        </w:rPr>
        <w:t xml:space="preserve">eason-based thought has to start from initial premises which cannot come from </w:t>
      </w:r>
      <w:r w:rsidR="00907180" w:rsidRPr="003752F7">
        <w:rPr>
          <w:rFonts w:asciiTheme="majorBidi" w:hAnsiTheme="majorBidi" w:cstheme="majorBidi"/>
          <w:color w:val="000000"/>
          <w:sz w:val="20"/>
          <w:szCs w:val="20"/>
        </w:rPr>
        <w:t>R</w:t>
      </w:r>
      <w:r w:rsidR="00E86172" w:rsidRPr="003752F7">
        <w:rPr>
          <w:rFonts w:asciiTheme="majorBidi" w:hAnsiTheme="majorBidi" w:cstheme="majorBidi"/>
          <w:color w:val="000000"/>
          <w:sz w:val="20"/>
          <w:szCs w:val="20"/>
        </w:rPr>
        <w:t>eason itself, but which involve elements of certitude</w:t>
      </w:r>
      <w:r w:rsidR="003350A4" w:rsidRPr="003752F7">
        <w:rPr>
          <w:rFonts w:asciiTheme="majorBidi" w:hAnsiTheme="majorBidi" w:cstheme="majorBidi"/>
          <w:color w:val="000000"/>
          <w:sz w:val="20"/>
          <w:szCs w:val="20"/>
        </w:rPr>
        <w:t>,</w:t>
      </w:r>
      <w:r w:rsidR="00E86172" w:rsidRPr="003752F7">
        <w:rPr>
          <w:rFonts w:asciiTheme="majorBidi" w:hAnsiTheme="majorBidi" w:cstheme="majorBidi"/>
          <w:color w:val="000000"/>
          <w:sz w:val="20"/>
          <w:szCs w:val="20"/>
        </w:rPr>
        <w:t xml:space="preserve"> the soundness </w:t>
      </w:r>
      <w:r w:rsidR="003350A4" w:rsidRPr="003752F7">
        <w:rPr>
          <w:rFonts w:asciiTheme="majorBidi" w:hAnsiTheme="majorBidi" w:cstheme="majorBidi"/>
          <w:color w:val="000000"/>
          <w:sz w:val="20"/>
          <w:szCs w:val="20"/>
        </w:rPr>
        <w:t xml:space="preserve">of which is </w:t>
      </w:r>
      <w:r w:rsidR="00E86172" w:rsidRPr="003752F7">
        <w:rPr>
          <w:rFonts w:asciiTheme="majorBidi" w:hAnsiTheme="majorBidi" w:cstheme="majorBidi"/>
          <w:color w:val="000000"/>
          <w:sz w:val="20"/>
          <w:szCs w:val="20"/>
        </w:rPr>
        <w:t>derived from the Intellect</w:t>
      </w:r>
      <w:r w:rsidR="003350A4" w:rsidRPr="003752F7">
        <w:rPr>
          <w:rFonts w:asciiTheme="majorBidi" w:hAnsiTheme="majorBidi" w:cstheme="majorBidi"/>
          <w:color w:val="000000"/>
          <w:sz w:val="20"/>
          <w:szCs w:val="20"/>
        </w:rPr>
        <w:t>,</w:t>
      </w:r>
      <w:r w:rsidR="00E86172" w:rsidRPr="003752F7">
        <w:rPr>
          <w:rFonts w:asciiTheme="majorBidi" w:hAnsiTheme="majorBidi" w:cstheme="majorBidi"/>
          <w:color w:val="000000"/>
          <w:sz w:val="20"/>
          <w:szCs w:val="20"/>
        </w:rPr>
        <w:t xml:space="preserve"> which </w:t>
      </w:r>
      <w:r w:rsidR="003350A4" w:rsidRPr="003752F7">
        <w:rPr>
          <w:rFonts w:asciiTheme="majorBidi" w:hAnsiTheme="majorBidi" w:cstheme="majorBidi"/>
          <w:color w:val="000000"/>
          <w:sz w:val="20"/>
          <w:szCs w:val="20"/>
        </w:rPr>
        <w:t>R</w:t>
      </w:r>
      <w:r w:rsidR="00E86172" w:rsidRPr="003752F7">
        <w:rPr>
          <w:rFonts w:asciiTheme="majorBidi" w:hAnsiTheme="majorBidi" w:cstheme="majorBidi"/>
          <w:color w:val="000000"/>
          <w:sz w:val="20"/>
          <w:szCs w:val="20"/>
        </w:rPr>
        <w:t xml:space="preserve">eason can then delineate and clarify. These starting points of sound Intellection, which are provided by the Intellect, become the tools of well-founded </w:t>
      </w:r>
      <w:r w:rsidR="003350A4" w:rsidRPr="003752F7">
        <w:rPr>
          <w:rFonts w:asciiTheme="majorBidi" w:hAnsiTheme="majorBidi" w:cstheme="majorBidi"/>
          <w:color w:val="000000"/>
          <w:sz w:val="20"/>
          <w:szCs w:val="20"/>
        </w:rPr>
        <w:t>R</w:t>
      </w:r>
      <w:r w:rsidR="00E86172" w:rsidRPr="003752F7">
        <w:rPr>
          <w:rFonts w:asciiTheme="majorBidi" w:hAnsiTheme="majorBidi" w:cstheme="majorBidi"/>
          <w:color w:val="000000"/>
          <w:sz w:val="20"/>
          <w:szCs w:val="20"/>
        </w:rPr>
        <w:t>eason and reliable intelligence.</w:t>
      </w:r>
      <w:r w:rsidR="00E86172" w:rsidRPr="003752F7">
        <w:rPr>
          <w:rFonts w:asciiTheme="majorBidi" w:hAnsiTheme="majorBidi" w:cstheme="majorBidi"/>
          <w:sz w:val="20"/>
          <w:szCs w:val="20"/>
        </w:rPr>
        <w:t xml:space="preserve"> As for </w:t>
      </w:r>
      <w:r w:rsidR="003350A4" w:rsidRPr="003752F7">
        <w:rPr>
          <w:rFonts w:asciiTheme="majorBidi" w:hAnsiTheme="majorBidi" w:cstheme="majorBidi"/>
          <w:sz w:val="20"/>
          <w:szCs w:val="20"/>
        </w:rPr>
        <w:t>M</w:t>
      </w:r>
      <w:r w:rsidR="00E86172" w:rsidRPr="003752F7">
        <w:rPr>
          <w:rFonts w:asciiTheme="majorBidi" w:hAnsiTheme="majorBidi" w:cstheme="majorBidi"/>
          <w:sz w:val="20"/>
          <w:szCs w:val="20"/>
        </w:rPr>
        <w:t xml:space="preserve">oral reasoning, it is a type of subordinate rationality and represents good use of the Intellect and reason combined. Moral reason occurs when we use the mind to make </w:t>
      </w:r>
      <w:r w:rsidR="00466170" w:rsidRPr="003752F7">
        <w:rPr>
          <w:rFonts w:asciiTheme="majorBidi" w:hAnsiTheme="majorBidi" w:cstheme="majorBidi"/>
          <w:sz w:val="20"/>
          <w:szCs w:val="20"/>
        </w:rPr>
        <w:t>M</w:t>
      </w:r>
      <w:r w:rsidR="00E86172" w:rsidRPr="003752F7">
        <w:rPr>
          <w:rFonts w:asciiTheme="majorBidi" w:hAnsiTheme="majorBidi" w:cstheme="majorBidi"/>
          <w:sz w:val="20"/>
          <w:szCs w:val="20"/>
        </w:rPr>
        <w:t>oral judgments, and, in general, to determine what to do in a particular situation</w:t>
      </w:r>
      <w:r w:rsidR="00466170" w:rsidRPr="003752F7">
        <w:rPr>
          <w:rFonts w:asciiTheme="majorBidi" w:hAnsiTheme="majorBidi" w:cstheme="majorBidi"/>
          <w:sz w:val="20"/>
          <w:szCs w:val="20"/>
        </w:rPr>
        <w:t>. B</w:t>
      </w:r>
      <w:r w:rsidR="00E86172" w:rsidRPr="003752F7">
        <w:rPr>
          <w:rFonts w:asciiTheme="majorBidi" w:hAnsiTheme="majorBidi" w:cstheme="majorBidi"/>
          <w:sz w:val="20"/>
          <w:szCs w:val="20"/>
        </w:rPr>
        <w:t xml:space="preserve">ut, to be authentic, </w:t>
      </w:r>
      <w:r w:rsidR="00466170" w:rsidRPr="003752F7">
        <w:rPr>
          <w:rFonts w:asciiTheme="majorBidi" w:hAnsiTheme="majorBidi" w:cstheme="majorBidi"/>
          <w:sz w:val="20"/>
          <w:szCs w:val="20"/>
        </w:rPr>
        <w:t>M</w:t>
      </w:r>
      <w:r w:rsidR="00E86172" w:rsidRPr="003752F7">
        <w:rPr>
          <w:rFonts w:asciiTheme="majorBidi" w:hAnsiTheme="majorBidi" w:cstheme="majorBidi"/>
          <w:sz w:val="20"/>
          <w:szCs w:val="20"/>
        </w:rPr>
        <w:t xml:space="preserve">oral reasoning must derive its </w:t>
      </w:r>
      <w:r w:rsidR="00466170" w:rsidRPr="003752F7">
        <w:rPr>
          <w:rFonts w:asciiTheme="majorBidi" w:hAnsiTheme="majorBidi" w:cstheme="majorBidi"/>
          <w:sz w:val="20"/>
          <w:szCs w:val="20"/>
        </w:rPr>
        <w:t>M</w:t>
      </w:r>
      <w:r w:rsidR="00E86172" w:rsidRPr="003752F7">
        <w:rPr>
          <w:rFonts w:asciiTheme="majorBidi" w:hAnsiTheme="majorBidi" w:cstheme="majorBidi"/>
          <w:sz w:val="20"/>
          <w:szCs w:val="20"/>
        </w:rPr>
        <w:t>oral principles from outside itself.</w:t>
      </w:r>
      <w:r w:rsidR="00E86172" w:rsidRPr="003752F7">
        <w:rPr>
          <w:rFonts w:asciiTheme="majorBidi" w:hAnsiTheme="majorBidi" w:cstheme="majorBidi"/>
          <w:color w:val="000000" w:themeColor="text1"/>
          <w:sz w:val="20"/>
          <w:szCs w:val="20"/>
        </w:rPr>
        <w:t xml:space="preserve"> Pure, theoretical, and speculative </w:t>
      </w:r>
      <w:r w:rsidR="00466170" w:rsidRPr="003752F7">
        <w:rPr>
          <w:rFonts w:asciiTheme="majorBidi" w:hAnsiTheme="majorBidi" w:cstheme="majorBidi"/>
          <w:color w:val="000000" w:themeColor="text1"/>
          <w:sz w:val="20"/>
          <w:szCs w:val="20"/>
        </w:rPr>
        <w:t>R</w:t>
      </w:r>
      <w:r w:rsidR="00E86172" w:rsidRPr="003752F7">
        <w:rPr>
          <w:rFonts w:asciiTheme="majorBidi" w:hAnsiTheme="majorBidi" w:cstheme="majorBidi"/>
          <w:color w:val="000000" w:themeColor="text1"/>
          <w:sz w:val="20"/>
          <w:szCs w:val="20"/>
        </w:rPr>
        <w:t xml:space="preserve">eason represent the highest levels of the </w:t>
      </w:r>
      <w:r w:rsidR="00466170" w:rsidRPr="003752F7">
        <w:rPr>
          <w:rFonts w:asciiTheme="majorBidi" w:hAnsiTheme="majorBidi" w:cstheme="majorBidi"/>
          <w:color w:val="000000" w:themeColor="text1"/>
          <w:sz w:val="20"/>
          <w:szCs w:val="20"/>
        </w:rPr>
        <w:t>R</w:t>
      </w:r>
      <w:r w:rsidR="00E86172" w:rsidRPr="003752F7">
        <w:rPr>
          <w:rFonts w:asciiTheme="majorBidi" w:hAnsiTheme="majorBidi" w:cstheme="majorBidi"/>
          <w:color w:val="000000" w:themeColor="text1"/>
          <w:sz w:val="20"/>
          <w:szCs w:val="20"/>
        </w:rPr>
        <w:t xml:space="preserve">ational faculty when it engages with First Principles and the </w:t>
      </w:r>
      <w:r w:rsidR="00466170" w:rsidRPr="003752F7">
        <w:rPr>
          <w:rFonts w:asciiTheme="majorBidi" w:hAnsiTheme="majorBidi" w:cstheme="majorBidi"/>
          <w:i/>
          <w:iCs/>
          <w:color w:val="000000" w:themeColor="text1"/>
          <w:sz w:val="20"/>
          <w:szCs w:val="20"/>
        </w:rPr>
        <w:t>A</w:t>
      </w:r>
      <w:r w:rsidR="00E86172" w:rsidRPr="003752F7">
        <w:rPr>
          <w:rFonts w:asciiTheme="majorBidi" w:hAnsiTheme="majorBidi" w:cstheme="majorBidi"/>
          <w:i/>
          <w:iCs/>
          <w:color w:val="000000" w:themeColor="text1"/>
          <w:sz w:val="20"/>
          <w:szCs w:val="20"/>
        </w:rPr>
        <w:t xml:space="preserve"> </w:t>
      </w:r>
      <w:r w:rsidR="00466170" w:rsidRPr="003752F7">
        <w:rPr>
          <w:rFonts w:asciiTheme="majorBidi" w:hAnsiTheme="majorBidi" w:cstheme="majorBidi"/>
          <w:i/>
          <w:iCs/>
          <w:color w:val="000000" w:themeColor="text1"/>
          <w:sz w:val="20"/>
          <w:szCs w:val="20"/>
        </w:rPr>
        <w:t>P</w:t>
      </w:r>
      <w:r w:rsidR="00E86172" w:rsidRPr="003752F7">
        <w:rPr>
          <w:rFonts w:asciiTheme="majorBidi" w:hAnsiTheme="majorBidi" w:cstheme="majorBidi"/>
          <w:i/>
          <w:iCs/>
          <w:color w:val="000000" w:themeColor="text1"/>
          <w:sz w:val="20"/>
          <w:szCs w:val="20"/>
        </w:rPr>
        <w:t>riori</w:t>
      </w:r>
      <w:r w:rsidR="00E86172" w:rsidRPr="003752F7">
        <w:rPr>
          <w:rFonts w:asciiTheme="majorBidi" w:hAnsiTheme="majorBidi" w:cstheme="majorBidi"/>
          <w:color w:val="000000" w:themeColor="text1"/>
          <w:sz w:val="20"/>
          <w:szCs w:val="20"/>
        </w:rPr>
        <w:t xml:space="preserve"> </w:t>
      </w:r>
      <w:r w:rsidR="00466170" w:rsidRPr="003752F7">
        <w:rPr>
          <w:rFonts w:asciiTheme="majorBidi" w:hAnsiTheme="majorBidi" w:cstheme="majorBidi"/>
          <w:color w:val="000000" w:themeColor="text1"/>
          <w:sz w:val="20"/>
          <w:szCs w:val="20"/>
        </w:rPr>
        <w:t>T</w:t>
      </w:r>
      <w:r w:rsidR="00E86172" w:rsidRPr="003752F7">
        <w:rPr>
          <w:rFonts w:asciiTheme="majorBidi" w:hAnsiTheme="majorBidi" w:cstheme="majorBidi"/>
          <w:color w:val="000000" w:themeColor="text1"/>
          <w:sz w:val="20"/>
          <w:szCs w:val="20"/>
        </w:rPr>
        <w:t xml:space="preserve">ruths of Intellect, subordinates itself to them, and assists the Intellect in arriving at its highest and most worthy perceptions. Both intelligence and </w:t>
      </w:r>
      <w:r w:rsidR="00466170" w:rsidRPr="003752F7">
        <w:rPr>
          <w:rFonts w:asciiTheme="majorBidi" w:hAnsiTheme="majorBidi" w:cstheme="majorBidi"/>
          <w:color w:val="000000" w:themeColor="text1"/>
          <w:sz w:val="20"/>
          <w:szCs w:val="20"/>
        </w:rPr>
        <w:t>R</w:t>
      </w:r>
      <w:r w:rsidR="00E86172" w:rsidRPr="003752F7">
        <w:rPr>
          <w:rFonts w:asciiTheme="majorBidi" w:hAnsiTheme="majorBidi" w:cstheme="majorBidi"/>
          <w:color w:val="000000" w:themeColor="text1"/>
          <w:sz w:val="20"/>
          <w:szCs w:val="20"/>
        </w:rPr>
        <w:t>eason—which are functions of the Intellect but not identical to it—are easily confused with the Intellect, but, in reality, the Intellect includes both of them, yet is much broader</w:t>
      </w:r>
      <w:r w:rsidR="00523498" w:rsidRPr="003752F7">
        <w:rPr>
          <w:rFonts w:asciiTheme="majorBidi" w:hAnsiTheme="majorBidi" w:cstheme="majorBidi"/>
          <w:color w:val="000000" w:themeColor="text1"/>
          <w:sz w:val="20"/>
          <w:szCs w:val="20"/>
        </w:rPr>
        <w:t xml:space="preserve"> itself, as we will see in Volume Six</w:t>
      </w:r>
      <w:r w:rsidR="00E86172" w:rsidRPr="003752F7">
        <w:rPr>
          <w:rFonts w:asciiTheme="majorBidi" w:hAnsiTheme="majorBidi" w:cstheme="majorBidi"/>
          <w:color w:val="000000" w:themeColor="text1"/>
          <w:sz w:val="20"/>
          <w:szCs w:val="20"/>
        </w:rPr>
        <w:t>.</w:t>
      </w:r>
      <w:r w:rsidR="00E86172" w:rsidRPr="003752F7">
        <w:rPr>
          <w:rFonts w:asciiTheme="majorBidi" w:hAnsiTheme="majorBidi" w:cstheme="majorBidi"/>
          <w:sz w:val="20"/>
          <w:szCs w:val="20"/>
        </w:rPr>
        <w:t xml:space="preserve"> A person can be intelligent and proficient in using </w:t>
      </w:r>
      <w:r w:rsidR="00523498" w:rsidRPr="003752F7">
        <w:rPr>
          <w:rFonts w:asciiTheme="majorBidi" w:hAnsiTheme="majorBidi" w:cstheme="majorBidi"/>
          <w:sz w:val="20"/>
          <w:szCs w:val="20"/>
        </w:rPr>
        <w:t>R</w:t>
      </w:r>
      <w:r w:rsidR="00E86172" w:rsidRPr="003752F7">
        <w:rPr>
          <w:rFonts w:asciiTheme="majorBidi" w:hAnsiTheme="majorBidi" w:cstheme="majorBidi"/>
          <w:sz w:val="20"/>
          <w:szCs w:val="20"/>
        </w:rPr>
        <w:t>eason to process data and information but be utterly lacking in Intellect, as we will discuss further below.</w:t>
      </w:r>
    </w:p>
  </w:footnote>
  <w:footnote w:id="114">
    <w:p w14:paraId="3FBEB9EB" w14:textId="706AD5C4" w:rsidR="005C3044" w:rsidRPr="003752F7" w:rsidRDefault="00E86172" w:rsidP="00AF1039">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00523498" w:rsidRPr="003752F7">
        <w:rPr>
          <w:rFonts w:asciiTheme="majorBidi" w:hAnsiTheme="majorBidi" w:cstheme="majorBidi"/>
          <w:b/>
          <w:bCs/>
          <w:sz w:val="20"/>
          <w:szCs w:val="20"/>
        </w:rPr>
        <w:t>He</w:t>
      </w:r>
      <w:r w:rsidR="00523498" w:rsidRPr="003752F7">
        <w:rPr>
          <w:rFonts w:asciiTheme="majorBidi" w:hAnsiTheme="majorBidi" w:cstheme="majorBidi"/>
          <w:sz w:val="20"/>
          <w:szCs w:val="20"/>
        </w:rPr>
        <w:t xml:space="preserve">, </w:t>
      </w:r>
      <w:r w:rsidR="00523498" w:rsidRPr="003752F7">
        <w:rPr>
          <w:rFonts w:asciiTheme="majorBidi" w:hAnsiTheme="majorBidi" w:cstheme="majorBidi"/>
          <w:b/>
          <w:bCs/>
          <w:sz w:val="20"/>
          <w:szCs w:val="20"/>
        </w:rPr>
        <w:t>him</w:t>
      </w:r>
      <w:r w:rsidR="00523498" w:rsidRPr="003752F7">
        <w:rPr>
          <w:rFonts w:asciiTheme="majorBidi" w:hAnsiTheme="majorBidi" w:cstheme="majorBidi"/>
          <w:sz w:val="20"/>
          <w:szCs w:val="20"/>
        </w:rPr>
        <w:t xml:space="preserve">, and </w:t>
      </w:r>
      <w:r w:rsidR="00523498" w:rsidRPr="003752F7">
        <w:rPr>
          <w:rFonts w:asciiTheme="majorBidi" w:hAnsiTheme="majorBidi" w:cstheme="majorBidi"/>
          <w:b/>
          <w:bCs/>
          <w:sz w:val="20"/>
          <w:szCs w:val="20"/>
        </w:rPr>
        <w:t>his</w:t>
      </w:r>
      <w:r w:rsidR="00523498" w:rsidRPr="003752F7">
        <w:rPr>
          <w:rFonts w:asciiTheme="majorBidi" w:hAnsiTheme="majorBidi" w:cstheme="majorBidi"/>
          <w:sz w:val="20"/>
          <w:szCs w:val="20"/>
        </w:rPr>
        <w:t xml:space="preserve"> are often used in </w:t>
      </w:r>
      <w:r w:rsidR="00523498" w:rsidRPr="003752F7">
        <w:rPr>
          <w:rFonts w:asciiTheme="majorBidi" w:hAnsiTheme="majorBidi" w:cstheme="majorBidi"/>
          <w:i/>
          <w:iCs/>
          <w:sz w:val="20"/>
          <w:szCs w:val="20"/>
        </w:rPr>
        <w:t>The First Teaching</w:t>
      </w:r>
      <w:r w:rsidR="00523498" w:rsidRPr="003752F7">
        <w:rPr>
          <w:rFonts w:asciiTheme="majorBidi" w:hAnsiTheme="majorBidi" w:cstheme="majorBidi"/>
          <w:sz w:val="20"/>
          <w:szCs w:val="20"/>
        </w:rPr>
        <w:t xml:space="preserve">—as in the above instance—without reference to gender. </w:t>
      </w:r>
      <w:r w:rsidR="005C3044" w:rsidRPr="003752F7">
        <w:rPr>
          <w:rFonts w:asciiTheme="majorBidi" w:hAnsiTheme="majorBidi" w:cstheme="majorBidi"/>
          <w:sz w:val="20"/>
          <w:szCs w:val="20"/>
        </w:rPr>
        <w:t>Sometimes in this work, I will use cumbersome contemporary euphemisms such as “he or she” or “they,” instead of using the more grammatically and semantically correct traditional form of “</w:t>
      </w:r>
      <w:r w:rsidR="005C3044" w:rsidRPr="003752F7">
        <w:rPr>
          <w:rFonts w:asciiTheme="majorBidi" w:hAnsiTheme="majorBidi" w:cstheme="majorBidi"/>
          <w:b/>
          <w:bCs/>
          <w:sz w:val="20"/>
          <w:szCs w:val="20"/>
        </w:rPr>
        <w:t>he</w:t>
      </w:r>
      <w:r w:rsidR="005C3044" w:rsidRPr="003752F7">
        <w:rPr>
          <w:rFonts w:asciiTheme="majorBidi" w:hAnsiTheme="majorBidi" w:cstheme="majorBidi"/>
          <w:sz w:val="20"/>
          <w:szCs w:val="20"/>
        </w:rPr>
        <w:t>,” “</w:t>
      </w:r>
      <w:r w:rsidR="005C3044" w:rsidRPr="003752F7">
        <w:rPr>
          <w:rFonts w:asciiTheme="majorBidi" w:hAnsiTheme="majorBidi" w:cstheme="majorBidi"/>
          <w:b/>
          <w:bCs/>
          <w:sz w:val="20"/>
          <w:szCs w:val="20"/>
        </w:rPr>
        <w:t>his</w:t>
      </w:r>
      <w:r w:rsidR="005C3044" w:rsidRPr="003752F7">
        <w:rPr>
          <w:rFonts w:asciiTheme="majorBidi" w:hAnsiTheme="majorBidi" w:cstheme="majorBidi"/>
          <w:sz w:val="20"/>
          <w:szCs w:val="20"/>
        </w:rPr>
        <w:t>,” or “</w:t>
      </w:r>
      <w:r w:rsidR="005C3044" w:rsidRPr="003752F7">
        <w:rPr>
          <w:rFonts w:asciiTheme="majorBidi" w:hAnsiTheme="majorBidi" w:cstheme="majorBidi"/>
          <w:b/>
          <w:bCs/>
          <w:sz w:val="20"/>
          <w:szCs w:val="20"/>
        </w:rPr>
        <w:t>him</w:t>
      </w:r>
      <w:r w:rsidR="005C3044" w:rsidRPr="003752F7">
        <w:rPr>
          <w:rFonts w:asciiTheme="majorBidi" w:hAnsiTheme="majorBidi" w:cstheme="majorBidi"/>
          <w:sz w:val="20"/>
          <w:szCs w:val="20"/>
        </w:rPr>
        <w:t xml:space="preserve">” to refer collectively to all genders. Although the pronoun “he” does commonly connote a gender-based reference to any man, boy, or male animal, the pronoun and its ancient English precursors have been used for millennia to refer to any </w:t>
      </w:r>
      <w:r w:rsidR="005C3044" w:rsidRPr="003752F7">
        <w:rPr>
          <w:rStyle w:val="df"/>
          <w:rFonts w:asciiTheme="majorBidi" w:eastAsiaTheme="majorEastAsia" w:hAnsiTheme="majorBidi" w:cstheme="majorBidi"/>
          <w:color w:val="000000"/>
          <w:sz w:val="20"/>
          <w:szCs w:val="20"/>
        </w:rPr>
        <w:t>person, child,</w:t>
      </w:r>
      <w:r w:rsidR="005C3044" w:rsidRPr="003752F7">
        <w:rPr>
          <w:rStyle w:val="apple-converted-space"/>
          <w:rFonts w:asciiTheme="majorBidi" w:eastAsiaTheme="majorEastAsia" w:hAnsiTheme="majorBidi" w:cstheme="majorBidi"/>
          <w:color w:val="000000"/>
          <w:sz w:val="20"/>
          <w:szCs w:val="20"/>
        </w:rPr>
        <w:t> </w:t>
      </w:r>
      <w:r w:rsidR="005C3044" w:rsidRPr="003752F7">
        <w:rPr>
          <w:rStyle w:val="df"/>
          <w:rFonts w:asciiTheme="majorBidi" w:eastAsiaTheme="majorEastAsia" w:hAnsiTheme="majorBidi" w:cstheme="majorBidi"/>
          <w:color w:val="000000"/>
          <w:sz w:val="20"/>
          <w:szCs w:val="20"/>
        </w:rPr>
        <w:t>or</w:t>
      </w:r>
      <w:r w:rsidR="005C3044" w:rsidRPr="003752F7">
        <w:rPr>
          <w:rStyle w:val="apple-converted-space"/>
          <w:rFonts w:asciiTheme="majorBidi" w:eastAsiaTheme="majorEastAsia" w:hAnsiTheme="majorBidi" w:cstheme="majorBidi"/>
          <w:color w:val="000000"/>
          <w:sz w:val="20"/>
          <w:szCs w:val="20"/>
        </w:rPr>
        <w:t> </w:t>
      </w:r>
      <w:r w:rsidR="005C3044" w:rsidRPr="003752F7">
        <w:rPr>
          <w:rStyle w:val="df"/>
          <w:rFonts w:asciiTheme="majorBidi" w:eastAsiaTheme="majorEastAsia" w:hAnsiTheme="majorBidi" w:cstheme="majorBidi"/>
          <w:color w:val="000000"/>
          <w:sz w:val="20"/>
          <w:szCs w:val="20"/>
        </w:rPr>
        <w:t>animal of</w:t>
      </w:r>
      <w:r w:rsidR="005C3044" w:rsidRPr="003752F7">
        <w:rPr>
          <w:rStyle w:val="apple-converted-space"/>
          <w:rFonts w:asciiTheme="majorBidi" w:eastAsiaTheme="majorEastAsia" w:hAnsiTheme="majorBidi" w:cstheme="majorBidi"/>
          <w:color w:val="000000"/>
          <w:sz w:val="20"/>
          <w:szCs w:val="20"/>
        </w:rPr>
        <w:t> </w:t>
      </w:r>
      <w:r w:rsidR="005C3044" w:rsidRPr="003752F7">
        <w:rPr>
          <w:rStyle w:val="df"/>
          <w:rFonts w:asciiTheme="majorBidi" w:eastAsiaTheme="majorEastAsia" w:hAnsiTheme="majorBidi" w:cstheme="majorBidi"/>
          <w:color w:val="000000"/>
          <w:sz w:val="20"/>
          <w:szCs w:val="20"/>
        </w:rPr>
        <w:t>unspecified</w:t>
      </w:r>
      <w:r w:rsidR="005C3044" w:rsidRPr="003752F7">
        <w:rPr>
          <w:rStyle w:val="apple-converted-space"/>
          <w:rFonts w:asciiTheme="majorBidi" w:eastAsiaTheme="majorEastAsia" w:hAnsiTheme="majorBidi" w:cstheme="majorBidi"/>
          <w:color w:val="000000"/>
          <w:sz w:val="20"/>
          <w:szCs w:val="20"/>
        </w:rPr>
        <w:t> </w:t>
      </w:r>
      <w:r w:rsidR="005C3044" w:rsidRPr="003752F7">
        <w:rPr>
          <w:rStyle w:val="df"/>
          <w:rFonts w:asciiTheme="majorBidi" w:eastAsiaTheme="majorEastAsia" w:hAnsiTheme="majorBidi" w:cstheme="majorBidi"/>
          <w:color w:val="000000"/>
          <w:sz w:val="20"/>
          <w:szCs w:val="20"/>
        </w:rPr>
        <w:t>gender, as in the expression: “</w:t>
      </w:r>
      <w:r w:rsidR="005C3044" w:rsidRPr="003752F7">
        <w:rPr>
          <w:rStyle w:val="df"/>
          <w:rFonts w:asciiTheme="majorBidi" w:eastAsiaTheme="majorEastAsia" w:hAnsiTheme="majorBidi" w:cstheme="majorBidi"/>
          <w:color w:val="000000"/>
          <w:sz w:val="20"/>
          <w:szCs w:val="20"/>
          <w:u w:val="single"/>
        </w:rPr>
        <w:t>Every child needs to know that he is loved</w:t>
      </w:r>
      <w:r w:rsidR="005C3044" w:rsidRPr="003752F7">
        <w:rPr>
          <w:rStyle w:val="df"/>
          <w:rFonts w:asciiTheme="majorBidi" w:eastAsiaTheme="majorEastAsia" w:hAnsiTheme="majorBidi" w:cstheme="majorBidi"/>
          <w:color w:val="000000"/>
          <w:sz w:val="20"/>
          <w:szCs w:val="20"/>
        </w:rPr>
        <w:t>.” Likewise, “he” is validly used for “any person,” standing in for the expression “anyone” or “the person,” as, for example, in the statement: “</w:t>
      </w:r>
      <w:r w:rsidR="005C3044" w:rsidRPr="003752F7">
        <w:rPr>
          <w:rStyle w:val="df"/>
          <w:rFonts w:asciiTheme="majorBidi" w:eastAsiaTheme="majorEastAsia" w:hAnsiTheme="majorBidi" w:cstheme="majorBidi"/>
          <w:color w:val="000000"/>
          <w:sz w:val="20"/>
          <w:szCs w:val="20"/>
          <w:u w:val="single"/>
        </w:rPr>
        <w:t>He who is silent consents</w:t>
      </w:r>
      <w:r w:rsidR="005C3044" w:rsidRPr="003752F7">
        <w:rPr>
          <w:rStyle w:val="df"/>
          <w:rFonts w:asciiTheme="majorBidi" w:eastAsiaTheme="majorEastAsia" w:hAnsiTheme="majorBidi" w:cstheme="majorBidi"/>
          <w:color w:val="000000"/>
          <w:sz w:val="20"/>
          <w:szCs w:val="20"/>
        </w:rPr>
        <w:t>.” We spoke just above about use of the words “Man,” “Men,” and “Mankind” for human beings. The same sound linguistic concerns pertain the usage of “he” as a collective pronoun, and I earnestly claim my prerogative in this book to attempt to use the English language properly</w:t>
      </w:r>
      <w:r w:rsidR="00523498" w:rsidRPr="003752F7">
        <w:rPr>
          <w:rFonts w:asciiTheme="majorBidi" w:hAnsiTheme="majorBidi" w:cstheme="majorBidi"/>
          <w:sz w:val="20"/>
          <w:szCs w:val="20"/>
        </w:rPr>
        <w:t xml:space="preserve"> </w:t>
      </w:r>
    </w:p>
    <w:p w14:paraId="12C7D356" w14:textId="2C8F8E36" w:rsidR="00E86172" w:rsidRPr="003752F7" w:rsidRDefault="005C3044" w:rsidP="00AF1039">
      <w:pPr>
        <w:rPr>
          <w:rStyle w:val="df"/>
          <w:rFonts w:asciiTheme="majorBidi" w:eastAsiaTheme="majorEastAsia" w:hAnsiTheme="majorBidi" w:cstheme="majorBidi"/>
          <w:color w:val="000000"/>
          <w:sz w:val="20"/>
          <w:szCs w:val="20"/>
        </w:rPr>
      </w:pPr>
      <w:r w:rsidRPr="003752F7">
        <w:rPr>
          <w:rFonts w:asciiTheme="majorBidi" w:hAnsiTheme="majorBidi" w:cstheme="majorBidi"/>
          <w:sz w:val="20"/>
          <w:szCs w:val="20"/>
        </w:rPr>
        <w:t xml:space="preserve">       </w:t>
      </w:r>
      <w:r w:rsidR="00E86172" w:rsidRPr="003752F7">
        <w:rPr>
          <w:rFonts w:asciiTheme="majorBidi" w:hAnsiTheme="majorBidi" w:cstheme="majorBidi"/>
          <w:sz w:val="20"/>
          <w:szCs w:val="20"/>
        </w:rPr>
        <w:t>We spoke above about the correct usage of “Man.” The pronouns “he,”</w:t>
      </w:r>
      <w:r w:rsidR="00523498" w:rsidRPr="003752F7">
        <w:rPr>
          <w:rFonts w:asciiTheme="majorBidi" w:hAnsiTheme="majorBidi" w:cstheme="majorBidi"/>
          <w:sz w:val="20"/>
          <w:szCs w:val="20"/>
        </w:rPr>
        <w:t xml:space="preserve"> “him,” and</w:t>
      </w:r>
      <w:r w:rsidR="00E86172" w:rsidRPr="003752F7">
        <w:rPr>
          <w:rFonts w:asciiTheme="majorBidi" w:hAnsiTheme="majorBidi" w:cstheme="majorBidi"/>
          <w:sz w:val="20"/>
          <w:szCs w:val="20"/>
        </w:rPr>
        <w:t xml:space="preserve"> “his” are also etymologically</w:t>
      </w:r>
      <w:r w:rsidR="00523498" w:rsidRPr="003752F7">
        <w:rPr>
          <w:rFonts w:asciiTheme="majorBidi" w:hAnsiTheme="majorBidi" w:cstheme="majorBidi"/>
          <w:sz w:val="20"/>
          <w:szCs w:val="20"/>
        </w:rPr>
        <w:t xml:space="preserve"> similar and semantically</w:t>
      </w:r>
      <w:r w:rsidR="00E86172" w:rsidRPr="003752F7">
        <w:rPr>
          <w:rFonts w:asciiTheme="majorBidi" w:hAnsiTheme="majorBidi" w:cstheme="majorBidi"/>
          <w:sz w:val="20"/>
          <w:szCs w:val="20"/>
        </w:rPr>
        <w:t xml:space="preserve"> rich</w:t>
      </w:r>
      <w:r w:rsidR="00523498" w:rsidRPr="003752F7">
        <w:rPr>
          <w:rFonts w:asciiTheme="majorBidi" w:hAnsiTheme="majorBidi" w:cstheme="majorBidi"/>
          <w:sz w:val="20"/>
          <w:szCs w:val="20"/>
        </w:rPr>
        <w:t>. Linguistically, they</w:t>
      </w:r>
      <w:r w:rsidR="00E86172" w:rsidRPr="003752F7">
        <w:rPr>
          <w:rFonts w:asciiTheme="majorBidi" w:hAnsiTheme="majorBidi" w:cstheme="majorBidi"/>
          <w:sz w:val="20"/>
          <w:szCs w:val="20"/>
        </w:rPr>
        <w:t xml:space="preserve"> are not rigorously and immutably tied to the male gender. Today—as perhaps everyone knows—there is much talk about pronouns, often, it seems, by people who do not know a great deal about languages, their origins, or etymologies. In many tongues, for example, an identical third-person pronoun is used for “he,” “she,” “it,” and any other possible variations.</w:t>
      </w:r>
      <w:r w:rsidR="0078314E" w:rsidRPr="003752F7">
        <w:rPr>
          <w:rFonts w:asciiTheme="majorBidi" w:hAnsiTheme="majorBidi" w:cstheme="majorBidi"/>
          <w:sz w:val="20"/>
          <w:szCs w:val="20"/>
        </w:rPr>
        <w:t xml:space="preserve"> Indeed, A. A. Milne (d. 1956) remarked humorously that: “If the English language had been properly organized, then there would be a word which meant both “he” and “she.” Etymologically, however, “he” is exactly that word, which means both “he” and “she.”</w:t>
      </w:r>
      <w:r w:rsidR="00E86172" w:rsidRPr="003752F7">
        <w:rPr>
          <w:rFonts w:asciiTheme="majorBidi" w:hAnsiTheme="majorBidi" w:cstheme="majorBidi"/>
          <w:sz w:val="20"/>
          <w:szCs w:val="20"/>
        </w:rPr>
        <w:t xml:space="preserve"> Many Black African languages, for example, have only one pronoun for the genders, as in the case of West African Mandinka and Wolof, and this is also true of East African Swahili and many other languages of the Niger-Congo family. Gender neutrality also applies to Persian (</w:t>
      </w:r>
      <w:r w:rsidR="00E86172" w:rsidRPr="003752F7">
        <w:rPr>
          <w:rFonts w:asciiTheme="majorBidi" w:hAnsiTheme="majorBidi" w:cstheme="majorBidi"/>
          <w:i/>
          <w:iCs/>
          <w:sz w:val="20"/>
          <w:szCs w:val="20"/>
        </w:rPr>
        <w:t>ū</w:t>
      </w:r>
      <w:r w:rsidR="00E86172" w:rsidRPr="003752F7">
        <w:rPr>
          <w:rFonts w:asciiTheme="majorBidi" w:hAnsiTheme="majorBidi" w:cstheme="majorBidi"/>
          <w:sz w:val="20"/>
          <w:szCs w:val="20"/>
        </w:rPr>
        <w:t>), Kurdish (</w:t>
      </w:r>
      <w:r w:rsidR="00E86172" w:rsidRPr="003752F7">
        <w:rPr>
          <w:rFonts w:asciiTheme="majorBidi" w:hAnsiTheme="majorBidi" w:cstheme="majorBidi"/>
          <w:i/>
          <w:iCs/>
          <w:sz w:val="20"/>
          <w:szCs w:val="20"/>
        </w:rPr>
        <w:t>ew</w:t>
      </w:r>
      <w:r w:rsidR="00E86172" w:rsidRPr="003752F7">
        <w:rPr>
          <w:rFonts w:asciiTheme="majorBidi" w:hAnsiTheme="majorBidi" w:cstheme="majorBidi"/>
          <w:sz w:val="20"/>
          <w:szCs w:val="20"/>
        </w:rPr>
        <w:t>), Turkish (</w:t>
      </w:r>
      <w:r w:rsidR="00E86172" w:rsidRPr="003752F7">
        <w:rPr>
          <w:rFonts w:asciiTheme="majorBidi" w:hAnsiTheme="majorBidi" w:cstheme="majorBidi"/>
          <w:i/>
          <w:iCs/>
          <w:sz w:val="20"/>
          <w:szCs w:val="20"/>
        </w:rPr>
        <w:t>o</w:t>
      </w:r>
      <w:r w:rsidR="00E86172" w:rsidRPr="003752F7">
        <w:rPr>
          <w:rFonts w:asciiTheme="majorBidi" w:hAnsiTheme="majorBidi" w:cstheme="majorBidi"/>
          <w:sz w:val="20"/>
          <w:szCs w:val="20"/>
        </w:rPr>
        <w:t>), Mongolian (</w:t>
      </w:r>
      <w:r w:rsidR="00E86172" w:rsidRPr="003752F7">
        <w:rPr>
          <w:rFonts w:asciiTheme="majorBidi" w:hAnsiTheme="majorBidi" w:cstheme="majorBidi"/>
          <w:i/>
          <w:iCs/>
          <w:sz w:val="20"/>
          <w:szCs w:val="20"/>
        </w:rPr>
        <w:t>ter</w:t>
      </w:r>
      <w:r w:rsidR="00E86172" w:rsidRPr="003752F7">
        <w:rPr>
          <w:rFonts w:asciiTheme="majorBidi" w:hAnsiTheme="majorBidi" w:cstheme="majorBidi"/>
          <w:sz w:val="20"/>
          <w:szCs w:val="20"/>
        </w:rPr>
        <w:t>), Chinese (</w:t>
      </w:r>
      <w:r w:rsidR="00E86172" w:rsidRPr="003752F7">
        <w:rPr>
          <w:rFonts w:asciiTheme="majorBidi" w:hAnsiTheme="majorBidi" w:cstheme="majorBidi"/>
          <w:i/>
          <w:iCs/>
          <w:sz w:val="20"/>
          <w:szCs w:val="20"/>
        </w:rPr>
        <w:t>tā</w:t>
      </w:r>
      <w:r w:rsidR="00E86172" w:rsidRPr="003752F7">
        <w:rPr>
          <w:rFonts w:asciiTheme="majorBidi" w:hAnsiTheme="majorBidi" w:cstheme="majorBidi"/>
          <w:sz w:val="20"/>
          <w:szCs w:val="20"/>
        </w:rPr>
        <w:t>), Urdu (</w:t>
      </w:r>
      <w:r w:rsidR="00E86172" w:rsidRPr="003752F7">
        <w:rPr>
          <w:rFonts w:asciiTheme="majorBidi" w:hAnsiTheme="majorBidi" w:cstheme="majorBidi"/>
          <w:i/>
          <w:iCs/>
          <w:sz w:val="20"/>
          <w:szCs w:val="20"/>
        </w:rPr>
        <w:t>y</w:t>
      </w:r>
      <w:r w:rsidR="00E86172" w:rsidRPr="003752F7">
        <w:rPr>
          <w:rFonts w:asciiTheme="majorBidi" w:hAnsiTheme="majorBidi" w:cstheme="majorBidi"/>
          <w:i/>
          <w:iCs/>
          <w:color w:val="000000" w:themeColor="text1"/>
          <w:sz w:val="20"/>
          <w:szCs w:val="20"/>
        </w:rPr>
        <w:t>ē</w:t>
      </w:r>
      <w:r w:rsidR="00E86172" w:rsidRPr="003752F7">
        <w:rPr>
          <w:rFonts w:asciiTheme="majorBidi" w:hAnsiTheme="majorBidi" w:cstheme="majorBidi"/>
          <w:color w:val="000000" w:themeColor="text1"/>
          <w:sz w:val="20"/>
          <w:szCs w:val="20"/>
        </w:rPr>
        <w:t xml:space="preserve"> [near]</w:t>
      </w:r>
      <w:r w:rsidR="00E86172" w:rsidRPr="003752F7">
        <w:rPr>
          <w:rFonts w:asciiTheme="majorBidi" w:hAnsiTheme="majorBidi" w:cstheme="majorBidi"/>
          <w:i/>
          <w:iCs/>
          <w:sz w:val="20"/>
          <w:szCs w:val="20"/>
        </w:rPr>
        <w:t xml:space="preserve"> v</w:t>
      </w:r>
      <w:r w:rsidR="00E86172" w:rsidRPr="003752F7">
        <w:rPr>
          <w:rFonts w:asciiTheme="majorBidi" w:hAnsiTheme="majorBidi" w:cstheme="majorBidi"/>
          <w:i/>
          <w:iCs/>
          <w:color w:val="000000" w:themeColor="text1"/>
          <w:sz w:val="20"/>
          <w:szCs w:val="20"/>
        </w:rPr>
        <w:t xml:space="preserve">ō </w:t>
      </w:r>
      <w:r w:rsidR="00E86172" w:rsidRPr="003752F7">
        <w:rPr>
          <w:rFonts w:asciiTheme="majorBidi" w:hAnsiTheme="majorBidi" w:cstheme="majorBidi"/>
          <w:color w:val="000000" w:themeColor="text1"/>
          <w:sz w:val="20"/>
          <w:szCs w:val="20"/>
        </w:rPr>
        <w:t>[far]</w:t>
      </w:r>
      <w:r w:rsidR="00E86172" w:rsidRPr="003752F7">
        <w:rPr>
          <w:rFonts w:asciiTheme="majorBidi" w:hAnsiTheme="majorBidi" w:cstheme="majorBidi"/>
          <w:sz w:val="20"/>
          <w:szCs w:val="20"/>
        </w:rPr>
        <w:t>), Pashto (</w:t>
      </w:r>
      <w:r w:rsidR="00E86172" w:rsidRPr="003752F7">
        <w:rPr>
          <w:rFonts w:asciiTheme="majorBidi" w:hAnsiTheme="majorBidi" w:cstheme="majorBidi"/>
          <w:i/>
          <w:iCs/>
          <w:sz w:val="20"/>
          <w:szCs w:val="20"/>
        </w:rPr>
        <w:t xml:space="preserve">dā </w:t>
      </w:r>
      <w:r w:rsidR="00E86172" w:rsidRPr="003752F7">
        <w:rPr>
          <w:rFonts w:asciiTheme="majorBidi" w:hAnsiTheme="majorBidi" w:cstheme="majorBidi"/>
          <w:sz w:val="20"/>
          <w:szCs w:val="20"/>
        </w:rPr>
        <w:t xml:space="preserve">[near] and </w:t>
      </w:r>
      <w:r w:rsidR="00E86172" w:rsidRPr="003752F7">
        <w:rPr>
          <w:rFonts w:asciiTheme="majorBidi" w:hAnsiTheme="majorBidi" w:cstheme="majorBidi"/>
          <w:i/>
          <w:iCs/>
          <w:sz w:val="20"/>
          <w:szCs w:val="20"/>
        </w:rPr>
        <w:t xml:space="preserve">hagha </w:t>
      </w:r>
      <w:r w:rsidR="00E86172" w:rsidRPr="003752F7">
        <w:rPr>
          <w:rFonts w:asciiTheme="majorBidi" w:hAnsiTheme="majorBidi" w:cstheme="majorBidi"/>
          <w:sz w:val="20"/>
          <w:szCs w:val="20"/>
        </w:rPr>
        <w:t xml:space="preserve">[far]), and many other languages. This linguistic fact is a historical reflection of the inherent Metaphysical and semantic potential of the masculine pronoun to stand for all others. </w:t>
      </w:r>
      <w:r w:rsidR="00E86172" w:rsidRPr="003752F7">
        <w:rPr>
          <w:rFonts w:asciiTheme="majorBidi" w:hAnsiTheme="majorBidi" w:cstheme="majorBidi"/>
          <w:sz w:val="20"/>
          <w:szCs w:val="20"/>
          <w:u w:val="single"/>
        </w:rPr>
        <w:t>It should be noted, however, that use of single or special pronouns carries with it no guarantee of a particular</w:t>
      </w:r>
      <w:r w:rsidR="00C66279" w:rsidRPr="003752F7">
        <w:rPr>
          <w:rFonts w:asciiTheme="majorBidi" w:hAnsiTheme="majorBidi" w:cstheme="majorBidi"/>
          <w:sz w:val="20"/>
          <w:szCs w:val="20"/>
          <w:u w:val="single"/>
        </w:rPr>
        <w:t>ly favorable</w:t>
      </w:r>
      <w:r w:rsidR="00E86172" w:rsidRPr="003752F7">
        <w:rPr>
          <w:rFonts w:asciiTheme="majorBidi" w:hAnsiTheme="majorBidi" w:cstheme="majorBidi"/>
          <w:sz w:val="20"/>
          <w:szCs w:val="20"/>
          <w:u w:val="single"/>
        </w:rPr>
        <w:t xml:space="preserve"> outlook on gender</w:t>
      </w:r>
      <w:r w:rsidR="00E86172" w:rsidRPr="003752F7">
        <w:rPr>
          <w:rFonts w:asciiTheme="majorBidi" w:hAnsiTheme="majorBidi" w:cstheme="majorBidi"/>
          <w:sz w:val="20"/>
          <w:szCs w:val="20"/>
        </w:rPr>
        <w:t xml:space="preserve">. In the above seven Asian languages, for example, communal use of a single collective pronoun for all genders over the millennia does not seem to have </w:t>
      </w:r>
      <w:r w:rsidR="00C66279" w:rsidRPr="003752F7">
        <w:rPr>
          <w:rFonts w:asciiTheme="majorBidi" w:hAnsiTheme="majorBidi" w:cstheme="majorBidi"/>
          <w:sz w:val="20"/>
          <w:szCs w:val="20"/>
        </w:rPr>
        <w:t>translated into</w:t>
      </w:r>
      <w:r w:rsidR="00E86172" w:rsidRPr="003752F7">
        <w:rPr>
          <w:rFonts w:asciiTheme="majorBidi" w:hAnsiTheme="majorBidi" w:cstheme="majorBidi"/>
          <w:sz w:val="20"/>
          <w:szCs w:val="20"/>
        </w:rPr>
        <w:t xml:space="preserve"> a notably positive effect on what we in the West would call “positive” or “egalitarian” gender relations. Indeed, as a matter of point, the principal languages used by the Taliban in Afghanistan have only one pronoun for all genders, but this does not seem to have led to greater gender understanding in their case either</w:t>
      </w:r>
      <w:r w:rsidR="00E86172" w:rsidRPr="003752F7">
        <w:rPr>
          <w:rStyle w:val="df"/>
          <w:rFonts w:asciiTheme="majorBidi" w:eastAsiaTheme="majorEastAsia" w:hAnsiTheme="majorBidi" w:cstheme="majorBidi"/>
          <w:color w:val="000000"/>
          <w:sz w:val="20"/>
          <w:szCs w:val="20"/>
        </w:rPr>
        <w:t>.</w:t>
      </w:r>
    </w:p>
    <w:p w14:paraId="06EA9F96" w14:textId="47917907" w:rsidR="00027B73" w:rsidRPr="003752F7" w:rsidRDefault="00027B73" w:rsidP="00027B73">
      <w:pPr>
        <w:pStyle w:val="FootnoteText"/>
      </w:pPr>
      <w:r w:rsidRPr="003752F7">
        <w:rPr>
          <w:rStyle w:val="df"/>
          <w:rFonts w:eastAsiaTheme="majorEastAsia"/>
          <w:color w:val="000000"/>
        </w:rPr>
        <w:t xml:space="preserve">    </w:t>
      </w:r>
      <w:r w:rsidRPr="003752F7">
        <w:rPr>
          <w:rFonts w:eastAsiaTheme="minorEastAsia"/>
          <w:color w:val="000000"/>
        </w:rPr>
        <w:t>Sound understanding of gender and sexuality begins with Metaphysics</w:t>
      </w:r>
      <w:r w:rsidR="005968F3" w:rsidRPr="003752F7">
        <w:rPr>
          <w:rFonts w:eastAsiaTheme="minorEastAsia"/>
          <w:color w:val="000000"/>
        </w:rPr>
        <w:t>,</w:t>
      </w:r>
      <w:r w:rsidRPr="003752F7">
        <w:rPr>
          <w:rFonts w:eastAsiaTheme="minorEastAsia"/>
          <w:color w:val="000000"/>
        </w:rPr>
        <w:t xml:space="preserve"> and</w:t>
      </w:r>
      <w:r w:rsidR="005968F3" w:rsidRPr="003752F7">
        <w:rPr>
          <w:rFonts w:eastAsiaTheme="minorEastAsia"/>
          <w:color w:val="000000"/>
        </w:rPr>
        <w:t xml:space="preserve"> biology comes</w:t>
      </w:r>
      <w:r w:rsidRPr="003752F7">
        <w:rPr>
          <w:rFonts w:eastAsiaTheme="minorEastAsia"/>
          <w:color w:val="000000"/>
        </w:rPr>
        <w:t xml:space="preserve"> second. Among the best works on the Male and Female Principles in Islam are </w:t>
      </w:r>
      <w:r w:rsidRPr="003752F7">
        <w:rPr>
          <w:color w:val="000000"/>
        </w:rPr>
        <w:t xml:space="preserve">Annemarie Schimmel, </w:t>
      </w:r>
      <w:r w:rsidRPr="003752F7">
        <w:rPr>
          <w:i/>
          <w:iCs/>
          <w:color w:val="000000"/>
        </w:rPr>
        <w:t>My Soul is a Woman: The Feminine in Islam</w:t>
      </w:r>
      <w:r w:rsidRPr="003752F7">
        <w:rPr>
          <w:color w:val="000000"/>
        </w:rPr>
        <w:t xml:space="preserve"> (German: </w:t>
      </w:r>
      <w:r w:rsidRPr="003752F7">
        <w:rPr>
          <w:i/>
          <w:iCs/>
          <w:color w:val="222222"/>
          <w:shd w:val="clear" w:color="auto" w:fill="FFFFFF"/>
        </w:rPr>
        <w:t>Meine Seele ist eine Frau: Das Weibliche im Islam</w:t>
      </w:r>
      <w:r w:rsidRPr="003752F7">
        <w:rPr>
          <w:color w:val="000000"/>
        </w:rPr>
        <w:t>) (Cambridge, England: Continuum International Publishers, 2003/1995) and</w:t>
      </w:r>
      <w:r w:rsidRPr="003752F7">
        <w:rPr>
          <w:rFonts w:eastAsiaTheme="minorEastAsia"/>
          <w:color w:val="000000"/>
        </w:rPr>
        <w:t xml:space="preserve"> Sachiko Murata, </w:t>
      </w:r>
      <w:r w:rsidRPr="003752F7">
        <w:rPr>
          <w:rFonts w:eastAsiaTheme="minorEastAsia"/>
          <w:i/>
          <w:iCs/>
          <w:color w:val="000000"/>
        </w:rPr>
        <w:t>The Tao of Islam: A Sourcebook on Gender Relationships in Islamic Thought</w:t>
      </w:r>
      <w:r w:rsidRPr="003752F7">
        <w:rPr>
          <w:rFonts w:eastAsiaTheme="minorEastAsia"/>
          <w:color w:val="000000"/>
        </w:rPr>
        <w:t xml:space="preserve"> (Albany: SUNY Press, 1992). The reader</w:t>
      </w:r>
      <w:r w:rsidR="005968F3" w:rsidRPr="003752F7">
        <w:rPr>
          <w:rFonts w:eastAsiaTheme="minorEastAsia"/>
          <w:color w:val="000000"/>
        </w:rPr>
        <w:t>-listener</w:t>
      </w:r>
      <w:r w:rsidRPr="003752F7">
        <w:rPr>
          <w:rFonts w:eastAsiaTheme="minorEastAsia"/>
          <w:color w:val="000000"/>
        </w:rPr>
        <w:t xml:space="preserve"> may also benefit from Sister Mary Prudence Allen (born 1359/1940) and her three-volume </w:t>
      </w:r>
      <w:r w:rsidRPr="003752F7">
        <w:rPr>
          <w:rFonts w:eastAsiaTheme="minorEastAsia"/>
          <w:i/>
          <w:iCs/>
          <w:color w:val="000000"/>
        </w:rPr>
        <w:t>magnum opus</w:t>
      </w:r>
      <w:r w:rsidRPr="003752F7">
        <w:rPr>
          <w:rFonts w:eastAsiaTheme="minorEastAsia"/>
          <w:color w:val="000000"/>
        </w:rPr>
        <w:t xml:space="preserve"> on the dignity of the </w:t>
      </w:r>
      <w:r w:rsidR="005968F3" w:rsidRPr="003752F7">
        <w:rPr>
          <w:rFonts w:eastAsiaTheme="minorEastAsia"/>
          <w:color w:val="000000"/>
        </w:rPr>
        <w:t>F</w:t>
      </w:r>
      <w:r w:rsidRPr="003752F7">
        <w:rPr>
          <w:rFonts w:eastAsiaTheme="minorEastAsia"/>
          <w:color w:val="000000"/>
        </w:rPr>
        <w:t xml:space="preserve">emale gender, </w:t>
      </w:r>
      <w:r w:rsidRPr="003752F7">
        <w:rPr>
          <w:rFonts w:eastAsiaTheme="minorEastAsia"/>
          <w:i/>
          <w:iCs/>
          <w:color w:val="000000"/>
        </w:rPr>
        <w:t>The Concept of Woman</w:t>
      </w:r>
      <w:r w:rsidRPr="003752F7">
        <w:rPr>
          <w:rFonts w:eastAsiaTheme="minorEastAsia"/>
          <w:color w:val="000000"/>
        </w:rPr>
        <w:t xml:space="preserve"> (Grand Rapids, Michigan and Cambridge, England: William Eerdman’s Publishing Company, 2017).</w:t>
      </w:r>
    </w:p>
    <w:p w14:paraId="62609D30" w14:textId="71F8F696" w:rsidR="00027B73" w:rsidRPr="003752F7" w:rsidRDefault="00027B73" w:rsidP="00AF1039">
      <w:pPr>
        <w:rPr>
          <w:rFonts w:asciiTheme="majorBidi" w:hAnsiTheme="majorBidi" w:cstheme="majorBidi"/>
          <w:sz w:val="20"/>
          <w:szCs w:val="20"/>
        </w:rPr>
      </w:pPr>
    </w:p>
  </w:footnote>
  <w:footnote w:id="115">
    <w:p w14:paraId="1EFFEDD8" w14:textId="1BF68FFA" w:rsidR="00D0636E" w:rsidRPr="003752F7" w:rsidRDefault="00D0636E" w:rsidP="008D72CF">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002510B7" w:rsidRPr="003752F7">
        <w:rPr>
          <w:rFonts w:asciiTheme="majorBidi" w:hAnsiTheme="majorBidi" w:cstheme="majorBidi"/>
          <w:sz w:val="20"/>
          <w:szCs w:val="20"/>
        </w:rPr>
        <w:t xml:space="preserve">Hypocrisy is </w:t>
      </w:r>
      <w:r w:rsidR="002510B7" w:rsidRPr="003752F7">
        <w:rPr>
          <w:rFonts w:asciiTheme="majorBidi" w:hAnsiTheme="majorBidi" w:cstheme="majorBidi"/>
          <w:i/>
          <w:iCs/>
          <w:sz w:val="20"/>
          <w:szCs w:val="20"/>
        </w:rPr>
        <w:t>the</w:t>
      </w:r>
      <w:r w:rsidR="002510B7" w:rsidRPr="003752F7">
        <w:rPr>
          <w:rFonts w:asciiTheme="majorBidi" w:hAnsiTheme="majorBidi" w:cstheme="majorBidi"/>
          <w:sz w:val="20"/>
          <w:szCs w:val="20"/>
        </w:rPr>
        <w:t xml:space="preserve"> </w:t>
      </w:r>
      <w:r w:rsidR="00633E19" w:rsidRPr="003752F7">
        <w:rPr>
          <w:rFonts w:asciiTheme="majorBidi" w:hAnsiTheme="majorBidi" w:cstheme="majorBidi"/>
          <w:sz w:val="20"/>
          <w:szCs w:val="20"/>
        </w:rPr>
        <w:t xml:space="preserve">nemesis </w:t>
      </w:r>
      <w:r w:rsidR="002510B7" w:rsidRPr="003752F7">
        <w:rPr>
          <w:rFonts w:asciiTheme="majorBidi" w:hAnsiTheme="majorBidi" w:cstheme="majorBidi"/>
          <w:sz w:val="20"/>
          <w:szCs w:val="20"/>
        </w:rPr>
        <w:t xml:space="preserve">of </w:t>
      </w:r>
      <w:r w:rsidR="00633E19" w:rsidRPr="003752F7">
        <w:rPr>
          <w:rFonts w:asciiTheme="majorBidi" w:hAnsiTheme="majorBidi" w:cstheme="majorBidi"/>
          <w:sz w:val="20"/>
          <w:szCs w:val="20"/>
        </w:rPr>
        <w:t>F</w:t>
      </w:r>
      <w:r w:rsidR="002510B7" w:rsidRPr="003752F7">
        <w:rPr>
          <w:rFonts w:asciiTheme="majorBidi" w:hAnsiTheme="majorBidi" w:cstheme="majorBidi"/>
          <w:sz w:val="20"/>
          <w:szCs w:val="20"/>
        </w:rPr>
        <w:t xml:space="preserve">unctional </w:t>
      </w:r>
      <w:r w:rsidR="00633E19" w:rsidRPr="003752F7">
        <w:rPr>
          <w:rFonts w:asciiTheme="majorBidi" w:hAnsiTheme="majorBidi" w:cstheme="majorBidi"/>
          <w:sz w:val="20"/>
          <w:szCs w:val="20"/>
        </w:rPr>
        <w:t>C</w:t>
      </w:r>
      <w:r w:rsidR="002510B7" w:rsidRPr="003752F7">
        <w:rPr>
          <w:rFonts w:asciiTheme="majorBidi" w:hAnsiTheme="majorBidi" w:cstheme="majorBidi"/>
          <w:sz w:val="20"/>
          <w:szCs w:val="20"/>
        </w:rPr>
        <w:t>ertitude</w:t>
      </w:r>
      <w:r w:rsidR="00633E19" w:rsidRPr="003752F7">
        <w:rPr>
          <w:rFonts w:asciiTheme="majorBidi" w:hAnsiTheme="majorBidi" w:cstheme="majorBidi"/>
          <w:sz w:val="20"/>
          <w:szCs w:val="20"/>
        </w:rPr>
        <w:t xml:space="preserve"> (</w:t>
      </w:r>
      <w:r w:rsidR="00633E19" w:rsidRPr="003752F7">
        <w:rPr>
          <w:rFonts w:asciiTheme="majorBidi" w:hAnsiTheme="majorBidi" w:cstheme="majorBidi"/>
          <w:i/>
          <w:iCs/>
          <w:sz w:val="20"/>
          <w:szCs w:val="20"/>
        </w:rPr>
        <w:t>al-Yaqīn al-Wāqi‘ī</w:t>
      </w:r>
      <w:r w:rsidR="00633E19" w:rsidRPr="003752F7">
        <w:rPr>
          <w:rFonts w:asciiTheme="majorBidi" w:hAnsiTheme="majorBidi" w:cstheme="majorBidi"/>
          <w:sz w:val="20"/>
          <w:szCs w:val="20"/>
        </w:rPr>
        <w:t>).</w:t>
      </w:r>
      <w:r w:rsidR="002510B7" w:rsidRPr="003752F7">
        <w:rPr>
          <w:rFonts w:asciiTheme="majorBidi" w:hAnsiTheme="majorBidi" w:cstheme="majorBidi"/>
          <w:sz w:val="20"/>
          <w:szCs w:val="20"/>
        </w:rPr>
        <w:t xml:space="preserve"> </w:t>
      </w:r>
      <w:r w:rsidR="00633E19" w:rsidRPr="003752F7">
        <w:rPr>
          <w:rFonts w:asciiTheme="majorBidi" w:hAnsiTheme="majorBidi" w:cstheme="majorBidi"/>
          <w:sz w:val="20"/>
          <w:szCs w:val="20"/>
        </w:rPr>
        <w:t xml:space="preserve">The quotation is </w:t>
      </w:r>
      <w:r w:rsidR="008D72CF" w:rsidRPr="003752F7">
        <w:rPr>
          <w:rFonts w:asciiTheme="majorBidi" w:hAnsiTheme="majorBidi" w:cstheme="majorBidi"/>
          <w:sz w:val="20"/>
          <w:szCs w:val="20"/>
        </w:rPr>
        <w:t xml:space="preserve">taken </w:t>
      </w:r>
      <w:r w:rsidR="00633E19" w:rsidRPr="003752F7">
        <w:rPr>
          <w:rFonts w:asciiTheme="majorBidi" w:hAnsiTheme="majorBidi" w:cstheme="majorBidi"/>
          <w:sz w:val="20"/>
          <w:szCs w:val="20"/>
        </w:rPr>
        <w:t>from Prince</w:t>
      </w:r>
      <w:r w:rsidR="00633E19" w:rsidRPr="003752F7">
        <w:rPr>
          <w:rFonts w:asciiTheme="majorBidi" w:hAnsiTheme="majorBidi" w:cstheme="majorBidi"/>
          <w:color w:val="202122"/>
          <w:sz w:val="20"/>
          <w:szCs w:val="20"/>
        </w:rPr>
        <w:t xml:space="preserve"> François de La Rochefoucauld</w:t>
      </w:r>
      <w:r w:rsidR="00FC70E9" w:rsidRPr="003752F7">
        <w:rPr>
          <w:rFonts w:asciiTheme="majorBidi" w:hAnsiTheme="majorBidi" w:cstheme="majorBidi"/>
          <w:color w:val="202122"/>
          <w:sz w:val="20"/>
          <w:szCs w:val="20"/>
        </w:rPr>
        <w:t xml:space="preserve"> (d. </w:t>
      </w:r>
      <w:r w:rsidR="00CA460A" w:rsidRPr="003752F7">
        <w:rPr>
          <w:rFonts w:asciiTheme="majorBidi" w:hAnsiTheme="majorBidi" w:cstheme="majorBidi"/>
          <w:color w:val="202122"/>
          <w:sz w:val="20"/>
          <w:szCs w:val="20"/>
        </w:rPr>
        <w:t>1091/</w:t>
      </w:r>
      <w:r w:rsidR="00FC70E9" w:rsidRPr="003752F7">
        <w:rPr>
          <w:rFonts w:asciiTheme="majorBidi" w:hAnsiTheme="majorBidi" w:cstheme="majorBidi"/>
          <w:color w:val="202122"/>
          <w:sz w:val="20"/>
          <w:szCs w:val="20"/>
        </w:rPr>
        <w:t xml:space="preserve">1680), an accomplished </w:t>
      </w:r>
      <w:r w:rsidR="00060820" w:rsidRPr="003752F7">
        <w:rPr>
          <w:rFonts w:asciiTheme="majorBidi" w:hAnsiTheme="majorBidi" w:cstheme="majorBidi"/>
          <w:color w:val="202122"/>
          <w:sz w:val="20"/>
          <w:szCs w:val="20"/>
        </w:rPr>
        <w:t xml:space="preserve">writer of French Classical literature and author of </w:t>
      </w:r>
      <w:r w:rsidR="00060820" w:rsidRPr="003752F7">
        <w:rPr>
          <w:rFonts w:asciiTheme="majorBidi" w:hAnsiTheme="majorBidi" w:cstheme="majorBidi"/>
          <w:i/>
          <w:iCs/>
          <w:color w:val="202122"/>
          <w:sz w:val="20"/>
          <w:szCs w:val="20"/>
        </w:rPr>
        <w:t>Maximes</w:t>
      </w:r>
      <w:r w:rsidR="00060820" w:rsidRPr="003752F7">
        <w:rPr>
          <w:rFonts w:asciiTheme="majorBidi" w:hAnsiTheme="majorBidi" w:cstheme="majorBidi"/>
          <w:color w:val="202122"/>
          <w:sz w:val="20"/>
          <w:szCs w:val="20"/>
        </w:rPr>
        <w:t xml:space="preserve"> and </w:t>
      </w:r>
      <w:r w:rsidR="00060820" w:rsidRPr="003752F7">
        <w:rPr>
          <w:rFonts w:asciiTheme="majorBidi" w:hAnsiTheme="majorBidi" w:cstheme="majorBidi"/>
          <w:i/>
          <w:iCs/>
          <w:color w:val="202122"/>
          <w:sz w:val="20"/>
          <w:szCs w:val="20"/>
        </w:rPr>
        <w:t>Memoirs</w:t>
      </w:r>
      <w:r w:rsidR="00060820" w:rsidRPr="003752F7">
        <w:rPr>
          <w:rFonts w:asciiTheme="majorBidi" w:hAnsiTheme="majorBidi" w:cstheme="majorBidi"/>
          <w:color w:val="202122"/>
          <w:sz w:val="20"/>
          <w:szCs w:val="20"/>
        </w:rPr>
        <w:t>.</w:t>
      </w:r>
      <w:r w:rsidR="00007941" w:rsidRPr="003752F7">
        <w:rPr>
          <w:rFonts w:asciiTheme="majorBidi" w:hAnsiTheme="majorBidi" w:cstheme="majorBidi"/>
          <w:color w:val="202122"/>
          <w:sz w:val="20"/>
          <w:szCs w:val="20"/>
        </w:rPr>
        <w:t xml:space="preserve"> His </w:t>
      </w:r>
      <w:r w:rsidR="00007941" w:rsidRPr="003752F7">
        <w:rPr>
          <w:rFonts w:asciiTheme="majorBidi" w:hAnsiTheme="majorBidi" w:cstheme="majorBidi"/>
          <w:i/>
          <w:iCs/>
          <w:color w:val="202122"/>
          <w:sz w:val="20"/>
          <w:szCs w:val="20"/>
        </w:rPr>
        <w:t>Maximes</w:t>
      </w:r>
      <w:r w:rsidR="00007941" w:rsidRPr="003752F7">
        <w:rPr>
          <w:rFonts w:asciiTheme="majorBidi" w:hAnsiTheme="majorBidi" w:cstheme="majorBidi"/>
          <w:color w:val="202122"/>
          <w:sz w:val="20"/>
          <w:szCs w:val="20"/>
        </w:rPr>
        <w:t xml:space="preserve"> focus on the </w:t>
      </w:r>
      <w:r w:rsidR="00B64F41" w:rsidRPr="003752F7">
        <w:rPr>
          <w:rFonts w:asciiTheme="majorBidi" w:hAnsiTheme="majorBidi" w:cstheme="majorBidi"/>
          <w:color w:val="202122"/>
          <w:sz w:val="20"/>
          <w:szCs w:val="20"/>
        </w:rPr>
        <w:t xml:space="preserve">heartless and </w:t>
      </w:r>
      <w:r w:rsidR="00007941" w:rsidRPr="003752F7">
        <w:rPr>
          <w:rFonts w:asciiTheme="majorBidi" w:hAnsiTheme="majorBidi" w:cstheme="majorBidi"/>
          <w:color w:val="202122"/>
          <w:sz w:val="20"/>
          <w:szCs w:val="20"/>
        </w:rPr>
        <w:t>hypocritical</w:t>
      </w:r>
      <w:r w:rsidR="00B64F41" w:rsidRPr="003752F7">
        <w:rPr>
          <w:rFonts w:asciiTheme="majorBidi" w:hAnsiTheme="majorBidi" w:cstheme="majorBidi"/>
          <w:color w:val="202122"/>
          <w:sz w:val="20"/>
          <w:szCs w:val="20"/>
        </w:rPr>
        <w:t xml:space="preserve"> nature of human conduct and its cynical attitude toward the values</w:t>
      </w:r>
      <w:r w:rsidR="00AE22AD" w:rsidRPr="003752F7">
        <w:rPr>
          <w:rFonts w:asciiTheme="majorBidi" w:hAnsiTheme="majorBidi" w:cstheme="majorBidi"/>
          <w:color w:val="202122"/>
          <w:sz w:val="20"/>
          <w:szCs w:val="20"/>
        </w:rPr>
        <w:t xml:space="preserve"> it avows such as friendship, love, and loyalty.</w:t>
      </w:r>
      <w:r w:rsidR="00573580" w:rsidRPr="003752F7">
        <w:rPr>
          <w:rFonts w:asciiTheme="majorBidi" w:hAnsiTheme="majorBidi" w:cstheme="majorBidi"/>
          <w:color w:val="202122"/>
          <w:sz w:val="20"/>
          <w:szCs w:val="20"/>
        </w:rPr>
        <w:t xml:space="preserve"> The preeminent </w:t>
      </w:r>
      <w:r w:rsidR="006B6AA8" w:rsidRPr="003752F7">
        <w:rPr>
          <w:rFonts w:asciiTheme="majorBidi" w:hAnsiTheme="majorBidi" w:cstheme="majorBidi"/>
          <w:color w:val="202122"/>
          <w:sz w:val="20"/>
          <w:szCs w:val="20"/>
        </w:rPr>
        <w:t xml:space="preserve">Scholar and translator of French literature Leonard Tancock (d. </w:t>
      </w:r>
      <w:r w:rsidR="008336F6" w:rsidRPr="003752F7">
        <w:rPr>
          <w:rFonts w:asciiTheme="majorBidi" w:hAnsiTheme="majorBidi" w:cstheme="majorBidi"/>
          <w:color w:val="202122"/>
          <w:sz w:val="20"/>
          <w:szCs w:val="20"/>
        </w:rPr>
        <w:t>1406/</w:t>
      </w:r>
      <w:r w:rsidR="000D39E6" w:rsidRPr="003752F7">
        <w:rPr>
          <w:rFonts w:asciiTheme="majorBidi" w:hAnsiTheme="majorBidi" w:cstheme="majorBidi"/>
          <w:color w:val="202122"/>
          <w:sz w:val="20"/>
          <w:szCs w:val="20"/>
        </w:rPr>
        <w:t xml:space="preserve">1986) said of </w:t>
      </w:r>
      <w:r w:rsidR="000D39E6" w:rsidRPr="003752F7">
        <w:rPr>
          <w:rFonts w:asciiTheme="majorBidi" w:hAnsiTheme="majorBidi" w:cstheme="majorBidi"/>
          <w:i/>
          <w:iCs/>
          <w:color w:val="202122"/>
          <w:sz w:val="20"/>
          <w:szCs w:val="20"/>
        </w:rPr>
        <w:t>Maximes</w:t>
      </w:r>
      <w:r w:rsidR="000D39E6" w:rsidRPr="003752F7">
        <w:rPr>
          <w:rFonts w:asciiTheme="majorBidi" w:hAnsiTheme="majorBidi" w:cstheme="majorBidi"/>
          <w:color w:val="202122"/>
          <w:sz w:val="20"/>
          <w:szCs w:val="20"/>
        </w:rPr>
        <w:t xml:space="preserve"> that it was “one of the most deeply felt, most intensely lived texts in French literature</w:t>
      </w:r>
      <w:r w:rsidR="008D72CF" w:rsidRPr="003752F7">
        <w:rPr>
          <w:rFonts w:asciiTheme="majorBidi" w:hAnsiTheme="majorBidi" w:cstheme="majorBidi"/>
          <w:color w:val="202122"/>
          <w:sz w:val="20"/>
          <w:szCs w:val="20"/>
        </w:rPr>
        <w:t xml:space="preserve">.” </w:t>
      </w:r>
    </w:p>
  </w:footnote>
  <w:footnote w:id="116">
    <w:p w14:paraId="17034643" w14:textId="77777777" w:rsidR="00E86172" w:rsidRPr="003752F7" w:rsidRDefault="00E86172" w:rsidP="00E86172">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Franz Kafka</w:t>
      </w:r>
      <w:r w:rsidRPr="003752F7">
        <w:rPr>
          <w:rStyle w:val="Heading1Char"/>
          <w:rFonts w:asciiTheme="majorBidi" w:hAnsiTheme="majorBidi" w:cstheme="majorBidi"/>
          <w:color w:val="000000"/>
          <w:sz w:val="20"/>
          <w:szCs w:val="20"/>
        </w:rPr>
        <w:t xml:space="preserve"> </w:t>
      </w:r>
      <w:r w:rsidRPr="003752F7">
        <w:rPr>
          <w:rStyle w:val="dg"/>
          <w:rFonts w:asciiTheme="majorBidi" w:eastAsiaTheme="majorEastAsia" w:hAnsiTheme="majorBidi" w:cstheme="majorBidi"/>
          <w:color w:val="000000"/>
          <w:sz w:val="20"/>
          <w:szCs w:val="20"/>
        </w:rPr>
        <w:t>(</w:t>
      </w:r>
      <w:r w:rsidRPr="003752F7">
        <w:rPr>
          <w:rStyle w:val="Date5"/>
          <w:rFonts w:asciiTheme="majorBidi" w:eastAsiaTheme="majorEastAsia" w:hAnsiTheme="majorBidi" w:cstheme="majorBidi"/>
          <w:color w:val="000000"/>
          <w:sz w:val="20"/>
          <w:szCs w:val="20"/>
        </w:rPr>
        <w:t>d. 1342/1924</w:t>
      </w:r>
      <w:r w:rsidRPr="003752F7">
        <w:rPr>
          <w:rStyle w:val="dg"/>
          <w:rFonts w:asciiTheme="majorBidi" w:eastAsiaTheme="majorEastAsia" w:hAnsiTheme="majorBidi" w:cstheme="majorBidi"/>
          <w:color w:val="000000"/>
          <w:sz w:val="20"/>
          <w:szCs w:val="20"/>
        </w:rPr>
        <w:t>)</w:t>
      </w:r>
      <w:r w:rsidRPr="003752F7">
        <w:rPr>
          <w:rFonts w:asciiTheme="majorBidi" w:hAnsiTheme="majorBidi" w:cstheme="majorBidi"/>
          <w:color w:val="000000"/>
          <w:sz w:val="20"/>
          <w:szCs w:val="20"/>
        </w:rPr>
        <w:t xml:space="preserve"> was a German-speaking Jewish novelist from Bohemia in the Austro-Hungarian Empire. His work is characterized by its portrayal of an enigmatic world filled with irrational and nightmarish realities, where the individual is perceived as lonely, perplexed, and constantly threatened, living on in the twilight of irrationality or swallowed up by insanity. Among Kafka’s most notable works are</w:t>
      </w:r>
      <w:r w:rsidRPr="003752F7">
        <w:rPr>
          <w:rStyle w:val="apple-converted-space"/>
          <w:rFonts w:asciiTheme="majorBidi" w:eastAsiaTheme="majorEastAsia" w:hAnsiTheme="majorBidi" w:cstheme="majorBidi"/>
          <w:color w:val="000000"/>
          <w:sz w:val="20"/>
          <w:szCs w:val="20"/>
        </w:rPr>
        <w:t> </w:t>
      </w:r>
      <w:r w:rsidRPr="003752F7">
        <w:rPr>
          <w:rStyle w:val="work"/>
          <w:rFonts w:asciiTheme="majorBidi" w:eastAsiaTheme="majorEastAsia" w:hAnsiTheme="majorBidi" w:cstheme="majorBidi"/>
          <w:i/>
          <w:iCs/>
          <w:color w:val="000000"/>
          <w:sz w:val="20"/>
          <w:szCs w:val="20"/>
        </w:rPr>
        <w:t>The Metamorphosis</w:t>
      </w:r>
      <w:r w:rsidRPr="003752F7">
        <w:rPr>
          <w:rStyle w:val="apple-converted-space"/>
          <w:rFonts w:asciiTheme="majorBidi" w:eastAsiaTheme="majorEastAsia" w:hAnsiTheme="majorBidi" w:cstheme="majorBidi"/>
          <w:color w:val="000000"/>
          <w:sz w:val="20"/>
          <w:szCs w:val="20"/>
        </w:rPr>
        <w:t> (</w:t>
      </w:r>
      <w:r w:rsidRPr="003752F7">
        <w:rPr>
          <w:rStyle w:val="apple-converted-space"/>
          <w:rFonts w:asciiTheme="majorBidi" w:eastAsiaTheme="majorEastAsia" w:hAnsiTheme="majorBidi" w:cstheme="majorBidi"/>
          <w:i/>
          <w:iCs/>
          <w:color w:val="000000"/>
          <w:sz w:val="20"/>
          <w:szCs w:val="20"/>
        </w:rPr>
        <w:t xml:space="preserve">Die </w:t>
      </w:r>
      <w:r w:rsidRPr="003752F7">
        <w:rPr>
          <w:rFonts w:asciiTheme="majorBidi" w:hAnsiTheme="majorBidi" w:cstheme="majorBidi"/>
          <w:i/>
          <w:iCs/>
          <w:color w:val="202122"/>
          <w:sz w:val="20"/>
          <w:szCs w:val="20"/>
          <w:lang w:val="de-DE"/>
        </w:rPr>
        <w:t>Verwandlung</w:t>
      </w:r>
      <w:r w:rsidRPr="003752F7">
        <w:rPr>
          <w:rFonts w:asciiTheme="majorBidi" w:hAnsiTheme="majorBidi" w:cstheme="majorBidi"/>
          <w:color w:val="000000"/>
          <w:sz w:val="20"/>
          <w:szCs w:val="20"/>
          <w:lang w:val="de-DE"/>
        </w:rPr>
        <w:t xml:space="preserve">; </w:t>
      </w:r>
      <w:r w:rsidRPr="003752F7">
        <w:rPr>
          <w:rFonts w:asciiTheme="majorBidi" w:hAnsiTheme="majorBidi" w:cstheme="majorBidi"/>
          <w:color w:val="000000"/>
          <w:sz w:val="20"/>
          <w:szCs w:val="20"/>
        </w:rPr>
        <w:t>1917),</w:t>
      </w:r>
      <w:r w:rsidRPr="003752F7">
        <w:rPr>
          <w:rStyle w:val="apple-converted-space"/>
          <w:rFonts w:asciiTheme="majorBidi" w:eastAsiaTheme="majorEastAsia" w:hAnsiTheme="majorBidi" w:cstheme="majorBidi"/>
          <w:color w:val="000000"/>
          <w:sz w:val="20"/>
          <w:szCs w:val="20"/>
        </w:rPr>
        <w:t> </w:t>
      </w:r>
      <w:r w:rsidRPr="003752F7">
        <w:rPr>
          <w:rStyle w:val="work"/>
          <w:rFonts w:asciiTheme="majorBidi" w:eastAsiaTheme="majorEastAsia" w:hAnsiTheme="majorBidi" w:cstheme="majorBidi"/>
          <w:i/>
          <w:iCs/>
          <w:color w:val="000000"/>
          <w:sz w:val="20"/>
          <w:szCs w:val="20"/>
        </w:rPr>
        <w:t>The Trial</w:t>
      </w:r>
      <w:r w:rsidRPr="003752F7">
        <w:rPr>
          <w:rStyle w:val="apple-converted-space"/>
          <w:rFonts w:asciiTheme="majorBidi" w:eastAsiaTheme="majorEastAsia" w:hAnsiTheme="majorBidi" w:cstheme="majorBidi"/>
          <w:color w:val="000000"/>
          <w:sz w:val="20"/>
          <w:szCs w:val="20"/>
        </w:rPr>
        <w:t> </w:t>
      </w:r>
      <w:r w:rsidRPr="003752F7">
        <w:rPr>
          <w:rFonts w:asciiTheme="majorBidi" w:hAnsiTheme="majorBidi" w:cstheme="majorBidi"/>
          <w:color w:val="000000"/>
          <w:sz w:val="20"/>
          <w:szCs w:val="20"/>
        </w:rPr>
        <w:t>(</w:t>
      </w:r>
      <w:r w:rsidRPr="003752F7">
        <w:rPr>
          <w:rFonts w:asciiTheme="majorBidi" w:hAnsiTheme="majorBidi" w:cstheme="majorBidi"/>
          <w:i/>
          <w:iCs/>
          <w:color w:val="202122"/>
          <w:sz w:val="20"/>
          <w:szCs w:val="20"/>
          <w:lang w:val="de-DE"/>
        </w:rPr>
        <w:t>Der Prozeß</w:t>
      </w:r>
      <w:r w:rsidRPr="003752F7">
        <w:rPr>
          <w:rFonts w:asciiTheme="majorBidi" w:hAnsiTheme="majorBidi" w:cstheme="majorBidi"/>
          <w:color w:val="202122"/>
          <w:sz w:val="20"/>
          <w:szCs w:val="20"/>
          <w:lang w:val="de-DE"/>
        </w:rPr>
        <w:t xml:space="preserve">; </w:t>
      </w:r>
      <w:r w:rsidRPr="003752F7">
        <w:rPr>
          <w:rFonts w:asciiTheme="majorBidi" w:hAnsiTheme="majorBidi" w:cstheme="majorBidi"/>
          <w:color w:val="000000"/>
          <w:sz w:val="20"/>
          <w:szCs w:val="20"/>
        </w:rPr>
        <w:t>1925), and</w:t>
      </w:r>
      <w:r w:rsidRPr="003752F7">
        <w:rPr>
          <w:rStyle w:val="apple-converted-space"/>
          <w:rFonts w:asciiTheme="majorBidi" w:eastAsiaTheme="majorEastAsia" w:hAnsiTheme="majorBidi" w:cstheme="majorBidi"/>
          <w:color w:val="000000"/>
          <w:sz w:val="20"/>
          <w:szCs w:val="20"/>
        </w:rPr>
        <w:t> </w:t>
      </w:r>
      <w:r w:rsidRPr="003752F7">
        <w:rPr>
          <w:rStyle w:val="work"/>
          <w:rFonts w:asciiTheme="majorBidi" w:eastAsiaTheme="majorEastAsia" w:hAnsiTheme="majorBidi" w:cstheme="majorBidi"/>
          <w:i/>
          <w:iCs/>
          <w:color w:val="000000"/>
          <w:sz w:val="20"/>
          <w:szCs w:val="20"/>
        </w:rPr>
        <w:t>The Castle</w:t>
      </w:r>
      <w:r w:rsidRPr="003752F7">
        <w:rPr>
          <w:rStyle w:val="apple-converted-space"/>
          <w:rFonts w:asciiTheme="majorBidi" w:eastAsiaTheme="majorEastAsia" w:hAnsiTheme="majorBidi" w:cstheme="majorBidi"/>
          <w:color w:val="000000"/>
          <w:sz w:val="20"/>
          <w:szCs w:val="20"/>
        </w:rPr>
        <w:t> </w:t>
      </w:r>
      <w:r w:rsidRPr="003752F7">
        <w:rPr>
          <w:rFonts w:asciiTheme="majorBidi" w:hAnsiTheme="majorBidi" w:cstheme="majorBidi"/>
          <w:color w:val="000000"/>
          <w:sz w:val="20"/>
          <w:szCs w:val="20"/>
        </w:rPr>
        <w:t>(</w:t>
      </w:r>
      <w:r w:rsidRPr="003752F7">
        <w:rPr>
          <w:rFonts w:asciiTheme="majorBidi" w:hAnsiTheme="majorBidi" w:cstheme="majorBidi"/>
          <w:i/>
          <w:iCs/>
          <w:color w:val="202122"/>
          <w:sz w:val="20"/>
          <w:szCs w:val="20"/>
        </w:rPr>
        <w:t>Das Schloß</w:t>
      </w:r>
      <w:r w:rsidRPr="003752F7">
        <w:rPr>
          <w:rFonts w:asciiTheme="majorBidi" w:hAnsiTheme="majorBidi" w:cstheme="majorBidi"/>
          <w:color w:val="202122"/>
          <w:sz w:val="20"/>
          <w:szCs w:val="20"/>
        </w:rPr>
        <w:t xml:space="preserve">; </w:t>
      </w:r>
      <w:r w:rsidRPr="003752F7">
        <w:rPr>
          <w:rFonts w:asciiTheme="majorBidi" w:hAnsiTheme="majorBidi" w:cstheme="majorBidi"/>
          <w:color w:val="000000"/>
          <w:sz w:val="20"/>
          <w:szCs w:val="20"/>
        </w:rPr>
        <w:t>1926)</w:t>
      </w:r>
      <w:r w:rsidRPr="003752F7">
        <w:rPr>
          <w:rStyle w:val="gp"/>
          <w:rFonts w:asciiTheme="majorBidi" w:eastAsiaTheme="majorEastAsia" w:hAnsiTheme="majorBidi" w:cstheme="majorBidi"/>
          <w:color w:val="000000"/>
          <w:sz w:val="20"/>
          <w:szCs w:val="20"/>
        </w:rPr>
        <w:t xml:space="preserve">. The insanity or borderline insanity that lie at the root of Kafka’s </w:t>
      </w:r>
      <w:r w:rsidRPr="003752F7">
        <w:rPr>
          <w:rStyle w:val="gp"/>
          <w:rFonts w:asciiTheme="majorBidi" w:eastAsiaTheme="majorEastAsia" w:hAnsiTheme="majorBidi" w:cstheme="majorBidi"/>
          <w:i/>
          <w:iCs/>
          <w:color w:val="000000"/>
          <w:sz w:val="20"/>
          <w:szCs w:val="20"/>
        </w:rPr>
        <w:t>Metamorphosis</w:t>
      </w:r>
      <w:r w:rsidRPr="003752F7">
        <w:rPr>
          <w:rStyle w:val="gp"/>
          <w:rFonts w:asciiTheme="majorBidi" w:eastAsiaTheme="majorEastAsia" w:hAnsiTheme="majorBidi" w:cstheme="majorBidi"/>
          <w:color w:val="000000"/>
          <w:sz w:val="20"/>
          <w:szCs w:val="20"/>
        </w:rPr>
        <w:t xml:space="preserve"> and other works, and perhaps, much of his own personal neurosis would seem to stem—as in the case of Gregor Samsa’s world—from a complete deprivation of Functional Certitude.</w:t>
      </w:r>
    </w:p>
  </w:footnote>
  <w:footnote w:id="117">
    <w:p w14:paraId="73AB3EC5" w14:textId="6D1D0CE3" w:rsidR="00E86172" w:rsidRPr="003752F7" w:rsidRDefault="00E86172" w:rsidP="00E86172">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Proprietarianism</w:t>
      </w:r>
      <w:r w:rsidRPr="003752F7">
        <w:rPr>
          <w:rFonts w:asciiTheme="majorBidi" w:hAnsiTheme="majorBidi" w:cstheme="majorBidi"/>
          <w:sz w:val="20"/>
          <w:szCs w:val="20"/>
        </w:rPr>
        <w:t xml:space="preserve">” is a </w:t>
      </w:r>
      <w:r w:rsidR="001F4753" w:rsidRPr="003752F7">
        <w:rPr>
          <w:rFonts w:asciiTheme="majorBidi" w:hAnsiTheme="majorBidi" w:cstheme="majorBidi"/>
          <w:sz w:val="20"/>
          <w:szCs w:val="20"/>
        </w:rPr>
        <w:t>concept</w:t>
      </w:r>
      <w:r w:rsidRPr="003752F7">
        <w:rPr>
          <w:rFonts w:asciiTheme="majorBidi" w:hAnsiTheme="majorBidi" w:cstheme="majorBidi"/>
          <w:sz w:val="20"/>
          <w:szCs w:val="20"/>
        </w:rPr>
        <w:t xml:space="preserve"> inspired by C. S. Lewis (d. 1383/1963)</w:t>
      </w:r>
      <w:r w:rsidR="001F4753" w:rsidRPr="003752F7">
        <w:rPr>
          <w:rFonts w:asciiTheme="majorBidi" w:hAnsiTheme="majorBidi" w:cstheme="majorBidi"/>
          <w:sz w:val="20"/>
          <w:szCs w:val="20"/>
        </w:rPr>
        <w:t xml:space="preserve"> in an essay he wrote</w:t>
      </w:r>
      <w:r w:rsidRPr="003752F7">
        <w:rPr>
          <w:rFonts w:asciiTheme="majorBidi" w:hAnsiTheme="majorBidi" w:cstheme="majorBidi"/>
          <w:sz w:val="20"/>
          <w:szCs w:val="20"/>
        </w:rPr>
        <w:t xml:space="preserve"> called “The Inner Ring.” “The Inner Ring” describes how “proprietarian” myopias often dangerously manifest themselves at the social and cultural level in “inner rings.” Lewis says of such inner </w:t>
      </w:r>
      <w:r w:rsidR="00092A9C" w:rsidRPr="003752F7">
        <w:rPr>
          <w:rFonts w:asciiTheme="majorBidi" w:hAnsiTheme="majorBidi" w:cstheme="majorBidi"/>
          <w:sz w:val="20"/>
          <w:szCs w:val="20"/>
        </w:rPr>
        <w:t>circles:</w:t>
      </w:r>
    </w:p>
    <w:p w14:paraId="0B9401E2" w14:textId="77777777" w:rsidR="00E86172" w:rsidRPr="003752F7" w:rsidRDefault="00E86172" w:rsidP="00E86172">
      <w:pPr>
        <w:ind w:left="630" w:right="900"/>
        <w:rPr>
          <w:rFonts w:asciiTheme="majorBidi" w:hAnsiTheme="majorBidi" w:cstheme="majorBidi"/>
          <w:color w:val="222222"/>
          <w:sz w:val="20"/>
          <w:szCs w:val="20"/>
        </w:rPr>
      </w:pPr>
      <w:r w:rsidRPr="003752F7">
        <w:rPr>
          <w:rFonts w:asciiTheme="majorBidi" w:hAnsiTheme="majorBidi" w:cstheme="majorBidi"/>
          <w:color w:val="222222"/>
          <w:sz w:val="20"/>
          <w:szCs w:val="20"/>
        </w:rPr>
        <w:t>There are no formal admissions or expulsions. People think they are in it after they have in fact been pushed out of it, or before they have been allowed in it. This provides great amusement for those who are really inside. Such “inner rings” have no fixed names. Their only certain rule is that the insiders and outsiders call it by different names. From inside, it may be designated, in simple cases, by mere enumeration: it may be called “You and Tony and me.” When it is very secure and comparatively stable in membership it calls itself “we.” When it has to be expanded to meet a particular emergency it calls itself “all the sensible people at this place.” From outside, if you have despaired of getting into it, you call it “that gang” or “they” or “so-and-so and his set” or “The Caucus” or “The Inner Ring.” If you are a candidate for admission you probably don’t call it anything. To discuss it with the other outsiders would make you feel outside yourself. And to mention talking to the man who is inside, and who may help you if this present conversation goes well, would be madness.</w:t>
      </w:r>
    </w:p>
    <w:p w14:paraId="4818E762" w14:textId="05FE76EF" w:rsidR="00E86172" w:rsidRPr="003752F7" w:rsidRDefault="00E86172" w:rsidP="003E0C6F">
      <w:pPr>
        <w:rPr>
          <w:rFonts w:asciiTheme="majorBidi" w:hAnsiTheme="majorBidi" w:cstheme="majorBidi"/>
          <w:sz w:val="20"/>
          <w:szCs w:val="20"/>
        </w:rPr>
      </w:pPr>
      <w:r w:rsidRPr="003752F7">
        <w:rPr>
          <w:rFonts w:asciiTheme="majorBidi" w:hAnsiTheme="majorBidi" w:cstheme="majorBidi"/>
          <w:sz w:val="20"/>
          <w:szCs w:val="20"/>
        </w:rPr>
        <w:t>For the purposes of this book, I define “Proprietarianism” as</w:t>
      </w:r>
      <w:r w:rsidR="00F24130" w:rsidRPr="003752F7">
        <w:rPr>
          <w:rFonts w:asciiTheme="majorBidi" w:hAnsiTheme="majorBidi" w:cstheme="majorBidi"/>
          <w:sz w:val="20"/>
          <w:szCs w:val="20"/>
        </w:rPr>
        <w:t xml:space="preserve"> regards Muslims as</w:t>
      </w:r>
      <w:r w:rsidRPr="003752F7">
        <w:rPr>
          <w:rFonts w:asciiTheme="majorBidi" w:hAnsiTheme="majorBidi" w:cstheme="majorBidi"/>
          <w:sz w:val="20"/>
          <w:szCs w:val="20"/>
        </w:rPr>
        <w:t xml:space="preserve"> the attempt by certain</w:t>
      </w:r>
      <w:r w:rsidR="00F24130" w:rsidRPr="003752F7">
        <w:rPr>
          <w:rFonts w:asciiTheme="majorBidi" w:hAnsiTheme="majorBidi" w:cstheme="majorBidi"/>
          <w:sz w:val="20"/>
          <w:szCs w:val="20"/>
        </w:rPr>
        <w:t xml:space="preserve"> persons among them </w:t>
      </w:r>
      <w:r w:rsidRPr="003752F7">
        <w:rPr>
          <w:rFonts w:asciiTheme="majorBidi" w:hAnsiTheme="majorBidi" w:cstheme="majorBidi"/>
          <w:sz w:val="20"/>
          <w:szCs w:val="20"/>
        </w:rPr>
        <w:t>to define and attempt to empower themselves as “insiders”</w:t>
      </w:r>
      <w:r w:rsidR="00F24130" w:rsidRPr="003752F7">
        <w:rPr>
          <w:rFonts w:asciiTheme="majorBidi" w:hAnsiTheme="majorBidi" w:cstheme="majorBidi"/>
          <w:sz w:val="20"/>
          <w:szCs w:val="20"/>
        </w:rPr>
        <w:t xml:space="preserve"> with regard to Islam and the Islamic Tradition</w:t>
      </w:r>
      <w:r w:rsidR="00925EEA" w:rsidRPr="003752F7">
        <w:rPr>
          <w:rFonts w:asciiTheme="majorBidi" w:hAnsiTheme="majorBidi" w:cstheme="majorBidi"/>
          <w:sz w:val="20"/>
          <w:szCs w:val="20"/>
        </w:rPr>
        <w:t>,</w:t>
      </w:r>
      <w:r w:rsidRPr="003752F7">
        <w:rPr>
          <w:rFonts w:asciiTheme="majorBidi" w:hAnsiTheme="majorBidi" w:cstheme="majorBidi"/>
          <w:sz w:val="20"/>
          <w:szCs w:val="20"/>
        </w:rPr>
        <w:t xml:space="preserve"> who</w:t>
      </w:r>
      <w:r w:rsidR="00925EEA" w:rsidRPr="003752F7">
        <w:rPr>
          <w:rFonts w:asciiTheme="majorBidi" w:hAnsiTheme="majorBidi" w:cstheme="majorBidi"/>
          <w:sz w:val="20"/>
          <w:szCs w:val="20"/>
        </w:rPr>
        <w:t xml:space="preserve">—by virtue of their belonging to this inner circle—are </w:t>
      </w:r>
      <w:r w:rsidRPr="003752F7">
        <w:rPr>
          <w:rFonts w:asciiTheme="majorBidi" w:hAnsiTheme="majorBidi" w:cstheme="majorBidi"/>
          <w:sz w:val="20"/>
          <w:szCs w:val="20"/>
        </w:rPr>
        <w:t>uniquely different from and privileged above “outsiders</w:t>
      </w:r>
      <w:r w:rsidR="00925EEA" w:rsidRPr="003752F7">
        <w:rPr>
          <w:rFonts w:asciiTheme="majorBidi" w:hAnsiTheme="majorBidi" w:cstheme="majorBidi"/>
          <w:sz w:val="20"/>
          <w:szCs w:val="20"/>
        </w:rPr>
        <w:t>,</w:t>
      </w:r>
      <w:r w:rsidRPr="003752F7">
        <w:rPr>
          <w:rFonts w:asciiTheme="majorBidi" w:hAnsiTheme="majorBidi" w:cstheme="majorBidi"/>
          <w:sz w:val="20"/>
          <w:szCs w:val="20"/>
        </w:rPr>
        <w:t>”</w:t>
      </w:r>
      <w:r w:rsidR="00925EEA" w:rsidRPr="003752F7">
        <w:rPr>
          <w:rFonts w:asciiTheme="majorBidi" w:hAnsiTheme="majorBidi" w:cstheme="majorBidi"/>
          <w:sz w:val="20"/>
          <w:szCs w:val="20"/>
        </w:rPr>
        <w:t xml:space="preserve"> especially, of course, non-Muslims. This mentality is not unique to Muslims, of course, but pertains in similar ways to </w:t>
      </w:r>
      <w:r w:rsidR="000F1CF0" w:rsidRPr="003752F7">
        <w:rPr>
          <w:rFonts w:asciiTheme="majorBidi" w:hAnsiTheme="majorBidi" w:cstheme="majorBidi"/>
          <w:sz w:val="20"/>
          <w:szCs w:val="20"/>
        </w:rPr>
        <w:t xml:space="preserve">certain </w:t>
      </w:r>
      <w:r w:rsidR="00925EEA" w:rsidRPr="003752F7">
        <w:rPr>
          <w:rFonts w:asciiTheme="majorBidi" w:hAnsiTheme="majorBidi" w:cstheme="majorBidi"/>
          <w:sz w:val="20"/>
          <w:szCs w:val="20"/>
        </w:rPr>
        <w:t>people belonging</w:t>
      </w:r>
      <w:r w:rsidR="000F1CF0" w:rsidRPr="003752F7">
        <w:rPr>
          <w:rFonts w:asciiTheme="majorBidi" w:hAnsiTheme="majorBidi" w:cstheme="majorBidi"/>
          <w:sz w:val="20"/>
          <w:szCs w:val="20"/>
        </w:rPr>
        <w:t xml:space="preserve"> in an exclusivist manner</w:t>
      </w:r>
      <w:r w:rsidR="00925EEA" w:rsidRPr="003752F7">
        <w:rPr>
          <w:rFonts w:asciiTheme="majorBidi" w:hAnsiTheme="majorBidi" w:cstheme="majorBidi"/>
          <w:sz w:val="20"/>
          <w:szCs w:val="20"/>
        </w:rPr>
        <w:t xml:space="preserve"> to other denominations, sects, cults, and religious or secular groups</w:t>
      </w:r>
      <w:r w:rsidR="000F1CF0" w:rsidRPr="003752F7">
        <w:rPr>
          <w:rFonts w:asciiTheme="majorBidi" w:hAnsiTheme="majorBidi" w:cstheme="majorBidi"/>
          <w:sz w:val="20"/>
          <w:szCs w:val="20"/>
        </w:rPr>
        <w:t>. As for Muslims, however, e</w:t>
      </w:r>
      <w:r w:rsidRPr="003752F7">
        <w:rPr>
          <w:rFonts w:asciiTheme="majorBidi" w:hAnsiTheme="majorBidi" w:cstheme="majorBidi"/>
          <w:sz w:val="20"/>
          <w:szCs w:val="20"/>
        </w:rPr>
        <w:t>xperience shows that, for all too many</w:t>
      </w:r>
      <w:r w:rsidR="000F1CF0" w:rsidRPr="003752F7">
        <w:rPr>
          <w:rFonts w:asciiTheme="majorBidi" w:hAnsiTheme="majorBidi" w:cstheme="majorBidi"/>
          <w:sz w:val="20"/>
          <w:szCs w:val="20"/>
        </w:rPr>
        <w:t xml:space="preserve"> of them</w:t>
      </w:r>
      <w:r w:rsidRPr="003752F7">
        <w:rPr>
          <w:rFonts w:asciiTheme="majorBidi" w:hAnsiTheme="majorBidi" w:cstheme="majorBidi"/>
          <w:sz w:val="20"/>
          <w:szCs w:val="20"/>
        </w:rPr>
        <w:t xml:space="preserve"> today, </w:t>
      </w:r>
      <w:r w:rsidR="000F1CF0" w:rsidRPr="003752F7">
        <w:rPr>
          <w:rFonts w:asciiTheme="majorBidi" w:hAnsiTheme="majorBidi" w:cstheme="majorBidi"/>
          <w:sz w:val="20"/>
          <w:szCs w:val="20"/>
        </w:rPr>
        <w:t>they</w:t>
      </w:r>
      <w:r w:rsidRPr="003752F7">
        <w:rPr>
          <w:rFonts w:asciiTheme="majorBidi" w:hAnsiTheme="majorBidi" w:cstheme="majorBidi"/>
          <w:sz w:val="20"/>
          <w:szCs w:val="20"/>
        </w:rPr>
        <w:t xml:space="preserve"> easily fall prey to a number of “Proprietarian” traps. Consequently, we</w:t>
      </w:r>
      <w:r w:rsidR="000F1CF0" w:rsidRPr="003752F7">
        <w:rPr>
          <w:rFonts w:asciiTheme="majorBidi" w:hAnsiTheme="majorBidi" w:cstheme="majorBidi"/>
          <w:sz w:val="20"/>
          <w:szCs w:val="20"/>
        </w:rPr>
        <w:t>—as a people—d</w:t>
      </w:r>
      <w:r w:rsidRPr="003752F7">
        <w:rPr>
          <w:rFonts w:asciiTheme="majorBidi" w:hAnsiTheme="majorBidi" w:cstheme="majorBidi"/>
          <w:sz w:val="20"/>
          <w:szCs w:val="20"/>
        </w:rPr>
        <w:t xml:space="preserve">esperately need the knowledge, broad perspective, and self-esteem that enable us to avoid such pitfalls. For example, we tend to be very proud of whatever non-Muslims have “borrowed” from us in the past, but we are generally </w:t>
      </w:r>
      <w:r w:rsidR="000A102F" w:rsidRPr="003752F7">
        <w:rPr>
          <w:rFonts w:asciiTheme="majorBidi" w:hAnsiTheme="majorBidi" w:cstheme="majorBidi"/>
          <w:sz w:val="20"/>
          <w:szCs w:val="20"/>
        </w:rPr>
        <w:t>un</w:t>
      </w:r>
      <w:r w:rsidRPr="003752F7">
        <w:rPr>
          <w:rFonts w:asciiTheme="majorBidi" w:hAnsiTheme="majorBidi" w:cstheme="majorBidi"/>
          <w:sz w:val="20"/>
          <w:szCs w:val="20"/>
        </w:rPr>
        <w:t>interested in how much we</w:t>
      </w:r>
      <w:r w:rsidR="00390439" w:rsidRPr="003752F7">
        <w:rPr>
          <w:rFonts w:asciiTheme="majorBidi" w:hAnsiTheme="majorBidi" w:cstheme="majorBidi"/>
          <w:sz w:val="20"/>
          <w:szCs w:val="20"/>
        </w:rPr>
        <w:t>, in turn,</w:t>
      </w:r>
      <w:r w:rsidRPr="003752F7">
        <w:rPr>
          <w:rFonts w:asciiTheme="majorBidi" w:hAnsiTheme="majorBidi" w:cstheme="majorBidi"/>
          <w:sz w:val="20"/>
          <w:szCs w:val="20"/>
        </w:rPr>
        <w:t xml:space="preserve"> have “borrowed” from them in the present. Our Islamic Tradition—in which I firmly believe—is</w:t>
      </w:r>
      <w:r w:rsidR="00390439" w:rsidRPr="003752F7">
        <w:rPr>
          <w:rFonts w:asciiTheme="majorBidi" w:hAnsiTheme="majorBidi" w:cstheme="majorBidi"/>
          <w:sz w:val="20"/>
          <w:szCs w:val="20"/>
        </w:rPr>
        <w:t xml:space="preserve"> often</w:t>
      </w:r>
      <w:r w:rsidRPr="003752F7">
        <w:rPr>
          <w:rFonts w:asciiTheme="majorBidi" w:hAnsiTheme="majorBidi" w:cstheme="majorBidi"/>
          <w:sz w:val="20"/>
          <w:szCs w:val="20"/>
        </w:rPr>
        <w:t xml:space="preserve"> misused and even weaponized</w:t>
      </w:r>
      <w:r w:rsidR="00030F36" w:rsidRPr="003752F7">
        <w:rPr>
          <w:rFonts w:asciiTheme="majorBidi" w:hAnsiTheme="majorBidi" w:cstheme="majorBidi"/>
          <w:sz w:val="20"/>
          <w:szCs w:val="20"/>
        </w:rPr>
        <w:t>. Then</w:t>
      </w:r>
      <w:r w:rsidRPr="003752F7">
        <w:rPr>
          <w:rFonts w:asciiTheme="majorBidi" w:hAnsiTheme="majorBidi" w:cstheme="majorBidi"/>
          <w:sz w:val="20"/>
          <w:szCs w:val="20"/>
        </w:rPr>
        <w:t>, instead of being a key to sound understanding, it dictates</w:t>
      </w:r>
      <w:r w:rsidR="00D03DE5" w:rsidRPr="003752F7">
        <w:rPr>
          <w:rFonts w:asciiTheme="majorBidi" w:hAnsiTheme="majorBidi" w:cstheme="majorBidi"/>
          <w:sz w:val="20"/>
          <w:szCs w:val="20"/>
        </w:rPr>
        <w:t>—</w:t>
      </w:r>
      <w:r w:rsidRPr="003752F7">
        <w:rPr>
          <w:rFonts w:asciiTheme="majorBidi" w:hAnsiTheme="majorBidi" w:cstheme="majorBidi"/>
          <w:sz w:val="20"/>
          <w:szCs w:val="20"/>
        </w:rPr>
        <w:t xml:space="preserve">in the name of </w:t>
      </w:r>
      <w:r w:rsidR="00030F36" w:rsidRPr="003752F7">
        <w:rPr>
          <w:rFonts w:asciiTheme="majorBidi" w:hAnsiTheme="majorBidi" w:cstheme="majorBidi"/>
          <w:sz w:val="20"/>
          <w:szCs w:val="20"/>
        </w:rPr>
        <w:t>“</w:t>
      </w:r>
      <w:r w:rsidRPr="003752F7">
        <w:rPr>
          <w:rFonts w:asciiTheme="majorBidi" w:hAnsiTheme="majorBidi" w:cstheme="majorBidi"/>
          <w:sz w:val="20"/>
          <w:szCs w:val="20"/>
        </w:rPr>
        <w:t>Proprietarian</w:t>
      </w:r>
      <w:r w:rsidRPr="003752F7">
        <w:rPr>
          <w:rFonts w:asciiTheme="majorBidi" w:hAnsiTheme="majorBidi" w:cstheme="majorBidi"/>
          <w:i/>
          <w:iCs/>
          <w:sz w:val="20"/>
          <w:szCs w:val="20"/>
        </w:rPr>
        <w:t xml:space="preserve"> </w:t>
      </w:r>
      <w:r w:rsidRPr="003752F7">
        <w:rPr>
          <w:rFonts w:asciiTheme="majorBidi" w:hAnsiTheme="majorBidi" w:cstheme="majorBidi"/>
          <w:sz w:val="20"/>
          <w:szCs w:val="20"/>
        </w:rPr>
        <w:t>Islam</w:t>
      </w:r>
      <w:r w:rsidR="00CB0C82" w:rsidRPr="003752F7">
        <w:rPr>
          <w:rFonts w:asciiTheme="majorBidi" w:hAnsiTheme="majorBidi" w:cstheme="majorBidi"/>
          <w:sz w:val="20"/>
          <w:szCs w:val="20"/>
        </w:rPr>
        <w:t>”</w:t>
      </w:r>
      <w:r w:rsidR="00D03DE5" w:rsidRPr="003752F7">
        <w:rPr>
          <w:rFonts w:asciiTheme="majorBidi" w:hAnsiTheme="majorBidi" w:cstheme="majorBidi"/>
          <w:sz w:val="20"/>
          <w:szCs w:val="20"/>
        </w:rPr>
        <w:t>—</w:t>
      </w:r>
      <w:r w:rsidRPr="003752F7">
        <w:rPr>
          <w:rFonts w:asciiTheme="majorBidi" w:hAnsiTheme="majorBidi" w:cstheme="majorBidi"/>
          <w:sz w:val="20"/>
          <w:szCs w:val="20"/>
        </w:rPr>
        <w:t xml:space="preserve">narrow, </w:t>
      </w:r>
      <w:r w:rsidR="00B00171" w:rsidRPr="003752F7">
        <w:rPr>
          <w:rFonts w:asciiTheme="majorBidi" w:hAnsiTheme="majorBidi" w:cstheme="majorBidi"/>
          <w:sz w:val="20"/>
          <w:szCs w:val="20"/>
        </w:rPr>
        <w:t xml:space="preserve">fragmented, and generally </w:t>
      </w:r>
      <w:r w:rsidRPr="003752F7">
        <w:rPr>
          <w:rFonts w:asciiTheme="majorBidi" w:hAnsiTheme="majorBidi" w:cstheme="majorBidi"/>
          <w:sz w:val="20"/>
          <w:szCs w:val="20"/>
        </w:rPr>
        <w:t>unintelligent views of Islam</w:t>
      </w:r>
      <w:r w:rsidR="00602A3E" w:rsidRPr="003752F7">
        <w:rPr>
          <w:rFonts w:asciiTheme="majorBidi" w:hAnsiTheme="majorBidi" w:cstheme="majorBidi"/>
          <w:sz w:val="20"/>
          <w:szCs w:val="20"/>
        </w:rPr>
        <w:t xml:space="preserve"> and the Human story</w:t>
      </w:r>
      <w:r w:rsidR="00FF01A2" w:rsidRPr="003752F7">
        <w:rPr>
          <w:rFonts w:asciiTheme="majorBidi" w:hAnsiTheme="majorBidi" w:cstheme="majorBidi"/>
          <w:sz w:val="20"/>
          <w:szCs w:val="20"/>
        </w:rPr>
        <w:t>. Such</w:t>
      </w:r>
      <w:r w:rsidR="00CB0C82" w:rsidRPr="003752F7">
        <w:rPr>
          <w:rFonts w:asciiTheme="majorBidi" w:hAnsiTheme="majorBidi" w:cstheme="majorBidi"/>
          <w:sz w:val="20"/>
          <w:szCs w:val="20"/>
        </w:rPr>
        <w:t xml:space="preserve"> </w:t>
      </w:r>
      <w:r w:rsidR="00B00171" w:rsidRPr="003752F7">
        <w:rPr>
          <w:rFonts w:asciiTheme="majorBidi" w:hAnsiTheme="majorBidi" w:cstheme="majorBidi"/>
          <w:sz w:val="20"/>
          <w:szCs w:val="20"/>
        </w:rPr>
        <w:t>lack of Universalism</w:t>
      </w:r>
      <w:r w:rsidR="00FF01A2" w:rsidRPr="003752F7">
        <w:rPr>
          <w:rFonts w:asciiTheme="majorBidi" w:hAnsiTheme="majorBidi" w:cstheme="majorBidi"/>
          <w:sz w:val="20"/>
          <w:szCs w:val="20"/>
        </w:rPr>
        <w:t xml:space="preserve"> has the </w:t>
      </w:r>
      <w:r w:rsidR="00B00171" w:rsidRPr="003752F7">
        <w:rPr>
          <w:rFonts w:asciiTheme="majorBidi" w:hAnsiTheme="majorBidi" w:cstheme="majorBidi"/>
          <w:sz w:val="20"/>
          <w:szCs w:val="20"/>
        </w:rPr>
        <w:t xml:space="preserve">further </w:t>
      </w:r>
      <w:r w:rsidR="00FF01A2" w:rsidRPr="003752F7">
        <w:rPr>
          <w:rFonts w:asciiTheme="majorBidi" w:hAnsiTheme="majorBidi" w:cstheme="majorBidi"/>
          <w:sz w:val="20"/>
          <w:szCs w:val="20"/>
        </w:rPr>
        <w:t>effect of</w:t>
      </w:r>
      <w:r w:rsidRPr="003752F7">
        <w:rPr>
          <w:rFonts w:asciiTheme="majorBidi" w:hAnsiTheme="majorBidi" w:cstheme="majorBidi"/>
          <w:sz w:val="20"/>
          <w:szCs w:val="20"/>
        </w:rPr>
        <w:t xml:space="preserve"> dismiss</w:t>
      </w:r>
      <w:r w:rsidR="00FF01A2" w:rsidRPr="003752F7">
        <w:rPr>
          <w:rFonts w:asciiTheme="majorBidi" w:hAnsiTheme="majorBidi" w:cstheme="majorBidi"/>
          <w:sz w:val="20"/>
          <w:szCs w:val="20"/>
        </w:rPr>
        <w:t>ing</w:t>
      </w:r>
      <w:r w:rsidRPr="003752F7">
        <w:rPr>
          <w:rFonts w:asciiTheme="majorBidi" w:hAnsiTheme="majorBidi" w:cstheme="majorBidi"/>
          <w:sz w:val="20"/>
          <w:szCs w:val="20"/>
        </w:rPr>
        <w:t xml:space="preserve"> </w:t>
      </w:r>
      <w:r w:rsidR="00FF01A2" w:rsidRPr="003752F7">
        <w:rPr>
          <w:rFonts w:asciiTheme="majorBidi" w:hAnsiTheme="majorBidi" w:cstheme="majorBidi"/>
          <w:sz w:val="20"/>
          <w:szCs w:val="20"/>
        </w:rPr>
        <w:t>H</w:t>
      </w:r>
      <w:r w:rsidRPr="003752F7">
        <w:rPr>
          <w:rFonts w:asciiTheme="majorBidi" w:hAnsiTheme="majorBidi" w:cstheme="majorBidi"/>
          <w:sz w:val="20"/>
          <w:szCs w:val="20"/>
        </w:rPr>
        <w:t>umanity and its vast history</w:t>
      </w:r>
      <w:r w:rsidR="000A102F" w:rsidRPr="003752F7">
        <w:rPr>
          <w:rFonts w:asciiTheme="majorBidi" w:hAnsiTheme="majorBidi" w:cstheme="majorBidi"/>
          <w:sz w:val="20"/>
          <w:szCs w:val="20"/>
        </w:rPr>
        <w:t xml:space="preserve"> as a whole</w:t>
      </w:r>
      <w:r w:rsidR="00FF01A2" w:rsidRPr="003752F7">
        <w:rPr>
          <w:rFonts w:asciiTheme="majorBidi" w:hAnsiTheme="majorBidi" w:cstheme="majorBidi"/>
          <w:sz w:val="20"/>
          <w:szCs w:val="20"/>
        </w:rPr>
        <w:t>,</w:t>
      </w:r>
      <w:r w:rsidRPr="003752F7">
        <w:rPr>
          <w:rFonts w:asciiTheme="majorBidi" w:hAnsiTheme="majorBidi" w:cstheme="majorBidi"/>
          <w:sz w:val="20"/>
          <w:szCs w:val="20"/>
        </w:rPr>
        <w:t xml:space="preserve"> or</w:t>
      </w:r>
      <w:r w:rsidR="00FF01A2" w:rsidRPr="003752F7">
        <w:rPr>
          <w:rFonts w:asciiTheme="majorBidi" w:hAnsiTheme="majorBidi" w:cstheme="majorBidi"/>
          <w:sz w:val="20"/>
          <w:szCs w:val="20"/>
        </w:rPr>
        <w:t xml:space="preserve"> it</w:t>
      </w:r>
      <w:r w:rsidR="00FB3938" w:rsidRPr="003752F7">
        <w:rPr>
          <w:rFonts w:asciiTheme="majorBidi" w:hAnsiTheme="majorBidi" w:cstheme="majorBidi"/>
          <w:sz w:val="20"/>
          <w:szCs w:val="20"/>
        </w:rPr>
        <w:t xml:space="preserve"> simply</w:t>
      </w:r>
      <w:r w:rsidRPr="003752F7">
        <w:rPr>
          <w:rFonts w:asciiTheme="majorBidi" w:hAnsiTheme="majorBidi" w:cstheme="majorBidi"/>
          <w:sz w:val="20"/>
          <w:szCs w:val="20"/>
        </w:rPr>
        <w:t xml:space="preserve"> takes little </w:t>
      </w:r>
      <w:r w:rsidR="00FF01A2" w:rsidRPr="003752F7">
        <w:rPr>
          <w:rFonts w:asciiTheme="majorBidi" w:hAnsiTheme="majorBidi" w:cstheme="majorBidi"/>
          <w:sz w:val="20"/>
          <w:szCs w:val="20"/>
        </w:rPr>
        <w:t xml:space="preserve">or no </w:t>
      </w:r>
      <w:r w:rsidRPr="003752F7">
        <w:rPr>
          <w:rFonts w:asciiTheme="majorBidi" w:hAnsiTheme="majorBidi" w:cstheme="majorBidi"/>
          <w:sz w:val="20"/>
          <w:szCs w:val="20"/>
        </w:rPr>
        <w:t>interest in them</w:t>
      </w:r>
      <w:r w:rsidR="00CB0C82" w:rsidRPr="003752F7">
        <w:rPr>
          <w:rFonts w:asciiTheme="majorBidi" w:hAnsiTheme="majorBidi" w:cstheme="majorBidi"/>
          <w:sz w:val="20"/>
          <w:szCs w:val="20"/>
        </w:rPr>
        <w:t>. This is</w:t>
      </w:r>
      <w:r w:rsidRPr="003752F7">
        <w:rPr>
          <w:rFonts w:asciiTheme="majorBidi" w:hAnsiTheme="majorBidi" w:cstheme="majorBidi"/>
          <w:sz w:val="20"/>
          <w:szCs w:val="20"/>
        </w:rPr>
        <w:t xml:space="preserve"> </w:t>
      </w:r>
      <w:r w:rsidR="00FF01A2" w:rsidRPr="003752F7">
        <w:rPr>
          <w:rFonts w:asciiTheme="majorBidi" w:hAnsiTheme="majorBidi" w:cstheme="majorBidi"/>
          <w:sz w:val="20"/>
          <w:szCs w:val="20"/>
        </w:rPr>
        <w:t xml:space="preserve">especially </w:t>
      </w:r>
      <w:r w:rsidR="00CB0C82" w:rsidRPr="003752F7">
        <w:rPr>
          <w:rFonts w:asciiTheme="majorBidi" w:hAnsiTheme="majorBidi" w:cstheme="majorBidi"/>
          <w:sz w:val="20"/>
          <w:szCs w:val="20"/>
        </w:rPr>
        <w:t xml:space="preserve">true </w:t>
      </w:r>
      <w:r w:rsidRPr="003752F7">
        <w:rPr>
          <w:rFonts w:asciiTheme="majorBidi" w:hAnsiTheme="majorBidi" w:cstheme="majorBidi"/>
          <w:sz w:val="20"/>
          <w:szCs w:val="20"/>
        </w:rPr>
        <w:t xml:space="preserve">whenever </w:t>
      </w:r>
      <w:r w:rsidR="00CB0C82" w:rsidRPr="003752F7">
        <w:rPr>
          <w:rFonts w:asciiTheme="majorBidi" w:hAnsiTheme="majorBidi" w:cstheme="majorBidi"/>
          <w:sz w:val="20"/>
          <w:szCs w:val="20"/>
        </w:rPr>
        <w:t>such views</w:t>
      </w:r>
      <w:r w:rsidRPr="003752F7">
        <w:rPr>
          <w:rFonts w:asciiTheme="majorBidi" w:hAnsiTheme="majorBidi" w:cstheme="majorBidi"/>
          <w:sz w:val="20"/>
          <w:szCs w:val="20"/>
        </w:rPr>
        <w:t xml:space="preserve"> do not seem to relate directly to </w:t>
      </w:r>
      <w:r w:rsidR="00FF01A2" w:rsidRPr="003752F7">
        <w:rPr>
          <w:rFonts w:asciiTheme="majorBidi" w:hAnsiTheme="majorBidi" w:cstheme="majorBidi"/>
          <w:sz w:val="20"/>
          <w:szCs w:val="20"/>
        </w:rPr>
        <w:t>Muslims</w:t>
      </w:r>
      <w:r w:rsidRPr="003752F7">
        <w:rPr>
          <w:rFonts w:asciiTheme="majorBidi" w:hAnsiTheme="majorBidi" w:cstheme="majorBidi"/>
          <w:sz w:val="20"/>
          <w:szCs w:val="20"/>
        </w:rPr>
        <w:t xml:space="preserve"> </w:t>
      </w:r>
      <w:r w:rsidR="00AD6E2F" w:rsidRPr="003752F7">
        <w:rPr>
          <w:rFonts w:asciiTheme="majorBidi" w:hAnsiTheme="majorBidi" w:cstheme="majorBidi"/>
          <w:sz w:val="20"/>
          <w:szCs w:val="20"/>
        </w:rPr>
        <w:t>or</w:t>
      </w:r>
      <w:r w:rsidRPr="003752F7">
        <w:rPr>
          <w:rFonts w:asciiTheme="majorBidi" w:hAnsiTheme="majorBidi" w:cstheme="majorBidi"/>
          <w:sz w:val="20"/>
          <w:szCs w:val="20"/>
        </w:rPr>
        <w:t xml:space="preserve"> clearly affirm what</w:t>
      </w:r>
      <w:r w:rsidR="00FF01A2" w:rsidRPr="003752F7">
        <w:rPr>
          <w:rFonts w:asciiTheme="majorBidi" w:hAnsiTheme="majorBidi" w:cstheme="majorBidi"/>
          <w:sz w:val="20"/>
          <w:szCs w:val="20"/>
        </w:rPr>
        <w:t xml:space="preserve"> </w:t>
      </w:r>
      <w:r w:rsidR="00CB0C82" w:rsidRPr="003752F7">
        <w:rPr>
          <w:rFonts w:asciiTheme="majorBidi" w:hAnsiTheme="majorBidi" w:cstheme="majorBidi"/>
          <w:sz w:val="20"/>
          <w:szCs w:val="20"/>
        </w:rPr>
        <w:t>Muslims</w:t>
      </w:r>
      <w:r w:rsidRPr="003752F7">
        <w:rPr>
          <w:rFonts w:asciiTheme="majorBidi" w:hAnsiTheme="majorBidi" w:cstheme="majorBidi"/>
          <w:sz w:val="20"/>
          <w:szCs w:val="20"/>
        </w:rPr>
        <w:t xml:space="preserve"> believe.</w:t>
      </w:r>
      <w:r w:rsidR="003E0C6F" w:rsidRPr="003752F7">
        <w:rPr>
          <w:rFonts w:asciiTheme="majorBidi" w:hAnsiTheme="majorBidi" w:cstheme="majorBidi"/>
          <w:sz w:val="20"/>
          <w:szCs w:val="20"/>
        </w:rPr>
        <w:t xml:space="preserve"> </w:t>
      </w:r>
      <w:r w:rsidRPr="003752F7">
        <w:rPr>
          <w:rFonts w:asciiTheme="majorBidi" w:hAnsiTheme="majorBidi" w:cstheme="majorBidi"/>
          <w:sz w:val="20"/>
          <w:szCs w:val="20"/>
        </w:rPr>
        <w:t xml:space="preserve">As brilliant as </w:t>
      </w:r>
      <w:r w:rsidR="00DA3763" w:rsidRPr="003752F7">
        <w:rPr>
          <w:rFonts w:asciiTheme="majorBidi" w:hAnsiTheme="majorBidi" w:cstheme="majorBidi"/>
          <w:sz w:val="20"/>
          <w:szCs w:val="20"/>
        </w:rPr>
        <w:t>the</w:t>
      </w:r>
      <w:r w:rsidRPr="003752F7">
        <w:rPr>
          <w:rFonts w:asciiTheme="majorBidi" w:hAnsiTheme="majorBidi" w:cstheme="majorBidi"/>
          <w:sz w:val="20"/>
          <w:szCs w:val="20"/>
        </w:rPr>
        <w:t xml:space="preserve"> Islamic Tradition has been in the past, it cannot be revived nor made </w:t>
      </w:r>
      <w:r w:rsidR="00DA3763" w:rsidRPr="003752F7">
        <w:rPr>
          <w:rFonts w:asciiTheme="majorBidi" w:hAnsiTheme="majorBidi" w:cstheme="majorBidi"/>
          <w:sz w:val="20"/>
          <w:szCs w:val="20"/>
        </w:rPr>
        <w:t xml:space="preserve">fully </w:t>
      </w:r>
      <w:r w:rsidRPr="003752F7">
        <w:rPr>
          <w:rFonts w:asciiTheme="majorBidi" w:hAnsiTheme="majorBidi" w:cstheme="majorBidi"/>
          <w:sz w:val="20"/>
          <w:szCs w:val="20"/>
        </w:rPr>
        <w:t>beneficial in the present if we do not render ourselves immune to the blinding disease of “Proprietarianism.” Only</w:t>
      </w:r>
      <w:r w:rsidR="003100BD" w:rsidRPr="003752F7">
        <w:rPr>
          <w:rFonts w:asciiTheme="majorBidi" w:hAnsiTheme="majorBidi" w:cstheme="majorBidi"/>
          <w:sz w:val="20"/>
          <w:szCs w:val="20"/>
        </w:rPr>
        <w:t xml:space="preserve"> in the Spirit of Universalism</w:t>
      </w:r>
      <w:r w:rsidRPr="003752F7">
        <w:rPr>
          <w:rFonts w:asciiTheme="majorBidi" w:hAnsiTheme="majorBidi" w:cstheme="majorBidi"/>
          <w:sz w:val="20"/>
          <w:szCs w:val="20"/>
        </w:rPr>
        <w:t xml:space="preserve"> can our Tradition be properly understood and serve as a source of humility, self-knowledge, true Islamic enlightenment.</w:t>
      </w:r>
      <w:r w:rsidR="003E0C6F" w:rsidRPr="003752F7">
        <w:rPr>
          <w:rFonts w:asciiTheme="majorBidi" w:hAnsiTheme="majorBidi" w:cstheme="majorBidi"/>
          <w:sz w:val="20"/>
          <w:szCs w:val="20"/>
        </w:rPr>
        <w:t xml:space="preserve"> </w:t>
      </w:r>
      <w:r w:rsidRPr="003752F7">
        <w:rPr>
          <w:rFonts w:asciiTheme="majorBidi" w:hAnsiTheme="majorBidi" w:cstheme="majorBidi"/>
          <w:sz w:val="20"/>
          <w:szCs w:val="20"/>
        </w:rPr>
        <w:t>“Proprietarianism”</w:t>
      </w:r>
      <w:r w:rsidR="00F33081" w:rsidRPr="003752F7">
        <w:rPr>
          <w:rFonts w:asciiTheme="majorBidi" w:hAnsiTheme="majorBidi" w:cstheme="majorBidi"/>
          <w:sz w:val="20"/>
          <w:szCs w:val="20"/>
        </w:rPr>
        <w:t>—in contrast to Universalism—</w:t>
      </w:r>
      <w:r w:rsidRPr="003752F7">
        <w:rPr>
          <w:rFonts w:asciiTheme="majorBidi" w:hAnsiTheme="majorBidi" w:cstheme="majorBidi"/>
          <w:sz w:val="20"/>
          <w:szCs w:val="20"/>
        </w:rPr>
        <w:t>veils us</w:t>
      </w:r>
      <w:r w:rsidR="00432AC3" w:rsidRPr="003752F7">
        <w:rPr>
          <w:rFonts w:asciiTheme="majorBidi" w:hAnsiTheme="majorBidi" w:cstheme="majorBidi"/>
          <w:sz w:val="20"/>
          <w:szCs w:val="20"/>
        </w:rPr>
        <w:t xml:space="preserve"> from ourselves and others</w:t>
      </w:r>
      <w:r w:rsidRPr="003752F7">
        <w:rPr>
          <w:rFonts w:asciiTheme="majorBidi" w:hAnsiTheme="majorBidi" w:cstheme="majorBidi"/>
          <w:sz w:val="20"/>
          <w:szCs w:val="20"/>
        </w:rPr>
        <w:t xml:space="preserve"> and, ironically, cuts us off from </w:t>
      </w:r>
      <w:r w:rsidR="0011311D" w:rsidRPr="003752F7">
        <w:rPr>
          <w:rFonts w:asciiTheme="majorBidi" w:hAnsiTheme="majorBidi" w:cstheme="majorBidi"/>
          <w:sz w:val="20"/>
          <w:szCs w:val="20"/>
        </w:rPr>
        <w:t>our</w:t>
      </w:r>
      <w:r w:rsidRPr="003752F7">
        <w:rPr>
          <w:rFonts w:asciiTheme="majorBidi" w:hAnsiTheme="majorBidi" w:cstheme="majorBidi"/>
          <w:sz w:val="20"/>
          <w:szCs w:val="20"/>
        </w:rPr>
        <w:t xml:space="preserve"> Tradition—sometimes in the very name of th</w:t>
      </w:r>
      <w:r w:rsidR="002B4DF5" w:rsidRPr="003752F7">
        <w:rPr>
          <w:rFonts w:asciiTheme="majorBidi" w:hAnsiTheme="majorBidi" w:cstheme="majorBidi"/>
          <w:sz w:val="20"/>
          <w:szCs w:val="20"/>
        </w:rPr>
        <w:t>e</w:t>
      </w:r>
      <w:r w:rsidRPr="003752F7">
        <w:rPr>
          <w:rFonts w:asciiTheme="majorBidi" w:hAnsiTheme="majorBidi" w:cstheme="majorBidi"/>
          <w:sz w:val="20"/>
          <w:szCs w:val="20"/>
        </w:rPr>
        <w:t xml:space="preserve"> Tradition itself—which</w:t>
      </w:r>
      <w:r w:rsidR="000F4A0D" w:rsidRPr="003752F7">
        <w:rPr>
          <w:rFonts w:asciiTheme="majorBidi" w:hAnsiTheme="majorBidi" w:cstheme="majorBidi"/>
          <w:sz w:val="20"/>
          <w:szCs w:val="20"/>
        </w:rPr>
        <w:t xml:space="preserve">, at the best of times, </w:t>
      </w:r>
      <w:r w:rsidR="003001C4" w:rsidRPr="003752F7">
        <w:rPr>
          <w:rFonts w:asciiTheme="majorBidi" w:hAnsiTheme="majorBidi" w:cstheme="majorBidi"/>
          <w:sz w:val="20"/>
          <w:szCs w:val="20"/>
        </w:rPr>
        <w:t xml:space="preserve">was </w:t>
      </w:r>
      <w:r w:rsidRPr="003752F7">
        <w:rPr>
          <w:rFonts w:asciiTheme="majorBidi" w:hAnsiTheme="majorBidi" w:cstheme="majorBidi"/>
          <w:sz w:val="20"/>
          <w:szCs w:val="20"/>
        </w:rPr>
        <w:t xml:space="preserve">distinctly </w:t>
      </w:r>
      <w:r w:rsidR="00652910" w:rsidRPr="003752F7">
        <w:rPr>
          <w:rFonts w:asciiTheme="majorBidi" w:hAnsiTheme="majorBidi" w:cstheme="majorBidi"/>
          <w:sz w:val="20"/>
          <w:szCs w:val="20"/>
        </w:rPr>
        <w:t>U</w:t>
      </w:r>
      <w:r w:rsidRPr="003752F7">
        <w:rPr>
          <w:rFonts w:asciiTheme="majorBidi" w:hAnsiTheme="majorBidi" w:cstheme="majorBidi"/>
          <w:sz w:val="20"/>
          <w:szCs w:val="20"/>
        </w:rPr>
        <w:t xml:space="preserve">niversal and non-Proprietarian. The inescapable parochialism of “Proprietarianism” converts our Tradition into a blighted vision leading to </w:t>
      </w:r>
      <w:r w:rsidR="002B41FB" w:rsidRPr="003752F7">
        <w:rPr>
          <w:rFonts w:asciiTheme="majorBidi" w:hAnsiTheme="majorBidi" w:cstheme="majorBidi"/>
          <w:sz w:val="20"/>
          <w:szCs w:val="20"/>
        </w:rPr>
        <w:t>self-ignorance</w:t>
      </w:r>
      <w:r w:rsidR="002C2436" w:rsidRPr="003752F7">
        <w:rPr>
          <w:rFonts w:asciiTheme="majorBidi" w:hAnsiTheme="majorBidi" w:cstheme="majorBidi"/>
          <w:sz w:val="20"/>
          <w:szCs w:val="20"/>
        </w:rPr>
        <w:t>,</w:t>
      </w:r>
      <w:r w:rsidR="002B41FB" w:rsidRPr="003752F7">
        <w:rPr>
          <w:rFonts w:asciiTheme="majorBidi" w:hAnsiTheme="majorBidi" w:cstheme="majorBidi"/>
          <w:sz w:val="20"/>
          <w:szCs w:val="20"/>
        </w:rPr>
        <w:t xml:space="preserve"> </w:t>
      </w:r>
      <w:r w:rsidRPr="003752F7">
        <w:rPr>
          <w:rFonts w:asciiTheme="majorBidi" w:hAnsiTheme="majorBidi" w:cstheme="majorBidi"/>
          <w:sz w:val="20"/>
          <w:szCs w:val="20"/>
        </w:rPr>
        <w:t>arrogance</w:t>
      </w:r>
      <w:r w:rsidR="002C2436" w:rsidRPr="003752F7">
        <w:rPr>
          <w:rFonts w:asciiTheme="majorBidi" w:hAnsiTheme="majorBidi" w:cstheme="majorBidi"/>
          <w:sz w:val="20"/>
          <w:szCs w:val="20"/>
        </w:rPr>
        <w:t>, and</w:t>
      </w:r>
      <w:r w:rsidRPr="003752F7">
        <w:rPr>
          <w:rFonts w:asciiTheme="majorBidi" w:hAnsiTheme="majorBidi" w:cstheme="majorBidi"/>
          <w:sz w:val="20"/>
          <w:szCs w:val="20"/>
        </w:rPr>
        <w:t xml:space="preserve"> the dismissal of whatever we cannot easily identify as our own or recognize as closely parallel to what we deem to be ours. Such short-sighted “Proprietarianism” also leads us to the brink</w:t>
      </w:r>
      <w:r w:rsidR="003D35C0" w:rsidRPr="003752F7">
        <w:rPr>
          <w:rFonts w:asciiTheme="majorBidi" w:hAnsiTheme="majorBidi" w:cstheme="majorBidi"/>
          <w:sz w:val="20"/>
          <w:szCs w:val="20"/>
        </w:rPr>
        <w:t xml:space="preserve"> of greater decline, by</w:t>
      </w:r>
      <w:r w:rsidRPr="003752F7">
        <w:rPr>
          <w:rFonts w:asciiTheme="majorBidi" w:hAnsiTheme="majorBidi" w:cstheme="majorBidi"/>
          <w:sz w:val="20"/>
          <w:szCs w:val="20"/>
        </w:rPr>
        <w:t xml:space="preserve"> cast</w:t>
      </w:r>
      <w:r w:rsidR="003D35C0" w:rsidRPr="003752F7">
        <w:rPr>
          <w:rFonts w:asciiTheme="majorBidi" w:hAnsiTheme="majorBidi" w:cstheme="majorBidi"/>
          <w:sz w:val="20"/>
          <w:szCs w:val="20"/>
        </w:rPr>
        <w:t>ing</w:t>
      </w:r>
      <w:r w:rsidRPr="003752F7">
        <w:rPr>
          <w:rFonts w:asciiTheme="majorBidi" w:hAnsiTheme="majorBidi" w:cstheme="majorBidi"/>
          <w:sz w:val="20"/>
          <w:szCs w:val="20"/>
        </w:rPr>
        <w:t xml:space="preserve"> us into </w:t>
      </w:r>
      <w:r w:rsidR="003D35C0" w:rsidRPr="003752F7">
        <w:rPr>
          <w:rFonts w:asciiTheme="majorBidi" w:hAnsiTheme="majorBidi" w:cstheme="majorBidi"/>
          <w:sz w:val="20"/>
          <w:szCs w:val="20"/>
        </w:rPr>
        <w:t>an</w:t>
      </w:r>
      <w:r w:rsidRPr="003752F7">
        <w:rPr>
          <w:rFonts w:asciiTheme="majorBidi" w:hAnsiTheme="majorBidi" w:cstheme="majorBidi"/>
          <w:sz w:val="20"/>
          <w:szCs w:val="20"/>
        </w:rPr>
        <w:t xml:space="preserve"> abyss of dangerous alienation from the world around us</w:t>
      </w:r>
      <w:r w:rsidR="002C2436" w:rsidRPr="003752F7">
        <w:rPr>
          <w:rFonts w:asciiTheme="majorBidi" w:hAnsiTheme="majorBidi" w:cstheme="majorBidi"/>
          <w:sz w:val="20"/>
          <w:szCs w:val="20"/>
        </w:rPr>
        <w:t>,</w:t>
      </w:r>
      <w:r w:rsidRPr="003752F7">
        <w:rPr>
          <w:rFonts w:asciiTheme="majorBidi" w:hAnsiTheme="majorBidi" w:cstheme="majorBidi"/>
          <w:sz w:val="20"/>
          <w:szCs w:val="20"/>
        </w:rPr>
        <w:t xml:space="preserve"> at a time when it is as crucial for us to understand the Other as it has ever been in our history. </w:t>
      </w:r>
    </w:p>
  </w:footnote>
  <w:footnote w:id="118">
    <w:p w14:paraId="5236A836" w14:textId="45BEA8FC" w:rsidR="000A19C6" w:rsidRPr="003752F7" w:rsidRDefault="000A19C6" w:rsidP="000A19C6">
      <w:pPr>
        <w:shd w:val="clear" w:color="auto" w:fill="FFFFFF"/>
        <w:rPr>
          <w:rFonts w:asciiTheme="majorBidi" w:hAnsiTheme="majorBidi" w:cstheme="majorBidi"/>
          <w:color w:val="222222"/>
          <w:sz w:val="20"/>
          <w:szCs w:val="20"/>
        </w:rPr>
      </w:pPr>
      <w:r w:rsidRPr="003752F7">
        <w:rPr>
          <w:rStyle w:val="FootnoteReference"/>
          <w:sz w:val="20"/>
          <w:szCs w:val="20"/>
        </w:rPr>
        <w:footnoteRef/>
      </w:r>
      <w:r w:rsidRPr="003752F7">
        <w:rPr>
          <w:sz w:val="20"/>
          <w:szCs w:val="20"/>
        </w:rPr>
        <w:t xml:space="preserve"> </w:t>
      </w:r>
      <w:r w:rsidRPr="003752F7">
        <w:rPr>
          <w:rFonts w:asciiTheme="majorBidi" w:hAnsiTheme="majorBidi" w:cstheme="majorBidi"/>
          <w:b/>
          <w:bCs/>
          <w:color w:val="222222"/>
          <w:sz w:val="20"/>
          <w:szCs w:val="20"/>
        </w:rPr>
        <w:t>Terence</w:t>
      </w:r>
      <w:r w:rsidRPr="003752F7">
        <w:rPr>
          <w:rFonts w:asciiTheme="majorBidi" w:hAnsiTheme="majorBidi" w:cstheme="majorBidi"/>
          <w:color w:val="222222"/>
          <w:sz w:val="20"/>
          <w:szCs w:val="20"/>
        </w:rPr>
        <w:t xml:space="preserve"> (d. ca. 159 BCE) or, more fully, Publius Terentius Afer</w:t>
      </w:r>
      <w:r w:rsidR="009B32C2" w:rsidRPr="003752F7">
        <w:rPr>
          <w:rFonts w:asciiTheme="majorBidi" w:hAnsiTheme="majorBidi" w:cstheme="majorBidi"/>
          <w:color w:val="222222"/>
          <w:sz w:val="20"/>
          <w:szCs w:val="20"/>
        </w:rPr>
        <w:t xml:space="preserve"> (meaning, “North African”)</w:t>
      </w:r>
      <w:r w:rsidRPr="003752F7">
        <w:rPr>
          <w:rFonts w:asciiTheme="majorBidi" w:hAnsiTheme="majorBidi" w:cstheme="majorBidi"/>
          <w:color w:val="222222"/>
          <w:sz w:val="20"/>
          <w:szCs w:val="20"/>
        </w:rPr>
        <w:t xml:space="preserve"> hailed from Carthage in </w:t>
      </w:r>
      <w:r w:rsidR="009B32C2" w:rsidRPr="003752F7">
        <w:rPr>
          <w:rFonts w:asciiTheme="majorBidi" w:hAnsiTheme="majorBidi" w:cstheme="majorBidi"/>
          <w:color w:val="222222"/>
          <w:sz w:val="20"/>
          <w:szCs w:val="20"/>
        </w:rPr>
        <w:t xml:space="preserve">Roman </w:t>
      </w:r>
      <w:r w:rsidRPr="003752F7">
        <w:rPr>
          <w:rFonts w:asciiTheme="majorBidi" w:hAnsiTheme="majorBidi" w:cstheme="majorBidi"/>
          <w:color w:val="222222"/>
          <w:sz w:val="20"/>
          <w:szCs w:val="20"/>
        </w:rPr>
        <w:t>North Africa</w:t>
      </w:r>
      <w:r w:rsidR="00B6439D" w:rsidRPr="003752F7">
        <w:rPr>
          <w:rFonts w:asciiTheme="majorBidi" w:hAnsiTheme="majorBidi" w:cstheme="majorBidi"/>
          <w:color w:val="222222"/>
          <w:sz w:val="20"/>
          <w:szCs w:val="20"/>
        </w:rPr>
        <w:t xml:space="preserve">. He may have been of Berber </w:t>
      </w:r>
      <w:r w:rsidR="00287EAE" w:rsidRPr="003752F7">
        <w:rPr>
          <w:rFonts w:asciiTheme="majorBidi" w:hAnsiTheme="majorBidi" w:cstheme="majorBidi"/>
          <w:color w:val="222222"/>
          <w:sz w:val="20"/>
          <w:szCs w:val="20"/>
        </w:rPr>
        <w:t>descent but</w:t>
      </w:r>
      <w:r w:rsidR="00A64DBA" w:rsidRPr="003752F7">
        <w:rPr>
          <w:rFonts w:asciiTheme="majorBidi" w:hAnsiTheme="majorBidi" w:cstheme="majorBidi"/>
          <w:color w:val="222222"/>
          <w:sz w:val="20"/>
          <w:szCs w:val="20"/>
        </w:rPr>
        <w:t xml:space="preserve"> was fluent in both Latin and Greek</w:t>
      </w:r>
      <w:r w:rsidR="00604CA0" w:rsidRPr="003752F7">
        <w:rPr>
          <w:rFonts w:asciiTheme="majorBidi" w:hAnsiTheme="majorBidi" w:cstheme="majorBidi"/>
          <w:color w:val="222222"/>
          <w:sz w:val="20"/>
          <w:szCs w:val="20"/>
        </w:rPr>
        <w:t>. He came to Rome as a slave but was educated and freed and then</w:t>
      </w:r>
      <w:r w:rsidR="00287EAE" w:rsidRPr="003752F7">
        <w:rPr>
          <w:rFonts w:asciiTheme="majorBidi" w:hAnsiTheme="majorBidi" w:cstheme="majorBidi"/>
          <w:color w:val="222222"/>
          <w:sz w:val="20"/>
          <w:szCs w:val="20"/>
        </w:rPr>
        <w:t xml:space="preserve"> became</w:t>
      </w:r>
      <w:r w:rsidRPr="003752F7">
        <w:rPr>
          <w:rFonts w:asciiTheme="majorBidi" w:hAnsiTheme="majorBidi" w:cstheme="majorBidi"/>
          <w:color w:val="222222"/>
          <w:sz w:val="20"/>
          <w:szCs w:val="20"/>
        </w:rPr>
        <w:t xml:space="preserve"> a</w:t>
      </w:r>
      <w:r w:rsidR="00604CA0" w:rsidRPr="003752F7">
        <w:rPr>
          <w:rFonts w:asciiTheme="majorBidi" w:hAnsiTheme="majorBidi" w:cstheme="majorBidi"/>
          <w:color w:val="222222"/>
          <w:sz w:val="20"/>
          <w:szCs w:val="20"/>
        </w:rPr>
        <w:t xml:space="preserve"> popular</w:t>
      </w:r>
      <w:r w:rsidRPr="003752F7">
        <w:rPr>
          <w:rFonts w:asciiTheme="majorBidi" w:hAnsiTheme="majorBidi" w:cstheme="majorBidi"/>
          <w:color w:val="222222"/>
          <w:sz w:val="20"/>
          <w:szCs w:val="20"/>
        </w:rPr>
        <w:t xml:space="preserve"> Latin-language playwright who flourished during the days of the Roman Republic</w:t>
      </w:r>
      <w:r w:rsidR="00C920FE" w:rsidRPr="003752F7">
        <w:rPr>
          <w:rFonts w:asciiTheme="majorBidi" w:hAnsiTheme="majorBidi" w:cstheme="majorBidi"/>
          <w:color w:val="222222"/>
          <w:sz w:val="20"/>
          <w:szCs w:val="20"/>
        </w:rPr>
        <w:t>, although he died at an early age</w:t>
      </w:r>
      <w:r w:rsidR="00B310C1" w:rsidRPr="003752F7">
        <w:rPr>
          <w:rFonts w:asciiTheme="majorBidi" w:hAnsiTheme="majorBidi" w:cstheme="majorBidi"/>
          <w:color w:val="222222"/>
          <w:sz w:val="20"/>
          <w:szCs w:val="20"/>
        </w:rPr>
        <w:t>, p</w:t>
      </w:r>
      <w:r w:rsidR="00482B93" w:rsidRPr="003752F7">
        <w:rPr>
          <w:rFonts w:asciiTheme="majorBidi" w:hAnsiTheme="majorBidi" w:cstheme="majorBidi"/>
          <w:color w:val="222222"/>
          <w:sz w:val="20"/>
          <w:szCs w:val="20"/>
        </w:rPr>
        <w:t>ossib</w:t>
      </w:r>
      <w:r w:rsidR="00B310C1" w:rsidRPr="003752F7">
        <w:rPr>
          <w:rFonts w:asciiTheme="majorBidi" w:hAnsiTheme="majorBidi" w:cstheme="majorBidi"/>
          <w:color w:val="222222"/>
          <w:sz w:val="20"/>
          <w:szCs w:val="20"/>
        </w:rPr>
        <w:t>ly in his mid-twenties</w:t>
      </w:r>
      <w:r w:rsidRPr="003752F7">
        <w:rPr>
          <w:rFonts w:asciiTheme="majorBidi" w:hAnsiTheme="majorBidi" w:cstheme="majorBidi"/>
          <w:color w:val="222222"/>
          <w:sz w:val="20"/>
          <w:szCs w:val="20"/>
        </w:rPr>
        <w:t xml:space="preserve">. </w:t>
      </w:r>
      <w:r w:rsidR="00385B89" w:rsidRPr="003752F7">
        <w:rPr>
          <w:rFonts w:asciiTheme="majorBidi" w:hAnsiTheme="majorBidi" w:cstheme="majorBidi"/>
          <w:color w:val="222222"/>
          <w:sz w:val="20"/>
          <w:szCs w:val="20"/>
        </w:rPr>
        <w:t xml:space="preserve">Although </w:t>
      </w:r>
      <w:r w:rsidRPr="003752F7">
        <w:rPr>
          <w:rFonts w:asciiTheme="majorBidi" w:hAnsiTheme="majorBidi" w:cstheme="majorBidi"/>
          <w:color w:val="222222"/>
          <w:sz w:val="20"/>
          <w:szCs w:val="20"/>
        </w:rPr>
        <w:t>Terence</w:t>
      </w:r>
      <w:r w:rsidR="00385B89" w:rsidRPr="003752F7">
        <w:rPr>
          <w:rFonts w:asciiTheme="majorBidi" w:hAnsiTheme="majorBidi" w:cstheme="majorBidi"/>
          <w:color w:val="222222"/>
          <w:sz w:val="20"/>
          <w:szCs w:val="20"/>
        </w:rPr>
        <w:t xml:space="preserve"> is only known for six comedies, his work</w:t>
      </w:r>
      <w:r w:rsidR="005909FC" w:rsidRPr="003752F7">
        <w:rPr>
          <w:rFonts w:asciiTheme="majorBidi" w:hAnsiTheme="majorBidi" w:cstheme="majorBidi"/>
          <w:color w:val="222222"/>
          <w:sz w:val="20"/>
          <w:szCs w:val="20"/>
        </w:rPr>
        <w:t xml:space="preserve"> became the model for pure Latin and</w:t>
      </w:r>
      <w:r w:rsidRPr="003752F7">
        <w:rPr>
          <w:rFonts w:asciiTheme="majorBidi" w:hAnsiTheme="majorBidi" w:cstheme="majorBidi"/>
          <w:color w:val="222222"/>
          <w:sz w:val="20"/>
          <w:szCs w:val="20"/>
        </w:rPr>
        <w:t xml:space="preserve"> secured a place</w:t>
      </w:r>
      <w:r w:rsidR="00385B89" w:rsidRPr="003752F7">
        <w:rPr>
          <w:rFonts w:asciiTheme="majorBidi" w:hAnsiTheme="majorBidi" w:cstheme="majorBidi"/>
          <w:color w:val="222222"/>
          <w:sz w:val="20"/>
          <w:szCs w:val="20"/>
        </w:rPr>
        <w:t xml:space="preserve"> for him</w:t>
      </w:r>
      <w:r w:rsidRPr="003752F7">
        <w:rPr>
          <w:rFonts w:asciiTheme="majorBidi" w:hAnsiTheme="majorBidi" w:cstheme="majorBidi"/>
          <w:color w:val="222222"/>
          <w:sz w:val="20"/>
          <w:szCs w:val="20"/>
        </w:rPr>
        <w:t xml:space="preserve"> as one of the four principal Latin authors who were taught to grammar students in the Latin-speaking Western Roman Empire, and he retained this centrality in the Latin-based school curriculums of Western Europe until the thirteenth/nineteenth century, influencing </w:t>
      </w:r>
      <w:r w:rsidR="0020759B" w:rsidRPr="003752F7">
        <w:rPr>
          <w:rFonts w:asciiTheme="majorBidi" w:hAnsiTheme="majorBidi" w:cstheme="majorBidi"/>
          <w:color w:val="222222"/>
          <w:sz w:val="20"/>
          <w:szCs w:val="20"/>
        </w:rPr>
        <w:t xml:space="preserve">generations of thinkers and </w:t>
      </w:r>
      <w:r w:rsidRPr="003752F7">
        <w:rPr>
          <w:rFonts w:asciiTheme="majorBidi" w:hAnsiTheme="majorBidi" w:cstheme="majorBidi"/>
          <w:color w:val="222222"/>
          <w:sz w:val="20"/>
          <w:szCs w:val="20"/>
        </w:rPr>
        <w:t>writers</w:t>
      </w:r>
      <w:r w:rsidR="0020759B" w:rsidRPr="003752F7">
        <w:rPr>
          <w:rFonts w:asciiTheme="majorBidi" w:hAnsiTheme="majorBidi" w:cstheme="majorBidi"/>
          <w:color w:val="222222"/>
          <w:sz w:val="20"/>
          <w:szCs w:val="20"/>
        </w:rPr>
        <w:t xml:space="preserve"> alike such as Saint Augustine</w:t>
      </w:r>
      <w:r w:rsidR="00094379" w:rsidRPr="003752F7">
        <w:rPr>
          <w:rFonts w:asciiTheme="majorBidi" w:hAnsiTheme="majorBidi" w:cstheme="majorBidi"/>
          <w:color w:val="222222"/>
          <w:sz w:val="20"/>
          <w:szCs w:val="20"/>
        </w:rPr>
        <w:t xml:space="preserve"> </w:t>
      </w:r>
      <w:r w:rsidR="00C0134E" w:rsidRPr="003752F7">
        <w:rPr>
          <w:sz w:val="20"/>
          <w:szCs w:val="20"/>
        </w:rPr>
        <w:t>(d. 430 CE)</w:t>
      </w:r>
      <w:r w:rsidR="0020759B" w:rsidRPr="003752F7">
        <w:rPr>
          <w:rFonts w:asciiTheme="majorBidi" w:hAnsiTheme="majorBidi" w:cstheme="majorBidi"/>
          <w:color w:val="222222"/>
          <w:sz w:val="20"/>
          <w:szCs w:val="20"/>
        </w:rPr>
        <w:t xml:space="preserve">, </w:t>
      </w:r>
      <w:r w:rsidR="00094379" w:rsidRPr="003752F7">
        <w:rPr>
          <w:rFonts w:asciiTheme="majorBidi" w:hAnsiTheme="majorBidi" w:cstheme="majorBidi"/>
          <w:color w:val="222222"/>
          <w:sz w:val="20"/>
          <w:szCs w:val="20"/>
        </w:rPr>
        <w:t>Dante (</w:t>
      </w:r>
      <w:r w:rsidR="00C0134E" w:rsidRPr="003752F7">
        <w:rPr>
          <w:rFonts w:eastAsiaTheme="minorEastAsia"/>
          <w:color w:val="000000"/>
          <w:sz w:val="20"/>
          <w:szCs w:val="20"/>
        </w:rPr>
        <w:t>d. 721/1321</w:t>
      </w:r>
      <w:r w:rsidR="00094379" w:rsidRPr="003752F7">
        <w:rPr>
          <w:rFonts w:asciiTheme="majorBidi" w:hAnsiTheme="majorBidi" w:cstheme="majorBidi"/>
          <w:color w:val="222222"/>
          <w:sz w:val="20"/>
          <w:szCs w:val="20"/>
        </w:rPr>
        <w:t>), the Renaissance Humanists</w:t>
      </w:r>
      <w:r w:rsidR="00A60AF1" w:rsidRPr="003752F7">
        <w:rPr>
          <w:rFonts w:asciiTheme="majorBidi" w:hAnsiTheme="majorBidi" w:cstheme="majorBidi"/>
          <w:color w:val="222222"/>
          <w:sz w:val="20"/>
          <w:szCs w:val="20"/>
        </w:rPr>
        <w:t>, Erasmus (</w:t>
      </w:r>
      <w:r w:rsidR="00C0134E" w:rsidRPr="003752F7">
        <w:rPr>
          <w:rFonts w:asciiTheme="majorBidi" w:eastAsiaTheme="minorEastAsia" w:hAnsiTheme="majorBidi" w:cstheme="majorBidi"/>
          <w:color w:val="000000"/>
          <w:sz w:val="20"/>
          <w:szCs w:val="20"/>
        </w:rPr>
        <w:t>d. 943/1536</w:t>
      </w:r>
      <w:r w:rsidR="00A60AF1" w:rsidRPr="003752F7">
        <w:rPr>
          <w:rFonts w:asciiTheme="majorBidi" w:hAnsiTheme="majorBidi" w:cstheme="majorBidi"/>
          <w:color w:val="222222"/>
          <w:sz w:val="20"/>
          <w:szCs w:val="20"/>
        </w:rPr>
        <w:t>),</w:t>
      </w:r>
      <w:r w:rsidR="00094379" w:rsidRPr="003752F7">
        <w:rPr>
          <w:rFonts w:asciiTheme="majorBidi" w:hAnsiTheme="majorBidi" w:cstheme="majorBidi"/>
          <w:color w:val="222222"/>
          <w:sz w:val="20"/>
          <w:szCs w:val="20"/>
        </w:rPr>
        <w:t xml:space="preserve"> </w:t>
      </w:r>
      <w:r w:rsidR="00266F01" w:rsidRPr="003752F7">
        <w:rPr>
          <w:rFonts w:asciiTheme="majorBidi" w:hAnsiTheme="majorBidi" w:cstheme="majorBidi"/>
          <w:color w:val="222222"/>
          <w:sz w:val="20"/>
          <w:szCs w:val="20"/>
        </w:rPr>
        <w:t>Martin Luther (</w:t>
      </w:r>
      <w:r w:rsidR="00C0134E" w:rsidRPr="003752F7">
        <w:rPr>
          <w:sz w:val="20"/>
          <w:szCs w:val="20"/>
        </w:rPr>
        <w:t>d. 953/1546</w:t>
      </w:r>
      <w:r w:rsidR="00266F01" w:rsidRPr="003752F7">
        <w:rPr>
          <w:rFonts w:asciiTheme="majorBidi" w:hAnsiTheme="majorBidi" w:cstheme="majorBidi"/>
          <w:color w:val="222222"/>
          <w:sz w:val="20"/>
          <w:szCs w:val="20"/>
        </w:rPr>
        <w:t xml:space="preserve">), </w:t>
      </w:r>
      <w:r w:rsidR="00094379" w:rsidRPr="003752F7">
        <w:rPr>
          <w:rFonts w:asciiTheme="majorBidi" w:hAnsiTheme="majorBidi" w:cstheme="majorBidi"/>
          <w:color w:val="222222"/>
          <w:sz w:val="20"/>
          <w:szCs w:val="20"/>
        </w:rPr>
        <w:t>and even</w:t>
      </w:r>
      <w:r w:rsidRPr="003752F7">
        <w:rPr>
          <w:rFonts w:asciiTheme="majorBidi" w:hAnsiTheme="majorBidi" w:cstheme="majorBidi"/>
          <w:color w:val="222222"/>
          <w:sz w:val="20"/>
          <w:szCs w:val="20"/>
        </w:rPr>
        <w:t xml:space="preserve"> William Shakespeare (</w:t>
      </w:r>
      <w:r w:rsidR="00C0134E" w:rsidRPr="003752F7">
        <w:rPr>
          <w:rFonts w:asciiTheme="majorBidi" w:hAnsiTheme="majorBidi" w:cstheme="majorBidi"/>
          <w:color w:val="222222"/>
          <w:sz w:val="20"/>
          <w:szCs w:val="20"/>
        </w:rPr>
        <w:t>d. 1025/1616</w:t>
      </w:r>
      <w:r w:rsidRPr="003752F7">
        <w:rPr>
          <w:rFonts w:asciiTheme="majorBidi" w:hAnsiTheme="majorBidi" w:cstheme="majorBidi"/>
          <w:color w:val="222222"/>
          <w:sz w:val="20"/>
          <w:szCs w:val="20"/>
        </w:rPr>
        <w:t>) and Molière (d. 1083/1673).</w:t>
      </w:r>
    </w:p>
  </w:footnote>
  <w:footnote w:id="119">
    <w:p w14:paraId="0016531E" w14:textId="01FEC8E7" w:rsidR="00360C49" w:rsidRPr="003752F7" w:rsidRDefault="00360C49" w:rsidP="00360C49">
      <w:pPr>
        <w:pStyle w:val="FootnoteText"/>
      </w:pPr>
      <w:r w:rsidRPr="003752F7">
        <w:rPr>
          <w:rStyle w:val="FootnoteReference"/>
        </w:rPr>
        <w:footnoteRef/>
      </w:r>
      <w:r w:rsidRPr="003752F7">
        <w:t xml:space="preserve"> This is an isolated report from the Prophet in a </w:t>
      </w:r>
      <w:r w:rsidRPr="003752F7">
        <w:rPr>
          <w:i/>
          <w:iCs/>
        </w:rPr>
        <w:t>Ḥadīth</w:t>
      </w:r>
      <w:r w:rsidRPr="003752F7">
        <w:t xml:space="preserve"> that is deemed to be of weak (</w:t>
      </w:r>
      <w:r w:rsidRPr="003752F7">
        <w:rPr>
          <w:i/>
          <w:iCs/>
        </w:rPr>
        <w:t>ḍa‘īf</w:t>
      </w:r>
      <w:r w:rsidRPr="003752F7">
        <w:t>) authenticity because of the defective memory of one of its later transmitters, who is in the chain</w:t>
      </w:r>
      <w:r w:rsidR="007D6CE3" w:rsidRPr="003752F7">
        <w:t xml:space="preserve"> (</w:t>
      </w:r>
      <w:r w:rsidR="007D6CE3" w:rsidRPr="003752F7">
        <w:rPr>
          <w:i/>
          <w:iCs/>
        </w:rPr>
        <w:t>sanad</w:t>
      </w:r>
      <w:r w:rsidR="007D6CE3" w:rsidRPr="003752F7">
        <w:t xml:space="preserve">) </w:t>
      </w:r>
      <w:r w:rsidRPr="003752F7">
        <w:t xml:space="preserve">of both narrations. It must be emphasized that “weakness” in </w:t>
      </w:r>
      <w:r w:rsidRPr="003752F7">
        <w:rPr>
          <w:i/>
          <w:iCs/>
        </w:rPr>
        <w:t>Ḥadīth</w:t>
      </w:r>
      <w:r w:rsidRPr="003752F7">
        <w:t xml:space="preserve"> transmission</w:t>
      </w:r>
      <w:r w:rsidR="007D6CE3" w:rsidRPr="003752F7">
        <w:t>s</w:t>
      </w:r>
      <w:r w:rsidRPr="003752F7">
        <w:t xml:space="preserve"> should never be confused with “falsehood” or “fabrication,” as many Muslims today</w:t>
      </w:r>
      <w:r w:rsidR="00DF271A" w:rsidRPr="003752F7">
        <w:t xml:space="preserve"> who</w:t>
      </w:r>
      <w:r w:rsidRPr="003752F7">
        <w:t xml:space="preserve"> are not trained properly in the </w:t>
      </w:r>
      <w:r w:rsidRPr="003752F7">
        <w:rPr>
          <w:i/>
          <w:iCs/>
        </w:rPr>
        <w:t>Ḥadīth</w:t>
      </w:r>
      <w:r w:rsidRPr="003752F7">
        <w:t xml:space="preserve"> Sciences often do. This </w:t>
      </w:r>
      <w:r w:rsidRPr="003752F7">
        <w:rPr>
          <w:i/>
          <w:iCs/>
        </w:rPr>
        <w:t>Ḥadīth</w:t>
      </w:r>
      <w:r w:rsidRPr="003752F7">
        <w:t xml:space="preserve"> is universally cited by Muslims as perfectly valid in the light of broader authentic Islamic teachings. Its evaluation as “weak” is a technicality of transmission in the chain of narrators—not in the report’s content—</w:t>
      </w:r>
      <w:r w:rsidR="00DF271A" w:rsidRPr="003752F7">
        <w:t xml:space="preserve">and it results solely from </w:t>
      </w:r>
      <w:r w:rsidRPr="003752F7">
        <w:t xml:space="preserve">the </w:t>
      </w:r>
      <w:r w:rsidR="00DF271A" w:rsidRPr="003752F7">
        <w:t>less than perfect</w:t>
      </w:r>
      <w:r w:rsidRPr="003752F7">
        <w:t xml:space="preserve"> memory of one of its transmitters, wh</w:t>
      </w:r>
      <w:r w:rsidR="00DF271A" w:rsidRPr="003752F7">
        <w:t>ich wh</w:t>
      </w:r>
      <w:r w:rsidRPr="003752F7">
        <w:t>en it occur</w:t>
      </w:r>
      <w:r w:rsidR="00DF271A" w:rsidRPr="003752F7">
        <w:t>red during their lives</w:t>
      </w:r>
      <w:r w:rsidRPr="003752F7">
        <w:t>, generally happen</w:t>
      </w:r>
      <w:r w:rsidR="00DF271A" w:rsidRPr="003752F7">
        <w:t>ed</w:t>
      </w:r>
      <w:r w:rsidRPr="003752F7">
        <w:t xml:space="preserve"> </w:t>
      </w:r>
      <w:r w:rsidR="00DF271A" w:rsidRPr="003752F7">
        <w:t>during</w:t>
      </w:r>
      <w:r w:rsidRPr="003752F7">
        <w:t xml:space="preserve"> their </w:t>
      </w:r>
      <w:r w:rsidR="00DF271A" w:rsidRPr="003752F7">
        <w:t>later years</w:t>
      </w:r>
      <w:r w:rsidRPr="003752F7">
        <w:t>.</w:t>
      </w:r>
    </w:p>
  </w:footnote>
  <w:footnote w:id="120">
    <w:p w14:paraId="2412984B" w14:textId="77777777" w:rsidR="00C61F97" w:rsidRPr="003752F7" w:rsidRDefault="00C61F97" w:rsidP="00C61F97">
      <w:pPr>
        <w:shd w:val="clear" w:color="auto" w:fill="FFFFFF"/>
        <w:rPr>
          <w:color w:val="222222"/>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color w:val="000000"/>
          <w:sz w:val="20"/>
          <w:szCs w:val="20"/>
        </w:rPr>
        <w:t>A number of well-regarded Islamic sources relate this narration.</w:t>
      </w:r>
      <w:r w:rsidRPr="003752F7">
        <w:rPr>
          <w:rFonts w:asciiTheme="majorBidi" w:hAnsiTheme="majorBidi" w:cstheme="majorBidi"/>
          <w:color w:val="222222"/>
          <w:sz w:val="20"/>
          <w:szCs w:val="20"/>
        </w:rPr>
        <w:t xml:space="preserve"> Al-</w:t>
      </w:r>
      <w:r w:rsidRPr="003752F7">
        <w:rPr>
          <w:rFonts w:asciiTheme="majorBidi" w:hAnsiTheme="majorBidi" w:cstheme="majorBidi"/>
          <w:sz w:val="20"/>
          <w:szCs w:val="20"/>
        </w:rPr>
        <w:t>Imām</w:t>
      </w:r>
      <w:r w:rsidRPr="003752F7">
        <w:rPr>
          <w:rFonts w:asciiTheme="majorBidi" w:hAnsiTheme="majorBidi" w:cstheme="majorBidi"/>
          <w:color w:val="222222"/>
          <w:sz w:val="20"/>
          <w:szCs w:val="20"/>
        </w:rPr>
        <w:t xml:space="preserve"> </w:t>
      </w:r>
      <w:r w:rsidRPr="003752F7">
        <w:rPr>
          <w:rFonts w:asciiTheme="majorBidi" w:hAnsiTheme="majorBidi" w:cstheme="majorBidi"/>
          <w:sz w:val="20"/>
          <w:szCs w:val="20"/>
        </w:rPr>
        <w:t>al-</w:t>
      </w:r>
      <w:r w:rsidRPr="003752F7">
        <w:rPr>
          <w:rFonts w:asciiTheme="majorBidi" w:hAnsiTheme="majorBidi" w:cstheme="majorBidi"/>
          <w:color w:val="222222"/>
          <w:sz w:val="20"/>
          <w:szCs w:val="20"/>
        </w:rPr>
        <w:t>Bayhaq</w:t>
      </w:r>
      <w:r w:rsidRPr="003752F7">
        <w:rPr>
          <w:rFonts w:asciiTheme="majorBidi" w:hAnsiTheme="majorBidi" w:cstheme="majorBidi"/>
          <w:sz w:val="20"/>
          <w:szCs w:val="20"/>
        </w:rPr>
        <w:t>ī is one of the</w:t>
      </w:r>
      <w:r w:rsidRPr="003752F7">
        <w:rPr>
          <w:rFonts w:asciiTheme="majorBidi" w:hAnsiTheme="majorBidi" w:cstheme="majorBidi"/>
          <w:color w:val="222222"/>
          <w:sz w:val="20"/>
          <w:szCs w:val="20"/>
        </w:rPr>
        <w:t xml:space="preserve"> transmitters of this</w:t>
      </w:r>
      <w:r w:rsidRPr="003752F7">
        <w:rPr>
          <w:rFonts w:asciiTheme="majorBidi" w:hAnsiTheme="majorBidi" w:cstheme="majorBidi"/>
          <w:i/>
          <w:iCs/>
          <w:sz w:val="20"/>
          <w:szCs w:val="20"/>
        </w:rPr>
        <w:t xml:space="preserve"> Ḥadīth</w:t>
      </w:r>
      <w:r w:rsidRPr="003752F7">
        <w:rPr>
          <w:rFonts w:asciiTheme="majorBidi" w:hAnsiTheme="majorBidi" w:cstheme="majorBidi"/>
          <w:color w:val="222222"/>
          <w:sz w:val="20"/>
          <w:szCs w:val="20"/>
        </w:rPr>
        <w:t xml:space="preserve"> in the form cited. Famous </w:t>
      </w:r>
      <w:r w:rsidRPr="003752F7">
        <w:rPr>
          <w:rFonts w:asciiTheme="majorBidi" w:hAnsiTheme="majorBidi" w:cstheme="majorBidi"/>
          <w:i/>
          <w:iCs/>
          <w:sz w:val="20"/>
          <w:szCs w:val="20"/>
        </w:rPr>
        <w:t>Ḥadīth</w:t>
      </w:r>
      <w:r w:rsidRPr="003752F7">
        <w:rPr>
          <w:rFonts w:asciiTheme="majorBidi" w:hAnsiTheme="majorBidi" w:cstheme="majorBidi"/>
          <w:color w:val="222222"/>
          <w:sz w:val="20"/>
          <w:szCs w:val="20"/>
        </w:rPr>
        <w:t xml:space="preserve"> Scholars like al-Kha</w:t>
      </w:r>
      <w:r w:rsidRPr="003752F7">
        <w:rPr>
          <w:rFonts w:asciiTheme="majorBidi" w:hAnsiTheme="majorBidi" w:cstheme="majorBidi"/>
          <w:sz w:val="20"/>
          <w:szCs w:val="20"/>
        </w:rPr>
        <w:t>ṭī</w:t>
      </w:r>
      <w:r w:rsidRPr="003752F7">
        <w:rPr>
          <w:rFonts w:asciiTheme="majorBidi" w:hAnsiTheme="majorBidi" w:cstheme="majorBidi"/>
          <w:color w:val="222222"/>
          <w:sz w:val="20"/>
          <w:szCs w:val="20"/>
        </w:rPr>
        <w:t>b al-Baghd</w:t>
      </w:r>
      <w:r w:rsidRPr="003752F7">
        <w:rPr>
          <w:rFonts w:asciiTheme="majorBidi" w:hAnsiTheme="majorBidi" w:cstheme="majorBidi"/>
          <w:sz w:val="20"/>
          <w:szCs w:val="20"/>
        </w:rPr>
        <w:t>ā</w:t>
      </w:r>
      <w:r w:rsidRPr="003752F7">
        <w:rPr>
          <w:rFonts w:asciiTheme="majorBidi" w:hAnsiTheme="majorBidi" w:cstheme="majorBidi"/>
          <w:color w:val="222222"/>
          <w:sz w:val="20"/>
          <w:szCs w:val="20"/>
        </w:rPr>
        <w:t>d</w:t>
      </w:r>
      <w:r w:rsidRPr="003752F7">
        <w:rPr>
          <w:rFonts w:asciiTheme="majorBidi" w:hAnsiTheme="majorBidi" w:cstheme="majorBidi"/>
          <w:sz w:val="20"/>
          <w:szCs w:val="20"/>
        </w:rPr>
        <w:t>ī</w:t>
      </w:r>
      <w:r w:rsidRPr="003752F7">
        <w:rPr>
          <w:rFonts w:asciiTheme="majorBidi" w:hAnsiTheme="majorBidi" w:cstheme="majorBidi"/>
          <w:color w:val="222222"/>
          <w:sz w:val="20"/>
          <w:szCs w:val="20"/>
        </w:rPr>
        <w:t xml:space="preserve"> and Ibn-‘Abd-al-Barr also hand it down. </w:t>
      </w:r>
      <w:r w:rsidRPr="003752F7">
        <w:rPr>
          <w:rFonts w:asciiTheme="majorBidi" w:hAnsiTheme="majorBidi" w:cstheme="majorBidi"/>
          <w:color w:val="000000"/>
          <w:sz w:val="20"/>
          <w:szCs w:val="20"/>
        </w:rPr>
        <w:t xml:space="preserve"> Traditional Muslim </w:t>
      </w:r>
      <w:r w:rsidRPr="003752F7">
        <w:rPr>
          <w:rFonts w:asciiTheme="majorBidi" w:hAnsiTheme="majorBidi" w:cstheme="majorBidi"/>
          <w:i/>
          <w:iCs/>
          <w:sz w:val="20"/>
          <w:szCs w:val="20"/>
        </w:rPr>
        <w:t>Ḥadīth</w:t>
      </w:r>
      <w:r w:rsidRPr="003752F7">
        <w:rPr>
          <w:rFonts w:asciiTheme="majorBidi" w:hAnsiTheme="majorBidi" w:cstheme="majorBidi"/>
          <w:color w:val="000000"/>
          <w:sz w:val="20"/>
          <w:szCs w:val="20"/>
        </w:rPr>
        <w:t xml:space="preserve"> Scholars have long questioned the report’s authenticity. Still, it has long occupied a central place in the Muslim consciousness and remains today one of the most well-known sayings of the Prophet, there being hardly a single Muslim anywhere who has not heard it. Moreover, it is only </w:t>
      </w:r>
      <w:r w:rsidRPr="003752F7">
        <w:rPr>
          <w:rFonts w:asciiTheme="majorBidi" w:hAnsiTheme="majorBidi" w:cstheme="majorBidi"/>
          <w:color w:val="222222"/>
          <w:sz w:val="20"/>
          <w:szCs w:val="20"/>
        </w:rPr>
        <w:t xml:space="preserve">the authenticity of the specific reference to China in the </w:t>
      </w:r>
      <w:r w:rsidRPr="003752F7">
        <w:rPr>
          <w:rFonts w:asciiTheme="majorBidi" w:hAnsiTheme="majorBidi" w:cstheme="majorBidi"/>
          <w:i/>
          <w:iCs/>
          <w:sz w:val="20"/>
          <w:szCs w:val="20"/>
        </w:rPr>
        <w:t>Ḥadīth</w:t>
      </w:r>
      <w:r w:rsidRPr="003752F7">
        <w:rPr>
          <w:rFonts w:asciiTheme="majorBidi" w:hAnsiTheme="majorBidi" w:cstheme="majorBidi"/>
          <w:color w:val="222222"/>
          <w:sz w:val="20"/>
          <w:szCs w:val="20"/>
        </w:rPr>
        <w:t xml:space="preserve"> that is open to question. Its reference to the obligation binding upon every Muslim to seek knowledge is not. Traditional Muslim Scholars generally regarded the Tradition as weak or fabricated. However, it is so frequently transmitted and by such a variety of chains of transmission that some scholars held it to be “Good” or “Acceptable” (</w:t>
      </w:r>
      <w:r w:rsidRPr="003752F7">
        <w:rPr>
          <w:rFonts w:asciiTheme="majorBidi" w:hAnsiTheme="majorBidi" w:cstheme="majorBidi"/>
          <w:i/>
          <w:iCs/>
          <w:sz w:val="20"/>
          <w:szCs w:val="20"/>
        </w:rPr>
        <w:t>Ḥasan</w:t>
      </w:r>
      <w:r w:rsidRPr="003752F7">
        <w:rPr>
          <w:rFonts w:asciiTheme="majorBidi" w:hAnsiTheme="majorBidi" w:cstheme="majorBidi"/>
          <w:color w:val="222222"/>
          <w:sz w:val="20"/>
          <w:szCs w:val="20"/>
        </w:rPr>
        <w:t xml:space="preserve">). </w:t>
      </w:r>
      <w:r w:rsidRPr="003752F7">
        <w:rPr>
          <w:color w:val="000000"/>
          <w:sz w:val="20"/>
          <w:szCs w:val="20"/>
        </w:rPr>
        <w:t xml:space="preserve">Most Muslims have regarded this </w:t>
      </w:r>
      <w:r w:rsidRPr="003752F7">
        <w:rPr>
          <w:rFonts w:asciiTheme="majorBidi" w:hAnsiTheme="majorBidi" w:cstheme="majorBidi"/>
          <w:i/>
          <w:iCs/>
          <w:sz w:val="20"/>
          <w:szCs w:val="20"/>
        </w:rPr>
        <w:t>Ḥadīth</w:t>
      </w:r>
      <w:r w:rsidRPr="003752F7">
        <w:rPr>
          <w:color w:val="000000"/>
          <w:sz w:val="20"/>
          <w:szCs w:val="20"/>
        </w:rPr>
        <w:t xml:space="preserve"> as a figure of speech urging them to seek knowledge in earnest even if it leads to the ends of the earth. For the Muslims in China, who literally lived at the ends of the earth, the Prophet’s saying took on special significance, and it was regarded as an immeasurable homage to their homeland as a unique wellspring of wisdom and knowledge.</w:t>
      </w:r>
    </w:p>
  </w:footnote>
  <w:footnote w:id="121">
    <w:p w14:paraId="585356DC" w14:textId="59FBF74F" w:rsidR="00E7207E" w:rsidRPr="003752F7" w:rsidRDefault="00E7207E" w:rsidP="00E7207E">
      <w:pPr>
        <w:pStyle w:val="FootnoteText"/>
      </w:pPr>
      <w:r w:rsidRPr="003752F7">
        <w:rPr>
          <w:rStyle w:val="FootnoteReference"/>
        </w:rPr>
        <w:footnoteRef/>
      </w:r>
      <w:r w:rsidRPr="003752F7">
        <w:t xml:space="preserve"> “</w:t>
      </w:r>
      <w:r w:rsidRPr="003752F7">
        <w:rPr>
          <w:b/>
          <w:bCs/>
        </w:rPr>
        <w:t>Paganism</w:t>
      </w:r>
      <w:r w:rsidRPr="003752F7">
        <w:t>” and “Pagan” are spelled with capitals throughout this work. “Pagan” comes from the Latin word</w:t>
      </w:r>
      <w:r w:rsidRPr="003752F7">
        <w:rPr>
          <w:color w:val="272E30"/>
          <w:spacing w:val="8"/>
        </w:rPr>
        <w:t xml:space="preserve"> “</w:t>
      </w:r>
      <w:r w:rsidRPr="003752F7">
        <w:rPr>
          <w:i/>
          <w:iCs/>
          <w:color w:val="272E30"/>
          <w:spacing w:val="8"/>
        </w:rPr>
        <w:t>p</w:t>
      </w:r>
      <w:r w:rsidRPr="003752F7">
        <w:rPr>
          <w:i/>
          <w:iCs/>
        </w:rPr>
        <w:t>ā</w:t>
      </w:r>
      <w:r w:rsidRPr="003752F7">
        <w:rPr>
          <w:i/>
          <w:iCs/>
          <w:color w:val="272E30"/>
          <w:spacing w:val="8"/>
        </w:rPr>
        <w:t>g</w:t>
      </w:r>
      <w:r w:rsidRPr="003752F7">
        <w:rPr>
          <w:i/>
          <w:iCs/>
        </w:rPr>
        <w:t>ā</w:t>
      </w:r>
      <w:r w:rsidRPr="003752F7">
        <w:rPr>
          <w:i/>
          <w:iCs/>
          <w:color w:val="272E30"/>
          <w:spacing w:val="8"/>
        </w:rPr>
        <w:t>nus</w:t>
      </w:r>
      <w:r w:rsidRPr="003752F7">
        <w:rPr>
          <w:color w:val="272E30"/>
          <w:spacing w:val="8"/>
        </w:rPr>
        <w:t>,” which, in Roman times, simply meant “a villager,” “rustic,” or “country person.” By extension, it was often used to mean “unlearned” but was also applied as a term of contempt to “ignorant soldiers,” like “yokel” or “bumpkin.” More generally, however, “</w:t>
      </w:r>
      <w:r w:rsidRPr="003752F7">
        <w:rPr>
          <w:i/>
          <w:iCs/>
          <w:color w:val="272E30"/>
          <w:spacing w:val="8"/>
        </w:rPr>
        <w:t>p</w:t>
      </w:r>
      <w:r w:rsidRPr="003752F7">
        <w:rPr>
          <w:i/>
          <w:iCs/>
        </w:rPr>
        <w:t>ā</w:t>
      </w:r>
      <w:r w:rsidRPr="003752F7">
        <w:rPr>
          <w:i/>
          <w:iCs/>
          <w:color w:val="272E30"/>
          <w:spacing w:val="8"/>
        </w:rPr>
        <w:t>g</w:t>
      </w:r>
      <w:r w:rsidRPr="003752F7">
        <w:rPr>
          <w:i/>
          <w:iCs/>
        </w:rPr>
        <w:t>ā</w:t>
      </w:r>
      <w:r w:rsidRPr="003752F7">
        <w:rPr>
          <w:i/>
          <w:iCs/>
          <w:color w:val="272E30"/>
          <w:spacing w:val="8"/>
        </w:rPr>
        <w:t>nus</w:t>
      </w:r>
      <w:r w:rsidRPr="003752F7">
        <w:rPr>
          <w:color w:val="272E30"/>
          <w:spacing w:val="8"/>
        </w:rPr>
        <w:t>” in the Roman Empire distinguished a “civilian”—who was a “Pagan”—from a “soldier” with no reference to their system of belief. Based on this model, the early Latin-speaking Christians of North Africa and Italy began to apply the word “</w:t>
      </w:r>
      <w:r w:rsidRPr="003752F7">
        <w:rPr>
          <w:i/>
          <w:iCs/>
          <w:color w:val="272E30"/>
          <w:spacing w:val="8"/>
        </w:rPr>
        <w:t>p</w:t>
      </w:r>
      <w:r w:rsidRPr="003752F7">
        <w:rPr>
          <w:i/>
          <w:iCs/>
        </w:rPr>
        <w:t>ā</w:t>
      </w:r>
      <w:r w:rsidRPr="003752F7">
        <w:rPr>
          <w:i/>
          <w:iCs/>
          <w:color w:val="272E30"/>
          <w:spacing w:val="8"/>
        </w:rPr>
        <w:t>g</w:t>
      </w:r>
      <w:r w:rsidRPr="003752F7">
        <w:rPr>
          <w:i/>
          <w:iCs/>
        </w:rPr>
        <w:t>ā</w:t>
      </w:r>
      <w:r w:rsidRPr="003752F7">
        <w:rPr>
          <w:i/>
          <w:iCs/>
          <w:color w:val="272E30"/>
          <w:spacing w:val="8"/>
        </w:rPr>
        <w:t>nus</w:t>
      </w:r>
      <w:r w:rsidRPr="003752F7">
        <w:rPr>
          <w:color w:val="272E30"/>
          <w:spacing w:val="8"/>
        </w:rPr>
        <w:t>” to non-Christian, “Pagan” Romans. It then became an all-embracing pejorative term for polytheists and heathens in general. Among Greek-speaking Christians, the word “</w:t>
      </w:r>
      <w:r w:rsidRPr="003752F7">
        <w:rPr>
          <w:rStyle w:val="mention-tr"/>
          <w:i/>
          <w:iCs/>
          <w:color w:val="202122"/>
        </w:rPr>
        <w:t>ethnikós</w:t>
      </w:r>
      <w:r w:rsidRPr="003752F7">
        <w:rPr>
          <w:rStyle w:val="mention-tr"/>
          <w:rFonts w:eastAsiaTheme="majorEastAsia"/>
          <w:color w:val="202122"/>
        </w:rPr>
        <w:t xml:space="preserve">, </w:t>
      </w:r>
      <w:r w:rsidRPr="003752F7">
        <w:rPr>
          <w:rStyle w:val="mention-tr"/>
          <w:rFonts w:eastAsiaTheme="majorEastAsia"/>
          <w:i/>
          <w:iCs/>
          <w:color w:val="202122"/>
        </w:rPr>
        <w:t>’</w:t>
      </w:r>
      <w:r w:rsidRPr="003752F7">
        <w:rPr>
          <w:i/>
          <w:iCs/>
          <w:color w:val="000000" w:themeColor="text1"/>
        </w:rPr>
        <w:t>εθνικός</w:t>
      </w:r>
      <w:r w:rsidRPr="003752F7">
        <w:rPr>
          <w:color w:val="000000" w:themeColor="text1"/>
        </w:rPr>
        <w:t xml:space="preserve">,” from which we get the English “ethnic” and “ethnicity,” had a history similar to that of </w:t>
      </w:r>
      <w:r w:rsidRPr="003752F7">
        <w:rPr>
          <w:color w:val="272E30"/>
          <w:spacing w:val="8"/>
        </w:rPr>
        <w:t>“</w:t>
      </w:r>
      <w:r w:rsidRPr="003752F7">
        <w:rPr>
          <w:i/>
          <w:iCs/>
          <w:color w:val="272E30"/>
          <w:spacing w:val="8"/>
        </w:rPr>
        <w:t>p</w:t>
      </w:r>
      <w:r w:rsidRPr="003752F7">
        <w:rPr>
          <w:i/>
          <w:iCs/>
        </w:rPr>
        <w:t>ā</w:t>
      </w:r>
      <w:r w:rsidRPr="003752F7">
        <w:rPr>
          <w:i/>
          <w:iCs/>
          <w:color w:val="272E30"/>
          <w:spacing w:val="8"/>
        </w:rPr>
        <w:t>g</w:t>
      </w:r>
      <w:r w:rsidRPr="003752F7">
        <w:rPr>
          <w:i/>
          <w:iCs/>
        </w:rPr>
        <w:t>ā</w:t>
      </w:r>
      <w:r w:rsidRPr="003752F7">
        <w:rPr>
          <w:i/>
          <w:iCs/>
          <w:color w:val="272E30"/>
          <w:spacing w:val="8"/>
        </w:rPr>
        <w:t>nus</w:t>
      </w:r>
      <w:r w:rsidRPr="003752F7">
        <w:rPr>
          <w:color w:val="272E30"/>
          <w:spacing w:val="8"/>
        </w:rPr>
        <w:t>” among the Latin Christians. In the Greek Bible, “</w:t>
      </w:r>
      <w:r w:rsidRPr="003752F7">
        <w:rPr>
          <w:rStyle w:val="mention-tr"/>
          <w:i/>
          <w:iCs/>
          <w:color w:val="202122"/>
        </w:rPr>
        <w:t>ethnikós</w:t>
      </w:r>
      <w:r w:rsidRPr="003752F7">
        <w:rPr>
          <w:rStyle w:val="mention-tr"/>
          <w:rFonts w:eastAsiaTheme="majorEastAsia"/>
          <w:color w:val="202122"/>
        </w:rPr>
        <w:t>” was used for “entile, foreign, and heathen” as in Leviticus, 21:7; Matthew, 5:47, 6:7; 18:17; Galatians, 2:14, 3:28, 3 John, 1:7.</w:t>
      </w:r>
    </w:p>
  </w:footnote>
  <w:footnote w:id="122">
    <w:p w14:paraId="56426B0C" w14:textId="6D27E3FA" w:rsidR="004F4325" w:rsidRPr="003752F7" w:rsidRDefault="004F4325" w:rsidP="004F4325">
      <w:pPr>
        <w:pStyle w:val="NormalWeb"/>
        <w:spacing w:before="0" w:beforeAutospacing="0" w:after="0" w:afterAutospacing="0"/>
        <w:rPr>
          <w:color w:val="202122"/>
          <w:sz w:val="20"/>
          <w:szCs w:val="20"/>
        </w:rPr>
      </w:pPr>
      <w:r w:rsidRPr="003752F7">
        <w:rPr>
          <w:rStyle w:val="FootnoteReference"/>
          <w:sz w:val="20"/>
          <w:szCs w:val="20"/>
        </w:rPr>
        <w:footnoteRef/>
      </w:r>
      <w:r w:rsidRPr="003752F7">
        <w:rPr>
          <w:sz w:val="20"/>
          <w:szCs w:val="20"/>
        </w:rPr>
        <w:t xml:space="preserve"> </w:t>
      </w:r>
      <w:r w:rsidRPr="003752F7">
        <w:rPr>
          <w:b/>
          <w:bCs/>
          <w:sz w:val="20"/>
          <w:szCs w:val="20"/>
        </w:rPr>
        <w:t>Late Antiquity</w:t>
      </w:r>
      <w:r w:rsidRPr="003752F7">
        <w:rPr>
          <w:sz w:val="20"/>
          <w:szCs w:val="20"/>
        </w:rPr>
        <w:t xml:space="preserve"> is referred to many times in this book. It is </w:t>
      </w:r>
      <w:r w:rsidRPr="003752F7">
        <w:rPr>
          <w:color w:val="202122"/>
          <w:sz w:val="20"/>
          <w:szCs w:val="20"/>
        </w:rPr>
        <w:t>a broad term that Western historians use for the period in the Mediterranean Basin between Classical Antiquity unto the</w:t>
      </w:r>
      <w:r w:rsidR="008A4231" w:rsidRPr="003752F7">
        <w:rPr>
          <w:color w:val="202122"/>
          <w:sz w:val="20"/>
          <w:szCs w:val="20"/>
        </w:rPr>
        <w:t xml:space="preserve"> beginning of the</w:t>
      </w:r>
      <w:r w:rsidRPr="003752F7">
        <w:rPr>
          <w:color w:val="202122"/>
          <w:sz w:val="20"/>
          <w:szCs w:val="20"/>
        </w:rPr>
        <w:t xml:space="preserve"> European Middle Ages. In this book, however, Late Antiquity is defined </w:t>
      </w:r>
      <w:r w:rsidR="008A4231" w:rsidRPr="003752F7">
        <w:rPr>
          <w:color w:val="202122"/>
          <w:sz w:val="20"/>
          <w:szCs w:val="20"/>
        </w:rPr>
        <w:t xml:space="preserve">a little differently </w:t>
      </w:r>
      <w:r w:rsidRPr="003752F7">
        <w:rPr>
          <w:color w:val="202122"/>
          <w:sz w:val="20"/>
          <w:szCs w:val="20"/>
        </w:rPr>
        <w:t xml:space="preserve">as the period between Classical Antiquity and the rise of Islam in the first/seventh century CE, which was roughly coeval with the rise of the European Middle Ages </w:t>
      </w:r>
      <w:r w:rsidR="00DC3573" w:rsidRPr="003752F7">
        <w:rPr>
          <w:color w:val="202122"/>
          <w:sz w:val="20"/>
          <w:szCs w:val="20"/>
        </w:rPr>
        <w:t>but</w:t>
      </w:r>
      <w:r w:rsidRPr="003752F7">
        <w:rPr>
          <w:color w:val="202122"/>
          <w:sz w:val="20"/>
          <w:szCs w:val="20"/>
        </w:rPr>
        <w:t xml:space="preserve"> profoundly more significant historically</w:t>
      </w:r>
      <w:r w:rsidR="00DC3573" w:rsidRPr="003752F7">
        <w:rPr>
          <w:color w:val="202122"/>
          <w:sz w:val="20"/>
          <w:szCs w:val="20"/>
        </w:rPr>
        <w:t xml:space="preserve"> as regards the reception, development, and transmission of the learning of Late Antiquity</w:t>
      </w:r>
      <w:r w:rsidRPr="003752F7">
        <w:rPr>
          <w:color w:val="202122"/>
          <w:sz w:val="20"/>
          <w:szCs w:val="20"/>
        </w:rPr>
        <w:t xml:space="preserve">. In this book, I prefer to define </w:t>
      </w:r>
      <w:r w:rsidRPr="003752F7">
        <w:rPr>
          <w:b/>
          <w:bCs/>
          <w:color w:val="202122"/>
          <w:sz w:val="20"/>
          <w:szCs w:val="20"/>
        </w:rPr>
        <w:t>Classical Antiquity</w:t>
      </w:r>
      <w:r w:rsidRPr="003752F7">
        <w:rPr>
          <w:color w:val="202122"/>
          <w:sz w:val="20"/>
          <w:szCs w:val="20"/>
        </w:rPr>
        <w:t xml:space="preserve">, which was also localized in the Mediterranean Basin, as the broad interlocking period between the rise of the Greek </w:t>
      </w:r>
      <w:r w:rsidR="00DC3573" w:rsidRPr="003752F7">
        <w:rPr>
          <w:color w:val="202122"/>
          <w:sz w:val="20"/>
          <w:szCs w:val="20"/>
        </w:rPr>
        <w:t>C</w:t>
      </w:r>
      <w:r w:rsidRPr="003752F7">
        <w:rPr>
          <w:color w:val="202122"/>
          <w:sz w:val="20"/>
          <w:szCs w:val="20"/>
        </w:rPr>
        <w:t>ity-</w:t>
      </w:r>
      <w:r w:rsidR="00DC3573" w:rsidRPr="003752F7">
        <w:rPr>
          <w:color w:val="202122"/>
          <w:sz w:val="20"/>
          <w:szCs w:val="20"/>
        </w:rPr>
        <w:t>S</w:t>
      </w:r>
      <w:r w:rsidRPr="003752F7">
        <w:rPr>
          <w:color w:val="202122"/>
          <w:sz w:val="20"/>
          <w:szCs w:val="20"/>
        </w:rPr>
        <w:t>tates in the eig</w:t>
      </w:r>
      <w:r w:rsidR="00DC3573" w:rsidRPr="003752F7">
        <w:rPr>
          <w:color w:val="202122"/>
          <w:sz w:val="20"/>
          <w:szCs w:val="20"/>
        </w:rPr>
        <w:t>h</w:t>
      </w:r>
      <w:r w:rsidRPr="003752F7">
        <w:rPr>
          <w:color w:val="202122"/>
          <w:sz w:val="20"/>
          <w:szCs w:val="20"/>
        </w:rPr>
        <w:t>th century BCE until the twilight of the Pagan Roman Empire</w:t>
      </w:r>
      <w:r w:rsidR="005A7660" w:rsidRPr="003752F7">
        <w:rPr>
          <w:color w:val="202122"/>
          <w:sz w:val="20"/>
          <w:szCs w:val="20"/>
        </w:rPr>
        <w:t xml:space="preserve"> in the fourth century CE</w:t>
      </w:r>
      <w:r w:rsidRPr="003752F7">
        <w:rPr>
          <w:color w:val="202122"/>
          <w:sz w:val="20"/>
          <w:szCs w:val="20"/>
        </w:rPr>
        <w:t xml:space="preserve">. For the sake of round numbers, then, Classical Antiquity may be dated as ending roughly around </w:t>
      </w:r>
      <w:r w:rsidR="00776A32" w:rsidRPr="003752F7">
        <w:rPr>
          <w:rFonts w:asciiTheme="majorBidi" w:hAnsiTheme="majorBidi" w:cstheme="majorBidi"/>
          <w:sz w:val="20"/>
          <w:szCs w:val="20"/>
        </w:rPr>
        <w:t>330 CE</w:t>
      </w:r>
      <w:r w:rsidRPr="003752F7">
        <w:rPr>
          <w:color w:val="202122"/>
          <w:sz w:val="20"/>
          <w:szCs w:val="20"/>
        </w:rPr>
        <w:t>, when</w:t>
      </w:r>
      <w:r w:rsidR="00776A32" w:rsidRPr="003752F7">
        <w:rPr>
          <w:color w:val="202122"/>
          <w:sz w:val="20"/>
          <w:szCs w:val="20"/>
        </w:rPr>
        <w:t xml:space="preserve"> the emperor Constantine</w:t>
      </w:r>
      <w:r w:rsidR="00D12C1F" w:rsidRPr="003752F7">
        <w:rPr>
          <w:color w:val="202122"/>
          <w:sz w:val="20"/>
          <w:szCs w:val="20"/>
        </w:rPr>
        <w:t xml:space="preserve"> the Great</w:t>
      </w:r>
      <w:r w:rsidR="00776A32" w:rsidRPr="003752F7">
        <w:rPr>
          <w:color w:val="202122"/>
          <w:sz w:val="20"/>
          <w:szCs w:val="20"/>
        </w:rPr>
        <w:t xml:space="preserve"> (</w:t>
      </w:r>
      <w:r w:rsidR="00D12C1F" w:rsidRPr="003752F7">
        <w:rPr>
          <w:rFonts w:asciiTheme="majorBidi" w:eastAsiaTheme="minorEastAsia" w:hAnsiTheme="majorBidi" w:cstheme="majorBidi"/>
          <w:color w:val="000000"/>
          <w:sz w:val="20"/>
          <w:szCs w:val="20"/>
        </w:rPr>
        <w:t>(d. 337 CE</w:t>
      </w:r>
      <w:r w:rsidR="00776A32" w:rsidRPr="003752F7">
        <w:rPr>
          <w:color w:val="202122"/>
          <w:sz w:val="20"/>
          <w:szCs w:val="20"/>
        </w:rPr>
        <w:t>)</w:t>
      </w:r>
      <w:r w:rsidR="00D12C1F" w:rsidRPr="003752F7">
        <w:rPr>
          <w:color w:val="202122"/>
          <w:sz w:val="20"/>
          <w:szCs w:val="20"/>
        </w:rPr>
        <w:t xml:space="preserve"> moved the empire’s capital from Rome to Const</w:t>
      </w:r>
      <w:r w:rsidR="002F4667" w:rsidRPr="003752F7">
        <w:rPr>
          <w:color w:val="202122"/>
          <w:sz w:val="20"/>
          <w:szCs w:val="20"/>
        </w:rPr>
        <w:t>antinople and</w:t>
      </w:r>
      <w:r w:rsidRPr="003752F7">
        <w:rPr>
          <w:color w:val="202122"/>
          <w:sz w:val="20"/>
          <w:szCs w:val="20"/>
        </w:rPr>
        <w:t xml:space="preserve"> the old Pagan Roman Empire began to give way to the formation of Christian New Rome (Byzantium). Classical Antiquity is</w:t>
      </w:r>
      <w:r w:rsidR="00854184" w:rsidRPr="003752F7">
        <w:rPr>
          <w:color w:val="202122"/>
          <w:sz w:val="20"/>
          <w:szCs w:val="20"/>
        </w:rPr>
        <w:t xml:space="preserve"> also</w:t>
      </w:r>
      <w:r w:rsidRPr="003752F7">
        <w:rPr>
          <w:color w:val="202122"/>
          <w:sz w:val="20"/>
          <w:szCs w:val="20"/>
        </w:rPr>
        <w:t xml:space="preserve"> the period romantically envisioned by the </w:t>
      </w:r>
      <w:r w:rsidR="00355B7B" w:rsidRPr="003752F7">
        <w:rPr>
          <w:color w:val="202122"/>
          <w:sz w:val="20"/>
          <w:szCs w:val="20"/>
        </w:rPr>
        <w:t xml:space="preserve">American </w:t>
      </w:r>
      <w:r w:rsidRPr="003752F7">
        <w:rPr>
          <w:color w:val="202122"/>
          <w:sz w:val="20"/>
          <w:szCs w:val="20"/>
        </w:rPr>
        <w:t>poet Edgar Allan Poe (d. 1265/1849)</w:t>
      </w:r>
      <w:r w:rsidR="00355B7B" w:rsidRPr="003752F7">
        <w:rPr>
          <w:color w:val="202122"/>
          <w:sz w:val="20"/>
          <w:szCs w:val="20"/>
        </w:rPr>
        <w:t xml:space="preserve">, </w:t>
      </w:r>
      <w:r w:rsidR="004C335A" w:rsidRPr="003752F7">
        <w:rPr>
          <w:color w:val="202122"/>
          <w:sz w:val="20"/>
          <w:szCs w:val="20"/>
        </w:rPr>
        <w:t>when he spoke of</w:t>
      </w:r>
      <w:r w:rsidRPr="003752F7">
        <w:rPr>
          <w:color w:val="202122"/>
          <w:sz w:val="20"/>
          <w:szCs w:val="20"/>
        </w:rPr>
        <w:t xml:space="preserve"> “the glory that was Greece and the grandeur that was Rome.”</w:t>
      </w:r>
    </w:p>
  </w:footnote>
  <w:footnote w:id="123">
    <w:p w14:paraId="0FEFBBC6" w14:textId="77777777" w:rsidR="007A4DBF" w:rsidRPr="003752F7" w:rsidRDefault="007A4DBF" w:rsidP="007A4DBF">
      <w:pPr>
        <w:autoSpaceDE w:val="0"/>
        <w:autoSpaceDN w:val="0"/>
        <w:adjustRightInd w:val="0"/>
        <w:ind w:right="720"/>
        <w:rPr>
          <w:color w:val="202122"/>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000000" w:themeColor="text1"/>
          <w:sz w:val="20"/>
          <w:szCs w:val="20"/>
        </w:rPr>
        <w:t xml:space="preserve">Islamic Globalism prevailed since roughly </w:t>
      </w:r>
      <w:r w:rsidRPr="003752F7">
        <w:rPr>
          <w:rFonts w:asciiTheme="majorBidi" w:eastAsiaTheme="minorEastAsia" w:hAnsiTheme="majorBidi" w:cstheme="majorBidi"/>
          <w:color w:val="000000"/>
          <w:sz w:val="20"/>
          <w:szCs w:val="20"/>
        </w:rPr>
        <w:t xml:space="preserve">the fourth/tenth century—within three hundred years after the rise of Islam—until the Early Modern Period and the expansion of Western European powers across the globe. The Muslim World had fully appeared as a unique global Civilization during the first centuries of Islam, and this phenomenon may accurately be referred to as Islamic Globalism. As we will demonstrate in Volume Five, the reality of Islamic Globalism is well exemplified in the Medieval journeys of the Italian merchant </w:t>
      </w:r>
      <w:r w:rsidRPr="003752F7">
        <w:rPr>
          <w:b/>
          <w:bCs/>
          <w:color w:val="202122"/>
          <w:sz w:val="20"/>
          <w:szCs w:val="20"/>
        </w:rPr>
        <w:t xml:space="preserve">Marco Polo </w:t>
      </w:r>
      <w:r w:rsidRPr="003752F7">
        <w:rPr>
          <w:color w:val="202122"/>
          <w:sz w:val="20"/>
          <w:szCs w:val="20"/>
        </w:rPr>
        <w:t>(d. 724/1324) and his younger Muslim contemporary</w:t>
      </w:r>
      <w:r w:rsidRPr="003752F7">
        <w:rPr>
          <w:rFonts w:asciiTheme="majorBidi" w:eastAsiaTheme="minorEastAsia" w:hAnsiTheme="majorBidi" w:cstheme="majorBidi"/>
          <w:b/>
          <w:bCs/>
          <w:color w:val="000000"/>
          <w:sz w:val="20"/>
          <w:szCs w:val="20"/>
        </w:rPr>
        <w:t xml:space="preserve"> Ibn Ba</w:t>
      </w:r>
      <w:r w:rsidRPr="003752F7">
        <w:rPr>
          <w:rFonts w:asciiTheme="majorBidi" w:hAnsiTheme="majorBidi" w:cstheme="majorBidi"/>
          <w:b/>
          <w:bCs/>
          <w:sz w:val="20"/>
          <w:szCs w:val="20"/>
        </w:rPr>
        <w:t>ṭṭūṭ</w:t>
      </w:r>
      <w:r w:rsidRPr="003752F7">
        <w:rPr>
          <w:rFonts w:asciiTheme="majorBidi" w:eastAsiaTheme="minorEastAsia" w:hAnsiTheme="majorBidi" w:cstheme="majorBidi"/>
          <w:b/>
          <w:bCs/>
          <w:color w:val="000000"/>
          <w:sz w:val="20"/>
          <w:szCs w:val="20"/>
        </w:rPr>
        <w:t xml:space="preserve">a </w:t>
      </w:r>
      <w:r w:rsidRPr="003752F7">
        <w:rPr>
          <w:rFonts w:asciiTheme="majorBidi" w:eastAsiaTheme="minorEastAsia" w:hAnsiTheme="majorBidi" w:cstheme="majorBidi"/>
          <w:color w:val="000000"/>
          <w:sz w:val="20"/>
          <w:szCs w:val="20"/>
        </w:rPr>
        <w:t>(d. 771/1369). Polo</w:t>
      </w:r>
      <w:r w:rsidRPr="003752F7">
        <w:rPr>
          <w:color w:val="202122"/>
          <w:sz w:val="20"/>
          <w:szCs w:val="20"/>
        </w:rPr>
        <w:t xml:space="preserve"> and his brothers from the Republic of Venice in the High Middle Ages during the period of twenty-four years between 670/1271 and 694/1295. Polo and his brothers traveled along the Silk Road through Central Asia to the Chinese Mongol Empire of the Yuan Dynasty, giving a comprehensive look at Persia, Central Asia, China, Japan, India, and other cities and lands of the East. </w:t>
      </w:r>
      <w:r w:rsidRPr="003752F7">
        <w:rPr>
          <w:rFonts w:asciiTheme="majorBidi" w:hAnsiTheme="majorBidi" w:cstheme="majorBidi"/>
          <w:sz w:val="20"/>
          <w:szCs w:val="20"/>
        </w:rPr>
        <w:t>Muḥammad</w:t>
      </w:r>
      <w:r w:rsidRPr="003752F7">
        <w:rPr>
          <w:rFonts w:asciiTheme="majorBidi" w:eastAsiaTheme="minorEastAsia" w:hAnsiTheme="majorBidi" w:cstheme="majorBidi"/>
          <w:color w:val="000000"/>
          <w:sz w:val="20"/>
          <w:szCs w:val="20"/>
        </w:rPr>
        <w:t xml:space="preserve"> ibn Ba</w:t>
      </w:r>
      <w:r w:rsidRPr="003752F7">
        <w:rPr>
          <w:rFonts w:asciiTheme="majorBidi" w:hAnsiTheme="majorBidi" w:cstheme="majorBidi"/>
          <w:sz w:val="20"/>
          <w:szCs w:val="20"/>
        </w:rPr>
        <w:t>ṭṭūṭ</w:t>
      </w:r>
      <w:r w:rsidRPr="003752F7">
        <w:rPr>
          <w:rFonts w:asciiTheme="majorBidi" w:eastAsiaTheme="minorEastAsia" w:hAnsiTheme="majorBidi" w:cstheme="majorBidi"/>
          <w:color w:val="000000"/>
          <w:sz w:val="20"/>
          <w:szCs w:val="20"/>
        </w:rPr>
        <w:t xml:space="preserve">a, on the other hand, was a Muslim Scholar, and Islamic Judge, who hailed from Tangier (Arabic: </w:t>
      </w:r>
      <w:r w:rsidRPr="003752F7">
        <w:rPr>
          <w:rFonts w:asciiTheme="majorBidi" w:hAnsiTheme="majorBidi" w:cstheme="majorBidi"/>
          <w:i/>
          <w:iCs/>
          <w:sz w:val="20"/>
          <w:szCs w:val="20"/>
        </w:rPr>
        <w:t>Ṭ</w:t>
      </w:r>
      <w:r w:rsidRPr="003752F7">
        <w:rPr>
          <w:rFonts w:asciiTheme="majorBidi" w:eastAsiaTheme="minorEastAsia" w:hAnsiTheme="majorBidi" w:cstheme="majorBidi"/>
          <w:i/>
          <w:iCs/>
          <w:color w:val="000000"/>
          <w:sz w:val="20"/>
          <w:szCs w:val="20"/>
        </w:rPr>
        <w:t>anja</w:t>
      </w:r>
      <w:r w:rsidRPr="003752F7">
        <w:rPr>
          <w:rFonts w:asciiTheme="majorBidi" w:eastAsiaTheme="minorEastAsia" w:hAnsiTheme="majorBidi" w:cstheme="majorBidi"/>
          <w:color w:val="000000"/>
          <w:sz w:val="20"/>
          <w:szCs w:val="20"/>
        </w:rPr>
        <w:t>) in Northern Morocco and would become perhaps the most famous Muslim traveler and explorer in history. Ibn Ba</w:t>
      </w:r>
      <w:r w:rsidRPr="003752F7">
        <w:rPr>
          <w:rFonts w:asciiTheme="majorBidi" w:hAnsiTheme="majorBidi" w:cstheme="majorBidi"/>
          <w:sz w:val="20"/>
          <w:szCs w:val="20"/>
        </w:rPr>
        <w:t>ṭṭūṭ</w:t>
      </w:r>
      <w:r w:rsidRPr="003752F7">
        <w:rPr>
          <w:rFonts w:asciiTheme="majorBidi" w:eastAsiaTheme="minorEastAsia" w:hAnsiTheme="majorBidi" w:cstheme="majorBidi"/>
          <w:color w:val="000000"/>
          <w:sz w:val="20"/>
          <w:szCs w:val="20"/>
        </w:rPr>
        <w:t>a</w:t>
      </w:r>
      <w:r w:rsidRPr="003752F7">
        <w:rPr>
          <w:color w:val="202122"/>
          <w:sz w:val="20"/>
          <w:szCs w:val="20"/>
        </w:rPr>
        <w:t xml:space="preserve"> </w:t>
      </w:r>
      <w:r w:rsidRPr="003752F7">
        <w:rPr>
          <w:rFonts w:asciiTheme="majorBidi" w:eastAsiaTheme="minorEastAsia" w:hAnsiTheme="majorBidi" w:cstheme="majorBidi"/>
          <w:color w:val="000000"/>
          <w:sz w:val="20"/>
          <w:szCs w:val="20"/>
        </w:rPr>
        <w:t>set out on his famous world travels in 735/1325—a year after the death of Marco Polo—and traveled for twenty-nine years until 755/1354. During his lengthy excursions, Ibn Ba</w:t>
      </w:r>
      <w:r w:rsidRPr="003752F7">
        <w:rPr>
          <w:rFonts w:asciiTheme="majorBidi" w:hAnsiTheme="majorBidi" w:cstheme="majorBidi"/>
          <w:sz w:val="20"/>
          <w:szCs w:val="20"/>
        </w:rPr>
        <w:t>ṭṭūṭ</w:t>
      </w:r>
      <w:r w:rsidRPr="003752F7">
        <w:rPr>
          <w:rFonts w:asciiTheme="majorBidi" w:eastAsiaTheme="minorEastAsia" w:hAnsiTheme="majorBidi" w:cstheme="majorBidi"/>
          <w:color w:val="000000"/>
          <w:sz w:val="20"/>
          <w:szCs w:val="20"/>
        </w:rPr>
        <w:t xml:space="preserve">a visited most of North Africa, the Iberian Peninsula, the Near East, Central Asia, South Asia, Southeast Asia, China, East and West Africa. He recorded his experiences in </w:t>
      </w:r>
      <w:r w:rsidRPr="003752F7">
        <w:rPr>
          <w:rFonts w:asciiTheme="majorBidi" w:eastAsiaTheme="minorEastAsia" w:hAnsiTheme="majorBidi" w:cstheme="majorBidi"/>
          <w:i/>
          <w:iCs/>
          <w:color w:val="000000"/>
          <w:sz w:val="20"/>
          <w:szCs w:val="20"/>
        </w:rPr>
        <w:t>The Journey</w:t>
      </w:r>
      <w:r w:rsidRPr="003752F7">
        <w:rPr>
          <w:rFonts w:asciiTheme="majorBidi" w:eastAsiaTheme="minorEastAsia" w:hAnsiTheme="majorBidi" w:cstheme="majorBidi"/>
          <w:color w:val="000000"/>
          <w:sz w:val="20"/>
          <w:szCs w:val="20"/>
        </w:rPr>
        <w:t xml:space="preserve"> (Arabic: </w:t>
      </w:r>
      <w:r w:rsidRPr="003752F7">
        <w:rPr>
          <w:rFonts w:asciiTheme="majorBidi" w:eastAsiaTheme="minorEastAsia" w:hAnsiTheme="majorBidi" w:cstheme="majorBidi"/>
          <w:i/>
          <w:iCs/>
          <w:color w:val="000000"/>
          <w:sz w:val="20"/>
          <w:szCs w:val="20"/>
        </w:rPr>
        <w:t>al-Ri</w:t>
      </w:r>
      <w:r w:rsidRPr="003752F7">
        <w:rPr>
          <w:rFonts w:asciiTheme="majorBidi" w:hAnsiTheme="majorBidi" w:cstheme="majorBidi"/>
          <w:i/>
          <w:iCs/>
          <w:sz w:val="20"/>
          <w:szCs w:val="20"/>
        </w:rPr>
        <w:t>ḥ</w:t>
      </w:r>
      <w:r w:rsidRPr="003752F7">
        <w:rPr>
          <w:rFonts w:asciiTheme="majorBidi" w:eastAsiaTheme="minorEastAsia" w:hAnsiTheme="majorBidi" w:cstheme="majorBidi"/>
          <w:i/>
          <w:iCs/>
          <w:color w:val="000000"/>
          <w:sz w:val="20"/>
          <w:szCs w:val="20"/>
        </w:rPr>
        <w:t>la</w:t>
      </w:r>
      <w:r w:rsidRPr="003752F7">
        <w:rPr>
          <w:rFonts w:asciiTheme="majorBidi" w:eastAsiaTheme="minorEastAsia" w:hAnsiTheme="majorBidi" w:cstheme="majorBidi"/>
          <w:color w:val="000000"/>
          <w:sz w:val="20"/>
          <w:szCs w:val="20"/>
        </w:rPr>
        <w:t xml:space="preserve">), to which he gave the fuller title of </w:t>
      </w:r>
      <w:r w:rsidRPr="003752F7">
        <w:rPr>
          <w:rFonts w:asciiTheme="majorBidi" w:eastAsiaTheme="minorEastAsia" w:hAnsiTheme="majorBidi" w:cstheme="majorBidi"/>
          <w:i/>
          <w:iCs/>
          <w:color w:val="000000"/>
          <w:sz w:val="20"/>
          <w:szCs w:val="20"/>
        </w:rPr>
        <w:t>A Gift to Those Who Contemplate the Wonders of Cities and the Marvels of Travels</w:t>
      </w:r>
      <w:r w:rsidRPr="003752F7">
        <w:rPr>
          <w:rFonts w:asciiTheme="majorBidi" w:eastAsiaTheme="minorEastAsia" w:hAnsiTheme="majorBidi" w:cstheme="majorBidi"/>
          <w:color w:val="000000"/>
          <w:sz w:val="20"/>
          <w:szCs w:val="20"/>
        </w:rPr>
        <w:t xml:space="preserve"> (Arabic: </w:t>
      </w:r>
      <w:r w:rsidRPr="003752F7">
        <w:rPr>
          <w:rFonts w:asciiTheme="majorBidi" w:eastAsiaTheme="minorEastAsia" w:hAnsiTheme="majorBidi" w:cstheme="majorBidi"/>
          <w:i/>
          <w:iCs/>
          <w:color w:val="000000"/>
          <w:sz w:val="20"/>
          <w:szCs w:val="20"/>
        </w:rPr>
        <w:t>T</w:t>
      </w:r>
      <w:r w:rsidRPr="003752F7">
        <w:rPr>
          <w:rFonts w:asciiTheme="majorBidi" w:hAnsiTheme="majorBidi" w:cstheme="majorBidi"/>
          <w:i/>
          <w:iCs/>
          <w:color w:val="000000"/>
          <w:sz w:val="20"/>
          <w:szCs w:val="20"/>
          <w:lang w:bidi="ar"/>
        </w:rPr>
        <w:t>uḥfat al-Nuẓẓār fī Gharā’ib al-Amṣār wa ‘Ajā’ib al-Asfār</w:t>
      </w:r>
      <w:r w:rsidRPr="003752F7">
        <w:rPr>
          <w:rFonts w:asciiTheme="majorBidi" w:eastAsiaTheme="minorEastAsia" w:hAnsiTheme="majorBidi" w:cstheme="majorBidi"/>
          <w:color w:val="000000"/>
          <w:sz w:val="20"/>
          <w:szCs w:val="20"/>
        </w:rPr>
        <w:t>). In his journeys, Ibn Ba</w:t>
      </w:r>
      <w:r w:rsidRPr="003752F7">
        <w:rPr>
          <w:rFonts w:asciiTheme="majorBidi" w:hAnsiTheme="majorBidi" w:cstheme="majorBidi"/>
          <w:sz w:val="20"/>
          <w:szCs w:val="20"/>
        </w:rPr>
        <w:t>ṭṭūṭ</w:t>
      </w:r>
      <w:r w:rsidRPr="003752F7">
        <w:rPr>
          <w:rFonts w:asciiTheme="majorBidi" w:eastAsiaTheme="minorEastAsia" w:hAnsiTheme="majorBidi" w:cstheme="majorBidi"/>
          <w:color w:val="000000"/>
          <w:sz w:val="20"/>
          <w:szCs w:val="20"/>
        </w:rPr>
        <w:t>a traveled more extensively than any other known traveler in pre-modern history, covering more than seventy-three thousand miles (one hundred and seventeen thousand kilometers, which was about three times further than Marco Polo had been able to venture on his journeys. What is crucial, however, regarding Islamic Globalism is that Ibn Ba</w:t>
      </w:r>
      <w:r w:rsidRPr="003752F7">
        <w:rPr>
          <w:rFonts w:asciiTheme="majorBidi" w:hAnsiTheme="majorBidi" w:cstheme="majorBidi"/>
          <w:sz w:val="20"/>
          <w:szCs w:val="20"/>
        </w:rPr>
        <w:t>ṭṭūṭ</w:t>
      </w:r>
      <w:r w:rsidRPr="003752F7">
        <w:rPr>
          <w:rFonts w:asciiTheme="majorBidi" w:eastAsiaTheme="minorEastAsia" w:hAnsiTheme="majorBidi" w:cstheme="majorBidi"/>
          <w:color w:val="000000"/>
          <w:sz w:val="20"/>
          <w:szCs w:val="20"/>
        </w:rPr>
        <w:t>a never completely left his Islamic cultural zone during the entirety of this travels, while Marco Polo—on the other hand—found himself in an alien world, which was overwhelmingly Muslim—only a short time after leaving Venice until he finally returned to the city.</w:t>
      </w:r>
    </w:p>
    <w:p w14:paraId="4BC95C16" w14:textId="7B7D82B5" w:rsidR="007A4DBF" w:rsidRPr="003752F7" w:rsidRDefault="007A4DBF" w:rsidP="00883A6D">
      <w:pPr>
        <w:autoSpaceDE w:val="0"/>
        <w:autoSpaceDN w:val="0"/>
        <w:adjustRightInd w:val="0"/>
        <w:ind w:right="720"/>
        <w:rPr>
          <w:color w:val="202122"/>
          <w:sz w:val="20"/>
          <w:szCs w:val="20"/>
        </w:rPr>
      </w:pPr>
      <w:r w:rsidRPr="003752F7">
        <w:rPr>
          <w:rFonts w:asciiTheme="majorBidi" w:eastAsiaTheme="minorEastAsia" w:hAnsiTheme="majorBidi" w:cstheme="majorBidi"/>
          <w:color w:val="000000"/>
          <w:sz w:val="20"/>
          <w:szCs w:val="20"/>
        </w:rPr>
        <w:t xml:space="preserve">    It must be noted, however, that since Islamic Globalism encouraged the dynamic development of local cultures according to Islam’s </w:t>
      </w:r>
      <w:r w:rsidRPr="003752F7">
        <w:rPr>
          <w:rFonts w:asciiTheme="majorBidi" w:eastAsiaTheme="minorEastAsia" w:hAnsiTheme="majorBidi" w:cstheme="majorBidi"/>
          <w:b/>
          <w:bCs/>
          <w:color w:val="000000"/>
          <w:sz w:val="20"/>
          <w:szCs w:val="20"/>
        </w:rPr>
        <w:t>Cultural Imperative</w:t>
      </w:r>
      <w:r w:rsidRPr="003752F7">
        <w:rPr>
          <w:rFonts w:asciiTheme="majorBidi" w:eastAsiaTheme="minorEastAsia" w:hAnsiTheme="majorBidi" w:cstheme="majorBidi"/>
          <w:color w:val="000000"/>
          <w:sz w:val="20"/>
          <w:szCs w:val="20"/>
        </w:rPr>
        <w:t xml:space="preserve">, this World Civilization of Islam spread its beauty over vast regions of the earth like a peacock’s tail from East to West. Indeed, one of the central themes in any serious study of Islam must be the religion’s unique potential to forge unity within diversity. Thus, historically, Islam created a rich tapestry of cultural diversity, shaped by its affirmation of racial and historical differences. The indigenous Muslim cultures that grew up under the umbrella of Islamic Globalism reflected the peoples and cultures of each region at their best—like a clear lake or crystalline river mirrors the colors of the bedrock over which it flows. Moreover—because of the pluralism at the heart of the Prophetic </w:t>
      </w:r>
      <w:r w:rsidRPr="003752F7">
        <w:rPr>
          <w:rFonts w:asciiTheme="majorBidi" w:hAnsiTheme="majorBidi" w:cstheme="majorBidi"/>
          <w:i/>
          <w:iCs/>
          <w:sz w:val="20"/>
          <w:szCs w:val="20"/>
        </w:rPr>
        <w:t>Sharī‘a</w:t>
      </w:r>
      <w:r w:rsidRPr="003752F7">
        <w:rPr>
          <w:rFonts w:asciiTheme="majorBidi" w:hAnsiTheme="majorBidi" w:cstheme="majorBidi"/>
          <w:sz w:val="20"/>
          <w:szCs w:val="20"/>
        </w:rPr>
        <w:t>—Islam and toleration, Islam and harmonious coexistence, and Islam and Civilization became synonymous.</w:t>
      </w:r>
    </w:p>
  </w:footnote>
  <w:footnote w:id="124">
    <w:p w14:paraId="406B8EA6" w14:textId="77777777" w:rsidR="00212AA7" w:rsidRPr="003752F7" w:rsidRDefault="00212AA7" w:rsidP="00212AA7">
      <w:pPr>
        <w:rPr>
          <w:rFonts w:asciiTheme="majorBidi" w:hAnsiTheme="majorBidi" w:cstheme="majorBidi"/>
          <w:sz w:val="20"/>
          <w:szCs w:val="20"/>
        </w:rPr>
      </w:pPr>
      <w:r w:rsidRPr="003752F7">
        <w:rPr>
          <w:rStyle w:val="FootnoteReference"/>
          <w:sz w:val="20"/>
          <w:szCs w:val="20"/>
        </w:rPr>
        <w:footnoteRef/>
      </w:r>
      <w:r w:rsidRPr="003752F7">
        <w:rPr>
          <w:sz w:val="20"/>
          <w:szCs w:val="20"/>
        </w:rPr>
        <w:t xml:space="preserve"> Islam’s “</w:t>
      </w:r>
      <w:r w:rsidRPr="003752F7">
        <w:rPr>
          <w:b/>
          <w:bCs/>
          <w:sz w:val="20"/>
          <w:szCs w:val="20"/>
        </w:rPr>
        <w:t>Cultural Imperative</w:t>
      </w:r>
      <w:r w:rsidRPr="003752F7">
        <w:rPr>
          <w:sz w:val="20"/>
          <w:szCs w:val="20"/>
        </w:rPr>
        <w:t xml:space="preserve">” as regards all beneficial aspects of human cultures through history and around the world is central to its teaching. </w:t>
      </w:r>
      <w:r w:rsidRPr="003752F7">
        <w:rPr>
          <w:rFonts w:asciiTheme="majorBidi" w:hAnsiTheme="majorBidi" w:cstheme="majorBidi"/>
          <w:sz w:val="20"/>
          <w:szCs w:val="20"/>
        </w:rPr>
        <w:t>For background on the cultural vitality of the Prophetic Way of Islam (</w:t>
      </w:r>
      <w:r w:rsidRPr="003752F7">
        <w:rPr>
          <w:rFonts w:asciiTheme="majorBidi" w:hAnsiTheme="majorBidi" w:cstheme="majorBidi"/>
          <w:i/>
          <w:iCs/>
          <w:sz w:val="20"/>
          <w:szCs w:val="20"/>
        </w:rPr>
        <w:t>al-Sharī‘a</w:t>
      </w:r>
      <w:r w:rsidRPr="003752F7">
        <w:rPr>
          <w:rFonts w:asciiTheme="majorBidi" w:hAnsiTheme="majorBidi" w:cstheme="majorBidi"/>
          <w:sz w:val="20"/>
          <w:szCs w:val="20"/>
        </w:rPr>
        <w:t>) and its openness to the best in all human cultures, traditions, and civilizations, see Umar F. Abd-Allah, “Islam and the Cultural Imperative,” Nawawi Foundation Paper (2004) available at</w:t>
      </w:r>
      <w:r w:rsidRPr="003752F7">
        <w:rPr>
          <w:rFonts w:asciiTheme="majorBidi" w:hAnsiTheme="majorBidi" w:cstheme="majorBidi"/>
          <w:b/>
          <w:iCs/>
          <w:smallCaps/>
          <w:sz w:val="20"/>
          <w:szCs w:val="20"/>
        </w:rPr>
        <w:t xml:space="preserve"> </w:t>
      </w:r>
      <w:hyperlink r:id="rId2" w:history="1">
        <w:r w:rsidRPr="003752F7">
          <w:rPr>
            <w:rStyle w:val="Hyperlink"/>
            <w:rFonts w:asciiTheme="majorBidi" w:eastAsiaTheme="majorEastAsia" w:hAnsiTheme="majorBidi"/>
            <w:sz w:val="20"/>
            <w:szCs w:val="20"/>
          </w:rPr>
          <w:t>https://www.theoasisinitiative.org/publications</w:t>
        </w:r>
      </w:hyperlink>
      <w:r w:rsidRPr="003752F7">
        <w:rPr>
          <w:rFonts w:asciiTheme="majorBidi" w:hAnsiTheme="majorBidi" w:cstheme="majorBidi"/>
          <w:sz w:val="20"/>
          <w:szCs w:val="20"/>
        </w:rPr>
        <w:t xml:space="preserve">. For further detail and elaboration, see also “Living Islam with Purpose,” Nawawi Foundation Paper (2007) available at </w:t>
      </w:r>
      <w:hyperlink r:id="rId3" w:history="1">
        <w:r w:rsidRPr="003752F7">
          <w:rPr>
            <w:rStyle w:val="Hyperlink"/>
            <w:rFonts w:asciiTheme="majorBidi" w:eastAsiaTheme="majorEastAsia" w:hAnsiTheme="majorBidi"/>
            <w:sz w:val="20"/>
            <w:szCs w:val="20"/>
          </w:rPr>
          <w:t>https://www.theoasisinitiative.org/publications</w:t>
        </w:r>
      </w:hyperlink>
      <w:r w:rsidRPr="003752F7">
        <w:rPr>
          <w:rFonts w:asciiTheme="majorBidi" w:hAnsiTheme="majorBidi" w:cstheme="majorBidi"/>
          <w:sz w:val="20"/>
          <w:szCs w:val="20"/>
        </w:rPr>
        <w:t>. God’s Messenger Muḥammad, the Prophet of the End of Days, did not only establish a final religious dispensation; he also instituted a new culture and world Civilization, which would produce remarkably respectful and uniquely suitable local manifestations of Civilization wherever it spread—even in regions as different and far away as China, sub-Saharan Africa, and Nusantara (the vast Malay, Indonesian, and Phillipine Archipelago). Wherever Islam spread in the past, it remained true to itself, while also taking on and reflecting the local color of what was good in indigenous culture. Thus, Islam was like a crystal-clear life-giving stream that reflected faithfully the bedrock over which it flowed.</w:t>
      </w:r>
    </w:p>
  </w:footnote>
  <w:footnote w:id="125">
    <w:p w14:paraId="4B1142B4" w14:textId="77777777" w:rsidR="00962266" w:rsidRPr="003752F7" w:rsidRDefault="00962266" w:rsidP="00962266">
      <w:pPr>
        <w:autoSpaceDE w:val="0"/>
        <w:autoSpaceDN w:val="0"/>
        <w:adjustRightInd w:val="0"/>
        <w:rPr>
          <w:rFonts w:asciiTheme="majorBidi" w:hAnsiTheme="majorBidi" w:cstheme="majorBidi"/>
          <w:sz w:val="20"/>
          <w:szCs w:val="20"/>
        </w:rPr>
      </w:pPr>
      <w:r w:rsidRPr="003752F7">
        <w:rPr>
          <w:rStyle w:val="FootnoteReference"/>
          <w:sz w:val="20"/>
          <w:szCs w:val="20"/>
        </w:rPr>
        <w:footnoteRef/>
      </w:r>
      <w:r w:rsidRPr="003752F7">
        <w:rPr>
          <w:sz w:val="20"/>
          <w:szCs w:val="20"/>
        </w:rPr>
        <w:t xml:space="preserve"> </w:t>
      </w:r>
      <w:r w:rsidRPr="003752F7">
        <w:rPr>
          <w:b/>
          <w:bCs/>
          <w:sz w:val="20"/>
          <w:szCs w:val="20"/>
        </w:rPr>
        <w:t>U</w:t>
      </w:r>
      <w:r w:rsidRPr="003752F7">
        <w:rPr>
          <w:rFonts w:asciiTheme="majorBidi" w:hAnsiTheme="majorBidi" w:cstheme="majorBidi"/>
          <w:b/>
          <w:bCs/>
          <w:sz w:val="20"/>
          <w:szCs w:val="20"/>
        </w:rPr>
        <w:t>niversal primordial Human Nature</w:t>
      </w:r>
      <w:r w:rsidRPr="003752F7">
        <w:rPr>
          <w:rFonts w:asciiTheme="majorBidi" w:hAnsiTheme="majorBidi" w:cstheme="majorBidi"/>
          <w:sz w:val="20"/>
          <w:szCs w:val="20"/>
        </w:rPr>
        <w:t xml:space="preserve"> (</w:t>
      </w:r>
      <w:r w:rsidRPr="003752F7">
        <w:rPr>
          <w:rFonts w:asciiTheme="majorBidi" w:hAnsiTheme="majorBidi" w:cstheme="majorBidi"/>
          <w:b/>
          <w:bCs/>
          <w:i/>
          <w:iCs/>
          <w:sz w:val="20"/>
          <w:szCs w:val="20"/>
        </w:rPr>
        <w:t>al-Fiṭra</w:t>
      </w:r>
      <w:r w:rsidRPr="003752F7">
        <w:rPr>
          <w:rFonts w:asciiTheme="majorBidi" w:hAnsiTheme="majorBidi" w:cstheme="majorBidi"/>
          <w:sz w:val="20"/>
          <w:szCs w:val="20"/>
        </w:rPr>
        <w:t>)</w:t>
      </w:r>
      <w:r w:rsidRPr="003752F7">
        <w:rPr>
          <w:sz w:val="20"/>
          <w:szCs w:val="20"/>
        </w:rPr>
        <w:t xml:space="preserve"> refers in Islam to </w:t>
      </w:r>
      <w:r w:rsidRPr="003752F7">
        <w:rPr>
          <w:rFonts w:asciiTheme="majorBidi" w:hAnsiTheme="majorBidi" w:cstheme="majorBidi"/>
          <w:color w:val="000000"/>
          <w:sz w:val="20"/>
          <w:szCs w:val="20"/>
        </w:rPr>
        <w:t>the center o</w:t>
      </w:r>
      <w:r w:rsidRPr="003752F7">
        <w:rPr>
          <w:color w:val="000000"/>
          <w:sz w:val="20"/>
          <w:szCs w:val="20"/>
        </w:rPr>
        <w:t>f</w:t>
      </w:r>
      <w:r w:rsidRPr="003752F7">
        <w:rPr>
          <w:rFonts w:asciiTheme="majorBidi" w:hAnsiTheme="majorBidi" w:cstheme="majorBidi"/>
          <w:color w:val="000000"/>
          <w:sz w:val="20"/>
          <w:szCs w:val="20"/>
        </w:rPr>
        <w:t xml:space="preserve"> being</w:t>
      </w:r>
      <w:r w:rsidRPr="003752F7">
        <w:rPr>
          <w:color w:val="000000"/>
          <w:sz w:val="20"/>
          <w:szCs w:val="20"/>
        </w:rPr>
        <w:t xml:space="preserve"> with which each and every human was fashioned by God. In Arabic, the word “</w:t>
      </w:r>
      <w:r w:rsidRPr="003752F7">
        <w:rPr>
          <w:i/>
          <w:iCs/>
          <w:sz w:val="20"/>
          <w:szCs w:val="20"/>
        </w:rPr>
        <w:t>f</w:t>
      </w:r>
      <w:r w:rsidRPr="003752F7">
        <w:rPr>
          <w:rFonts w:asciiTheme="majorBidi" w:hAnsiTheme="majorBidi" w:cstheme="majorBidi"/>
          <w:i/>
          <w:iCs/>
          <w:sz w:val="20"/>
          <w:szCs w:val="20"/>
        </w:rPr>
        <w:t>iṭra</w:t>
      </w:r>
      <w:r w:rsidRPr="003752F7">
        <w:rPr>
          <w:color w:val="000000"/>
          <w:sz w:val="20"/>
          <w:szCs w:val="20"/>
        </w:rPr>
        <w:t>” literally means the unique way in which a thing was first created. S</w:t>
      </w:r>
      <w:r w:rsidRPr="003752F7">
        <w:rPr>
          <w:rFonts w:asciiTheme="majorBidi" w:hAnsiTheme="majorBidi" w:cstheme="majorBidi"/>
          <w:color w:val="000000"/>
          <w:sz w:val="20"/>
          <w:szCs w:val="20"/>
        </w:rPr>
        <w:t>ince each human being has this same treasure</w:t>
      </w:r>
      <w:r w:rsidRPr="003752F7">
        <w:rPr>
          <w:color w:val="000000"/>
          <w:sz w:val="20"/>
          <w:szCs w:val="20"/>
        </w:rPr>
        <w:t xml:space="preserve"> of the</w:t>
      </w:r>
      <w:r w:rsidRPr="003752F7">
        <w:rPr>
          <w:i/>
          <w:iCs/>
          <w:sz w:val="20"/>
          <w:szCs w:val="20"/>
        </w:rPr>
        <w:t xml:space="preserve"> </w:t>
      </w:r>
      <w:r w:rsidRPr="003752F7">
        <w:rPr>
          <w:rFonts w:asciiTheme="majorBidi" w:hAnsiTheme="majorBidi" w:cstheme="majorBidi"/>
          <w:i/>
          <w:iCs/>
          <w:sz w:val="20"/>
          <w:szCs w:val="20"/>
        </w:rPr>
        <w:t>Fiṭra</w:t>
      </w:r>
      <w:r w:rsidRPr="003752F7">
        <w:rPr>
          <w:rFonts w:asciiTheme="majorBidi" w:hAnsiTheme="majorBidi" w:cstheme="majorBidi"/>
          <w:color w:val="000000"/>
          <w:sz w:val="20"/>
          <w:szCs w:val="20"/>
        </w:rPr>
        <w:t xml:space="preserve"> at their core, the Prophetic religion requires us to deal with ourselves and others on the basis that people are basically good and always capable of changing for the better and returning to their natural rectitude</w:t>
      </w:r>
      <w:r w:rsidRPr="003752F7">
        <w:rPr>
          <w:color w:val="000000"/>
          <w:sz w:val="20"/>
          <w:szCs w:val="20"/>
        </w:rPr>
        <w:t>.</w:t>
      </w:r>
      <w:r w:rsidRPr="003752F7">
        <w:rPr>
          <w:rFonts w:asciiTheme="majorBidi" w:hAnsiTheme="majorBidi" w:cstheme="majorBidi"/>
          <w:sz w:val="20"/>
          <w:szCs w:val="20"/>
        </w:rPr>
        <w:t xml:space="preserve"> The Doctrine of the </w:t>
      </w:r>
      <w:r w:rsidRPr="003752F7">
        <w:rPr>
          <w:rFonts w:asciiTheme="majorBidi" w:hAnsiTheme="majorBidi" w:cstheme="majorBidi"/>
          <w:i/>
          <w:iCs/>
          <w:sz w:val="20"/>
          <w:szCs w:val="20"/>
        </w:rPr>
        <w:t>Fiṭra</w:t>
      </w:r>
      <w:r w:rsidRPr="003752F7">
        <w:rPr>
          <w:rFonts w:asciiTheme="majorBidi" w:hAnsiTheme="majorBidi" w:cstheme="majorBidi"/>
          <w:sz w:val="20"/>
          <w:szCs w:val="20"/>
        </w:rPr>
        <w:t xml:space="preserve"> is an explicit Islamic teaching. As a general Doctrine, it is a categorical Prophetic truth which cannot be denied without repudiating faith in Prophecy itself.</w:t>
      </w:r>
      <w:r w:rsidRPr="003752F7">
        <w:rPr>
          <w:rFonts w:asciiTheme="majorBidi" w:hAnsiTheme="majorBidi" w:cstheme="majorBidi"/>
          <w:color w:val="000000"/>
          <w:sz w:val="20"/>
          <w:szCs w:val="20"/>
        </w:rPr>
        <w:t xml:space="preserve"> The </w:t>
      </w:r>
      <w:r w:rsidRPr="003752F7">
        <w:rPr>
          <w:rFonts w:asciiTheme="majorBidi" w:hAnsiTheme="majorBidi" w:cstheme="majorBidi"/>
          <w:i/>
          <w:iCs/>
          <w:sz w:val="20"/>
          <w:szCs w:val="20"/>
        </w:rPr>
        <w:t>Fiṭra</w:t>
      </w:r>
      <w:r w:rsidRPr="003752F7">
        <w:rPr>
          <w:rFonts w:asciiTheme="majorBidi" w:hAnsiTheme="majorBidi" w:cstheme="majorBidi"/>
          <w:sz w:val="20"/>
          <w:szCs w:val="20"/>
        </w:rPr>
        <w:t xml:space="preserve"> is not an idealistic construct of later Theologians or Legal Scholars. As a revealed Doctrine, the</w:t>
      </w:r>
      <w:r w:rsidRPr="003752F7">
        <w:rPr>
          <w:rFonts w:asciiTheme="majorBidi" w:hAnsiTheme="majorBidi" w:cstheme="majorBidi"/>
          <w:i/>
          <w:iCs/>
          <w:sz w:val="20"/>
          <w:szCs w:val="20"/>
        </w:rPr>
        <w:t xml:space="preserve"> Fiṭra</w:t>
      </w:r>
      <w:r w:rsidRPr="003752F7">
        <w:rPr>
          <w:rFonts w:asciiTheme="majorBidi" w:hAnsiTheme="majorBidi" w:cstheme="majorBidi"/>
          <w:sz w:val="20"/>
          <w:szCs w:val="20"/>
        </w:rPr>
        <w:t xml:space="preserve"> establishes beyond doubt clear ontological truths about our reality as human beings and the universal bonds that God willed to join us together in brotherhood and sisterhood in the objective world. All human beings, in all generations, have—in fact—been endowed by God with the same perfectly created </w:t>
      </w:r>
      <w:r w:rsidRPr="003752F7">
        <w:rPr>
          <w:rFonts w:asciiTheme="majorBidi" w:hAnsiTheme="majorBidi" w:cstheme="majorBidi"/>
          <w:i/>
          <w:iCs/>
          <w:sz w:val="20"/>
          <w:szCs w:val="20"/>
        </w:rPr>
        <w:t>Fiṭra</w:t>
      </w:r>
      <w:r w:rsidRPr="003752F7">
        <w:rPr>
          <w:rFonts w:asciiTheme="majorBidi" w:hAnsiTheme="majorBidi" w:cstheme="majorBidi"/>
          <w:sz w:val="20"/>
          <w:szCs w:val="20"/>
        </w:rPr>
        <w:t xml:space="preserve">, regardless of whether they know it or not and whether they live by it or fail to do so. Our assertion of the universality of the </w:t>
      </w:r>
      <w:r w:rsidRPr="003752F7">
        <w:rPr>
          <w:rFonts w:asciiTheme="majorBidi" w:hAnsiTheme="majorBidi" w:cstheme="majorBidi"/>
          <w:i/>
          <w:iCs/>
          <w:sz w:val="20"/>
          <w:szCs w:val="20"/>
        </w:rPr>
        <w:t>Fiṭra</w:t>
      </w:r>
      <w:r w:rsidRPr="003752F7">
        <w:rPr>
          <w:rFonts w:asciiTheme="majorBidi" w:hAnsiTheme="majorBidi" w:cstheme="majorBidi"/>
          <w:sz w:val="20"/>
          <w:szCs w:val="20"/>
        </w:rPr>
        <w:t xml:space="preserve">, therefore, serves as a logical point of departure in responding truthfully to many contemporary notions about race, racism, and other broadly legitimate concerns regarding cultural and class-based abuses of power and privilege, especially as pertains to sexism and class, including, of course, the specter of white supremacy in our present time. At the same time, the Islamic doctrine of the </w:t>
      </w:r>
      <w:r w:rsidRPr="003752F7">
        <w:rPr>
          <w:rFonts w:asciiTheme="majorBidi" w:hAnsiTheme="majorBidi" w:cstheme="majorBidi"/>
          <w:i/>
          <w:iCs/>
          <w:sz w:val="20"/>
          <w:szCs w:val="20"/>
        </w:rPr>
        <w:t>Fiṭra</w:t>
      </w:r>
      <w:r w:rsidRPr="003752F7">
        <w:rPr>
          <w:rStyle w:val="FootnoteReference"/>
          <w:rFonts w:asciiTheme="majorBidi" w:hAnsiTheme="majorBidi" w:cstheme="majorBidi"/>
          <w:sz w:val="20"/>
          <w:szCs w:val="20"/>
        </w:rPr>
        <w:t xml:space="preserve"> </w:t>
      </w:r>
      <w:r w:rsidRPr="003752F7">
        <w:rPr>
          <w:rFonts w:asciiTheme="majorBidi" w:hAnsiTheme="majorBidi" w:cstheme="majorBidi"/>
          <w:sz w:val="20"/>
          <w:szCs w:val="20"/>
        </w:rPr>
        <w:t xml:space="preserve">enables the believer to avoid the pitfalls of fallacious “post-truth” theories, such as their tendency to make sweeping, unfounded generalizations about individuals and groups. </w:t>
      </w:r>
      <w:r w:rsidRPr="003752F7">
        <w:rPr>
          <w:rFonts w:asciiTheme="majorBidi" w:hAnsiTheme="majorBidi" w:cstheme="majorBidi"/>
          <w:color w:val="000000"/>
          <w:sz w:val="20"/>
          <w:szCs w:val="20"/>
        </w:rPr>
        <w:t xml:space="preserve">The Islamic Doctrine of the </w:t>
      </w:r>
      <w:r w:rsidRPr="003752F7">
        <w:rPr>
          <w:rFonts w:asciiTheme="majorBidi" w:hAnsiTheme="majorBidi" w:cstheme="majorBidi"/>
          <w:i/>
          <w:iCs/>
          <w:sz w:val="20"/>
          <w:szCs w:val="20"/>
        </w:rPr>
        <w:t>Fiṭra</w:t>
      </w:r>
      <w:r w:rsidRPr="003752F7">
        <w:rPr>
          <w:rFonts w:asciiTheme="majorBidi" w:hAnsiTheme="majorBidi" w:cstheme="majorBidi"/>
          <w:sz w:val="20"/>
          <w:szCs w:val="20"/>
        </w:rPr>
        <w:t xml:space="preserve"> emphasizes that, for all human beings,</w:t>
      </w:r>
      <w:r w:rsidRPr="003752F7">
        <w:rPr>
          <w:rFonts w:asciiTheme="majorBidi" w:hAnsiTheme="majorBidi" w:cstheme="majorBidi"/>
          <w:color w:val="000000"/>
          <w:sz w:val="20"/>
          <w:szCs w:val="20"/>
        </w:rPr>
        <w:t xml:space="preserve"> health is more fundamental than illness, and soundness is more basic than depravity. Knowledge and decency are inherent to the very structure of our souls and our perception of reality. We naturally recognize “truth-bearing” knowledge, and all sound education for us is a process of being guided out of the darkness back into the light from which we came originally. In Latin, “to educate” (</w:t>
      </w:r>
      <w:r w:rsidRPr="003752F7">
        <w:rPr>
          <w:rFonts w:asciiTheme="majorBidi" w:hAnsiTheme="majorBidi" w:cstheme="majorBidi"/>
          <w:i/>
          <w:iCs/>
          <w:color w:val="000000" w:themeColor="text1"/>
          <w:sz w:val="20"/>
          <w:szCs w:val="20"/>
        </w:rPr>
        <w:t>ē</w:t>
      </w:r>
      <w:r w:rsidRPr="003752F7">
        <w:rPr>
          <w:rFonts w:asciiTheme="majorBidi" w:hAnsiTheme="majorBidi" w:cstheme="majorBidi"/>
          <w:i/>
          <w:iCs/>
          <w:color w:val="000000"/>
          <w:sz w:val="20"/>
          <w:szCs w:val="20"/>
        </w:rPr>
        <w:t>d</w:t>
      </w:r>
      <w:r w:rsidRPr="003752F7">
        <w:rPr>
          <w:rFonts w:asciiTheme="majorBidi" w:hAnsiTheme="majorBidi" w:cstheme="majorBidi"/>
          <w:i/>
          <w:iCs/>
          <w:sz w:val="20"/>
          <w:szCs w:val="20"/>
        </w:rPr>
        <w:t>o</w:t>
      </w:r>
      <w:r w:rsidRPr="003752F7">
        <w:rPr>
          <w:rFonts w:asciiTheme="majorBidi" w:hAnsiTheme="majorBidi" w:cstheme="majorBidi"/>
          <w:i/>
          <w:iCs/>
          <w:color w:val="000000"/>
          <w:sz w:val="20"/>
          <w:szCs w:val="20"/>
        </w:rPr>
        <w:t>c</w:t>
      </w:r>
      <w:r w:rsidRPr="003752F7">
        <w:rPr>
          <w:rFonts w:asciiTheme="majorBidi" w:hAnsiTheme="majorBidi" w:cstheme="majorBidi"/>
          <w:i/>
          <w:iCs/>
          <w:color w:val="000000" w:themeColor="text1"/>
          <w:sz w:val="20"/>
          <w:szCs w:val="20"/>
        </w:rPr>
        <w:t>ē</w:t>
      </w:r>
      <w:r w:rsidRPr="003752F7">
        <w:rPr>
          <w:rFonts w:asciiTheme="majorBidi" w:hAnsiTheme="majorBidi" w:cstheme="majorBidi"/>
          <w:i/>
          <w:iCs/>
          <w:color w:val="000000"/>
          <w:sz w:val="20"/>
          <w:szCs w:val="20"/>
        </w:rPr>
        <w:t>re</w:t>
      </w:r>
      <w:r w:rsidRPr="003752F7">
        <w:rPr>
          <w:rFonts w:asciiTheme="majorBidi" w:hAnsiTheme="majorBidi" w:cstheme="majorBidi"/>
          <w:color w:val="000000"/>
          <w:sz w:val="20"/>
          <w:szCs w:val="20"/>
        </w:rPr>
        <w:t>) means “to inform” and “to teach thoroughly.” True “education” guides the student out of the darkness of ignorance and confusion to the light of understanding. But the word “to educate” is also closely related in Latin to the verb</w:t>
      </w:r>
      <w:r w:rsidRPr="003752F7">
        <w:rPr>
          <w:rFonts w:asciiTheme="majorBidi" w:hAnsiTheme="majorBidi" w:cstheme="majorBidi"/>
          <w:i/>
          <w:iCs/>
          <w:color w:val="000000" w:themeColor="text1"/>
          <w:sz w:val="20"/>
          <w:szCs w:val="20"/>
        </w:rPr>
        <w:t xml:space="preserve"> ē</w:t>
      </w:r>
      <w:r w:rsidRPr="003752F7">
        <w:rPr>
          <w:rFonts w:asciiTheme="majorBidi" w:hAnsiTheme="majorBidi" w:cstheme="majorBidi"/>
          <w:i/>
          <w:iCs/>
          <w:color w:val="000000"/>
          <w:sz w:val="20"/>
          <w:szCs w:val="20"/>
        </w:rPr>
        <w:t>d</w:t>
      </w:r>
      <w:r w:rsidRPr="003752F7">
        <w:rPr>
          <w:rFonts w:asciiTheme="majorBidi" w:hAnsiTheme="majorBidi" w:cstheme="majorBidi"/>
          <w:i/>
          <w:iCs/>
          <w:sz w:val="20"/>
          <w:szCs w:val="20"/>
        </w:rPr>
        <w:t>ū</w:t>
      </w:r>
      <w:r w:rsidRPr="003752F7">
        <w:rPr>
          <w:rFonts w:asciiTheme="majorBidi" w:hAnsiTheme="majorBidi" w:cstheme="majorBidi"/>
          <w:i/>
          <w:iCs/>
          <w:color w:val="000000"/>
          <w:sz w:val="20"/>
          <w:szCs w:val="20"/>
        </w:rPr>
        <w:t>cere</w:t>
      </w:r>
      <w:r w:rsidRPr="003752F7">
        <w:rPr>
          <w:rFonts w:asciiTheme="majorBidi" w:hAnsiTheme="majorBidi" w:cstheme="majorBidi"/>
          <w:color w:val="000000"/>
          <w:sz w:val="20"/>
          <w:szCs w:val="20"/>
        </w:rPr>
        <w:t xml:space="preserve">, which denotes the process of “leading out” or “drawing out.” Such beneficent “education” is basically an act of “re-membering” that leads and draws us out of confusion back to the truth and certainty that are native to us. It does this by putting the separate parts of what we intrinsically knew back where they belong so that, with unified understanding, we can “climb back up” to the Unity that we naturally perceive and the coherence of truth in all things around us. Plato takes a similar position in </w:t>
      </w:r>
      <w:r w:rsidRPr="003752F7">
        <w:rPr>
          <w:rFonts w:asciiTheme="majorBidi" w:hAnsiTheme="majorBidi" w:cstheme="majorBidi"/>
          <w:i/>
          <w:iCs/>
          <w:color w:val="000000"/>
          <w:sz w:val="20"/>
          <w:szCs w:val="20"/>
        </w:rPr>
        <w:t xml:space="preserve">Phaedo </w:t>
      </w:r>
      <w:r w:rsidRPr="003752F7">
        <w:rPr>
          <w:rFonts w:asciiTheme="majorBidi" w:hAnsiTheme="majorBidi" w:cstheme="majorBidi"/>
          <w:color w:val="000000"/>
          <w:sz w:val="20"/>
          <w:szCs w:val="20"/>
        </w:rPr>
        <w:t>(</w:t>
      </w:r>
      <w:r w:rsidRPr="003752F7">
        <w:rPr>
          <w:rFonts w:asciiTheme="majorBidi" w:hAnsiTheme="majorBidi" w:cstheme="majorBidi"/>
          <w:i/>
          <w:iCs/>
          <w:color w:val="000000"/>
          <w:sz w:val="20"/>
          <w:szCs w:val="20"/>
        </w:rPr>
        <w:t>On the Soul</w:t>
      </w:r>
      <w:r w:rsidRPr="003752F7">
        <w:rPr>
          <w:rFonts w:asciiTheme="majorBidi" w:hAnsiTheme="majorBidi" w:cstheme="majorBidi"/>
          <w:color w:val="000000"/>
          <w:sz w:val="20"/>
          <w:szCs w:val="20"/>
        </w:rPr>
        <w:t>), which is one of the best-known of Plato’s dialogues and emphasizes the immortality of the human soul. The dialogue is centered on the last hours of Socrates’ life, in which he discussed the Afterlife with the people of Athens. In the work, Plato stresses that Socrates, in the process of proving the immortality of the human Soul, stressed that the human Soul begins from the position of complete knowledge prior to being born into our bodies. Thus, it should not be surprising that b</w:t>
      </w:r>
      <w:r w:rsidRPr="003752F7">
        <w:rPr>
          <w:rFonts w:asciiTheme="majorBidi" w:hAnsiTheme="majorBidi" w:cstheme="majorBidi"/>
          <w:sz w:val="20"/>
          <w:szCs w:val="20"/>
        </w:rPr>
        <w:t xml:space="preserve">elief in the </w:t>
      </w:r>
      <w:r w:rsidRPr="003752F7">
        <w:rPr>
          <w:rFonts w:asciiTheme="majorBidi" w:hAnsiTheme="majorBidi" w:cstheme="majorBidi"/>
          <w:i/>
          <w:iCs/>
          <w:sz w:val="20"/>
          <w:szCs w:val="20"/>
        </w:rPr>
        <w:t>Fiṭra</w:t>
      </w:r>
      <w:r w:rsidRPr="003752F7">
        <w:rPr>
          <w:rFonts w:asciiTheme="majorBidi" w:hAnsiTheme="majorBidi" w:cstheme="majorBidi"/>
          <w:sz w:val="20"/>
          <w:szCs w:val="20"/>
        </w:rPr>
        <w:t xml:space="preserve"> firmly buttresses the Islamic precepts of  “Transcendent Humanism,” an aspiration of human growth and development based on the cultivation of our higher Spirit (</w:t>
      </w:r>
      <w:r w:rsidRPr="003752F7">
        <w:rPr>
          <w:rFonts w:asciiTheme="majorBidi" w:hAnsiTheme="majorBidi" w:cstheme="majorBidi"/>
          <w:i/>
          <w:iCs/>
          <w:sz w:val="20"/>
          <w:szCs w:val="20"/>
        </w:rPr>
        <w:t>al-Rūḥ</w:t>
      </w:r>
      <w:r w:rsidRPr="003752F7">
        <w:rPr>
          <w:rFonts w:asciiTheme="majorBidi" w:hAnsiTheme="majorBidi" w:cstheme="majorBidi"/>
          <w:sz w:val="20"/>
          <w:szCs w:val="20"/>
        </w:rPr>
        <w:t>) by disciplining the lower psyche (</w:t>
      </w:r>
      <w:r w:rsidRPr="003752F7">
        <w:rPr>
          <w:rFonts w:asciiTheme="majorBidi" w:hAnsiTheme="majorBidi" w:cstheme="majorBidi"/>
          <w:i/>
          <w:iCs/>
          <w:sz w:val="20"/>
          <w:szCs w:val="20"/>
        </w:rPr>
        <w:t>al-nafs</w:t>
      </w:r>
      <w:r w:rsidRPr="003752F7">
        <w:rPr>
          <w:rFonts w:asciiTheme="majorBidi" w:hAnsiTheme="majorBidi" w:cstheme="majorBidi"/>
          <w:sz w:val="20"/>
          <w:szCs w:val="20"/>
        </w:rPr>
        <w:t xml:space="preserve">) and bringing under control its short-sightedness, its evils, angers, passions, and unfettered appetites. The Prophetic Doctrine of the </w:t>
      </w:r>
      <w:r w:rsidRPr="003752F7">
        <w:rPr>
          <w:rFonts w:asciiTheme="majorBidi" w:hAnsiTheme="majorBidi" w:cstheme="majorBidi"/>
          <w:i/>
          <w:iCs/>
          <w:sz w:val="20"/>
          <w:szCs w:val="20"/>
        </w:rPr>
        <w:t>Fiṭra</w:t>
      </w:r>
      <w:r w:rsidRPr="003752F7">
        <w:rPr>
          <w:rFonts w:asciiTheme="majorBidi" w:hAnsiTheme="majorBidi" w:cstheme="majorBidi"/>
          <w:sz w:val="20"/>
          <w:szCs w:val="20"/>
        </w:rPr>
        <w:t xml:space="preserve"> acknowledges that human beings all have powerful innate potentials that range between ascending to the “highest of the high” or falling to the “lowest of the low.” At the lower end of the spectrum, there is “man, the animal” (</w:t>
      </w:r>
      <w:r w:rsidRPr="003752F7">
        <w:rPr>
          <w:rFonts w:asciiTheme="majorBidi" w:hAnsiTheme="majorBidi" w:cstheme="majorBidi"/>
          <w:i/>
          <w:iCs/>
          <w:sz w:val="20"/>
          <w:szCs w:val="20"/>
        </w:rPr>
        <w:t>al-insān al-ḥayawān</w:t>
      </w:r>
      <w:r w:rsidRPr="003752F7">
        <w:rPr>
          <w:rFonts w:asciiTheme="majorBidi" w:hAnsiTheme="majorBidi" w:cstheme="majorBidi"/>
          <w:sz w:val="20"/>
          <w:szCs w:val="20"/>
        </w:rPr>
        <w:t xml:space="preserve">): tribalistic, racist, selfish, indulgent, intemperate, predatory, and ultimately detrimental to himself, others, and the environment. Physically, we belong, of course, to the vast animal kingdom, but when we refuse to complement and transcend our purely animal dimensions, we become the most harmful of all animals that God has placed on the earth. At our worst, “man, the animal” is unnatural and serves to his own detriment as </w:t>
      </w:r>
      <w:r w:rsidRPr="003752F7">
        <w:rPr>
          <w:rFonts w:asciiTheme="majorBidi" w:hAnsiTheme="majorBidi" w:cstheme="majorBidi"/>
          <w:sz w:val="20"/>
          <w:szCs w:val="20"/>
          <w:shd w:val="clear" w:color="auto" w:fill="FFFFFF" w:themeFill="background1"/>
        </w:rPr>
        <w:t>both</w:t>
      </w:r>
      <w:r w:rsidRPr="003752F7">
        <w:rPr>
          <w:rFonts w:asciiTheme="majorBidi" w:hAnsiTheme="majorBidi" w:cstheme="majorBidi"/>
          <w:sz w:val="20"/>
          <w:szCs w:val="20"/>
        </w:rPr>
        <w:t xml:space="preserve"> a key that unlocks evil and releases it upon the world, </w:t>
      </w:r>
      <w:r w:rsidRPr="003752F7">
        <w:rPr>
          <w:rFonts w:asciiTheme="majorBidi" w:hAnsiTheme="majorBidi" w:cstheme="majorBidi"/>
          <w:sz w:val="20"/>
          <w:szCs w:val="20"/>
          <w:shd w:val="clear" w:color="auto" w:fill="FFFFFF" w:themeFill="background1"/>
        </w:rPr>
        <w:t>as well as</w:t>
      </w:r>
      <w:r w:rsidRPr="003752F7">
        <w:rPr>
          <w:rFonts w:asciiTheme="majorBidi" w:hAnsiTheme="majorBidi" w:cstheme="majorBidi"/>
          <w:sz w:val="20"/>
          <w:szCs w:val="20"/>
        </w:rPr>
        <w:t xml:space="preserve"> a </w:t>
      </w:r>
      <w:r w:rsidRPr="003752F7">
        <w:rPr>
          <w:rFonts w:asciiTheme="majorBidi" w:hAnsiTheme="majorBidi" w:cstheme="majorBidi"/>
          <w:sz w:val="20"/>
          <w:szCs w:val="20"/>
          <w:shd w:val="clear" w:color="auto" w:fill="FFFFFF" w:themeFill="background1"/>
        </w:rPr>
        <w:t>“</w:t>
      </w:r>
      <w:r w:rsidRPr="003752F7">
        <w:rPr>
          <w:rFonts w:asciiTheme="majorBidi" w:hAnsiTheme="majorBidi" w:cstheme="majorBidi"/>
          <w:sz w:val="20"/>
          <w:szCs w:val="20"/>
        </w:rPr>
        <w:t>lock</w:t>
      </w:r>
      <w:r w:rsidRPr="003752F7">
        <w:rPr>
          <w:rFonts w:asciiTheme="majorBidi" w:hAnsiTheme="majorBidi" w:cstheme="majorBidi"/>
          <w:sz w:val="20"/>
          <w:szCs w:val="20"/>
          <w:shd w:val="clear" w:color="auto" w:fill="FFFFFF" w:themeFill="background1"/>
        </w:rPr>
        <w:t>”</w:t>
      </w:r>
      <w:r w:rsidRPr="003752F7">
        <w:rPr>
          <w:rFonts w:asciiTheme="majorBidi" w:hAnsiTheme="majorBidi" w:cstheme="majorBidi"/>
          <w:sz w:val="20"/>
          <w:szCs w:val="20"/>
        </w:rPr>
        <w:t xml:space="preserve"> that obstructs and </w:t>
      </w:r>
      <w:r w:rsidRPr="003752F7">
        <w:rPr>
          <w:rFonts w:asciiTheme="majorBidi" w:hAnsiTheme="majorBidi" w:cstheme="majorBidi"/>
          <w:sz w:val="20"/>
          <w:szCs w:val="20"/>
          <w:shd w:val="clear" w:color="auto" w:fill="FFFFFF" w:themeFill="background1"/>
        </w:rPr>
        <w:t xml:space="preserve">bars </w:t>
      </w:r>
      <w:r w:rsidRPr="003752F7">
        <w:rPr>
          <w:rFonts w:asciiTheme="majorBidi" w:hAnsiTheme="majorBidi" w:cstheme="majorBidi"/>
          <w:sz w:val="20"/>
          <w:szCs w:val="20"/>
        </w:rPr>
        <w:t>what is good from access to himself and others. At our best, however, and at the higher, transcendent extremity, there is “man in his perfection” (</w:t>
      </w:r>
      <w:r w:rsidRPr="003752F7">
        <w:rPr>
          <w:rFonts w:asciiTheme="majorBidi" w:hAnsiTheme="majorBidi" w:cstheme="majorBidi"/>
          <w:i/>
          <w:iCs/>
          <w:sz w:val="20"/>
          <w:szCs w:val="20"/>
        </w:rPr>
        <w:t>al-insān al-kāmil</w:t>
      </w:r>
      <w:r w:rsidRPr="003752F7">
        <w:rPr>
          <w:rFonts w:asciiTheme="majorBidi" w:hAnsiTheme="majorBidi" w:cstheme="majorBidi"/>
          <w:sz w:val="20"/>
          <w:szCs w:val="20"/>
        </w:rPr>
        <w:t>), who embodies all of the highest human possibilities imbued in the</w:t>
      </w:r>
      <w:r w:rsidRPr="003752F7">
        <w:rPr>
          <w:rFonts w:asciiTheme="majorBidi" w:hAnsiTheme="majorBidi" w:cstheme="majorBidi"/>
          <w:i/>
          <w:iCs/>
          <w:sz w:val="20"/>
          <w:szCs w:val="20"/>
        </w:rPr>
        <w:t xml:space="preserve"> Fiṭra</w:t>
      </w:r>
      <w:r w:rsidRPr="003752F7">
        <w:rPr>
          <w:rFonts w:asciiTheme="majorBidi" w:hAnsiTheme="majorBidi" w:cstheme="majorBidi"/>
          <w:sz w:val="20"/>
          <w:szCs w:val="20"/>
        </w:rPr>
        <w:t xml:space="preserve"> and uses them to complement and perfect our animal dispositions, serve God, perfect humanity, and protect the environment. </w:t>
      </w:r>
      <w:r w:rsidRPr="003752F7">
        <w:rPr>
          <w:sz w:val="20"/>
          <w:szCs w:val="20"/>
        </w:rPr>
        <w:t>Most of the material presented on the</w:t>
      </w:r>
      <w:r w:rsidRPr="003752F7">
        <w:rPr>
          <w:rFonts w:asciiTheme="majorBidi" w:hAnsiTheme="majorBidi" w:cstheme="majorBidi"/>
          <w:i/>
          <w:iCs/>
          <w:sz w:val="20"/>
          <w:szCs w:val="20"/>
        </w:rPr>
        <w:t xml:space="preserve"> Fiṭra</w:t>
      </w:r>
      <w:r w:rsidRPr="003752F7">
        <w:rPr>
          <w:sz w:val="20"/>
          <w:szCs w:val="20"/>
        </w:rPr>
        <w:t xml:space="preserve"> in this book is taken from a work I wrote in Arabic on the topic: Umar F. Abd-Allah, </w:t>
      </w:r>
      <w:r w:rsidRPr="003752F7">
        <w:rPr>
          <w:i/>
          <w:iCs/>
          <w:sz w:val="20"/>
          <w:szCs w:val="20"/>
        </w:rPr>
        <w:t>Al-</w:t>
      </w:r>
      <w:r w:rsidRPr="003752F7">
        <w:rPr>
          <w:rFonts w:asciiTheme="majorBidi" w:hAnsiTheme="majorBidi" w:cstheme="majorBidi"/>
          <w:i/>
          <w:iCs/>
          <w:sz w:val="20"/>
          <w:szCs w:val="20"/>
        </w:rPr>
        <w:t>Īmān Fiṭra: Dirāsa li-al-Īmān Fiṭrī fī al-Qur’ān</w:t>
      </w:r>
      <w:r w:rsidRPr="003752F7">
        <w:rPr>
          <w:i/>
          <w:iCs/>
          <w:sz w:val="20"/>
          <w:szCs w:val="20"/>
        </w:rPr>
        <w:t xml:space="preserve"> wa al-Sunna wa Kath</w:t>
      </w:r>
      <w:r w:rsidRPr="003752F7">
        <w:rPr>
          <w:rFonts w:asciiTheme="majorBidi" w:hAnsiTheme="majorBidi" w:cstheme="majorBidi"/>
          <w:i/>
          <w:iCs/>
          <w:sz w:val="20"/>
          <w:szCs w:val="20"/>
        </w:rPr>
        <w:t>īr min al-Milal wa al-Niḥal</w:t>
      </w:r>
      <w:r w:rsidRPr="003752F7">
        <w:rPr>
          <w:rFonts w:asciiTheme="majorBidi" w:hAnsiTheme="majorBidi" w:cstheme="majorBidi"/>
          <w:sz w:val="20"/>
          <w:szCs w:val="20"/>
        </w:rPr>
        <w:t xml:space="preserve"> (</w:t>
      </w:r>
      <w:r w:rsidRPr="003752F7">
        <w:rPr>
          <w:rFonts w:asciiTheme="majorBidi" w:hAnsiTheme="majorBidi" w:cstheme="majorBidi"/>
          <w:i/>
          <w:iCs/>
          <w:sz w:val="20"/>
          <w:szCs w:val="20"/>
        </w:rPr>
        <w:t>Faith Is Our Natural Disposition: A Study of Primordial Faith in Various Religious Communities and Creeds</w:t>
      </w:r>
      <w:r w:rsidRPr="003752F7">
        <w:rPr>
          <w:rFonts w:asciiTheme="majorBidi" w:hAnsiTheme="majorBidi" w:cstheme="majorBidi"/>
          <w:sz w:val="20"/>
          <w:szCs w:val="20"/>
        </w:rPr>
        <w:t>) (Abu Dhabi: Dār al-Faqīh, 1435/2014), 645 pages</w:t>
      </w:r>
      <w:r w:rsidRPr="003752F7">
        <w:rPr>
          <w:sz w:val="20"/>
          <w:szCs w:val="20"/>
        </w:rPr>
        <w:t>.</w:t>
      </w:r>
    </w:p>
  </w:footnote>
  <w:footnote w:id="126">
    <w:p w14:paraId="66EE65F1" w14:textId="6BF22C20" w:rsidR="0059628C" w:rsidRPr="003752F7" w:rsidRDefault="00262285" w:rsidP="006F4016">
      <w:pPr>
        <w:autoSpaceDE w:val="0"/>
        <w:autoSpaceDN w:val="0"/>
        <w:adjustRightInd w:val="0"/>
        <w:rPr>
          <w:rFonts w:asciiTheme="majorBidi" w:eastAsiaTheme="minorEastAsia"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008B5CD7" w:rsidRPr="003752F7">
        <w:rPr>
          <w:rFonts w:asciiTheme="majorBidi" w:hAnsiTheme="majorBidi" w:cstheme="majorBidi"/>
          <w:b/>
          <w:bCs/>
          <w:sz w:val="20"/>
          <w:szCs w:val="20"/>
        </w:rPr>
        <w:t>Islamic Humanism</w:t>
      </w:r>
      <w:r w:rsidR="005D795A" w:rsidRPr="003752F7">
        <w:rPr>
          <w:rFonts w:asciiTheme="majorBidi" w:hAnsiTheme="majorBidi" w:cstheme="majorBidi"/>
          <w:sz w:val="20"/>
          <w:szCs w:val="20"/>
        </w:rPr>
        <w:t xml:space="preserve"> </w:t>
      </w:r>
      <w:r w:rsidR="00431280" w:rsidRPr="003752F7">
        <w:rPr>
          <w:rFonts w:asciiTheme="majorBidi" w:hAnsiTheme="majorBidi" w:cstheme="majorBidi"/>
          <w:sz w:val="20"/>
          <w:szCs w:val="20"/>
        </w:rPr>
        <w:t>may</w:t>
      </w:r>
      <w:r w:rsidR="005D795A" w:rsidRPr="003752F7">
        <w:rPr>
          <w:rFonts w:asciiTheme="majorBidi" w:hAnsiTheme="majorBidi" w:cstheme="majorBidi"/>
          <w:sz w:val="20"/>
          <w:szCs w:val="20"/>
        </w:rPr>
        <w:t xml:space="preserve"> also</w:t>
      </w:r>
      <w:r w:rsidR="00431280" w:rsidRPr="003752F7">
        <w:rPr>
          <w:rFonts w:asciiTheme="majorBidi" w:hAnsiTheme="majorBidi" w:cstheme="majorBidi"/>
          <w:sz w:val="20"/>
          <w:szCs w:val="20"/>
        </w:rPr>
        <w:t xml:space="preserve"> be</w:t>
      </w:r>
      <w:r w:rsidR="005D795A" w:rsidRPr="003752F7">
        <w:rPr>
          <w:rFonts w:asciiTheme="majorBidi" w:hAnsiTheme="majorBidi" w:cstheme="majorBidi"/>
          <w:sz w:val="20"/>
          <w:szCs w:val="20"/>
        </w:rPr>
        <w:t xml:space="preserve"> referred to as Moral</w:t>
      </w:r>
      <w:r w:rsidR="00980CC7" w:rsidRPr="003752F7">
        <w:rPr>
          <w:rFonts w:asciiTheme="majorBidi" w:hAnsiTheme="majorBidi" w:cstheme="majorBidi"/>
          <w:sz w:val="20"/>
          <w:szCs w:val="20"/>
        </w:rPr>
        <w:t>,</w:t>
      </w:r>
      <w:r w:rsidR="005D795A" w:rsidRPr="003752F7">
        <w:rPr>
          <w:rFonts w:asciiTheme="majorBidi" w:hAnsiTheme="majorBidi" w:cstheme="majorBidi"/>
          <w:sz w:val="20"/>
          <w:szCs w:val="20"/>
        </w:rPr>
        <w:t xml:space="preserve"> Transcendent</w:t>
      </w:r>
      <w:r w:rsidR="00980CC7" w:rsidRPr="003752F7">
        <w:rPr>
          <w:rFonts w:asciiTheme="majorBidi" w:hAnsiTheme="majorBidi" w:cstheme="majorBidi"/>
          <w:sz w:val="20"/>
          <w:szCs w:val="20"/>
        </w:rPr>
        <w:t>, or Transcendental</w:t>
      </w:r>
      <w:r w:rsidR="005D795A" w:rsidRPr="003752F7">
        <w:rPr>
          <w:rFonts w:asciiTheme="majorBidi" w:hAnsiTheme="majorBidi" w:cstheme="majorBidi"/>
          <w:sz w:val="20"/>
          <w:szCs w:val="20"/>
        </w:rPr>
        <w:t xml:space="preserve"> Humanism</w:t>
      </w:r>
      <w:r w:rsidR="000F4C15" w:rsidRPr="003752F7">
        <w:rPr>
          <w:rFonts w:asciiTheme="majorBidi" w:hAnsiTheme="majorBidi" w:cstheme="majorBidi"/>
          <w:sz w:val="20"/>
          <w:szCs w:val="20"/>
        </w:rPr>
        <w:t xml:space="preserve"> since it emphasizes the moral and Spiritual perfection of Man as God’s Steward on Earth and heir of the Prophets. Islamic Humanism</w:t>
      </w:r>
      <w:r w:rsidR="005D795A" w:rsidRPr="003752F7">
        <w:rPr>
          <w:rFonts w:asciiTheme="majorBidi" w:hAnsiTheme="majorBidi" w:cstheme="majorBidi"/>
          <w:sz w:val="20"/>
          <w:szCs w:val="20"/>
        </w:rPr>
        <w:t xml:space="preserve"> is discussed </w:t>
      </w:r>
      <w:r w:rsidR="00431280" w:rsidRPr="003752F7">
        <w:rPr>
          <w:rFonts w:asciiTheme="majorBidi" w:hAnsiTheme="majorBidi" w:cstheme="majorBidi"/>
          <w:sz w:val="20"/>
          <w:szCs w:val="20"/>
        </w:rPr>
        <w:t>in more detail in Volume Five and other parts of this work.</w:t>
      </w:r>
      <w:r w:rsidR="00567550" w:rsidRPr="003752F7">
        <w:rPr>
          <w:rFonts w:asciiTheme="majorBidi" w:hAnsiTheme="majorBidi" w:cstheme="majorBidi"/>
          <w:sz w:val="20"/>
          <w:szCs w:val="20"/>
        </w:rPr>
        <w:t xml:space="preserve"> Islam’s Intellectual and Spiritual history</w:t>
      </w:r>
      <w:r w:rsidR="007329D6" w:rsidRPr="003752F7">
        <w:rPr>
          <w:rFonts w:asciiTheme="majorBidi" w:hAnsiTheme="majorBidi" w:cstheme="majorBidi"/>
          <w:sz w:val="20"/>
          <w:szCs w:val="20"/>
        </w:rPr>
        <w:t xml:space="preserve"> witnessed the full development of</w:t>
      </w:r>
      <w:r w:rsidR="00567550" w:rsidRPr="003752F7">
        <w:rPr>
          <w:rFonts w:asciiTheme="majorBidi" w:hAnsiTheme="majorBidi" w:cstheme="majorBidi"/>
          <w:sz w:val="20"/>
          <w:szCs w:val="20"/>
        </w:rPr>
        <w:t xml:space="preserve"> Scholasticism</w:t>
      </w:r>
      <w:r w:rsidR="007329D6" w:rsidRPr="003752F7">
        <w:rPr>
          <w:rFonts w:asciiTheme="majorBidi" w:hAnsiTheme="majorBidi" w:cstheme="majorBidi"/>
          <w:sz w:val="20"/>
          <w:szCs w:val="20"/>
        </w:rPr>
        <w:t xml:space="preserve"> and Humanism, which </w:t>
      </w:r>
      <w:r w:rsidR="00431280" w:rsidRPr="003752F7">
        <w:rPr>
          <w:rFonts w:asciiTheme="majorBidi" w:hAnsiTheme="majorBidi" w:cstheme="majorBidi"/>
          <w:sz w:val="20"/>
          <w:szCs w:val="20"/>
        </w:rPr>
        <w:t xml:space="preserve">helped to pollinate the emergent </w:t>
      </w:r>
      <w:r w:rsidR="007329D6" w:rsidRPr="003752F7">
        <w:rPr>
          <w:rFonts w:asciiTheme="majorBidi" w:hAnsiTheme="majorBidi" w:cstheme="majorBidi"/>
          <w:sz w:val="20"/>
          <w:szCs w:val="20"/>
        </w:rPr>
        <w:t>I</w:t>
      </w:r>
      <w:r w:rsidR="00431280" w:rsidRPr="003752F7">
        <w:rPr>
          <w:rFonts w:asciiTheme="majorBidi" w:hAnsiTheme="majorBidi" w:cstheme="majorBidi"/>
          <w:sz w:val="20"/>
          <w:szCs w:val="20"/>
        </w:rPr>
        <w:t xml:space="preserve">ntellectual </w:t>
      </w:r>
      <w:r w:rsidR="007329D6" w:rsidRPr="003752F7">
        <w:rPr>
          <w:rFonts w:asciiTheme="majorBidi" w:hAnsiTheme="majorBidi" w:cstheme="majorBidi"/>
          <w:sz w:val="20"/>
          <w:szCs w:val="20"/>
        </w:rPr>
        <w:t>T</w:t>
      </w:r>
      <w:r w:rsidR="00431280" w:rsidRPr="003752F7">
        <w:rPr>
          <w:rFonts w:asciiTheme="majorBidi" w:hAnsiTheme="majorBidi" w:cstheme="majorBidi"/>
          <w:sz w:val="20"/>
          <w:szCs w:val="20"/>
        </w:rPr>
        <w:t>raditions of West</w:t>
      </w:r>
      <w:r w:rsidR="007329D6" w:rsidRPr="003752F7">
        <w:rPr>
          <w:rFonts w:asciiTheme="majorBidi" w:hAnsiTheme="majorBidi" w:cstheme="majorBidi"/>
          <w:sz w:val="20"/>
          <w:szCs w:val="20"/>
        </w:rPr>
        <w:t xml:space="preserve"> Europe</w:t>
      </w:r>
      <w:r w:rsidR="00431280" w:rsidRPr="003752F7">
        <w:rPr>
          <w:rFonts w:asciiTheme="majorBidi" w:hAnsiTheme="majorBidi" w:cstheme="majorBidi"/>
          <w:sz w:val="20"/>
          <w:szCs w:val="20"/>
        </w:rPr>
        <w:t xml:space="preserve"> during the High Middle Ages and early Renaissance.</w:t>
      </w:r>
      <w:r w:rsidR="00C64491" w:rsidRPr="003752F7">
        <w:rPr>
          <w:rFonts w:asciiTheme="majorBidi" w:eastAsiaTheme="minorEastAsia" w:hAnsiTheme="majorBidi" w:cstheme="majorBidi"/>
          <w:color w:val="000000"/>
          <w:sz w:val="20"/>
          <w:szCs w:val="20"/>
        </w:rPr>
        <w:t xml:space="preserve"> During the High Middle Ages, the emerging universities of Europe borrowed heavily and benefitted extensively from the jurisprudential and Scholastic colleges of the Muslim world</w:t>
      </w:r>
      <w:r w:rsidR="00AC71F8" w:rsidRPr="003752F7">
        <w:rPr>
          <w:rFonts w:asciiTheme="majorBidi" w:eastAsiaTheme="minorEastAsia" w:hAnsiTheme="majorBidi" w:cstheme="majorBidi"/>
          <w:color w:val="000000"/>
          <w:sz w:val="20"/>
          <w:szCs w:val="20"/>
        </w:rPr>
        <w:t xml:space="preserve">, </w:t>
      </w:r>
      <w:r w:rsidR="0027564B" w:rsidRPr="003752F7">
        <w:rPr>
          <w:rFonts w:asciiTheme="majorBidi" w:eastAsiaTheme="minorEastAsia" w:hAnsiTheme="majorBidi" w:cstheme="majorBidi"/>
          <w:color w:val="000000"/>
          <w:sz w:val="20"/>
          <w:szCs w:val="20"/>
        </w:rPr>
        <w:t xml:space="preserve">stimulating the development in the Christian West of </w:t>
      </w:r>
      <w:r w:rsidR="00AC71F8" w:rsidRPr="003752F7">
        <w:rPr>
          <w:rFonts w:asciiTheme="majorBidi" w:eastAsiaTheme="minorEastAsia" w:hAnsiTheme="majorBidi" w:cstheme="majorBidi"/>
          <w:color w:val="000000"/>
          <w:sz w:val="20"/>
          <w:szCs w:val="20"/>
        </w:rPr>
        <w:t>the doctoral dissertation--researched, written, and defended among peers on an original subject</w:t>
      </w:r>
      <w:r w:rsidR="0027564B" w:rsidRPr="003752F7">
        <w:rPr>
          <w:rFonts w:asciiTheme="majorBidi" w:eastAsiaTheme="minorEastAsia" w:hAnsiTheme="majorBidi" w:cstheme="majorBidi"/>
          <w:color w:val="000000"/>
          <w:sz w:val="20"/>
          <w:szCs w:val="20"/>
        </w:rPr>
        <w:t>—</w:t>
      </w:r>
      <w:r w:rsidR="00AC71F8" w:rsidRPr="003752F7">
        <w:rPr>
          <w:rFonts w:asciiTheme="majorBidi" w:eastAsiaTheme="minorEastAsia" w:hAnsiTheme="majorBidi" w:cstheme="majorBidi"/>
          <w:color w:val="000000"/>
          <w:sz w:val="20"/>
          <w:szCs w:val="20"/>
        </w:rPr>
        <w:t>the</w:t>
      </w:r>
      <w:r w:rsidR="0027564B" w:rsidRPr="003752F7">
        <w:rPr>
          <w:rFonts w:asciiTheme="majorBidi" w:eastAsiaTheme="minorEastAsia" w:hAnsiTheme="majorBidi" w:cstheme="majorBidi"/>
          <w:color w:val="000000"/>
          <w:sz w:val="20"/>
          <w:szCs w:val="20"/>
        </w:rPr>
        <w:t xml:space="preserve"> Doctoral or</w:t>
      </w:r>
      <w:r w:rsidR="00AC71F8" w:rsidRPr="003752F7">
        <w:rPr>
          <w:rFonts w:asciiTheme="majorBidi" w:eastAsiaTheme="minorEastAsia" w:hAnsiTheme="majorBidi" w:cstheme="majorBidi"/>
          <w:color w:val="000000"/>
          <w:sz w:val="20"/>
          <w:szCs w:val="20"/>
        </w:rPr>
        <w:t xml:space="preserve"> Ph.D. degree (the Master’s degree was an indigenous European Church degree), the</w:t>
      </w:r>
      <w:r w:rsidR="000C72D8" w:rsidRPr="003752F7">
        <w:rPr>
          <w:rFonts w:asciiTheme="majorBidi" w:eastAsiaTheme="minorEastAsia" w:hAnsiTheme="majorBidi" w:cstheme="majorBidi"/>
          <w:color w:val="000000"/>
          <w:sz w:val="20"/>
          <w:szCs w:val="20"/>
        </w:rPr>
        <w:t xml:space="preserve"> fundamental</w:t>
      </w:r>
      <w:r w:rsidR="00AC71F8" w:rsidRPr="003752F7">
        <w:rPr>
          <w:rFonts w:asciiTheme="majorBidi" w:eastAsiaTheme="minorEastAsia" w:hAnsiTheme="majorBidi" w:cstheme="majorBidi"/>
          <w:color w:val="000000"/>
          <w:sz w:val="20"/>
          <w:szCs w:val="20"/>
        </w:rPr>
        <w:t xml:space="preserve"> principle of academic freedom, university chairs, professorial robes, and</w:t>
      </w:r>
      <w:r w:rsidR="000C72D8" w:rsidRPr="003752F7">
        <w:rPr>
          <w:rFonts w:asciiTheme="majorBidi" w:eastAsiaTheme="minorEastAsia" w:hAnsiTheme="majorBidi" w:cstheme="majorBidi"/>
          <w:color w:val="000000"/>
          <w:sz w:val="20"/>
          <w:szCs w:val="20"/>
        </w:rPr>
        <w:t xml:space="preserve"> even academic architecture such as</w:t>
      </w:r>
      <w:r w:rsidR="00AC71F8" w:rsidRPr="003752F7">
        <w:rPr>
          <w:rFonts w:asciiTheme="majorBidi" w:eastAsiaTheme="minorEastAsia" w:hAnsiTheme="majorBidi" w:cstheme="majorBidi"/>
          <w:color w:val="000000"/>
          <w:sz w:val="20"/>
          <w:szCs w:val="20"/>
        </w:rPr>
        <w:t xml:space="preserve"> campus quadrangles (quads)</w:t>
      </w:r>
      <w:r w:rsidR="000C72D8" w:rsidRPr="003752F7">
        <w:rPr>
          <w:rFonts w:asciiTheme="majorBidi" w:eastAsiaTheme="minorEastAsia" w:hAnsiTheme="majorBidi" w:cstheme="majorBidi"/>
          <w:color w:val="000000"/>
          <w:sz w:val="20"/>
          <w:szCs w:val="20"/>
        </w:rPr>
        <w:t xml:space="preserve">. </w:t>
      </w:r>
      <w:r w:rsidR="0018722A" w:rsidRPr="003752F7">
        <w:rPr>
          <w:rFonts w:asciiTheme="majorBidi" w:eastAsiaTheme="minorEastAsia" w:hAnsiTheme="majorBidi" w:cstheme="majorBidi"/>
          <w:color w:val="000000"/>
          <w:sz w:val="20"/>
          <w:szCs w:val="20"/>
        </w:rPr>
        <w:t xml:space="preserve">See George Makdisi, </w:t>
      </w:r>
      <w:r w:rsidR="0018722A" w:rsidRPr="003752F7">
        <w:rPr>
          <w:rFonts w:asciiTheme="majorBidi" w:eastAsiaTheme="minorEastAsia" w:hAnsiTheme="majorBidi" w:cstheme="majorBidi"/>
          <w:i/>
          <w:iCs/>
          <w:color w:val="000000"/>
          <w:sz w:val="20"/>
          <w:szCs w:val="20"/>
        </w:rPr>
        <w:t>The Rise of Colleges: Institutions of Learning in Islam and the West</w:t>
      </w:r>
      <w:r w:rsidR="0018722A" w:rsidRPr="003752F7">
        <w:rPr>
          <w:rFonts w:asciiTheme="majorBidi" w:eastAsiaTheme="minorEastAsia" w:hAnsiTheme="majorBidi" w:cstheme="majorBidi"/>
          <w:color w:val="000000"/>
          <w:sz w:val="20"/>
          <w:szCs w:val="20"/>
        </w:rPr>
        <w:t xml:space="preserve"> (Edinburgh: Edinburgh University Press, 1981</w:t>
      </w:r>
      <w:r w:rsidR="000C72D8" w:rsidRPr="003752F7">
        <w:rPr>
          <w:rFonts w:asciiTheme="majorBidi" w:eastAsiaTheme="minorEastAsia" w:hAnsiTheme="majorBidi" w:cstheme="majorBidi"/>
          <w:color w:val="000000"/>
          <w:sz w:val="20"/>
          <w:szCs w:val="20"/>
        </w:rPr>
        <w:t xml:space="preserve">). </w:t>
      </w:r>
      <w:r w:rsidR="006020EB" w:rsidRPr="003752F7">
        <w:rPr>
          <w:rFonts w:asciiTheme="majorBidi" w:eastAsiaTheme="minorEastAsia" w:hAnsiTheme="majorBidi" w:cstheme="majorBidi"/>
          <w:color w:val="000000"/>
          <w:sz w:val="20"/>
          <w:szCs w:val="20"/>
        </w:rPr>
        <w:t>T</w:t>
      </w:r>
      <w:r w:rsidR="006F4016" w:rsidRPr="003752F7">
        <w:rPr>
          <w:rFonts w:asciiTheme="majorBidi" w:eastAsiaTheme="minorEastAsia" w:hAnsiTheme="majorBidi" w:cstheme="majorBidi"/>
          <w:color w:val="000000"/>
          <w:sz w:val="20"/>
          <w:szCs w:val="20"/>
        </w:rPr>
        <w:t>he West</w:t>
      </w:r>
      <w:r w:rsidR="006020EB" w:rsidRPr="003752F7">
        <w:rPr>
          <w:rFonts w:asciiTheme="majorBidi" w:eastAsiaTheme="minorEastAsia" w:hAnsiTheme="majorBidi" w:cstheme="majorBidi"/>
          <w:color w:val="000000"/>
          <w:sz w:val="20"/>
          <w:szCs w:val="20"/>
        </w:rPr>
        <w:t xml:space="preserve"> has</w:t>
      </w:r>
      <w:r w:rsidR="006F4016" w:rsidRPr="003752F7">
        <w:rPr>
          <w:rFonts w:asciiTheme="majorBidi" w:eastAsiaTheme="minorEastAsia" w:hAnsiTheme="majorBidi" w:cstheme="majorBidi"/>
          <w:color w:val="000000"/>
          <w:sz w:val="20"/>
          <w:szCs w:val="20"/>
        </w:rPr>
        <w:t xml:space="preserve"> long acknowledged </w:t>
      </w:r>
      <w:r w:rsidR="003A51E4" w:rsidRPr="003752F7">
        <w:rPr>
          <w:rFonts w:asciiTheme="majorBidi" w:eastAsiaTheme="minorEastAsia" w:hAnsiTheme="majorBidi" w:cstheme="majorBidi"/>
          <w:color w:val="000000"/>
          <w:sz w:val="20"/>
          <w:szCs w:val="20"/>
        </w:rPr>
        <w:t xml:space="preserve">the role of </w:t>
      </w:r>
      <w:r w:rsidR="006F4016" w:rsidRPr="003752F7">
        <w:rPr>
          <w:rFonts w:asciiTheme="majorBidi" w:eastAsiaTheme="minorEastAsia" w:hAnsiTheme="majorBidi" w:cstheme="majorBidi"/>
          <w:color w:val="000000"/>
          <w:sz w:val="20"/>
          <w:szCs w:val="20"/>
        </w:rPr>
        <w:t>Classical Greek and Latin influences</w:t>
      </w:r>
      <w:r w:rsidR="003A51E4" w:rsidRPr="003752F7">
        <w:rPr>
          <w:rFonts w:asciiTheme="majorBidi" w:eastAsiaTheme="minorEastAsia" w:hAnsiTheme="majorBidi" w:cstheme="majorBidi"/>
          <w:color w:val="000000"/>
          <w:sz w:val="20"/>
          <w:szCs w:val="20"/>
        </w:rPr>
        <w:t xml:space="preserve"> as background for</w:t>
      </w:r>
      <w:r w:rsidR="006F4016" w:rsidRPr="003752F7">
        <w:rPr>
          <w:rFonts w:asciiTheme="majorBidi" w:eastAsiaTheme="minorEastAsia" w:hAnsiTheme="majorBidi" w:cstheme="majorBidi"/>
          <w:color w:val="000000"/>
          <w:sz w:val="20"/>
          <w:szCs w:val="20"/>
        </w:rPr>
        <w:t xml:space="preserve"> European Renaissance and the rise of </w:t>
      </w:r>
      <w:r w:rsidR="003A51E4" w:rsidRPr="003752F7">
        <w:rPr>
          <w:rFonts w:asciiTheme="majorBidi" w:eastAsiaTheme="minorEastAsia" w:hAnsiTheme="majorBidi" w:cstheme="majorBidi"/>
          <w:color w:val="000000"/>
          <w:sz w:val="20"/>
          <w:szCs w:val="20"/>
        </w:rPr>
        <w:t>H</w:t>
      </w:r>
      <w:r w:rsidR="006F4016" w:rsidRPr="003752F7">
        <w:rPr>
          <w:rFonts w:asciiTheme="majorBidi" w:eastAsiaTheme="minorEastAsia" w:hAnsiTheme="majorBidi" w:cstheme="majorBidi"/>
          <w:color w:val="000000"/>
          <w:sz w:val="20"/>
          <w:szCs w:val="20"/>
        </w:rPr>
        <w:t xml:space="preserve">umanism, but rarely is it known that Western </w:t>
      </w:r>
      <w:r w:rsidR="003A51E4" w:rsidRPr="003752F7">
        <w:rPr>
          <w:rFonts w:asciiTheme="majorBidi" w:eastAsiaTheme="minorEastAsia" w:hAnsiTheme="majorBidi" w:cstheme="majorBidi"/>
          <w:color w:val="000000"/>
          <w:sz w:val="20"/>
          <w:szCs w:val="20"/>
        </w:rPr>
        <w:t>H</w:t>
      </w:r>
      <w:r w:rsidR="006F4016" w:rsidRPr="003752F7">
        <w:rPr>
          <w:rFonts w:asciiTheme="majorBidi" w:eastAsiaTheme="minorEastAsia" w:hAnsiTheme="majorBidi" w:cstheme="majorBidi"/>
          <w:color w:val="000000"/>
          <w:sz w:val="20"/>
          <w:szCs w:val="20"/>
        </w:rPr>
        <w:t xml:space="preserve">umanism is indebted to </w:t>
      </w:r>
      <w:r w:rsidR="003A51E4" w:rsidRPr="003752F7">
        <w:rPr>
          <w:rFonts w:asciiTheme="majorBidi" w:eastAsiaTheme="minorEastAsia" w:hAnsiTheme="majorBidi" w:cstheme="majorBidi"/>
          <w:color w:val="000000"/>
          <w:sz w:val="20"/>
          <w:szCs w:val="20"/>
        </w:rPr>
        <w:t>the H</w:t>
      </w:r>
      <w:r w:rsidR="006F4016" w:rsidRPr="003752F7">
        <w:rPr>
          <w:rFonts w:asciiTheme="majorBidi" w:eastAsiaTheme="minorEastAsia" w:hAnsiTheme="majorBidi" w:cstheme="majorBidi"/>
          <w:color w:val="000000"/>
          <w:sz w:val="20"/>
          <w:szCs w:val="20"/>
        </w:rPr>
        <w:t xml:space="preserve">umanistic convictions and </w:t>
      </w:r>
      <w:r w:rsidR="003A51E4" w:rsidRPr="003752F7">
        <w:rPr>
          <w:rFonts w:asciiTheme="majorBidi" w:eastAsiaTheme="minorEastAsia" w:hAnsiTheme="majorBidi" w:cstheme="majorBidi"/>
          <w:color w:val="000000"/>
          <w:sz w:val="20"/>
          <w:szCs w:val="20"/>
        </w:rPr>
        <w:t>P</w:t>
      </w:r>
      <w:r w:rsidR="006F4016" w:rsidRPr="003752F7">
        <w:rPr>
          <w:rFonts w:asciiTheme="majorBidi" w:eastAsiaTheme="minorEastAsia" w:hAnsiTheme="majorBidi" w:cstheme="majorBidi"/>
          <w:color w:val="000000"/>
          <w:sz w:val="20"/>
          <w:szCs w:val="20"/>
        </w:rPr>
        <w:t>hilosophies that arose in the Muslim world centuries before</w:t>
      </w:r>
      <w:r w:rsidR="003A51E4" w:rsidRPr="003752F7">
        <w:rPr>
          <w:rFonts w:asciiTheme="majorBidi" w:eastAsiaTheme="minorEastAsia" w:hAnsiTheme="majorBidi" w:cstheme="majorBidi"/>
          <w:color w:val="000000"/>
          <w:sz w:val="20"/>
          <w:szCs w:val="20"/>
        </w:rPr>
        <w:t xml:space="preserve"> the High Middle Ages and Renaissance.</w:t>
      </w:r>
      <w:r w:rsidR="00191F99" w:rsidRPr="003752F7">
        <w:rPr>
          <w:rFonts w:asciiTheme="majorBidi" w:eastAsiaTheme="minorEastAsia" w:hAnsiTheme="majorBidi" w:cstheme="majorBidi"/>
          <w:color w:val="000000"/>
          <w:sz w:val="20"/>
          <w:szCs w:val="20"/>
        </w:rPr>
        <w:t xml:space="preserve"> Such Islamic influence on the rise of Western Humanism is—among countless other historical proofs—reflected in the famous quotation of Pico della Mirandola (d. 1494), one of the driving forces behind the development of Humanism in Renaissance Italy, when he said i</w:t>
      </w:r>
      <w:r w:rsidR="0059628C" w:rsidRPr="003752F7">
        <w:rPr>
          <w:rFonts w:asciiTheme="majorBidi" w:eastAsiaTheme="minorEastAsia" w:hAnsiTheme="majorBidi" w:cstheme="majorBidi"/>
          <w:color w:val="000000"/>
          <w:sz w:val="20"/>
          <w:szCs w:val="20"/>
        </w:rPr>
        <w:t>n his</w:t>
      </w:r>
      <w:r w:rsidR="00191F99" w:rsidRPr="003752F7">
        <w:rPr>
          <w:rFonts w:asciiTheme="majorBidi" w:eastAsiaTheme="minorEastAsia" w:hAnsiTheme="majorBidi" w:cstheme="majorBidi"/>
          <w:color w:val="000000"/>
          <w:sz w:val="20"/>
          <w:szCs w:val="20"/>
        </w:rPr>
        <w:t xml:space="preserve"> </w:t>
      </w:r>
      <w:r w:rsidR="00191F99" w:rsidRPr="003752F7">
        <w:rPr>
          <w:rFonts w:asciiTheme="majorBidi" w:eastAsiaTheme="minorEastAsia" w:hAnsiTheme="majorBidi" w:cstheme="majorBidi"/>
          <w:i/>
          <w:iCs/>
          <w:color w:val="000000"/>
          <w:sz w:val="20"/>
          <w:szCs w:val="20"/>
        </w:rPr>
        <w:t xml:space="preserve">Oration on the Dignity of Man </w:t>
      </w:r>
      <w:r w:rsidR="00191F99" w:rsidRPr="003752F7">
        <w:rPr>
          <w:rFonts w:asciiTheme="majorBidi" w:eastAsiaTheme="minorEastAsia" w:hAnsiTheme="majorBidi" w:cstheme="majorBidi"/>
          <w:color w:val="000000"/>
          <w:sz w:val="20"/>
          <w:szCs w:val="20"/>
        </w:rPr>
        <w:t>(</w:t>
      </w:r>
      <w:r w:rsidR="0059628C" w:rsidRPr="003752F7">
        <w:rPr>
          <w:rFonts w:asciiTheme="majorBidi" w:eastAsiaTheme="minorEastAsia" w:hAnsiTheme="majorBidi" w:cstheme="majorBidi"/>
          <w:color w:val="000000"/>
          <w:sz w:val="20"/>
          <w:szCs w:val="20"/>
        </w:rPr>
        <w:t xml:space="preserve">Latin: </w:t>
      </w:r>
      <w:r w:rsidR="00191F99" w:rsidRPr="003752F7">
        <w:rPr>
          <w:rFonts w:asciiTheme="majorBidi" w:eastAsiaTheme="minorEastAsia" w:hAnsiTheme="majorBidi" w:cstheme="majorBidi"/>
          <w:i/>
          <w:iCs/>
          <w:color w:val="1A1A1A"/>
          <w:sz w:val="20"/>
          <w:szCs w:val="20"/>
        </w:rPr>
        <w:t>Oratio de hominis dignitate</w:t>
      </w:r>
      <w:r w:rsidR="00191F99" w:rsidRPr="003752F7">
        <w:rPr>
          <w:rFonts w:asciiTheme="majorBidi" w:eastAsiaTheme="minorEastAsia" w:hAnsiTheme="majorBidi" w:cstheme="majorBidi"/>
          <w:color w:val="1A1A1A"/>
          <w:sz w:val="20"/>
          <w:szCs w:val="20"/>
        </w:rPr>
        <w:t xml:space="preserve">) (1486), which is called </w:t>
      </w:r>
      <w:r w:rsidR="00191F99" w:rsidRPr="003752F7">
        <w:rPr>
          <w:rFonts w:asciiTheme="majorBidi" w:eastAsiaTheme="minorEastAsia" w:hAnsiTheme="majorBidi" w:cstheme="majorBidi"/>
          <w:color w:val="000000"/>
          <w:sz w:val="20"/>
          <w:szCs w:val="20"/>
        </w:rPr>
        <w:t>the “manifesto” of the Renaissance</w:t>
      </w:r>
      <w:r w:rsidR="0059628C" w:rsidRPr="003752F7">
        <w:rPr>
          <w:rFonts w:asciiTheme="majorBidi" w:eastAsiaTheme="minorEastAsia" w:hAnsiTheme="majorBidi" w:cstheme="majorBidi"/>
          <w:color w:val="000000"/>
          <w:sz w:val="20"/>
          <w:szCs w:val="20"/>
        </w:rPr>
        <w:t>:</w:t>
      </w:r>
      <w:r w:rsidR="00191F99" w:rsidRPr="003752F7">
        <w:rPr>
          <w:rFonts w:asciiTheme="majorBidi" w:eastAsiaTheme="minorEastAsia" w:hAnsiTheme="majorBidi" w:cstheme="majorBidi"/>
          <w:color w:val="000000"/>
          <w:sz w:val="20"/>
          <w:szCs w:val="20"/>
        </w:rPr>
        <w:t xml:space="preserve"> </w:t>
      </w:r>
    </w:p>
    <w:p w14:paraId="7044B3DB" w14:textId="77777777" w:rsidR="0059628C" w:rsidRPr="003752F7" w:rsidRDefault="00191F99" w:rsidP="0059628C">
      <w:pPr>
        <w:autoSpaceDE w:val="0"/>
        <w:autoSpaceDN w:val="0"/>
        <w:adjustRightInd w:val="0"/>
        <w:ind w:left="720" w:right="1350"/>
        <w:rPr>
          <w:rFonts w:asciiTheme="majorBidi" w:eastAsiaTheme="minorEastAsia" w:hAnsiTheme="majorBidi" w:cstheme="majorBidi"/>
          <w:color w:val="000000"/>
          <w:sz w:val="20"/>
          <w:szCs w:val="20"/>
        </w:rPr>
      </w:pPr>
      <w:r w:rsidRPr="003752F7">
        <w:rPr>
          <w:rFonts w:asciiTheme="majorBidi" w:eastAsiaTheme="minorEastAsia" w:hAnsiTheme="majorBidi" w:cstheme="majorBidi"/>
          <w:color w:val="000000"/>
          <w:sz w:val="20"/>
          <w:szCs w:val="20"/>
        </w:rPr>
        <w:t xml:space="preserve">I have read, reverend Fathers, in the works of the Arabs, that when Abdala the Saracen was asked what he regarded as most to be wondered at on the world’s stage, so to speak, he answered that there was nothing to be seen more wonderful than man.” </w:t>
      </w:r>
    </w:p>
    <w:p w14:paraId="6E9E6F79" w14:textId="19887649" w:rsidR="006F4016" w:rsidRPr="003752F7" w:rsidRDefault="00191F99" w:rsidP="006F4016">
      <w:pPr>
        <w:autoSpaceDE w:val="0"/>
        <w:autoSpaceDN w:val="0"/>
        <w:adjustRightInd w:val="0"/>
        <w:rPr>
          <w:rFonts w:asciiTheme="majorBidi" w:eastAsiaTheme="minorEastAsia" w:hAnsiTheme="majorBidi" w:cstheme="majorBidi"/>
          <w:color w:val="000000"/>
          <w:sz w:val="20"/>
          <w:szCs w:val="20"/>
        </w:rPr>
      </w:pPr>
      <w:r w:rsidRPr="003752F7">
        <w:rPr>
          <w:rFonts w:asciiTheme="majorBidi" w:eastAsiaTheme="minorEastAsia" w:hAnsiTheme="majorBidi" w:cstheme="majorBidi"/>
          <w:color w:val="000000"/>
          <w:sz w:val="20"/>
          <w:szCs w:val="20"/>
        </w:rPr>
        <w:t xml:space="preserve">“Abdala the Saracen (Arab)” is probably a reference to ‘Abd-Allāh ibn Qutayba (d. 276/889) was a famous Muslim </w:t>
      </w:r>
      <w:r w:rsidR="0059628C" w:rsidRPr="003752F7">
        <w:rPr>
          <w:rFonts w:asciiTheme="majorBidi" w:eastAsiaTheme="minorEastAsia" w:hAnsiTheme="majorBidi" w:cstheme="majorBidi"/>
          <w:color w:val="000000"/>
          <w:sz w:val="20"/>
          <w:szCs w:val="20"/>
        </w:rPr>
        <w:t>J</w:t>
      </w:r>
      <w:r w:rsidRPr="003752F7">
        <w:rPr>
          <w:rFonts w:asciiTheme="majorBidi" w:eastAsiaTheme="minorEastAsia" w:hAnsiTheme="majorBidi" w:cstheme="majorBidi"/>
          <w:color w:val="000000"/>
          <w:sz w:val="20"/>
          <w:szCs w:val="20"/>
        </w:rPr>
        <w:t xml:space="preserve">udge, </w:t>
      </w:r>
      <w:r w:rsidR="0059628C" w:rsidRPr="003752F7">
        <w:rPr>
          <w:rFonts w:asciiTheme="majorBidi" w:eastAsiaTheme="minorEastAsia" w:hAnsiTheme="majorBidi" w:cstheme="majorBidi"/>
          <w:color w:val="000000"/>
          <w:sz w:val="20"/>
          <w:szCs w:val="20"/>
        </w:rPr>
        <w:t>H</w:t>
      </w:r>
      <w:r w:rsidRPr="003752F7">
        <w:rPr>
          <w:rFonts w:asciiTheme="majorBidi" w:eastAsiaTheme="minorEastAsia" w:hAnsiTheme="majorBidi" w:cstheme="majorBidi"/>
          <w:color w:val="000000"/>
          <w:sz w:val="20"/>
          <w:szCs w:val="20"/>
        </w:rPr>
        <w:t>umanist, litterateur, and polymath, who was, indeed, a true “Renaissance man” in his time and in his own right.</w:t>
      </w:r>
      <w:r w:rsidR="0059628C" w:rsidRPr="003752F7">
        <w:rPr>
          <w:rFonts w:asciiTheme="majorBidi" w:eastAsiaTheme="minorEastAsia" w:hAnsiTheme="majorBidi" w:cstheme="majorBidi"/>
          <w:color w:val="000000"/>
          <w:sz w:val="20"/>
          <w:szCs w:val="20"/>
        </w:rPr>
        <w:t xml:space="preserve"> </w:t>
      </w:r>
      <w:r w:rsidRPr="003752F7">
        <w:rPr>
          <w:rFonts w:asciiTheme="majorBidi" w:eastAsiaTheme="minorEastAsia" w:hAnsiTheme="majorBidi" w:cstheme="majorBidi"/>
          <w:color w:val="000000"/>
          <w:sz w:val="20"/>
          <w:szCs w:val="20"/>
        </w:rPr>
        <w:t xml:space="preserve">Ibn Qutayba </w:t>
      </w:r>
      <w:r w:rsidR="0059628C" w:rsidRPr="003752F7">
        <w:rPr>
          <w:rFonts w:asciiTheme="majorBidi" w:eastAsiaTheme="minorEastAsia" w:hAnsiTheme="majorBidi" w:cstheme="majorBidi"/>
          <w:color w:val="000000"/>
          <w:sz w:val="20"/>
          <w:szCs w:val="20"/>
        </w:rPr>
        <w:t xml:space="preserve">was one of many voices in the Islamic world, emphasizing </w:t>
      </w:r>
      <w:r w:rsidRPr="003752F7">
        <w:rPr>
          <w:rFonts w:asciiTheme="majorBidi" w:eastAsiaTheme="minorEastAsia" w:hAnsiTheme="majorBidi" w:cstheme="majorBidi"/>
          <w:color w:val="000000"/>
          <w:sz w:val="20"/>
          <w:szCs w:val="20"/>
        </w:rPr>
        <w:t xml:space="preserve">the dignity of </w:t>
      </w:r>
      <w:r w:rsidR="0059628C" w:rsidRPr="003752F7">
        <w:rPr>
          <w:rFonts w:asciiTheme="majorBidi" w:eastAsiaTheme="minorEastAsia" w:hAnsiTheme="majorBidi" w:cstheme="majorBidi"/>
          <w:color w:val="000000"/>
          <w:sz w:val="20"/>
          <w:szCs w:val="20"/>
        </w:rPr>
        <w:t>M</w:t>
      </w:r>
      <w:r w:rsidRPr="003752F7">
        <w:rPr>
          <w:rFonts w:asciiTheme="majorBidi" w:eastAsiaTheme="minorEastAsia" w:hAnsiTheme="majorBidi" w:cstheme="majorBidi"/>
          <w:color w:val="000000"/>
          <w:sz w:val="20"/>
          <w:szCs w:val="20"/>
        </w:rPr>
        <w:t xml:space="preserve">an </w:t>
      </w:r>
      <w:r w:rsidR="0059628C" w:rsidRPr="003752F7">
        <w:rPr>
          <w:rFonts w:asciiTheme="majorBidi" w:eastAsiaTheme="minorEastAsia" w:hAnsiTheme="majorBidi" w:cstheme="majorBidi"/>
          <w:color w:val="000000"/>
          <w:sz w:val="20"/>
          <w:szCs w:val="20"/>
        </w:rPr>
        <w:t xml:space="preserve">more than </w:t>
      </w:r>
      <w:r w:rsidRPr="003752F7">
        <w:rPr>
          <w:rFonts w:asciiTheme="majorBidi" w:eastAsiaTheme="minorEastAsia" w:hAnsiTheme="majorBidi" w:cstheme="majorBidi"/>
          <w:color w:val="000000"/>
          <w:sz w:val="20"/>
          <w:szCs w:val="20"/>
        </w:rPr>
        <w:t xml:space="preserve">six hundred years before Pico. </w:t>
      </w:r>
      <w:r w:rsidR="0059628C" w:rsidRPr="003752F7">
        <w:rPr>
          <w:rFonts w:asciiTheme="majorBidi" w:eastAsiaTheme="minorEastAsia" w:hAnsiTheme="majorBidi" w:cstheme="majorBidi"/>
          <w:color w:val="000000"/>
          <w:sz w:val="20"/>
          <w:szCs w:val="20"/>
        </w:rPr>
        <w:t>See</w:t>
      </w:r>
      <w:r w:rsidR="00980CC7" w:rsidRPr="003752F7">
        <w:rPr>
          <w:rFonts w:asciiTheme="majorBidi" w:eastAsiaTheme="minorEastAsia" w:hAnsiTheme="majorBidi" w:cstheme="majorBidi"/>
          <w:color w:val="000000"/>
          <w:sz w:val="20"/>
          <w:szCs w:val="20"/>
        </w:rPr>
        <w:t xml:space="preserve"> George Makdisi,</w:t>
      </w:r>
      <w:r w:rsidR="00980CC7" w:rsidRPr="003752F7">
        <w:rPr>
          <w:rFonts w:asciiTheme="majorBidi" w:hAnsiTheme="majorBidi" w:cstheme="majorBidi"/>
          <w:i/>
          <w:iCs/>
          <w:sz w:val="20"/>
          <w:szCs w:val="20"/>
        </w:rPr>
        <w:t xml:space="preserve"> The Rise of Humanism in Classical Islam and the Christian West with Special Reference to Scholasticism</w:t>
      </w:r>
      <w:r w:rsidR="00980CC7" w:rsidRPr="003752F7">
        <w:rPr>
          <w:rFonts w:asciiTheme="majorBidi" w:hAnsiTheme="majorBidi" w:cstheme="majorBidi"/>
          <w:sz w:val="20"/>
          <w:szCs w:val="20"/>
        </w:rPr>
        <w:t xml:space="preserve"> (Edinburgh: Edinburgh University Press, 1990).</w:t>
      </w:r>
    </w:p>
    <w:p w14:paraId="4F275623" w14:textId="77777777" w:rsidR="006F4016" w:rsidRPr="003752F7" w:rsidRDefault="006F4016" w:rsidP="006F4016">
      <w:pPr>
        <w:rPr>
          <w:sz w:val="20"/>
          <w:szCs w:val="20"/>
        </w:rPr>
      </w:pPr>
    </w:p>
    <w:p w14:paraId="4B6B8F9F" w14:textId="33206D2F" w:rsidR="0018722A" w:rsidRPr="003752F7" w:rsidRDefault="0018722A" w:rsidP="000C72D8">
      <w:pPr>
        <w:autoSpaceDE w:val="0"/>
        <w:autoSpaceDN w:val="0"/>
        <w:adjustRightInd w:val="0"/>
        <w:rPr>
          <w:rFonts w:asciiTheme="majorBidi" w:eastAsiaTheme="minorEastAsia" w:hAnsiTheme="majorBidi" w:cstheme="majorBidi"/>
          <w:color w:val="000000"/>
          <w:sz w:val="20"/>
          <w:szCs w:val="20"/>
        </w:rPr>
      </w:pPr>
    </w:p>
  </w:footnote>
  <w:footnote w:id="127">
    <w:p w14:paraId="5E3A7180" w14:textId="3A98B57E" w:rsidR="003C3EC4" w:rsidRPr="003752F7" w:rsidRDefault="003C3EC4" w:rsidP="0042112D">
      <w:pPr>
        <w:rPr>
          <w:sz w:val="20"/>
          <w:szCs w:val="20"/>
        </w:rPr>
      </w:pPr>
      <w:r w:rsidRPr="003752F7">
        <w:rPr>
          <w:rStyle w:val="FootnoteReference"/>
          <w:sz w:val="20"/>
          <w:szCs w:val="20"/>
        </w:rPr>
        <w:footnoteRef/>
      </w:r>
      <w:r w:rsidRPr="003752F7">
        <w:rPr>
          <w:sz w:val="20"/>
          <w:szCs w:val="20"/>
        </w:rPr>
        <w:t xml:space="preserve"> In </w:t>
      </w:r>
      <w:r w:rsidR="000C5D4D" w:rsidRPr="003752F7">
        <w:rPr>
          <w:sz w:val="20"/>
          <w:szCs w:val="20"/>
        </w:rPr>
        <w:t>other words in this context</w:t>
      </w:r>
      <w:r w:rsidRPr="003752F7">
        <w:rPr>
          <w:sz w:val="20"/>
          <w:szCs w:val="20"/>
        </w:rPr>
        <w:t xml:space="preserve">, </w:t>
      </w:r>
      <w:r w:rsidR="000C5D4D" w:rsidRPr="003752F7">
        <w:rPr>
          <w:sz w:val="20"/>
          <w:szCs w:val="20"/>
        </w:rPr>
        <w:t>“</w:t>
      </w:r>
      <w:r w:rsidRPr="003752F7">
        <w:rPr>
          <w:sz w:val="20"/>
          <w:szCs w:val="20"/>
        </w:rPr>
        <w:t>to be a Proprietarian</w:t>
      </w:r>
      <w:r w:rsidR="000C5D4D" w:rsidRPr="003752F7">
        <w:rPr>
          <w:sz w:val="20"/>
          <w:szCs w:val="20"/>
        </w:rPr>
        <w:t>”</w:t>
      </w:r>
      <w:r w:rsidRPr="003752F7">
        <w:rPr>
          <w:sz w:val="20"/>
          <w:szCs w:val="20"/>
        </w:rPr>
        <w:t xml:space="preserve"> is to remain a child forever. </w:t>
      </w:r>
      <w:r w:rsidR="00972670" w:rsidRPr="003752F7">
        <w:rPr>
          <w:sz w:val="20"/>
          <w:szCs w:val="20"/>
        </w:rPr>
        <w:t>The quotation is adopted from Cicero (</w:t>
      </w:r>
      <w:r w:rsidR="0055779E" w:rsidRPr="003752F7">
        <w:rPr>
          <w:sz w:val="20"/>
          <w:szCs w:val="20"/>
        </w:rPr>
        <w:t>d. 43 BCE</w:t>
      </w:r>
      <w:r w:rsidR="00972670" w:rsidRPr="003752F7">
        <w:rPr>
          <w:sz w:val="20"/>
          <w:szCs w:val="20"/>
        </w:rPr>
        <w:t>)</w:t>
      </w:r>
      <w:r w:rsidR="0055779E" w:rsidRPr="003752F7">
        <w:rPr>
          <w:sz w:val="20"/>
          <w:szCs w:val="20"/>
        </w:rPr>
        <w:t xml:space="preserve">: “To be ignorant of what happened before you were born is to remain </w:t>
      </w:r>
      <w:r w:rsidR="000C5D4D" w:rsidRPr="003752F7">
        <w:rPr>
          <w:sz w:val="20"/>
          <w:szCs w:val="20"/>
        </w:rPr>
        <w:t xml:space="preserve">a child </w:t>
      </w:r>
      <w:r w:rsidR="0055779E" w:rsidRPr="003752F7">
        <w:rPr>
          <w:sz w:val="20"/>
          <w:szCs w:val="20"/>
        </w:rPr>
        <w:t xml:space="preserve">forever” (Latin: </w:t>
      </w:r>
      <w:r w:rsidR="0055779E" w:rsidRPr="003752F7">
        <w:rPr>
          <w:i/>
          <w:iCs/>
          <w:sz w:val="20"/>
          <w:szCs w:val="20"/>
        </w:rPr>
        <w:t>Nescīre autem quid ante quam nātus sīs acciderit, id est semper esse puerum</w:t>
      </w:r>
      <w:r w:rsidR="0055779E" w:rsidRPr="003752F7">
        <w:rPr>
          <w:sz w:val="20"/>
          <w:szCs w:val="20"/>
        </w:rPr>
        <w:t>).</w:t>
      </w:r>
    </w:p>
  </w:footnote>
  <w:footnote w:id="128">
    <w:p w14:paraId="7E7181D9" w14:textId="105AA395" w:rsidR="00E86172" w:rsidRPr="003752F7" w:rsidRDefault="00E86172" w:rsidP="00E86172">
      <w:pPr>
        <w:pStyle w:val="FootnoteText"/>
      </w:pPr>
      <w:r w:rsidRPr="003752F7">
        <w:rPr>
          <w:rStyle w:val="FootnoteReference"/>
        </w:rPr>
        <w:footnoteRef/>
      </w:r>
      <w:r w:rsidRPr="003752F7">
        <w:t xml:space="preserve"> </w:t>
      </w:r>
      <w:r w:rsidRPr="003752F7">
        <w:rPr>
          <w:b/>
          <w:bCs/>
        </w:rPr>
        <w:t xml:space="preserve">Al-Shaykh </w:t>
      </w:r>
      <w:r w:rsidRPr="003752F7">
        <w:rPr>
          <w:rFonts w:eastAsiaTheme="minorEastAsia"/>
          <w:b/>
          <w:bCs/>
          <w:color w:val="000000"/>
        </w:rPr>
        <w:t>Zarrūq</w:t>
      </w:r>
      <w:r w:rsidRPr="003752F7">
        <w:rPr>
          <w:rFonts w:eastAsiaTheme="minorEastAsia"/>
          <w:color w:val="000000"/>
        </w:rPr>
        <w:t xml:space="preserve"> (d. 899/ </w:t>
      </w:r>
      <w:r w:rsidRPr="003752F7">
        <w:rPr>
          <w:rFonts w:eastAsiaTheme="minorEastAsia"/>
          <w:color w:val="1A1A1A"/>
        </w:rPr>
        <w:t>1493 CE) or, more fully, al-Shaykh Aḥmad ibn Aḥmad ibn Muḥammad ibn ‘Īsa, who was known as al-</w:t>
      </w:r>
      <w:r w:rsidRPr="003752F7">
        <w:rPr>
          <w:rFonts w:eastAsiaTheme="minorEastAsia"/>
          <w:color w:val="000000"/>
        </w:rPr>
        <w:t>Imām Zarrūq,</w:t>
      </w:r>
      <w:r w:rsidRPr="003752F7">
        <w:rPr>
          <w:rFonts w:eastAsiaTheme="minorEastAsia"/>
          <w:color w:val="1A1A1A"/>
        </w:rPr>
        <w:t xml:space="preserve"> was a </w:t>
      </w:r>
      <w:r w:rsidRPr="003752F7">
        <w:rPr>
          <w:rFonts w:eastAsiaTheme="minorEastAsia"/>
          <w:color w:val="000000"/>
        </w:rPr>
        <w:t xml:space="preserve">prominent </w:t>
      </w:r>
      <w:r w:rsidRPr="003752F7">
        <w:rPr>
          <w:rFonts w:eastAsiaTheme="minorEastAsia"/>
          <w:color w:val="1A1A1A"/>
        </w:rPr>
        <w:t xml:space="preserve">Muslim </w:t>
      </w:r>
      <w:r w:rsidR="008D5D3C" w:rsidRPr="003752F7">
        <w:rPr>
          <w:rFonts w:eastAsiaTheme="minorEastAsia"/>
          <w:color w:val="1A1A1A"/>
        </w:rPr>
        <w:t>S</w:t>
      </w:r>
      <w:r w:rsidRPr="003752F7">
        <w:rPr>
          <w:rFonts w:eastAsiaTheme="minorEastAsia"/>
          <w:color w:val="1A1A1A"/>
        </w:rPr>
        <w:t xml:space="preserve">cholar and Sufi </w:t>
      </w:r>
      <w:r w:rsidR="008D5D3C" w:rsidRPr="003752F7">
        <w:rPr>
          <w:rFonts w:eastAsiaTheme="minorEastAsia"/>
          <w:color w:val="1A1A1A"/>
        </w:rPr>
        <w:t>S</w:t>
      </w:r>
      <w:r w:rsidRPr="003752F7">
        <w:rPr>
          <w:rFonts w:eastAsiaTheme="minorEastAsia"/>
          <w:color w:val="1A1A1A"/>
        </w:rPr>
        <w:t>haykh from Fez in Morocco. He is considered one of the most prominent and accomplished Scholars in Islamic history</w:t>
      </w:r>
      <w:r w:rsidR="00F60E92" w:rsidRPr="003752F7">
        <w:rPr>
          <w:rFonts w:eastAsiaTheme="minorEastAsia"/>
          <w:color w:val="1A1A1A"/>
        </w:rPr>
        <w:t>, especially in the</w:t>
      </w:r>
      <w:r w:rsidR="001D3B3E" w:rsidRPr="003752F7">
        <w:rPr>
          <w:i/>
          <w:iCs/>
        </w:rPr>
        <w:t xml:space="preserve"> Sharī‘a</w:t>
      </w:r>
      <w:r w:rsidR="001D3B3E" w:rsidRPr="003752F7">
        <w:t xml:space="preserve"> Sciences and Spirituality</w:t>
      </w:r>
      <w:r w:rsidRPr="003752F7">
        <w:rPr>
          <w:rFonts w:eastAsiaTheme="minorEastAsia"/>
          <w:color w:val="1A1A1A"/>
        </w:rPr>
        <w:t xml:space="preserve">. Some regard </w:t>
      </w:r>
      <w:r w:rsidR="001D3B3E" w:rsidRPr="003752F7">
        <w:rPr>
          <w:rFonts w:eastAsiaTheme="minorEastAsia"/>
          <w:color w:val="1A1A1A"/>
        </w:rPr>
        <w:t>al-</w:t>
      </w:r>
      <w:r w:rsidR="001D3B3E" w:rsidRPr="003752F7">
        <w:rPr>
          <w:rFonts w:eastAsiaTheme="minorEastAsia"/>
          <w:color w:val="000000"/>
        </w:rPr>
        <w:t>Imām Zarrūq</w:t>
      </w:r>
      <w:r w:rsidRPr="003752F7">
        <w:rPr>
          <w:rFonts w:eastAsiaTheme="minorEastAsia"/>
          <w:color w:val="1A1A1A"/>
        </w:rPr>
        <w:t xml:space="preserve"> as the Renewer (</w:t>
      </w:r>
      <w:r w:rsidRPr="003752F7">
        <w:rPr>
          <w:rFonts w:eastAsiaTheme="minorEastAsia"/>
          <w:i/>
          <w:iCs/>
          <w:color w:val="1A1A1A"/>
        </w:rPr>
        <w:t>Mujaddid</w:t>
      </w:r>
      <w:r w:rsidRPr="003752F7">
        <w:rPr>
          <w:rFonts w:eastAsiaTheme="minorEastAsia"/>
          <w:color w:val="1A1A1A"/>
        </w:rPr>
        <w:t>) of his generation. He was also given the honorific title</w:t>
      </w:r>
      <w:r w:rsidR="002F71F8" w:rsidRPr="003752F7">
        <w:rPr>
          <w:rFonts w:eastAsiaTheme="minorEastAsia"/>
          <w:color w:val="1A1A1A"/>
        </w:rPr>
        <w:t xml:space="preserve"> of</w:t>
      </w:r>
      <w:r w:rsidRPr="003752F7">
        <w:rPr>
          <w:rFonts w:eastAsiaTheme="minorEastAsia"/>
          <w:color w:val="1A1A1A"/>
        </w:rPr>
        <w:t xml:space="preserve"> “</w:t>
      </w:r>
      <w:r w:rsidR="002F71F8" w:rsidRPr="003752F7">
        <w:rPr>
          <w:rFonts w:eastAsiaTheme="minorEastAsia"/>
          <w:color w:val="1A1A1A"/>
        </w:rPr>
        <w:t xml:space="preserve">the </w:t>
      </w:r>
      <w:r w:rsidRPr="003752F7">
        <w:rPr>
          <w:rFonts w:eastAsiaTheme="minorEastAsia"/>
          <w:color w:val="1A1A1A"/>
        </w:rPr>
        <w:t>Magistrate [overlooking] the Scholars and the Saints” (</w:t>
      </w:r>
      <w:r w:rsidRPr="003752F7">
        <w:rPr>
          <w:rFonts w:eastAsiaTheme="minorEastAsia"/>
          <w:i/>
          <w:iCs/>
          <w:color w:val="1A1A1A"/>
        </w:rPr>
        <w:t>Mu</w:t>
      </w:r>
      <w:r w:rsidRPr="003752F7">
        <w:rPr>
          <w:rFonts w:eastAsiaTheme="minorEastAsia"/>
          <w:i/>
          <w:iCs/>
          <w:color w:val="000000"/>
        </w:rPr>
        <w:t>ḥ</w:t>
      </w:r>
      <w:r w:rsidRPr="003752F7">
        <w:rPr>
          <w:rFonts w:eastAsiaTheme="minorEastAsia"/>
          <w:i/>
          <w:iCs/>
          <w:color w:val="1A1A1A"/>
        </w:rPr>
        <w:t>tasib al-‘Ulam</w:t>
      </w:r>
      <w:r w:rsidRPr="003752F7">
        <w:rPr>
          <w:rFonts w:eastAsiaTheme="minorEastAsia"/>
          <w:i/>
          <w:iCs/>
          <w:color w:val="000000"/>
        </w:rPr>
        <w:t>ā</w:t>
      </w:r>
      <w:r w:rsidRPr="003752F7">
        <w:rPr>
          <w:rFonts w:eastAsiaTheme="minorEastAsia"/>
          <w:i/>
          <w:iCs/>
          <w:color w:val="1A1A1A"/>
        </w:rPr>
        <w:t>’ wa al-Awliy</w:t>
      </w:r>
      <w:r w:rsidRPr="003752F7">
        <w:rPr>
          <w:rFonts w:eastAsiaTheme="minorEastAsia"/>
          <w:i/>
          <w:iCs/>
          <w:color w:val="000000"/>
        </w:rPr>
        <w:t>ā</w:t>
      </w:r>
      <w:r w:rsidRPr="003752F7">
        <w:rPr>
          <w:rFonts w:eastAsiaTheme="minorEastAsia"/>
          <w:i/>
          <w:iCs/>
          <w:color w:val="1A1A1A"/>
        </w:rPr>
        <w:t>’</w:t>
      </w:r>
      <w:r w:rsidRPr="003752F7">
        <w:rPr>
          <w:rFonts w:eastAsiaTheme="minorEastAsia"/>
          <w:color w:val="1A1A1A"/>
        </w:rPr>
        <w:t xml:space="preserve">). </w:t>
      </w:r>
      <w:r w:rsidR="002F71F8" w:rsidRPr="003752F7">
        <w:rPr>
          <w:rFonts w:eastAsiaTheme="minorEastAsia"/>
          <w:color w:val="000000"/>
        </w:rPr>
        <w:t>Zarrūq</w:t>
      </w:r>
      <w:r w:rsidRPr="003752F7">
        <w:rPr>
          <w:rFonts w:eastAsiaTheme="minorEastAsia"/>
          <w:color w:val="1A1A1A"/>
        </w:rPr>
        <w:t xml:space="preserve"> died and was buried in Libya in the precincts of Tripoli.</w:t>
      </w:r>
    </w:p>
  </w:footnote>
  <w:footnote w:id="129">
    <w:p w14:paraId="5A0742F8" w14:textId="77777777" w:rsidR="0069752C" w:rsidRPr="003752F7" w:rsidRDefault="0069752C" w:rsidP="0069752C">
      <w:pPr>
        <w:pStyle w:val="FootnoteText"/>
      </w:pPr>
      <w:r w:rsidRPr="003752F7">
        <w:rPr>
          <w:rStyle w:val="FootnoteReference"/>
        </w:rPr>
        <w:footnoteRef/>
      </w:r>
      <w:r w:rsidRPr="003752F7">
        <w:t xml:space="preserve"> </w:t>
      </w:r>
      <w:r w:rsidRPr="003752F7">
        <w:rPr>
          <w:b/>
          <w:bCs/>
        </w:rPr>
        <w:t>Al-Imām al-Bukhārī</w:t>
      </w:r>
      <w:r w:rsidRPr="003752F7">
        <w:t xml:space="preserve"> (d. 256/870) or, more fully, al-Imām Muḥammad ibn Ismā‘īl ibn Ibrāhīm ibn a</w:t>
      </w:r>
      <w:r w:rsidRPr="003752F7">
        <w:rPr>
          <w:color w:val="131314"/>
        </w:rPr>
        <w:t>l-Mughirah ibn Bardizbah al-Ju‘f</w:t>
      </w:r>
      <w:r w:rsidRPr="003752F7">
        <w:t xml:space="preserve">ī al-Bukhārī, was born in the city of Bukhārā in the Central Asian province of Khorasan in what is today Uzbekistan. His father, Ismā‘īl ibn Ibrāhīm, was also a master of </w:t>
      </w:r>
      <w:r w:rsidRPr="003752F7">
        <w:rPr>
          <w:i/>
          <w:iCs/>
        </w:rPr>
        <w:t>Ḥadīth</w:t>
      </w:r>
      <w:r w:rsidRPr="003752F7">
        <w:t xml:space="preserve"> and a student of al-Imām Mālik (d. 178/795), who was the greatest transmitter, Scholar, and authority of </w:t>
      </w:r>
      <w:r w:rsidRPr="003752F7">
        <w:rPr>
          <w:i/>
          <w:iCs/>
        </w:rPr>
        <w:t>Ḥadīth</w:t>
      </w:r>
      <w:r w:rsidRPr="003752F7">
        <w:t xml:space="preserve"> in his time. al-Imām al-Bukhārī also studied under the great </w:t>
      </w:r>
      <w:r w:rsidRPr="003752F7">
        <w:rPr>
          <w:i/>
          <w:iCs/>
        </w:rPr>
        <w:t>Ḥadīth</w:t>
      </w:r>
      <w:r w:rsidRPr="003752F7">
        <w:t xml:space="preserve"> scholars Hammād ibn Salama (d. 166/</w:t>
      </w:r>
      <w:r w:rsidRPr="003752F7">
        <w:rPr>
          <w:color w:val="202124"/>
          <w:shd w:val="clear" w:color="auto" w:fill="FFFFFF"/>
        </w:rPr>
        <w:t>783</w:t>
      </w:r>
      <w:r w:rsidRPr="003752F7">
        <w:t>) and ‘Abd-Allāh ibn al-Mubārak (d. 181/</w:t>
      </w:r>
      <w:r w:rsidRPr="003752F7">
        <w:rPr>
          <w:color w:val="202124"/>
          <w:shd w:val="clear" w:color="auto" w:fill="FFFFFF"/>
        </w:rPr>
        <w:t>797</w:t>
      </w:r>
      <w:r w:rsidRPr="003752F7">
        <w:t xml:space="preserve">). Muḥammad ibn Ismā‘īl was unable to benefit from his father’s knowledge, however, because his father died while he was still an infant. Without question, al-Bukhārī ranks as one of the most remarkable transmitters and Scholars of </w:t>
      </w:r>
      <w:r w:rsidRPr="003752F7">
        <w:rPr>
          <w:i/>
          <w:iCs/>
        </w:rPr>
        <w:t>Ḥadīth</w:t>
      </w:r>
      <w:r w:rsidRPr="003752F7">
        <w:t xml:space="preserve"> for all time. His highly authenticated </w:t>
      </w:r>
      <w:r w:rsidRPr="003752F7">
        <w:rPr>
          <w:i/>
          <w:iCs/>
        </w:rPr>
        <w:t>Ḥadīth</w:t>
      </w:r>
      <w:r w:rsidRPr="003752F7">
        <w:t xml:space="preserve"> work </w:t>
      </w:r>
      <w:r w:rsidRPr="003752F7">
        <w:rPr>
          <w:i/>
          <w:iCs/>
        </w:rPr>
        <w:t>Ṣaḥīḥ</w:t>
      </w:r>
      <w:r w:rsidRPr="003752F7">
        <w:t xml:space="preserve"> </w:t>
      </w:r>
      <w:r w:rsidRPr="003752F7">
        <w:rPr>
          <w:i/>
          <w:iCs/>
        </w:rPr>
        <w:t>al-Bukhārī</w:t>
      </w:r>
      <w:r w:rsidRPr="003752F7">
        <w:t xml:space="preserve"> is only equaled in its excellence by </w:t>
      </w:r>
      <w:r w:rsidRPr="003752F7">
        <w:rPr>
          <w:i/>
          <w:iCs/>
        </w:rPr>
        <w:t>Ṣaḥīḥ</w:t>
      </w:r>
      <w:r w:rsidRPr="003752F7">
        <w:t xml:space="preserve"> </w:t>
      </w:r>
      <w:r w:rsidRPr="003752F7">
        <w:rPr>
          <w:i/>
          <w:iCs/>
        </w:rPr>
        <w:t>Muslim</w:t>
      </w:r>
      <w:r w:rsidRPr="003752F7">
        <w:t>, and the two works are customarily referred to as “</w:t>
      </w:r>
      <w:r w:rsidRPr="003752F7">
        <w:rPr>
          <w:i/>
          <w:iCs/>
        </w:rPr>
        <w:t>al-Ṣaḥīḥayn</w:t>
      </w:r>
      <w:r w:rsidRPr="003752F7">
        <w:t xml:space="preserve">” (the two authentic </w:t>
      </w:r>
      <w:r w:rsidRPr="003752F7">
        <w:rPr>
          <w:i/>
          <w:iCs/>
        </w:rPr>
        <w:t>Ḥadīth</w:t>
      </w:r>
      <w:r w:rsidRPr="003752F7">
        <w:t xml:space="preserve"> collections), which are regarded as the most authentically transmitted books in Islam after the Qur’ān. As noted above—the</w:t>
      </w:r>
      <w:r w:rsidRPr="003752F7">
        <w:rPr>
          <w:i/>
          <w:iCs/>
          <w:color w:val="202122"/>
          <w:shd w:val="clear" w:color="auto" w:fill="FFFFFF"/>
        </w:rPr>
        <w:t xml:space="preserve"> Muwa</w:t>
      </w:r>
      <w:r w:rsidRPr="003752F7">
        <w:rPr>
          <w:i/>
          <w:iCs/>
        </w:rPr>
        <w:t xml:space="preserve">ṭṭa’ </w:t>
      </w:r>
      <w:r w:rsidRPr="003752F7">
        <w:t>of</w:t>
      </w:r>
      <w:r w:rsidRPr="003752F7">
        <w:rPr>
          <w:color w:val="000000"/>
        </w:rPr>
        <w:t xml:space="preserve"> al-Imām M</w:t>
      </w:r>
      <w:r w:rsidRPr="003752F7">
        <w:t xml:space="preserve">ālik enjoys similar excellence but is not limited to </w:t>
      </w:r>
      <w:r w:rsidRPr="003752F7">
        <w:rPr>
          <w:i/>
          <w:iCs/>
        </w:rPr>
        <w:t>Ḥadīth</w:t>
      </w:r>
      <w:r w:rsidRPr="003752F7">
        <w:rPr>
          <w:u w:val="single"/>
        </w:rPr>
        <w:t xml:space="preserve"> </w:t>
      </w:r>
      <w:r w:rsidRPr="003752F7">
        <w:t xml:space="preserve">and uses standards that differ somewhat from those of al-Bukhārī and Muslim. Large numbers of the </w:t>
      </w:r>
      <w:r w:rsidRPr="003752F7">
        <w:rPr>
          <w:i/>
          <w:iCs/>
        </w:rPr>
        <w:t>Ḥadīth</w:t>
      </w:r>
      <w:r w:rsidRPr="003752F7">
        <w:t xml:space="preserve"> of the </w:t>
      </w:r>
      <w:r w:rsidRPr="003752F7">
        <w:rPr>
          <w:i/>
          <w:iCs/>
          <w:color w:val="202122"/>
          <w:shd w:val="clear" w:color="auto" w:fill="FFFFFF"/>
        </w:rPr>
        <w:t>Muwa</w:t>
      </w:r>
      <w:r w:rsidRPr="003752F7">
        <w:rPr>
          <w:i/>
          <w:iCs/>
        </w:rPr>
        <w:t>ṭṭa’</w:t>
      </w:r>
      <w:r w:rsidRPr="003752F7">
        <w:t xml:space="preserve"> are repeated in al-Bukhārī and Muslim with identical chains of transmission and content. As stated earlier, both</w:t>
      </w:r>
      <w:r w:rsidRPr="003752F7">
        <w:rPr>
          <w:i/>
          <w:iCs/>
        </w:rPr>
        <w:t xml:space="preserve"> Ṣaḥīḥ</w:t>
      </w:r>
      <w:r w:rsidRPr="003752F7">
        <w:t xml:space="preserve"> </w:t>
      </w:r>
      <w:r w:rsidRPr="003752F7">
        <w:rPr>
          <w:i/>
          <w:iCs/>
        </w:rPr>
        <w:t>al-Bukhārī</w:t>
      </w:r>
      <w:r w:rsidRPr="003752F7">
        <w:t xml:space="preserve"> and </w:t>
      </w:r>
      <w:r w:rsidRPr="003752F7">
        <w:rPr>
          <w:i/>
          <w:iCs/>
        </w:rPr>
        <w:t>Ṣaḥīḥ</w:t>
      </w:r>
      <w:r w:rsidRPr="003752F7">
        <w:t xml:space="preserve"> </w:t>
      </w:r>
      <w:r w:rsidRPr="003752F7">
        <w:rPr>
          <w:i/>
          <w:iCs/>
        </w:rPr>
        <w:t>Muslim</w:t>
      </w:r>
      <w:r w:rsidRPr="003752F7">
        <w:t xml:space="preserve"> stand at the lofty pinnacle of the Six Major</w:t>
      </w:r>
      <w:r w:rsidRPr="003752F7">
        <w:rPr>
          <w:i/>
          <w:iCs/>
        </w:rPr>
        <w:t xml:space="preserve"> </w:t>
      </w:r>
      <w:r w:rsidRPr="003752F7">
        <w:t>Collections (</w:t>
      </w:r>
      <w:r w:rsidRPr="003752F7">
        <w:rPr>
          <w:i/>
          <w:iCs/>
        </w:rPr>
        <w:t>al-Kutub al-Sitta</w:t>
      </w:r>
      <w:r w:rsidRPr="003752F7">
        <w:t xml:space="preserve">) of </w:t>
      </w:r>
      <w:r w:rsidRPr="003752F7">
        <w:rPr>
          <w:i/>
          <w:iCs/>
        </w:rPr>
        <w:t>Ḥadīth</w:t>
      </w:r>
      <w:r w:rsidRPr="003752F7">
        <w:t xml:space="preserve"> in Islam: Al-Bukhārī, Muslim (d. 261/875), al-Tirmidhī (d. 279/</w:t>
      </w:r>
      <w:r w:rsidRPr="003752F7">
        <w:rPr>
          <w:color w:val="202124"/>
          <w:shd w:val="clear" w:color="auto" w:fill="FFFFFF"/>
        </w:rPr>
        <w:t>892</w:t>
      </w:r>
      <w:r w:rsidRPr="003752F7">
        <w:t>), Abū Dāwūd (d. 276/</w:t>
      </w:r>
      <w:r w:rsidRPr="003752F7">
        <w:rPr>
          <w:color w:val="202124"/>
          <w:shd w:val="clear" w:color="auto" w:fill="FFFFFF"/>
        </w:rPr>
        <w:t>889</w:t>
      </w:r>
      <w:r w:rsidRPr="003752F7">
        <w:t>), al-Nasā’ī (d. 302/</w:t>
      </w:r>
      <w:r w:rsidRPr="003752F7">
        <w:rPr>
          <w:color w:val="202124"/>
          <w:shd w:val="clear" w:color="auto" w:fill="FFFFFF"/>
        </w:rPr>
        <w:t>915</w:t>
      </w:r>
      <w:r w:rsidRPr="003752F7">
        <w:t xml:space="preserve">), and Ibn Mājah (d. 273/886). Al-Bukhārī also compiled </w:t>
      </w:r>
      <w:r w:rsidRPr="003752F7">
        <w:rPr>
          <w:i/>
          <w:iCs/>
        </w:rPr>
        <w:t>Al-Tā’rīkh al-Kabīr</w:t>
      </w:r>
      <w:r w:rsidRPr="003752F7">
        <w:t xml:space="preserve"> on the biographies and personal evaluations of the</w:t>
      </w:r>
      <w:r w:rsidRPr="003752F7">
        <w:rPr>
          <w:i/>
          <w:iCs/>
        </w:rPr>
        <w:t xml:space="preserve"> Ḥadīth</w:t>
      </w:r>
      <w:r w:rsidRPr="003752F7">
        <w:t xml:space="preserve"> transmitters in Islam, as well as</w:t>
      </w:r>
      <w:r w:rsidRPr="003752F7">
        <w:rPr>
          <w:i/>
          <w:iCs/>
        </w:rPr>
        <w:t xml:space="preserve"> Al-Adab al-Mufrad</w:t>
      </w:r>
      <w:r w:rsidRPr="003752F7">
        <w:t xml:space="preserve"> on courtesy and good character. He died in the village of Khartank, not far from Samarqand in modern-day Uzbekistan, and is buried there.</w:t>
      </w:r>
    </w:p>
  </w:footnote>
  <w:footnote w:id="130">
    <w:p w14:paraId="7CDDFC9A" w14:textId="77777777" w:rsidR="003F1492" w:rsidRPr="003752F7" w:rsidRDefault="003F1492" w:rsidP="003F1492">
      <w:pPr>
        <w:pStyle w:val="FootnoteText"/>
        <w:rPr>
          <w:rFonts w:eastAsiaTheme="minorEastAsia"/>
          <w:color w:val="000000"/>
        </w:rPr>
      </w:pPr>
      <w:r w:rsidRPr="003752F7">
        <w:rPr>
          <w:rStyle w:val="FootnoteReference"/>
        </w:rPr>
        <w:footnoteRef/>
      </w:r>
      <w:r w:rsidRPr="003752F7">
        <w:t xml:space="preserve"> </w:t>
      </w:r>
      <w:r w:rsidRPr="003752F7">
        <w:rPr>
          <w:rFonts w:eastAsiaTheme="minorEastAsia"/>
          <w:b/>
          <w:bCs/>
          <w:color w:val="000000"/>
        </w:rPr>
        <w:t>Al-Im</w:t>
      </w:r>
      <w:r w:rsidRPr="003752F7">
        <w:rPr>
          <w:b/>
          <w:bCs/>
        </w:rPr>
        <w:t>ā</w:t>
      </w:r>
      <w:r w:rsidRPr="003752F7">
        <w:rPr>
          <w:rFonts w:eastAsiaTheme="minorEastAsia"/>
          <w:b/>
          <w:bCs/>
          <w:color w:val="000000"/>
        </w:rPr>
        <w:t xml:space="preserve">m Aḥmad ibn </w:t>
      </w:r>
      <w:r w:rsidRPr="003752F7">
        <w:rPr>
          <w:b/>
          <w:bCs/>
        </w:rPr>
        <w:t>Ḥ</w:t>
      </w:r>
      <w:r w:rsidRPr="003752F7">
        <w:rPr>
          <w:rFonts w:eastAsiaTheme="minorEastAsia"/>
          <w:b/>
          <w:bCs/>
          <w:color w:val="000000"/>
        </w:rPr>
        <w:t xml:space="preserve">anbal </w:t>
      </w:r>
      <w:r w:rsidRPr="003752F7">
        <w:rPr>
          <w:rFonts w:eastAsiaTheme="minorEastAsia"/>
          <w:color w:val="000000"/>
        </w:rPr>
        <w:t>(d. 855/241) or, more fully, al-Im</w:t>
      </w:r>
      <w:r w:rsidRPr="003752F7">
        <w:t>ā</w:t>
      </w:r>
      <w:r w:rsidRPr="003752F7">
        <w:rPr>
          <w:rFonts w:eastAsiaTheme="minorEastAsia"/>
          <w:color w:val="000000"/>
        </w:rPr>
        <w:t xml:space="preserve">m Aḥmad ibn </w:t>
      </w:r>
      <w:r w:rsidRPr="003752F7">
        <w:t>Ḥ</w:t>
      </w:r>
      <w:r w:rsidRPr="003752F7">
        <w:rPr>
          <w:rFonts w:eastAsiaTheme="minorEastAsia"/>
          <w:color w:val="000000"/>
        </w:rPr>
        <w:t>anbal al-Dhuhl</w:t>
      </w:r>
      <w:r w:rsidRPr="003752F7">
        <w:t>ī</w:t>
      </w:r>
      <w:r w:rsidRPr="003752F7">
        <w:rPr>
          <w:rFonts w:eastAsiaTheme="minorEastAsia"/>
          <w:color w:val="000000"/>
        </w:rPr>
        <w:t xml:space="preserve"> </w:t>
      </w:r>
      <w:r w:rsidRPr="003752F7">
        <w:t xml:space="preserve">was one of the greatest scholars and transmitters of </w:t>
      </w:r>
      <w:r w:rsidRPr="003752F7">
        <w:rPr>
          <w:i/>
          <w:iCs/>
        </w:rPr>
        <w:t xml:space="preserve">Ḥadīth </w:t>
      </w:r>
      <w:r w:rsidRPr="003752F7">
        <w:t xml:space="preserve">and </w:t>
      </w:r>
      <w:r w:rsidRPr="003752F7">
        <w:rPr>
          <w:rFonts w:eastAsiaTheme="minorEastAsia"/>
          <w:color w:val="000000"/>
        </w:rPr>
        <w:t xml:space="preserve">is the namesake of the </w:t>
      </w:r>
      <w:r w:rsidRPr="003752F7">
        <w:t>Ḥ</w:t>
      </w:r>
      <w:r w:rsidRPr="003752F7">
        <w:rPr>
          <w:rFonts w:eastAsiaTheme="minorEastAsia"/>
          <w:color w:val="000000"/>
        </w:rPr>
        <w:t>anbal</w:t>
      </w:r>
      <w:r w:rsidRPr="003752F7">
        <w:t>ī School of Islamic Law. He is often referred to simply as</w:t>
      </w:r>
      <w:r w:rsidRPr="003752F7">
        <w:rPr>
          <w:rFonts w:eastAsiaTheme="minorEastAsia"/>
          <w:color w:val="000000"/>
        </w:rPr>
        <w:t xml:space="preserve"> al-Im</w:t>
      </w:r>
      <w:r w:rsidRPr="003752F7">
        <w:t>ā</w:t>
      </w:r>
      <w:r w:rsidRPr="003752F7">
        <w:rPr>
          <w:rFonts w:eastAsiaTheme="minorEastAsia"/>
          <w:color w:val="000000"/>
        </w:rPr>
        <w:t>m Aḥmad.</w:t>
      </w:r>
      <w:r w:rsidRPr="003752F7">
        <w:t xml:space="preserve"> </w:t>
      </w:r>
      <w:r w:rsidRPr="003752F7">
        <w:rPr>
          <w:rFonts w:eastAsiaTheme="minorEastAsia"/>
          <w:color w:val="000000"/>
        </w:rPr>
        <w:t xml:space="preserve">Aḥmad ibn </w:t>
      </w:r>
      <w:r w:rsidRPr="003752F7">
        <w:t>Ḥ</w:t>
      </w:r>
      <w:r w:rsidRPr="003752F7">
        <w:rPr>
          <w:rFonts w:eastAsiaTheme="minorEastAsia"/>
          <w:color w:val="000000"/>
        </w:rPr>
        <w:t>anbal</w:t>
      </w:r>
      <w:r w:rsidRPr="003752F7">
        <w:t xml:space="preserve"> is primarily known for his immense collection of </w:t>
      </w:r>
      <w:r w:rsidRPr="003752F7">
        <w:rPr>
          <w:i/>
          <w:iCs/>
        </w:rPr>
        <w:t>Ḥadīth</w:t>
      </w:r>
      <w:r w:rsidRPr="003752F7">
        <w:t xml:space="preserve">, </w:t>
      </w:r>
      <w:r w:rsidRPr="003752F7">
        <w:rPr>
          <w:i/>
          <w:iCs/>
        </w:rPr>
        <w:t xml:space="preserve">The Musnad of </w:t>
      </w:r>
      <w:r w:rsidRPr="003752F7">
        <w:rPr>
          <w:rFonts w:eastAsiaTheme="minorEastAsia"/>
          <w:i/>
          <w:iCs/>
          <w:color w:val="000000"/>
        </w:rPr>
        <w:t>Al-Im</w:t>
      </w:r>
      <w:r w:rsidRPr="003752F7">
        <w:rPr>
          <w:i/>
          <w:iCs/>
        </w:rPr>
        <w:t>ā</w:t>
      </w:r>
      <w:r w:rsidRPr="003752F7">
        <w:rPr>
          <w:rFonts w:eastAsiaTheme="minorEastAsia"/>
          <w:i/>
          <w:iCs/>
          <w:color w:val="000000"/>
        </w:rPr>
        <w:t xml:space="preserve">m Aḥmad ibn </w:t>
      </w:r>
      <w:r w:rsidRPr="003752F7">
        <w:rPr>
          <w:i/>
          <w:iCs/>
        </w:rPr>
        <w:t>Ḥ</w:t>
      </w:r>
      <w:r w:rsidRPr="003752F7">
        <w:rPr>
          <w:rFonts w:eastAsiaTheme="minorEastAsia"/>
          <w:i/>
          <w:iCs/>
          <w:color w:val="000000"/>
        </w:rPr>
        <w:t>anbal</w:t>
      </w:r>
      <w:r w:rsidRPr="003752F7">
        <w:rPr>
          <w:rFonts w:eastAsiaTheme="minorEastAsia"/>
          <w:color w:val="000000"/>
        </w:rPr>
        <w:t xml:space="preserve"> (</w:t>
      </w:r>
      <w:r w:rsidRPr="003752F7">
        <w:rPr>
          <w:rFonts w:eastAsiaTheme="minorEastAsia"/>
          <w:i/>
          <w:iCs/>
          <w:color w:val="000000"/>
        </w:rPr>
        <w:t>Musnad Al-Im</w:t>
      </w:r>
      <w:r w:rsidRPr="003752F7">
        <w:rPr>
          <w:i/>
          <w:iCs/>
        </w:rPr>
        <w:t>ā</w:t>
      </w:r>
      <w:r w:rsidRPr="003752F7">
        <w:rPr>
          <w:rFonts w:eastAsiaTheme="minorEastAsia"/>
          <w:i/>
          <w:iCs/>
          <w:color w:val="000000"/>
        </w:rPr>
        <w:t xml:space="preserve">m Aḥmad ibn </w:t>
      </w:r>
      <w:r w:rsidRPr="003752F7">
        <w:rPr>
          <w:i/>
          <w:iCs/>
        </w:rPr>
        <w:t>Ḥ</w:t>
      </w:r>
      <w:r w:rsidRPr="003752F7">
        <w:rPr>
          <w:rFonts w:eastAsiaTheme="minorEastAsia"/>
          <w:i/>
          <w:iCs/>
          <w:color w:val="000000"/>
        </w:rPr>
        <w:t>anbal</w:t>
      </w:r>
      <w:r w:rsidRPr="003752F7">
        <w:rPr>
          <w:rFonts w:eastAsiaTheme="minorEastAsia"/>
          <w:color w:val="000000"/>
        </w:rPr>
        <w:t xml:space="preserve">). The word </w:t>
      </w:r>
      <w:r w:rsidRPr="003752F7">
        <w:rPr>
          <w:rFonts w:eastAsiaTheme="minorEastAsia"/>
          <w:i/>
          <w:iCs/>
          <w:color w:val="000000"/>
        </w:rPr>
        <w:t>musnad</w:t>
      </w:r>
      <w:r w:rsidRPr="003752F7">
        <w:rPr>
          <w:rFonts w:eastAsiaTheme="minorEastAsia"/>
          <w:color w:val="000000"/>
        </w:rPr>
        <w:t xml:space="preserve"> refers to a particular genre of </w:t>
      </w:r>
      <w:r w:rsidRPr="003752F7">
        <w:rPr>
          <w:i/>
          <w:iCs/>
        </w:rPr>
        <w:t xml:space="preserve">Ḥadīth </w:t>
      </w:r>
      <w:r w:rsidRPr="003752F7">
        <w:t xml:space="preserve">literature, which compiled </w:t>
      </w:r>
      <w:r w:rsidRPr="003752F7">
        <w:rPr>
          <w:i/>
          <w:iCs/>
        </w:rPr>
        <w:t>Ḥadīth</w:t>
      </w:r>
      <w:r w:rsidRPr="003752F7">
        <w:t xml:space="preserve"> according to the name of the first Companion mentioned in the chain of transmission (</w:t>
      </w:r>
      <w:r w:rsidRPr="003752F7">
        <w:rPr>
          <w:i/>
          <w:iCs/>
        </w:rPr>
        <w:t>al-isnād</w:t>
      </w:r>
      <w:r w:rsidRPr="003752F7">
        <w:t xml:space="preserve">). It is said in the </w:t>
      </w:r>
      <w:r w:rsidRPr="003752F7">
        <w:rPr>
          <w:i/>
          <w:iCs/>
        </w:rPr>
        <w:t>Ḥadīth</w:t>
      </w:r>
      <w:r w:rsidRPr="003752F7">
        <w:t xml:space="preserve"> sciences, that any </w:t>
      </w:r>
      <w:r w:rsidRPr="003752F7">
        <w:rPr>
          <w:i/>
          <w:iCs/>
        </w:rPr>
        <w:t>Ḥadīth</w:t>
      </w:r>
      <w:r w:rsidRPr="003752F7">
        <w:t xml:space="preserve"> which is not represented in the </w:t>
      </w:r>
      <w:r w:rsidRPr="003752F7">
        <w:rPr>
          <w:i/>
          <w:iCs/>
        </w:rPr>
        <w:t>Musnad</w:t>
      </w:r>
      <w:r w:rsidRPr="003752F7">
        <w:t xml:space="preserve"> of </w:t>
      </w:r>
      <w:r w:rsidRPr="003752F7">
        <w:rPr>
          <w:rFonts w:eastAsiaTheme="minorEastAsia"/>
          <w:color w:val="000000"/>
        </w:rPr>
        <w:t xml:space="preserve">Ibn </w:t>
      </w:r>
      <w:r w:rsidRPr="003752F7">
        <w:t>Ḥ</w:t>
      </w:r>
      <w:r w:rsidRPr="003752F7">
        <w:rPr>
          <w:rFonts w:eastAsiaTheme="minorEastAsia"/>
          <w:color w:val="000000"/>
        </w:rPr>
        <w:t>anbal lacks validity. As we will see, al-Im</w:t>
      </w:r>
      <w:r w:rsidRPr="003752F7">
        <w:t>ā</w:t>
      </w:r>
      <w:r w:rsidRPr="003752F7">
        <w:rPr>
          <w:rFonts w:eastAsiaTheme="minorEastAsia"/>
          <w:color w:val="000000"/>
        </w:rPr>
        <w:t>m Aḥmad is especially renowned for his courageous stand against the imposition of Mu‘tazilite doctrine in the ‘Abb</w:t>
      </w:r>
      <w:r w:rsidRPr="003752F7">
        <w:t>ā</w:t>
      </w:r>
      <w:r w:rsidRPr="003752F7">
        <w:rPr>
          <w:rFonts w:eastAsiaTheme="minorEastAsia"/>
          <w:color w:val="000000"/>
        </w:rPr>
        <w:t>sid Inquistion (</w:t>
      </w:r>
      <w:r w:rsidRPr="003752F7">
        <w:rPr>
          <w:rFonts w:eastAsiaTheme="minorEastAsia"/>
          <w:i/>
          <w:iCs/>
          <w:color w:val="000000"/>
        </w:rPr>
        <w:t>al-Mi</w:t>
      </w:r>
      <w:r w:rsidRPr="003752F7">
        <w:rPr>
          <w:i/>
          <w:iCs/>
        </w:rPr>
        <w:t>ḥ</w:t>
      </w:r>
      <w:r w:rsidRPr="003752F7">
        <w:rPr>
          <w:rFonts w:eastAsiaTheme="minorEastAsia"/>
          <w:i/>
          <w:iCs/>
          <w:color w:val="000000"/>
        </w:rPr>
        <w:t>na</w:t>
      </w:r>
      <w:r w:rsidRPr="003752F7">
        <w:rPr>
          <w:rFonts w:eastAsiaTheme="minorEastAsia"/>
          <w:color w:val="000000"/>
        </w:rPr>
        <w:t xml:space="preserve">) concerning the question of whether or not the </w:t>
      </w:r>
      <w:r w:rsidRPr="003752F7">
        <w:t>Qur’ān is created.</w:t>
      </w:r>
    </w:p>
  </w:footnote>
  <w:footnote w:id="131">
    <w:p w14:paraId="301391D3" w14:textId="77777777" w:rsidR="000F6A0B" w:rsidRPr="003752F7" w:rsidRDefault="000F6A0B" w:rsidP="000F6A0B">
      <w:pPr>
        <w:pStyle w:val="FootnoteText"/>
      </w:pPr>
      <w:r w:rsidRPr="003752F7">
        <w:rPr>
          <w:rStyle w:val="FootnoteReference"/>
        </w:rPr>
        <w:footnoteRef/>
      </w:r>
      <w:r w:rsidRPr="003752F7">
        <w:rPr>
          <w:b/>
          <w:bCs/>
        </w:rPr>
        <w:t xml:space="preserve"> Al-</w:t>
      </w:r>
      <w:r w:rsidRPr="003752F7">
        <w:rPr>
          <w:rFonts w:eastAsiaTheme="minorEastAsia"/>
          <w:b/>
          <w:bCs/>
          <w:color w:val="000000"/>
        </w:rPr>
        <w:t>Im</w:t>
      </w:r>
      <w:r w:rsidRPr="003752F7">
        <w:rPr>
          <w:b/>
          <w:bCs/>
        </w:rPr>
        <w:t>ā</w:t>
      </w:r>
      <w:r w:rsidRPr="003752F7">
        <w:rPr>
          <w:rFonts w:eastAsiaTheme="minorEastAsia"/>
          <w:b/>
          <w:bCs/>
          <w:color w:val="000000"/>
        </w:rPr>
        <w:t>m al-Dārimī</w:t>
      </w:r>
      <w:r w:rsidRPr="003752F7">
        <w:t xml:space="preserve"> (255/869) refers to Abū Muḥammad ‘Abd-Allāh ibn ‘Abd-al-Raḥmān ibn Faḍl</w:t>
      </w:r>
      <w:r w:rsidRPr="003752F7">
        <w:rPr>
          <w:rFonts w:eastAsiaTheme="minorEastAsia"/>
          <w:color w:val="000000"/>
        </w:rPr>
        <w:t xml:space="preserve"> al-Dārimī al-Tamīmī al-Samarqandī. </w:t>
      </w:r>
      <w:r w:rsidRPr="003752F7">
        <w:t>Al-</w:t>
      </w:r>
      <w:r w:rsidRPr="003752F7">
        <w:rPr>
          <w:rFonts w:eastAsiaTheme="minorEastAsia"/>
          <w:color w:val="000000"/>
        </w:rPr>
        <w:t>Im</w:t>
      </w:r>
      <w:r w:rsidRPr="003752F7">
        <w:t>ā</w:t>
      </w:r>
      <w:r w:rsidRPr="003752F7">
        <w:rPr>
          <w:rFonts w:eastAsiaTheme="minorEastAsia"/>
          <w:color w:val="000000"/>
        </w:rPr>
        <w:t xml:space="preserve">m al-Dārimī was of Arab background from the tribe of Tamīm. He is best known for his collection of </w:t>
      </w:r>
      <w:r w:rsidRPr="003752F7">
        <w:rPr>
          <w:i/>
          <w:iCs/>
        </w:rPr>
        <w:t>Ḥadīth</w:t>
      </w:r>
      <w:r w:rsidRPr="003752F7">
        <w:t xml:space="preserve"> called </w:t>
      </w:r>
      <w:r w:rsidRPr="003752F7">
        <w:rPr>
          <w:i/>
          <w:iCs/>
        </w:rPr>
        <w:t xml:space="preserve">The Sunnas of </w:t>
      </w:r>
      <w:r w:rsidRPr="003752F7">
        <w:rPr>
          <w:rFonts w:eastAsiaTheme="minorEastAsia"/>
          <w:i/>
          <w:iCs/>
          <w:color w:val="000000"/>
        </w:rPr>
        <w:t>al-Dārimī</w:t>
      </w:r>
      <w:r w:rsidRPr="003752F7">
        <w:rPr>
          <w:rFonts w:eastAsiaTheme="minorEastAsia"/>
          <w:color w:val="000000"/>
        </w:rPr>
        <w:t xml:space="preserve"> (</w:t>
      </w:r>
      <w:r w:rsidRPr="003752F7">
        <w:rPr>
          <w:rFonts w:eastAsiaTheme="minorEastAsia"/>
          <w:i/>
          <w:iCs/>
          <w:color w:val="000000"/>
        </w:rPr>
        <w:t>Sunan al-Dārimī</w:t>
      </w:r>
      <w:r w:rsidRPr="003752F7">
        <w:rPr>
          <w:rFonts w:eastAsiaTheme="minorEastAsia"/>
          <w:color w:val="000000"/>
        </w:rPr>
        <w:t>). He hailed from the Central Asian city of Samarqand in what is today Uzbekistan.</w:t>
      </w:r>
    </w:p>
  </w:footnote>
  <w:footnote w:id="132">
    <w:p w14:paraId="638F6D92" w14:textId="60FCEE0A" w:rsidR="00E86172" w:rsidRPr="003752F7" w:rsidRDefault="00E86172" w:rsidP="00E86172">
      <w:pPr>
        <w:pStyle w:val="FootnoteText"/>
        <w:rPr>
          <w:b/>
          <w:bCs/>
          <w:color w:val="202122"/>
        </w:rPr>
      </w:pPr>
      <w:r w:rsidRPr="003752F7">
        <w:rPr>
          <w:rStyle w:val="FootnoteReference"/>
        </w:rPr>
        <w:footnoteRef/>
      </w:r>
      <w:r w:rsidRPr="003752F7">
        <w:t xml:space="preserve"> </w:t>
      </w:r>
      <w:r w:rsidRPr="003752F7">
        <w:rPr>
          <w:b/>
          <w:bCs/>
          <w:color w:val="202122"/>
        </w:rPr>
        <w:t xml:space="preserve">Granada </w:t>
      </w:r>
      <w:r w:rsidRPr="003752F7">
        <w:rPr>
          <w:color w:val="202122"/>
        </w:rPr>
        <w:t>(</w:t>
      </w:r>
      <w:r w:rsidRPr="003752F7">
        <w:rPr>
          <w:rFonts w:eastAsiaTheme="minorEastAsia"/>
          <w:color w:val="000000"/>
        </w:rPr>
        <w:t xml:space="preserve">Arabic: </w:t>
      </w:r>
      <w:r w:rsidRPr="003752F7">
        <w:rPr>
          <w:rFonts w:eastAsiaTheme="minorEastAsia"/>
          <w:i/>
          <w:iCs/>
          <w:color w:val="000000"/>
        </w:rPr>
        <w:t>Gharnāṭa</w:t>
      </w:r>
      <w:r w:rsidRPr="003752F7">
        <w:rPr>
          <w:rFonts w:eastAsiaTheme="minorEastAsia"/>
          <w:color w:val="000000"/>
        </w:rPr>
        <w:t xml:space="preserve"> or </w:t>
      </w:r>
      <w:r w:rsidRPr="003752F7">
        <w:rPr>
          <w:rFonts w:eastAsiaTheme="minorEastAsia"/>
          <w:i/>
          <w:iCs/>
          <w:color w:val="000000"/>
        </w:rPr>
        <w:t>Mad</w:t>
      </w:r>
      <w:r w:rsidRPr="003752F7">
        <w:rPr>
          <w:i/>
          <w:iCs/>
          <w:color w:val="202122"/>
        </w:rPr>
        <w:t>ī</w:t>
      </w:r>
      <w:r w:rsidRPr="003752F7">
        <w:rPr>
          <w:rFonts w:eastAsiaTheme="minorEastAsia"/>
          <w:i/>
          <w:iCs/>
          <w:color w:val="000000"/>
        </w:rPr>
        <w:t>nat Gharnāṭa</w:t>
      </w:r>
      <w:r w:rsidRPr="003752F7">
        <w:rPr>
          <w:rFonts w:eastAsiaTheme="minorEastAsia"/>
          <w:color w:val="000000"/>
        </w:rPr>
        <w:t>) are</w:t>
      </w:r>
      <w:r w:rsidR="00872171" w:rsidRPr="003752F7">
        <w:rPr>
          <w:rFonts w:eastAsiaTheme="minorEastAsia"/>
          <w:color w:val="000000"/>
        </w:rPr>
        <w:t xml:space="preserve"> </w:t>
      </w:r>
      <w:r w:rsidRPr="003752F7">
        <w:rPr>
          <w:rFonts w:eastAsiaTheme="minorEastAsia"/>
          <w:color w:val="000000"/>
        </w:rPr>
        <w:t xml:space="preserve">later </w:t>
      </w:r>
      <w:r w:rsidR="00872171" w:rsidRPr="003752F7">
        <w:rPr>
          <w:rFonts w:eastAsiaTheme="minorEastAsia"/>
          <w:color w:val="000000"/>
        </w:rPr>
        <w:t xml:space="preserve">Medieval </w:t>
      </w:r>
      <w:r w:rsidRPr="003752F7">
        <w:rPr>
          <w:rFonts w:eastAsiaTheme="minorEastAsia"/>
          <w:color w:val="000000"/>
        </w:rPr>
        <w:t xml:space="preserve">names of </w:t>
      </w:r>
      <w:r w:rsidR="00872171" w:rsidRPr="003752F7">
        <w:rPr>
          <w:rFonts w:eastAsiaTheme="minorEastAsia"/>
          <w:color w:val="000000"/>
        </w:rPr>
        <w:t xml:space="preserve">the older city of </w:t>
      </w:r>
      <w:r w:rsidRPr="003752F7">
        <w:rPr>
          <w:rFonts w:eastAsiaTheme="minorEastAsia"/>
          <w:color w:val="000000"/>
        </w:rPr>
        <w:t>Elvira</w:t>
      </w:r>
      <w:r w:rsidR="00CB08BB" w:rsidRPr="003752F7">
        <w:rPr>
          <w:rFonts w:eastAsiaTheme="minorEastAsia"/>
          <w:color w:val="000000"/>
        </w:rPr>
        <w:t xml:space="preserve"> (Arabic: </w:t>
      </w:r>
      <w:r w:rsidR="00CB08BB" w:rsidRPr="003752F7">
        <w:rPr>
          <w:i/>
          <w:iCs/>
          <w:color w:val="202122"/>
        </w:rPr>
        <w:t>Ilbīra</w:t>
      </w:r>
      <w:r w:rsidR="00CB08BB" w:rsidRPr="003752F7">
        <w:rPr>
          <w:rFonts w:eastAsiaTheme="minorEastAsia"/>
          <w:color w:val="000000"/>
        </w:rPr>
        <w:t>)</w:t>
      </w:r>
      <w:r w:rsidR="00674879" w:rsidRPr="003752F7">
        <w:rPr>
          <w:rFonts w:eastAsiaTheme="minorEastAsia"/>
          <w:color w:val="000000"/>
        </w:rPr>
        <w:t xml:space="preserve"> in the lowlands were the Modern city of Granada exists today</w:t>
      </w:r>
      <w:r w:rsidRPr="003752F7">
        <w:rPr>
          <w:rFonts w:eastAsiaTheme="minorEastAsia"/>
          <w:color w:val="000000"/>
        </w:rPr>
        <w:t xml:space="preserve">. </w:t>
      </w:r>
      <w:r w:rsidR="00674879" w:rsidRPr="003752F7">
        <w:rPr>
          <w:rFonts w:eastAsiaTheme="minorEastAsia"/>
          <w:color w:val="000000"/>
        </w:rPr>
        <w:t>Elvira</w:t>
      </w:r>
      <w:r w:rsidRPr="003752F7">
        <w:rPr>
          <w:rFonts w:eastAsiaTheme="minorEastAsia"/>
          <w:color w:val="000000"/>
        </w:rPr>
        <w:t xml:space="preserve"> became universally </w:t>
      </w:r>
      <w:r w:rsidR="00674879" w:rsidRPr="003752F7">
        <w:rPr>
          <w:rFonts w:eastAsiaTheme="minorEastAsia"/>
          <w:color w:val="000000"/>
        </w:rPr>
        <w:t>renowned</w:t>
      </w:r>
      <w:r w:rsidRPr="003752F7">
        <w:rPr>
          <w:rFonts w:eastAsiaTheme="minorEastAsia"/>
          <w:color w:val="000000"/>
        </w:rPr>
        <w:t xml:space="preserve"> as “Granada” (</w:t>
      </w:r>
      <w:r w:rsidRPr="003752F7">
        <w:rPr>
          <w:rFonts w:eastAsiaTheme="minorEastAsia"/>
          <w:i/>
          <w:iCs/>
          <w:color w:val="000000"/>
        </w:rPr>
        <w:t>Gharnāṭa</w:t>
      </w:r>
      <w:r w:rsidRPr="003752F7">
        <w:rPr>
          <w:rFonts w:eastAsiaTheme="minorEastAsia"/>
          <w:color w:val="000000"/>
        </w:rPr>
        <w:t>) after the foundation of the Z</w:t>
      </w:r>
      <w:r w:rsidRPr="003752F7">
        <w:t>ī</w:t>
      </w:r>
      <w:r w:rsidRPr="003752F7">
        <w:rPr>
          <w:rFonts w:eastAsiaTheme="minorEastAsia"/>
          <w:color w:val="000000"/>
        </w:rPr>
        <w:t>rid Factional Kingdom of Granada there in the fifth/eleventh century, although the name Granada is itself older and appears at least a century before the founding of the Z</w:t>
      </w:r>
      <w:r w:rsidRPr="003752F7">
        <w:t>ī</w:t>
      </w:r>
      <w:r w:rsidRPr="003752F7">
        <w:rPr>
          <w:rFonts w:eastAsiaTheme="minorEastAsia"/>
          <w:color w:val="000000"/>
        </w:rPr>
        <w:t>rid Dynasty. Much later, from the 627/1230 until 897/1492, Granada was the capital of the Am</w:t>
      </w:r>
      <w:r w:rsidRPr="003752F7">
        <w:t>ī</w:t>
      </w:r>
      <w:r w:rsidRPr="003752F7">
        <w:rPr>
          <w:rFonts w:eastAsiaTheme="minorEastAsia"/>
          <w:color w:val="000000"/>
        </w:rPr>
        <w:t>rate of Granada under the rule of the Na</w:t>
      </w:r>
      <w:r w:rsidRPr="003752F7">
        <w:t>ṣ</w:t>
      </w:r>
      <w:r w:rsidRPr="003752F7">
        <w:rPr>
          <w:rFonts w:eastAsiaTheme="minorEastAsia"/>
          <w:color w:val="000000"/>
        </w:rPr>
        <w:t>rid Dynasty of Ban</w:t>
      </w:r>
      <w:r w:rsidRPr="003752F7">
        <w:t xml:space="preserve">ū </w:t>
      </w:r>
      <w:r w:rsidRPr="003752F7">
        <w:rPr>
          <w:rFonts w:eastAsiaTheme="minorEastAsia"/>
          <w:color w:val="000000"/>
        </w:rPr>
        <w:t>Na</w:t>
      </w:r>
      <w:r w:rsidRPr="003752F7">
        <w:t>ṣr or Banū al-Aḥmar, who built the magnificent Alhambra (</w:t>
      </w:r>
      <w:r w:rsidRPr="003752F7">
        <w:rPr>
          <w:i/>
          <w:iCs/>
        </w:rPr>
        <w:t>al-Ḥamr</w:t>
      </w:r>
      <w:r w:rsidRPr="003752F7">
        <w:rPr>
          <w:rFonts w:eastAsiaTheme="minorEastAsia"/>
          <w:i/>
          <w:iCs/>
          <w:color w:val="000000"/>
        </w:rPr>
        <w:t>ā</w:t>
      </w:r>
      <w:r w:rsidRPr="003752F7">
        <w:rPr>
          <w:i/>
          <w:iCs/>
        </w:rPr>
        <w:t>’</w:t>
      </w:r>
      <w:r w:rsidRPr="003752F7">
        <w:t xml:space="preserve">) </w:t>
      </w:r>
      <w:r w:rsidR="0043785E" w:rsidRPr="003752F7">
        <w:t>F</w:t>
      </w:r>
      <w:r w:rsidRPr="003752F7">
        <w:t>ortress-</w:t>
      </w:r>
      <w:r w:rsidR="0043785E" w:rsidRPr="003752F7">
        <w:t>P</w:t>
      </w:r>
      <w:r w:rsidRPr="003752F7">
        <w:t>alace complex</w:t>
      </w:r>
      <w:r w:rsidR="0007082E" w:rsidRPr="003752F7">
        <w:t>,</w:t>
      </w:r>
      <w:r w:rsidRPr="003752F7">
        <w:t xml:space="preserve"> and</w:t>
      </w:r>
      <w:r w:rsidR="0007082E" w:rsidRPr="003752F7">
        <w:t xml:space="preserve"> theirs</w:t>
      </w:r>
      <w:r w:rsidRPr="003752F7">
        <w:t xml:space="preserve"> was the last Muslim </w:t>
      </w:r>
      <w:r w:rsidR="0007082E" w:rsidRPr="003752F7">
        <w:t>D</w:t>
      </w:r>
      <w:r w:rsidRPr="003752F7">
        <w:t>ynasty of the Iberian Peninsula.</w:t>
      </w:r>
      <w:r w:rsidRPr="003752F7">
        <w:rPr>
          <w:rFonts w:eastAsiaTheme="minorEastAsia"/>
          <w:color w:val="000000"/>
        </w:rPr>
        <w:t xml:space="preserve"> The origin and meaning of “Granada” (</w:t>
      </w:r>
      <w:r w:rsidRPr="003752F7">
        <w:rPr>
          <w:rFonts w:eastAsiaTheme="minorEastAsia"/>
          <w:i/>
          <w:iCs/>
          <w:color w:val="000000"/>
        </w:rPr>
        <w:t>Gharnāṭa</w:t>
      </w:r>
      <w:r w:rsidRPr="003752F7">
        <w:rPr>
          <w:rFonts w:eastAsiaTheme="minorEastAsia"/>
          <w:color w:val="000000"/>
        </w:rPr>
        <w:t xml:space="preserve">) is less certain than that of Elvira. The famous North African Arab historian of Granada </w:t>
      </w:r>
      <w:r w:rsidRPr="003752F7">
        <w:rPr>
          <w:color w:val="202122"/>
        </w:rPr>
        <w:t>Aḥmad ibn Muḥammad al-Maqqarī al-Tilmisānī (d. 1041/1632) suggests in his famous seven-volume compendium of Andalusian history (</w:t>
      </w:r>
      <w:r w:rsidRPr="003752F7">
        <w:rPr>
          <w:i/>
          <w:iCs/>
          <w:color w:val="202122"/>
        </w:rPr>
        <w:t>The Diffused Fragrance of the Mellow Branch of [the Tree] of al-Andalus</w:t>
      </w:r>
      <w:r w:rsidRPr="003752F7">
        <w:rPr>
          <w:color w:val="202122"/>
        </w:rPr>
        <w:t>; (</w:t>
      </w:r>
      <w:r w:rsidRPr="003752F7">
        <w:rPr>
          <w:i/>
          <w:iCs/>
          <w:color w:val="202122"/>
        </w:rPr>
        <w:t>Naf</w:t>
      </w:r>
      <w:r w:rsidRPr="003752F7">
        <w:rPr>
          <w:i/>
          <w:iCs/>
        </w:rPr>
        <w:t>ḥ</w:t>
      </w:r>
      <w:r w:rsidRPr="003752F7">
        <w:rPr>
          <w:i/>
          <w:iCs/>
          <w:color w:val="202122"/>
        </w:rPr>
        <w:t xml:space="preserve"> al-</w:t>
      </w:r>
      <w:r w:rsidRPr="003752F7">
        <w:rPr>
          <w:i/>
          <w:iCs/>
        </w:rPr>
        <w:t>Ṭī</w:t>
      </w:r>
      <w:r w:rsidRPr="003752F7">
        <w:rPr>
          <w:i/>
          <w:iCs/>
          <w:color w:val="202122"/>
        </w:rPr>
        <w:t>b min Ghusn al-Andalus al-Ra</w:t>
      </w:r>
      <w:r w:rsidRPr="003752F7">
        <w:rPr>
          <w:i/>
          <w:iCs/>
        </w:rPr>
        <w:t>ṭī</w:t>
      </w:r>
      <w:r w:rsidRPr="003752F7">
        <w:rPr>
          <w:i/>
          <w:iCs/>
          <w:color w:val="202122"/>
        </w:rPr>
        <w:t>b</w:t>
      </w:r>
      <w:r w:rsidRPr="003752F7">
        <w:rPr>
          <w:color w:val="202122"/>
        </w:rPr>
        <w:t xml:space="preserve">) that the name </w:t>
      </w:r>
      <w:r w:rsidRPr="003752F7">
        <w:rPr>
          <w:rFonts w:eastAsiaTheme="minorEastAsia"/>
          <w:i/>
          <w:iCs/>
          <w:color w:val="000000"/>
        </w:rPr>
        <w:t>Gharnāṭa</w:t>
      </w:r>
      <w:r w:rsidRPr="003752F7">
        <w:rPr>
          <w:color w:val="202122"/>
        </w:rPr>
        <w:t xml:space="preserve"> comes from the Latin word “</w:t>
      </w:r>
      <w:r w:rsidRPr="003752F7">
        <w:rPr>
          <w:i/>
          <w:iCs/>
          <w:color w:val="202122"/>
        </w:rPr>
        <w:t>granata</w:t>
      </w:r>
      <w:r w:rsidRPr="003752F7">
        <w:rPr>
          <w:color w:val="202122"/>
        </w:rPr>
        <w:t xml:space="preserve">” for the pomegranate, which later became the emblem of the city and still </w:t>
      </w:r>
      <w:r w:rsidR="00F166AB" w:rsidRPr="003752F7">
        <w:rPr>
          <w:color w:val="202122"/>
        </w:rPr>
        <w:t>remains so</w:t>
      </w:r>
      <w:r w:rsidRPr="003752F7">
        <w:rPr>
          <w:color w:val="202122"/>
        </w:rPr>
        <w:t xml:space="preserve"> until this day. A smaller settlement and fortress (</w:t>
      </w:r>
      <w:r w:rsidRPr="003752F7">
        <w:rPr>
          <w:i/>
          <w:iCs/>
          <w:color w:val="202122"/>
        </w:rPr>
        <w:t>ḥiṣn</w:t>
      </w:r>
      <w:r w:rsidRPr="003752F7">
        <w:rPr>
          <w:color w:val="202122"/>
        </w:rPr>
        <w:t>) named</w:t>
      </w:r>
      <w:r w:rsidRPr="003752F7">
        <w:rPr>
          <w:rStyle w:val="apple-converted-space"/>
          <w:rFonts w:eastAsiaTheme="majorEastAsia"/>
          <w:color w:val="202122"/>
        </w:rPr>
        <w:t> </w:t>
      </w:r>
      <w:r w:rsidRPr="003752F7">
        <w:rPr>
          <w:i/>
          <w:iCs/>
          <w:color w:val="202122"/>
        </w:rPr>
        <w:t>Gharnāṭa</w:t>
      </w:r>
      <w:r w:rsidRPr="003752F7">
        <w:rPr>
          <w:rStyle w:val="apple-converted-space"/>
          <w:rFonts w:eastAsiaTheme="majorEastAsia"/>
          <w:color w:val="202122"/>
        </w:rPr>
        <w:t> </w:t>
      </w:r>
      <w:r w:rsidRPr="003752F7">
        <w:rPr>
          <w:color w:val="202122"/>
        </w:rPr>
        <w:t>existed on the south side of the Darro River (</w:t>
      </w:r>
      <w:r w:rsidRPr="003752F7">
        <w:rPr>
          <w:i/>
          <w:iCs/>
          <w:color w:val="202122"/>
        </w:rPr>
        <w:t>Nahr Had</w:t>
      </w:r>
      <w:r w:rsidRPr="003752F7">
        <w:rPr>
          <w:i/>
          <w:iCs/>
        </w:rPr>
        <w:t>ā</w:t>
      </w:r>
      <w:r w:rsidRPr="003752F7">
        <w:rPr>
          <w:i/>
          <w:iCs/>
          <w:color w:val="202122"/>
        </w:rPr>
        <w:t>rruh</w:t>
      </w:r>
      <w:r w:rsidRPr="003752F7">
        <w:rPr>
          <w:color w:val="202122"/>
        </w:rPr>
        <w:t xml:space="preserve">, </w:t>
      </w:r>
      <w:r w:rsidRPr="003752F7">
        <w:rPr>
          <w:i/>
          <w:iCs/>
        </w:rPr>
        <w:t>Ḥ</w:t>
      </w:r>
      <w:r w:rsidRPr="003752F7">
        <w:rPr>
          <w:i/>
          <w:iCs/>
          <w:color w:val="202122"/>
        </w:rPr>
        <w:t>ad</w:t>
      </w:r>
      <w:r w:rsidRPr="003752F7">
        <w:rPr>
          <w:i/>
          <w:iCs/>
        </w:rPr>
        <w:t>ā</w:t>
      </w:r>
      <w:r w:rsidRPr="003752F7">
        <w:rPr>
          <w:i/>
          <w:iCs/>
          <w:color w:val="202122"/>
        </w:rPr>
        <w:t>rruh</w:t>
      </w:r>
      <w:r w:rsidRPr="003752F7">
        <w:rPr>
          <w:color w:val="202122"/>
        </w:rPr>
        <w:t xml:space="preserve">, or </w:t>
      </w:r>
      <w:r w:rsidRPr="003752F7">
        <w:rPr>
          <w:i/>
          <w:iCs/>
          <w:color w:val="202122"/>
        </w:rPr>
        <w:t xml:space="preserve">Nahr </w:t>
      </w:r>
      <w:r w:rsidRPr="003752F7">
        <w:rPr>
          <w:i/>
          <w:iCs/>
        </w:rPr>
        <w:t>Ḥ</w:t>
      </w:r>
      <w:r w:rsidRPr="003752F7">
        <w:rPr>
          <w:i/>
          <w:iCs/>
          <w:color w:val="202122"/>
        </w:rPr>
        <w:t>addara</w:t>
      </w:r>
      <w:r w:rsidRPr="003752F7">
        <w:rPr>
          <w:color w:val="202122"/>
        </w:rPr>
        <w:t>) on Sab</w:t>
      </w:r>
      <w:r w:rsidRPr="003752F7">
        <w:t>ī</w:t>
      </w:r>
      <w:r w:rsidRPr="003752F7">
        <w:rPr>
          <w:color w:val="202122"/>
        </w:rPr>
        <w:t>ka Hill, where the Alhambra fortress complex is located</w:t>
      </w:r>
      <w:r w:rsidR="00625E7E" w:rsidRPr="003752F7">
        <w:rPr>
          <w:color w:val="202122"/>
        </w:rPr>
        <w:t>, just</w:t>
      </w:r>
      <w:r w:rsidRPr="003752F7">
        <w:rPr>
          <w:color w:val="202122"/>
        </w:rPr>
        <w:t xml:space="preserve"> due South of the current neighborhood of Albaicín. In Muslim Elvira, </w:t>
      </w:r>
      <w:r w:rsidRPr="003752F7">
        <w:rPr>
          <w:i/>
          <w:iCs/>
          <w:color w:val="202122"/>
        </w:rPr>
        <w:t>Gharnāṭa</w:t>
      </w:r>
      <w:r w:rsidRPr="003752F7">
        <w:rPr>
          <w:color w:val="202122"/>
        </w:rPr>
        <w:t xml:space="preserve"> on the center and Western part of Sab</w:t>
      </w:r>
      <w:r w:rsidRPr="003752F7">
        <w:t>ī</w:t>
      </w:r>
      <w:r w:rsidRPr="003752F7">
        <w:rPr>
          <w:color w:val="202122"/>
        </w:rPr>
        <w:t>ka Hill was mainly a large Jewish settlement and was known as “Granada of the Jews” (</w:t>
      </w:r>
      <w:r w:rsidRPr="003752F7">
        <w:rPr>
          <w:i/>
          <w:iCs/>
          <w:color w:val="202122"/>
        </w:rPr>
        <w:t>Gharnāṭat al-Yahūd</w:t>
      </w:r>
      <w:r w:rsidRPr="003752F7">
        <w:rPr>
          <w:color w:val="202122"/>
        </w:rPr>
        <w:t xml:space="preserve">). Adjacent and just to the south of </w:t>
      </w:r>
      <w:r w:rsidRPr="003752F7">
        <w:rPr>
          <w:i/>
          <w:iCs/>
          <w:color w:val="202122"/>
        </w:rPr>
        <w:t>Gharnāṭat al-Yahūd</w:t>
      </w:r>
      <w:r w:rsidRPr="003752F7">
        <w:rPr>
          <w:color w:val="202122"/>
        </w:rPr>
        <w:t xml:space="preserve"> on </w:t>
      </w:r>
      <w:r w:rsidRPr="003752F7">
        <w:rPr>
          <w:i/>
          <w:iCs/>
          <w:color w:val="202122"/>
        </w:rPr>
        <w:t>al-Sab</w:t>
      </w:r>
      <w:r w:rsidRPr="003752F7">
        <w:rPr>
          <w:i/>
          <w:iCs/>
        </w:rPr>
        <w:t>ī</w:t>
      </w:r>
      <w:r w:rsidRPr="003752F7">
        <w:rPr>
          <w:i/>
          <w:iCs/>
          <w:color w:val="202122"/>
        </w:rPr>
        <w:t>ka</w:t>
      </w:r>
      <w:r w:rsidRPr="003752F7">
        <w:rPr>
          <w:color w:val="202122"/>
        </w:rPr>
        <w:t xml:space="preserve"> was “the Potters’ Quarter” (</w:t>
      </w:r>
      <w:r w:rsidRPr="003752F7">
        <w:rPr>
          <w:i/>
          <w:iCs/>
          <w:color w:val="202122"/>
        </w:rPr>
        <w:t>Raba</w:t>
      </w:r>
      <w:r w:rsidRPr="003752F7">
        <w:rPr>
          <w:i/>
          <w:iCs/>
        </w:rPr>
        <w:t>ḍ</w:t>
      </w:r>
      <w:r w:rsidRPr="003752F7">
        <w:rPr>
          <w:i/>
          <w:iCs/>
          <w:color w:val="202122"/>
        </w:rPr>
        <w:t xml:space="preserve"> al-Fakhkh</w:t>
      </w:r>
      <w:r w:rsidRPr="003752F7">
        <w:rPr>
          <w:i/>
          <w:iCs/>
        </w:rPr>
        <w:t>ā</w:t>
      </w:r>
      <w:r w:rsidRPr="003752F7">
        <w:rPr>
          <w:i/>
          <w:iCs/>
          <w:color w:val="202122"/>
        </w:rPr>
        <w:t>r</w:t>
      </w:r>
      <w:r w:rsidRPr="003752F7">
        <w:rPr>
          <w:i/>
          <w:iCs/>
        </w:rPr>
        <w:t>ī</w:t>
      </w:r>
      <w:r w:rsidRPr="003752F7">
        <w:rPr>
          <w:i/>
          <w:iCs/>
          <w:color w:val="202122"/>
        </w:rPr>
        <w:t>n</w:t>
      </w:r>
      <w:r w:rsidRPr="003752F7">
        <w:rPr>
          <w:color w:val="202122"/>
        </w:rPr>
        <w:t>). The large regional city to the West of Old Granada</w:t>
      </w:r>
      <w:r w:rsidR="00CB08BB" w:rsidRPr="003752F7">
        <w:rPr>
          <w:color w:val="202122"/>
        </w:rPr>
        <w:t xml:space="preserve"> in the plain</w:t>
      </w:r>
      <w:r w:rsidRPr="003752F7">
        <w:rPr>
          <w:color w:val="202122"/>
        </w:rPr>
        <w:t xml:space="preserve"> was, of course, Elvira, and its large regional district was known as “the Province of Elvira” (</w:t>
      </w:r>
      <w:r w:rsidRPr="003752F7">
        <w:rPr>
          <w:i/>
          <w:iCs/>
          <w:color w:val="202122"/>
        </w:rPr>
        <w:t>Kūrat Ilbīra</w:t>
      </w:r>
      <w:r w:rsidRPr="003752F7">
        <w:rPr>
          <w:color w:val="202122"/>
        </w:rPr>
        <w:t xml:space="preserve">). </w:t>
      </w:r>
    </w:p>
  </w:footnote>
  <w:footnote w:id="133">
    <w:p w14:paraId="201815F3" w14:textId="3862D018" w:rsidR="004722B6" w:rsidRPr="003752F7" w:rsidRDefault="00E86172" w:rsidP="004722B6">
      <w:pPr>
        <w:autoSpaceDE w:val="0"/>
        <w:autoSpaceDN w:val="0"/>
        <w:adjustRightInd w:val="0"/>
        <w:rPr>
          <w:color w:val="202122"/>
          <w:sz w:val="20"/>
          <w:szCs w:val="20"/>
          <w:u w:val="single"/>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 xml:space="preserve">Christopher Columbus </w:t>
      </w:r>
      <w:r w:rsidRPr="003752F7">
        <w:rPr>
          <w:rFonts w:asciiTheme="majorBidi" w:hAnsiTheme="majorBidi" w:cstheme="majorBidi"/>
          <w:sz w:val="20"/>
          <w:szCs w:val="20"/>
        </w:rPr>
        <w:t>(d. 912/1506) (</w:t>
      </w:r>
      <w:r w:rsidRPr="003752F7">
        <w:rPr>
          <w:rFonts w:asciiTheme="majorBidi" w:hAnsiTheme="majorBidi" w:cstheme="majorBidi"/>
          <w:color w:val="202122"/>
          <w:sz w:val="20"/>
          <w:szCs w:val="20"/>
        </w:rPr>
        <w:t>Latin: Christophorus Columbus</w:t>
      </w:r>
      <w:r w:rsidRPr="003752F7">
        <w:rPr>
          <w:rFonts w:asciiTheme="majorBidi" w:hAnsiTheme="majorBidi" w:cstheme="majorBidi"/>
          <w:sz w:val="20"/>
          <w:szCs w:val="20"/>
        </w:rPr>
        <w:t xml:space="preserve">; Spanish: </w:t>
      </w:r>
      <w:r w:rsidRPr="003752F7">
        <w:rPr>
          <w:rFonts w:asciiTheme="majorBidi" w:hAnsiTheme="majorBidi" w:cstheme="majorBidi"/>
          <w:color w:val="202122"/>
          <w:sz w:val="20"/>
          <w:szCs w:val="20"/>
        </w:rPr>
        <w:t>Cristóbal Colón; Italian: Cristoforo Colombo</w:t>
      </w:r>
      <w:r w:rsidRPr="003752F7">
        <w:rPr>
          <w:rFonts w:asciiTheme="majorBidi" w:hAnsiTheme="majorBidi" w:cstheme="majorBidi"/>
          <w:color w:val="202122"/>
          <w:sz w:val="20"/>
          <w:szCs w:val="20"/>
          <w:shd w:val="clear" w:color="auto" w:fill="FFFFFF"/>
        </w:rPr>
        <w:t xml:space="preserve">) </w:t>
      </w:r>
      <w:r w:rsidRPr="003752F7">
        <w:rPr>
          <w:rFonts w:asciiTheme="majorBidi" w:hAnsiTheme="majorBidi" w:cstheme="majorBidi"/>
          <w:sz w:val="20"/>
          <w:szCs w:val="20"/>
        </w:rPr>
        <w:t xml:space="preserve">was an Italian explorer and navigator from the Republic of Genoa who completed four voyages from Europe across the Atlantic and opened the way for widespread European colonization and exploitation of the Americas. It was well-known long before Columbus that the earth was a globe and that one could reach the East by sailing West. Muslims had, </w:t>
      </w:r>
      <w:r w:rsidR="007A2237" w:rsidRPr="003752F7">
        <w:rPr>
          <w:rFonts w:asciiTheme="majorBidi" w:hAnsiTheme="majorBidi" w:cstheme="majorBidi"/>
          <w:sz w:val="20"/>
          <w:szCs w:val="20"/>
        </w:rPr>
        <w:t>in fact</w:t>
      </w:r>
      <w:r w:rsidRPr="003752F7">
        <w:rPr>
          <w:rFonts w:asciiTheme="majorBidi" w:hAnsiTheme="majorBidi" w:cstheme="majorBidi"/>
          <w:sz w:val="20"/>
          <w:szCs w:val="20"/>
        </w:rPr>
        <w:t>, measured the globe accurately centuries before Columbus, but Columbus made his own calculations and concluded that the distance across the globe is much smaller than it actually is.</w:t>
      </w:r>
      <w:r w:rsidR="007A2237" w:rsidRPr="003752F7">
        <w:rPr>
          <w:rFonts w:asciiTheme="majorBidi" w:hAnsiTheme="majorBidi" w:cstheme="majorBidi"/>
          <w:sz w:val="20"/>
          <w:szCs w:val="20"/>
        </w:rPr>
        <w:t xml:space="preserve"> As we will see in Volume Five in Occidentalism, the reason for Columbus’ miscalculation was that he assumed the Arabic “miles” were identical to European miles, whereas, in fact, the Arabic “mile” was much longer.</w:t>
      </w:r>
      <w:r w:rsidRPr="003752F7">
        <w:rPr>
          <w:rFonts w:asciiTheme="majorBidi" w:hAnsiTheme="majorBidi" w:cstheme="majorBidi"/>
          <w:sz w:val="20"/>
          <w:szCs w:val="20"/>
        </w:rPr>
        <w:t xml:space="preserve"> Even some of Columbus’ mentors in Italy insisted that land lay to the West of Europe somewhere across the Atlantic</w:t>
      </w:r>
      <w:r w:rsidR="003207C2" w:rsidRPr="003752F7">
        <w:rPr>
          <w:rFonts w:asciiTheme="majorBidi" w:hAnsiTheme="majorBidi" w:cstheme="majorBidi"/>
          <w:sz w:val="20"/>
          <w:szCs w:val="20"/>
        </w:rPr>
        <w:t>.</w:t>
      </w:r>
      <w:r w:rsidR="004722B6" w:rsidRPr="003752F7">
        <w:rPr>
          <w:rFonts w:asciiTheme="majorBidi" w:hAnsiTheme="majorBidi" w:cstheme="majorBidi"/>
          <w:sz w:val="20"/>
          <w:szCs w:val="20"/>
        </w:rPr>
        <w:t xml:space="preserve"> </w:t>
      </w:r>
      <w:r w:rsidR="003207C2" w:rsidRPr="003752F7">
        <w:rPr>
          <w:sz w:val="20"/>
          <w:szCs w:val="20"/>
        </w:rPr>
        <w:t xml:space="preserve">Christopher Columbus had learned that the world was spherical—and not flat—from Muslim astronomers. </w:t>
      </w:r>
      <w:r w:rsidR="004722B6" w:rsidRPr="003752F7">
        <w:rPr>
          <w:color w:val="202122"/>
          <w:sz w:val="20"/>
          <w:szCs w:val="20"/>
        </w:rPr>
        <w:t>For the earth’s circumference</w:t>
      </w:r>
      <w:r w:rsidR="004722B6" w:rsidRPr="003752F7">
        <w:rPr>
          <w:sz w:val="20"/>
          <w:szCs w:val="20"/>
        </w:rPr>
        <w:t xml:space="preserve"> and preparations for </w:t>
      </w:r>
      <w:r w:rsidR="003207C2" w:rsidRPr="003752F7">
        <w:rPr>
          <w:sz w:val="20"/>
          <w:szCs w:val="20"/>
        </w:rPr>
        <w:t xml:space="preserve">his trans-Atlantic voyage of </w:t>
      </w:r>
      <w:r w:rsidR="00596FA5" w:rsidRPr="003752F7">
        <w:rPr>
          <w:sz w:val="20"/>
          <w:szCs w:val="20"/>
        </w:rPr>
        <w:t>897/</w:t>
      </w:r>
      <w:r w:rsidR="003207C2" w:rsidRPr="003752F7">
        <w:rPr>
          <w:sz w:val="20"/>
          <w:szCs w:val="20"/>
        </w:rPr>
        <w:t xml:space="preserve">1492, </w:t>
      </w:r>
      <w:r w:rsidR="004722B6" w:rsidRPr="003752F7">
        <w:rPr>
          <w:sz w:val="20"/>
          <w:szCs w:val="20"/>
        </w:rPr>
        <w:t>Columbus</w:t>
      </w:r>
      <w:r w:rsidR="003207C2" w:rsidRPr="003752F7">
        <w:rPr>
          <w:sz w:val="20"/>
          <w:szCs w:val="20"/>
        </w:rPr>
        <w:t xml:space="preserve"> relied</w:t>
      </w:r>
      <w:r w:rsidR="004722B6" w:rsidRPr="003752F7">
        <w:rPr>
          <w:sz w:val="20"/>
          <w:szCs w:val="20"/>
        </w:rPr>
        <w:t xml:space="preserve"> directly</w:t>
      </w:r>
      <w:r w:rsidR="003207C2" w:rsidRPr="003752F7">
        <w:rPr>
          <w:sz w:val="20"/>
          <w:szCs w:val="20"/>
        </w:rPr>
        <w:t xml:space="preserve"> upon</w:t>
      </w:r>
      <w:r w:rsidR="003207C2" w:rsidRPr="003752F7">
        <w:rPr>
          <w:color w:val="202122"/>
          <w:sz w:val="20"/>
          <w:szCs w:val="20"/>
        </w:rPr>
        <w:t xml:space="preserve"> the</w:t>
      </w:r>
      <w:del w:id="279" w:author="Microsoft Word" w:date="2023-11-10T17:12:00Z">
        <w:r w:rsidR="003207C2" w:rsidRPr="003752F7">
          <w:rPr>
            <w:color w:val="202122"/>
            <w:sz w:val="20"/>
            <w:szCs w:val="20"/>
            <w:u w:val="single"/>
          </w:rPr>
          <w:delText>al-Farghānī’s</w:delText>
        </w:r>
      </w:del>
      <w:r w:rsidR="003207C2" w:rsidRPr="003752F7">
        <w:rPr>
          <w:color w:val="202122"/>
          <w:sz w:val="20"/>
          <w:szCs w:val="20"/>
        </w:rPr>
        <w:t xml:space="preserve"> calculations </w:t>
      </w:r>
      <w:ins w:id="280" w:author="Microsoft Word" w:date="2023-11-10T17:12:00Z">
        <w:r w:rsidR="003207C2" w:rsidRPr="003752F7">
          <w:rPr>
            <w:color w:val="202122"/>
            <w:sz w:val="20"/>
            <w:szCs w:val="20"/>
          </w:rPr>
          <w:t xml:space="preserve">of the famous ‘Abbāsid astronomer </w:t>
        </w:r>
      </w:ins>
      <w:r w:rsidR="004722B6" w:rsidRPr="003752F7">
        <w:rPr>
          <w:rFonts w:asciiTheme="majorBidi" w:hAnsiTheme="majorBidi" w:cstheme="majorBidi"/>
          <w:b/>
          <w:bCs/>
          <w:sz w:val="20"/>
          <w:szCs w:val="20"/>
        </w:rPr>
        <w:t>a</w:t>
      </w:r>
      <w:ins w:id="281" w:author="Microsoft Word" w:date="2023-11-10T17:12:00Z">
        <w:r w:rsidR="00596FA5" w:rsidRPr="003752F7">
          <w:rPr>
            <w:rFonts w:asciiTheme="majorBidi" w:hAnsiTheme="majorBidi" w:cstheme="majorBidi"/>
            <w:b/>
            <w:bCs/>
            <w:sz w:val="20"/>
            <w:szCs w:val="20"/>
          </w:rPr>
          <w:t>l-</w:t>
        </w:r>
        <w:r w:rsidR="00596FA5" w:rsidRPr="003752F7">
          <w:rPr>
            <w:rFonts w:asciiTheme="majorBidi" w:hAnsiTheme="majorBidi" w:cstheme="majorBidi"/>
            <w:b/>
            <w:bCs/>
            <w:color w:val="202122"/>
            <w:sz w:val="20"/>
            <w:szCs w:val="20"/>
          </w:rPr>
          <w:t>Farghānī</w:t>
        </w:r>
      </w:ins>
      <w:r w:rsidR="004722B6" w:rsidRPr="003752F7">
        <w:rPr>
          <w:rFonts w:asciiTheme="majorBidi" w:hAnsiTheme="majorBidi" w:cstheme="majorBidi"/>
          <w:b/>
          <w:bCs/>
          <w:color w:val="202122"/>
          <w:sz w:val="20"/>
          <w:szCs w:val="20"/>
        </w:rPr>
        <w:t xml:space="preserve"> </w:t>
      </w:r>
      <w:ins w:id="282" w:author="Umar Abd-Allah" w:date="2023-11-10T17:12:00Z">
        <w:r w:rsidR="004722B6" w:rsidRPr="003752F7">
          <w:rPr>
            <w:color w:val="202122"/>
            <w:sz w:val="20"/>
            <w:szCs w:val="20"/>
          </w:rPr>
          <w:t>(d. 256/870)</w:t>
        </w:r>
      </w:ins>
      <w:r w:rsidR="003207C2" w:rsidRPr="003752F7">
        <w:rPr>
          <w:color w:val="202122"/>
          <w:sz w:val="20"/>
          <w:szCs w:val="20"/>
        </w:rPr>
        <w:t xml:space="preserve">. The principal astronomical work of al-Farghānī chief astronomical work </w:t>
      </w:r>
      <w:r w:rsidR="004722B6" w:rsidRPr="003752F7">
        <w:rPr>
          <w:color w:val="202122"/>
          <w:sz w:val="20"/>
          <w:szCs w:val="20"/>
        </w:rPr>
        <w:t>had been</w:t>
      </w:r>
      <w:r w:rsidR="003207C2" w:rsidRPr="003752F7">
        <w:rPr>
          <w:color w:val="202122"/>
          <w:sz w:val="20"/>
          <w:szCs w:val="20"/>
        </w:rPr>
        <w:t xml:space="preserve"> translated twice into Latin during the sixth/twelfth century and became very popular in Western Europe. Columbus </w:t>
      </w:r>
      <w:ins w:id="283" w:author="Microsoft Word" w:date="2023-11-10T17:12:00Z">
        <w:r w:rsidR="003207C2" w:rsidRPr="003752F7">
          <w:rPr>
            <w:color w:val="202122"/>
            <w:sz w:val="20"/>
            <w:szCs w:val="20"/>
          </w:rPr>
          <w:t xml:space="preserve">read al-Farghānī in Latin and would have known him as </w:t>
        </w:r>
        <w:r w:rsidR="003207C2" w:rsidRPr="003752F7">
          <w:rPr>
            <w:i/>
            <w:iCs/>
            <w:color w:val="202122"/>
            <w:sz w:val="20"/>
            <w:szCs w:val="20"/>
          </w:rPr>
          <w:t>Alfraganus</w:t>
        </w:r>
        <w:r w:rsidR="003207C2" w:rsidRPr="003752F7">
          <w:rPr>
            <w:color w:val="202122"/>
            <w:sz w:val="20"/>
            <w:szCs w:val="20"/>
          </w:rPr>
          <w:t xml:space="preserve">. But, </w:t>
        </w:r>
      </w:ins>
      <w:r w:rsidR="004722B6" w:rsidRPr="003752F7">
        <w:rPr>
          <w:color w:val="202122"/>
          <w:sz w:val="20"/>
          <w:szCs w:val="20"/>
        </w:rPr>
        <w:t>Columbus</w:t>
      </w:r>
      <w:ins w:id="284" w:author="Microsoft Word" w:date="2023-11-10T17:12:00Z">
        <w:r w:rsidR="003207C2" w:rsidRPr="003752F7">
          <w:rPr>
            <w:color w:val="202122"/>
            <w:sz w:val="20"/>
            <w:szCs w:val="20"/>
          </w:rPr>
          <w:t xml:space="preserve"> </w:t>
        </w:r>
      </w:ins>
      <w:r w:rsidR="003207C2" w:rsidRPr="003752F7">
        <w:rPr>
          <w:color w:val="202122"/>
          <w:sz w:val="20"/>
          <w:szCs w:val="20"/>
        </w:rPr>
        <w:t>mistakenly interpreted “</w:t>
      </w:r>
      <w:ins w:id="285" w:author="Microsoft Word" w:date="2023-11-10T17:12:00Z">
        <w:r w:rsidR="003207C2" w:rsidRPr="003752F7">
          <w:rPr>
            <w:color w:val="202122"/>
            <w:sz w:val="20"/>
            <w:szCs w:val="20"/>
          </w:rPr>
          <w:t>the considerably longer “</w:t>
        </w:r>
      </w:ins>
      <w:r w:rsidR="003207C2" w:rsidRPr="003752F7">
        <w:rPr>
          <w:color w:val="202122"/>
          <w:sz w:val="20"/>
          <w:szCs w:val="20"/>
        </w:rPr>
        <w:t>Arabic miles”—that he found in</w:t>
      </w:r>
      <w:ins w:id="286" w:author="Microsoft Word" w:date="2023-11-10T17:12:00Z">
        <w:r w:rsidR="003207C2" w:rsidRPr="003752F7">
          <w:rPr>
            <w:color w:val="202122"/>
            <w:sz w:val="20"/>
            <w:szCs w:val="20"/>
          </w:rPr>
          <w:t xml:space="preserve"> </w:t>
        </w:r>
        <w:r w:rsidR="003207C2" w:rsidRPr="003752F7">
          <w:rPr>
            <w:i/>
            <w:iCs/>
            <w:color w:val="202122"/>
            <w:sz w:val="20"/>
            <w:szCs w:val="20"/>
          </w:rPr>
          <w:t>Alfraganus</w:t>
        </w:r>
        <w:r w:rsidR="003207C2" w:rsidRPr="003752F7">
          <w:rPr>
            <w:color w:val="202122"/>
            <w:sz w:val="20"/>
            <w:szCs w:val="20"/>
          </w:rPr>
          <w:t>—</w:t>
        </w:r>
      </w:ins>
      <w:r w:rsidR="003207C2" w:rsidRPr="003752F7">
        <w:rPr>
          <w:color w:val="202122"/>
          <w:sz w:val="20"/>
          <w:szCs w:val="20"/>
        </w:rPr>
        <w:t>each of which measures at seven thousand and ninety-one feet (two thousand one hundred and sixty-two meters)—as “</w:t>
      </w:r>
      <w:ins w:id="287" w:author="Microsoft Word" w:date="2023-11-10T17:12:00Z">
        <w:r w:rsidR="003207C2" w:rsidRPr="003752F7">
          <w:rPr>
            <w:color w:val="202122"/>
            <w:sz w:val="20"/>
            <w:szCs w:val="20"/>
          </w:rPr>
          <w:t>much shorter “</w:t>
        </w:r>
      </w:ins>
      <w:r w:rsidR="003207C2" w:rsidRPr="003752F7">
        <w:rPr>
          <w:color w:val="202122"/>
          <w:sz w:val="20"/>
          <w:szCs w:val="20"/>
        </w:rPr>
        <w:t xml:space="preserve">Roman miles”—which measure four thousand eight hundred and fifty-six feet (one thousand </w:t>
      </w:r>
      <w:ins w:id="288" w:author="Microsoft Word" w:date="2023-11-10T17:12:00Z">
        <w:r w:rsidR="003207C2" w:rsidRPr="003752F7">
          <w:rPr>
            <w:color w:val="202122"/>
            <w:sz w:val="20"/>
            <w:szCs w:val="20"/>
          </w:rPr>
          <w:t>four hundred and eighty meters) each. This mistake</w:t>
        </w:r>
      </w:ins>
      <w:r w:rsidR="003207C2" w:rsidRPr="003752F7">
        <w:rPr>
          <w:color w:val="202122"/>
          <w:sz w:val="20"/>
          <w:szCs w:val="20"/>
        </w:rPr>
        <w:t xml:space="preserve"> convinced </w:t>
      </w:r>
      <w:del w:id="289" w:author="Microsoft Word" w:date="2023-11-10T17:12:00Z">
        <w:r w:rsidR="003207C2" w:rsidRPr="003752F7">
          <w:rPr>
            <w:color w:val="202122"/>
            <w:sz w:val="20"/>
            <w:szCs w:val="20"/>
            <w:u w:val="single"/>
          </w:rPr>
          <w:delText>him</w:delText>
        </w:r>
      </w:del>
      <w:ins w:id="290" w:author="Microsoft Word" w:date="2023-11-10T17:12:00Z">
        <w:r w:rsidR="003207C2" w:rsidRPr="003752F7">
          <w:rPr>
            <w:color w:val="202122"/>
            <w:sz w:val="20"/>
            <w:szCs w:val="20"/>
          </w:rPr>
          <w:t>Columbus</w:t>
        </w:r>
      </w:ins>
      <w:r w:rsidR="003207C2" w:rsidRPr="003752F7">
        <w:rPr>
          <w:color w:val="202122"/>
          <w:sz w:val="20"/>
          <w:szCs w:val="20"/>
        </w:rPr>
        <w:t xml:space="preserve"> that the earth’s circumference was much smaller than it actually is, leading him to believe that the distance across the Atlantic to the Far East was thousands of miles shorter than it is</w:t>
      </w:r>
      <w:r w:rsidR="004722B6" w:rsidRPr="003752F7">
        <w:rPr>
          <w:color w:val="202122"/>
          <w:sz w:val="20"/>
          <w:szCs w:val="20"/>
        </w:rPr>
        <w:t xml:space="preserve"> in fact</w:t>
      </w:r>
      <w:r w:rsidR="003207C2" w:rsidRPr="003752F7">
        <w:rPr>
          <w:color w:val="202122"/>
          <w:sz w:val="20"/>
          <w:szCs w:val="20"/>
        </w:rPr>
        <w:t>, where it not for the presence of the American continents there, which Columbus did not know and refused to admit for many years after his landfall in the New World.</w:t>
      </w:r>
    </w:p>
    <w:p w14:paraId="04DEBDFA" w14:textId="16659560" w:rsidR="00E86172" w:rsidRPr="003752F7" w:rsidRDefault="004722B6" w:rsidP="004722B6">
      <w:pPr>
        <w:autoSpaceDE w:val="0"/>
        <w:autoSpaceDN w:val="0"/>
        <w:adjustRightInd w:val="0"/>
        <w:rPr>
          <w:color w:val="202122"/>
          <w:sz w:val="20"/>
          <w:szCs w:val="20"/>
          <w:u w:val="single"/>
        </w:rPr>
      </w:pPr>
      <w:r w:rsidRPr="003752F7">
        <w:rPr>
          <w:color w:val="202122"/>
          <w:sz w:val="20"/>
          <w:szCs w:val="20"/>
        </w:rPr>
        <w:t xml:space="preserve">     </w:t>
      </w:r>
      <w:r w:rsidR="003207C2" w:rsidRPr="003752F7">
        <w:rPr>
          <w:rFonts w:asciiTheme="majorBidi" w:hAnsiTheme="majorBidi" w:cstheme="majorBidi"/>
          <w:sz w:val="20"/>
          <w:szCs w:val="20"/>
        </w:rPr>
        <w:t>I</w:t>
      </w:r>
      <w:r w:rsidR="00E86172" w:rsidRPr="003752F7">
        <w:rPr>
          <w:rFonts w:asciiTheme="majorBidi" w:hAnsiTheme="majorBidi" w:cstheme="majorBidi"/>
          <w:sz w:val="20"/>
          <w:szCs w:val="20"/>
        </w:rPr>
        <w:t>t is also relatively certain that Muslims from Iberia and the Kingdom of Mali in West Africa had successfully crossed the Atlantic generations before Columbus</w:t>
      </w:r>
      <w:r w:rsidR="0084718F" w:rsidRPr="003752F7">
        <w:rPr>
          <w:rFonts w:asciiTheme="majorBidi" w:hAnsiTheme="majorBidi" w:cstheme="majorBidi"/>
          <w:sz w:val="20"/>
          <w:szCs w:val="20"/>
        </w:rPr>
        <w:t>, as we will demonstrate in Volume Five</w:t>
      </w:r>
      <w:r w:rsidR="00E86172" w:rsidRPr="003752F7">
        <w:rPr>
          <w:rFonts w:asciiTheme="majorBidi" w:hAnsiTheme="majorBidi" w:cstheme="majorBidi"/>
          <w:sz w:val="20"/>
          <w:szCs w:val="20"/>
        </w:rPr>
        <w:t>. Columbus sought to discover the Western sea passage to the East to “outflank the Turk” —the Muslims who controlled the Silk Route—and profit from the lucrative spice trade. Queen Isabella I</w:t>
      </w:r>
      <w:r w:rsidR="002B1D22" w:rsidRPr="003752F7">
        <w:rPr>
          <w:rFonts w:asciiTheme="majorBidi" w:hAnsiTheme="majorBidi" w:cstheme="majorBidi"/>
          <w:sz w:val="20"/>
          <w:szCs w:val="20"/>
        </w:rPr>
        <w:t xml:space="preserve"> of Castille</w:t>
      </w:r>
      <w:r w:rsidR="0084718F" w:rsidRPr="003752F7">
        <w:rPr>
          <w:rFonts w:asciiTheme="majorBidi" w:hAnsiTheme="majorBidi" w:cstheme="majorBidi"/>
          <w:sz w:val="20"/>
          <w:szCs w:val="20"/>
        </w:rPr>
        <w:t xml:space="preserve"> (</w:t>
      </w:r>
      <w:r w:rsidR="002B1D22" w:rsidRPr="003752F7">
        <w:rPr>
          <w:rFonts w:asciiTheme="majorBidi" w:hAnsiTheme="majorBidi" w:cstheme="majorBidi"/>
          <w:sz w:val="20"/>
          <w:szCs w:val="20"/>
        </w:rPr>
        <w:t>d.</w:t>
      </w:r>
      <w:r w:rsidR="008B54F8" w:rsidRPr="003752F7">
        <w:rPr>
          <w:rFonts w:asciiTheme="majorBidi" w:hAnsiTheme="majorBidi" w:cstheme="majorBidi"/>
          <w:sz w:val="20"/>
          <w:szCs w:val="20"/>
        </w:rPr>
        <w:t xml:space="preserve"> </w:t>
      </w:r>
      <w:r w:rsidR="009F7A5E" w:rsidRPr="003752F7">
        <w:rPr>
          <w:rFonts w:asciiTheme="majorBidi" w:hAnsiTheme="majorBidi" w:cstheme="majorBidi"/>
          <w:sz w:val="20"/>
          <w:szCs w:val="20"/>
        </w:rPr>
        <w:t>910/</w:t>
      </w:r>
      <w:r w:rsidR="008B54F8" w:rsidRPr="003752F7">
        <w:rPr>
          <w:rFonts w:asciiTheme="majorBidi" w:hAnsiTheme="majorBidi" w:cstheme="majorBidi"/>
          <w:sz w:val="20"/>
          <w:szCs w:val="20"/>
        </w:rPr>
        <w:t>1504</w:t>
      </w:r>
      <w:r w:rsidR="0084718F" w:rsidRPr="003752F7">
        <w:rPr>
          <w:rFonts w:asciiTheme="majorBidi" w:hAnsiTheme="majorBidi" w:cstheme="majorBidi"/>
          <w:sz w:val="20"/>
          <w:szCs w:val="20"/>
        </w:rPr>
        <w:t>)</w:t>
      </w:r>
      <w:r w:rsidR="00E86172" w:rsidRPr="003752F7">
        <w:rPr>
          <w:rFonts w:asciiTheme="majorBidi" w:hAnsiTheme="majorBidi" w:cstheme="majorBidi"/>
          <w:sz w:val="20"/>
          <w:szCs w:val="20"/>
        </w:rPr>
        <w:t xml:space="preserve"> and King Ferdinand II</w:t>
      </w:r>
      <w:r w:rsidR="00E82B0F" w:rsidRPr="003752F7">
        <w:rPr>
          <w:rFonts w:asciiTheme="majorBidi" w:hAnsiTheme="majorBidi" w:cstheme="majorBidi"/>
          <w:sz w:val="20"/>
          <w:szCs w:val="20"/>
        </w:rPr>
        <w:t xml:space="preserve"> of Aragon</w:t>
      </w:r>
      <w:r w:rsidR="0084718F" w:rsidRPr="003752F7">
        <w:rPr>
          <w:rFonts w:asciiTheme="majorBidi" w:hAnsiTheme="majorBidi" w:cstheme="majorBidi"/>
          <w:sz w:val="20"/>
          <w:szCs w:val="20"/>
        </w:rPr>
        <w:t xml:space="preserve"> (</w:t>
      </w:r>
      <w:r w:rsidR="006E50C7" w:rsidRPr="003752F7">
        <w:rPr>
          <w:rFonts w:asciiTheme="majorBidi" w:hAnsiTheme="majorBidi" w:cstheme="majorBidi"/>
          <w:sz w:val="20"/>
          <w:szCs w:val="20"/>
        </w:rPr>
        <w:t>d.</w:t>
      </w:r>
      <w:r w:rsidR="00F815B6" w:rsidRPr="003752F7">
        <w:rPr>
          <w:rFonts w:asciiTheme="majorBidi" w:hAnsiTheme="majorBidi" w:cstheme="majorBidi"/>
          <w:sz w:val="20"/>
          <w:szCs w:val="20"/>
        </w:rPr>
        <w:t xml:space="preserve"> 921/</w:t>
      </w:r>
      <w:r w:rsidR="006E50C7" w:rsidRPr="003752F7">
        <w:rPr>
          <w:rFonts w:asciiTheme="majorBidi" w:hAnsiTheme="majorBidi" w:cstheme="majorBidi"/>
          <w:sz w:val="20"/>
          <w:szCs w:val="20"/>
        </w:rPr>
        <w:t>1516</w:t>
      </w:r>
      <w:r w:rsidR="0084718F" w:rsidRPr="003752F7">
        <w:rPr>
          <w:rFonts w:asciiTheme="majorBidi" w:hAnsiTheme="majorBidi" w:cstheme="majorBidi"/>
          <w:sz w:val="20"/>
          <w:szCs w:val="20"/>
        </w:rPr>
        <w:t>)</w:t>
      </w:r>
      <w:r w:rsidR="00E86172" w:rsidRPr="003752F7">
        <w:rPr>
          <w:rFonts w:asciiTheme="majorBidi" w:hAnsiTheme="majorBidi" w:cstheme="majorBidi"/>
          <w:sz w:val="20"/>
          <w:szCs w:val="20"/>
        </w:rPr>
        <w:t xml:space="preserve"> sponsored his journey to the West after the capitulation of Granada</w:t>
      </w:r>
      <w:r w:rsidR="00877065" w:rsidRPr="003752F7">
        <w:rPr>
          <w:rFonts w:asciiTheme="majorBidi" w:hAnsiTheme="majorBidi" w:cstheme="majorBidi"/>
          <w:sz w:val="20"/>
          <w:szCs w:val="20"/>
        </w:rPr>
        <w:t>. With their assistance,</w:t>
      </w:r>
      <w:r w:rsidR="00E86172" w:rsidRPr="003752F7">
        <w:rPr>
          <w:rFonts w:asciiTheme="majorBidi" w:hAnsiTheme="majorBidi" w:cstheme="majorBidi"/>
          <w:sz w:val="20"/>
          <w:szCs w:val="20"/>
        </w:rPr>
        <w:t xml:space="preserve"> Columbus and his three ships made landfall </w:t>
      </w:r>
      <w:r w:rsidR="00877065" w:rsidRPr="003752F7">
        <w:rPr>
          <w:rFonts w:asciiTheme="majorBidi" w:hAnsiTheme="majorBidi" w:cstheme="majorBidi"/>
          <w:sz w:val="20"/>
          <w:szCs w:val="20"/>
        </w:rPr>
        <w:t>i</w:t>
      </w:r>
      <w:r w:rsidR="00E86172" w:rsidRPr="003752F7">
        <w:rPr>
          <w:rFonts w:asciiTheme="majorBidi" w:hAnsiTheme="majorBidi" w:cstheme="majorBidi"/>
          <w:sz w:val="20"/>
          <w:szCs w:val="20"/>
        </w:rPr>
        <w:t xml:space="preserve">n the </w:t>
      </w:r>
      <w:r w:rsidR="00877065" w:rsidRPr="003752F7">
        <w:rPr>
          <w:rFonts w:asciiTheme="majorBidi" w:hAnsiTheme="majorBidi" w:cstheme="majorBidi"/>
          <w:sz w:val="20"/>
          <w:szCs w:val="20"/>
        </w:rPr>
        <w:t xml:space="preserve">American </w:t>
      </w:r>
      <w:r w:rsidR="00E86172" w:rsidRPr="003752F7">
        <w:rPr>
          <w:rFonts w:asciiTheme="majorBidi" w:hAnsiTheme="majorBidi" w:cstheme="majorBidi"/>
          <w:sz w:val="20"/>
          <w:szCs w:val="20"/>
        </w:rPr>
        <w:t>Bahamas on 11 Dhū-al-Ḥijja 897/12 October 1492. Columbus later made three subsequent voyages to the Americas, exploring the Lesser Antilles in 898/1493, Trinidad and the Northern coast of South America in 904/1498, and the coast of Central America in 908/1502. Columbus also gave the misnomer</w:t>
      </w:r>
      <w:r w:rsidR="00C758DD" w:rsidRPr="003752F7">
        <w:rPr>
          <w:rFonts w:asciiTheme="majorBidi" w:hAnsiTheme="majorBidi" w:cstheme="majorBidi"/>
          <w:sz w:val="20"/>
          <w:szCs w:val="20"/>
        </w:rPr>
        <w:t xml:space="preserve"> “exonym”</w:t>
      </w:r>
      <w:r w:rsidR="00E86172" w:rsidRPr="003752F7">
        <w:rPr>
          <w:rFonts w:asciiTheme="majorBidi" w:hAnsiTheme="majorBidi" w:cstheme="majorBidi"/>
          <w:sz w:val="20"/>
          <w:szCs w:val="20"/>
        </w:rPr>
        <w:t xml:space="preserve"> “Indians” to the First Nations of the Americas, whom he mistook for the “Indians” of the Orient. In his time and afterwards, Columbus was known for his </w:t>
      </w:r>
      <w:r w:rsidR="00C758DD" w:rsidRPr="003752F7">
        <w:rPr>
          <w:rFonts w:asciiTheme="majorBidi" w:hAnsiTheme="majorBidi" w:cstheme="majorBidi"/>
          <w:sz w:val="20"/>
          <w:szCs w:val="20"/>
        </w:rPr>
        <w:t>callous treatment of</w:t>
      </w:r>
      <w:r w:rsidR="00E86172" w:rsidRPr="003752F7">
        <w:rPr>
          <w:rFonts w:asciiTheme="majorBidi" w:hAnsiTheme="majorBidi" w:cstheme="majorBidi"/>
          <w:sz w:val="20"/>
          <w:szCs w:val="20"/>
        </w:rPr>
        <w:t xml:space="preserve"> the indigenous peoples of the Americas, and the Spanish removed him as their colonial governor for that reason. </w:t>
      </w:r>
    </w:p>
  </w:footnote>
  <w:footnote w:id="134">
    <w:p w14:paraId="75F330CF" w14:textId="1A8A30E1" w:rsidR="00AC45E3" w:rsidRPr="003752F7" w:rsidRDefault="00AC45E3" w:rsidP="00AC45E3">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 xml:space="preserve">Synthetic history </w:t>
      </w:r>
      <w:r w:rsidR="00010281" w:rsidRPr="003752F7">
        <w:rPr>
          <w:rFonts w:asciiTheme="majorBidi" w:hAnsiTheme="majorBidi" w:cstheme="majorBidi"/>
          <w:sz w:val="20"/>
          <w:szCs w:val="20"/>
        </w:rPr>
        <w:t xml:space="preserve">stands for </w:t>
      </w:r>
      <w:r w:rsidRPr="003752F7">
        <w:rPr>
          <w:rFonts w:asciiTheme="majorBidi" w:hAnsiTheme="majorBidi" w:cstheme="majorBidi"/>
          <w:sz w:val="20"/>
          <w:szCs w:val="20"/>
        </w:rPr>
        <w:t>comprehensive</w:t>
      </w:r>
      <w:r w:rsidR="00010281" w:rsidRPr="003752F7">
        <w:rPr>
          <w:rFonts w:asciiTheme="majorBidi" w:hAnsiTheme="majorBidi" w:cstheme="majorBidi"/>
          <w:sz w:val="20"/>
          <w:szCs w:val="20"/>
        </w:rPr>
        <w:t xml:space="preserve"> and </w:t>
      </w:r>
      <w:r w:rsidRPr="003752F7">
        <w:rPr>
          <w:rFonts w:asciiTheme="majorBidi" w:hAnsiTheme="majorBidi" w:cstheme="majorBidi"/>
          <w:sz w:val="20"/>
          <w:szCs w:val="20"/>
        </w:rPr>
        <w:t xml:space="preserve">all-embracingly universal, global, or world history. It contrasts with </w:t>
      </w:r>
      <w:r w:rsidRPr="003752F7">
        <w:rPr>
          <w:rFonts w:asciiTheme="majorBidi" w:hAnsiTheme="majorBidi" w:cstheme="majorBidi"/>
          <w:b/>
          <w:bCs/>
          <w:sz w:val="20"/>
          <w:szCs w:val="20"/>
        </w:rPr>
        <w:t>analytical history</w:t>
      </w:r>
      <w:r w:rsidR="00E50DED" w:rsidRPr="003752F7">
        <w:rPr>
          <w:rFonts w:asciiTheme="majorBidi" w:hAnsiTheme="majorBidi" w:cstheme="majorBidi"/>
          <w:sz w:val="20"/>
          <w:szCs w:val="20"/>
        </w:rPr>
        <w:t xml:space="preserve">, which </w:t>
      </w:r>
      <w:r w:rsidR="00F104E7" w:rsidRPr="003752F7">
        <w:rPr>
          <w:rFonts w:asciiTheme="majorBidi" w:hAnsiTheme="majorBidi" w:cstheme="majorBidi"/>
          <w:sz w:val="20"/>
          <w:szCs w:val="20"/>
        </w:rPr>
        <w:t xml:space="preserve">focuses on details and, as a rule, </w:t>
      </w:r>
      <w:r w:rsidR="00CC3087" w:rsidRPr="003752F7">
        <w:rPr>
          <w:rFonts w:asciiTheme="majorBidi" w:hAnsiTheme="majorBidi" w:cstheme="majorBidi"/>
          <w:sz w:val="20"/>
          <w:szCs w:val="20"/>
        </w:rPr>
        <w:t>single</w:t>
      </w:r>
      <w:r w:rsidR="00F104E7" w:rsidRPr="003752F7">
        <w:rPr>
          <w:rFonts w:asciiTheme="majorBidi" w:hAnsiTheme="majorBidi" w:cstheme="majorBidi"/>
          <w:sz w:val="20"/>
          <w:szCs w:val="20"/>
        </w:rPr>
        <w:t xml:space="preserve"> regions and peoples</w:t>
      </w:r>
      <w:r w:rsidR="00CC3087" w:rsidRPr="003752F7">
        <w:rPr>
          <w:rFonts w:asciiTheme="majorBidi" w:hAnsiTheme="majorBidi" w:cstheme="majorBidi"/>
          <w:sz w:val="20"/>
          <w:szCs w:val="20"/>
        </w:rPr>
        <w:t xml:space="preserve"> in isolation</w:t>
      </w:r>
      <w:r w:rsidR="00F104E7" w:rsidRPr="003752F7">
        <w:rPr>
          <w:rFonts w:asciiTheme="majorBidi" w:hAnsiTheme="majorBidi" w:cstheme="majorBidi"/>
          <w:sz w:val="20"/>
          <w:szCs w:val="20"/>
        </w:rPr>
        <w:t>.</w:t>
      </w:r>
      <w:r w:rsidRPr="003752F7">
        <w:rPr>
          <w:rFonts w:asciiTheme="majorBidi" w:hAnsiTheme="majorBidi" w:cstheme="majorBidi"/>
          <w:sz w:val="20"/>
          <w:szCs w:val="20"/>
        </w:rPr>
        <w:t xml:space="preserve"> Synthesis combines; analysis breaks down. Both approaches to history—the synthetic and the analytical—are necessary, </w:t>
      </w:r>
      <w:r w:rsidR="00AF5894" w:rsidRPr="003752F7">
        <w:rPr>
          <w:rFonts w:asciiTheme="majorBidi" w:hAnsiTheme="majorBidi" w:cstheme="majorBidi"/>
          <w:sz w:val="20"/>
          <w:szCs w:val="20"/>
        </w:rPr>
        <w:t>although</w:t>
      </w:r>
      <w:r w:rsidRPr="003752F7">
        <w:rPr>
          <w:rFonts w:asciiTheme="majorBidi" w:hAnsiTheme="majorBidi" w:cstheme="majorBidi"/>
          <w:sz w:val="20"/>
          <w:szCs w:val="20"/>
        </w:rPr>
        <w:t xml:space="preserve"> they play very different</w:t>
      </w:r>
      <w:r w:rsidR="00AF5894" w:rsidRPr="003752F7">
        <w:rPr>
          <w:rFonts w:asciiTheme="majorBidi" w:hAnsiTheme="majorBidi" w:cstheme="majorBidi"/>
          <w:sz w:val="20"/>
          <w:szCs w:val="20"/>
        </w:rPr>
        <w:t xml:space="preserve"> but, ideally, </w:t>
      </w:r>
      <w:r w:rsidRPr="003752F7">
        <w:rPr>
          <w:rFonts w:asciiTheme="majorBidi" w:hAnsiTheme="majorBidi" w:cstheme="majorBidi"/>
          <w:sz w:val="20"/>
          <w:szCs w:val="20"/>
        </w:rPr>
        <w:t>complementary roles. Synthetic history attempts to uncover the “big picture</w:t>
      </w:r>
      <w:r w:rsidR="00AF5894" w:rsidRPr="003752F7">
        <w:rPr>
          <w:rFonts w:asciiTheme="majorBidi" w:hAnsiTheme="majorBidi" w:cstheme="majorBidi"/>
          <w:sz w:val="20"/>
          <w:szCs w:val="20"/>
        </w:rPr>
        <w:t>,</w:t>
      </w:r>
      <w:r w:rsidRPr="003752F7">
        <w:rPr>
          <w:rFonts w:asciiTheme="majorBidi" w:hAnsiTheme="majorBidi" w:cstheme="majorBidi"/>
          <w:sz w:val="20"/>
          <w:szCs w:val="20"/>
        </w:rPr>
        <w:t xml:space="preserve">” </w:t>
      </w:r>
      <w:r w:rsidR="00AF5894" w:rsidRPr="003752F7">
        <w:rPr>
          <w:rFonts w:asciiTheme="majorBidi" w:hAnsiTheme="majorBidi" w:cstheme="majorBidi"/>
          <w:sz w:val="20"/>
          <w:szCs w:val="20"/>
        </w:rPr>
        <w:t>while a</w:t>
      </w:r>
      <w:r w:rsidRPr="003752F7">
        <w:rPr>
          <w:rFonts w:asciiTheme="majorBidi" w:hAnsiTheme="majorBidi" w:cstheme="majorBidi"/>
          <w:sz w:val="20"/>
          <w:szCs w:val="20"/>
        </w:rPr>
        <w:t xml:space="preserve">nalytical history focuses on the </w:t>
      </w:r>
      <w:r w:rsidR="00B77D2C" w:rsidRPr="003752F7">
        <w:rPr>
          <w:rFonts w:asciiTheme="majorBidi" w:hAnsiTheme="majorBidi" w:cstheme="majorBidi"/>
          <w:sz w:val="20"/>
          <w:szCs w:val="20"/>
        </w:rPr>
        <w:t>“little picture</w:t>
      </w:r>
      <w:r w:rsidRPr="003752F7">
        <w:rPr>
          <w:rFonts w:asciiTheme="majorBidi" w:hAnsiTheme="majorBidi" w:cstheme="majorBidi"/>
          <w:sz w:val="20"/>
          <w:szCs w:val="20"/>
        </w:rPr>
        <w:t>.</w:t>
      </w:r>
      <w:r w:rsidR="00B77D2C" w:rsidRPr="003752F7">
        <w:rPr>
          <w:rFonts w:asciiTheme="majorBidi" w:hAnsiTheme="majorBidi" w:cstheme="majorBidi"/>
          <w:sz w:val="20"/>
          <w:szCs w:val="20"/>
        </w:rPr>
        <w:t>”</w:t>
      </w:r>
      <w:r w:rsidRPr="003752F7">
        <w:rPr>
          <w:rFonts w:asciiTheme="majorBidi" w:hAnsiTheme="majorBidi" w:cstheme="majorBidi"/>
          <w:sz w:val="20"/>
          <w:szCs w:val="20"/>
        </w:rPr>
        <w:t xml:space="preserve"> Synthetic history seeks to show “the forest</w:t>
      </w:r>
      <w:r w:rsidR="00B77D2C" w:rsidRPr="003752F7">
        <w:rPr>
          <w:rFonts w:asciiTheme="majorBidi" w:hAnsiTheme="majorBidi" w:cstheme="majorBidi"/>
          <w:sz w:val="20"/>
          <w:szCs w:val="20"/>
        </w:rPr>
        <w:t>,</w:t>
      </w:r>
      <w:r w:rsidRPr="003752F7">
        <w:rPr>
          <w:rFonts w:asciiTheme="majorBidi" w:hAnsiTheme="majorBidi" w:cstheme="majorBidi"/>
          <w:sz w:val="20"/>
          <w:szCs w:val="20"/>
        </w:rPr>
        <w:t xml:space="preserve">” </w:t>
      </w:r>
      <w:r w:rsidR="00B77D2C" w:rsidRPr="003752F7">
        <w:rPr>
          <w:rFonts w:asciiTheme="majorBidi" w:hAnsiTheme="majorBidi" w:cstheme="majorBidi"/>
          <w:sz w:val="20"/>
          <w:szCs w:val="20"/>
        </w:rPr>
        <w:t>and a</w:t>
      </w:r>
      <w:r w:rsidRPr="003752F7">
        <w:rPr>
          <w:rFonts w:asciiTheme="majorBidi" w:hAnsiTheme="majorBidi" w:cstheme="majorBidi"/>
          <w:sz w:val="20"/>
          <w:szCs w:val="20"/>
        </w:rPr>
        <w:t xml:space="preserve">nalytical history looks carefully at the individual “trees.” More importantly, synthetic history, when </w:t>
      </w:r>
      <w:r w:rsidR="00B77D2C" w:rsidRPr="003752F7">
        <w:rPr>
          <w:rFonts w:asciiTheme="majorBidi" w:hAnsiTheme="majorBidi" w:cstheme="majorBidi"/>
          <w:sz w:val="20"/>
          <w:szCs w:val="20"/>
        </w:rPr>
        <w:t xml:space="preserve">properly conceived and </w:t>
      </w:r>
      <w:r w:rsidRPr="003752F7">
        <w:rPr>
          <w:rFonts w:asciiTheme="majorBidi" w:hAnsiTheme="majorBidi" w:cstheme="majorBidi"/>
          <w:sz w:val="20"/>
          <w:szCs w:val="20"/>
        </w:rPr>
        <w:t xml:space="preserve">written, links the trees to the forest and brings to light how the small details of analytical history become </w:t>
      </w:r>
      <w:r w:rsidR="00660903" w:rsidRPr="003752F7">
        <w:rPr>
          <w:rFonts w:asciiTheme="majorBidi" w:hAnsiTheme="majorBidi" w:cstheme="majorBidi"/>
          <w:sz w:val="20"/>
          <w:szCs w:val="20"/>
        </w:rPr>
        <w:t xml:space="preserve">critical elements and sometimes even </w:t>
      </w:r>
      <w:r w:rsidRPr="003752F7">
        <w:rPr>
          <w:rFonts w:asciiTheme="majorBidi" w:hAnsiTheme="majorBidi" w:cstheme="majorBidi"/>
          <w:sz w:val="20"/>
          <w:szCs w:val="20"/>
        </w:rPr>
        <w:t>the drivers of world history</w:t>
      </w:r>
      <w:r w:rsidR="00660903" w:rsidRPr="003752F7">
        <w:rPr>
          <w:rFonts w:asciiTheme="majorBidi" w:hAnsiTheme="majorBidi" w:cstheme="majorBidi"/>
          <w:sz w:val="20"/>
          <w:szCs w:val="20"/>
        </w:rPr>
        <w:t xml:space="preserve">. </w:t>
      </w:r>
      <w:r w:rsidRPr="003752F7">
        <w:rPr>
          <w:rFonts w:asciiTheme="majorBidi" w:eastAsiaTheme="minorEastAsia" w:hAnsiTheme="majorBidi" w:cstheme="majorBidi"/>
          <w:color w:val="000000"/>
          <w:sz w:val="20"/>
          <w:szCs w:val="20"/>
        </w:rPr>
        <w:t>History requires detailed studies of specific places and events, but synthetic global history should always constitute their broad general context, without which they cannot truly make sense or benefit us in understanding the present and preparing for the future</w:t>
      </w:r>
      <w:r w:rsidR="001B21E9" w:rsidRPr="003752F7">
        <w:rPr>
          <w:rFonts w:asciiTheme="majorBidi" w:eastAsiaTheme="minorEastAsia" w:hAnsiTheme="majorBidi" w:cstheme="majorBidi"/>
          <w:color w:val="000000"/>
          <w:sz w:val="20"/>
          <w:szCs w:val="20"/>
        </w:rPr>
        <w:t xml:space="preserve">, and this is a point that will be repeatedly illustrated in Occidentalism in Volume Five and elsewhere in </w:t>
      </w:r>
      <w:r w:rsidR="001B21E9" w:rsidRPr="003752F7">
        <w:rPr>
          <w:rFonts w:asciiTheme="majorBidi" w:eastAsiaTheme="minorEastAsia" w:hAnsiTheme="majorBidi" w:cstheme="majorBidi"/>
          <w:i/>
          <w:iCs/>
          <w:color w:val="000000"/>
          <w:sz w:val="20"/>
          <w:szCs w:val="20"/>
        </w:rPr>
        <w:t>The First Teaching</w:t>
      </w:r>
      <w:r w:rsidR="001B21E9" w:rsidRPr="003752F7">
        <w:rPr>
          <w:rFonts w:asciiTheme="majorBidi" w:eastAsiaTheme="minorEastAsia" w:hAnsiTheme="majorBidi" w:cstheme="majorBidi"/>
          <w:color w:val="000000"/>
          <w:sz w:val="20"/>
          <w:szCs w:val="20"/>
        </w:rPr>
        <w:t>.</w:t>
      </w:r>
      <w:r w:rsidRPr="003752F7">
        <w:rPr>
          <w:rFonts w:asciiTheme="majorBidi" w:eastAsiaTheme="minorEastAsia" w:hAnsiTheme="majorBidi" w:cstheme="majorBidi"/>
          <w:color w:val="000000"/>
          <w:sz w:val="20"/>
          <w:szCs w:val="20"/>
        </w:rPr>
        <w:t xml:space="preserve"> Analytical</w:t>
      </w:r>
      <w:r w:rsidRPr="003752F7">
        <w:rPr>
          <w:rFonts w:asciiTheme="majorBidi" w:hAnsiTheme="majorBidi" w:cstheme="majorBidi"/>
          <w:sz w:val="20"/>
          <w:szCs w:val="20"/>
        </w:rPr>
        <w:t xml:space="preserve"> studies of the past</w:t>
      </w:r>
      <w:r w:rsidR="009F5AB1" w:rsidRPr="003752F7">
        <w:rPr>
          <w:rFonts w:asciiTheme="majorBidi" w:hAnsiTheme="majorBidi" w:cstheme="majorBidi"/>
          <w:sz w:val="20"/>
          <w:szCs w:val="20"/>
        </w:rPr>
        <w:t xml:space="preserve"> may, for example,</w:t>
      </w:r>
      <w:r w:rsidRPr="003752F7">
        <w:rPr>
          <w:rFonts w:asciiTheme="majorBidi" w:hAnsiTheme="majorBidi" w:cstheme="majorBidi"/>
          <w:sz w:val="20"/>
          <w:szCs w:val="20"/>
        </w:rPr>
        <w:t xml:space="preserve"> </w:t>
      </w:r>
      <w:r w:rsidR="00490EF5" w:rsidRPr="003752F7">
        <w:rPr>
          <w:rFonts w:asciiTheme="majorBidi" w:hAnsiTheme="majorBidi" w:cstheme="majorBidi"/>
          <w:sz w:val="20"/>
          <w:szCs w:val="20"/>
        </w:rPr>
        <w:t>focus, on</w:t>
      </w:r>
      <w:r w:rsidRPr="003752F7">
        <w:rPr>
          <w:rFonts w:asciiTheme="majorBidi" w:hAnsiTheme="majorBidi" w:cstheme="majorBidi"/>
          <w:sz w:val="20"/>
          <w:szCs w:val="20"/>
        </w:rPr>
        <w:t xml:space="preserve"> things</w:t>
      </w:r>
      <w:r w:rsidR="009F5AB1" w:rsidRPr="003752F7">
        <w:rPr>
          <w:rFonts w:asciiTheme="majorBidi" w:hAnsiTheme="majorBidi" w:cstheme="majorBidi"/>
          <w:sz w:val="20"/>
          <w:szCs w:val="20"/>
        </w:rPr>
        <w:t xml:space="preserve"> topics like regional</w:t>
      </w:r>
      <w:r w:rsidRPr="003752F7">
        <w:rPr>
          <w:rFonts w:asciiTheme="majorBidi" w:hAnsiTheme="majorBidi" w:cstheme="majorBidi"/>
          <w:sz w:val="20"/>
          <w:szCs w:val="20"/>
        </w:rPr>
        <w:t xml:space="preserve"> economic history, the </w:t>
      </w:r>
      <w:r w:rsidR="009F5AB1" w:rsidRPr="003752F7">
        <w:rPr>
          <w:rFonts w:asciiTheme="majorBidi" w:hAnsiTheme="majorBidi" w:cstheme="majorBidi"/>
          <w:sz w:val="20"/>
          <w:szCs w:val="20"/>
        </w:rPr>
        <w:t>direct impact</w:t>
      </w:r>
      <w:r w:rsidRPr="003752F7">
        <w:rPr>
          <w:rFonts w:asciiTheme="majorBidi" w:hAnsiTheme="majorBidi" w:cstheme="majorBidi"/>
          <w:sz w:val="20"/>
          <w:szCs w:val="20"/>
        </w:rPr>
        <w:t xml:space="preserve"> of technolog</w:t>
      </w:r>
      <w:r w:rsidR="009F5AB1" w:rsidRPr="003752F7">
        <w:rPr>
          <w:rFonts w:asciiTheme="majorBidi" w:hAnsiTheme="majorBidi" w:cstheme="majorBidi"/>
          <w:sz w:val="20"/>
          <w:szCs w:val="20"/>
        </w:rPr>
        <w:t>ies</w:t>
      </w:r>
      <w:r w:rsidRPr="003752F7">
        <w:rPr>
          <w:rFonts w:asciiTheme="majorBidi" w:hAnsiTheme="majorBidi" w:cstheme="majorBidi"/>
          <w:sz w:val="20"/>
          <w:szCs w:val="20"/>
        </w:rPr>
        <w:t xml:space="preserve">, historical demographics, urban history, social history, political economy, nomadic history, microhistory, and historical linguistics. </w:t>
      </w:r>
      <w:r w:rsidR="009F5AB1" w:rsidRPr="003752F7">
        <w:rPr>
          <w:rFonts w:asciiTheme="majorBidi" w:hAnsiTheme="majorBidi" w:cstheme="majorBidi"/>
          <w:sz w:val="20"/>
          <w:szCs w:val="20"/>
        </w:rPr>
        <w:t>Such analysis often</w:t>
      </w:r>
      <w:r w:rsidRPr="003752F7">
        <w:rPr>
          <w:rFonts w:asciiTheme="majorBidi" w:hAnsiTheme="majorBidi" w:cstheme="majorBidi"/>
          <w:sz w:val="20"/>
          <w:szCs w:val="20"/>
        </w:rPr>
        <w:t xml:space="preserve"> uncover</w:t>
      </w:r>
      <w:r w:rsidR="009F5AB1" w:rsidRPr="003752F7">
        <w:rPr>
          <w:rFonts w:asciiTheme="majorBidi" w:hAnsiTheme="majorBidi" w:cstheme="majorBidi"/>
          <w:sz w:val="20"/>
          <w:szCs w:val="20"/>
        </w:rPr>
        <w:t>s</w:t>
      </w:r>
      <w:r w:rsidRPr="003752F7">
        <w:rPr>
          <w:rFonts w:asciiTheme="majorBidi" w:hAnsiTheme="majorBidi" w:cstheme="majorBidi"/>
          <w:sz w:val="20"/>
          <w:szCs w:val="20"/>
        </w:rPr>
        <w:t xml:space="preserve"> impressive varieties of often unexpected</w:t>
      </w:r>
      <w:r w:rsidR="009F5AB1" w:rsidRPr="003752F7">
        <w:rPr>
          <w:rFonts w:asciiTheme="majorBidi" w:hAnsiTheme="majorBidi" w:cstheme="majorBidi"/>
          <w:sz w:val="20"/>
          <w:szCs w:val="20"/>
        </w:rPr>
        <w:t xml:space="preserve"> relationships</w:t>
      </w:r>
      <w:r w:rsidR="004F08B1" w:rsidRPr="003752F7">
        <w:rPr>
          <w:rFonts w:asciiTheme="majorBidi" w:hAnsiTheme="majorBidi" w:cstheme="majorBidi"/>
          <w:sz w:val="20"/>
          <w:szCs w:val="20"/>
        </w:rPr>
        <w:t xml:space="preserve"> as well as </w:t>
      </w:r>
      <w:r w:rsidRPr="003752F7">
        <w:rPr>
          <w:rFonts w:asciiTheme="majorBidi" w:hAnsiTheme="majorBidi" w:cstheme="majorBidi"/>
          <w:sz w:val="20"/>
          <w:szCs w:val="20"/>
        </w:rPr>
        <w:t>valuable sources, such as commercial documents, tax registers, official land grants, administrative seals, census records, coins, gravestones, magical incantations written on bowls, the memoirs of pilgrims, archeological and architectural data, biographical dictionaries, inscriptional evidence, and more oral history.</w:t>
      </w:r>
      <w:r w:rsidR="007B1173" w:rsidRPr="003752F7">
        <w:rPr>
          <w:rFonts w:asciiTheme="majorBidi" w:hAnsiTheme="majorBidi" w:cstheme="majorBidi"/>
          <w:sz w:val="20"/>
          <w:szCs w:val="20"/>
        </w:rPr>
        <w:t xml:space="preserve"> </w:t>
      </w:r>
    </w:p>
    <w:p w14:paraId="0DA47388" w14:textId="164E06D8" w:rsidR="00AC45E3" w:rsidRPr="003752F7" w:rsidRDefault="00AC45E3" w:rsidP="00AC45E3">
      <w:pPr>
        <w:rPr>
          <w:rFonts w:asciiTheme="majorBidi" w:hAnsiTheme="majorBidi" w:cstheme="majorBidi"/>
          <w:sz w:val="20"/>
          <w:szCs w:val="20"/>
        </w:rPr>
      </w:pPr>
      <w:r w:rsidRPr="003752F7">
        <w:rPr>
          <w:rFonts w:asciiTheme="majorBidi" w:eastAsiaTheme="minorEastAsia" w:hAnsiTheme="majorBidi" w:cstheme="majorBidi"/>
          <w:color w:val="000000"/>
          <w:sz w:val="20"/>
          <w:szCs w:val="20"/>
        </w:rPr>
        <w:t xml:space="preserve">    Synthetic history, on the other hand, strives for composite studies that link </w:t>
      </w:r>
      <w:r w:rsidR="007B1173" w:rsidRPr="003752F7">
        <w:rPr>
          <w:rFonts w:asciiTheme="majorBidi" w:eastAsiaTheme="minorEastAsia" w:hAnsiTheme="majorBidi" w:cstheme="majorBidi"/>
          <w:color w:val="000000"/>
          <w:sz w:val="20"/>
          <w:szCs w:val="20"/>
        </w:rPr>
        <w:t xml:space="preserve">such findings </w:t>
      </w:r>
      <w:r w:rsidRPr="003752F7">
        <w:rPr>
          <w:rFonts w:asciiTheme="majorBidi" w:eastAsiaTheme="minorEastAsia" w:hAnsiTheme="majorBidi" w:cstheme="majorBidi"/>
          <w:color w:val="000000"/>
          <w:sz w:val="20"/>
          <w:szCs w:val="20"/>
        </w:rPr>
        <w:t xml:space="preserve">together, while revealing how different regions and cultures influenced each other and sometimes worked together, especially in the context of the historical principle of “the contact” as opposed to the hypothetical “clash” of world </w:t>
      </w:r>
      <w:r w:rsidR="007B1173" w:rsidRPr="003752F7">
        <w:rPr>
          <w:rFonts w:asciiTheme="majorBidi" w:eastAsiaTheme="minorEastAsia" w:hAnsiTheme="majorBidi" w:cstheme="majorBidi"/>
          <w:color w:val="000000"/>
          <w:sz w:val="20"/>
          <w:szCs w:val="20"/>
        </w:rPr>
        <w:t>C</w:t>
      </w:r>
      <w:r w:rsidRPr="003752F7">
        <w:rPr>
          <w:rFonts w:asciiTheme="majorBidi" w:eastAsiaTheme="minorEastAsia" w:hAnsiTheme="majorBidi" w:cstheme="majorBidi"/>
          <w:color w:val="000000"/>
          <w:sz w:val="20"/>
          <w:szCs w:val="20"/>
        </w:rPr>
        <w:t>ivilizations.</w:t>
      </w:r>
      <w:r w:rsidRPr="003752F7">
        <w:rPr>
          <w:rFonts w:asciiTheme="majorBidi" w:hAnsiTheme="majorBidi" w:cstheme="majorBidi"/>
          <w:sz w:val="20"/>
          <w:szCs w:val="20"/>
        </w:rPr>
        <w:t xml:space="preserve"> </w:t>
      </w:r>
      <w:r w:rsidRPr="003752F7">
        <w:rPr>
          <w:rFonts w:asciiTheme="majorBidi" w:eastAsiaTheme="minorEastAsia" w:hAnsiTheme="majorBidi" w:cstheme="majorBidi"/>
          <w:color w:val="000000"/>
          <w:sz w:val="20"/>
          <w:szCs w:val="20"/>
        </w:rPr>
        <w:t>Instead of focusing on particular sets of facts or distinctive regions in isolation</w:t>
      </w:r>
      <w:r w:rsidRPr="003752F7">
        <w:rPr>
          <w:rFonts w:asciiTheme="majorBidi" w:hAnsiTheme="majorBidi" w:cstheme="majorBidi"/>
          <w:sz w:val="20"/>
          <w:szCs w:val="20"/>
        </w:rPr>
        <w:t>—</w:t>
      </w:r>
      <w:r w:rsidRPr="003752F7">
        <w:rPr>
          <w:rFonts w:asciiTheme="majorBidi" w:eastAsiaTheme="minorEastAsia" w:hAnsiTheme="majorBidi" w:cstheme="majorBidi"/>
          <w:color w:val="000000"/>
          <w:sz w:val="20"/>
          <w:szCs w:val="20"/>
        </w:rPr>
        <w:t>as in purely analytic history</w:t>
      </w:r>
      <w:r w:rsidRPr="003752F7">
        <w:rPr>
          <w:rFonts w:asciiTheme="majorBidi" w:hAnsiTheme="majorBidi" w:cstheme="majorBidi"/>
          <w:sz w:val="20"/>
          <w:szCs w:val="20"/>
        </w:rPr>
        <w:t>—</w:t>
      </w:r>
      <w:r w:rsidRPr="003752F7">
        <w:rPr>
          <w:rFonts w:asciiTheme="majorBidi" w:eastAsiaTheme="minorEastAsia" w:hAnsiTheme="majorBidi" w:cstheme="majorBidi"/>
          <w:color w:val="000000"/>
          <w:sz w:val="20"/>
          <w:szCs w:val="20"/>
        </w:rPr>
        <w:t xml:space="preserve">synthetic history seeks to make sense of all </w:t>
      </w:r>
      <w:r w:rsidR="007B1173" w:rsidRPr="003752F7">
        <w:rPr>
          <w:rFonts w:asciiTheme="majorBidi" w:eastAsiaTheme="minorEastAsia" w:hAnsiTheme="majorBidi" w:cstheme="majorBidi"/>
          <w:color w:val="000000"/>
          <w:sz w:val="20"/>
          <w:szCs w:val="20"/>
        </w:rPr>
        <w:t>C</w:t>
      </w:r>
      <w:r w:rsidRPr="003752F7">
        <w:rPr>
          <w:rFonts w:asciiTheme="majorBidi" w:eastAsiaTheme="minorEastAsia" w:hAnsiTheme="majorBidi" w:cstheme="majorBidi"/>
          <w:color w:val="000000"/>
          <w:sz w:val="20"/>
          <w:szCs w:val="20"/>
        </w:rPr>
        <w:t xml:space="preserve">ultures and </w:t>
      </w:r>
      <w:r w:rsidR="007B1173" w:rsidRPr="003752F7">
        <w:rPr>
          <w:rFonts w:asciiTheme="majorBidi" w:eastAsiaTheme="minorEastAsia" w:hAnsiTheme="majorBidi" w:cstheme="majorBidi"/>
          <w:color w:val="000000"/>
          <w:sz w:val="20"/>
          <w:szCs w:val="20"/>
        </w:rPr>
        <w:t>C</w:t>
      </w:r>
      <w:r w:rsidRPr="003752F7">
        <w:rPr>
          <w:rFonts w:asciiTheme="majorBidi" w:eastAsiaTheme="minorEastAsia" w:hAnsiTheme="majorBidi" w:cstheme="majorBidi"/>
          <w:color w:val="000000"/>
          <w:sz w:val="20"/>
          <w:szCs w:val="20"/>
        </w:rPr>
        <w:t xml:space="preserve">ivilizations as universal </w:t>
      </w:r>
      <w:r w:rsidR="007B1173" w:rsidRPr="003752F7">
        <w:rPr>
          <w:rFonts w:asciiTheme="majorBidi" w:eastAsiaTheme="minorEastAsia" w:hAnsiTheme="majorBidi" w:cstheme="majorBidi"/>
          <w:color w:val="000000"/>
          <w:sz w:val="20"/>
          <w:szCs w:val="20"/>
        </w:rPr>
        <w:t>H</w:t>
      </w:r>
      <w:r w:rsidRPr="003752F7">
        <w:rPr>
          <w:rFonts w:asciiTheme="majorBidi" w:eastAsiaTheme="minorEastAsia" w:hAnsiTheme="majorBidi" w:cstheme="majorBidi"/>
          <w:color w:val="000000"/>
          <w:sz w:val="20"/>
          <w:szCs w:val="20"/>
        </w:rPr>
        <w:t xml:space="preserve">uman phenomena, and it often </w:t>
      </w:r>
      <w:r w:rsidR="007B1173" w:rsidRPr="003752F7">
        <w:rPr>
          <w:rFonts w:asciiTheme="majorBidi" w:eastAsiaTheme="minorEastAsia" w:hAnsiTheme="majorBidi" w:cstheme="majorBidi"/>
          <w:color w:val="000000"/>
          <w:sz w:val="20"/>
          <w:szCs w:val="20"/>
        </w:rPr>
        <w:t>works toward</w:t>
      </w:r>
      <w:r w:rsidRPr="003752F7">
        <w:rPr>
          <w:rFonts w:asciiTheme="majorBidi" w:eastAsiaTheme="minorEastAsia" w:hAnsiTheme="majorBidi" w:cstheme="majorBidi"/>
          <w:color w:val="000000"/>
          <w:sz w:val="20"/>
          <w:szCs w:val="20"/>
        </w:rPr>
        <w:t xml:space="preserve"> that end by bringing to light their overt and subtle interlinkage, both direct and indirect. Until the closing decades of the </w:t>
      </w:r>
      <w:r w:rsidR="007B1173" w:rsidRPr="003752F7">
        <w:rPr>
          <w:rFonts w:asciiTheme="majorBidi" w:eastAsiaTheme="minorEastAsia" w:hAnsiTheme="majorBidi" w:cstheme="majorBidi"/>
          <w:color w:val="000000"/>
          <w:sz w:val="20"/>
          <w:szCs w:val="20"/>
        </w:rPr>
        <w:t>fourteenth/</w:t>
      </w:r>
      <w:r w:rsidRPr="003752F7">
        <w:rPr>
          <w:rFonts w:asciiTheme="majorBidi" w:eastAsiaTheme="minorEastAsia" w:hAnsiTheme="majorBidi" w:cstheme="majorBidi"/>
          <w:color w:val="000000"/>
          <w:sz w:val="20"/>
          <w:szCs w:val="20"/>
        </w:rPr>
        <w:t>twentieth century</w:t>
      </w:r>
      <w:r w:rsidRPr="003752F7">
        <w:rPr>
          <w:rFonts w:asciiTheme="majorBidi" w:hAnsiTheme="majorBidi" w:cstheme="majorBidi"/>
          <w:sz w:val="20"/>
          <w:szCs w:val="20"/>
        </w:rPr>
        <w:t>—</w:t>
      </w:r>
      <w:r w:rsidRPr="003752F7">
        <w:rPr>
          <w:rFonts w:asciiTheme="majorBidi" w:eastAsiaTheme="minorEastAsia" w:hAnsiTheme="majorBidi" w:cstheme="majorBidi"/>
          <w:color w:val="000000"/>
          <w:sz w:val="20"/>
          <w:szCs w:val="20"/>
        </w:rPr>
        <w:t>after the emergence of</w:t>
      </w:r>
      <w:r w:rsidR="007B1173" w:rsidRPr="003752F7">
        <w:rPr>
          <w:rFonts w:asciiTheme="majorBidi" w:eastAsiaTheme="minorEastAsia" w:hAnsiTheme="majorBidi" w:cstheme="majorBidi"/>
          <w:color w:val="000000"/>
          <w:sz w:val="20"/>
          <w:szCs w:val="20"/>
        </w:rPr>
        <w:t xml:space="preserve"> Modern</w:t>
      </w:r>
      <w:r w:rsidRPr="003752F7">
        <w:rPr>
          <w:rFonts w:asciiTheme="majorBidi" w:eastAsiaTheme="minorEastAsia" w:hAnsiTheme="majorBidi" w:cstheme="majorBidi"/>
          <w:color w:val="000000"/>
          <w:sz w:val="20"/>
          <w:szCs w:val="20"/>
        </w:rPr>
        <w:t xml:space="preserve"> “globalism”—the “empirical” West generally resisted, neglected, and often disdained the field of synthetic “world history.” The fact of “globalism” as a lived experience</w:t>
      </w:r>
      <w:r w:rsidR="003D2761" w:rsidRPr="003752F7">
        <w:rPr>
          <w:rFonts w:asciiTheme="majorBidi" w:eastAsiaTheme="minorEastAsia" w:hAnsiTheme="majorBidi" w:cstheme="majorBidi"/>
          <w:color w:val="000000"/>
          <w:sz w:val="20"/>
          <w:szCs w:val="20"/>
        </w:rPr>
        <w:t>, however,</w:t>
      </w:r>
      <w:r w:rsidRPr="003752F7">
        <w:rPr>
          <w:rFonts w:asciiTheme="majorBidi" w:eastAsiaTheme="minorEastAsia" w:hAnsiTheme="majorBidi" w:cstheme="majorBidi"/>
          <w:color w:val="000000"/>
          <w:sz w:val="20"/>
          <w:szCs w:val="20"/>
        </w:rPr>
        <w:t xml:space="preserve"> established new </w:t>
      </w:r>
      <w:r w:rsidR="003D2761" w:rsidRPr="003752F7">
        <w:rPr>
          <w:rFonts w:asciiTheme="majorBidi" w:eastAsiaTheme="minorEastAsia" w:hAnsiTheme="majorBidi" w:cstheme="majorBidi"/>
          <w:color w:val="000000"/>
          <w:sz w:val="20"/>
          <w:szCs w:val="20"/>
        </w:rPr>
        <w:t>P</w:t>
      </w:r>
      <w:r w:rsidRPr="003752F7">
        <w:rPr>
          <w:rFonts w:asciiTheme="majorBidi" w:eastAsiaTheme="minorEastAsia" w:hAnsiTheme="majorBidi" w:cstheme="majorBidi"/>
          <w:color w:val="000000"/>
          <w:sz w:val="20"/>
          <w:szCs w:val="20"/>
        </w:rPr>
        <w:t xml:space="preserve">aradigms and </w:t>
      </w:r>
      <w:r w:rsidR="003D2761" w:rsidRPr="003752F7">
        <w:rPr>
          <w:rFonts w:asciiTheme="majorBidi" w:eastAsiaTheme="minorEastAsia" w:hAnsiTheme="majorBidi" w:cstheme="majorBidi"/>
          <w:color w:val="000000"/>
          <w:sz w:val="20"/>
          <w:szCs w:val="20"/>
        </w:rPr>
        <w:t>C</w:t>
      </w:r>
      <w:r w:rsidRPr="003752F7">
        <w:rPr>
          <w:rFonts w:asciiTheme="majorBidi" w:eastAsiaTheme="minorEastAsia" w:hAnsiTheme="majorBidi" w:cstheme="majorBidi"/>
          <w:color w:val="000000"/>
          <w:sz w:val="20"/>
          <w:szCs w:val="20"/>
        </w:rPr>
        <w:t xml:space="preserve">ognitive </w:t>
      </w:r>
      <w:r w:rsidR="003D2761" w:rsidRPr="003752F7">
        <w:rPr>
          <w:rFonts w:asciiTheme="majorBidi" w:eastAsiaTheme="minorEastAsia" w:hAnsiTheme="majorBidi" w:cstheme="majorBidi"/>
          <w:color w:val="000000"/>
          <w:sz w:val="20"/>
          <w:szCs w:val="20"/>
        </w:rPr>
        <w:t>F</w:t>
      </w:r>
      <w:r w:rsidRPr="003752F7">
        <w:rPr>
          <w:rFonts w:asciiTheme="majorBidi" w:eastAsiaTheme="minorEastAsia" w:hAnsiTheme="majorBidi" w:cstheme="majorBidi"/>
          <w:color w:val="000000"/>
          <w:sz w:val="20"/>
          <w:szCs w:val="20"/>
        </w:rPr>
        <w:t xml:space="preserve">rames that enabled </w:t>
      </w:r>
      <w:r w:rsidR="003D2761" w:rsidRPr="003752F7">
        <w:rPr>
          <w:rFonts w:asciiTheme="majorBidi" w:eastAsiaTheme="minorEastAsia" w:hAnsiTheme="majorBidi" w:cstheme="majorBidi"/>
          <w:color w:val="000000"/>
          <w:sz w:val="20"/>
          <w:szCs w:val="20"/>
        </w:rPr>
        <w:t xml:space="preserve">historians and other </w:t>
      </w:r>
      <w:r w:rsidRPr="003752F7">
        <w:rPr>
          <w:rFonts w:asciiTheme="majorBidi" w:eastAsiaTheme="minorEastAsia" w:hAnsiTheme="majorBidi" w:cstheme="majorBidi"/>
          <w:color w:val="000000"/>
          <w:sz w:val="20"/>
          <w:szCs w:val="20"/>
        </w:rPr>
        <w:t xml:space="preserve">thinkers to speak convincingly about “global history” </w:t>
      </w:r>
      <w:r w:rsidR="003D2761" w:rsidRPr="003752F7">
        <w:rPr>
          <w:rFonts w:asciiTheme="majorBidi" w:eastAsiaTheme="minorEastAsia" w:hAnsiTheme="majorBidi" w:cstheme="majorBidi"/>
          <w:color w:val="000000"/>
          <w:sz w:val="20"/>
          <w:szCs w:val="20"/>
        </w:rPr>
        <w:t>and</w:t>
      </w:r>
      <w:r w:rsidRPr="003752F7">
        <w:rPr>
          <w:rFonts w:asciiTheme="majorBidi" w:eastAsiaTheme="minorEastAsia" w:hAnsiTheme="majorBidi" w:cstheme="majorBidi"/>
          <w:color w:val="000000"/>
          <w:sz w:val="20"/>
          <w:szCs w:val="20"/>
        </w:rPr>
        <w:t xml:space="preserve"> the world</w:t>
      </w:r>
      <w:r w:rsidR="003D2761" w:rsidRPr="003752F7">
        <w:rPr>
          <w:rFonts w:asciiTheme="majorBidi" w:eastAsiaTheme="minorEastAsia" w:hAnsiTheme="majorBidi" w:cstheme="majorBidi"/>
          <w:color w:val="000000"/>
          <w:sz w:val="20"/>
          <w:szCs w:val="20"/>
        </w:rPr>
        <w:t xml:space="preserve"> as a</w:t>
      </w:r>
      <w:r w:rsidRPr="003752F7">
        <w:rPr>
          <w:rFonts w:asciiTheme="majorBidi" w:eastAsiaTheme="minorEastAsia" w:hAnsiTheme="majorBidi" w:cstheme="majorBidi"/>
          <w:color w:val="000000"/>
          <w:sz w:val="20"/>
          <w:szCs w:val="20"/>
        </w:rPr>
        <w:t xml:space="preserve"> “global village.” History was no longer seen as an additive process of “one thing after another” by which civilizations arbitrarily rise and fall in relative isolation and independence from each other</w:t>
      </w:r>
      <w:r w:rsidR="00E115EB" w:rsidRPr="003752F7">
        <w:rPr>
          <w:rFonts w:asciiTheme="majorBidi" w:eastAsiaTheme="minorEastAsia" w:hAnsiTheme="majorBidi" w:cstheme="majorBidi"/>
          <w:color w:val="000000"/>
          <w:sz w:val="20"/>
          <w:szCs w:val="20"/>
        </w:rPr>
        <w:t>. O</w:t>
      </w:r>
      <w:r w:rsidRPr="003752F7">
        <w:rPr>
          <w:rFonts w:asciiTheme="majorBidi" w:eastAsiaTheme="minorEastAsia" w:hAnsiTheme="majorBidi" w:cstheme="majorBidi"/>
          <w:color w:val="000000"/>
          <w:sz w:val="20"/>
          <w:szCs w:val="20"/>
        </w:rPr>
        <w:t>n the contrary</w:t>
      </w:r>
      <w:r w:rsidR="00E115EB" w:rsidRPr="003752F7">
        <w:rPr>
          <w:rFonts w:asciiTheme="majorBidi" w:eastAsiaTheme="minorEastAsia" w:hAnsiTheme="majorBidi" w:cstheme="majorBidi"/>
          <w:color w:val="000000"/>
          <w:sz w:val="20"/>
          <w:szCs w:val="20"/>
        </w:rPr>
        <w:t xml:space="preserve">, </w:t>
      </w:r>
      <w:r w:rsidR="00BB417E" w:rsidRPr="003752F7">
        <w:rPr>
          <w:rFonts w:asciiTheme="majorBidi" w:eastAsiaTheme="minorEastAsia" w:hAnsiTheme="majorBidi" w:cstheme="majorBidi"/>
          <w:color w:val="000000"/>
          <w:sz w:val="20"/>
          <w:szCs w:val="20"/>
        </w:rPr>
        <w:t>the global approach often revealed how</w:t>
      </w:r>
      <w:r w:rsidRPr="003752F7">
        <w:rPr>
          <w:rFonts w:asciiTheme="majorBidi" w:eastAsiaTheme="minorEastAsia" w:hAnsiTheme="majorBidi" w:cstheme="majorBidi"/>
          <w:color w:val="000000"/>
          <w:sz w:val="20"/>
          <w:szCs w:val="20"/>
        </w:rPr>
        <w:t xml:space="preserve"> </w:t>
      </w:r>
      <w:r w:rsidR="00BB417E" w:rsidRPr="003752F7">
        <w:rPr>
          <w:rFonts w:asciiTheme="majorBidi" w:eastAsiaTheme="minorEastAsia" w:hAnsiTheme="majorBidi" w:cstheme="majorBidi"/>
          <w:color w:val="000000"/>
          <w:sz w:val="20"/>
          <w:szCs w:val="20"/>
        </w:rPr>
        <w:t>synthetic history</w:t>
      </w:r>
      <w:r w:rsidRPr="003752F7">
        <w:rPr>
          <w:rFonts w:asciiTheme="majorBidi" w:eastAsiaTheme="minorEastAsia" w:hAnsiTheme="majorBidi" w:cstheme="majorBidi"/>
          <w:color w:val="000000"/>
          <w:sz w:val="20"/>
          <w:szCs w:val="20"/>
        </w:rPr>
        <w:t xml:space="preserve"> </w:t>
      </w:r>
      <w:r w:rsidR="00B468D7" w:rsidRPr="003752F7">
        <w:rPr>
          <w:rFonts w:asciiTheme="majorBidi" w:eastAsiaTheme="minorEastAsia" w:hAnsiTheme="majorBidi" w:cstheme="majorBidi"/>
          <w:color w:val="000000"/>
          <w:sz w:val="20"/>
          <w:szCs w:val="20"/>
        </w:rPr>
        <w:t>may</w:t>
      </w:r>
      <w:r w:rsidRPr="003752F7">
        <w:rPr>
          <w:rFonts w:asciiTheme="majorBidi" w:eastAsiaTheme="minorEastAsia" w:hAnsiTheme="majorBidi" w:cstheme="majorBidi"/>
          <w:color w:val="000000"/>
          <w:sz w:val="20"/>
          <w:szCs w:val="20"/>
        </w:rPr>
        <w:t xml:space="preserve"> follow distinctive patterns </w:t>
      </w:r>
      <w:r w:rsidR="00B468D7" w:rsidRPr="003752F7">
        <w:rPr>
          <w:rFonts w:asciiTheme="majorBidi" w:eastAsiaTheme="minorEastAsia" w:hAnsiTheme="majorBidi" w:cstheme="majorBidi"/>
          <w:color w:val="000000"/>
          <w:sz w:val="20"/>
          <w:szCs w:val="20"/>
        </w:rPr>
        <w:t>that</w:t>
      </w:r>
      <w:r w:rsidRPr="003752F7">
        <w:rPr>
          <w:rFonts w:asciiTheme="majorBidi" w:eastAsiaTheme="minorEastAsia" w:hAnsiTheme="majorBidi" w:cstheme="majorBidi"/>
          <w:color w:val="000000"/>
          <w:sz w:val="20"/>
          <w:szCs w:val="20"/>
        </w:rPr>
        <w:t xml:space="preserve"> are profoundly interlinked. Thus, for example, the synthetic study of </w:t>
      </w:r>
      <w:r w:rsidR="00B468D7" w:rsidRPr="003752F7">
        <w:rPr>
          <w:rFonts w:asciiTheme="majorBidi" w:eastAsiaTheme="minorEastAsia" w:hAnsiTheme="majorBidi" w:cstheme="majorBidi"/>
          <w:color w:val="000000"/>
          <w:sz w:val="20"/>
          <w:szCs w:val="20"/>
        </w:rPr>
        <w:t>M</w:t>
      </w:r>
      <w:r w:rsidRPr="003752F7">
        <w:rPr>
          <w:rFonts w:asciiTheme="majorBidi" w:eastAsiaTheme="minorEastAsia" w:hAnsiTheme="majorBidi" w:cstheme="majorBidi"/>
          <w:color w:val="000000"/>
          <w:sz w:val="20"/>
          <w:szCs w:val="20"/>
        </w:rPr>
        <w:t xml:space="preserve">odern </w:t>
      </w:r>
      <w:r w:rsidR="00B468D7" w:rsidRPr="003752F7">
        <w:rPr>
          <w:rFonts w:asciiTheme="majorBidi" w:eastAsiaTheme="minorEastAsia" w:hAnsiTheme="majorBidi" w:cstheme="majorBidi"/>
          <w:color w:val="000000"/>
          <w:sz w:val="20"/>
          <w:szCs w:val="20"/>
        </w:rPr>
        <w:t>I</w:t>
      </w:r>
      <w:r w:rsidRPr="003752F7">
        <w:rPr>
          <w:rFonts w:asciiTheme="majorBidi" w:eastAsiaTheme="minorEastAsia" w:hAnsiTheme="majorBidi" w:cstheme="majorBidi"/>
          <w:color w:val="000000"/>
          <w:sz w:val="20"/>
          <w:szCs w:val="20"/>
        </w:rPr>
        <w:t>mperialism showed</w:t>
      </w:r>
      <w:r w:rsidRPr="003752F7">
        <w:rPr>
          <w:rFonts w:asciiTheme="majorBidi" w:hAnsiTheme="majorBidi" w:cstheme="majorBidi"/>
          <w:sz w:val="20"/>
          <w:szCs w:val="20"/>
        </w:rPr>
        <w:t>—</w:t>
      </w:r>
      <w:r w:rsidRPr="003752F7">
        <w:rPr>
          <w:rFonts w:asciiTheme="majorBidi" w:eastAsiaTheme="minorEastAsia" w:hAnsiTheme="majorBidi" w:cstheme="majorBidi"/>
          <w:color w:val="000000"/>
          <w:sz w:val="20"/>
          <w:szCs w:val="20"/>
        </w:rPr>
        <w:t>over and over again</w:t>
      </w:r>
      <w:r w:rsidRPr="003752F7">
        <w:rPr>
          <w:rFonts w:asciiTheme="majorBidi" w:hAnsiTheme="majorBidi" w:cstheme="majorBidi"/>
          <w:sz w:val="20"/>
          <w:szCs w:val="20"/>
        </w:rPr>
        <w:t>—</w:t>
      </w:r>
      <w:r w:rsidRPr="003752F7">
        <w:rPr>
          <w:rFonts w:asciiTheme="majorBidi" w:eastAsiaTheme="minorEastAsia" w:hAnsiTheme="majorBidi" w:cstheme="majorBidi"/>
          <w:color w:val="000000"/>
          <w:sz w:val="20"/>
          <w:szCs w:val="20"/>
        </w:rPr>
        <w:t xml:space="preserve">that Western domination actually </w:t>
      </w:r>
      <w:r w:rsidRPr="003752F7">
        <w:rPr>
          <w:rFonts w:asciiTheme="majorBidi" w:eastAsiaTheme="minorEastAsia" w:hAnsiTheme="majorBidi" w:cstheme="majorBidi"/>
          <w:i/>
          <w:iCs/>
          <w:color w:val="000000"/>
          <w:sz w:val="20"/>
          <w:szCs w:val="20"/>
        </w:rPr>
        <w:t>created</w:t>
      </w:r>
      <w:r w:rsidRPr="003752F7">
        <w:rPr>
          <w:rFonts w:asciiTheme="majorBidi" w:eastAsiaTheme="minorEastAsia" w:hAnsiTheme="majorBidi" w:cstheme="majorBidi"/>
          <w:color w:val="000000"/>
          <w:sz w:val="20"/>
          <w:szCs w:val="20"/>
        </w:rPr>
        <w:t xml:space="preserve"> under</w:t>
      </w:r>
      <w:r w:rsidR="00B468D7" w:rsidRPr="003752F7">
        <w:rPr>
          <w:rFonts w:asciiTheme="majorBidi" w:eastAsiaTheme="minorEastAsia" w:hAnsiTheme="majorBidi" w:cstheme="majorBidi"/>
          <w:color w:val="000000"/>
          <w:sz w:val="20"/>
          <w:szCs w:val="20"/>
        </w:rPr>
        <w:t>-</w:t>
      </w:r>
      <w:r w:rsidRPr="003752F7">
        <w:rPr>
          <w:rFonts w:asciiTheme="majorBidi" w:eastAsiaTheme="minorEastAsia" w:hAnsiTheme="majorBidi" w:cstheme="majorBidi"/>
          <w:color w:val="000000"/>
          <w:sz w:val="20"/>
          <w:szCs w:val="20"/>
        </w:rPr>
        <w:t>development in its domains and that the colonial powers actually inverted or “</w:t>
      </w:r>
      <w:r w:rsidR="00007D7B" w:rsidRPr="003752F7">
        <w:rPr>
          <w:rFonts w:asciiTheme="majorBidi" w:eastAsiaTheme="minorEastAsia" w:hAnsiTheme="majorBidi" w:cstheme="majorBidi"/>
          <w:color w:val="000000"/>
          <w:sz w:val="20"/>
          <w:szCs w:val="20"/>
        </w:rPr>
        <w:t xml:space="preserve">reversely </w:t>
      </w:r>
      <w:r w:rsidRPr="003752F7">
        <w:rPr>
          <w:rFonts w:asciiTheme="majorBidi" w:eastAsiaTheme="minorEastAsia" w:hAnsiTheme="majorBidi" w:cstheme="majorBidi"/>
          <w:color w:val="000000"/>
          <w:sz w:val="20"/>
          <w:szCs w:val="20"/>
        </w:rPr>
        <w:t xml:space="preserve">developed” the earlier accomplishments of the </w:t>
      </w:r>
      <w:r w:rsidR="00007D7B" w:rsidRPr="003752F7">
        <w:rPr>
          <w:rFonts w:asciiTheme="majorBidi" w:eastAsiaTheme="minorEastAsia" w:hAnsiTheme="majorBidi" w:cstheme="majorBidi"/>
          <w:color w:val="000000"/>
          <w:sz w:val="20"/>
          <w:szCs w:val="20"/>
        </w:rPr>
        <w:t>“</w:t>
      </w:r>
      <w:r w:rsidRPr="003752F7">
        <w:rPr>
          <w:rFonts w:asciiTheme="majorBidi" w:eastAsiaTheme="minorEastAsia" w:hAnsiTheme="majorBidi" w:cstheme="majorBidi"/>
          <w:color w:val="000000"/>
          <w:sz w:val="20"/>
          <w:szCs w:val="20"/>
        </w:rPr>
        <w:t>peripheral regions</w:t>
      </w:r>
      <w:r w:rsidR="00007D7B" w:rsidRPr="003752F7">
        <w:rPr>
          <w:rFonts w:asciiTheme="majorBidi" w:eastAsiaTheme="minorEastAsia" w:hAnsiTheme="majorBidi" w:cstheme="majorBidi"/>
          <w:color w:val="000000"/>
          <w:sz w:val="20"/>
          <w:szCs w:val="20"/>
        </w:rPr>
        <w:t>”</w:t>
      </w:r>
      <w:r w:rsidRPr="003752F7">
        <w:rPr>
          <w:rFonts w:asciiTheme="majorBidi" w:eastAsiaTheme="minorEastAsia" w:hAnsiTheme="majorBidi" w:cstheme="majorBidi"/>
          <w:color w:val="000000"/>
          <w:sz w:val="20"/>
          <w:szCs w:val="20"/>
        </w:rPr>
        <w:t xml:space="preserve"> that they brought </w:t>
      </w:r>
      <w:r w:rsidRPr="003752F7">
        <w:rPr>
          <w:rFonts w:asciiTheme="majorBidi" w:eastAsiaTheme="minorEastAsia" w:hAnsiTheme="majorBidi" w:cstheme="majorBidi"/>
          <w:color w:val="000000" w:themeColor="text1"/>
          <w:sz w:val="20"/>
          <w:szCs w:val="20"/>
        </w:rPr>
        <w:t xml:space="preserve">under their control. </w:t>
      </w:r>
      <w:r w:rsidR="001102BE" w:rsidRPr="003752F7">
        <w:rPr>
          <w:rFonts w:asciiTheme="majorBidi" w:eastAsiaTheme="minorEastAsia" w:hAnsiTheme="majorBidi" w:cstheme="majorBidi"/>
          <w:color w:val="000000" w:themeColor="text1"/>
          <w:sz w:val="20"/>
          <w:szCs w:val="20"/>
        </w:rPr>
        <w:t>For example, i</w:t>
      </w:r>
      <w:r w:rsidRPr="003752F7">
        <w:rPr>
          <w:rFonts w:asciiTheme="majorBidi" w:eastAsiaTheme="minorEastAsia" w:hAnsiTheme="majorBidi" w:cstheme="majorBidi"/>
          <w:color w:val="000000" w:themeColor="text1"/>
          <w:sz w:val="20"/>
          <w:szCs w:val="20"/>
        </w:rPr>
        <w:t xml:space="preserve">n his synthetic study </w:t>
      </w:r>
      <w:r w:rsidRPr="003752F7">
        <w:rPr>
          <w:rFonts w:asciiTheme="majorBidi" w:eastAsiaTheme="minorEastAsia" w:hAnsiTheme="majorBidi" w:cstheme="majorBidi"/>
          <w:i/>
          <w:iCs/>
          <w:color w:val="000000" w:themeColor="text1"/>
          <w:sz w:val="20"/>
          <w:szCs w:val="20"/>
        </w:rPr>
        <w:t>Plagues and Peoples</w:t>
      </w:r>
      <w:r w:rsidRPr="003752F7">
        <w:rPr>
          <w:rFonts w:asciiTheme="majorBidi" w:eastAsiaTheme="minorEastAsia" w:hAnsiTheme="majorBidi" w:cstheme="majorBidi"/>
          <w:color w:val="000000" w:themeColor="text1"/>
          <w:sz w:val="20"/>
          <w:szCs w:val="20"/>
        </w:rPr>
        <w:t>, published in 1396/1976, the American historian William H. McNeill (d. 1437/2016)—who insisted that it is the contact and exchanges of civilizations that are the real drivers of history—</w:t>
      </w:r>
      <w:r w:rsidRPr="003752F7">
        <w:rPr>
          <w:rFonts w:asciiTheme="majorBidi" w:hAnsiTheme="majorBidi" w:cstheme="majorBidi"/>
          <w:color w:val="000000" w:themeColor="text1"/>
          <w:sz w:val="20"/>
          <w:szCs w:val="20"/>
          <w:shd w:val="clear" w:color="auto" w:fill="FFFFFF"/>
        </w:rPr>
        <w:t xml:space="preserve">concentrated upon the linkages between geographical entities over time and the effects such </w:t>
      </w:r>
      <w:r w:rsidR="00306813" w:rsidRPr="003752F7">
        <w:rPr>
          <w:rFonts w:asciiTheme="majorBidi" w:hAnsiTheme="majorBidi" w:cstheme="majorBidi"/>
          <w:color w:val="000000" w:themeColor="text1"/>
          <w:sz w:val="20"/>
          <w:szCs w:val="20"/>
          <w:shd w:val="clear" w:color="auto" w:fill="FFFFFF"/>
        </w:rPr>
        <w:t>connections</w:t>
      </w:r>
      <w:r w:rsidRPr="003752F7">
        <w:rPr>
          <w:rFonts w:asciiTheme="majorBidi" w:hAnsiTheme="majorBidi" w:cstheme="majorBidi"/>
          <w:color w:val="000000" w:themeColor="text1"/>
          <w:sz w:val="20"/>
          <w:szCs w:val="20"/>
          <w:shd w:val="clear" w:color="auto" w:fill="FFFFFF"/>
        </w:rPr>
        <w:t xml:space="preserve"> had on mortality rates and population fluctuations. In McNeill’s view such massive changes as</w:t>
      </w:r>
      <w:r w:rsidR="00306813" w:rsidRPr="003752F7">
        <w:rPr>
          <w:rFonts w:asciiTheme="majorBidi" w:hAnsiTheme="majorBidi" w:cstheme="majorBidi"/>
          <w:color w:val="000000" w:themeColor="text1"/>
          <w:sz w:val="20"/>
          <w:szCs w:val="20"/>
          <w:shd w:val="clear" w:color="auto" w:fill="FFFFFF"/>
        </w:rPr>
        <w:t xml:space="preserve"> in the case of</w:t>
      </w:r>
      <w:r w:rsidRPr="003752F7">
        <w:rPr>
          <w:rFonts w:asciiTheme="majorBidi" w:hAnsiTheme="majorBidi" w:cstheme="majorBidi"/>
          <w:color w:val="000000" w:themeColor="text1"/>
          <w:sz w:val="20"/>
          <w:szCs w:val="20"/>
          <w:shd w:val="clear" w:color="auto" w:fill="FFFFFF"/>
        </w:rPr>
        <w:t xml:space="preserve"> the plagues that spread in the Americas after the advent of Western colonizers, were the “prime movers” of large-scale societal changes</w:t>
      </w:r>
      <w:r w:rsidRPr="003752F7">
        <w:rPr>
          <w:rFonts w:asciiTheme="majorBidi" w:hAnsiTheme="majorBidi" w:cstheme="majorBidi"/>
          <w:sz w:val="20"/>
          <w:szCs w:val="20"/>
        </w:rPr>
        <w:t>—</w:t>
      </w:r>
      <w:r w:rsidRPr="003752F7">
        <w:rPr>
          <w:rFonts w:asciiTheme="majorBidi" w:hAnsiTheme="majorBidi" w:cstheme="majorBidi"/>
          <w:color w:val="000000" w:themeColor="text1"/>
          <w:sz w:val="20"/>
          <w:szCs w:val="20"/>
          <w:shd w:val="clear" w:color="auto" w:fill="FFFFFF"/>
        </w:rPr>
        <w:t>for better and for worse</w:t>
      </w:r>
      <w:r w:rsidRPr="003752F7">
        <w:rPr>
          <w:rFonts w:asciiTheme="majorBidi" w:hAnsiTheme="majorBidi" w:cstheme="majorBidi"/>
          <w:sz w:val="20"/>
          <w:szCs w:val="20"/>
        </w:rPr>
        <w:t>—</w:t>
      </w:r>
      <w:r w:rsidRPr="003752F7">
        <w:rPr>
          <w:rFonts w:asciiTheme="majorBidi" w:hAnsiTheme="majorBidi" w:cstheme="majorBidi"/>
          <w:color w:val="000000" w:themeColor="text1"/>
          <w:sz w:val="20"/>
          <w:szCs w:val="20"/>
          <w:shd w:val="clear" w:color="auto" w:fill="FFFFFF"/>
        </w:rPr>
        <w:t>on the different sides</w:t>
      </w:r>
      <w:r w:rsidR="008B6A49" w:rsidRPr="003752F7">
        <w:rPr>
          <w:rFonts w:asciiTheme="majorBidi" w:hAnsiTheme="majorBidi" w:cstheme="majorBidi"/>
          <w:color w:val="000000" w:themeColor="text1"/>
          <w:sz w:val="20"/>
          <w:szCs w:val="20"/>
          <w:shd w:val="clear" w:color="auto" w:fill="FFFFFF"/>
        </w:rPr>
        <w:t xml:space="preserve"> of the peoples who were now interacting directly with each other</w:t>
      </w:r>
      <w:r w:rsidRPr="003752F7">
        <w:rPr>
          <w:rFonts w:asciiTheme="majorBidi" w:hAnsiTheme="majorBidi" w:cstheme="majorBidi"/>
          <w:color w:val="000000" w:themeColor="text1"/>
          <w:sz w:val="20"/>
          <w:szCs w:val="20"/>
          <w:shd w:val="clear" w:color="auto" w:fill="FFFFFF"/>
        </w:rPr>
        <w:t>. Thus, his analytical focus on the epidemiology of demographic disasters became a means to trace newly forged geographic</w:t>
      </w:r>
      <w:r w:rsidR="005C0F82" w:rsidRPr="003752F7">
        <w:rPr>
          <w:rFonts w:asciiTheme="majorBidi" w:hAnsiTheme="majorBidi" w:cstheme="majorBidi"/>
          <w:color w:val="000000" w:themeColor="text1"/>
          <w:sz w:val="20"/>
          <w:szCs w:val="20"/>
          <w:shd w:val="clear" w:color="auto" w:fill="FFFFFF"/>
        </w:rPr>
        <w:t xml:space="preserve"> and synthetic</w:t>
      </w:r>
      <w:r w:rsidRPr="003752F7">
        <w:rPr>
          <w:rFonts w:asciiTheme="majorBidi" w:hAnsiTheme="majorBidi" w:cstheme="majorBidi"/>
          <w:color w:val="000000" w:themeColor="text1"/>
          <w:sz w:val="20"/>
          <w:szCs w:val="20"/>
          <w:shd w:val="clear" w:color="auto" w:fill="FFFFFF"/>
        </w:rPr>
        <w:t xml:space="preserve"> linkages between “disease pools” and the various systems and subsystems in which they occurred. </w:t>
      </w:r>
      <w:r w:rsidRPr="003752F7">
        <w:rPr>
          <w:rFonts w:asciiTheme="majorBidi" w:hAnsiTheme="majorBidi" w:cstheme="majorBidi"/>
          <w:color w:val="000000" w:themeColor="text1"/>
          <w:sz w:val="20"/>
          <w:szCs w:val="20"/>
        </w:rPr>
        <w:t>Upon its original publication,</w:t>
      </w:r>
      <w:r w:rsidRPr="003752F7">
        <w:rPr>
          <w:rStyle w:val="apple-converted-space"/>
          <w:rFonts w:asciiTheme="majorBidi" w:eastAsiaTheme="majorEastAsia" w:hAnsiTheme="majorBidi" w:cstheme="majorBidi"/>
          <w:sz w:val="20"/>
          <w:szCs w:val="20"/>
        </w:rPr>
        <w:t> </w:t>
      </w:r>
      <w:r w:rsidRPr="003752F7">
        <w:rPr>
          <w:rStyle w:val="a-text-italic"/>
          <w:rFonts w:asciiTheme="majorBidi" w:eastAsiaTheme="majorEastAsia" w:hAnsiTheme="majorBidi" w:cstheme="majorBidi"/>
          <w:i/>
          <w:iCs/>
          <w:color w:val="000000" w:themeColor="text1"/>
          <w:sz w:val="20"/>
          <w:szCs w:val="20"/>
        </w:rPr>
        <w:t>Plagues and Peoples</w:t>
      </w:r>
      <w:r w:rsidRPr="003752F7">
        <w:rPr>
          <w:rStyle w:val="apple-converted-space"/>
          <w:rFonts w:asciiTheme="majorBidi" w:eastAsiaTheme="majorEastAsia" w:hAnsiTheme="majorBidi" w:cstheme="majorBidi"/>
          <w:sz w:val="20"/>
          <w:szCs w:val="20"/>
        </w:rPr>
        <w:t> </w:t>
      </w:r>
      <w:r w:rsidRPr="003752F7">
        <w:rPr>
          <w:rFonts w:asciiTheme="majorBidi" w:hAnsiTheme="majorBidi" w:cstheme="majorBidi"/>
          <w:color w:val="000000" w:themeColor="text1"/>
          <w:sz w:val="20"/>
          <w:szCs w:val="20"/>
        </w:rPr>
        <w:t xml:space="preserve">was an immediate </w:t>
      </w:r>
      <w:r w:rsidR="005C0F82" w:rsidRPr="003752F7">
        <w:rPr>
          <w:rFonts w:asciiTheme="majorBidi" w:hAnsiTheme="majorBidi" w:cstheme="majorBidi"/>
          <w:color w:val="000000" w:themeColor="text1"/>
          <w:sz w:val="20"/>
          <w:szCs w:val="20"/>
        </w:rPr>
        <w:t xml:space="preserve">popular and </w:t>
      </w:r>
      <w:r w:rsidR="00C24E19" w:rsidRPr="003752F7">
        <w:rPr>
          <w:rFonts w:asciiTheme="majorBidi" w:hAnsiTheme="majorBidi" w:cstheme="majorBidi"/>
          <w:color w:val="000000" w:themeColor="text1"/>
          <w:sz w:val="20"/>
          <w:szCs w:val="20"/>
        </w:rPr>
        <w:t>Scholarly</w:t>
      </w:r>
      <w:r w:rsidRPr="003752F7">
        <w:rPr>
          <w:rFonts w:asciiTheme="majorBidi" w:hAnsiTheme="majorBidi" w:cstheme="majorBidi"/>
          <w:color w:val="000000" w:themeColor="text1"/>
          <w:sz w:val="20"/>
          <w:szCs w:val="20"/>
        </w:rPr>
        <w:t xml:space="preserve"> success. It offered a radically new synthetic interpretation of world history as</w:t>
      </w:r>
      <w:r w:rsidRPr="003752F7">
        <w:rPr>
          <w:rFonts w:asciiTheme="majorBidi" w:hAnsiTheme="majorBidi" w:cstheme="majorBidi"/>
          <w:color w:val="0F1111"/>
          <w:sz w:val="20"/>
          <w:szCs w:val="20"/>
        </w:rPr>
        <w:t xml:space="preserve"> seen through the extraordinary impact—political, demographic, ecological, and psychological—of disease on </w:t>
      </w:r>
      <w:r w:rsidR="00C24E19" w:rsidRPr="003752F7">
        <w:rPr>
          <w:rFonts w:asciiTheme="majorBidi" w:hAnsiTheme="majorBidi" w:cstheme="majorBidi"/>
          <w:color w:val="0F1111"/>
          <w:sz w:val="20"/>
          <w:szCs w:val="20"/>
        </w:rPr>
        <w:t>Human C</w:t>
      </w:r>
      <w:r w:rsidRPr="003752F7">
        <w:rPr>
          <w:rFonts w:asciiTheme="majorBidi" w:hAnsiTheme="majorBidi" w:cstheme="majorBidi"/>
          <w:color w:val="0F1111"/>
          <w:sz w:val="20"/>
          <w:szCs w:val="20"/>
        </w:rPr>
        <w:t xml:space="preserve">ultures. From the conquest of Mexico by smallpox as much as by the Spanish sword, to the bubonic plague in China, to the typhoid epidemics of Europe, the history of disease </w:t>
      </w:r>
      <w:r w:rsidR="001C0380" w:rsidRPr="003752F7">
        <w:rPr>
          <w:rFonts w:asciiTheme="majorBidi" w:hAnsiTheme="majorBidi" w:cstheme="majorBidi"/>
          <w:color w:val="0F1111"/>
          <w:sz w:val="20"/>
          <w:szCs w:val="20"/>
        </w:rPr>
        <w:t xml:space="preserve">now </w:t>
      </w:r>
      <w:r w:rsidRPr="003752F7">
        <w:rPr>
          <w:rFonts w:asciiTheme="majorBidi" w:hAnsiTheme="majorBidi" w:cstheme="majorBidi"/>
          <w:color w:val="0F1111"/>
          <w:sz w:val="20"/>
          <w:szCs w:val="20"/>
        </w:rPr>
        <w:t>became an essential dimension of the</w:t>
      </w:r>
      <w:r w:rsidR="001C0380" w:rsidRPr="003752F7">
        <w:rPr>
          <w:rFonts w:asciiTheme="majorBidi" w:hAnsiTheme="majorBidi" w:cstheme="majorBidi"/>
          <w:color w:val="0F1111"/>
          <w:sz w:val="20"/>
          <w:szCs w:val="20"/>
        </w:rPr>
        <w:t xml:space="preserve"> synthetic</w:t>
      </w:r>
      <w:r w:rsidRPr="003752F7">
        <w:rPr>
          <w:rFonts w:asciiTheme="majorBidi" w:hAnsiTheme="majorBidi" w:cstheme="majorBidi"/>
          <w:color w:val="0F1111"/>
          <w:sz w:val="20"/>
          <w:szCs w:val="20"/>
        </w:rPr>
        <w:t xml:space="preserve"> history of humankind. </w:t>
      </w:r>
    </w:p>
    <w:p w14:paraId="78F0E552" w14:textId="1FE75C92" w:rsidR="00AC45E3" w:rsidRPr="003752F7" w:rsidRDefault="00AC45E3" w:rsidP="00AC45E3">
      <w:pPr>
        <w:rPr>
          <w:rFonts w:asciiTheme="majorBidi" w:hAnsiTheme="majorBidi" w:cstheme="majorBidi"/>
          <w:sz w:val="20"/>
          <w:szCs w:val="20"/>
        </w:rPr>
      </w:pPr>
      <w:r w:rsidRPr="003752F7">
        <w:rPr>
          <w:rFonts w:asciiTheme="majorBidi" w:eastAsiaTheme="minorEastAsia" w:hAnsiTheme="majorBidi" w:cstheme="majorBidi"/>
          <w:color w:val="000000"/>
          <w:sz w:val="20"/>
          <w:szCs w:val="20"/>
        </w:rPr>
        <w:t xml:space="preserve">   After World War I, the German historian and polymath Oswald Spengler (d. 1355/1936) wrote his two-volume </w:t>
      </w:r>
      <w:r w:rsidRPr="003752F7">
        <w:rPr>
          <w:rFonts w:asciiTheme="majorBidi" w:eastAsiaTheme="minorEastAsia" w:hAnsiTheme="majorBidi" w:cstheme="majorBidi"/>
          <w:i/>
          <w:iCs/>
          <w:color w:val="000000"/>
          <w:sz w:val="20"/>
          <w:szCs w:val="20"/>
        </w:rPr>
        <w:t>The Decline of the West</w:t>
      </w:r>
      <w:r w:rsidRPr="003752F7">
        <w:rPr>
          <w:rFonts w:asciiTheme="majorBidi" w:eastAsiaTheme="minorEastAsia" w:hAnsiTheme="majorBidi" w:cstheme="majorBidi"/>
          <w:color w:val="000000"/>
          <w:sz w:val="20"/>
          <w:szCs w:val="20"/>
        </w:rPr>
        <w:t xml:space="preserve"> (</w:t>
      </w:r>
      <w:r w:rsidR="001C0380" w:rsidRPr="003752F7">
        <w:rPr>
          <w:rFonts w:asciiTheme="majorBidi" w:eastAsiaTheme="minorEastAsia" w:hAnsiTheme="majorBidi" w:cstheme="majorBidi"/>
          <w:color w:val="000000"/>
          <w:sz w:val="20"/>
          <w:szCs w:val="20"/>
        </w:rPr>
        <w:t xml:space="preserve">German: </w:t>
      </w:r>
      <w:r w:rsidRPr="003752F7">
        <w:rPr>
          <w:rFonts w:asciiTheme="majorBidi" w:hAnsiTheme="majorBidi" w:cstheme="majorBidi"/>
          <w:i/>
          <w:iCs/>
          <w:color w:val="202122"/>
          <w:sz w:val="20"/>
          <w:szCs w:val="20"/>
          <w:lang w:val="de-DE"/>
        </w:rPr>
        <w:t>Der Untergang des Abendlandes</w:t>
      </w:r>
      <w:r w:rsidRPr="003752F7">
        <w:rPr>
          <w:rFonts w:asciiTheme="majorBidi" w:eastAsiaTheme="minorEastAsia" w:hAnsiTheme="majorBidi" w:cstheme="majorBidi"/>
          <w:color w:val="000000"/>
          <w:sz w:val="20"/>
          <w:szCs w:val="20"/>
        </w:rPr>
        <w:t xml:space="preserve">), in which he rejected Eurocentric myopia as well as strictly linear chronological approaches to history. </w:t>
      </w:r>
      <w:r w:rsidRPr="003752F7">
        <w:rPr>
          <w:rFonts w:asciiTheme="majorBidi" w:hAnsiTheme="majorBidi" w:cstheme="majorBidi"/>
          <w:color w:val="202122"/>
          <w:sz w:val="20"/>
          <w:szCs w:val="20"/>
          <w:shd w:val="clear" w:color="auto" w:fill="FFFFFF"/>
        </w:rPr>
        <w:t xml:space="preserve">According to Spengler, the meaningful units for history are not epochs but entire </w:t>
      </w:r>
      <w:r w:rsidR="0099319D" w:rsidRPr="003752F7">
        <w:rPr>
          <w:rFonts w:asciiTheme="majorBidi" w:hAnsiTheme="majorBidi" w:cstheme="majorBidi"/>
          <w:color w:val="202122"/>
          <w:sz w:val="20"/>
          <w:szCs w:val="20"/>
          <w:shd w:val="clear" w:color="auto" w:fill="FFFFFF"/>
        </w:rPr>
        <w:t>C</w:t>
      </w:r>
      <w:r w:rsidRPr="003752F7">
        <w:rPr>
          <w:rFonts w:asciiTheme="majorBidi" w:hAnsiTheme="majorBidi" w:cstheme="majorBidi"/>
          <w:color w:val="202122"/>
          <w:sz w:val="20"/>
          <w:szCs w:val="20"/>
          <w:shd w:val="clear" w:color="auto" w:fill="FFFFFF"/>
        </w:rPr>
        <w:t>ultures that develop</w:t>
      </w:r>
      <w:r w:rsidR="0099319D" w:rsidRPr="003752F7">
        <w:rPr>
          <w:rFonts w:asciiTheme="majorBidi" w:hAnsiTheme="majorBidi" w:cstheme="majorBidi"/>
          <w:color w:val="202122"/>
          <w:sz w:val="20"/>
          <w:szCs w:val="20"/>
          <w:shd w:val="clear" w:color="auto" w:fill="FFFFFF"/>
        </w:rPr>
        <w:t>, in his view,</w:t>
      </w:r>
      <w:r w:rsidRPr="003752F7">
        <w:rPr>
          <w:rFonts w:asciiTheme="majorBidi" w:hAnsiTheme="majorBidi" w:cstheme="majorBidi"/>
          <w:color w:val="202122"/>
          <w:sz w:val="20"/>
          <w:szCs w:val="20"/>
          <w:shd w:val="clear" w:color="auto" w:fill="FFFFFF"/>
        </w:rPr>
        <w:t xml:space="preserve"> as organisms. Oswald gave “</w:t>
      </w:r>
      <w:r w:rsidR="0099319D" w:rsidRPr="003752F7">
        <w:rPr>
          <w:rFonts w:asciiTheme="majorBidi" w:hAnsiTheme="majorBidi" w:cstheme="majorBidi"/>
          <w:color w:val="202122"/>
          <w:sz w:val="20"/>
          <w:szCs w:val="20"/>
          <w:shd w:val="clear" w:color="auto" w:fill="FFFFFF"/>
        </w:rPr>
        <w:t>C</w:t>
      </w:r>
      <w:r w:rsidRPr="003752F7">
        <w:rPr>
          <w:rFonts w:asciiTheme="majorBidi" w:hAnsiTheme="majorBidi" w:cstheme="majorBidi"/>
          <w:color w:val="202122"/>
          <w:sz w:val="20"/>
          <w:szCs w:val="20"/>
          <w:shd w:val="clear" w:color="auto" w:fill="FFFFFF"/>
        </w:rPr>
        <w:t>ulture” and “</w:t>
      </w:r>
      <w:r w:rsidR="0099319D" w:rsidRPr="003752F7">
        <w:rPr>
          <w:rFonts w:asciiTheme="majorBidi" w:hAnsiTheme="majorBidi" w:cstheme="majorBidi"/>
          <w:color w:val="202122"/>
          <w:sz w:val="20"/>
          <w:szCs w:val="20"/>
          <w:shd w:val="clear" w:color="auto" w:fill="FFFFFF"/>
        </w:rPr>
        <w:t>C</w:t>
      </w:r>
      <w:r w:rsidRPr="003752F7">
        <w:rPr>
          <w:rFonts w:asciiTheme="majorBidi" w:hAnsiTheme="majorBidi" w:cstheme="majorBidi"/>
          <w:color w:val="202122"/>
          <w:sz w:val="20"/>
          <w:szCs w:val="20"/>
          <w:shd w:val="clear" w:color="auto" w:fill="FFFFFF"/>
        </w:rPr>
        <w:t xml:space="preserve">ivilization” new and non-standard definitions, and he suggested that such “organic </w:t>
      </w:r>
      <w:r w:rsidR="0099319D" w:rsidRPr="003752F7">
        <w:rPr>
          <w:rFonts w:asciiTheme="majorBidi" w:hAnsiTheme="majorBidi" w:cstheme="majorBidi"/>
          <w:color w:val="202122"/>
          <w:sz w:val="20"/>
          <w:szCs w:val="20"/>
          <w:shd w:val="clear" w:color="auto" w:fill="FFFFFF"/>
        </w:rPr>
        <w:t>C</w:t>
      </w:r>
      <w:r w:rsidRPr="003752F7">
        <w:rPr>
          <w:rFonts w:asciiTheme="majorBidi" w:hAnsiTheme="majorBidi" w:cstheme="majorBidi"/>
          <w:color w:val="202122"/>
          <w:sz w:val="20"/>
          <w:szCs w:val="20"/>
          <w:shd w:val="clear" w:color="auto" w:fill="FFFFFF"/>
        </w:rPr>
        <w:t xml:space="preserve">ultures” have long lifespans of about a millennium, during which they flourish, and then periods of decline, during which they disappear, </w:t>
      </w:r>
      <w:r w:rsidR="0099319D" w:rsidRPr="003752F7">
        <w:rPr>
          <w:rFonts w:asciiTheme="majorBidi" w:hAnsiTheme="majorBidi" w:cstheme="majorBidi"/>
          <w:color w:val="202122"/>
          <w:sz w:val="20"/>
          <w:szCs w:val="20"/>
          <w:shd w:val="clear" w:color="auto" w:fill="FFFFFF"/>
        </w:rPr>
        <w:t>which</w:t>
      </w:r>
      <w:r w:rsidRPr="003752F7">
        <w:rPr>
          <w:rFonts w:asciiTheme="majorBidi" w:hAnsiTheme="majorBidi" w:cstheme="majorBidi"/>
          <w:color w:val="202122"/>
          <w:sz w:val="20"/>
          <w:szCs w:val="20"/>
          <w:shd w:val="clear" w:color="auto" w:fill="FFFFFF"/>
        </w:rPr>
        <w:t xml:space="preserve"> are roughly </w:t>
      </w:r>
      <w:r w:rsidR="0099319D" w:rsidRPr="003752F7">
        <w:rPr>
          <w:rFonts w:asciiTheme="majorBidi" w:hAnsiTheme="majorBidi" w:cstheme="majorBidi"/>
          <w:color w:val="202122"/>
          <w:sz w:val="20"/>
          <w:szCs w:val="20"/>
          <w:shd w:val="clear" w:color="auto" w:fill="FFFFFF"/>
        </w:rPr>
        <w:t xml:space="preserve">just </w:t>
      </w:r>
      <w:r w:rsidRPr="003752F7">
        <w:rPr>
          <w:rFonts w:asciiTheme="majorBidi" w:hAnsiTheme="majorBidi" w:cstheme="majorBidi"/>
          <w:color w:val="202122"/>
          <w:sz w:val="20"/>
          <w:szCs w:val="20"/>
          <w:shd w:val="clear" w:color="auto" w:fill="FFFFFF"/>
        </w:rPr>
        <w:t>as long. Although</w:t>
      </w:r>
      <w:r w:rsidR="00317BE5" w:rsidRPr="003752F7">
        <w:rPr>
          <w:rFonts w:asciiTheme="majorBidi" w:hAnsiTheme="majorBidi" w:cstheme="majorBidi"/>
          <w:color w:val="202122"/>
          <w:sz w:val="20"/>
          <w:szCs w:val="20"/>
          <w:shd w:val="clear" w:color="auto" w:fill="FFFFFF"/>
        </w:rPr>
        <w:t xml:space="preserve"> Arnold Toynbee (d. 1395/1975)</w:t>
      </w:r>
      <w:r w:rsidRPr="003752F7">
        <w:rPr>
          <w:rFonts w:asciiTheme="majorBidi" w:hAnsiTheme="majorBidi" w:cstheme="majorBidi"/>
          <w:color w:val="202122"/>
          <w:sz w:val="20"/>
          <w:szCs w:val="20"/>
          <w:shd w:val="clear" w:color="auto" w:fill="FFFFFF"/>
        </w:rPr>
        <w:t xml:space="preserve"> was rightfully critical of many of Spengler’s generalizations, </w:t>
      </w:r>
      <w:r w:rsidR="00317BE5" w:rsidRPr="003752F7">
        <w:rPr>
          <w:rFonts w:asciiTheme="majorBidi" w:hAnsiTheme="majorBidi" w:cstheme="majorBidi"/>
          <w:color w:val="202122"/>
          <w:sz w:val="20"/>
          <w:szCs w:val="20"/>
          <w:shd w:val="clear" w:color="auto" w:fill="FFFFFF"/>
        </w:rPr>
        <w:t xml:space="preserve">Toynbee </w:t>
      </w:r>
      <w:r w:rsidRPr="003752F7">
        <w:rPr>
          <w:rFonts w:asciiTheme="majorBidi" w:hAnsiTheme="majorBidi" w:cstheme="majorBidi"/>
          <w:color w:val="202122"/>
          <w:sz w:val="20"/>
          <w:szCs w:val="20"/>
          <w:shd w:val="clear" w:color="auto" w:fill="FFFFFF"/>
        </w:rPr>
        <w:t xml:space="preserve">picked up where Spengler had left off and became </w:t>
      </w:r>
      <w:r w:rsidR="00317BE5" w:rsidRPr="003752F7">
        <w:rPr>
          <w:rFonts w:asciiTheme="majorBidi" w:hAnsiTheme="majorBidi" w:cstheme="majorBidi"/>
          <w:color w:val="202122"/>
          <w:sz w:val="20"/>
          <w:szCs w:val="20"/>
          <w:shd w:val="clear" w:color="auto" w:fill="FFFFFF"/>
        </w:rPr>
        <w:t xml:space="preserve">a </w:t>
      </w:r>
      <w:r w:rsidRPr="003752F7">
        <w:rPr>
          <w:rFonts w:asciiTheme="majorBidi" w:hAnsiTheme="majorBidi" w:cstheme="majorBidi"/>
          <w:color w:val="202122"/>
          <w:sz w:val="20"/>
          <w:szCs w:val="20"/>
          <w:shd w:val="clear" w:color="auto" w:fill="FFFFFF"/>
        </w:rPr>
        <w:t xml:space="preserve">masterly exemplar of synthetic history in the </w:t>
      </w:r>
      <w:r w:rsidR="00317BE5" w:rsidRPr="003752F7">
        <w:rPr>
          <w:rFonts w:asciiTheme="majorBidi" w:hAnsiTheme="majorBidi" w:cstheme="majorBidi"/>
          <w:color w:val="202122"/>
          <w:sz w:val="20"/>
          <w:szCs w:val="20"/>
          <w:shd w:val="clear" w:color="auto" w:fill="FFFFFF"/>
        </w:rPr>
        <w:t>fourteenth/</w:t>
      </w:r>
      <w:r w:rsidRPr="003752F7">
        <w:rPr>
          <w:rFonts w:asciiTheme="majorBidi" w:hAnsiTheme="majorBidi" w:cstheme="majorBidi"/>
          <w:color w:val="202122"/>
          <w:sz w:val="20"/>
          <w:szCs w:val="20"/>
          <w:shd w:val="clear" w:color="auto" w:fill="FFFFFF"/>
        </w:rPr>
        <w:t xml:space="preserve">twentieth century. He produced immense amounts of scholarly writing, but his seminal twelve-volume </w:t>
      </w:r>
      <w:r w:rsidRPr="003752F7">
        <w:rPr>
          <w:rFonts w:asciiTheme="majorBidi" w:hAnsiTheme="majorBidi" w:cstheme="majorBidi"/>
          <w:i/>
          <w:iCs/>
          <w:color w:val="202122"/>
          <w:sz w:val="20"/>
          <w:szCs w:val="20"/>
          <w:shd w:val="clear" w:color="auto" w:fill="FFFFFF"/>
        </w:rPr>
        <w:t>A Study of History</w:t>
      </w:r>
      <w:r w:rsidRPr="003752F7">
        <w:rPr>
          <w:rFonts w:asciiTheme="majorBidi" w:hAnsiTheme="majorBidi" w:cstheme="majorBidi"/>
          <w:sz w:val="20"/>
          <w:szCs w:val="20"/>
        </w:rPr>
        <w:t xml:space="preserve">, which was published between 1353/1934 and 1381/1961, must be regarded as a centerpiece of </w:t>
      </w:r>
      <w:r w:rsidR="00317BE5" w:rsidRPr="003752F7">
        <w:rPr>
          <w:rFonts w:asciiTheme="majorBidi" w:hAnsiTheme="majorBidi" w:cstheme="majorBidi"/>
          <w:sz w:val="20"/>
          <w:szCs w:val="20"/>
        </w:rPr>
        <w:t xml:space="preserve">synthetic and </w:t>
      </w:r>
      <w:r w:rsidRPr="003752F7">
        <w:rPr>
          <w:rFonts w:asciiTheme="majorBidi" w:hAnsiTheme="majorBidi" w:cstheme="majorBidi"/>
          <w:sz w:val="20"/>
          <w:szCs w:val="20"/>
        </w:rPr>
        <w:t xml:space="preserve">Western </w:t>
      </w:r>
      <w:r w:rsidR="00317BE5" w:rsidRPr="003752F7">
        <w:rPr>
          <w:rFonts w:asciiTheme="majorBidi" w:hAnsiTheme="majorBidi" w:cstheme="majorBidi"/>
          <w:sz w:val="20"/>
          <w:szCs w:val="20"/>
        </w:rPr>
        <w:t>I</w:t>
      </w:r>
      <w:r w:rsidRPr="003752F7">
        <w:rPr>
          <w:rFonts w:asciiTheme="majorBidi" w:hAnsiTheme="majorBidi" w:cstheme="majorBidi"/>
          <w:sz w:val="20"/>
          <w:szCs w:val="20"/>
        </w:rPr>
        <w:t xml:space="preserve">ntellectual history in the </w:t>
      </w:r>
      <w:r w:rsidR="00317BE5" w:rsidRPr="003752F7">
        <w:rPr>
          <w:rFonts w:asciiTheme="majorBidi" w:hAnsiTheme="majorBidi" w:cstheme="majorBidi"/>
          <w:sz w:val="20"/>
          <w:szCs w:val="20"/>
        </w:rPr>
        <w:t>M</w:t>
      </w:r>
      <w:r w:rsidRPr="003752F7">
        <w:rPr>
          <w:rFonts w:asciiTheme="majorBidi" w:hAnsiTheme="majorBidi" w:cstheme="majorBidi"/>
          <w:sz w:val="20"/>
          <w:szCs w:val="20"/>
        </w:rPr>
        <w:t xml:space="preserve">odern age. Toynbee’s life project was to reveal broad general patterns </w:t>
      </w:r>
      <w:r w:rsidR="00317BE5" w:rsidRPr="003752F7">
        <w:rPr>
          <w:rFonts w:asciiTheme="majorBidi" w:hAnsiTheme="majorBidi" w:cstheme="majorBidi"/>
          <w:sz w:val="20"/>
          <w:szCs w:val="20"/>
        </w:rPr>
        <w:t>governing</w:t>
      </w:r>
      <w:r w:rsidRPr="003752F7">
        <w:rPr>
          <w:rFonts w:asciiTheme="majorBidi" w:hAnsiTheme="majorBidi" w:cstheme="majorBidi"/>
          <w:sz w:val="20"/>
          <w:szCs w:val="20"/>
        </w:rPr>
        <w:t xml:space="preserve"> the origin, growth, maturation, and decline of known civilizations</w:t>
      </w:r>
      <w:r w:rsidR="00317BE5" w:rsidRPr="003752F7">
        <w:rPr>
          <w:rFonts w:asciiTheme="majorBidi" w:hAnsiTheme="majorBidi" w:cstheme="majorBidi"/>
          <w:sz w:val="20"/>
          <w:szCs w:val="20"/>
        </w:rPr>
        <w:t>,</w:t>
      </w:r>
      <w:r w:rsidRPr="003752F7">
        <w:rPr>
          <w:rFonts w:asciiTheme="majorBidi" w:hAnsiTheme="majorBidi" w:cstheme="majorBidi"/>
          <w:sz w:val="20"/>
          <w:szCs w:val="20"/>
        </w:rPr>
        <w:t xml:space="preserve"> by laying bare certain common principles and processes of civilizational change. In </w:t>
      </w:r>
      <w:r w:rsidR="00317BE5" w:rsidRPr="003752F7">
        <w:rPr>
          <w:rFonts w:asciiTheme="majorBidi" w:hAnsiTheme="majorBidi" w:cstheme="majorBidi"/>
          <w:sz w:val="20"/>
          <w:szCs w:val="20"/>
        </w:rPr>
        <w:t>his</w:t>
      </w:r>
      <w:r w:rsidRPr="003752F7">
        <w:rPr>
          <w:rFonts w:asciiTheme="majorBidi" w:hAnsiTheme="majorBidi" w:cstheme="majorBidi"/>
          <w:sz w:val="20"/>
          <w:szCs w:val="20"/>
        </w:rPr>
        <w:t xml:space="preserve"> </w:t>
      </w:r>
      <w:r w:rsidRPr="003752F7">
        <w:rPr>
          <w:rFonts w:asciiTheme="majorBidi" w:hAnsiTheme="majorBidi" w:cstheme="majorBidi"/>
          <w:i/>
          <w:iCs/>
          <w:sz w:val="20"/>
          <w:szCs w:val="20"/>
        </w:rPr>
        <w:t>Study</w:t>
      </w:r>
      <w:r w:rsidR="00317BE5" w:rsidRPr="003752F7">
        <w:rPr>
          <w:rFonts w:asciiTheme="majorBidi" w:hAnsiTheme="majorBidi" w:cstheme="majorBidi"/>
          <w:i/>
          <w:iCs/>
          <w:sz w:val="20"/>
          <w:szCs w:val="20"/>
        </w:rPr>
        <w:t xml:space="preserve"> of History</w:t>
      </w:r>
      <w:r w:rsidRPr="003752F7">
        <w:rPr>
          <w:rFonts w:asciiTheme="majorBidi" w:hAnsiTheme="majorBidi" w:cstheme="majorBidi"/>
          <w:sz w:val="20"/>
          <w:szCs w:val="20"/>
        </w:rPr>
        <w:t xml:space="preserve">, Toynbee examined the rise and fall of twenty-six different civilizations during the course of </w:t>
      </w:r>
      <w:r w:rsidR="00317BE5" w:rsidRPr="003752F7">
        <w:rPr>
          <w:rFonts w:asciiTheme="majorBidi" w:hAnsiTheme="majorBidi" w:cstheme="majorBidi"/>
          <w:sz w:val="20"/>
          <w:szCs w:val="20"/>
        </w:rPr>
        <w:t>H</w:t>
      </w:r>
      <w:r w:rsidRPr="003752F7">
        <w:rPr>
          <w:rFonts w:asciiTheme="majorBidi" w:hAnsiTheme="majorBidi" w:cstheme="majorBidi"/>
          <w:sz w:val="20"/>
          <w:szCs w:val="20"/>
        </w:rPr>
        <w:t>uman history, which—in his view—rose by responding effectively to the challenges they faced</w:t>
      </w:r>
      <w:r w:rsidR="00317BE5" w:rsidRPr="003752F7">
        <w:rPr>
          <w:rFonts w:asciiTheme="majorBidi" w:hAnsiTheme="majorBidi" w:cstheme="majorBidi"/>
          <w:sz w:val="20"/>
          <w:szCs w:val="20"/>
        </w:rPr>
        <w:t>, generally</w:t>
      </w:r>
      <w:r w:rsidRPr="003752F7">
        <w:rPr>
          <w:rFonts w:asciiTheme="majorBidi" w:hAnsiTheme="majorBidi" w:cstheme="majorBidi"/>
          <w:sz w:val="20"/>
          <w:szCs w:val="20"/>
        </w:rPr>
        <w:t xml:space="preserve"> under the leadership of dynamic “creative minorities.” Likewise, they fell when they </w:t>
      </w:r>
      <w:r w:rsidR="00EE3540" w:rsidRPr="003752F7">
        <w:rPr>
          <w:rFonts w:asciiTheme="majorBidi" w:hAnsiTheme="majorBidi" w:cstheme="majorBidi"/>
          <w:sz w:val="20"/>
          <w:szCs w:val="20"/>
        </w:rPr>
        <w:t>forsook</w:t>
      </w:r>
      <w:r w:rsidRPr="003752F7">
        <w:rPr>
          <w:rFonts w:asciiTheme="majorBidi" w:hAnsiTheme="majorBidi" w:cstheme="majorBidi"/>
          <w:sz w:val="20"/>
          <w:szCs w:val="20"/>
        </w:rPr>
        <w:t xml:space="preserve"> their “creative minorities,” which often transformed themselves into oppressive, self-serving “dominant minorities</w:t>
      </w:r>
      <w:r w:rsidR="00EE3540" w:rsidRPr="003752F7">
        <w:rPr>
          <w:rFonts w:asciiTheme="majorBidi" w:hAnsiTheme="majorBidi" w:cstheme="majorBidi"/>
          <w:sz w:val="20"/>
          <w:szCs w:val="20"/>
        </w:rPr>
        <w:t>,</w:t>
      </w:r>
      <w:r w:rsidRPr="003752F7">
        <w:rPr>
          <w:rFonts w:asciiTheme="majorBidi" w:hAnsiTheme="majorBidi" w:cstheme="majorBidi"/>
          <w:sz w:val="20"/>
          <w:szCs w:val="20"/>
        </w:rPr>
        <w:t xml:space="preserve">” </w:t>
      </w:r>
      <w:r w:rsidR="00EE3540" w:rsidRPr="003752F7">
        <w:rPr>
          <w:rFonts w:asciiTheme="majorBidi" w:hAnsiTheme="majorBidi" w:cstheme="majorBidi"/>
          <w:sz w:val="20"/>
          <w:szCs w:val="20"/>
        </w:rPr>
        <w:t>which</w:t>
      </w:r>
      <w:r w:rsidRPr="003752F7">
        <w:rPr>
          <w:rFonts w:asciiTheme="majorBidi" w:hAnsiTheme="majorBidi" w:cstheme="majorBidi"/>
          <w:sz w:val="20"/>
          <w:szCs w:val="20"/>
        </w:rPr>
        <w:t xml:space="preserve">, consequently, could no longer respond successfully to the challenges they faced. </w:t>
      </w:r>
      <w:r w:rsidR="003906AD" w:rsidRPr="003752F7">
        <w:rPr>
          <w:rFonts w:asciiTheme="majorBidi" w:hAnsiTheme="majorBidi" w:cstheme="majorBidi"/>
          <w:sz w:val="20"/>
          <w:szCs w:val="20"/>
        </w:rPr>
        <w:t>T</w:t>
      </w:r>
      <w:r w:rsidRPr="003752F7">
        <w:rPr>
          <w:rFonts w:asciiTheme="majorBidi" w:hAnsiTheme="majorBidi" w:cstheme="majorBidi"/>
          <w:sz w:val="20"/>
          <w:szCs w:val="20"/>
        </w:rPr>
        <w:t>he academic establishment often resisted Toynbee’s approach,</w:t>
      </w:r>
      <w:r w:rsidR="003906AD" w:rsidRPr="003752F7">
        <w:rPr>
          <w:rFonts w:asciiTheme="majorBidi" w:hAnsiTheme="majorBidi" w:cstheme="majorBidi"/>
          <w:sz w:val="20"/>
          <w:szCs w:val="20"/>
        </w:rPr>
        <w:t xml:space="preserve"> and many</w:t>
      </w:r>
      <w:r w:rsidRPr="003752F7">
        <w:rPr>
          <w:rFonts w:asciiTheme="majorBidi" w:hAnsiTheme="majorBidi" w:cstheme="majorBidi"/>
          <w:sz w:val="20"/>
          <w:szCs w:val="20"/>
        </w:rPr>
        <w:t xml:space="preserve"> analytical historians </w:t>
      </w:r>
      <w:r w:rsidR="003906AD" w:rsidRPr="003752F7">
        <w:rPr>
          <w:rFonts w:asciiTheme="majorBidi" w:hAnsiTheme="majorBidi" w:cstheme="majorBidi"/>
          <w:sz w:val="20"/>
          <w:szCs w:val="20"/>
        </w:rPr>
        <w:t xml:space="preserve">found fault with </w:t>
      </w:r>
      <w:r w:rsidRPr="003752F7">
        <w:rPr>
          <w:rFonts w:asciiTheme="majorBidi" w:hAnsiTheme="majorBidi" w:cstheme="majorBidi"/>
          <w:sz w:val="20"/>
          <w:szCs w:val="20"/>
        </w:rPr>
        <w:t>the details of his generalizations</w:t>
      </w:r>
      <w:r w:rsidR="003906AD" w:rsidRPr="003752F7">
        <w:rPr>
          <w:rFonts w:asciiTheme="majorBidi" w:hAnsiTheme="majorBidi" w:cstheme="majorBidi"/>
          <w:sz w:val="20"/>
          <w:szCs w:val="20"/>
        </w:rPr>
        <w:t>. But</w:t>
      </w:r>
      <w:r w:rsidRPr="003752F7">
        <w:rPr>
          <w:rFonts w:asciiTheme="majorBidi" w:hAnsiTheme="majorBidi" w:cstheme="majorBidi"/>
          <w:sz w:val="20"/>
          <w:szCs w:val="20"/>
        </w:rPr>
        <w:t xml:space="preserve"> Toynbee became</w:t>
      </w:r>
      <w:r w:rsidR="00C40F8B" w:rsidRPr="003752F7">
        <w:rPr>
          <w:rFonts w:asciiTheme="majorBidi" w:hAnsiTheme="majorBidi" w:cstheme="majorBidi"/>
          <w:sz w:val="20"/>
          <w:szCs w:val="20"/>
        </w:rPr>
        <w:t>, nevertheless,</w:t>
      </w:r>
      <w:r w:rsidRPr="003752F7">
        <w:rPr>
          <w:rFonts w:asciiTheme="majorBidi" w:hAnsiTheme="majorBidi" w:cstheme="majorBidi"/>
          <w:sz w:val="20"/>
          <w:szCs w:val="20"/>
        </w:rPr>
        <w:t xml:space="preserve"> one of the most </w:t>
      </w:r>
      <w:r w:rsidR="00C40F8B" w:rsidRPr="003752F7">
        <w:rPr>
          <w:rFonts w:asciiTheme="majorBidi" w:hAnsiTheme="majorBidi" w:cstheme="majorBidi"/>
          <w:sz w:val="20"/>
          <w:szCs w:val="20"/>
        </w:rPr>
        <w:t xml:space="preserve">widely </w:t>
      </w:r>
      <w:r w:rsidRPr="003752F7">
        <w:rPr>
          <w:rFonts w:asciiTheme="majorBidi" w:hAnsiTheme="majorBidi" w:cstheme="majorBidi"/>
          <w:sz w:val="20"/>
          <w:szCs w:val="20"/>
        </w:rPr>
        <w:t xml:space="preserve">read, translated, and discussed </w:t>
      </w:r>
      <w:r w:rsidR="00C40F8B" w:rsidRPr="003752F7">
        <w:rPr>
          <w:rFonts w:asciiTheme="majorBidi" w:hAnsiTheme="majorBidi" w:cstheme="majorBidi"/>
          <w:sz w:val="20"/>
          <w:szCs w:val="20"/>
        </w:rPr>
        <w:t>I</w:t>
      </w:r>
      <w:r w:rsidRPr="003752F7">
        <w:rPr>
          <w:rFonts w:asciiTheme="majorBidi" w:hAnsiTheme="majorBidi" w:cstheme="majorBidi"/>
          <w:sz w:val="20"/>
          <w:szCs w:val="20"/>
        </w:rPr>
        <w:t xml:space="preserve">ntellects of the </w:t>
      </w:r>
      <w:r w:rsidR="00C40F8B" w:rsidRPr="003752F7">
        <w:rPr>
          <w:rFonts w:asciiTheme="majorBidi" w:hAnsiTheme="majorBidi" w:cstheme="majorBidi"/>
          <w:sz w:val="20"/>
          <w:szCs w:val="20"/>
        </w:rPr>
        <w:t>fourteenth/</w:t>
      </w:r>
      <w:r w:rsidRPr="003752F7">
        <w:rPr>
          <w:rFonts w:asciiTheme="majorBidi" w:hAnsiTheme="majorBidi" w:cstheme="majorBidi"/>
          <w:sz w:val="20"/>
          <w:szCs w:val="20"/>
        </w:rPr>
        <w:t>twentieth</w:t>
      </w:r>
      <w:r w:rsidR="00C40F8B" w:rsidRPr="003752F7">
        <w:rPr>
          <w:rFonts w:asciiTheme="majorBidi" w:hAnsiTheme="majorBidi" w:cstheme="majorBidi"/>
          <w:sz w:val="20"/>
          <w:szCs w:val="20"/>
        </w:rPr>
        <w:t xml:space="preserve"> and fifteenth/twenty-first</w:t>
      </w:r>
      <w:r w:rsidRPr="003752F7">
        <w:rPr>
          <w:rFonts w:asciiTheme="majorBidi" w:hAnsiTheme="majorBidi" w:cstheme="majorBidi"/>
          <w:sz w:val="20"/>
          <w:szCs w:val="20"/>
        </w:rPr>
        <w:t xml:space="preserve"> centur</w:t>
      </w:r>
      <w:r w:rsidR="00C40F8B" w:rsidRPr="003752F7">
        <w:rPr>
          <w:rFonts w:asciiTheme="majorBidi" w:hAnsiTheme="majorBidi" w:cstheme="majorBidi"/>
          <w:sz w:val="20"/>
          <w:szCs w:val="20"/>
        </w:rPr>
        <w:t>ies.</w:t>
      </w:r>
      <w:r w:rsidRPr="003752F7">
        <w:rPr>
          <w:rFonts w:asciiTheme="majorBidi" w:hAnsiTheme="majorBidi" w:cstheme="majorBidi"/>
          <w:sz w:val="20"/>
          <w:szCs w:val="20"/>
        </w:rPr>
        <w:t xml:space="preserve"> </w:t>
      </w:r>
      <w:r w:rsidR="00C40F8B" w:rsidRPr="003752F7">
        <w:rPr>
          <w:rFonts w:asciiTheme="majorBidi" w:hAnsiTheme="majorBidi" w:cstheme="majorBidi"/>
          <w:sz w:val="20"/>
          <w:szCs w:val="20"/>
        </w:rPr>
        <w:t>U</w:t>
      </w:r>
      <w:r w:rsidRPr="003752F7">
        <w:rPr>
          <w:rFonts w:asciiTheme="majorBidi" w:hAnsiTheme="majorBidi" w:cstheme="majorBidi"/>
          <w:sz w:val="20"/>
          <w:szCs w:val="20"/>
        </w:rPr>
        <w:t xml:space="preserve">ltimately, </w:t>
      </w:r>
      <w:r w:rsidR="00C40F8B" w:rsidRPr="003752F7">
        <w:rPr>
          <w:rFonts w:asciiTheme="majorBidi" w:hAnsiTheme="majorBidi" w:cstheme="majorBidi"/>
          <w:sz w:val="20"/>
          <w:szCs w:val="20"/>
        </w:rPr>
        <w:t>Toynbee proved</w:t>
      </w:r>
      <w:r w:rsidRPr="003752F7">
        <w:rPr>
          <w:rFonts w:asciiTheme="majorBidi" w:hAnsiTheme="majorBidi" w:cstheme="majorBidi"/>
          <w:sz w:val="20"/>
          <w:szCs w:val="20"/>
        </w:rPr>
        <w:t xml:space="preserve"> far more influential tha</w:t>
      </w:r>
      <w:r w:rsidR="00C40F8B" w:rsidRPr="003752F7">
        <w:rPr>
          <w:rFonts w:asciiTheme="majorBidi" w:hAnsiTheme="majorBidi" w:cstheme="majorBidi"/>
          <w:sz w:val="20"/>
          <w:szCs w:val="20"/>
        </w:rPr>
        <w:t>n</w:t>
      </w:r>
      <w:r w:rsidRPr="003752F7">
        <w:rPr>
          <w:rFonts w:asciiTheme="majorBidi" w:hAnsiTheme="majorBidi" w:cstheme="majorBidi"/>
          <w:sz w:val="20"/>
          <w:szCs w:val="20"/>
        </w:rPr>
        <w:t xml:space="preserve"> his precursor, Oswald Spengler.</w:t>
      </w:r>
    </w:p>
    <w:p w14:paraId="4C9A6E7A" w14:textId="06A8047B" w:rsidR="00AC45E3" w:rsidRPr="003752F7" w:rsidRDefault="00AC45E3" w:rsidP="00AC45E3">
      <w:pPr>
        <w:rPr>
          <w:rFonts w:asciiTheme="majorBidi" w:hAnsiTheme="majorBidi" w:cstheme="majorBidi"/>
          <w:sz w:val="20"/>
          <w:szCs w:val="20"/>
        </w:rPr>
      </w:pPr>
      <w:r w:rsidRPr="003752F7">
        <w:rPr>
          <w:rFonts w:asciiTheme="majorBidi" w:eastAsiaTheme="minorEastAsia" w:hAnsiTheme="majorBidi" w:cstheme="majorBidi"/>
          <w:color w:val="000000"/>
          <w:sz w:val="20"/>
          <w:szCs w:val="20"/>
        </w:rPr>
        <w:t xml:space="preserve">    In </w:t>
      </w:r>
      <w:r w:rsidRPr="003752F7">
        <w:rPr>
          <w:rFonts w:asciiTheme="majorBidi" w:eastAsiaTheme="minorEastAsia" w:hAnsiTheme="majorBidi" w:cstheme="majorBidi"/>
          <w:i/>
          <w:iCs/>
          <w:color w:val="000000"/>
          <w:sz w:val="20"/>
          <w:szCs w:val="20"/>
        </w:rPr>
        <w:t>The First Teaching</w:t>
      </w:r>
      <w:r w:rsidRPr="003752F7">
        <w:rPr>
          <w:rFonts w:asciiTheme="majorBidi" w:eastAsiaTheme="minorEastAsia" w:hAnsiTheme="majorBidi" w:cstheme="majorBidi"/>
          <w:color w:val="000000"/>
          <w:sz w:val="20"/>
          <w:szCs w:val="20"/>
        </w:rPr>
        <w:t xml:space="preserve"> </w:t>
      </w:r>
      <w:r w:rsidR="00F63C1B" w:rsidRPr="003752F7">
        <w:rPr>
          <w:rFonts w:asciiTheme="majorBidi" w:eastAsiaTheme="minorEastAsia" w:hAnsiTheme="majorBidi" w:cstheme="majorBidi"/>
          <w:color w:val="000000"/>
          <w:sz w:val="20"/>
          <w:szCs w:val="20"/>
        </w:rPr>
        <w:t xml:space="preserve">and its presentation of Occidentalism, </w:t>
      </w:r>
      <w:r w:rsidRPr="003752F7">
        <w:rPr>
          <w:rFonts w:asciiTheme="majorBidi" w:eastAsiaTheme="minorEastAsia" w:hAnsiTheme="majorBidi" w:cstheme="majorBidi"/>
          <w:color w:val="000000"/>
          <w:sz w:val="20"/>
          <w:szCs w:val="20"/>
        </w:rPr>
        <w:t xml:space="preserve">one of the tasks of synthetic history </w:t>
      </w:r>
      <w:r w:rsidR="00F63C1B" w:rsidRPr="003752F7">
        <w:rPr>
          <w:rFonts w:asciiTheme="majorBidi" w:eastAsiaTheme="minorEastAsia" w:hAnsiTheme="majorBidi" w:cstheme="majorBidi"/>
          <w:color w:val="000000"/>
          <w:sz w:val="20"/>
          <w:szCs w:val="20"/>
        </w:rPr>
        <w:t>must be</w:t>
      </w:r>
      <w:r w:rsidRPr="003752F7">
        <w:rPr>
          <w:rFonts w:asciiTheme="majorBidi" w:eastAsiaTheme="minorEastAsia" w:hAnsiTheme="majorBidi" w:cstheme="majorBidi"/>
          <w:color w:val="000000"/>
          <w:sz w:val="20"/>
          <w:szCs w:val="20"/>
        </w:rPr>
        <w:t xml:space="preserve"> to explore the relationships between the Medieval, Renaissance, and </w:t>
      </w:r>
      <w:r w:rsidR="00F63C1B" w:rsidRPr="003752F7">
        <w:rPr>
          <w:rFonts w:asciiTheme="majorBidi" w:eastAsiaTheme="minorEastAsia" w:hAnsiTheme="majorBidi" w:cstheme="majorBidi"/>
          <w:color w:val="000000"/>
          <w:sz w:val="20"/>
          <w:szCs w:val="20"/>
        </w:rPr>
        <w:t xml:space="preserve">the </w:t>
      </w:r>
      <w:r w:rsidRPr="003752F7">
        <w:rPr>
          <w:rFonts w:asciiTheme="majorBidi" w:eastAsiaTheme="minorEastAsia" w:hAnsiTheme="majorBidi" w:cstheme="majorBidi"/>
          <w:color w:val="000000"/>
          <w:sz w:val="20"/>
          <w:szCs w:val="20"/>
        </w:rPr>
        <w:t xml:space="preserve">Early Modern European “West” and the Islamic societies of the Mediterranean, Balkans, and Eastern Europe, as an integral part of the vivid tapestry of the holistic Western </w:t>
      </w:r>
      <w:r w:rsidR="00BB482A" w:rsidRPr="003752F7">
        <w:rPr>
          <w:rFonts w:asciiTheme="majorBidi" w:eastAsiaTheme="minorEastAsia" w:hAnsiTheme="majorBidi" w:cstheme="majorBidi"/>
          <w:color w:val="000000"/>
          <w:sz w:val="20"/>
          <w:szCs w:val="20"/>
        </w:rPr>
        <w:t xml:space="preserve">and shared Islamic </w:t>
      </w:r>
      <w:r w:rsidRPr="003752F7">
        <w:rPr>
          <w:rFonts w:asciiTheme="majorBidi" w:eastAsiaTheme="minorEastAsia" w:hAnsiTheme="majorBidi" w:cstheme="majorBidi"/>
          <w:color w:val="000000"/>
          <w:sz w:val="20"/>
          <w:szCs w:val="20"/>
        </w:rPr>
        <w:t>historical narrative</w:t>
      </w:r>
      <w:r w:rsidR="00BB482A" w:rsidRPr="003752F7">
        <w:rPr>
          <w:rFonts w:asciiTheme="majorBidi" w:eastAsiaTheme="minorEastAsia" w:hAnsiTheme="majorBidi" w:cstheme="majorBidi"/>
          <w:color w:val="000000"/>
          <w:sz w:val="20"/>
          <w:szCs w:val="20"/>
        </w:rPr>
        <w:t>s</w:t>
      </w:r>
      <w:r w:rsidRPr="003752F7">
        <w:rPr>
          <w:rFonts w:asciiTheme="majorBidi" w:eastAsiaTheme="minorEastAsia" w:hAnsiTheme="majorBidi" w:cstheme="majorBidi"/>
          <w:color w:val="000000"/>
          <w:sz w:val="20"/>
          <w:szCs w:val="20"/>
        </w:rPr>
        <w:t xml:space="preserve">, which few students of history have fully imagined or understood. </w:t>
      </w:r>
      <w:r w:rsidR="00BB482A" w:rsidRPr="003752F7">
        <w:rPr>
          <w:rFonts w:asciiTheme="majorBidi" w:eastAsiaTheme="minorEastAsia" w:hAnsiTheme="majorBidi" w:cstheme="majorBidi"/>
          <w:color w:val="000000"/>
          <w:sz w:val="20"/>
          <w:szCs w:val="20"/>
        </w:rPr>
        <w:t>As an illustration of this</w:t>
      </w:r>
      <w:r w:rsidRPr="003752F7">
        <w:rPr>
          <w:rFonts w:asciiTheme="majorBidi" w:eastAsiaTheme="minorEastAsia" w:hAnsiTheme="majorBidi" w:cstheme="majorBidi"/>
          <w:color w:val="000000"/>
          <w:sz w:val="20"/>
          <w:szCs w:val="20"/>
        </w:rPr>
        <w:t xml:space="preserve">, </w:t>
      </w:r>
      <w:r w:rsidRPr="003752F7">
        <w:rPr>
          <w:rFonts w:asciiTheme="majorBidi" w:eastAsiaTheme="minorEastAsia" w:hAnsiTheme="majorBidi" w:cstheme="majorBidi"/>
          <w:i/>
          <w:iCs/>
          <w:color w:val="000000"/>
          <w:sz w:val="20"/>
          <w:szCs w:val="20"/>
        </w:rPr>
        <w:t>The</w:t>
      </w:r>
      <w:r w:rsidRPr="003752F7">
        <w:rPr>
          <w:rFonts w:asciiTheme="majorBidi" w:eastAsiaTheme="minorEastAsia" w:hAnsiTheme="majorBidi" w:cstheme="majorBidi"/>
          <w:color w:val="000000"/>
          <w:sz w:val="20"/>
          <w:szCs w:val="20"/>
        </w:rPr>
        <w:t xml:space="preserve"> </w:t>
      </w:r>
      <w:r w:rsidRPr="003752F7">
        <w:rPr>
          <w:rFonts w:asciiTheme="majorBidi" w:eastAsiaTheme="minorEastAsia" w:hAnsiTheme="majorBidi" w:cstheme="majorBidi"/>
          <w:i/>
          <w:iCs/>
          <w:color w:val="000000"/>
          <w:sz w:val="20"/>
          <w:szCs w:val="20"/>
        </w:rPr>
        <w:t>First Teaching</w:t>
      </w:r>
      <w:r w:rsidRPr="003752F7">
        <w:rPr>
          <w:rFonts w:asciiTheme="majorBidi" w:eastAsiaTheme="minorEastAsia" w:hAnsiTheme="majorBidi" w:cstheme="majorBidi"/>
          <w:color w:val="000000"/>
          <w:sz w:val="20"/>
          <w:szCs w:val="20"/>
        </w:rPr>
        <w:t xml:space="preserve"> will present the synthetic hypothesis of the American sociologist and historian Janet Lippman Abu-Lughod (d. 1434/2013) and her </w:t>
      </w:r>
      <w:r w:rsidR="001C356F" w:rsidRPr="003752F7">
        <w:rPr>
          <w:rFonts w:asciiTheme="majorBidi" w:eastAsiaTheme="minorEastAsia" w:hAnsiTheme="majorBidi" w:cstheme="majorBidi"/>
          <w:color w:val="000000"/>
          <w:sz w:val="20"/>
          <w:szCs w:val="20"/>
        </w:rPr>
        <w:t xml:space="preserve">remarkable </w:t>
      </w:r>
      <w:r w:rsidRPr="003752F7">
        <w:rPr>
          <w:rFonts w:asciiTheme="majorBidi" w:eastAsiaTheme="minorEastAsia" w:hAnsiTheme="majorBidi" w:cstheme="majorBidi"/>
          <w:color w:val="000000"/>
          <w:sz w:val="20"/>
          <w:szCs w:val="20"/>
        </w:rPr>
        <w:t>study of the world economic system of the seventh/thirteenth century, which was based in China and the Islamic world</w:t>
      </w:r>
      <w:r w:rsidR="001C356F" w:rsidRPr="003752F7">
        <w:rPr>
          <w:rFonts w:asciiTheme="majorBidi" w:eastAsiaTheme="minorEastAsia" w:hAnsiTheme="majorBidi" w:cstheme="majorBidi"/>
          <w:color w:val="000000"/>
          <w:sz w:val="20"/>
          <w:szCs w:val="20"/>
        </w:rPr>
        <w:t xml:space="preserve">. According to the hypothesis of Abu-Lughod, </w:t>
      </w:r>
      <w:r w:rsidR="00F541C2" w:rsidRPr="003752F7">
        <w:rPr>
          <w:rFonts w:asciiTheme="majorBidi" w:eastAsiaTheme="minorEastAsia" w:hAnsiTheme="majorBidi" w:cstheme="majorBidi"/>
          <w:color w:val="000000"/>
          <w:sz w:val="20"/>
          <w:szCs w:val="20"/>
        </w:rPr>
        <w:t xml:space="preserve">the economic synergy between Imperial China and </w:t>
      </w:r>
      <w:r w:rsidR="00724E5F" w:rsidRPr="003752F7">
        <w:rPr>
          <w:rFonts w:asciiTheme="majorBidi" w:eastAsiaTheme="minorEastAsia" w:hAnsiTheme="majorBidi" w:cstheme="majorBidi"/>
          <w:color w:val="000000"/>
          <w:sz w:val="20"/>
          <w:szCs w:val="20"/>
        </w:rPr>
        <w:t>Muslim traders of that time</w:t>
      </w:r>
      <w:r w:rsidRPr="003752F7">
        <w:rPr>
          <w:rFonts w:asciiTheme="majorBidi" w:eastAsiaTheme="minorEastAsia" w:hAnsiTheme="majorBidi" w:cstheme="majorBidi"/>
          <w:color w:val="000000"/>
          <w:sz w:val="20"/>
          <w:szCs w:val="20"/>
        </w:rPr>
        <w:t xml:space="preserve"> unintentionally laid the foundations for Western capitalism as it </w:t>
      </w:r>
      <w:r w:rsidR="00724E5F" w:rsidRPr="003752F7">
        <w:rPr>
          <w:rFonts w:asciiTheme="majorBidi" w:eastAsiaTheme="minorEastAsia" w:hAnsiTheme="majorBidi" w:cstheme="majorBidi"/>
          <w:color w:val="000000"/>
          <w:sz w:val="20"/>
          <w:szCs w:val="20"/>
        </w:rPr>
        <w:t xml:space="preserve">would </w:t>
      </w:r>
      <w:r w:rsidRPr="003752F7">
        <w:rPr>
          <w:rFonts w:asciiTheme="majorBidi" w:eastAsiaTheme="minorEastAsia" w:hAnsiTheme="majorBidi" w:cstheme="majorBidi"/>
          <w:color w:val="000000"/>
          <w:sz w:val="20"/>
          <w:szCs w:val="20"/>
        </w:rPr>
        <w:t xml:space="preserve">emerge in the High Middle Ages and early Renaissance. </w:t>
      </w:r>
      <w:r w:rsidR="00724E5F" w:rsidRPr="003752F7">
        <w:rPr>
          <w:rFonts w:asciiTheme="majorBidi" w:eastAsiaTheme="minorEastAsia" w:hAnsiTheme="majorBidi" w:cstheme="majorBidi"/>
          <w:color w:val="000000"/>
          <w:sz w:val="20"/>
          <w:szCs w:val="20"/>
        </w:rPr>
        <w:t xml:space="preserve">Under the auspices of the Chinese and Muslims—working together—the </w:t>
      </w:r>
      <w:r w:rsidRPr="003752F7">
        <w:rPr>
          <w:rFonts w:asciiTheme="majorBidi" w:hAnsiTheme="majorBidi" w:cstheme="majorBidi"/>
          <w:sz w:val="20"/>
          <w:szCs w:val="20"/>
        </w:rPr>
        <w:t>entire world system of the seventh/thirteenth century functioned smoothly and to the benefit of all players</w:t>
      </w:r>
      <w:r w:rsidR="00724E5F" w:rsidRPr="003752F7">
        <w:rPr>
          <w:rFonts w:asciiTheme="majorBidi" w:hAnsiTheme="majorBidi" w:cstheme="majorBidi"/>
          <w:sz w:val="20"/>
          <w:szCs w:val="20"/>
        </w:rPr>
        <w:t xml:space="preserve"> involved</w:t>
      </w:r>
      <w:r w:rsidRPr="003752F7">
        <w:rPr>
          <w:rFonts w:asciiTheme="majorBidi" w:hAnsiTheme="majorBidi" w:cstheme="majorBidi"/>
          <w:sz w:val="20"/>
          <w:szCs w:val="20"/>
        </w:rPr>
        <w:t xml:space="preserve"> as long as the connecting link through China operated well. The system began to break up</w:t>
      </w:r>
      <w:r w:rsidR="00AD1775" w:rsidRPr="003752F7">
        <w:rPr>
          <w:rFonts w:asciiTheme="majorBidi" w:hAnsiTheme="majorBidi" w:cstheme="majorBidi"/>
          <w:sz w:val="20"/>
          <w:szCs w:val="20"/>
        </w:rPr>
        <w:t>, however,</w:t>
      </w:r>
      <w:r w:rsidRPr="003752F7">
        <w:rPr>
          <w:rFonts w:asciiTheme="majorBidi" w:hAnsiTheme="majorBidi" w:cstheme="majorBidi"/>
          <w:sz w:val="20"/>
          <w:szCs w:val="20"/>
        </w:rPr>
        <w:t xml:space="preserve"> in the mid-eighth/fourteenth century, in large part due to the wedge driven between China and Central Asia by the Ming Rebellion. </w:t>
      </w:r>
      <w:r w:rsidR="00AD1775" w:rsidRPr="003752F7">
        <w:rPr>
          <w:rFonts w:asciiTheme="majorBidi" w:hAnsiTheme="majorBidi" w:cstheme="majorBidi"/>
          <w:sz w:val="20"/>
          <w:szCs w:val="20"/>
        </w:rPr>
        <w:t xml:space="preserve">But another </w:t>
      </w:r>
      <w:r w:rsidRPr="003752F7">
        <w:rPr>
          <w:rFonts w:asciiTheme="majorBidi" w:hAnsiTheme="majorBidi" w:cstheme="majorBidi"/>
          <w:sz w:val="20"/>
          <w:szCs w:val="20"/>
        </w:rPr>
        <w:t>key driver was the emergence of the Black Death, which ravaged China and the Muslim world</w:t>
      </w:r>
      <w:r w:rsidR="00AD1775" w:rsidRPr="003752F7">
        <w:rPr>
          <w:rFonts w:asciiTheme="majorBidi" w:hAnsiTheme="majorBidi" w:cstheme="majorBidi"/>
          <w:sz w:val="20"/>
          <w:szCs w:val="20"/>
        </w:rPr>
        <w:t xml:space="preserve"> even more than it did</w:t>
      </w:r>
      <w:r w:rsidRPr="003752F7">
        <w:rPr>
          <w:rFonts w:asciiTheme="majorBidi" w:hAnsiTheme="majorBidi" w:cstheme="majorBidi"/>
          <w:sz w:val="20"/>
          <w:szCs w:val="20"/>
        </w:rPr>
        <w:t xml:space="preserve"> Western </w:t>
      </w:r>
      <w:r w:rsidR="00AD1775" w:rsidRPr="003752F7">
        <w:rPr>
          <w:rFonts w:asciiTheme="majorBidi" w:hAnsiTheme="majorBidi" w:cstheme="majorBidi"/>
          <w:sz w:val="20"/>
          <w:szCs w:val="20"/>
        </w:rPr>
        <w:t xml:space="preserve">Medieval </w:t>
      </w:r>
      <w:r w:rsidRPr="003752F7">
        <w:rPr>
          <w:rFonts w:asciiTheme="majorBidi" w:hAnsiTheme="majorBidi" w:cstheme="majorBidi"/>
          <w:sz w:val="20"/>
          <w:szCs w:val="20"/>
        </w:rPr>
        <w:t xml:space="preserve">Europe. </w:t>
      </w:r>
      <w:r w:rsidR="00AD1775" w:rsidRPr="003752F7">
        <w:rPr>
          <w:rFonts w:asciiTheme="majorBidi" w:hAnsiTheme="majorBidi" w:cstheme="majorBidi"/>
          <w:sz w:val="20"/>
          <w:szCs w:val="20"/>
        </w:rPr>
        <w:t xml:space="preserve">At the time, </w:t>
      </w:r>
      <w:r w:rsidRPr="003752F7">
        <w:rPr>
          <w:rFonts w:asciiTheme="majorBidi" w:hAnsiTheme="majorBidi" w:cstheme="majorBidi"/>
          <w:sz w:val="20"/>
          <w:szCs w:val="20"/>
        </w:rPr>
        <w:t>China was by far the most developed civilization in the world, as well as</w:t>
      </w:r>
      <w:r w:rsidR="00013783" w:rsidRPr="003752F7">
        <w:rPr>
          <w:rFonts w:asciiTheme="majorBidi" w:hAnsiTheme="majorBidi" w:cstheme="majorBidi"/>
          <w:sz w:val="20"/>
          <w:szCs w:val="20"/>
        </w:rPr>
        <w:t xml:space="preserve"> being</w:t>
      </w:r>
      <w:r w:rsidRPr="003752F7">
        <w:rPr>
          <w:rFonts w:asciiTheme="majorBidi" w:hAnsiTheme="majorBidi" w:cstheme="majorBidi"/>
          <w:sz w:val="20"/>
          <w:szCs w:val="20"/>
        </w:rPr>
        <w:t xml:space="preserve"> the world’s leading technological and naval power</w:t>
      </w:r>
      <w:r w:rsidR="00013783" w:rsidRPr="003752F7">
        <w:rPr>
          <w:rFonts w:asciiTheme="majorBidi" w:hAnsiTheme="majorBidi" w:cstheme="majorBidi"/>
          <w:sz w:val="20"/>
          <w:szCs w:val="20"/>
        </w:rPr>
        <w:t>, which would continue</w:t>
      </w:r>
      <w:r w:rsidRPr="003752F7">
        <w:rPr>
          <w:rFonts w:asciiTheme="majorBidi" w:hAnsiTheme="majorBidi" w:cstheme="majorBidi"/>
          <w:sz w:val="20"/>
          <w:szCs w:val="20"/>
        </w:rPr>
        <w:t xml:space="preserve"> until the ninth/fifteenth century. I</w:t>
      </w:r>
      <w:r w:rsidR="00013783" w:rsidRPr="003752F7">
        <w:rPr>
          <w:rFonts w:asciiTheme="majorBidi" w:hAnsiTheme="majorBidi" w:cstheme="majorBidi"/>
          <w:sz w:val="20"/>
          <w:szCs w:val="20"/>
        </w:rPr>
        <w:t>mperial China</w:t>
      </w:r>
      <w:r w:rsidRPr="003752F7">
        <w:rPr>
          <w:rFonts w:asciiTheme="majorBidi" w:hAnsiTheme="majorBidi" w:cstheme="majorBidi"/>
          <w:sz w:val="20"/>
          <w:szCs w:val="20"/>
        </w:rPr>
        <w:t xml:space="preserve"> had the world’s largest and most seaworthy fleet</w:t>
      </w:r>
      <w:r w:rsidR="00013783" w:rsidRPr="003752F7">
        <w:rPr>
          <w:rFonts w:asciiTheme="majorBidi" w:hAnsiTheme="majorBidi" w:cstheme="majorBidi"/>
          <w:sz w:val="20"/>
          <w:szCs w:val="20"/>
        </w:rPr>
        <w:t>s</w:t>
      </w:r>
      <w:r w:rsidRPr="003752F7">
        <w:rPr>
          <w:rFonts w:asciiTheme="majorBidi" w:hAnsiTheme="majorBidi" w:cstheme="majorBidi"/>
          <w:sz w:val="20"/>
          <w:szCs w:val="20"/>
        </w:rPr>
        <w:t xml:space="preserve"> with</w:t>
      </w:r>
      <w:r w:rsidR="00013783" w:rsidRPr="003752F7">
        <w:rPr>
          <w:rFonts w:asciiTheme="majorBidi" w:hAnsiTheme="majorBidi" w:cstheme="majorBidi"/>
          <w:sz w:val="20"/>
          <w:szCs w:val="20"/>
        </w:rPr>
        <w:t xml:space="preserve"> formidable</w:t>
      </w:r>
      <w:r w:rsidRPr="003752F7">
        <w:rPr>
          <w:rFonts w:asciiTheme="majorBidi" w:hAnsiTheme="majorBidi" w:cstheme="majorBidi"/>
          <w:sz w:val="20"/>
          <w:szCs w:val="20"/>
        </w:rPr>
        <w:t xml:space="preserve"> flame-throwing weapons and gunpowder-driven missiles that were equal of any </w:t>
      </w:r>
      <w:r w:rsidR="00013783" w:rsidRPr="003752F7">
        <w:rPr>
          <w:rFonts w:asciiTheme="majorBidi" w:hAnsiTheme="majorBidi" w:cstheme="majorBidi"/>
          <w:sz w:val="20"/>
          <w:szCs w:val="20"/>
        </w:rPr>
        <w:t xml:space="preserve">of </w:t>
      </w:r>
      <w:r w:rsidRPr="003752F7">
        <w:rPr>
          <w:rFonts w:asciiTheme="majorBidi" w:hAnsiTheme="majorBidi" w:cstheme="majorBidi"/>
          <w:sz w:val="20"/>
          <w:szCs w:val="20"/>
        </w:rPr>
        <w:t>Europe</w:t>
      </w:r>
      <w:r w:rsidR="00013783" w:rsidRPr="003752F7">
        <w:rPr>
          <w:rFonts w:asciiTheme="majorBidi" w:hAnsiTheme="majorBidi" w:cstheme="majorBidi"/>
          <w:sz w:val="20"/>
          <w:szCs w:val="20"/>
        </w:rPr>
        <w:t>’s</w:t>
      </w:r>
      <w:r w:rsidRPr="003752F7">
        <w:rPr>
          <w:rFonts w:asciiTheme="majorBidi" w:hAnsiTheme="majorBidi" w:cstheme="majorBidi"/>
          <w:sz w:val="20"/>
          <w:szCs w:val="20"/>
        </w:rPr>
        <w:t xml:space="preserve"> canons</w:t>
      </w:r>
      <w:r w:rsidR="00013783" w:rsidRPr="003752F7">
        <w:rPr>
          <w:rFonts w:asciiTheme="majorBidi" w:hAnsiTheme="majorBidi" w:cstheme="majorBidi"/>
          <w:sz w:val="20"/>
          <w:szCs w:val="20"/>
        </w:rPr>
        <w:t xml:space="preserve"> in the Age of Discovery</w:t>
      </w:r>
      <w:r w:rsidRPr="003752F7">
        <w:rPr>
          <w:rFonts w:asciiTheme="majorBidi" w:hAnsiTheme="majorBidi" w:cstheme="majorBidi"/>
          <w:sz w:val="20"/>
          <w:szCs w:val="20"/>
        </w:rPr>
        <w:t xml:space="preserve">. In the Indian Ocean, </w:t>
      </w:r>
      <w:r w:rsidR="004316D2" w:rsidRPr="003752F7">
        <w:rPr>
          <w:rFonts w:asciiTheme="majorBidi" w:hAnsiTheme="majorBidi" w:cstheme="majorBidi"/>
          <w:sz w:val="20"/>
          <w:szCs w:val="20"/>
        </w:rPr>
        <w:t xml:space="preserve">for example, </w:t>
      </w:r>
      <w:r w:rsidRPr="003752F7">
        <w:rPr>
          <w:rFonts w:asciiTheme="majorBidi" w:hAnsiTheme="majorBidi" w:cstheme="majorBidi"/>
          <w:sz w:val="20"/>
          <w:szCs w:val="20"/>
        </w:rPr>
        <w:t xml:space="preserve">China had fostered—in conjunction with the </w:t>
      </w:r>
      <w:r w:rsidR="004316D2" w:rsidRPr="003752F7">
        <w:rPr>
          <w:rFonts w:asciiTheme="majorBidi" w:hAnsiTheme="majorBidi" w:cstheme="majorBidi"/>
          <w:sz w:val="20"/>
          <w:szCs w:val="20"/>
        </w:rPr>
        <w:t xml:space="preserve">Muslim </w:t>
      </w:r>
      <w:r w:rsidRPr="003752F7">
        <w:rPr>
          <w:rFonts w:asciiTheme="majorBidi" w:hAnsiTheme="majorBidi" w:cstheme="majorBidi"/>
          <w:sz w:val="20"/>
          <w:szCs w:val="20"/>
        </w:rPr>
        <w:t>world—a tolerant and open system of economic and cultural coexistence. I</w:t>
      </w:r>
      <w:r w:rsidR="004316D2" w:rsidRPr="003752F7">
        <w:rPr>
          <w:rFonts w:asciiTheme="majorBidi" w:hAnsiTheme="majorBidi" w:cstheme="majorBidi"/>
          <w:sz w:val="20"/>
          <w:szCs w:val="20"/>
        </w:rPr>
        <w:t>ndeed, i</w:t>
      </w:r>
      <w:r w:rsidRPr="003752F7">
        <w:rPr>
          <w:rFonts w:asciiTheme="majorBidi" w:hAnsiTheme="majorBidi" w:cstheme="majorBidi"/>
          <w:sz w:val="20"/>
          <w:szCs w:val="20"/>
        </w:rPr>
        <w:t>f th</w:t>
      </w:r>
      <w:r w:rsidR="004316D2" w:rsidRPr="003752F7">
        <w:rPr>
          <w:rFonts w:asciiTheme="majorBidi" w:hAnsiTheme="majorBidi" w:cstheme="majorBidi"/>
          <w:sz w:val="20"/>
          <w:szCs w:val="20"/>
        </w:rPr>
        <w:t>at</w:t>
      </w:r>
      <w:r w:rsidRPr="003752F7">
        <w:rPr>
          <w:rFonts w:asciiTheme="majorBidi" w:hAnsiTheme="majorBidi" w:cstheme="majorBidi"/>
          <w:sz w:val="20"/>
          <w:szCs w:val="20"/>
        </w:rPr>
        <w:t xml:space="preserve"> world system had not been dramatically transformed </w:t>
      </w:r>
      <w:r w:rsidR="0055156B" w:rsidRPr="003752F7">
        <w:rPr>
          <w:rFonts w:asciiTheme="majorBidi" w:hAnsiTheme="majorBidi" w:cstheme="majorBidi"/>
          <w:sz w:val="20"/>
          <w:szCs w:val="20"/>
        </w:rPr>
        <w:t>by</w:t>
      </w:r>
      <w:r w:rsidRPr="003752F7">
        <w:rPr>
          <w:rFonts w:asciiTheme="majorBidi" w:hAnsiTheme="majorBidi" w:cstheme="majorBidi"/>
          <w:sz w:val="20"/>
          <w:szCs w:val="20"/>
        </w:rPr>
        <w:t xml:space="preserve"> the tenth/sixteenth century, “capitalism” in the form that took shape in Europe in the eleventh/seventeenth and twelfth/eighteenth centuries and, even more so, in the thirteenth/nineteenth, might have never “taken off’ so dramatically. This</w:t>
      </w:r>
      <w:r w:rsidR="0055156B" w:rsidRPr="003752F7">
        <w:rPr>
          <w:rFonts w:asciiTheme="majorBidi" w:hAnsiTheme="majorBidi" w:cstheme="majorBidi"/>
          <w:sz w:val="20"/>
          <w:szCs w:val="20"/>
        </w:rPr>
        <w:t xml:space="preserve"> example illustrates—like many others that will be discussed in </w:t>
      </w:r>
      <w:r w:rsidR="0055156B" w:rsidRPr="003752F7">
        <w:rPr>
          <w:rFonts w:asciiTheme="majorBidi" w:hAnsiTheme="majorBidi" w:cstheme="majorBidi"/>
          <w:i/>
          <w:iCs/>
          <w:sz w:val="20"/>
          <w:szCs w:val="20"/>
        </w:rPr>
        <w:t>The First Teaching</w:t>
      </w:r>
      <w:r w:rsidR="0055156B" w:rsidRPr="003752F7">
        <w:rPr>
          <w:rFonts w:asciiTheme="majorBidi" w:hAnsiTheme="majorBidi" w:cstheme="majorBidi"/>
          <w:sz w:val="20"/>
          <w:szCs w:val="20"/>
        </w:rPr>
        <w:t>—</w:t>
      </w:r>
      <w:r w:rsidRPr="003752F7">
        <w:rPr>
          <w:rFonts w:asciiTheme="majorBidi" w:hAnsiTheme="majorBidi" w:cstheme="majorBidi"/>
          <w:sz w:val="20"/>
          <w:szCs w:val="20"/>
        </w:rPr>
        <w:t xml:space="preserve">why the study of </w:t>
      </w:r>
      <w:r w:rsidR="0055156B" w:rsidRPr="003752F7">
        <w:rPr>
          <w:rFonts w:asciiTheme="majorBidi" w:hAnsiTheme="majorBidi" w:cstheme="majorBidi"/>
          <w:sz w:val="20"/>
          <w:szCs w:val="20"/>
        </w:rPr>
        <w:t xml:space="preserve">synthetic history and </w:t>
      </w:r>
      <w:r w:rsidRPr="003752F7">
        <w:rPr>
          <w:rFonts w:asciiTheme="majorBidi" w:hAnsiTheme="majorBidi" w:cstheme="majorBidi"/>
          <w:sz w:val="20"/>
          <w:szCs w:val="20"/>
        </w:rPr>
        <w:t xml:space="preserve">the world </w:t>
      </w:r>
      <w:r w:rsidR="0055156B" w:rsidRPr="003752F7">
        <w:rPr>
          <w:rFonts w:asciiTheme="majorBidi" w:hAnsiTheme="majorBidi" w:cstheme="majorBidi"/>
          <w:sz w:val="20"/>
          <w:szCs w:val="20"/>
        </w:rPr>
        <w:t xml:space="preserve">as a </w:t>
      </w:r>
      <w:r w:rsidRPr="003752F7">
        <w:rPr>
          <w:rFonts w:asciiTheme="majorBidi" w:hAnsiTheme="majorBidi" w:cstheme="majorBidi"/>
          <w:sz w:val="20"/>
          <w:szCs w:val="20"/>
        </w:rPr>
        <w:t>system</w:t>
      </w:r>
      <w:r w:rsidR="0055156B" w:rsidRPr="003752F7">
        <w:rPr>
          <w:rFonts w:asciiTheme="majorBidi" w:hAnsiTheme="majorBidi" w:cstheme="majorBidi"/>
          <w:sz w:val="20"/>
          <w:szCs w:val="20"/>
        </w:rPr>
        <w:t xml:space="preserve"> is necessary, not just for understanding</w:t>
      </w:r>
      <w:r w:rsidRPr="003752F7">
        <w:rPr>
          <w:rFonts w:asciiTheme="majorBidi" w:hAnsiTheme="majorBidi" w:cstheme="majorBidi"/>
          <w:sz w:val="20"/>
          <w:szCs w:val="20"/>
        </w:rPr>
        <w:t xml:space="preserve"> the rise of capitalism</w:t>
      </w:r>
      <w:r w:rsidR="0055156B" w:rsidRPr="003752F7">
        <w:rPr>
          <w:rFonts w:asciiTheme="majorBidi" w:hAnsiTheme="majorBidi" w:cstheme="majorBidi"/>
          <w:sz w:val="20"/>
          <w:szCs w:val="20"/>
        </w:rPr>
        <w:t xml:space="preserve"> and banking</w:t>
      </w:r>
      <w:r w:rsidR="00453AB9" w:rsidRPr="003752F7">
        <w:rPr>
          <w:rFonts w:asciiTheme="majorBidi" w:hAnsiTheme="majorBidi" w:cstheme="majorBidi"/>
          <w:sz w:val="20"/>
          <w:szCs w:val="20"/>
        </w:rPr>
        <w:t>, but countless other historical and Cultural scenarios as well</w:t>
      </w:r>
      <w:r w:rsidRPr="003752F7">
        <w:rPr>
          <w:rFonts w:asciiTheme="majorBidi" w:hAnsiTheme="majorBidi" w:cstheme="majorBidi"/>
          <w:sz w:val="20"/>
          <w:szCs w:val="20"/>
        </w:rPr>
        <w:t>.</w:t>
      </w:r>
    </w:p>
  </w:footnote>
  <w:footnote w:id="135">
    <w:p w14:paraId="78C6CF07" w14:textId="15D945AC" w:rsidR="00010281" w:rsidRPr="003752F7" w:rsidRDefault="00010281" w:rsidP="00010281">
      <w:pPr>
        <w:rPr>
          <w:rFonts w:asciiTheme="majorBidi" w:hAnsiTheme="majorBidi" w:cstheme="majorBidi"/>
          <w:sz w:val="20"/>
          <w:szCs w:val="20"/>
        </w:rPr>
      </w:pPr>
      <w:r w:rsidRPr="003752F7">
        <w:rPr>
          <w:rStyle w:val="FootnoteReference"/>
          <w:sz w:val="20"/>
          <w:szCs w:val="20"/>
        </w:rPr>
        <w:footnoteRef/>
      </w:r>
      <w:r w:rsidRPr="003752F7">
        <w:rPr>
          <w:sz w:val="20"/>
          <w:szCs w:val="20"/>
        </w:rPr>
        <w:t xml:space="preserve"> </w:t>
      </w:r>
      <w:r w:rsidR="001D04E6" w:rsidRPr="003752F7">
        <w:rPr>
          <w:b/>
          <w:bCs/>
          <w:sz w:val="20"/>
          <w:szCs w:val="20"/>
        </w:rPr>
        <w:t xml:space="preserve">Occidentalism </w:t>
      </w:r>
      <w:r w:rsidR="001D04E6" w:rsidRPr="003752F7">
        <w:rPr>
          <w:sz w:val="20"/>
          <w:szCs w:val="20"/>
        </w:rPr>
        <w:t>is a proposed new field for the comprehensive definition and study of “the West,” which has already been the subject of critical historical analysis among a number of prominent thinkers.</w:t>
      </w:r>
      <w:r w:rsidR="001D04E6" w:rsidRPr="003752F7">
        <w:rPr>
          <w:b/>
          <w:bCs/>
          <w:sz w:val="20"/>
          <w:szCs w:val="20"/>
        </w:rPr>
        <w:t xml:space="preserve"> </w:t>
      </w:r>
      <w:r w:rsidR="00C52A8C" w:rsidRPr="003752F7">
        <w:rPr>
          <w:sz w:val="20"/>
          <w:szCs w:val="20"/>
        </w:rPr>
        <w:t>Occidentalism, in some regards,</w:t>
      </w:r>
      <w:r w:rsidRPr="003752F7">
        <w:rPr>
          <w:sz w:val="20"/>
          <w:szCs w:val="20"/>
        </w:rPr>
        <w:t xml:space="preserve"> is meant to counterbalance Orientalism, which has a checkered and often negative history in Western thought</w:t>
      </w:r>
      <w:r w:rsidR="00711EF8" w:rsidRPr="003752F7">
        <w:rPr>
          <w:sz w:val="20"/>
          <w:szCs w:val="20"/>
        </w:rPr>
        <w:t xml:space="preserve">, although Occidentalism is presented in </w:t>
      </w:r>
      <w:r w:rsidR="00711EF8" w:rsidRPr="003752F7">
        <w:rPr>
          <w:i/>
          <w:iCs/>
          <w:sz w:val="20"/>
          <w:szCs w:val="20"/>
        </w:rPr>
        <w:t>The First Teaching</w:t>
      </w:r>
      <w:r w:rsidR="00711EF8" w:rsidRPr="003752F7">
        <w:rPr>
          <w:sz w:val="20"/>
          <w:szCs w:val="20"/>
        </w:rPr>
        <w:t xml:space="preserve"> in a positive light, which seeks to avoid the historical pitfalls of Orientalism.</w:t>
      </w:r>
      <w:r w:rsidRPr="003752F7">
        <w:rPr>
          <w:sz w:val="20"/>
          <w:szCs w:val="20"/>
        </w:rPr>
        <w:t xml:space="preserve"> Many Western historians have understood—especially in Modern times and since the post-World War II period—that the West’s historical understanding of itself is highly inadequate and needs to be rehabilitated. Arnold Toynbee (d. 1395/1975) stands out among such </w:t>
      </w:r>
      <w:r w:rsidR="007D53A9" w:rsidRPr="003752F7">
        <w:rPr>
          <w:sz w:val="20"/>
          <w:szCs w:val="20"/>
        </w:rPr>
        <w:t xml:space="preserve">Philosophers of </w:t>
      </w:r>
      <w:r w:rsidRPr="003752F7">
        <w:rPr>
          <w:sz w:val="20"/>
          <w:szCs w:val="20"/>
        </w:rPr>
        <w:t>history.</w:t>
      </w:r>
      <w:r w:rsidR="00EF6737" w:rsidRPr="003752F7">
        <w:rPr>
          <w:sz w:val="20"/>
          <w:szCs w:val="20"/>
        </w:rPr>
        <w:t xml:space="preserve"> </w:t>
      </w:r>
      <w:r w:rsidRPr="003752F7">
        <w:rPr>
          <w:rFonts w:asciiTheme="majorBidi" w:hAnsiTheme="majorBidi" w:cstheme="majorBidi"/>
          <w:sz w:val="20"/>
          <w:szCs w:val="20"/>
        </w:rPr>
        <w:t xml:space="preserve">Among Modern Islamic thinkers, the prominent Iranian </w:t>
      </w:r>
      <w:r w:rsidRPr="003752F7">
        <w:rPr>
          <w:rFonts w:asciiTheme="majorBidi" w:hAnsiTheme="majorBidi" w:cstheme="majorBidi"/>
          <w:color w:val="202122"/>
          <w:sz w:val="20"/>
          <w:szCs w:val="20"/>
          <w:shd w:val="clear" w:color="auto" w:fill="FFFFFF"/>
        </w:rPr>
        <w:t>Philosopher, sociologist, anthropologist, socio-political critic as well as a translator, novelist, and short-story writer</w:t>
      </w:r>
      <w:r w:rsidRPr="003752F7">
        <w:rPr>
          <w:rFonts w:asciiTheme="majorBidi" w:hAnsiTheme="majorBidi" w:cstheme="majorBidi"/>
          <w:sz w:val="20"/>
          <w:szCs w:val="20"/>
        </w:rPr>
        <w:t xml:space="preserve"> Jalāl Āl-e Aḥmad (d. 1388/1969) understood the need to revamp </w:t>
      </w:r>
      <w:r w:rsidR="00EF6737" w:rsidRPr="003752F7">
        <w:rPr>
          <w:rFonts w:asciiTheme="majorBidi" w:hAnsiTheme="majorBidi" w:cstheme="majorBidi"/>
          <w:sz w:val="20"/>
          <w:szCs w:val="20"/>
        </w:rPr>
        <w:t>standard</w:t>
      </w:r>
      <w:r w:rsidRPr="003752F7">
        <w:rPr>
          <w:rFonts w:asciiTheme="majorBidi" w:hAnsiTheme="majorBidi" w:cstheme="majorBidi"/>
          <w:sz w:val="20"/>
          <w:szCs w:val="20"/>
        </w:rPr>
        <w:t xml:space="preserve"> understanding</w:t>
      </w:r>
      <w:r w:rsidR="00EF6737" w:rsidRPr="003752F7">
        <w:rPr>
          <w:rFonts w:asciiTheme="majorBidi" w:hAnsiTheme="majorBidi" w:cstheme="majorBidi"/>
          <w:sz w:val="20"/>
          <w:szCs w:val="20"/>
        </w:rPr>
        <w:t>s</w:t>
      </w:r>
      <w:r w:rsidRPr="003752F7">
        <w:rPr>
          <w:rFonts w:asciiTheme="majorBidi" w:hAnsiTheme="majorBidi" w:cstheme="majorBidi"/>
          <w:sz w:val="20"/>
          <w:szCs w:val="20"/>
        </w:rPr>
        <w:t xml:space="preserve"> of the West</w:t>
      </w:r>
      <w:r w:rsidR="00EF6737" w:rsidRPr="003752F7">
        <w:rPr>
          <w:rFonts w:asciiTheme="majorBidi" w:hAnsiTheme="majorBidi" w:cstheme="majorBidi"/>
          <w:sz w:val="20"/>
          <w:szCs w:val="20"/>
        </w:rPr>
        <w:t>. In the process, he</w:t>
      </w:r>
      <w:r w:rsidRPr="003752F7">
        <w:rPr>
          <w:rFonts w:asciiTheme="majorBidi" w:hAnsiTheme="majorBidi" w:cstheme="majorBidi"/>
          <w:sz w:val="20"/>
          <w:szCs w:val="20"/>
        </w:rPr>
        <w:t xml:space="preserve"> coined the term </w:t>
      </w:r>
      <w:r w:rsidRPr="003752F7">
        <w:rPr>
          <w:rFonts w:asciiTheme="majorBidi" w:hAnsiTheme="majorBidi" w:cstheme="majorBidi"/>
          <w:i/>
          <w:iCs/>
          <w:sz w:val="20"/>
          <w:szCs w:val="20"/>
        </w:rPr>
        <w:t>Occidentosis</w:t>
      </w:r>
      <w:r w:rsidRPr="003752F7">
        <w:rPr>
          <w:rFonts w:asciiTheme="majorBidi" w:hAnsiTheme="majorBidi" w:cstheme="majorBidi"/>
          <w:sz w:val="20"/>
          <w:szCs w:val="20"/>
        </w:rPr>
        <w:t xml:space="preserve">, from </w:t>
      </w:r>
      <w:r w:rsidR="008E0FFC" w:rsidRPr="003752F7">
        <w:rPr>
          <w:rFonts w:asciiTheme="majorBidi" w:hAnsiTheme="majorBidi" w:cstheme="majorBidi"/>
          <w:sz w:val="20"/>
          <w:szCs w:val="20"/>
        </w:rPr>
        <w:t xml:space="preserve">which the neologism </w:t>
      </w:r>
      <w:r w:rsidRPr="003752F7">
        <w:rPr>
          <w:rFonts w:asciiTheme="majorBidi" w:hAnsiTheme="majorBidi" w:cstheme="majorBidi"/>
          <w:sz w:val="20"/>
          <w:szCs w:val="20"/>
        </w:rPr>
        <w:t>“Occidentalism” has been</w:t>
      </w:r>
      <w:r w:rsidR="00800E27" w:rsidRPr="003752F7">
        <w:rPr>
          <w:rFonts w:asciiTheme="majorBidi" w:hAnsiTheme="majorBidi" w:cstheme="majorBidi"/>
          <w:sz w:val="20"/>
          <w:szCs w:val="20"/>
        </w:rPr>
        <w:t xml:space="preserve"> indirectly adapted, although it has a distinctly different meaning</w:t>
      </w:r>
      <w:r w:rsidRPr="003752F7">
        <w:rPr>
          <w:rFonts w:asciiTheme="majorBidi" w:hAnsiTheme="majorBidi" w:cstheme="majorBidi"/>
          <w:sz w:val="20"/>
          <w:szCs w:val="20"/>
        </w:rPr>
        <w:t xml:space="preserve">. </w:t>
      </w:r>
      <w:r w:rsidRPr="003752F7">
        <w:rPr>
          <w:rFonts w:asciiTheme="majorBidi" w:hAnsiTheme="majorBidi" w:cstheme="majorBidi"/>
          <w:color w:val="202122"/>
          <w:sz w:val="20"/>
          <w:szCs w:val="20"/>
          <w:shd w:val="clear" w:color="auto" w:fill="FFFFFF"/>
        </w:rPr>
        <w:t xml:space="preserve">In addition to </w:t>
      </w:r>
      <w:r w:rsidRPr="003752F7">
        <w:rPr>
          <w:rFonts w:asciiTheme="majorBidi" w:hAnsiTheme="majorBidi" w:cstheme="majorBidi"/>
          <w:i/>
          <w:iCs/>
          <w:color w:val="202122"/>
          <w:sz w:val="20"/>
          <w:szCs w:val="20"/>
          <w:shd w:val="clear" w:color="auto" w:fill="FFFFFF"/>
        </w:rPr>
        <w:t>Occidentosis</w:t>
      </w:r>
      <w:r w:rsidRPr="003752F7">
        <w:rPr>
          <w:rFonts w:asciiTheme="majorBidi" w:hAnsiTheme="majorBidi" w:cstheme="majorBidi"/>
          <w:color w:val="202122"/>
          <w:sz w:val="20"/>
          <w:szCs w:val="20"/>
          <w:shd w:val="clear" w:color="auto" w:fill="FFFFFF"/>
        </w:rPr>
        <w:t xml:space="preserve">, </w:t>
      </w:r>
      <w:r w:rsidR="008E0FFC" w:rsidRPr="003752F7">
        <w:rPr>
          <w:rFonts w:asciiTheme="majorBidi" w:hAnsiTheme="majorBidi" w:cstheme="majorBidi"/>
          <w:sz w:val="20"/>
          <w:szCs w:val="20"/>
        </w:rPr>
        <w:t>Jalāl</w:t>
      </w:r>
      <w:r w:rsidRPr="003752F7">
        <w:rPr>
          <w:rFonts w:asciiTheme="majorBidi" w:hAnsiTheme="majorBidi" w:cstheme="majorBidi"/>
          <w:color w:val="202122"/>
          <w:sz w:val="20"/>
          <w:szCs w:val="20"/>
          <w:shd w:val="clear" w:color="auto" w:fill="FFFFFF"/>
        </w:rPr>
        <w:t xml:space="preserve"> </w:t>
      </w:r>
      <w:r w:rsidR="008E0FFC" w:rsidRPr="003752F7">
        <w:rPr>
          <w:rFonts w:asciiTheme="majorBidi" w:hAnsiTheme="majorBidi" w:cstheme="majorBidi"/>
          <w:sz w:val="20"/>
          <w:szCs w:val="20"/>
        </w:rPr>
        <w:t>Āl-e Aḥmad</w:t>
      </w:r>
      <w:r w:rsidR="008E0FFC" w:rsidRPr="003752F7">
        <w:rPr>
          <w:rFonts w:asciiTheme="majorBidi" w:hAnsiTheme="majorBidi" w:cstheme="majorBidi"/>
          <w:color w:val="202122"/>
          <w:sz w:val="20"/>
          <w:szCs w:val="20"/>
          <w:shd w:val="clear" w:color="auto" w:fill="FFFFFF"/>
        </w:rPr>
        <w:t xml:space="preserve"> </w:t>
      </w:r>
      <w:r w:rsidRPr="003752F7">
        <w:rPr>
          <w:rFonts w:asciiTheme="majorBidi" w:hAnsiTheme="majorBidi" w:cstheme="majorBidi"/>
          <w:color w:val="202122"/>
          <w:sz w:val="20"/>
          <w:szCs w:val="20"/>
          <w:shd w:val="clear" w:color="auto" w:fill="FFFFFF"/>
        </w:rPr>
        <w:t xml:space="preserve">popularized the Persian term </w:t>
      </w:r>
      <w:r w:rsidRPr="003752F7">
        <w:rPr>
          <w:rFonts w:asciiTheme="majorBidi" w:hAnsiTheme="majorBidi" w:cstheme="majorBidi"/>
          <w:i/>
          <w:iCs/>
          <w:color w:val="202122"/>
          <w:sz w:val="20"/>
          <w:szCs w:val="20"/>
          <w:shd w:val="clear" w:color="auto" w:fill="FFFFFF"/>
        </w:rPr>
        <w:t>Gharbzadeg</w:t>
      </w:r>
      <w:r w:rsidRPr="003752F7">
        <w:rPr>
          <w:rFonts w:asciiTheme="majorBidi" w:hAnsiTheme="majorBidi" w:cstheme="majorBidi"/>
          <w:i/>
          <w:iCs/>
          <w:sz w:val="20"/>
          <w:szCs w:val="20"/>
        </w:rPr>
        <w:t>ī</w:t>
      </w:r>
      <w:r w:rsidRPr="003752F7">
        <w:rPr>
          <w:rFonts w:asciiTheme="majorBidi" w:hAnsiTheme="majorBidi" w:cstheme="majorBidi"/>
          <w:color w:val="202122"/>
          <w:sz w:val="20"/>
          <w:szCs w:val="20"/>
          <w:shd w:val="clear" w:color="auto" w:fill="FFFFFF"/>
        </w:rPr>
        <w:t xml:space="preserve"> (“being toxified” or “dumbfounded by the West”)</w:t>
      </w:r>
      <w:r w:rsidR="00667278" w:rsidRPr="003752F7">
        <w:rPr>
          <w:rFonts w:asciiTheme="majorBidi" w:hAnsiTheme="majorBidi" w:cstheme="majorBidi"/>
          <w:color w:val="202122"/>
          <w:sz w:val="20"/>
          <w:szCs w:val="20"/>
          <w:shd w:val="clear" w:color="auto" w:fill="FFFFFF"/>
        </w:rPr>
        <w:t>. Taken together,</w:t>
      </w:r>
      <w:r w:rsidRPr="003752F7">
        <w:rPr>
          <w:rFonts w:asciiTheme="majorBidi" w:hAnsiTheme="majorBidi" w:cstheme="majorBidi"/>
          <w:color w:val="202122"/>
          <w:sz w:val="20"/>
          <w:szCs w:val="20"/>
          <w:shd w:val="clear" w:color="auto" w:fill="FFFFFF"/>
        </w:rPr>
        <w:t xml:space="preserve"> both</w:t>
      </w:r>
      <w:r w:rsidR="00667278" w:rsidRPr="003752F7">
        <w:rPr>
          <w:rFonts w:asciiTheme="majorBidi" w:hAnsiTheme="majorBidi" w:cstheme="majorBidi"/>
          <w:i/>
          <w:iCs/>
          <w:color w:val="202122"/>
          <w:sz w:val="20"/>
          <w:szCs w:val="20"/>
          <w:shd w:val="clear" w:color="auto" w:fill="FFFFFF"/>
        </w:rPr>
        <w:t xml:space="preserve"> Gharbzadeg</w:t>
      </w:r>
      <w:r w:rsidR="00667278" w:rsidRPr="003752F7">
        <w:rPr>
          <w:rFonts w:asciiTheme="majorBidi" w:hAnsiTheme="majorBidi" w:cstheme="majorBidi"/>
          <w:i/>
          <w:iCs/>
          <w:sz w:val="20"/>
          <w:szCs w:val="20"/>
        </w:rPr>
        <w:t>ī</w:t>
      </w:r>
      <w:r w:rsidR="00667278" w:rsidRPr="003752F7">
        <w:rPr>
          <w:rFonts w:asciiTheme="majorBidi" w:hAnsiTheme="majorBidi" w:cstheme="majorBidi"/>
          <w:sz w:val="20"/>
          <w:szCs w:val="20"/>
        </w:rPr>
        <w:t xml:space="preserve"> and </w:t>
      </w:r>
      <w:r w:rsidR="00667278" w:rsidRPr="003752F7">
        <w:rPr>
          <w:rFonts w:asciiTheme="majorBidi" w:hAnsiTheme="majorBidi" w:cstheme="majorBidi"/>
          <w:i/>
          <w:iCs/>
          <w:color w:val="202122"/>
          <w:sz w:val="20"/>
          <w:szCs w:val="20"/>
          <w:shd w:val="clear" w:color="auto" w:fill="FFFFFF"/>
        </w:rPr>
        <w:t>Occidentosis</w:t>
      </w:r>
      <w:r w:rsidR="003B1407" w:rsidRPr="003752F7">
        <w:rPr>
          <w:rFonts w:asciiTheme="majorBidi" w:hAnsiTheme="majorBidi" w:cstheme="majorBidi"/>
          <w:color w:val="202122"/>
          <w:sz w:val="20"/>
          <w:szCs w:val="20"/>
          <w:shd w:val="clear" w:color="auto" w:fill="FFFFFF"/>
        </w:rPr>
        <w:t xml:space="preserve"> were meant to </w:t>
      </w:r>
      <w:r w:rsidRPr="003752F7">
        <w:rPr>
          <w:rFonts w:asciiTheme="majorBidi" w:hAnsiTheme="majorBidi" w:cstheme="majorBidi"/>
          <w:color w:val="202122"/>
          <w:sz w:val="20"/>
          <w:szCs w:val="20"/>
          <w:shd w:val="clear" w:color="auto" w:fill="FFFFFF"/>
        </w:rPr>
        <w:t xml:space="preserve">produce a holistic ideological critique of the West and its faulty self-image, </w:t>
      </w:r>
      <w:r w:rsidR="003B1407" w:rsidRPr="003752F7">
        <w:rPr>
          <w:rFonts w:asciiTheme="majorBidi" w:hAnsiTheme="majorBidi" w:cstheme="majorBidi"/>
          <w:color w:val="202122"/>
          <w:sz w:val="20"/>
          <w:szCs w:val="20"/>
          <w:shd w:val="clear" w:color="auto" w:fill="FFFFFF"/>
        </w:rPr>
        <w:t xml:space="preserve">while </w:t>
      </w:r>
      <w:r w:rsidRPr="003752F7">
        <w:rPr>
          <w:rFonts w:asciiTheme="majorBidi" w:hAnsiTheme="majorBidi" w:cstheme="majorBidi"/>
          <w:color w:val="202122"/>
          <w:sz w:val="20"/>
          <w:szCs w:val="20"/>
          <w:shd w:val="clear" w:color="auto" w:fill="FFFFFF"/>
        </w:rPr>
        <w:t>combing elements from Karl Marx (d. 1300/1883) and Frantz Fanon (d. 1380/1961).</w:t>
      </w:r>
      <w:r w:rsidRPr="003752F7">
        <w:rPr>
          <w:rFonts w:asciiTheme="majorBidi" w:hAnsiTheme="majorBidi" w:cstheme="majorBidi"/>
          <w:i/>
          <w:iCs/>
          <w:color w:val="202122"/>
          <w:sz w:val="20"/>
          <w:szCs w:val="20"/>
          <w:shd w:val="clear" w:color="auto" w:fill="FFFFFF"/>
        </w:rPr>
        <w:t xml:space="preserve"> </w:t>
      </w:r>
      <w:r w:rsidR="00BB0A1E" w:rsidRPr="003752F7">
        <w:rPr>
          <w:rFonts w:asciiTheme="majorBidi" w:hAnsiTheme="majorBidi" w:cstheme="majorBidi"/>
          <w:color w:val="202122"/>
          <w:sz w:val="20"/>
          <w:szCs w:val="20"/>
          <w:shd w:val="clear" w:color="auto" w:fill="FFFFFF"/>
        </w:rPr>
        <w:t xml:space="preserve">In the case of </w:t>
      </w:r>
      <w:r w:rsidRPr="003752F7">
        <w:rPr>
          <w:rFonts w:asciiTheme="majorBidi" w:hAnsiTheme="majorBidi" w:cstheme="majorBidi"/>
          <w:i/>
          <w:iCs/>
          <w:color w:val="202122"/>
          <w:sz w:val="20"/>
          <w:szCs w:val="20"/>
          <w:shd w:val="clear" w:color="auto" w:fill="FFFFFF"/>
        </w:rPr>
        <w:t>Gharbzadeg</w:t>
      </w:r>
      <w:r w:rsidRPr="003752F7">
        <w:rPr>
          <w:rFonts w:asciiTheme="majorBidi" w:hAnsiTheme="majorBidi" w:cstheme="majorBidi"/>
          <w:i/>
          <w:iCs/>
          <w:sz w:val="20"/>
          <w:szCs w:val="20"/>
        </w:rPr>
        <w:t>ī</w:t>
      </w:r>
      <w:r w:rsidRPr="003752F7">
        <w:rPr>
          <w:rFonts w:asciiTheme="majorBidi" w:hAnsiTheme="majorBidi" w:cstheme="majorBidi"/>
          <w:sz w:val="20"/>
          <w:szCs w:val="20"/>
        </w:rPr>
        <w:t xml:space="preserve">, however, </w:t>
      </w:r>
      <w:r w:rsidR="00BB0A1E" w:rsidRPr="003752F7">
        <w:rPr>
          <w:rFonts w:asciiTheme="majorBidi" w:hAnsiTheme="majorBidi" w:cstheme="majorBidi"/>
          <w:sz w:val="20"/>
          <w:szCs w:val="20"/>
        </w:rPr>
        <w:t xml:space="preserve">it </w:t>
      </w:r>
      <w:r w:rsidRPr="003752F7">
        <w:rPr>
          <w:rFonts w:asciiTheme="majorBidi" w:hAnsiTheme="majorBidi" w:cstheme="majorBidi"/>
          <w:sz w:val="20"/>
          <w:szCs w:val="20"/>
        </w:rPr>
        <w:t>was actually coined by Āl-e Aḥmad’s contemporary, the</w:t>
      </w:r>
      <w:r w:rsidRPr="003752F7">
        <w:rPr>
          <w:rFonts w:asciiTheme="majorBidi" w:hAnsiTheme="majorBidi" w:cstheme="majorBidi"/>
          <w:color w:val="202122"/>
          <w:sz w:val="20"/>
          <w:szCs w:val="20"/>
          <w:shd w:val="clear" w:color="auto" w:fill="FFFFFF"/>
        </w:rPr>
        <w:t xml:space="preserve"> Modern Iranian Scholar and Philosopher Sayyid </w:t>
      </w:r>
      <w:r w:rsidRPr="003752F7">
        <w:rPr>
          <w:rFonts w:asciiTheme="majorBidi" w:hAnsiTheme="majorBidi" w:cstheme="majorBidi"/>
          <w:sz w:val="20"/>
          <w:szCs w:val="20"/>
        </w:rPr>
        <w:t>Aḥmad</w:t>
      </w:r>
      <w:r w:rsidRPr="003752F7">
        <w:rPr>
          <w:rFonts w:asciiTheme="majorBidi" w:hAnsiTheme="majorBidi" w:cstheme="majorBidi"/>
          <w:color w:val="202122"/>
          <w:sz w:val="20"/>
          <w:szCs w:val="20"/>
          <w:shd w:val="clear" w:color="auto" w:fill="FFFFFF"/>
        </w:rPr>
        <w:t xml:space="preserve"> Fard</w:t>
      </w:r>
      <w:r w:rsidRPr="003752F7">
        <w:rPr>
          <w:rFonts w:asciiTheme="majorBidi" w:hAnsiTheme="majorBidi" w:cstheme="majorBidi"/>
          <w:sz w:val="20"/>
          <w:szCs w:val="20"/>
        </w:rPr>
        <w:t>ī</w:t>
      </w:r>
      <w:r w:rsidRPr="003752F7">
        <w:rPr>
          <w:rFonts w:asciiTheme="majorBidi" w:hAnsiTheme="majorBidi" w:cstheme="majorBidi"/>
          <w:color w:val="202122"/>
          <w:sz w:val="20"/>
          <w:szCs w:val="20"/>
          <w:shd w:val="clear" w:color="auto" w:fill="FFFFFF"/>
        </w:rPr>
        <w:t xml:space="preserve">d (d. 1414/1994). </w:t>
      </w:r>
      <w:r w:rsidRPr="003752F7">
        <w:rPr>
          <w:rFonts w:asciiTheme="majorBidi" w:hAnsiTheme="majorBidi" w:cstheme="majorBidi"/>
          <w:color w:val="474747"/>
          <w:sz w:val="20"/>
          <w:szCs w:val="20"/>
          <w:shd w:val="clear" w:color="auto" w:fill="FFFFFF"/>
        </w:rPr>
        <w:t>By th</w:t>
      </w:r>
      <w:r w:rsidR="00BB0A1E" w:rsidRPr="003752F7">
        <w:rPr>
          <w:rFonts w:asciiTheme="majorBidi" w:hAnsiTheme="majorBidi" w:cstheme="majorBidi"/>
          <w:color w:val="474747"/>
          <w:sz w:val="20"/>
          <w:szCs w:val="20"/>
          <w:shd w:val="clear" w:color="auto" w:fill="FFFFFF"/>
        </w:rPr>
        <w:t>e</w:t>
      </w:r>
      <w:r w:rsidRPr="003752F7">
        <w:rPr>
          <w:rFonts w:asciiTheme="majorBidi" w:hAnsiTheme="majorBidi" w:cstheme="majorBidi"/>
          <w:color w:val="474747"/>
          <w:sz w:val="20"/>
          <w:szCs w:val="20"/>
          <w:shd w:val="clear" w:color="auto" w:fill="FFFFFF"/>
        </w:rPr>
        <w:t xml:space="preserve"> term</w:t>
      </w:r>
      <w:r w:rsidR="00BB0A1E" w:rsidRPr="003752F7">
        <w:rPr>
          <w:rFonts w:asciiTheme="majorBidi" w:hAnsiTheme="majorBidi" w:cstheme="majorBidi"/>
          <w:i/>
          <w:iCs/>
          <w:color w:val="202122"/>
          <w:sz w:val="20"/>
          <w:szCs w:val="20"/>
          <w:shd w:val="clear" w:color="auto" w:fill="FFFFFF"/>
        </w:rPr>
        <w:t xml:space="preserve"> Gharbzadeg</w:t>
      </w:r>
      <w:r w:rsidR="00BB0A1E" w:rsidRPr="003752F7">
        <w:rPr>
          <w:rFonts w:asciiTheme="majorBidi" w:hAnsiTheme="majorBidi" w:cstheme="majorBidi"/>
          <w:i/>
          <w:iCs/>
          <w:sz w:val="20"/>
          <w:szCs w:val="20"/>
        </w:rPr>
        <w:t>ī</w:t>
      </w:r>
      <w:r w:rsidR="00BB0A1E" w:rsidRPr="003752F7">
        <w:rPr>
          <w:rFonts w:asciiTheme="majorBidi" w:hAnsiTheme="majorBidi" w:cstheme="majorBidi"/>
          <w:sz w:val="20"/>
          <w:szCs w:val="20"/>
        </w:rPr>
        <w:t>,</w:t>
      </w:r>
      <w:r w:rsidRPr="003752F7">
        <w:rPr>
          <w:rFonts w:asciiTheme="majorBidi" w:hAnsiTheme="majorBidi" w:cstheme="majorBidi"/>
          <w:color w:val="474747"/>
          <w:sz w:val="20"/>
          <w:szCs w:val="20"/>
          <w:shd w:val="clear" w:color="auto" w:fill="FFFFFF"/>
        </w:rPr>
        <w:t xml:space="preserve"> </w:t>
      </w:r>
      <w:r w:rsidRPr="003752F7">
        <w:rPr>
          <w:rFonts w:asciiTheme="majorBidi" w:hAnsiTheme="majorBidi" w:cstheme="majorBidi"/>
          <w:color w:val="202122"/>
          <w:sz w:val="20"/>
          <w:szCs w:val="20"/>
          <w:shd w:val="clear" w:color="auto" w:fill="FFFFFF"/>
        </w:rPr>
        <w:t>Fard</w:t>
      </w:r>
      <w:r w:rsidRPr="003752F7">
        <w:rPr>
          <w:rFonts w:asciiTheme="majorBidi" w:hAnsiTheme="majorBidi" w:cstheme="majorBidi"/>
          <w:sz w:val="20"/>
          <w:szCs w:val="20"/>
        </w:rPr>
        <w:t>ī</w:t>
      </w:r>
      <w:r w:rsidRPr="003752F7">
        <w:rPr>
          <w:rFonts w:asciiTheme="majorBidi" w:hAnsiTheme="majorBidi" w:cstheme="majorBidi"/>
          <w:color w:val="202122"/>
          <w:sz w:val="20"/>
          <w:szCs w:val="20"/>
          <w:shd w:val="clear" w:color="auto" w:fill="FFFFFF"/>
        </w:rPr>
        <w:t>d</w:t>
      </w:r>
      <w:r w:rsidRPr="003752F7">
        <w:rPr>
          <w:rFonts w:asciiTheme="majorBidi" w:hAnsiTheme="majorBidi" w:cstheme="majorBidi"/>
          <w:color w:val="474747"/>
          <w:sz w:val="20"/>
          <w:szCs w:val="20"/>
          <w:shd w:val="clear" w:color="auto" w:fill="FFFFFF"/>
        </w:rPr>
        <w:t xml:space="preserve"> </w:t>
      </w:r>
      <w:r w:rsidR="00BB0A1E" w:rsidRPr="003752F7">
        <w:rPr>
          <w:rFonts w:asciiTheme="majorBidi" w:hAnsiTheme="majorBidi" w:cstheme="majorBidi"/>
          <w:color w:val="474747"/>
          <w:sz w:val="20"/>
          <w:szCs w:val="20"/>
          <w:shd w:val="clear" w:color="auto" w:fill="FFFFFF"/>
        </w:rPr>
        <w:t>had in mind</w:t>
      </w:r>
      <w:r w:rsidRPr="003752F7">
        <w:rPr>
          <w:rFonts w:asciiTheme="majorBidi" w:hAnsiTheme="majorBidi" w:cstheme="majorBidi"/>
          <w:color w:val="474747"/>
          <w:sz w:val="20"/>
          <w:szCs w:val="20"/>
          <w:shd w:val="clear" w:color="auto" w:fill="FFFFFF"/>
        </w:rPr>
        <w:t xml:space="preserve"> the </w:t>
      </w:r>
      <w:r w:rsidR="00BB0A1E" w:rsidRPr="003752F7">
        <w:rPr>
          <w:rFonts w:asciiTheme="majorBidi" w:hAnsiTheme="majorBidi" w:cstheme="majorBidi"/>
          <w:color w:val="474747"/>
          <w:sz w:val="20"/>
          <w:szCs w:val="20"/>
          <w:shd w:val="clear" w:color="auto" w:fill="FFFFFF"/>
        </w:rPr>
        <w:t xml:space="preserve">widespread attitude in the Modern Muslim world and many Eastern cultures </w:t>
      </w:r>
      <w:r w:rsidRPr="003752F7">
        <w:rPr>
          <w:rFonts w:asciiTheme="majorBidi" w:hAnsiTheme="majorBidi" w:cstheme="majorBidi"/>
          <w:color w:val="474747"/>
          <w:sz w:val="20"/>
          <w:szCs w:val="20"/>
          <w:shd w:val="clear" w:color="auto" w:fill="FFFFFF"/>
        </w:rPr>
        <w:t>of unquestioning imitation of the Modern West and Western appearances</w:t>
      </w:r>
      <w:r w:rsidR="00BB0A1E" w:rsidRPr="003752F7">
        <w:rPr>
          <w:rFonts w:asciiTheme="majorBidi" w:hAnsiTheme="majorBidi" w:cstheme="majorBidi"/>
          <w:color w:val="474747"/>
          <w:sz w:val="20"/>
          <w:szCs w:val="20"/>
          <w:shd w:val="clear" w:color="auto" w:fill="FFFFFF"/>
        </w:rPr>
        <w:t xml:space="preserve">, </w:t>
      </w:r>
      <w:r w:rsidRPr="003752F7">
        <w:rPr>
          <w:rFonts w:asciiTheme="majorBidi" w:hAnsiTheme="majorBidi" w:cstheme="majorBidi"/>
          <w:color w:val="474747"/>
          <w:sz w:val="20"/>
          <w:szCs w:val="20"/>
          <w:shd w:val="clear" w:color="auto" w:fill="FFFFFF"/>
        </w:rPr>
        <w:t>in the absence</w:t>
      </w:r>
      <w:r w:rsidR="00BB0A1E" w:rsidRPr="003752F7">
        <w:rPr>
          <w:rFonts w:asciiTheme="majorBidi" w:hAnsiTheme="majorBidi" w:cstheme="majorBidi"/>
          <w:color w:val="474747"/>
          <w:sz w:val="20"/>
          <w:szCs w:val="20"/>
          <w:shd w:val="clear" w:color="auto" w:fill="FFFFFF"/>
        </w:rPr>
        <w:t>, however,</w:t>
      </w:r>
      <w:r w:rsidRPr="003752F7">
        <w:rPr>
          <w:rFonts w:asciiTheme="majorBidi" w:hAnsiTheme="majorBidi" w:cstheme="majorBidi"/>
          <w:color w:val="474747"/>
          <w:sz w:val="20"/>
          <w:szCs w:val="20"/>
          <w:shd w:val="clear" w:color="auto" w:fill="FFFFFF"/>
        </w:rPr>
        <w:t xml:space="preserve"> of any sufficient Intellectual understanding of the West</w:t>
      </w:r>
      <w:r w:rsidR="00BB0A1E" w:rsidRPr="003752F7">
        <w:rPr>
          <w:rFonts w:asciiTheme="majorBidi" w:hAnsiTheme="majorBidi" w:cstheme="majorBidi"/>
          <w:color w:val="474747"/>
          <w:sz w:val="20"/>
          <w:szCs w:val="20"/>
          <w:shd w:val="clear" w:color="auto" w:fill="FFFFFF"/>
        </w:rPr>
        <w:t>, its</w:t>
      </w:r>
      <w:r w:rsidRPr="003752F7">
        <w:rPr>
          <w:rFonts w:asciiTheme="majorBidi" w:hAnsiTheme="majorBidi" w:cstheme="majorBidi"/>
          <w:color w:val="474747"/>
          <w:sz w:val="20"/>
          <w:szCs w:val="20"/>
          <w:shd w:val="clear" w:color="auto" w:fill="FFFFFF"/>
        </w:rPr>
        <w:t xml:space="preserve"> history</w:t>
      </w:r>
      <w:r w:rsidR="00BB0A1E" w:rsidRPr="003752F7">
        <w:rPr>
          <w:rFonts w:asciiTheme="majorBidi" w:hAnsiTheme="majorBidi" w:cstheme="majorBidi"/>
          <w:color w:val="474747"/>
          <w:sz w:val="20"/>
          <w:szCs w:val="20"/>
          <w:shd w:val="clear" w:color="auto" w:fill="FFFFFF"/>
        </w:rPr>
        <w:t>,</w:t>
      </w:r>
      <w:r w:rsidRPr="003752F7">
        <w:rPr>
          <w:rFonts w:asciiTheme="majorBidi" w:hAnsiTheme="majorBidi" w:cstheme="majorBidi"/>
          <w:color w:val="474747"/>
          <w:sz w:val="20"/>
          <w:szCs w:val="20"/>
          <w:shd w:val="clear" w:color="auto" w:fill="FFFFFF"/>
        </w:rPr>
        <w:t xml:space="preserve"> and </w:t>
      </w:r>
      <w:r w:rsidR="00BB0A1E" w:rsidRPr="003752F7">
        <w:rPr>
          <w:rFonts w:asciiTheme="majorBidi" w:hAnsiTheme="majorBidi" w:cstheme="majorBidi"/>
          <w:color w:val="474747"/>
          <w:sz w:val="20"/>
          <w:szCs w:val="20"/>
          <w:shd w:val="clear" w:color="auto" w:fill="FFFFFF"/>
        </w:rPr>
        <w:t xml:space="preserve">the </w:t>
      </w:r>
      <w:r w:rsidRPr="003752F7">
        <w:rPr>
          <w:rFonts w:asciiTheme="majorBidi" w:hAnsiTheme="majorBidi" w:cstheme="majorBidi"/>
          <w:color w:val="474747"/>
          <w:sz w:val="20"/>
          <w:szCs w:val="20"/>
          <w:shd w:val="clear" w:color="auto" w:fill="FFFFFF"/>
        </w:rPr>
        <w:t>development of Modern Western thought</w:t>
      </w:r>
      <w:r w:rsidR="00BB0A1E" w:rsidRPr="003752F7">
        <w:rPr>
          <w:rFonts w:asciiTheme="majorBidi" w:hAnsiTheme="majorBidi" w:cstheme="majorBidi"/>
          <w:color w:val="474747"/>
          <w:sz w:val="20"/>
          <w:szCs w:val="20"/>
          <w:shd w:val="clear" w:color="auto" w:fill="FFFFFF"/>
        </w:rPr>
        <w:t xml:space="preserve"> and Science</w:t>
      </w:r>
      <w:r w:rsidRPr="003752F7">
        <w:rPr>
          <w:rFonts w:asciiTheme="majorBidi" w:hAnsiTheme="majorBidi" w:cstheme="majorBidi"/>
          <w:color w:val="474747"/>
          <w:sz w:val="20"/>
          <w:szCs w:val="20"/>
          <w:shd w:val="clear" w:color="auto" w:fill="FFFFFF"/>
        </w:rPr>
        <w:t xml:space="preserve">. The term </w:t>
      </w:r>
      <w:r w:rsidRPr="003752F7">
        <w:rPr>
          <w:rFonts w:asciiTheme="majorBidi" w:hAnsiTheme="majorBidi" w:cstheme="majorBidi"/>
          <w:i/>
          <w:iCs/>
          <w:color w:val="202122"/>
          <w:sz w:val="20"/>
          <w:szCs w:val="20"/>
          <w:shd w:val="clear" w:color="auto" w:fill="FFFFFF"/>
        </w:rPr>
        <w:t>Gharbzadeg</w:t>
      </w:r>
      <w:r w:rsidRPr="003752F7">
        <w:rPr>
          <w:rFonts w:asciiTheme="majorBidi" w:hAnsiTheme="majorBidi" w:cstheme="majorBidi"/>
          <w:i/>
          <w:iCs/>
          <w:sz w:val="20"/>
          <w:szCs w:val="20"/>
        </w:rPr>
        <w:t>ī</w:t>
      </w:r>
      <w:r w:rsidRPr="003752F7">
        <w:rPr>
          <w:rFonts w:asciiTheme="majorBidi" w:hAnsiTheme="majorBidi" w:cstheme="majorBidi"/>
          <w:sz w:val="20"/>
          <w:szCs w:val="20"/>
        </w:rPr>
        <w:t xml:space="preserve"> was then popularized by Jalāl Āl-e Aḥmad and became central to Modern Iranian consciousness. In 1381/1962, Jalāl Āl-e Aḥmad published </w:t>
      </w:r>
      <w:r w:rsidRPr="003752F7">
        <w:rPr>
          <w:rFonts w:asciiTheme="majorBidi" w:hAnsiTheme="majorBidi" w:cstheme="majorBidi"/>
          <w:i/>
          <w:iCs/>
          <w:sz w:val="20"/>
          <w:szCs w:val="20"/>
        </w:rPr>
        <w:t>Occidentosis: A Plague from the West</w:t>
      </w:r>
      <w:r w:rsidRPr="003752F7">
        <w:rPr>
          <w:rFonts w:asciiTheme="majorBidi" w:hAnsiTheme="majorBidi" w:cstheme="majorBidi"/>
          <w:sz w:val="20"/>
          <w:szCs w:val="20"/>
        </w:rPr>
        <w:t xml:space="preserve">. The work </w:t>
      </w:r>
      <w:r w:rsidR="007A2130" w:rsidRPr="003752F7">
        <w:rPr>
          <w:rFonts w:asciiTheme="majorBidi" w:hAnsiTheme="majorBidi" w:cstheme="majorBidi"/>
          <w:sz w:val="20"/>
          <w:szCs w:val="20"/>
        </w:rPr>
        <w:t>presented</w:t>
      </w:r>
      <w:r w:rsidRPr="003752F7">
        <w:rPr>
          <w:rFonts w:asciiTheme="majorBidi" w:hAnsiTheme="majorBidi" w:cstheme="majorBidi"/>
          <w:sz w:val="20"/>
          <w:szCs w:val="20"/>
        </w:rPr>
        <w:t xml:space="preserve"> a stinging critique of the West, Modern technology, and the </w:t>
      </w:r>
      <w:r w:rsidR="007A2130" w:rsidRPr="003752F7">
        <w:rPr>
          <w:rFonts w:asciiTheme="majorBidi" w:hAnsiTheme="majorBidi" w:cstheme="majorBidi"/>
          <w:sz w:val="20"/>
          <w:szCs w:val="20"/>
        </w:rPr>
        <w:t xml:space="preserve">very </w:t>
      </w:r>
      <w:r w:rsidRPr="003752F7">
        <w:rPr>
          <w:rFonts w:asciiTheme="majorBidi" w:hAnsiTheme="majorBidi" w:cstheme="majorBidi"/>
          <w:sz w:val="20"/>
          <w:szCs w:val="20"/>
        </w:rPr>
        <w:t>notion of Western “civilization” itself. In this work, Jalāl Āl-e Aḥmad return</w:t>
      </w:r>
      <w:r w:rsidR="007A2130" w:rsidRPr="003752F7">
        <w:rPr>
          <w:rFonts w:asciiTheme="majorBidi" w:hAnsiTheme="majorBidi" w:cstheme="majorBidi"/>
          <w:sz w:val="20"/>
          <w:szCs w:val="20"/>
        </w:rPr>
        <w:t>ed</w:t>
      </w:r>
      <w:r w:rsidRPr="003752F7">
        <w:rPr>
          <w:rFonts w:asciiTheme="majorBidi" w:hAnsiTheme="majorBidi" w:cstheme="majorBidi"/>
          <w:sz w:val="20"/>
          <w:szCs w:val="20"/>
        </w:rPr>
        <w:t xml:space="preserve"> to the concept of </w:t>
      </w:r>
      <w:r w:rsidRPr="003752F7">
        <w:rPr>
          <w:rFonts w:asciiTheme="majorBidi" w:hAnsiTheme="majorBidi" w:cstheme="majorBidi"/>
          <w:i/>
          <w:iCs/>
          <w:color w:val="202122"/>
          <w:sz w:val="20"/>
          <w:szCs w:val="20"/>
          <w:shd w:val="clear" w:color="auto" w:fill="FFFFFF"/>
        </w:rPr>
        <w:t>Gharbzedeg</w:t>
      </w:r>
      <w:r w:rsidRPr="003752F7">
        <w:rPr>
          <w:rFonts w:asciiTheme="majorBidi" w:hAnsiTheme="majorBidi" w:cstheme="majorBidi"/>
          <w:i/>
          <w:iCs/>
          <w:sz w:val="20"/>
          <w:szCs w:val="20"/>
        </w:rPr>
        <w:t>ī</w:t>
      </w:r>
      <w:r w:rsidRPr="003752F7">
        <w:rPr>
          <w:rFonts w:asciiTheme="majorBidi" w:hAnsiTheme="majorBidi" w:cstheme="majorBidi"/>
          <w:sz w:val="20"/>
          <w:szCs w:val="20"/>
        </w:rPr>
        <w:t>, which he describe</w:t>
      </w:r>
      <w:r w:rsidR="007A2130" w:rsidRPr="003752F7">
        <w:rPr>
          <w:rFonts w:asciiTheme="majorBidi" w:hAnsiTheme="majorBidi" w:cstheme="majorBidi"/>
          <w:sz w:val="20"/>
          <w:szCs w:val="20"/>
        </w:rPr>
        <w:t>d</w:t>
      </w:r>
      <w:r w:rsidRPr="003752F7">
        <w:rPr>
          <w:rFonts w:asciiTheme="majorBidi" w:hAnsiTheme="majorBidi" w:cstheme="majorBidi"/>
          <w:sz w:val="20"/>
          <w:szCs w:val="20"/>
        </w:rPr>
        <w:t xml:space="preserve"> as </w:t>
      </w:r>
      <w:r w:rsidRPr="003752F7">
        <w:rPr>
          <w:rFonts w:asciiTheme="majorBidi" w:hAnsiTheme="majorBidi" w:cstheme="majorBidi"/>
          <w:color w:val="202122"/>
          <w:sz w:val="20"/>
          <w:szCs w:val="20"/>
          <w:shd w:val="clear" w:color="auto" w:fill="FFFFFF"/>
        </w:rPr>
        <w:t xml:space="preserve">a contagious disease, listing its initial symptoms and detailing the nature of its pathology. Although “Occidentalism” as a word has </w:t>
      </w:r>
      <w:r w:rsidR="007A2130" w:rsidRPr="003752F7">
        <w:rPr>
          <w:rFonts w:asciiTheme="majorBidi" w:hAnsiTheme="majorBidi" w:cstheme="majorBidi"/>
          <w:color w:val="202122"/>
          <w:sz w:val="20"/>
          <w:szCs w:val="20"/>
          <w:shd w:val="clear" w:color="auto" w:fill="FFFFFF"/>
        </w:rPr>
        <w:t>such</w:t>
      </w:r>
      <w:r w:rsidRPr="003752F7">
        <w:rPr>
          <w:rFonts w:asciiTheme="majorBidi" w:hAnsiTheme="majorBidi" w:cstheme="majorBidi"/>
          <w:color w:val="202122"/>
          <w:sz w:val="20"/>
          <w:szCs w:val="20"/>
          <w:shd w:val="clear" w:color="auto" w:fill="FFFFFF"/>
        </w:rPr>
        <w:t xml:space="preserve"> Iranian roots, the notion of Occidentalism proposed and put in practice in </w:t>
      </w:r>
      <w:r w:rsidRPr="003752F7">
        <w:rPr>
          <w:rFonts w:asciiTheme="majorBidi" w:hAnsiTheme="majorBidi" w:cstheme="majorBidi"/>
          <w:i/>
          <w:iCs/>
          <w:color w:val="202122"/>
          <w:sz w:val="20"/>
          <w:szCs w:val="20"/>
          <w:shd w:val="clear" w:color="auto" w:fill="FFFFFF"/>
        </w:rPr>
        <w:t>The First Teaching</w:t>
      </w:r>
      <w:r w:rsidRPr="003752F7">
        <w:rPr>
          <w:rFonts w:asciiTheme="majorBidi" w:hAnsiTheme="majorBidi" w:cstheme="majorBidi"/>
          <w:color w:val="202122"/>
          <w:sz w:val="20"/>
          <w:szCs w:val="20"/>
          <w:shd w:val="clear" w:color="auto" w:fill="FFFFFF"/>
        </w:rPr>
        <w:t xml:space="preserve"> is concerned with how—as an objective historical fact—the West has systematically misunderstood itself from the Early Middle Ages until the present, creating a “cancel culture” that excluded from the Western</w:t>
      </w:r>
      <w:r w:rsidR="007A2130" w:rsidRPr="003752F7">
        <w:rPr>
          <w:rFonts w:asciiTheme="majorBidi" w:hAnsiTheme="majorBidi" w:cstheme="majorBidi"/>
          <w:color w:val="202122"/>
          <w:sz w:val="20"/>
          <w:szCs w:val="20"/>
          <w:shd w:val="clear" w:color="auto" w:fill="FFFFFF"/>
        </w:rPr>
        <w:t xml:space="preserve"> self-</w:t>
      </w:r>
      <w:r w:rsidRPr="003752F7">
        <w:rPr>
          <w:rFonts w:asciiTheme="majorBidi" w:hAnsiTheme="majorBidi" w:cstheme="majorBidi"/>
          <w:color w:val="202122"/>
          <w:sz w:val="20"/>
          <w:szCs w:val="20"/>
          <w:shd w:val="clear" w:color="auto" w:fill="FFFFFF"/>
        </w:rPr>
        <w:t xml:space="preserve">image anything that did not </w:t>
      </w:r>
      <w:r w:rsidR="004637E7" w:rsidRPr="003752F7">
        <w:rPr>
          <w:rFonts w:asciiTheme="majorBidi" w:hAnsiTheme="majorBidi" w:cstheme="majorBidi"/>
          <w:color w:val="202122"/>
          <w:sz w:val="20"/>
          <w:szCs w:val="20"/>
          <w:shd w:val="clear" w:color="auto" w:fill="FFFFFF"/>
        </w:rPr>
        <w:t>suit</w:t>
      </w:r>
      <w:r w:rsidRPr="003752F7">
        <w:rPr>
          <w:rFonts w:asciiTheme="majorBidi" w:hAnsiTheme="majorBidi" w:cstheme="majorBidi"/>
          <w:color w:val="202122"/>
          <w:sz w:val="20"/>
          <w:szCs w:val="20"/>
          <w:shd w:val="clear" w:color="auto" w:fill="FFFFFF"/>
        </w:rPr>
        <w:t xml:space="preserve"> it ideologically, whether that influence were Christian—as in the case of Arian and Irish Christianity—Judaic, Islamic, or otherwise.</w:t>
      </w:r>
    </w:p>
    <w:p w14:paraId="7E014A88" w14:textId="6D40E8DE" w:rsidR="00010281" w:rsidRPr="003752F7" w:rsidRDefault="00010281" w:rsidP="00010281">
      <w:pPr>
        <w:pStyle w:val="FootnoteText"/>
      </w:pPr>
      <w:r w:rsidRPr="003752F7">
        <w:t xml:space="preserve">      Although Orientalism officially claimed to study the Orient and its peoples, the discipline was often undertaken in the West as a means of dominating and gaining authority over the East. In both the West and East, </w:t>
      </w:r>
      <w:r w:rsidR="004637E7" w:rsidRPr="003752F7">
        <w:rPr>
          <w:i/>
          <w:iCs/>
        </w:rPr>
        <w:t xml:space="preserve">The First Teaching </w:t>
      </w:r>
      <w:r w:rsidRPr="003752F7">
        <w:t>propose</w:t>
      </w:r>
      <w:r w:rsidR="004637E7" w:rsidRPr="003752F7">
        <w:t>s</w:t>
      </w:r>
      <w:r w:rsidRPr="003752F7">
        <w:t xml:space="preserve"> that Occidentalism be an objective attempt at self-understanding with the goal of discovering who we—in the so-called West—actually are. As will be shown in</w:t>
      </w:r>
      <w:r w:rsidR="004637E7" w:rsidRPr="003752F7">
        <w:t xml:space="preserve"> our treatment</w:t>
      </w:r>
      <w:r w:rsidRPr="003752F7">
        <w:t xml:space="preserve"> on Occidentalism</w:t>
      </w:r>
      <w:r w:rsidR="004637E7" w:rsidRPr="003752F7">
        <w:t xml:space="preserve"> in Volume Five</w:t>
      </w:r>
      <w:r w:rsidRPr="003752F7">
        <w:t xml:space="preserve">, it is impossible to gain a sound understanding of the West </w:t>
      </w:r>
      <w:r w:rsidR="00206BBA" w:rsidRPr="003752F7">
        <w:t xml:space="preserve">and its complex history </w:t>
      </w:r>
      <w:r w:rsidRPr="003752F7">
        <w:t>without taking full account of how much Islam and Muslims have always been an essential part of the West—demographically, geographically, politically, militarily, commercially, and in other ways—and</w:t>
      </w:r>
      <w:r w:rsidR="00206BBA" w:rsidRPr="003752F7">
        <w:t xml:space="preserve"> how Muslims</w:t>
      </w:r>
      <w:r w:rsidRPr="003752F7">
        <w:t xml:space="preserve"> were never peripheral to </w:t>
      </w:r>
      <w:r w:rsidR="00206BBA" w:rsidRPr="003752F7">
        <w:t>Western</w:t>
      </w:r>
      <w:r w:rsidRPr="003752F7">
        <w:t xml:space="preserve"> development and growth. In addition to the role of Islamic Civilization in the development of the West, Occidentalism seek</w:t>
      </w:r>
      <w:r w:rsidR="009048BE" w:rsidRPr="003752F7">
        <w:t>s also</w:t>
      </w:r>
      <w:r w:rsidRPr="003752F7">
        <w:t xml:space="preserve"> to uncover the roles of other Traditions that have generally been ignored</w:t>
      </w:r>
      <w:r w:rsidR="009048BE" w:rsidRPr="003752F7">
        <w:t xml:space="preserve"> or not significantly </w:t>
      </w:r>
      <w:r w:rsidR="00C95FCD" w:rsidRPr="003752F7">
        <w:t>evaluated</w:t>
      </w:r>
      <w:r w:rsidRPr="003752F7">
        <w:t xml:space="preserve"> in the West’s dominant narrative of itself. Among the most important conclusions of the historical survey of Occidentalism in this book—which directly serves the work’s</w:t>
      </w:r>
      <w:r w:rsidR="00C95FCD" w:rsidRPr="003752F7">
        <w:t xml:space="preserve"> overall</w:t>
      </w:r>
      <w:r w:rsidRPr="003752F7">
        <w:t xml:space="preserve"> purpose—is to demonstrate as cogently as possible to the reader</w:t>
      </w:r>
      <w:r w:rsidR="004D64B8" w:rsidRPr="003752F7">
        <w:t>-listener</w:t>
      </w:r>
      <w:r w:rsidRPr="003752F7">
        <w:t xml:space="preserve"> that the deep subliminal and essentially irrational fears of Islam that many Westerns harbor are fundamentally related to the manner in which the Christian and </w:t>
      </w:r>
      <w:r w:rsidR="003B3A67" w:rsidRPr="003752F7">
        <w:t>post</w:t>
      </w:r>
      <w:r w:rsidRPr="003752F7">
        <w:t>-Christian West ha</w:t>
      </w:r>
      <w:r w:rsidR="003B3A67" w:rsidRPr="003752F7">
        <w:t>ve</w:t>
      </w:r>
      <w:r w:rsidRPr="003752F7">
        <w:t xml:space="preserve"> defined </w:t>
      </w:r>
      <w:r w:rsidR="003B3A67" w:rsidRPr="003752F7">
        <w:t>their</w:t>
      </w:r>
      <w:r w:rsidRPr="003752F7">
        <w:t xml:space="preserve"> identity as essentially the antithesis of whatever is Islamic, Jewish, or </w:t>
      </w:r>
      <w:r w:rsidR="003B3A67" w:rsidRPr="003752F7">
        <w:t>“</w:t>
      </w:r>
      <w:r w:rsidRPr="003752F7">
        <w:t>unw</w:t>
      </w:r>
      <w:r w:rsidR="003B3A67" w:rsidRPr="003752F7">
        <w:t>elcomed”</w:t>
      </w:r>
      <w:r w:rsidRPr="003752F7">
        <w:t xml:space="preserve"> in </w:t>
      </w:r>
      <w:r w:rsidR="003B3A67" w:rsidRPr="003752F7">
        <w:t>their</w:t>
      </w:r>
      <w:r w:rsidRPr="003752F7">
        <w:t xml:space="preserve"> own </w:t>
      </w:r>
      <w:r w:rsidR="009B7C5E" w:rsidRPr="003752F7">
        <w:t>idiosyncratic</w:t>
      </w:r>
      <w:r w:rsidRPr="003752F7">
        <w:t xml:space="preserve"> synthesis of Western self-definition</w:t>
      </w:r>
      <w:r w:rsidR="009B7C5E" w:rsidRPr="003752F7">
        <w:t>s</w:t>
      </w:r>
      <w:r w:rsidRPr="003752F7">
        <w:t>. The novel notion of “Judeo-Christian civilization,” which was introduced in the post-World War II period</w:t>
      </w:r>
      <w:r w:rsidR="007B6D5B" w:rsidRPr="003752F7">
        <w:t xml:space="preserve"> and will be fully discussed in Volume Four</w:t>
      </w:r>
      <w:r w:rsidRPr="003752F7">
        <w:t xml:space="preserve">, somewhat modified this frame of mind as regards Jews, although it has proven to be of little benefit to Muslims. As we will see, </w:t>
      </w:r>
      <w:r w:rsidR="007B6D5B" w:rsidRPr="003752F7">
        <w:t xml:space="preserve">however, </w:t>
      </w:r>
      <w:r w:rsidRPr="003752F7">
        <w:t>the great binary in the history of the West is actually what</w:t>
      </w:r>
      <w:r w:rsidR="007B6D5B" w:rsidRPr="003752F7">
        <w:t xml:space="preserve"> should be</w:t>
      </w:r>
      <w:r w:rsidRPr="003752F7">
        <w:t xml:space="preserve"> call</w:t>
      </w:r>
      <w:r w:rsidR="007B6D5B" w:rsidRPr="003752F7">
        <w:t>ed</w:t>
      </w:r>
      <w:r w:rsidRPr="003752F7">
        <w:t xml:space="preserve"> “Islamo-Christian Civilization,” in which the Jews often played an essential role as intermediaries. Instead of having been exotic, alien, and far away, Islam</w:t>
      </w:r>
      <w:r w:rsidR="007B6D5B" w:rsidRPr="003752F7">
        <w:t>ic Globalism</w:t>
      </w:r>
      <w:r w:rsidRPr="003752F7">
        <w:t xml:space="preserve"> and its </w:t>
      </w:r>
      <w:r w:rsidR="007B6D5B" w:rsidRPr="003752F7">
        <w:t>world</w:t>
      </w:r>
      <w:r w:rsidRPr="003752F7">
        <w:t xml:space="preserve"> </w:t>
      </w:r>
      <w:r w:rsidR="007B6D5B" w:rsidRPr="003752F7">
        <w:t>C</w:t>
      </w:r>
      <w:r w:rsidRPr="003752F7">
        <w:t xml:space="preserve">ulture and economic system were always part of Europe or were located on its immediate frontiers from the </w:t>
      </w:r>
      <w:r w:rsidR="007B6D5B" w:rsidRPr="003752F7">
        <w:t xml:space="preserve">shores of the </w:t>
      </w:r>
      <w:r w:rsidRPr="003752F7">
        <w:t>Atlantic in the West to the Urals in the East—and this was the longest and oldest Civilizational frontier in history. Among other things, Islam abolished feudalism</w:t>
      </w:r>
      <w:r w:rsidR="004260CF" w:rsidRPr="003752F7">
        <w:t xml:space="preserve"> wherever it dominated in Europe—especially in Iberia and Sicily—and it </w:t>
      </w:r>
      <w:r w:rsidRPr="003752F7">
        <w:t>constituted a religious and cultural rival of the first order</w:t>
      </w:r>
      <w:r w:rsidR="004260CF" w:rsidRPr="003752F7">
        <w:t>, which</w:t>
      </w:r>
      <w:r w:rsidRPr="003752F7">
        <w:t xml:space="preserve"> the Medieval West </w:t>
      </w:r>
      <w:r w:rsidR="004260CF" w:rsidRPr="003752F7">
        <w:t xml:space="preserve">and its Magisterial Church </w:t>
      </w:r>
      <w:r w:rsidRPr="003752F7">
        <w:t xml:space="preserve">could not easily manage or match except through propaganda and violence. Instead of being far away, Islam was, in fact, “too close for comfort” for the </w:t>
      </w:r>
      <w:r w:rsidR="00615763" w:rsidRPr="003752F7">
        <w:t xml:space="preserve">Magisterial </w:t>
      </w:r>
      <w:r w:rsidRPr="003752F7">
        <w:t xml:space="preserve">Church and the power </w:t>
      </w:r>
      <w:r w:rsidR="00615763" w:rsidRPr="003752F7">
        <w:t xml:space="preserve">feudal </w:t>
      </w:r>
      <w:r w:rsidRPr="003752F7">
        <w:t xml:space="preserve">elites of the </w:t>
      </w:r>
      <w:r w:rsidR="00615763" w:rsidRPr="003752F7">
        <w:t>Medieval</w:t>
      </w:r>
      <w:r w:rsidRPr="003752F7">
        <w:t xml:space="preserve"> West. But today—whether we welcome it or not—</w:t>
      </w:r>
      <w:r w:rsidR="00615763" w:rsidRPr="003752F7">
        <w:t>M</w:t>
      </w:r>
      <w:r w:rsidRPr="003752F7">
        <w:t>odern realities allow none of us</w:t>
      </w:r>
      <w:r w:rsidR="000020BF" w:rsidRPr="003752F7">
        <w:t xml:space="preserve"> the luxury of</w:t>
      </w:r>
      <w:r w:rsidRPr="003752F7">
        <w:t xml:space="preserve"> liv</w:t>
      </w:r>
      <w:r w:rsidR="000020BF" w:rsidRPr="003752F7">
        <w:t>ing</w:t>
      </w:r>
      <w:r w:rsidRPr="003752F7">
        <w:t xml:space="preserve"> any longer in isolation and ignorance of each other. The potential tragedy of the current zeal of some Westerners and non-Westerners to view Islam and Muslims as </w:t>
      </w:r>
      <w:r w:rsidR="000020BF" w:rsidRPr="003752F7">
        <w:t xml:space="preserve">a cosmic foil and </w:t>
      </w:r>
      <w:r w:rsidRPr="003752F7">
        <w:t xml:space="preserve">the malevolent Other </w:t>
      </w:r>
      <w:r w:rsidR="000020BF" w:rsidRPr="003752F7">
        <w:t>from</w:t>
      </w:r>
      <w:r w:rsidRPr="003752F7">
        <w:t xml:space="preserve"> an inherently adversarial camp in an unavoidable “clash of civilizations” must not only be avoided; rather, </w:t>
      </w:r>
      <w:r w:rsidR="00442D00" w:rsidRPr="003752F7">
        <w:t>such</w:t>
      </w:r>
      <w:r w:rsidRPr="003752F7">
        <w:t xml:space="preserve"> notions must now be </w:t>
      </w:r>
      <w:r w:rsidR="00442D00" w:rsidRPr="003752F7">
        <w:t xml:space="preserve">unconditionally </w:t>
      </w:r>
      <w:r w:rsidRPr="003752F7">
        <w:t>superseded in both private thought and public discourse alike.</w:t>
      </w:r>
      <w:r w:rsidRPr="003752F7" w:rsidDel="006D31DC">
        <w:t xml:space="preserve"> </w:t>
      </w:r>
      <w:r w:rsidRPr="003752F7">
        <w:t xml:space="preserve">As </w:t>
      </w:r>
      <w:r w:rsidR="00442D00" w:rsidRPr="003752F7">
        <w:t>H</w:t>
      </w:r>
      <w:r w:rsidRPr="003752F7">
        <w:t>uman beings aspiring for a Civilization worthy of the name, we must respectfully discover each other and learn to live in harmony.</w:t>
      </w:r>
    </w:p>
  </w:footnote>
  <w:footnote w:id="136">
    <w:p w14:paraId="14068D44" w14:textId="5B9B864C" w:rsidR="00843E65" w:rsidRPr="003752F7" w:rsidRDefault="00843E65">
      <w:pPr>
        <w:pStyle w:val="FootnoteText"/>
      </w:pPr>
      <w:r w:rsidRPr="003752F7">
        <w:rPr>
          <w:rStyle w:val="FootnoteReference"/>
        </w:rPr>
        <w:footnoteRef/>
      </w:r>
      <w:r w:rsidRPr="003752F7">
        <w:t xml:space="preserve"> Taken from Shakespeare (</w:t>
      </w:r>
      <w:r w:rsidR="00DB6472" w:rsidRPr="003752F7">
        <w:t xml:space="preserve">d. </w:t>
      </w:r>
      <w:r w:rsidR="009030C5" w:rsidRPr="003752F7">
        <w:t>1025/</w:t>
      </w:r>
      <w:r w:rsidR="00DB6472" w:rsidRPr="003752F7">
        <w:t>1616</w:t>
      </w:r>
      <w:r w:rsidRPr="003752F7">
        <w:t>)</w:t>
      </w:r>
      <w:r w:rsidR="000834DA" w:rsidRPr="003752F7">
        <w:t xml:space="preserve"> </w:t>
      </w:r>
      <w:r w:rsidR="000834DA" w:rsidRPr="003752F7">
        <w:rPr>
          <w:i/>
          <w:iCs/>
        </w:rPr>
        <w:t>The Life of Henry V</w:t>
      </w:r>
      <w:r w:rsidR="000834DA" w:rsidRPr="003752F7">
        <w:t xml:space="preserve">: </w:t>
      </w:r>
      <w:r w:rsidR="000834DA" w:rsidRPr="003752F7">
        <w:rPr>
          <w:color w:val="000000"/>
        </w:rPr>
        <w:t xml:space="preserve">“… </w:t>
      </w:r>
      <w:r w:rsidRPr="003752F7">
        <w:rPr>
          <w:color w:val="000000"/>
        </w:rPr>
        <w:t>a good</w:t>
      </w:r>
      <w:r w:rsidR="000834DA" w:rsidRPr="003752F7">
        <w:rPr>
          <w:color w:val="000000"/>
        </w:rPr>
        <w:t xml:space="preserve"> heart, Kate, is the sun and the moon—or rather the sun and not the moon, for it shines bright and never changes, but keeps his course truly.”</w:t>
      </w:r>
      <w:r w:rsidRPr="003752F7">
        <w:rPr>
          <w:rStyle w:val="apple-converted-space"/>
          <w:color w:val="000000"/>
        </w:rPr>
        <w:t> </w:t>
      </w:r>
    </w:p>
  </w:footnote>
  <w:footnote w:id="137">
    <w:p w14:paraId="3682D613" w14:textId="37247BDD" w:rsidR="00E86172" w:rsidRPr="003752F7" w:rsidRDefault="00E86172" w:rsidP="00E86172">
      <w:pPr>
        <w:pStyle w:val="FootnoteText"/>
      </w:pPr>
      <w:r w:rsidRPr="003752F7">
        <w:rPr>
          <w:rStyle w:val="FootnoteReference"/>
        </w:rPr>
        <w:footnoteRef/>
      </w:r>
      <w:r w:rsidRPr="003752F7">
        <w:t xml:space="preserve"> </w:t>
      </w:r>
      <w:r w:rsidRPr="003752F7">
        <w:rPr>
          <w:b/>
          <w:bCs/>
        </w:rPr>
        <w:t xml:space="preserve">Malcolm X </w:t>
      </w:r>
      <w:r w:rsidRPr="003752F7">
        <w:t xml:space="preserve">(d. 1384/1965) was born Malcolm Little and took the name </w:t>
      </w:r>
      <w:r w:rsidRPr="003752F7">
        <w:rPr>
          <w:rFonts w:eastAsiaTheme="minorEastAsia"/>
          <w:b/>
          <w:bCs/>
          <w:color w:val="000000"/>
        </w:rPr>
        <w:t>al-Ḥājj Mālik al-Shabazz</w:t>
      </w:r>
      <w:r w:rsidRPr="003752F7">
        <w:rPr>
          <w:rFonts w:eastAsiaTheme="minorEastAsia"/>
          <w:color w:val="000000"/>
        </w:rPr>
        <w:t xml:space="preserve"> toward the end of his short life. Malcolm X was a great Muslim American leader and </w:t>
      </w:r>
      <w:r w:rsidR="00751A88" w:rsidRPr="003752F7">
        <w:rPr>
          <w:rFonts w:eastAsiaTheme="minorEastAsia"/>
          <w:color w:val="000000"/>
        </w:rPr>
        <w:t>H</w:t>
      </w:r>
      <w:r w:rsidRPr="003752F7">
        <w:rPr>
          <w:rFonts w:eastAsiaTheme="minorEastAsia"/>
          <w:color w:val="000000"/>
        </w:rPr>
        <w:t xml:space="preserve">uman rights activist. His posthumous life story, </w:t>
      </w:r>
      <w:r w:rsidRPr="003752F7">
        <w:rPr>
          <w:rFonts w:eastAsiaTheme="minorEastAsia"/>
          <w:i/>
          <w:iCs/>
          <w:color w:val="000000"/>
        </w:rPr>
        <w:t>The Autobiography of Malcolm X</w:t>
      </w:r>
      <w:r w:rsidRPr="003752F7">
        <w:rPr>
          <w:rFonts w:eastAsiaTheme="minorEastAsia"/>
          <w:color w:val="000000"/>
        </w:rPr>
        <w:t xml:space="preserve">, which was written in collaboration with Alex Haley (d. 1412/1992) and published in </w:t>
      </w:r>
      <w:r w:rsidR="0081670C" w:rsidRPr="003752F7">
        <w:rPr>
          <w:rFonts w:eastAsiaTheme="minorEastAsia"/>
          <w:color w:val="000000"/>
        </w:rPr>
        <w:t>1384/</w:t>
      </w:r>
      <w:r w:rsidRPr="003752F7">
        <w:rPr>
          <w:rFonts w:eastAsiaTheme="minorEastAsia"/>
          <w:color w:val="000000"/>
        </w:rPr>
        <w:t xml:space="preserve">1965, has proven to be one of the most influential books written in twentieth-century America. Malcolm </w:t>
      </w:r>
      <w:r w:rsidR="008C2024" w:rsidRPr="003752F7">
        <w:rPr>
          <w:rFonts w:eastAsiaTheme="minorEastAsia"/>
          <w:color w:val="000000"/>
        </w:rPr>
        <w:t>Little—the future Malcolm X—</w:t>
      </w:r>
      <w:r w:rsidRPr="003752F7">
        <w:rPr>
          <w:rFonts w:eastAsiaTheme="minorEastAsia"/>
          <w:color w:val="000000"/>
        </w:rPr>
        <w:t xml:space="preserve">was sent to prison for ten years in 1365/1946. During this time, he joined the Nation of Islam under the direction of Elijah Muhammad (d. 1395/1975) and adopted the name Malcolm X to symbolize his little-known </w:t>
      </w:r>
      <w:r w:rsidR="008C2024" w:rsidRPr="003752F7">
        <w:rPr>
          <w:rFonts w:eastAsiaTheme="minorEastAsia"/>
          <w:color w:val="000000"/>
        </w:rPr>
        <w:t xml:space="preserve">and long-lost </w:t>
      </w:r>
      <w:r w:rsidRPr="003752F7">
        <w:rPr>
          <w:rFonts w:eastAsiaTheme="minorEastAsia"/>
          <w:color w:val="000000"/>
        </w:rPr>
        <w:t xml:space="preserve">African ancestry, while also discarding “Little” as a slave master’s name. After his parole in 1371/1952, Malcolm X became one of the most influential leaders of the Nation of Islam. In 1383/1964, however, he broke with the Nation of Islam, adopted Traditional </w:t>
      </w:r>
      <w:r w:rsidRPr="003752F7">
        <w:t>Sunnī Islam, and made the pilgrimage to Mecca. After returning to the United States, he founded the Muslim Mosque, Inc. in Harlem and the Pan-African Organization of Afro-American Unity. Malcolm X was assassinated in New York in the Audubon Ballroom in Manhattan on 20 Shawwāl 1384/21 February 1965 and was buried about twenty-five miles North of Midtown Manhattan in the Ferncliff Cemetary in Hartsdale, New York.</w:t>
      </w:r>
    </w:p>
  </w:footnote>
  <w:footnote w:id="138">
    <w:p w14:paraId="06951CDD" w14:textId="601FD14E" w:rsidR="00D02317" w:rsidRPr="003752F7" w:rsidRDefault="00D02317">
      <w:pPr>
        <w:pStyle w:val="FootnoteText"/>
      </w:pPr>
      <w:r w:rsidRPr="003752F7">
        <w:rPr>
          <w:rStyle w:val="FootnoteReference"/>
        </w:rPr>
        <w:footnoteRef/>
      </w:r>
      <w:r w:rsidRPr="003752F7">
        <w:t xml:space="preserve"> </w:t>
      </w:r>
      <w:r w:rsidRPr="003752F7">
        <w:rPr>
          <w:rFonts w:eastAsia="Cambria"/>
        </w:rPr>
        <w:t>W.</w:t>
      </w:r>
      <w:r w:rsidR="0087033F" w:rsidRPr="003752F7">
        <w:rPr>
          <w:rFonts w:eastAsia="Cambria"/>
        </w:rPr>
        <w:t xml:space="preserve"> </w:t>
      </w:r>
      <w:r w:rsidRPr="003752F7">
        <w:rPr>
          <w:rFonts w:eastAsia="Cambria"/>
        </w:rPr>
        <w:t xml:space="preserve">H. Auden (d. </w:t>
      </w:r>
      <w:r w:rsidR="003C11BB" w:rsidRPr="003752F7">
        <w:rPr>
          <w:rFonts w:eastAsia="Cambria"/>
        </w:rPr>
        <w:t>1393/</w:t>
      </w:r>
      <w:r w:rsidR="002817A0" w:rsidRPr="003752F7">
        <w:rPr>
          <w:rFonts w:eastAsia="Cambria"/>
        </w:rPr>
        <w:t>197</w:t>
      </w:r>
      <w:r w:rsidR="0087033F" w:rsidRPr="003752F7">
        <w:rPr>
          <w:rFonts w:eastAsia="Cambria"/>
        </w:rPr>
        <w:t>3</w:t>
      </w:r>
      <w:r w:rsidRPr="003752F7">
        <w:rPr>
          <w:rFonts w:eastAsia="Cambria"/>
        </w:rPr>
        <w:t>).</w:t>
      </w:r>
    </w:p>
  </w:footnote>
  <w:footnote w:id="139">
    <w:p w14:paraId="560F7215" w14:textId="016FCD3F" w:rsidR="00E86172" w:rsidRPr="003752F7" w:rsidRDefault="00E86172" w:rsidP="00E86172">
      <w:pPr>
        <w:pStyle w:val="FootnoteText"/>
        <w:rPr>
          <w:rFonts w:eastAsiaTheme="minorEastAsia"/>
          <w:color w:val="18191A"/>
        </w:rPr>
      </w:pPr>
      <w:r w:rsidRPr="003752F7">
        <w:rPr>
          <w:rStyle w:val="FootnoteReference"/>
        </w:rPr>
        <w:footnoteRef/>
      </w:r>
      <w:r w:rsidRPr="003752F7">
        <w:t xml:space="preserve"> </w:t>
      </w:r>
      <w:r w:rsidRPr="003752F7">
        <w:rPr>
          <w:rFonts w:eastAsiaTheme="minorEastAsia"/>
          <w:b/>
          <w:bCs/>
          <w:color w:val="18191A"/>
        </w:rPr>
        <w:t xml:space="preserve">Adolf von Harnack </w:t>
      </w:r>
      <w:r w:rsidRPr="003752F7">
        <w:rPr>
          <w:rFonts w:eastAsiaTheme="minorEastAsia"/>
          <w:color w:val="18191A"/>
        </w:rPr>
        <w:t xml:space="preserve">(d. 1349/1930) or, more fully, Carl Gustav Adolf von Harnack, was a Baltic German Lutheran </w:t>
      </w:r>
      <w:r w:rsidR="00E76CF0" w:rsidRPr="003752F7">
        <w:rPr>
          <w:rFonts w:eastAsiaTheme="minorEastAsia"/>
          <w:color w:val="18191A"/>
        </w:rPr>
        <w:t>T</w:t>
      </w:r>
      <w:r w:rsidRPr="003752F7">
        <w:rPr>
          <w:rFonts w:eastAsiaTheme="minorEastAsia"/>
          <w:color w:val="18191A"/>
        </w:rPr>
        <w:t xml:space="preserve">heologian and prominent historian of the Christian Church. Von Harnack traced the influence of Hellenistic Philosophical ideas on early Christian writings and raised important questions about the authenticity of the </w:t>
      </w:r>
      <w:r w:rsidR="00E76CF0" w:rsidRPr="003752F7">
        <w:rPr>
          <w:rFonts w:eastAsiaTheme="minorEastAsia"/>
          <w:color w:val="18191A"/>
        </w:rPr>
        <w:t>D</w:t>
      </w:r>
      <w:r w:rsidRPr="003752F7">
        <w:rPr>
          <w:rFonts w:eastAsiaTheme="minorEastAsia"/>
          <w:color w:val="18191A"/>
        </w:rPr>
        <w:t xml:space="preserve">octrines of the early Church. He belonged to the </w:t>
      </w:r>
      <w:r w:rsidR="00E76CF0" w:rsidRPr="003752F7">
        <w:rPr>
          <w:rFonts w:eastAsiaTheme="minorEastAsia"/>
          <w:color w:val="18191A"/>
        </w:rPr>
        <w:t>S</w:t>
      </w:r>
      <w:r w:rsidRPr="003752F7">
        <w:rPr>
          <w:rFonts w:eastAsiaTheme="minorEastAsia"/>
          <w:color w:val="18191A"/>
        </w:rPr>
        <w:t xml:space="preserve">chool of “higher criticism,” which flourished in Germany at that time and </w:t>
      </w:r>
      <w:r w:rsidR="00C8366B" w:rsidRPr="003752F7">
        <w:rPr>
          <w:rFonts w:eastAsiaTheme="minorEastAsia"/>
          <w:color w:val="18191A"/>
        </w:rPr>
        <w:t xml:space="preserve">which </w:t>
      </w:r>
      <w:r w:rsidRPr="003752F7">
        <w:rPr>
          <w:rFonts w:eastAsiaTheme="minorEastAsia"/>
          <w:color w:val="18191A"/>
        </w:rPr>
        <w:t xml:space="preserve">sought to establish the “historical-critical method” as the academic standard for interpreting the Bible and understanding the historical Jesus. In addition to his </w:t>
      </w:r>
      <w:r w:rsidR="00C8366B" w:rsidRPr="003752F7">
        <w:rPr>
          <w:rFonts w:eastAsiaTheme="minorEastAsia"/>
          <w:color w:val="18191A"/>
        </w:rPr>
        <w:t>T</w:t>
      </w:r>
      <w:r w:rsidRPr="003752F7">
        <w:rPr>
          <w:rFonts w:eastAsiaTheme="minorEastAsia"/>
          <w:color w:val="18191A"/>
        </w:rPr>
        <w:t xml:space="preserve">heological activities and academic work in Church history, von Harnack played an important role in the establishment of the Kaiser Wilhelm Society for the promotion of the </w:t>
      </w:r>
      <w:r w:rsidR="00C8366B" w:rsidRPr="003752F7">
        <w:rPr>
          <w:rFonts w:eastAsiaTheme="minorEastAsia"/>
          <w:color w:val="18191A"/>
        </w:rPr>
        <w:t>S</w:t>
      </w:r>
      <w:r w:rsidRPr="003752F7">
        <w:rPr>
          <w:rFonts w:eastAsiaTheme="minorEastAsia"/>
          <w:color w:val="18191A"/>
        </w:rPr>
        <w:t>ciences</w:t>
      </w:r>
      <w:r w:rsidR="00C8366B" w:rsidRPr="003752F7">
        <w:rPr>
          <w:rFonts w:eastAsiaTheme="minorEastAsia"/>
          <w:color w:val="18191A"/>
        </w:rPr>
        <w:t>,</w:t>
      </w:r>
      <w:r w:rsidRPr="003752F7">
        <w:rPr>
          <w:rFonts w:eastAsiaTheme="minorEastAsia"/>
          <w:color w:val="18191A"/>
        </w:rPr>
        <w:t xml:space="preserve"> and </w:t>
      </w:r>
      <w:r w:rsidR="00C8366B" w:rsidRPr="003752F7">
        <w:rPr>
          <w:rFonts w:eastAsiaTheme="minorEastAsia"/>
          <w:color w:val="18191A"/>
        </w:rPr>
        <w:t xml:space="preserve">he </w:t>
      </w:r>
      <w:r w:rsidRPr="003752F7">
        <w:rPr>
          <w:rFonts w:eastAsiaTheme="minorEastAsia"/>
          <w:color w:val="18191A"/>
        </w:rPr>
        <w:t>was</w:t>
      </w:r>
      <w:r w:rsidR="00C8366B" w:rsidRPr="003752F7">
        <w:rPr>
          <w:rFonts w:eastAsiaTheme="minorEastAsia"/>
          <w:color w:val="18191A"/>
        </w:rPr>
        <w:t xml:space="preserve"> also</w:t>
      </w:r>
      <w:r w:rsidRPr="003752F7">
        <w:rPr>
          <w:rFonts w:eastAsiaTheme="minorEastAsia"/>
          <w:color w:val="18191A"/>
        </w:rPr>
        <w:t xml:space="preserve"> its first president.</w:t>
      </w:r>
    </w:p>
  </w:footnote>
  <w:footnote w:id="140">
    <w:p w14:paraId="299862F3" w14:textId="762A8B03" w:rsidR="00E86172" w:rsidRPr="003752F7" w:rsidRDefault="00E86172" w:rsidP="00E86172">
      <w:pPr>
        <w:pStyle w:val="FootnoteText"/>
      </w:pPr>
      <w:r w:rsidRPr="003752F7">
        <w:rPr>
          <w:rStyle w:val="FootnoteReference"/>
        </w:rPr>
        <w:footnoteRef/>
      </w:r>
      <w:r w:rsidRPr="003752F7">
        <w:t xml:space="preserve"> </w:t>
      </w:r>
      <w:r w:rsidRPr="003752F7">
        <w:rPr>
          <w:b/>
          <w:bCs/>
        </w:rPr>
        <w:t xml:space="preserve">Martin Marty </w:t>
      </w:r>
      <w:r w:rsidRPr="003752F7">
        <w:t>(</w:t>
      </w:r>
      <w:r w:rsidR="00C5201C" w:rsidRPr="003752F7">
        <w:t>d. 1446/2025</w:t>
      </w:r>
      <w:r w:rsidRPr="003752F7">
        <w:t>) or, more fully, the Reverend Martin Emil Marty was born in Nebraska and became a Pastor in the Missouri Synod Lutheran Church, later teaching at the Divinity School of the University of Chicago, where he was awarded the honor of emeritus status. He</w:t>
      </w:r>
      <w:r w:rsidR="006B7458" w:rsidRPr="003752F7">
        <w:t xml:space="preserve"> was a staunch supporter of pluralism and</w:t>
      </w:r>
      <w:r w:rsidRPr="003752F7">
        <w:t xml:space="preserve"> wr</w:t>
      </w:r>
      <w:r w:rsidR="005A15E1" w:rsidRPr="003752F7">
        <w:t>ote</w:t>
      </w:r>
      <w:r w:rsidRPr="003752F7">
        <w:t xml:space="preserve"> extensively on the history of religion in the United States.</w:t>
      </w:r>
    </w:p>
  </w:footnote>
  <w:footnote w:id="141">
    <w:p w14:paraId="5618DD84" w14:textId="77777777" w:rsidR="00E86172" w:rsidRPr="003752F7" w:rsidRDefault="00E86172" w:rsidP="00E86172">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 xml:space="preserve">Studs Terkel </w:t>
      </w:r>
      <w:r w:rsidRPr="003752F7">
        <w:rPr>
          <w:rFonts w:asciiTheme="majorBidi" w:hAnsiTheme="majorBidi" w:cstheme="majorBidi"/>
          <w:sz w:val="20"/>
          <w:szCs w:val="20"/>
        </w:rPr>
        <w:t>(d. 1429/2008) or</w:t>
      </w:r>
      <w:r w:rsidRPr="003752F7">
        <w:rPr>
          <w:rFonts w:asciiTheme="majorBidi" w:hAnsiTheme="majorBidi" w:cstheme="majorBidi"/>
          <w:color w:val="202122"/>
          <w:sz w:val="20"/>
          <w:szCs w:val="20"/>
        </w:rPr>
        <w:t xml:space="preserve"> Louis</w:t>
      </w:r>
      <w:r w:rsidRPr="003752F7">
        <w:rPr>
          <w:rStyle w:val="apple-converted-space"/>
          <w:rFonts w:asciiTheme="majorBidi" w:eastAsiaTheme="majorEastAsia" w:hAnsiTheme="majorBidi" w:cstheme="majorBidi"/>
          <w:color w:val="202122"/>
          <w:sz w:val="20"/>
          <w:szCs w:val="20"/>
          <w:shd w:val="clear" w:color="auto" w:fill="FFFFFF"/>
        </w:rPr>
        <w:t> </w:t>
      </w:r>
      <w:r w:rsidRPr="003752F7">
        <w:rPr>
          <w:rFonts w:asciiTheme="majorBidi" w:hAnsiTheme="majorBidi" w:cstheme="majorBidi"/>
          <w:color w:val="202122"/>
          <w:sz w:val="20"/>
          <w:szCs w:val="20"/>
          <w:shd w:val="clear" w:color="auto" w:fill="FFFFFF"/>
        </w:rPr>
        <w:t>“</w:t>
      </w:r>
      <w:r w:rsidRPr="003752F7">
        <w:rPr>
          <w:rFonts w:asciiTheme="majorBidi" w:hAnsiTheme="majorBidi" w:cstheme="majorBidi"/>
          <w:color w:val="202122"/>
          <w:sz w:val="20"/>
          <w:szCs w:val="20"/>
        </w:rPr>
        <w:t>Studs</w:t>
      </w:r>
      <w:r w:rsidRPr="003752F7">
        <w:rPr>
          <w:rFonts w:asciiTheme="majorBidi" w:hAnsiTheme="majorBidi" w:cstheme="majorBidi"/>
          <w:color w:val="202122"/>
          <w:sz w:val="20"/>
          <w:szCs w:val="20"/>
          <w:shd w:val="clear" w:color="auto" w:fill="FFFFFF"/>
        </w:rPr>
        <w:t>”</w:t>
      </w:r>
      <w:r w:rsidRPr="003752F7">
        <w:rPr>
          <w:rStyle w:val="apple-converted-space"/>
          <w:rFonts w:asciiTheme="majorBidi" w:eastAsiaTheme="majorEastAsia" w:hAnsiTheme="majorBidi" w:cstheme="majorBidi"/>
          <w:color w:val="202122"/>
          <w:sz w:val="20"/>
          <w:szCs w:val="20"/>
          <w:shd w:val="clear" w:color="auto" w:fill="FFFFFF"/>
        </w:rPr>
        <w:t> </w:t>
      </w:r>
      <w:r w:rsidRPr="003752F7">
        <w:rPr>
          <w:rFonts w:asciiTheme="majorBidi" w:hAnsiTheme="majorBidi" w:cstheme="majorBidi"/>
          <w:color w:val="202122"/>
          <w:sz w:val="20"/>
          <w:szCs w:val="20"/>
        </w:rPr>
        <w:t>Terkel</w:t>
      </w:r>
      <w:r w:rsidRPr="003752F7">
        <w:rPr>
          <w:rStyle w:val="apple-converted-space"/>
          <w:rFonts w:asciiTheme="majorBidi" w:eastAsiaTheme="majorEastAsia" w:hAnsiTheme="majorBidi" w:cstheme="majorBidi"/>
          <w:color w:val="202122"/>
          <w:sz w:val="20"/>
          <w:szCs w:val="20"/>
          <w:shd w:val="clear" w:color="auto" w:fill="FFFFFF"/>
        </w:rPr>
        <w:t> </w:t>
      </w:r>
      <w:r w:rsidRPr="003752F7">
        <w:rPr>
          <w:rFonts w:asciiTheme="majorBidi" w:hAnsiTheme="majorBidi" w:cstheme="majorBidi"/>
          <w:color w:val="202122"/>
          <w:sz w:val="20"/>
          <w:szCs w:val="20"/>
          <w:shd w:val="clear" w:color="auto" w:fill="FFFFFF"/>
        </w:rPr>
        <w:t xml:space="preserve">was a noted American writer, historian, actor, and radio broadcaster. He received the Pulitzer Prize for General Non-Fiction in in 1985 and is known for his oral histories of ordinary Americans. </w:t>
      </w:r>
    </w:p>
  </w:footnote>
  <w:footnote w:id="142">
    <w:p w14:paraId="12F6F79C" w14:textId="1696FCF7" w:rsidR="00E86172" w:rsidRPr="003752F7" w:rsidRDefault="00E86172" w:rsidP="00E86172">
      <w:pPr>
        <w:pStyle w:val="FootnoteText"/>
      </w:pPr>
      <w:r w:rsidRPr="003752F7">
        <w:rPr>
          <w:rStyle w:val="FootnoteReference"/>
        </w:rPr>
        <w:footnoteRef/>
      </w:r>
      <w:r w:rsidRPr="003752F7">
        <w:t xml:space="preserve"> </w:t>
      </w:r>
      <w:r w:rsidRPr="003752F7">
        <w:rPr>
          <w:b/>
          <w:bCs/>
        </w:rPr>
        <w:t>Lewis Lapham</w:t>
      </w:r>
      <w:r w:rsidRPr="003752F7">
        <w:t xml:space="preserve"> (d. 1446/2024) or Lewis Henry Lapham </w:t>
      </w:r>
      <w:r w:rsidR="00751100" w:rsidRPr="003752F7">
        <w:t>was</w:t>
      </w:r>
      <w:r w:rsidRPr="003752F7">
        <w:t xml:space="preserve"> a</w:t>
      </w:r>
      <w:r w:rsidR="00751100" w:rsidRPr="003752F7">
        <w:t xml:space="preserve"> noted </w:t>
      </w:r>
      <w:r w:rsidRPr="003752F7">
        <w:t xml:space="preserve">American writer and served as the editor of </w:t>
      </w:r>
      <w:r w:rsidRPr="003752F7">
        <w:rPr>
          <w:i/>
          <w:iCs/>
        </w:rPr>
        <w:t>Harper’s Magazine</w:t>
      </w:r>
      <w:r w:rsidRPr="003752F7">
        <w:t xml:space="preserve"> for many years. He </w:t>
      </w:r>
      <w:r w:rsidR="00751100" w:rsidRPr="003752F7">
        <w:t>was</w:t>
      </w:r>
      <w:r w:rsidRPr="003752F7">
        <w:t xml:space="preserve"> also the founder of </w:t>
      </w:r>
      <w:r w:rsidRPr="003752F7">
        <w:rPr>
          <w:i/>
          <w:iCs/>
        </w:rPr>
        <w:t>Lapham’s Quarterly</w:t>
      </w:r>
      <w:r w:rsidRPr="003752F7">
        <w:t xml:space="preserve">, which is devoted to the study of history and literature. </w:t>
      </w:r>
      <w:r w:rsidR="00751100" w:rsidRPr="003752F7">
        <w:t>Lewis Lapham</w:t>
      </w:r>
      <w:r w:rsidRPr="003752F7">
        <w:t xml:space="preserve"> was born and grew up in San Francisco.</w:t>
      </w:r>
    </w:p>
  </w:footnote>
  <w:footnote w:id="143">
    <w:p w14:paraId="2785C94E" w14:textId="5102C216" w:rsidR="00E86172" w:rsidRPr="003752F7" w:rsidRDefault="00E86172" w:rsidP="00E86172">
      <w:pPr>
        <w:rPr>
          <w:rFonts w:asciiTheme="majorBidi" w:hAnsiTheme="majorBidi" w:cstheme="majorBidi"/>
          <w:color w:val="222222"/>
          <w:sz w:val="20"/>
          <w:szCs w:val="20"/>
          <w:shd w:val="clear" w:color="auto" w:fill="FFFFFF"/>
        </w:rPr>
      </w:pPr>
      <w:r w:rsidRPr="003752F7">
        <w:rPr>
          <w:rStyle w:val="FootnoteReference"/>
          <w:rFonts w:asciiTheme="majorBidi" w:eastAsiaTheme="majorEastAsia"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Johann Wolfgang von Goethe</w:t>
      </w:r>
      <w:r w:rsidRPr="003752F7">
        <w:rPr>
          <w:rFonts w:asciiTheme="majorBidi" w:hAnsiTheme="majorBidi" w:cstheme="majorBidi"/>
          <w:sz w:val="20"/>
          <w:szCs w:val="20"/>
        </w:rPr>
        <w:t xml:space="preserve"> (d. 1248/1832) was a great German philosopher, </w:t>
      </w:r>
      <w:r w:rsidR="00751100" w:rsidRPr="003752F7">
        <w:rPr>
          <w:rFonts w:asciiTheme="majorBidi" w:hAnsiTheme="majorBidi" w:cstheme="majorBidi"/>
          <w:sz w:val="20"/>
          <w:szCs w:val="20"/>
        </w:rPr>
        <w:t>S</w:t>
      </w:r>
      <w:r w:rsidRPr="003752F7">
        <w:rPr>
          <w:rFonts w:asciiTheme="majorBidi" w:hAnsiTheme="majorBidi" w:cstheme="majorBidi"/>
          <w:sz w:val="20"/>
          <w:szCs w:val="20"/>
        </w:rPr>
        <w:t xml:space="preserve">cientist, poet, writer, theatre director, literary and music critic, and statesman. He is regarded as the greatest and most influential writer in the German language, but—beyond that—stands out as a unique intellectual giant in the </w:t>
      </w:r>
      <w:r w:rsidR="00EA74D0" w:rsidRPr="003752F7">
        <w:rPr>
          <w:rFonts w:asciiTheme="majorBidi" w:hAnsiTheme="majorBidi" w:cstheme="majorBidi"/>
          <w:sz w:val="20"/>
          <w:szCs w:val="20"/>
        </w:rPr>
        <w:t>M</w:t>
      </w:r>
      <w:r w:rsidRPr="003752F7">
        <w:rPr>
          <w:rFonts w:asciiTheme="majorBidi" w:hAnsiTheme="majorBidi" w:cstheme="majorBidi"/>
          <w:sz w:val="20"/>
          <w:szCs w:val="20"/>
        </w:rPr>
        <w:t>odern age.</w:t>
      </w:r>
      <w:r w:rsidRPr="003752F7">
        <w:rPr>
          <w:rFonts w:asciiTheme="majorBidi" w:hAnsiTheme="majorBidi" w:cstheme="majorBidi"/>
          <w:color w:val="222222"/>
          <w:sz w:val="20"/>
          <w:szCs w:val="20"/>
          <w:shd w:val="clear" w:color="auto" w:fill="FFFFFF"/>
        </w:rPr>
        <w:t xml:space="preserve"> The American philosopher, poet, and writer Ralph Waldo Emerson (d. 1299/1882) singled out Goethe as one of the six great “representative </w:t>
      </w:r>
      <w:r w:rsidR="00EA74D0" w:rsidRPr="003752F7">
        <w:rPr>
          <w:rFonts w:asciiTheme="majorBidi" w:hAnsiTheme="majorBidi" w:cstheme="majorBidi"/>
          <w:color w:val="222222"/>
          <w:sz w:val="20"/>
          <w:szCs w:val="20"/>
          <w:shd w:val="clear" w:color="auto" w:fill="FFFFFF"/>
        </w:rPr>
        <w:t>M</w:t>
      </w:r>
      <w:r w:rsidRPr="003752F7">
        <w:rPr>
          <w:rFonts w:asciiTheme="majorBidi" w:hAnsiTheme="majorBidi" w:cstheme="majorBidi"/>
          <w:color w:val="222222"/>
          <w:sz w:val="20"/>
          <w:szCs w:val="20"/>
          <w:shd w:val="clear" w:color="auto" w:fill="FFFFFF"/>
        </w:rPr>
        <w:t>en” of Western Europe alongside Plato (d. 348 BCE), Shakespeare (d. 1025/1616), Michel de Montagne (d. 1000/1592), Swedenborg (d. 1186/1772), and Napoleon (d. 1236/1821). Goethe actually met with Napoleon in 1223/1808, and</w:t>
      </w:r>
      <w:r w:rsidRPr="003752F7">
        <w:rPr>
          <w:rFonts w:asciiTheme="majorBidi" w:hAnsiTheme="majorBidi" w:cstheme="majorBidi"/>
          <w:sz w:val="20"/>
          <w:szCs w:val="20"/>
        </w:rPr>
        <w:t>—</w:t>
      </w:r>
      <w:r w:rsidRPr="003752F7">
        <w:rPr>
          <w:rFonts w:asciiTheme="majorBidi" w:hAnsiTheme="majorBidi" w:cstheme="majorBidi"/>
          <w:color w:val="222222"/>
          <w:sz w:val="20"/>
          <w:szCs w:val="20"/>
          <w:shd w:val="clear" w:color="auto" w:fill="FFFFFF"/>
        </w:rPr>
        <w:t xml:space="preserve">after a long discussion of many things—Napoleon said to Goethe: </w:t>
      </w:r>
      <w:r w:rsidRPr="003752F7">
        <w:rPr>
          <w:rFonts w:asciiTheme="majorBidi" w:hAnsiTheme="majorBidi" w:cstheme="majorBidi"/>
          <w:color w:val="202122"/>
          <w:sz w:val="20"/>
          <w:szCs w:val="20"/>
        </w:rPr>
        <w:t>“</w:t>
      </w:r>
      <w:r w:rsidRPr="003752F7">
        <w:rPr>
          <w:rFonts w:asciiTheme="majorBidi" w:hAnsiTheme="majorBidi" w:cstheme="majorBidi"/>
          <w:i/>
          <w:iCs/>
          <w:color w:val="202122"/>
          <w:sz w:val="20"/>
          <w:szCs w:val="20"/>
        </w:rPr>
        <w:t>Vous êtes un homme</w:t>
      </w:r>
      <w:r w:rsidRPr="003752F7">
        <w:rPr>
          <w:rStyle w:val="apple-converted-space"/>
          <w:rFonts w:asciiTheme="majorBidi" w:eastAsiaTheme="majorEastAsia" w:hAnsiTheme="majorBidi" w:cstheme="majorBidi"/>
          <w:color w:val="202122"/>
          <w:sz w:val="20"/>
          <w:szCs w:val="20"/>
        </w:rPr>
        <w:t> </w:t>
      </w:r>
      <w:r w:rsidRPr="003752F7">
        <w:rPr>
          <w:rFonts w:asciiTheme="majorBidi" w:hAnsiTheme="majorBidi" w:cstheme="majorBidi"/>
          <w:color w:val="202122"/>
          <w:sz w:val="20"/>
          <w:szCs w:val="20"/>
        </w:rPr>
        <w:t xml:space="preserve">(You are [truly] a Man)!” </w:t>
      </w:r>
      <w:r w:rsidR="001C2D5E" w:rsidRPr="003752F7">
        <w:rPr>
          <w:rFonts w:asciiTheme="majorBidi" w:hAnsiTheme="majorBidi" w:cstheme="majorBidi"/>
          <w:color w:val="202122"/>
          <w:sz w:val="20"/>
          <w:szCs w:val="20"/>
        </w:rPr>
        <w:t xml:space="preserve">But </w:t>
      </w:r>
      <w:r w:rsidRPr="003752F7">
        <w:rPr>
          <w:rFonts w:asciiTheme="majorBidi" w:hAnsiTheme="majorBidi" w:cstheme="majorBidi"/>
          <w:color w:val="202122"/>
          <w:sz w:val="20"/>
          <w:szCs w:val="20"/>
        </w:rPr>
        <w:t xml:space="preserve">Goethe himself </w:t>
      </w:r>
      <w:r w:rsidR="001C2D5E" w:rsidRPr="003752F7">
        <w:rPr>
          <w:rFonts w:asciiTheme="majorBidi" w:hAnsiTheme="majorBidi" w:cstheme="majorBidi"/>
          <w:color w:val="202122"/>
          <w:sz w:val="20"/>
          <w:szCs w:val="20"/>
        </w:rPr>
        <w:t xml:space="preserve">also </w:t>
      </w:r>
      <w:r w:rsidRPr="003752F7">
        <w:rPr>
          <w:rFonts w:asciiTheme="majorBidi" w:hAnsiTheme="majorBidi" w:cstheme="majorBidi"/>
          <w:color w:val="202122"/>
          <w:sz w:val="20"/>
          <w:szCs w:val="20"/>
        </w:rPr>
        <w:t>came away from the meeting deeply impressed with Napoleon</w:t>
      </w:r>
      <w:r w:rsidR="001C2D5E" w:rsidRPr="003752F7">
        <w:rPr>
          <w:rFonts w:asciiTheme="majorBidi" w:hAnsiTheme="majorBidi" w:cstheme="majorBidi"/>
          <w:color w:val="202122"/>
          <w:sz w:val="20"/>
          <w:szCs w:val="20"/>
        </w:rPr>
        <w:t>’</w:t>
      </w:r>
      <w:r w:rsidRPr="003752F7">
        <w:rPr>
          <w:rFonts w:asciiTheme="majorBidi" w:hAnsiTheme="majorBidi" w:cstheme="majorBidi"/>
          <w:color w:val="202122"/>
          <w:sz w:val="20"/>
          <w:szCs w:val="20"/>
        </w:rPr>
        <w:t xml:space="preserve">s </w:t>
      </w:r>
      <w:r w:rsidR="001C2D5E" w:rsidRPr="003752F7">
        <w:rPr>
          <w:rFonts w:asciiTheme="majorBidi" w:hAnsiTheme="majorBidi" w:cstheme="majorBidi"/>
          <w:color w:val="202122"/>
          <w:sz w:val="20"/>
          <w:szCs w:val="20"/>
        </w:rPr>
        <w:t xml:space="preserve">Intellect and </w:t>
      </w:r>
      <w:r w:rsidRPr="003752F7">
        <w:rPr>
          <w:rFonts w:asciiTheme="majorBidi" w:hAnsiTheme="majorBidi" w:cstheme="majorBidi"/>
          <w:color w:val="202122"/>
          <w:sz w:val="20"/>
          <w:szCs w:val="20"/>
        </w:rPr>
        <w:t xml:space="preserve">insight as well as his aspirations to find a viable alternative to the corrupt old regime of the French aristocracy. Goethe always spoke of Napoleon with great respect, confessing that </w:t>
      </w:r>
      <w:r w:rsidR="00D0393A" w:rsidRPr="003752F7">
        <w:rPr>
          <w:rFonts w:asciiTheme="majorBidi" w:hAnsiTheme="majorBidi" w:cstheme="majorBidi"/>
          <w:color w:val="202122"/>
          <w:sz w:val="20"/>
          <w:szCs w:val="20"/>
        </w:rPr>
        <w:t>“</w:t>
      </w:r>
      <w:r w:rsidRPr="003752F7">
        <w:rPr>
          <w:rFonts w:asciiTheme="majorBidi" w:hAnsiTheme="majorBidi" w:cstheme="majorBidi"/>
          <w:color w:val="202122"/>
          <w:sz w:val="20"/>
          <w:szCs w:val="20"/>
        </w:rPr>
        <w:t>nothing higher and more pleasing could have happened to me in all my life</w:t>
      </w:r>
      <w:r w:rsidR="00D0393A" w:rsidRPr="003752F7">
        <w:rPr>
          <w:rFonts w:asciiTheme="majorBidi" w:hAnsiTheme="majorBidi" w:cstheme="majorBidi"/>
          <w:color w:val="202122"/>
          <w:sz w:val="20"/>
          <w:szCs w:val="20"/>
        </w:rPr>
        <w:t>”</w:t>
      </w:r>
      <w:r w:rsidRPr="003752F7">
        <w:rPr>
          <w:rFonts w:asciiTheme="majorBidi" w:hAnsiTheme="majorBidi" w:cstheme="majorBidi"/>
          <w:color w:val="202122"/>
          <w:sz w:val="20"/>
          <w:szCs w:val="20"/>
        </w:rPr>
        <w:t xml:space="preserve"> than to have met Napoleon in person.</w:t>
      </w:r>
      <w:r w:rsidRPr="003752F7">
        <w:rPr>
          <w:rFonts w:asciiTheme="majorBidi" w:hAnsiTheme="majorBidi" w:cstheme="majorBidi"/>
          <w:color w:val="222222"/>
          <w:sz w:val="20"/>
          <w:szCs w:val="20"/>
          <w:shd w:val="clear" w:color="auto" w:fill="FFFFFF"/>
        </w:rPr>
        <w:t xml:space="preserve"> </w:t>
      </w:r>
    </w:p>
    <w:p w14:paraId="52888090" w14:textId="771AEB99" w:rsidR="00E86172" w:rsidRPr="003752F7" w:rsidRDefault="00E86172" w:rsidP="00E86172">
      <w:pPr>
        <w:pStyle w:val="NormalWeb"/>
        <w:spacing w:before="0" w:beforeAutospacing="0" w:after="0" w:afterAutospacing="0"/>
        <w:rPr>
          <w:rFonts w:asciiTheme="majorBidi" w:hAnsiTheme="majorBidi" w:cstheme="majorBidi"/>
          <w:color w:val="202122"/>
          <w:sz w:val="20"/>
          <w:szCs w:val="20"/>
        </w:rPr>
      </w:pPr>
      <w:r w:rsidRPr="003752F7">
        <w:rPr>
          <w:rFonts w:asciiTheme="majorBidi" w:hAnsiTheme="majorBidi" w:cstheme="majorBidi"/>
          <w:color w:val="222222"/>
          <w:sz w:val="20"/>
          <w:szCs w:val="20"/>
          <w:shd w:val="clear" w:color="auto" w:fill="FFFFFF"/>
        </w:rPr>
        <w:t xml:space="preserve">    </w:t>
      </w:r>
      <w:r w:rsidRPr="003752F7">
        <w:rPr>
          <w:rFonts w:asciiTheme="majorBidi" w:hAnsiTheme="majorBidi" w:cstheme="majorBidi"/>
          <w:sz w:val="20"/>
          <w:szCs w:val="20"/>
        </w:rPr>
        <w:t xml:space="preserve">Goethe was keenly concerned with the study of natural </w:t>
      </w:r>
      <w:r w:rsidR="00D0393A" w:rsidRPr="003752F7">
        <w:rPr>
          <w:rFonts w:asciiTheme="majorBidi" w:hAnsiTheme="majorBidi" w:cstheme="majorBidi"/>
          <w:sz w:val="20"/>
          <w:szCs w:val="20"/>
        </w:rPr>
        <w:t>S</w:t>
      </w:r>
      <w:r w:rsidRPr="003752F7">
        <w:rPr>
          <w:rFonts w:asciiTheme="majorBidi" w:hAnsiTheme="majorBidi" w:cstheme="majorBidi"/>
          <w:sz w:val="20"/>
          <w:szCs w:val="20"/>
        </w:rPr>
        <w:t xml:space="preserve">cience. He wrote on the science of colors, organic morphological homology in plants and insects, air pressure, minerals, synthetically comprehensive geology, botany, anatomy, and various other aspects of </w:t>
      </w:r>
      <w:r w:rsidR="00424087" w:rsidRPr="003752F7">
        <w:rPr>
          <w:rFonts w:asciiTheme="majorBidi" w:hAnsiTheme="majorBidi" w:cstheme="majorBidi"/>
          <w:sz w:val="20"/>
          <w:szCs w:val="20"/>
        </w:rPr>
        <w:t>M</w:t>
      </w:r>
      <w:r w:rsidRPr="003752F7">
        <w:rPr>
          <w:rFonts w:asciiTheme="majorBidi" w:hAnsiTheme="majorBidi" w:cstheme="majorBidi"/>
          <w:sz w:val="20"/>
          <w:szCs w:val="20"/>
        </w:rPr>
        <w:t xml:space="preserve">odern </w:t>
      </w:r>
      <w:r w:rsidR="00424087" w:rsidRPr="003752F7">
        <w:rPr>
          <w:rFonts w:asciiTheme="majorBidi" w:hAnsiTheme="majorBidi" w:cstheme="majorBidi"/>
          <w:sz w:val="20"/>
          <w:szCs w:val="20"/>
        </w:rPr>
        <w:t>S</w:t>
      </w:r>
      <w:r w:rsidRPr="003752F7">
        <w:rPr>
          <w:rFonts w:asciiTheme="majorBidi" w:hAnsiTheme="majorBidi" w:cstheme="majorBidi"/>
          <w:sz w:val="20"/>
          <w:szCs w:val="20"/>
        </w:rPr>
        <w:t>cience. He also made profound criticisms of the limitations of Newtonian physics</w:t>
      </w:r>
      <w:r w:rsidR="00783D9D" w:rsidRPr="003752F7">
        <w:rPr>
          <w:rFonts w:asciiTheme="majorBidi" w:hAnsiTheme="majorBidi" w:cstheme="majorBidi"/>
          <w:sz w:val="20"/>
          <w:szCs w:val="20"/>
        </w:rPr>
        <w:t>. T</w:t>
      </w:r>
      <w:r w:rsidRPr="003752F7">
        <w:rPr>
          <w:rFonts w:asciiTheme="majorBidi" w:hAnsiTheme="majorBidi" w:cstheme="majorBidi"/>
          <w:sz w:val="20"/>
          <w:szCs w:val="20"/>
        </w:rPr>
        <w:t xml:space="preserve">he validity of </w:t>
      </w:r>
      <w:r w:rsidR="00783D9D" w:rsidRPr="003752F7">
        <w:rPr>
          <w:rFonts w:asciiTheme="majorBidi" w:hAnsiTheme="majorBidi" w:cstheme="majorBidi"/>
          <w:sz w:val="20"/>
          <w:szCs w:val="20"/>
        </w:rPr>
        <w:t xml:space="preserve">his critiques of Newton </w:t>
      </w:r>
      <w:r w:rsidRPr="003752F7">
        <w:rPr>
          <w:rFonts w:asciiTheme="majorBidi" w:hAnsiTheme="majorBidi" w:cstheme="majorBidi"/>
          <w:sz w:val="20"/>
          <w:szCs w:val="20"/>
        </w:rPr>
        <w:t>would</w:t>
      </w:r>
      <w:r w:rsidR="00783D9D" w:rsidRPr="003752F7">
        <w:rPr>
          <w:rFonts w:asciiTheme="majorBidi" w:hAnsiTheme="majorBidi" w:cstheme="majorBidi"/>
          <w:sz w:val="20"/>
          <w:szCs w:val="20"/>
        </w:rPr>
        <w:t>, however,</w:t>
      </w:r>
      <w:r w:rsidRPr="003752F7">
        <w:rPr>
          <w:rFonts w:asciiTheme="majorBidi" w:hAnsiTheme="majorBidi" w:cstheme="majorBidi"/>
          <w:sz w:val="20"/>
          <w:szCs w:val="20"/>
        </w:rPr>
        <w:t xml:space="preserve"> only come to light in the early </w:t>
      </w:r>
      <w:r w:rsidR="00783D9D" w:rsidRPr="003752F7">
        <w:rPr>
          <w:rFonts w:asciiTheme="majorBidi" w:hAnsiTheme="majorBidi" w:cstheme="majorBidi"/>
          <w:sz w:val="20"/>
          <w:szCs w:val="20"/>
        </w:rPr>
        <w:t>fourteenth/</w:t>
      </w:r>
      <w:r w:rsidRPr="003752F7">
        <w:rPr>
          <w:rFonts w:asciiTheme="majorBidi" w:hAnsiTheme="majorBidi" w:cstheme="majorBidi"/>
          <w:sz w:val="20"/>
          <w:szCs w:val="20"/>
        </w:rPr>
        <w:t>twentieth century.</w:t>
      </w:r>
      <w:r w:rsidRPr="003752F7">
        <w:rPr>
          <w:rFonts w:asciiTheme="majorBidi" w:hAnsiTheme="majorBidi" w:cstheme="majorBidi"/>
          <w:color w:val="202122"/>
          <w:sz w:val="20"/>
          <w:szCs w:val="20"/>
        </w:rPr>
        <w:t xml:space="preserve"> The German poet and polymath Novalis (d. 1215/1801), who was himself a geologist and mining engineer, said that Goethe was, in fact, the first and most epoch-making physicist of his time </w:t>
      </w:r>
      <w:r w:rsidR="001E32C1" w:rsidRPr="003752F7">
        <w:rPr>
          <w:rFonts w:asciiTheme="majorBidi" w:hAnsiTheme="majorBidi" w:cstheme="majorBidi"/>
          <w:color w:val="202122"/>
          <w:sz w:val="20"/>
          <w:szCs w:val="20"/>
        </w:rPr>
        <w:t>as well as</w:t>
      </w:r>
      <w:r w:rsidRPr="003752F7">
        <w:rPr>
          <w:rFonts w:asciiTheme="majorBidi" w:hAnsiTheme="majorBidi" w:cstheme="majorBidi"/>
          <w:color w:val="202122"/>
          <w:sz w:val="20"/>
          <w:szCs w:val="20"/>
        </w:rPr>
        <w:t xml:space="preserve"> in the </w:t>
      </w:r>
      <w:r w:rsidR="001E32C1" w:rsidRPr="003752F7">
        <w:rPr>
          <w:rFonts w:asciiTheme="majorBidi" w:hAnsiTheme="majorBidi" w:cstheme="majorBidi"/>
          <w:color w:val="202122"/>
          <w:sz w:val="20"/>
          <w:szCs w:val="20"/>
        </w:rPr>
        <w:t xml:space="preserve">entire </w:t>
      </w:r>
      <w:r w:rsidRPr="003752F7">
        <w:rPr>
          <w:rFonts w:asciiTheme="majorBidi" w:hAnsiTheme="majorBidi" w:cstheme="majorBidi"/>
          <w:color w:val="202122"/>
          <w:sz w:val="20"/>
          <w:szCs w:val="20"/>
        </w:rPr>
        <w:t>history of physics. Novalis</w:t>
      </w:r>
      <w:r w:rsidRPr="003752F7">
        <w:rPr>
          <w:rFonts w:asciiTheme="majorBidi" w:hAnsiTheme="majorBidi" w:cstheme="majorBidi"/>
          <w:sz w:val="20"/>
          <w:szCs w:val="20"/>
        </w:rPr>
        <w:t>—</w:t>
      </w:r>
      <w:r w:rsidRPr="003752F7">
        <w:rPr>
          <w:rFonts w:asciiTheme="majorBidi" w:hAnsiTheme="majorBidi" w:cstheme="majorBidi"/>
          <w:color w:val="202122"/>
          <w:sz w:val="20"/>
          <w:szCs w:val="20"/>
        </w:rPr>
        <w:t>like Goethe</w:t>
      </w:r>
      <w:r w:rsidRPr="003752F7">
        <w:rPr>
          <w:rFonts w:asciiTheme="majorBidi" w:hAnsiTheme="majorBidi" w:cstheme="majorBidi"/>
          <w:sz w:val="20"/>
          <w:szCs w:val="20"/>
        </w:rPr>
        <w:t>—</w:t>
      </w:r>
      <w:r w:rsidRPr="003752F7">
        <w:rPr>
          <w:rFonts w:asciiTheme="majorBidi" w:hAnsiTheme="majorBidi" w:cstheme="majorBidi"/>
          <w:color w:val="202122"/>
          <w:sz w:val="20"/>
          <w:szCs w:val="20"/>
        </w:rPr>
        <w:t xml:space="preserve">understood that </w:t>
      </w:r>
      <w:r w:rsidR="001E32C1" w:rsidRPr="003752F7">
        <w:rPr>
          <w:rFonts w:asciiTheme="majorBidi" w:hAnsiTheme="majorBidi" w:cstheme="majorBidi"/>
          <w:color w:val="202122"/>
          <w:sz w:val="20"/>
          <w:szCs w:val="20"/>
        </w:rPr>
        <w:t>S</w:t>
      </w:r>
      <w:r w:rsidRPr="003752F7">
        <w:rPr>
          <w:rFonts w:asciiTheme="majorBidi" w:hAnsiTheme="majorBidi" w:cstheme="majorBidi"/>
          <w:color w:val="202122"/>
          <w:sz w:val="20"/>
          <w:szCs w:val="20"/>
        </w:rPr>
        <w:t xml:space="preserve">cientific thought must join the quantitative with the qualitative and said that Goethe had proven that the most perfect educational approach to </w:t>
      </w:r>
      <w:r w:rsidR="001E32C1" w:rsidRPr="003752F7">
        <w:rPr>
          <w:rFonts w:asciiTheme="majorBidi" w:hAnsiTheme="majorBidi" w:cstheme="majorBidi"/>
          <w:color w:val="202122"/>
          <w:sz w:val="20"/>
          <w:szCs w:val="20"/>
        </w:rPr>
        <w:t>S</w:t>
      </w:r>
      <w:r w:rsidRPr="003752F7">
        <w:rPr>
          <w:rFonts w:asciiTheme="majorBidi" w:hAnsiTheme="majorBidi" w:cstheme="majorBidi"/>
          <w:color w:val="202122"/>
          <w:sz w:val="20"/>
          <w:szCs w:val="20"/>
        </w:rPr>
        <w:t xml:space="preserve">cience belongs within the </w:t>
      </w:r>
      <w:r w:rsidR="001E32C1" w:rsidRPr="003752F7">
        <w:rPr>
          <w:rFonts w:asciiTheme="majorBidi" w:hAnsiTheme="majorBidi" w:cstheme="majorBidi"/>
          <w:color w:val="202122"/>
          <w:sz w:val="20"/>
          <w:szCs w:val="20"/>
        </w:rPr>
        <w:t xml:space="preserve">artistic </w:t>
      </w:r>
      <w:r w:rsidRPr="003752F7">
        <w:rPr>
          <w:rFonts w:asciiTheme="majorBidi" w:hAnsiTheme="majorBidi" w:cstheme="majorBidi"/>
          <w:color w:val="202122"/>
          <w:sz w:val="20"/>
          <w:szCs w:val="20"/>
        </w:rPr>
        <w:t xml:space="preserve">sphere of work. </w:t>
      </w:r>
      <w:r w:rsidRPr="003752F7">
        <w:rPr>
          <w:rFonts w:asciiTheme="majorBidi" w:hAnsiTheme="majorBidi" w:cstheme="majorBidi"/>
          <w:sz w:val="20"/>
          <w:szCs w:val="20"/>
        </w:rPr>
        <w:t xml:space="preserve">Goethe greatly valued his </w:t>
      </w:r>
      <w:r w:rsidR="001E32C1" w:rsidRPr="003752F7">
        <w:rPr>
          <w:rFonts w:asciiTheme="majorBidi" w:hAnsiTheme="majorBidi" w:cstheme="majorBidi"/>
          <w:sz w:val="20"/>
          <w:szCs w:val="20"/>
        </w:rPr>
        <w:t>S</w:t>
      </w:r>
      <w:r w:rsidRPr="003752F7">
        <w:rPr>
          <w:rFonts w:asciiTheme="majorBidi" w:hAnsiTheme="majorBidi" w:cstheme="majorBidi"/>
          <w:sz w:val="20"/>
          <w:szCs w:val="20"/>
        </w:rPr>
        <w:t>cientific research and speculations</w:t>
      </w:r>
      <w:r w:rsidR="001E32C1" w:rsidRPr="003752F7">
        <w:rPr>
          <w:rFonts w:asciiTheme="majorBidi" w:hAnsiTheme="majorBidi" w:cstheme="majorBidi"/>
          <w:sz w:val="20"/>
          <w:szCs w:val="20"/>
        </w:rPr>
        <w:t xml:space="preserve"> and placed</w:t>
      </w:r>
      <w:r w:rsidR="00360A0F" w:rsidRPr="003752F7">
        <w:rPr>
          <w:rFonts w:asciiTheme="majorBidi" w:hAnsiTheme="majorBidi" w:cstheme="majorBidi"/>
          <w:sz w:val="20"/>
          <w:szCs w:val="20"/>
        </w:rPr>
        <w:t xml:space="preserve"> them far above</w:t>
      </w:r>
      <w:r w:rsidRPr="003752F7">
        <w:rPr>
          <w:rFonts w:asciiTheme="majorBidi" w:hAnsiTheme="majorBidi" w:cstheme="majorBidi"/>
          <w:sz w:val="20"/>
          <w:szCs w:val="20"/>
        </w:rPr>
        <w:t xml:space="preserve"> his poetical contributions</w:t>
      </w:r>
      <w:r w:rsidR="00360A0F" w:rsidRPr="003752F7">
        <w:rPr>
          <w:rFonts w:asciiTheme="majorBidi" w:hAnsiTheme="majorBidi" w:cstheme="majorBidi"/>
          <w:sz w:val="20"/>
          <w:szCs w:val="20"/>
        </w:rPr>
        <w:t>. He</w:t>
      </w:r>
      <w:r w:rsidRPr="003752F7">
        <w:rPr>
          <w:rFonts w:asciiTheme="majorBidi" w:hAnsiTheme="majorBidi" w:cstheme="majorBidi"/>
          <w:sz w:val="20"/>
          <w:szCs w:val="20"/>
        </w:rPr>
        <w:t xml:space="preserve"> said:</w:t>
      </w:r>
    </w:p>
    <w:p w14:paraId="59B8FC3D" w14:textId="51947CA2" w:rsidR="00E86172" w:rsidRPr="003752F7" w:rsidRDefault="00E86172" w:rsidP="00360A0F">
      <w:pPr>
        <w:ind w:left="810" w:right="1170"/>
        <w:rPr>
          <w:rFonts w:asciiTheme="majorBidi" w:hAnsiTheme="majorBidi" w:cstheme="majorBidi"/>
          <w:color w:val="222222"/>
          <w:sz w:val="20"/>
          <w:szCs w:val="20"/>
          <w:shd w:val="clear" w:color="auto" w:fill="FFFFFF"/>
        </w:rPr>
      </w:pPr>
      <w:r w:rsidRPr="003752F7">
        <w:rPr>
          <w:rFonts w:asciiTheme="majorBidi" w:hAnsiTheme="majorBidi" w:cstheme="majorBidi"/>
          <w:sz w:val="20"/>
          <w:szCs w:val="20"/>
        </w:rPr>
        <w:t xml:space="preserve">As for what I have done as a poet, I take no pride in it. But that, in my century, I am the only person who knows the </w:t>
      </w:r>
      <w:r w:rsidR="008F5FF4" w:rsidRPr="003752F7">
        <w:rPr>
          <w:rFonts w:asciiTheme="majorBidi" w:hAnsiTheme="majorBidi" w:cstheme="majorBidi"/>
          <w:sz w:val="20"/>
          <w:szCs w:val="20"/>
        </w:rPr>
        <w:t>T</w:t>
      </w:r>
      <w:r w:rsidRPr="003752F7">
        <w:rPr>
          <w:rFonts w:asciiTheme="majorBidi" w:hAnsiTheme="majorBidi" w:cstheme="majorBidi"/>
          <w:sz w:val="20"/>
          <w:szCs w:val="20"/>
        </w:rPr>
        <w:t xml:space="preserve">ruth of the difficult </w:t>
      </w:r>
      <w:r w:rsidR="008F5FF4" w:rsidRPr="003752F7">
        <w:rPr>
          <w:rFonts w:asciiTheme="majorBidi" w:hAnsiTheme="majorBidi" w:cstheme="majorBidi"/>
          <w:sz w:val="20"/>
          <w:szCs w:val="20"/>
        </w:rPr>
        <w:t>S</w:t>
      </w:r>
      <w:r w:rsidRPr="003752F7">
        <w:rPr>
          <w:rFonts w:asciiTheme="majorBidi" w:hAnsiTheme="majorBidi" w:cstheme="majorBidi"/>
          <w:sz w:val="20"/>
          <w:szCs w:val="20"/>
        </w:rPr>
        <w:t>cience of colors—in that, I say, I am not just a little proud, but here I have consciousness of a particular superiority over many.</w:t>
      </w:r>
      <w:r w:rsidRPr="003752F7">
        <w:rPr>
          <w:rFonts w:asciiTheme="majorBidi" w:hAnsiTheme="majorBidi" w:cstheme="majorBidi"/>
          <w:color w:val="222222"/>
          <w:sz w:val="20"/>
          <w:szCs w:val="20"/>
          <w:shd w:val="clear" w:color="auto" w:fill="FFFFFF"/>
        </w:rPr>
        <w:t xml:space="preserve"> </w:t>
      </w:r>
    </w:p>
    <w:p w14:paraId="28B18787" w14:textId="6B1FC638" w:rsidR="00E86172" w:rsidRPr="003752F7" w:rsidRDefault="00E86172" w:rsidP="00E86172">
      <w:pPr>
        <w:pStyle w:val="NormalWeb"/>
        <w:spacing w:before="0" w:beforeAutospacing="0" w:after="0" w:afterAutospacing="0"/>
        <w:rPr>
          <w:rFonts w:asciiTheme="majorBidi" w:hAnsiTheme="majorBidi" w:cstheme="majorBidi"/>
          <w:color w:val="202122"/>
          <w:sz w:val="20"/>
          <w:szCs w:val="20"/>
        </w:rPr>
      </w:pPr>
      <w:r w:rsidRPr="003752F7">
        <w:rPr>
          <w:rFonts w:asciiTheme="majorBidi" w:hAnsiTheme="majorBidi" w:cstheme="majorBidi"/>
          <w:color w:val="222222"/>
          <w:sz w:val="20"/>
          <w:szCs w:val="20"/>
          <w:shd w:val="clear" w:color="auto" w:fill="FFFFFF"/>
        </w:rPr>
        <w:t xml:space="preserve">Goethe’s first major </w:t>
      </w:r>
      <w:r w:rsidR="008F5FF4" w:rsidRPr="003752F7">
        <w:rPr>
          <w:rFonts w:asciiTheme="majorBidi" w:hAnsiTheme="majorBidi" w:cstheme="majorBidi"/>
          <w:color w:val="222222"/>
          <w:sz w:val="20"/>
          <w:szCs w:val="20"/>
          <w:shd w:val="clear" w:color="auto" w:fill="FFFFFF"/>
        </w:rPr>
        <w:t>S</w:t>
      </w:r>
      <w:r w:rsidRPr="003752F7">
        <w:rPr>
          <w:rFonts w:asciiTheme="majorBidi" w:hAnsiTheme="majorBidi" w:cstheme="majorBidi"/>
          <w:color w:val="222222"/>
          <w:sz w:val="20"/>
          <w:szCs w:val="20"/>
          <w:shd w:val="clear" w:color="auto" w:fill="FFFFFF"/>
        </w:rPr>
        <w:t xml:space="preserve">cientific work was his </w:t>
      </w:r>
      <w:r w:rsidRPr="003752F7">
        <w:rPr>
          <w:rFonts w:asciiTheme="majorBidi" w:hAnsiTheme="majorBidi" w:cstheme="majorBidi"/>
          <w:i/>
          <w:iCs/>
          <w:color w:val="222222"/>
          <w:sz w:val="20"/>
          <w:szCs w:val="20"/>
          <w:shd w:val="clear" w:color="auto" w:fill="FFFFFF"/>
        </w:rPr>
        <w:t>Metamorphosis of Plants</w:t>
      </w:r>
      <w:r w:rsidRPr="003752F7">
        <w:rPr>
          <w:rFonts w:asciiTheme="majorBidi" w:hAnsiTheme="majorBidi" w:cstheme="majorBidi"/>
          <w:color w:val="222222"/>
          <w:sz w:val="20"/>
          <w:szCs w:val="20"/>
          <w:shd w:val="clear" w:color="auto" w:fill="FFFFFF"/>
        </w:rPr>
        <w:t xml:space="preserve"> (</w:t>
      </w:r>
      <w:r w:rsidRPr="003752F7">
        <w:rPr>
          <w:rFonts w:asciiTheme="majorBidi" w:hAnsiTheme="majorBidi" w:cstheme="majorBidi"/>
          <w:i/>
          <w:iCs/>
          <w:color w:val="202122"/>
          <w:sz w:val="20"/>
          <w:szCs w:val="20"/>
        </w:rPr>
        <w:t>Versuch die Metamorphose der Pflanzen zu erklären</w:t>
      </w:r>
      <w:r w:rsidRPr="003752F7">
        <w:rPr>
          <w:rFonts w:asciiTheme="majorBidi" w:hAnsiTheme="majorBidi" w:cstheme="majorBidi"/>
          <w:color w:val="222222"/>
          <w:sz w:val="20"/>
          <w:szCs w:val="20"/>
          <w:shd w:val="clear" w:color="auto" w:fill="FFFFFF"/>
        </w:rPr>
        <w:t xml:space="preserve">), which focused on plant homology, that is, the fact that plants have very fundamental similarities that </w:t>
      </w:r>
      <w:r w:rsidR="002D3E54" w:rsidRPr="003752F7">
        <w:rPr>
          <w:rFonts w:asciiTheme="majorBidi" w:hAnsiTheme="majorBidi" w:cstheme="majorBidi"/>
          <w:color w:val="222222"/>
          <w:sz w:val="20"/>
          <w:szCs w:val="20"/>
          <w:shd w:val="clear" w:color="auto" w:fill="FFFFFF"/>
        </w:rPr>
        <w:t xml:space="preserve">often </w:t>
      </w:r>
      <w:r w:rsidRPr="003752F7">
        <w:rPr>
          <w:rFonts w:asciiTheme="majorBidi" w:hAnsiTheme="majorBidi" w:cstheme="majorBidi"/>
          <w:color w:val="222222"/>
          <w:sz w:val="20"/>
          <w:szCs w:val="20"/>
          <w:shd w:val="clear" w:color="auto" w:fill="FFFFFF"/>
        </w:rPr>
        <w:t>serve</w:t>
      </w:r>
      <w:r w:rsidR="002D3E54" w:rsidRPr="003752F7">
        <w:rPr>
          <w:rFonts w:asciiTheme="majorBidi" w:hAnsiTheme="majorBidi" w:cstheme="majorBidi"/>
          <w:color w:val="222222"/>
          <w:sz w:val="20"/>
          <w:szCs w:val="20"/>
          <w:shd w:val="clear" w:color="auto" w:fill="FFFFFF"/>
        </w:rPr>
        <w:t>, nevertheless,</w:t>
      </w:r>
      <w:r w:rsidRPr="003752F7">
        <w:rPr>
          <w:rFonts w:asciiTheme="majorBidi" w:hAnsiTheme="majorBidi" w:cstheme="majorBidi"/>
          <w:color w:val="222222"/>
          <w:sz w:val="20"/>
          <w:szCs w:val="20"/>
          <w:shd w:val="clear" w:color="auto" w:fill="FFFFFF"/>
        </w:rPr>
        <w:t xml:space="preserve"> radically different functions. In </w:t>
      </w:r>
      <w:r w:rsidR="002D3E54" w:rsidRPr="003752F7">
        <w:rPr>
          <w:rFonts w:asciiTheme="majorBidi" w:hAnsiTheme="majorBidi" w:cstheme="majorBidi"/>
          <w:color w:val="222222"/>
          <w:sz w:val="20"/>
          <w:szCs w:val="20"/>
          <w:shd w:val="clear" w:color="auto" w:fill="FFFFFF"/>
        </w:rPr>
        <w:t>his writing on plants</w:t>
      </w:r>
      <w:r w:rsidRPr="003752F7">
        <w:rPr>
          <w:rFonts w:asciiTheme="majorBidi" w:hAnsiTheme="majorBidi" w:cstheme="majorBidi"/>
          <w:color w:val="222222"/>
          <w:sz w:val="20"/>
          <w:szCs w:val="20"/>
          <w:shd w:val="clear" w:color="auto" w:fill="FFFFFF"/>
        </w:rPr>
        <w:t xml:space="preserve">, he asserted that the entire </w:t>
      </w:r>
      <w:r w:rsidRPr="003752F7">
        <w:rPr>
          <w:rFonts w:asciiTheme="majorBidi" w:hAnsiTheme="majorBidi" w:cstheme="majorBidi"/>
          <w:i/>
          <w:iCs/>
          <w:color w:val="222222"/>
          <w:sz w:val="20"/>
          <w:szCs w:val="20"/>
          <w:shd w:val="clear" w:color="auto" w:fill="FFFFFF"/>
        </w:rPr>
        <w:t>archetype</w:t>
      </w:r>
      <w:r w:rsidRPr="003752F7">
        <w:rPr>
          <w:rFonts w:asciiTheme="majorBidi" w:hAnsiTheme="majorBidi" w:cstheme="majorBidi"/>
          <w:color w:val="222222"/>
          <w:sz w:val="20"/>
          <w:szCs w:val="20"/>
          <w:shd w:val="clear" w:color="auto" w:fill="FFFFFF"/>
        </w:rPr>
        <w:t xml:space="preserve"> of the plant is to be found in its leaf. He wrote: “From top to bottom, a plant is all leaf, united so inseparably with its future bud that one cannot be imagined without the other.” The work was published in 1202/1788 after Goethe’s tour of Italy. In his </w:t>
      </w:r>
      <w:r w:rsidR="00C308BA" w:rsidRPr="003752F7">
        <w:rPr>
          <w:rFonts w:asciiTheme="majorBidi" w:hAnsiTheme="majorBidi" w:cstheme="majorBidi"/>
          <w:color w:val="222222"/>
          <w:sz w:val="20"/>
          <w:szCs w:val="20"/>
          <w:shd w:val="clear" w:color="auto" w:fill="FFFFFF"/>
        </w:rPr>
        <w:t>1198/</w:t>
      </w:r>
      <w:r w:rsidRPr="003752F7">
        <w:rPr>
          <w:rFonts w:asciiTheme="majorBidi" w:hAnsiTheme="majorBidi" w:cstheme="majorBidi"/>
          <w:color w:val="222222"/>
          <w:sz w:val="20"/>
          <w:szCs w:val="20"/>
          <w:shd w:val="clear" w:color="auto" w:fill="FFFFFF"/>
        </w:rPr>
        <w:t>1784 study of an elephant’s skull, Goethe independently discovered the incisive bone of the boney human palate, which</w:t>
      </w:r>
      <w:r w:rsidR="002E3C4F" w:rsidRPr="003752F7">
        <w:rPr>
          <w:rFonts w:asciiTheme="majorBidi" w:hAnsiTheme="majorBidi" w:cstheme="majorBidi"/>
          <w:color w:val="222222"/>
          <w:sz w:val="20"/>
          <w:szCs w:val="20"/>
          <w:shd w:val="clear" w:color="auto" w:fill="FFFFFF"/>
        </w:rPr>
        <w:t xml:space="preserve"> today</w:t>
      </w:r>
      <w:r w:rsidRPr="003752F7">
        <w:rPr>
          <w:rFonts w:asciiTheme="majorBidi" w:hAnsiTheme="majorBidi" w:cstheme="majorBidi"/>
          <w:color w:val="222222"/>
          <w:sz w:val="20"/>
          <w:szCs w:val="20"/>
          <w:shd w:val="clear" w:color="auto" w:fill="FFFFFF"/>
        </w:rPr>
        <w:t xml:space="preserve"> is called “Goethe’s bone”</w:t>
      </w:r>
      <w:r w:rsidR="002E3C4F" w:rsidRPr="003752F7">
        <w:rPr>
          <w:rFonts w:asciiTheme="majorBidi" w:hAnsiTheme="majorBidi" w:cstheme="majorBidi"/>
          <w:color w:val="222222"/>
          <w:sz w:val="20"/>
          <w:szCs w:val="20"/>
          <w:shd w:val="clear" w:color="auto" w:fill="FFFFFF"/>
        </w:rPr>
        <w:t xml:space="preserve"> in honor of him.</w:t>
      </w:r>
      <w:r w:rsidRPr="003752F7">
        <w:rPr>
          <w:rFonts w:asciiTheme="majorBidi" w:hAnsiTheme="majorBidi" w:cstheme="majorBidi"/>
          <w:color w:val="222222"/>
          <w:sz w:val="20"/>
          <w:szCs w:val="20"/>
          <w:shd w:val="clear" w:color="auto" w:fill="FFFFFF"/>
        </w:rPr>
        <w:t xml:space="preserve"> In 1225/1810, Goethe published his </w:t>
      </w:r>
      <w:r w:rsidRPr="003752F7">
        <w:rPr>
          <w:rFonts w:asciiTheme="majorBidi" w:hAnsiTheme="majorBidi" w:cstheme="majorBidi"/>
          <w:i/>
          <w:iCs/>
          <w:color w:val="222222"/>
          <w:sz w:val="20"/>
          <w:szCs w:val="20"/>
          <w:shd w:val="clear" w:color="auto" w:fill="FFFFFF"/>
        </w:rPr>
        <w:t>Theory of Colors</w:t>
      </w:r>
      <w:r w:rsidRPr="003752F7">
        <w:rPr>
          <w:rFonts w:asciiTheme="majorBidi" w:hAnsiTheme="majorBidi" w:cstheme="majorBidi"/>
          <w:color w:val="222222"/>
          <w:sz w:val="20"/>
          <w:szCs w:val="20"/>
          <w:shd w:val="clear" w:color="auto" w:fill="FFFFFF"/>
        </w:rPr>
        <w:t xml:space="preserve"> (</w:t>
      </w:r>
      <w:r w:rsidRPr="003752F7">
        <w:rPr>
          <w:rFonts w:asciiTheme="majorBidi" w:hAnsiTheme="majorBidi" w:cstheme="majorBidi"/>
          <w:i/>
          <w:iCs/>
          <w:color w:val="202122"/>
          <w:sz w:val="20"/>
          <w:szCs w:val="20"/>
          <w:lang w:val="de-DE"/>
        </w:rPr>
        <w:t>Zur Farbenlehre</w:t>
      </w:r>
      <w:r w:rsidRPr="003752F7">
        <w:rPr>
          <w:rFonts w:asciiTheme="majorBidi" w:hAnsiTheme="majorBidi" w:cstheme="majorBidi"/>
          <w:color w:val="222222"/>
          <w:sz w:val="20"/>
          <w:szCs w:val="20"/>
          <w:shd w:val="clear" w:color="auto" w:fill="FFFFFF"/>
        </w:rPr>
        <w:t xml:space="preserve">), which he regarded as his most important lifework. In this remarkably synthetic work, he characterized the phenomenon of color as arising from the dynamic interplay of light and darkness through the interposition of a turbid medium. In this regard, Goethe </w:t>
      </w:r>
      <w:r w:rsidR="004A0D3D" w:rsidRPr="003752F7">
        <w:rPr>
          <w:rFonts w:asciiTheme="majorBidi" w:hAnsiTheme="majorBidi" w:cstheme="majorBidi"/>
          <w:color w:val="222222"/>
          <w:sz w:val="20"/>
          <w:szCs w:val="20"/>
          <w:shd w:val="clear" w:color="auto" w:fill="FFFFFF"/>
        </w:rPr>
        <w:t>offered a counter argument to</w:t>
      </w:r>
      <w:r w:rsidRPr="003752F7">
        <w:rPr>
          <w:rFonts w:asciiTheme="majorBidi" w:hAnsiTheme="majorBidi" w:cstheme="majorBidi"/>
          <w:color w:val="222222"/>
          <w:sz w:val="20"/>
          <w:szCs w:val="20"/>
          <w:shd w:val="clear" w:color="auto" w:fill="FFFFFF"/>
        </w:rPr>
        <w:t xml:space="preserve"> Newton’s analytic treatment of color by bringing to light a comprehensive “rational description” of the vast range of color phenomena in our perception of the world. In his qualitative and synthetic approach, </w:t>
      </w:r>
      <w:r w:rsidRPr="003752F7">
        <w:rPr>
          <w:rFonts w:asciiTheme="majorBidi" w:hAnsiTheme="majorBidi" w:cstheme="majorBidi"/>
          <w:color w:val="222222"/>
          <w:sz w:val="20"/>
          <w:szCs w:val="20"/>
          <w:u w:val="single"/>
          <w:shd w:val="clear" w:color="auto" w:fill="FFFFFF"/>
        </w:rPr>
        <w:t>Goethe showed the inadequacy of any purely quantitative approach that relies exclusively upon statistical analysis</w:t>
      </w:r>
      <w:r w:rsidRPr="003752F7">
        <w:rPr>
          <w:rFonts w:asciiTheme="majorBidi" w:hAnsiTheme="majorBidi" w:cstheme="majorBidi"/>
          <w:color w:val="222222"/>
          <w:sz w:val="20"/>
          <w:szCs w:val="20"/>
          <w:shd w:val="clear" w:color="auto" w:fill="FFFFFF"/>
        </w:rPr>
        <w:t xml:space="preserve">, which has long been the basis of modern color studies. In his systematic study of the physiological effects of color, Goethe emphasized the importance of opposed colors in his symmetric color wheel and stated: “For the colors diametrically opposed to each other are those which reciprocally evoke each other in the eye.” As we will see later in our discussion of the principle of </w:t>
      </w:r>
      <w:r w:rsidRPr="003752F7">
        <w:rPr>
          <w:rFonts w:asciiTheme="majorBidi" w:hAnsiTheme="majorBidi" w:cstheme="majorBidi"/>
          <w:i/>
          <w:iCs/>
          <w:color w:val="222222"/>
          <w:sz w:val="20"/>
          <w:szCs w:val="20"/>
          <w:shd w:val="clear" w:color="auto" w:fill="FFFFFF"/>
        </w:rPr>
        <w:t>ta</w:t>
      </w:r>
      <w:r w:rsidRPr="003752F7">
        <w:rPr>
          <w:rFonts w:asciiTheme="majorBidi" w:hAnsiTheme="majorBidi" w:cstheme="majorBidi"/>
          <w:i/>
          <w:iCs/>
          <w:sz w:val="20"/>
          <w:szCs w:val="20"/>
        </w:rPr>
        <w:t>ḥ</w:t>
      </w:r>
      <w:r w:rsidRPr="003752F7">
        <w:rPr>
          <w:rFonts w:asciiTheme="majorBidi" w:hAnsiTheme="majorBidi" w:cstheme="majorBidi"/>
          <w:i/>
          <w:iCs/>
          <w:color w:val="222222"/>
          <w:sz w:val="20"/>
          <w:szCs w:val="20"/>
          <w:shd w:val="clear" w:color="auto" w:fill="FFFFFF"/>
        </w:rPr>
        <w:t>q</w:t>
      </w:r>
      <w:r w:rsidRPr="003752F7">
        <w:rPr>
          <w:rFonts w:asciiTheme="majorBidi" w:hAnsiTheme="majorBidi" w:cstheme="majorBidi"/>
          <w:i/>
          <w:iCs/>
          <w:sz w:val="20"/>
          <w:szCs w:val="20"/>
        </w:rPr>
        <w:t>ī</w:t>
      </w:r>
      <w:r w:rsidRPr="003752F7">
        <w:rPr>
          <w:rFonts w:asciiTheme="majorBidi" w:hAnsiTheme="majorBidi" w:cstheme="majorBidi"/>
          <w:i/>
          <w:iCs/>
          <w:color w:val="222222"/>
          <w:sz w:val="20"/>
          <w:szCs w:val="20"/>
          <w:shd w:val="clear" w:color="auto" w:fill="FFFFFF"/>
        </w:rPr>
        <w:t>q</w:t>
      </w:r>
      <w:r w:rsidRPr="003752F7">
        <w:rPr>
          <w:rFonts w:asciiTheme="majorBidi" w:hAnsiTheme="majorBidi" w:cstheme="majorBidi"/>
          <w:sz w:val="20"/>
          <w:szCs w:val="20"/>
        </w:rPr>
        <w:t>—</w:t>
      </w:r>
      <w:r w:rsidR="00917089" w:rsidRPr="003752F7">
        <w:rPr>
          <w:rFonts w:asciiTheme="majorBidi" w:hAnsiTheme="majorBidi" w:cstheme="majorBidi"/>
          <w:sz w:val="20"/>
          <w:szCs w:val="20"/>
        </w:rPr>
        <w:t xml:space="preserve">Scientific “verification” and </w:t>
      </w:r>
      <w:r w:rsidRPr="003752F7">
        <w:rPr>
          <w:rFonts w:asciiTheme="majorBidi" w:hAnsiTheme="majorBidi" w:cstheme="majorBidi"/>
          <w:color w:val="222222"/>
          <w:sz w:val="20"/>
          <w:szCs w:val="20"/>
          <w:shd w:val="clear" w:color="auto" w:fill="FFFFFF"/>
        </w:rPr>
        <w:t xml:space="preserve">giving each thing, </w:t>
      </w:r>
      <w:r w:rsidR="0000074D" w:rsidRPr="003752F7">
        <w:rPr>
          <w:rFonts w:asciiTheme="majorBidi" w:hAnsiTheme="majorBidi" w:cstheme="majorBidi"/>
          <w:color w:val="222222"/>
          <w:sz w:val="20"/>
          <w:szCs w:val="20"/>
          <w:shd w:val="clear" w:color="auto" w:fill="FFFFFF"/>
        </w:rPr>
        <w:t>including the</w:t>
      </w:r>
      <w:r w:rsidRPr="003752F7">
        <w:rPr>
          <w:rFonts w:asciiTheme="majorBidi" w:hAnsiTheme="majorBidi" w:cstheme="majorBidi"/>
          <w:color w:val="222222"/>
          <w:sz w:val="20"/>
          <w:szCs w:val="20"/>
          <w:shd w:val="clear" w:color="auto" w:fill="FFFFFF"/>
        </w:rPr>
        <w:t xml:space="preserve"> subject and object</w:t>
      </w:r>
      <w:r w:rsidR="0000074D" w:rsidRPr="003752F7">
        <w:rPr>
          <w:rFonts w:asciiTheme="majorBidi" w:hAnsiTheme="majorBidi" w:cstheme="majorBidi"/>
          <w:color w:val="222222"/>
          <w:sz w:val="20"/>
          <w:szCs w:val="20"/>
          <w:shd w:val="clear" w:color="auto" w:fill="FFFFFF"/>
        </w:rPr>
        <w:t xml:space="preserve"> organically</w:t>
      </w:r>
      <w:r w:rsidRPr="003752F7">
        <w:rPr>
          <w:rFonts w:asciiTheme="majorBidi" w:hAnsiTheme="majorBidi" w:cstheme="majorBidi"/>
          <w:color w:val="222222"/>
          <w:sz w:val="20"/>
          <w:szCs w:val="20"/>
          <w:shd w:val="clear" w:color="auto" w:fill="FFFFFF"/>
        </w:rPr>
        <w:t xml:space="preserve">, its full due in sound </w:t>
      </w:r>
      <w:r w:rsidR="0000074D" w:rsidRPr="003752F7">
        <w:rPr>
          <w:rFonts w:asciiTheme="majorBidi" w:hAnsiTheme="majorBidi" w:cstheme="majorBidi"/>
          <w:color w:val="222222"/>
          <w:sz w:val="20"/>
          <w:szCs w:val="20"/>
          <w:shd w:val="clear" w:color="auto" w:fill="FFFFFF"/>
        </w:rPr>
        <w:t>S</w:t>
      </w:r>
      <w:r w:rsidRPr="003752F7">
        <w:rPr>
          <w:rFonts w:asciiTheme="majorBidi" w:hAnsiTheme="majorBidi" w:cstheme="majorBidi"/>
          <w:color w:val="222222"/>
          <w:sz w:val="20"/>
          <w:szCs w:val="20"/>
          <w:shd w:val="clear" w:color="auto" w:fill="FFFFFF"/>
        </w:rPr>
        <w:t>cientific study</w:t>
      </w:r>
      <w:r w:rsidRPr="003752F7">
        <w:rPr>
          <w:rFonts w:asciiTheme="majorBidi" w:hAnsiTheme="majorBidi" w:cstheme="majorBidi"/>
          <w:sz w:val="20"/>
          <w:szCs w:val="20"/>
        </w:rPr>
        <w:t>—</w:t>
      </w:r>
      <w:r w:rsidRPr="003752F7">
        <w:rPr>
          <w:rFonts w:asciiTheme="majorBidi" w:hAnsiTheme="majorBidi" w:cstheme="majorBidi"/>
          <w:color w:val="222222"/>
          <w:sz w:val="20"/>
          <w:szCs w:val="20"/>
          <w:shd w:val="clear" w:color="auto" w:fill="FFFFFF"/>
        </w:rPr>
        <w:t xml:space="preserve">Goethe understood the </w:t>
      </w:r>
      <w:r w:rsidR="0000074D" w:rsidRPr="003752F7">
        <w:rPr>
          <w:rFonts w:asciiTheme="majorBidi" w:hAnsiTheme="majorBidi" w:cstheme="majorBidi"/>
          <w:color w:val="222222"/>
          <w:sz w:val="20"/>
          <w:szCs w:val="20"/>
          <w:shd w:val="clear" w:color="auto" w:fill="FFFFFF"/>
        </w:rPr>
        <w:t xml:space="preserve">isomorphic </w:t>
      </w:r>
      <w:r w:rsidRPr="003752F7">
        <w:rPr>
          <w:rFonts w:asciiTheme="majorBidi" w:hAnsiTheme="majorBidi" w:cstheme="majorBidi"/>
          <w:color w:val="222222"/>
          <w:sz w:val="20"/>
          <w:szCs w:val="20"/>
          <w:shd w:val="clear" w:color="auto" w:fill="FFFFFF"/>
        </w:rPr>
        <w:t xml:space="preserve">relation between subject and object in </w:t>
      </w:r>
      <w:r w:rsidR="0000074D" w:rsidRPr="003752F7">
        <w:rPr>
          <w:rFonts w:asciiTheme="majorBidi" w:hAnsiTheme="majorBidi" w:cstheme="majorBidi"/>
          <w:color w:val="222222"/>
          <w:sz w:val="20"/>
          <w:szCs w:val="20"/>
          <w:shd w:val="clear" w:color="auto" w:fill="FFFFFF"/>
        </w:rPr>
        <w:t>S</w:t>
      </w:r>
      <w:r w:rsidRPr="003752F7">
        <w:rPr>
          <w:rFonts w:asciiTheme="majorBidi" w:hAnsiTheme="majorBidi" w:cstheme="majorBidi"/>
          <w:color w:val="222222"/>
          <w:sz w:val="20"/>
          <w:szCs w:val="20"/>
          <w:shd w:val="clear" w:color="auto" w:fill="FFFFFF"/>
        </w:rPr>
        <w:t>cience and treated this matter</w:t>
      </w:r>
      <w:r w:rsidR="00961AAB" w:rsidRPr="003752F7">
        <w:rPr>
          <w:rFonts w:asciiTheme="majorBidi" w:hAnsiTheme="majorBidi" w:cstheme="majorBidi"/>
          <w:color w:val="222222"/>
          <w:sz w:val="20"/>
          <w:szCs w:val="20"/>
          <w:shd w:val="clear" w:color="auto" w:fill="FFFFFF"/>
        </w:rPr>
        <w:t xml:space="preserve"> in detail</w:t>
      </w:r>
      <w:r w:rsidRPr="003752F7">
        <w:rPr>
          <w:rFonts w:asciiTheme="majorBidi" w:hAnsiTheme="majorBidi" w:cstheme="majorBidi"/>
          <w:color w:val="222222"/>
          <w:sz w:val="20"/>
          <w:szCs w:val="20"/>
          <w:shd w:val="clear" w:color="auto" w:fill="FFFFFF"/>
        </w:rPr>
        <w:t xml:space="preserve"> in his 1206/1792 essay, “The Experiment as Mediator between Subject and Object.”</w:t>
      </w:r>
      <w:r w:rsidRPr="003752F7">
        <w:rPr>
          <w:rFonts w:asciiTheme="majorBidi" w:hAnsiTheme="majorBidi" w:cstheme="majorBidi"/>
          <w:color w:val="202122"/>
          <w:sz w:val="20"/>
          <w:szCs w:val="20"/>
        </w:rPr>
        <w:t xml:space="preserve"> Goethe praised Francis Bacon (d. 1035/1626)</w:t>
      </w:r>
      <w:r w:rsidR="00961AAB" w:rsidRPr="003752F7">
        <w:rPr>
          <w:rFonts w:asciiTheme="majorBidi" w:hAnsiTheme="majorBidi" w:cstheme="majorBidi"/>
          <w:color w:val="202122"/>
          <w:sz w:val="20"/>
          <w:szCs w:val="20"/>
        </w:rPr>
        <w:t>—</w:t>
      </w:r>
      <w:r w:rsidRPr="003752F7">
        <w:rPr>
          <w:rFonts w:asciiTheme="majorBidi" w:hAnsiTheme="majorBidi" w:cstheme="majorBidi"/>
          <w:color w:val="202122"/>
          <w:sz w:val="20"/>
          <w:szCs w:val="20"/>
        </w:rPr>
        <w:t>who has been called “the father of modern empiricism”</w:t>
      </w:r>
      <w:r w:rsidRPr="003752F7">
        <w:rPr>
          <w:rFonts w:asciiTheme="majorBidi" w:hAnsiTheme="majorBidi" w:cstheme="majorBidi"/>
          <w:sz w:val="20"/>
          <w:szCs w:val="20"/>
        </w:rPr>
        <w:t>—</w:t>
      </w:r>
      <w:r w:rsidRPr="003752F7">
        <w:rPr>
          <w:rFonts w:asciiTheme="majorBidi" w:hAnsiTheme="majorBidi" w:cstheme="majorBidi"/>
          <w:color w:val="202122"/>
          <w:sz w:val="20"/>
          <w:szCs w:val="20"/>
        </w:rPr>
        <w:t>for his advocacy of sound empirical science based on experiment, but he was</w:t>
      </w:r>
      <w:r w:rsidR="00961AAB" w:rsidRPr="003752F7">
        <w:rPr>
          <w:rFonts w:asciiTheme="majorBidi" w:hAnsiTheme="majorBidi" w:cstheme="majorBidi"/>
          <w:color w:val="202122"/>
          <w:sz w:val="20"/>
          <w:szCs w:val="20"/>
        </w:rPr>
        <w:t xml:space="preserve"> also</w:t>
      </w:r>
      <w:r w:rsidRPr="003752F7">
        <w:rPr>
          <w:rFonts w:asciiTheme="majorBidi" w:hAnsiTheme="majorBidi" w:cstheme="majorBidi"/>
          <w:color w:val="202122"/>
          <w:sz w:val="20"/>
          <w:szCs w:val="20"/>
        </w:rPr>
        <w:t xml:space="preserve"> critical of Bacon's inductive method and his approach to </w:t>
      </w:r>
      <w:r w:rsidR="00961AAB" w:rsidRPr="003752F7">
        <w:rPr>
          <w:rFonts w:asciiTheme="majorBidi" w:hAnsiTheme="majorBidi" w:cstheme="majorBidi"/>
          <w:color w:val="202122"/>
          <w:sz w:val="20"/>
          <w:szCs w:val="20"/>
        </w:rPr>
        <w:t>S</w:t>
      </w:r>
      <w:r w:rsidRPr="003752F7">
        <w:rPr>
          <w:rFonts w:asciiTheme="majorBidi" w:hAnsiTheme="majorBidi" w:cstheme="majorBidi"/>
          <w:color w:val="202122"/>
          <w:sz w:val="20"/>
          <w:szCs w:val="20"/>
        </w:rPr>
        <w:t>cience based largely on analogical classification.</w:t>
      </w:r>
      <w:r w:rsidRPr="003752F7">
        <w:rPr>
          <w:rFonts w:asciiTheme="majorBidi" w:hAnsiTheme="majorBidi" w:cstheme="majorBidi"/>
          <w:sz w:val="20"/>
          <w:szCs w:val="20"/>
        </w:rPr>
        <w:t xml:space="preserve"> Goethe</w:t>
      </w:r>
      <w:r w:rsidRPr="003752F7">
        <w:rPr>
          <w:rFonts w:asciiTheme="majorBidi" w:hAnsiTheme="majorBidi" w:cstheme="majorBidi"/>
          <w:color w:val="202122"/>
          <w:sz w:val="20"/>
          <w:szCs w:val="20"/>
        </w:rPr>
        <w:t xml:space="preserve"> expressed his own holistic and synthetic point of view in his</w:t>
      </w:r>
      <w:r w:rsidRPr="003752F7">
        <w:rPr>
          <w:rStyle w:val="apple-converted-space"/>
          <w:rFonts w:asciiTheme="majorBidi" w:eastAsiaTheme="majorEastAsia" w:hAnsiTheme="majorBidi" w:cstheme="majorBidi"/>
          <w:color w:val="202122"/>
          <w:sz w:val="20"/>
          <w:szCs w:val="20"/>
        </w:rPr>
        <w:t> </w:t>
      </w:r>
      <w:r w:rsidRPr="003752F7">
        <w:rPr>
          <w:rStyle w:val="apple-converted-space"/>
          <w:rFonts w:asciiTheme="majorBidi" w:eastAsiaTheme="majorEastAsia" w:hAnsiTheme="majorBidi" w:cstheme="majorBidi"/>
          <w:i/>
          <w:iCs/>
          <w:color w:val="202122"/>
          <w:sz w:val="20"/>
          <w:szCs w:val="20"/>
        </w:rPr>
        <w:t xml:space="preserve">Collected </w:t>
      </w:r>
      <w:r w:rsidRPr="003752F7">
        <w:rPr>
          <w:rFonts w:asciiTheme="majorBidi" w:hAnsiTheme="majorBidi" w:cstheme="majorBidi"/>
          <w:i/>
          <w:iCs/>
          <w:color w:val="202122"/>
          <w:sz w:val="20"/>
          <w:szCs w:val="20"/>
        </w:rPr>
        <w:t>Scientific Studies</w:t>
      </w:r>
      <w:r w:rsidRPr="003752F7">
        <w:rPr>
          <w:rFonts w:asciiTheme="majorBidi" w:hAnsiTheme="majorBidi" w:cstheme="majorBidi"/>
          <w:color w:val="202122"/>
          <w:sz w:val="20"/>
          <w:szCs w:val="20"/>
        </w:rPr>
        <w:t>:</w:t>
      </w:r>
    </w:p>
    <w:p w14:paraId="3DA917F1" w14:textId="29653DC4" w:rsidR="00E86172" w:rsidRPr="003752F7" w:rsidRDefault="00E86172" w:rsidP="00961AAB">
      <w:pPr>
        <w:ind w:left="990" w:right="1080"/>
        <w:rPr>
          <w:rFonts w:asciiTheme="majorBidi" w:hAnsiTheme="majorBidi" w:cstheme="majorBidi"/>
          <w:color w:val="222222"/>
          <w:sz w:val="20"/>
          <w:szCs w:val="20"/>
          <w:shd w:val="clear" w:color="auto" w:fill="FFFFFF"/>
        </w:rPr>
      </w:pPr>
      <w:r w:rsidRPr="003752F7">
        <w:rPr>
          <w:rFonts w:asciiTheme="majorBidi" w:hAnsiTheme="majorBidi" w:cstheme="majorBidi"/>
          <w:color w:val="202122"/>
          <w:sz w:val="20"/>
          <w:szCs w:val="20"/>
        </w:rPr>
        <w:t xml:space="preserve">I conceive of the individual animal as a small world, existing for its own sake, by its own means. Every creature is its own reason to be. All its parts have a direct effect on one another, a relationship of one to another, thereby constantly renewing the circle of life. Thus, </w:t>
      </w:r>
      <w:r w:rsidRPr="003752F7">
        <w:rPr>
          <w:rFonts w:asciiTheme="majorBidi" w:hAnsiTheme="majorBidi" w:cstheme="majorBidi"/>
          <w:color w:val="202122"/>
          <w:sz w:val="20"/>
          <w:szCs w:val="20"/>
          <w:u w:val="single"/>
        </w:rPr>
        <w:t>we are justified in considering every animal a unique physiological perfection.</w:t>
      </w:r>
      <w:r w:rsidRPr="003752F7">
        <w:rPr>
          <w:rFonts w:asciiTheme="majorBidi" w:hAnsiTheme="majorBidi" w:cstheme="majorBidi"/>
          <w:color w:val="202122"/>
          <w:sz w:val="20"/>
          <w:szCs w:val="20"/>
        </w:rPr>
        <w:t xml:space="preserve"> Viewed from within, no part of the animal is a useless or arbitrary product of the formative impulse, as is so often thought. Externally, some parts may seem useless because the inner coherence of the animal nature has given them this </w:t>
      </w:r>
      <w:r w:rsidR="00BA3D1F" w:rsidRPr="003752F7">
        <w:rPr>
          <w:rFonts w:asciiTheme="majorBidi" w:hAnsiTheme="majorBidi" w:cstheme="majorBidi"/>
          <w:color w:val="202122"/>
          <w:sz w:val="20"/>
          <w:szCs w:val="20"/>
        </w:rPr>
        <w:t xml:space="preserve">particular </w:t>
      </w:r>
      <w:r w:rsidRPr="003752F7">
        <w:rPr>
          <w:rFonts w:asciiTheme="majorBidi" w:hAnsiTheme="majorBidi" w:cstheme="majorBidi"/>
          <w:color w:val="202122"/>
          <w:sz w:val="20"/>
          <w:szCs w:val="20"/>
        </w:rPr>
        <w:t>form without regard to outer circumstance. Thus, the question is not: “What are they for?” but rather: “Where do they come from?</w:t>
      </w:r>
      <w:r w:rsidRPr="003752F7">
        <w:rPr>
          <w:rFonts w:asciiTheme="majorBidi" w:hAnsiTheme="majorBidi" w:cstheme="majorBidi"/>
          <w:sz w:val="20"/>
          <w:szCs w:val="20"/>
        </w:rPr>
        <w:t>”</w:t>
      </w:r>
    </w:p>
    <w:p w14:paraId="1B08407C" w14:textId="557355A5" w:rsidR="00E86172" w:rsidRPr="003752F7" w:rsidRDefault="00E86172" w:rsidP="00E86172">
      <w:pPr>
        <w:rPr>
          <w:rFonts w:asciiTheme="majorBidi" w:hAnsiTheme="majorBidi" w:cstheme="majorBidi"/>
          <w:color w:val="202122"/>
          <w:sz w:val="20"/>
          <w:szCs w:val="20"/>
        </w:rPr>
      </w:pPr>
      <w:r w:rsidRPr="003752F7">
        <w:rPr>
          <w:rFonts w:asciiTheme="majorBidi" w:hAnsiTheme="majorBidi" w:cstheme="majorBidi"/>
          <w:sz w:val="20"/>
          <w:szCs w:val="20"/>
        </w:rPr>
        <w:t xml:space="preserve">In religion, Goethe showed </w:t>
      </w:r>
      <w:r w:rsidR="00BA3D1F" w:rsidRPr="003752F7">
        <w:rPr>
          <w:rFonts w:asciiTheme="majorBidi" w:hAnsiTheme="majorBidi" w:cstheme="majorBidi"/>
          <w:sz w:val="20"/>
          <w:szCs w:val="20"/>
        </w:rPr>
        <w:t>remarkable</w:t>
      </w:r>
      <w:r w:rsidRPr="003752F7">
        <w:rPr>
          <w:rFonts w:asciiTheme="majorBidi" w:hAnsiTheme="majorBidi" w:cstheme="majorBidi"/>
          <w:sz w:val="20"/>
          <w:szCs w:val="20"/>
        </w:rPr>
        <w:t xml:space="preserve"> respect for</w:t>
      </w:r>
      <w:r w:rsidR="00BA3D1F" w:rsidRPr="003752F7">
        <w:rPr>
          <w:rFonts w:asciiTheme="majorBidi" w:hAnsiTheme="majorBidi" w:cstheme="majorBidi"/>
          <w:sz w:val="20"/>
          <w:szCs w:val="20"/>
        </w:rPr>
        <w:t xml:space="preserve"> Islam and</w:t>
      </w:r>
      <w:r w:rsidRPr="003752F7">
        <w:rPr>
          <w:rFonts w:asciiTheme="majorBidi" w:hAnsiTheme="majorBidi" w:cstheme="majorBidi"/>
          <w:sz w:val="20"/>
          <w:szCs w:val="20"/>
        </w:rPr>
        <w:t xml:space="preserve"> the Prophet Muḥammad. He also had a deep love of Islam’s Persian poets, each of whom he regarded </w:t>
      </w:r>
      <w:r w:rsidR="00BA3D1F" w:rsidRPr="003752F7">
        <w:rPr>
          <w:rFonts w:asciiTheme="majorBidi" w:hAnsiTheme="majorBidi" w:cstheme="majorBidi"/>
          <w:sz w:val="20"/>
          <w:szCs w:val="20"/>
        </w:rPr>
        <w:t>as singularly</w:t>
      </w:r>
      <w:r w:rsidRPr="003752F7">
        <w:rPr>
          <w:rFonts w:asciiTheme="majorBidi" w:hAnsiTheme="majorBidi" w:cstheme="majorBidi"/>
          <w:sz w:val="20"/>
          <w:szCs w:val="20"/>
        </w:rPr>
        <w:t xml:space="preserve"> much greater than himself.</w:t>
      </w:r>
      <w:r w:rsidR="00C87CC9" w:rsidRPr="003752F7">
        <w:rPr>
          <w:rFonts w:asciiTheme="majorBidi" w:hAnsiTheme="majorBidi" w:cstheme="majorBidi"/>
          <w:sz w:val="20"/>
          <w:szCs w:val="20"/>
        </w:rPr>
        <w:t xml:space="preserve"> Goethe</w:t>
      </w:r>
      <w:r w:rsidRPr="003752F7">
        <w:rPr>
          <w:rFonts w:asciiTheme="majorBidi" w:hAnsiTheme="majorBidi" w:cstheme="majorBidi"/>
          <w:sz w:val="20"/>
          <w:szCs w:val="20"/>
        </w:rPr>
        <w:t xml:space="preserve"> believed he could be </w:t>
      </w:r>
      <w:r w:rsidRPr="003752F7">
        <w:rPr>
          <w:rFonts w:asciiTheme="majorBidi" w:hAnsiTheme="majorBidi" w:cstheme="majorBidi"/>
          <w:i/>
          <w:iCs/>
          <w:sz w:val="20"/>
          <w:szCs w:val="20"/>
        </w:rPr>
        <w:t>inwardly</w:t>
      </w:r>
      <w:r w:rsidRPr="003752F7">
        <w:rPr>
          <w:rFonts w:asciiTheme="majorBidi" w:hAnsiTheme="majorBidi" w:cstheme="majorBidi"/>
          <w:sz w:val="20"/>
          <w:szCs w:val="20"/>
        </w:rPr>
        <w:t xml:space="preserve"> a Christian without following the </w:t>
      </w:r>
      <w:r w:rsidR="00C87CC9" w:rsidRPr="003752F7">
        <w:rPr>
          <w:rFonts w:asciiTheme="majorBidi" w:hAnsiTheme="majorBidi" w:cstheme="majorBidi"/>
          <w:sz w:val="20"/>
          <w:szCs w:val="20"/>
        </w:rPr>
        <w:t xml:space="preserve">Magisterial </w:t>
      </w:r>
      <w:r w:rsidRPr="003752F7">
        <w:rPr>
          <w:rFonts w:asciiTheme="majorBidi" w:hAnsiTheme="majorBidi" w:cstheme="majorBidi"/>
          <w:sz w:val="20"/>
          <w:szCs w:val="20"/>
        </w:rPr>
        <w:t xml:space="preserve">Church, many of whose </w:t>
      </w:r>
      <w:r w:rsidR="00C87CC9" w:rsidRPr="003752F7">
        <w:rPr>
          <w:rFonts w:asciiTheme="majorBidi" w:hAnsiTheme="majorBidi" w:cstheme="majorBidi"/>
          <w:sz w:val="20"/>
          <w:szCs w:val="20"/>
        </w:rPr>
        <w:t>D</w:t>
      </w:r>
      <w:r w:rsidRPr="003752F7">
        <w:rPr>
          <w:rFonts w:asciiTheme="majorBidi" w:hAnsiTheme="majorBidi" w:cstheme="majorBidi"/>
          <w:sz w:val="20"/>
          <w:szCs w:val="20"/>
        </w:rPr>
        <w:t xml:space="preserve">octrines he </w:t>
      </w:r>
      <w:r w:rsidR="00C87CC9" w:rsidRPr="003752F7">
        <w:rPr>
          <w:rFonts w:asciiTheme="majorBidi" w:hAnsiTheme="majorBidi" w:cstheme="majorBidi"/>
          <w:sz w:val="20"/>
          <w:szCs w:val="20"/>
        </w:rPr>
        <w:t>understood to be</w:t>
      </w:r>
      <w:r w:rsidRPr="003752F7">
        <w:rPr>
          <w:rFonts w:asciiTheme="majorBidi" w:hAnsiTheme="majorBidi" w:cstheme="majorBidi"/>
          <w:sz w:val="20"/>
          <w:szCs w:val="20"/>
        </w:rPr>
        <w:t xml:space="preserve"> problematic. </w:t>
      </w:r>
      <w:r w:rsidRPr="003752F7">
        <w:rPr>
          <w:rFonts w:asciiTheme="majorBidi" w:hAnsiTheme="majorBidi" w:cstheme="majorBidi"/>
          <w:sz w:val="20"/>
          <w:szCs w:val="20"/>
          <w:u w:val="single"/>
        </w:rPr>
        <w:t xml:space="preserve">He distinguished clearly between Jesus Christ, in whom he firmly believed, and Church </w:t>
      </w:r>
      <w:r w:rsidR="00C87CC9" w:rsidRPr="003752F7">
        <w:rPr>
          <w:rFonts w:asciiTheme="majorBidi" w:hAnsiTheme="majorBidi" w:cstheme="majorBidi"/>
          <w:sz w:val="20"/>
          <w:szCs w:val="20"/>
          <w:u w:val="single"/>
        </w:rPr>
        <w:t>T</w:t>
      </w:r>
      <w:r w:rsidRPr="003752F7">
        <w:rPr>
          <w:rFonts w:asciiTheme="majorBidi" w:hAnsiTheme="majorBidi" w:cstheme="majorBidi"/>
          <w:sz w:val="20"/>
          <w:szCs w:val="20"/>
          <w:u w:val="single"/>
        </w:rPr>
        <w:t>heology</w:t>
      </w:r>
      <w:r w:rsidRPr="003752F7">
        <w:rPr>
          <w:rFonts w:asciiTheme="majorBidi" w:hAnsiTheme="majorBidi" w:cstheme="majorBidi"/>
          <w:sz w:val="20"/>
          <w:szCs w:val="20"/>
        </w:rPr>
        <w:t xml:space="preserve">, which he criticized as “a hodgepodge of mistakes and violence.” </w:t>
      </w:r>
      <w:r w:rsidRPr="003752F7">
        <w:rPr>
          <w:rFonts w:asciiTheme="majorBidi" w:hAnsiTheme="majorBidi" w:cstheme="majorBidi"/>
          <w:color w:val="202122"/>
          <w:sz w:val="20"/>
          <w:szCs w:val="20"/>
        </w:rPr>
        <w:t xml:space="preserve">Goethe’s views on </w:t>
      </w:r>
      <w:r w:rsidR="00882BEB" w:rsidRPr="003752F7">
        <w:rPr>
          <w:rFonts w:asciiTheme="majorBidi" w:hAnsiTheme="majorBidi" w:cstheme="majorBidi"/>
          <w:color w:val="202122"/>
          <w:sz w:val="20"/>
          <w:szCs w:val="20"/>
        </w:rPr>
        <w:t xml:space="preserve">religion in general and </w:t>
      </w:r>
      <w:r w:rsidRPr="003752F7">
        <w:rPr>
          <w:rFonts w:asciiTheme="majorBidi" w:hAnsiTheme="majorBidi" w:cstheme="majorBidi"/>
          <w:color w:val="202122"/>
          <w:sz w:val="20"/>
          <w:szCs w:val="20"/>
        </w:rPr>
        <w:t xml:space="preserve">Christianity </w:t>
      </w:r>
      <w:r w:rsidR="00882BEB" w:rsidRPr="003752F7">
        <w:rPr>
          <w:rFonts w:asciiTheme="majorBidi" w:hAnsiTheme="majorBidi" w:cstheme="majorBidi"/>
          <w:color w:val="202122"/>
          <w:sz w:val="20"/>
          <w:szCs w:val="20"/>
        </w:rPr>
        <w:t xml:space="preserve">in particular </w:t>
      </w:r>
      <w:r w:rsidRPr="003752F7">
        <w:rPr>
          <w:rFonts w:asciiTheme="majorBidi" w:hAnsiTheme="majorBidi" w:cstheme="majorBidi"/>
          <w:color w:val="202122"/>
          <w:sz w:val="20"/>
          <w:szCs w:val="20"/>
        </w:rPr>
        <w:t xml:space="preserve">are complex and difficult to pin down. </w:t>
      </w:r>
      <w:r w:rsidR="00882BEB" w:rsidRPr="003752F7">
        <w:rPr>
          <w:rFonts w:asciiTheme="majorBidi" w:hAnsiTheme="majorBidi" w:cstheme="majorBidi"/>
          <w:color w:val="202122"/>
          <w:sz w:val="20"/>
          <w:szCs w:val="20"/>
        </w:rPr>
        <w:t>In reality, he</w:t>
      </w:r>
      <w:r w:rsidRPr="003752F7">
        <w:rPr>
          <w:rFonts w:asciiTheme="majorBidi" w:hAnsiTheme="majorBidi" w:cstheme="majorBidi"/>
          <w:color w:val="202122"/>
          <w:sz w:val="20"/>
          <w:szCs w:val="20"/>
        </w:rPr>
        <w:t xml:space="preserve"> was open to the </w:t>
      </w:r>
      <w:r w:rsidR="00882BEB" w:rsidRPr="003752F7">
        <w:rPr>
          <w:rFonts w:asciiTheme="majorBidi" w:hAnsiTheme="majorBidi" w:cstheme="majorBidi"/>
          <w:color w:val="202122"/>
          <w:sz w:val="20"/>
          <w:szCs w:val="20"/>
        </w:rPr>
        <w:t>T</w:t>
      </w:r>
      <w:r w:rsidRPr="003752F7">
        <w:rPr>
          <w:rFonts w:asciiTheme="majorBidi" w:hAnsiTheme="majorBidi" w:cstheme="majorBidi"/>
          <w:color w:val="202122"/>
          <w:sz w:val="20"/>
          <w:szCs w:val="20"/>
        </w:rPr>
        <w:t>ruth wherever he found it, and once said: “How could I write songs of hatred when I felt no hate?” Yet he once described himself as “not anti-Christian nor un-Christian but, most decide</w:t>
      </w:r>
      <w:r w:rsidR="009D0340" w:rsidRPr="003752F7">
        <w:rPr>
          <w:rFonts w:asciiTheme="majorBidi" w:hAnsiTheme="majorBidi" w:cstheme="majorBidi"/>
          <w:color w:val="202122"/>
          <w:sz w:val="20"/>
          <w:szCs w:val="20"/>
        </w:rPr>
        <w:t>d</w:t>
      </w:r>
      <w:r w:rsidRPr="003752F7">
        <w:rPr>
          <w:rFonts w:asciiTheme="majorBidi" w:hAnsiTheme="majorBidi" w:cstheme="majorBidi"/>
          <w:color w:val="202122"/>
          <w:sz w:val="20"/>
          <w:szCs w:val="20"/>
        </w:rPr>
        <w:t>ly, non-Christian.” Goethe’s unorthodox religious views led some of his German contemporaries to call him “the great heathen</w:t>
      </w:r>
      <w:r w:rsidR="009D0340" w:rsidRPr="003752F7">
        <w:rPr>
          <w:rFonts w:asciiTheme="majorBidi" w:hAnsiTheme="majorBidi" w:cstheme="majorBidi"/>
          <w:color w:val="202122"/>
          <w:sz w:val="20"/>
          <w:szCs w:val="20"/>
        </w:rPr>
        <w:t>,</w:t>
      </w:r>
      <w:r w:rsidRPr="003752F7">
        <w:rPr>
          <w:rFonts w:asciiTheme="majorBidi" w:hAnsiTheme="majorBidi" w:cstheme="majorBidi"/>
          <w:color w:val="202122"/>
          <w:sz w:val="20"/>
          <w:szCs w:val="20"/>
        </w:rPr>
        <w:t xml:space="preserve">” and </w:t>
      </w:r>
      <w:r w:rsidR="009D0340" w:rsidRPr="003752F7">
        <w:rPr>
          <w:rFonts w:asciiTheme="majorBidi" w:hAnsiTheme="majorBidi" w:cstheme="majorBidi"/>
          <w:color w:val="202122"/>
          <w:sz w:val="20"/>
          <w:szCs w:val="20"/>
        </w:rPr>
        <w:t xml:space="preserve">his religious </w:t>
      </w:r>
      <w:r w:rsidR="0041679C" w:rsidRPr="003752F7">
        <w:rPr>
          <w:rFonts w:asciiTheme="majorBidi" w:hAnsiTheme="majorBidi" w:cstheme="majorBidi"/>
          <w:color w:val="202122"/>
          <w:sz w:val="20"/>
          <w:szCs w:val="20"/>
        </w:rPr>
        <w:t xml:space="preserve">heterodoxy </w:t>
      </w:r>
      <w:r w:rsidRPr="003752F7">
        <w:rPr>
          <w:rFonts w:asciiTheme="majorBidi" w:hAnsiTheme="majorBidi" w:cstheme="majorBidi"/>
          <w:color w:val="202122"/>
          <w:sz w:val="20"/>
          <w:szCs w:val="20"/>
        </w:rPr>
        <w:t xml:space="preserve">provoked distrust among the Protestant religious authorities of his time. </w:t>
      </w:r>
      <w:r w:rsidR="00390B67" w:rsidRPr="003752F7">
        <w:rPr>
          <w:rFonts w:asciiTheme="majorBidi" w:hAnsiTheme="majorBidi" w:cstheme="majorBidi"/>
          <w:color w:val="202122"/>
          <w:sz w:val="20"/>
          <w:szCs w:val="20"/>
        </w:rPr>
        <w:t>The noted German Scholar</w:t>
      </w:r>
      <w:r w:rsidR="006B1B38" w:rsidRPr="003752F7">
        <w:rPr>
          <w:rFonts w:asciiTheme="majorBidi" w:hAnsiTheme="majorBidi" w:cstheme="majorBidi"/>
          <w:color w:val="202122"/>
          <w:sz w:val="20"/>
          <w:szCs w:val="20"/>
        </w:rPr>
        <w:t>, poet, and translator</w:t>
      </w:r>
      <w:r w:rsidR="00390B67" w:rsidRPr="003752F7">
        <w:rPr>
          <w:rFonts w:asciiTheme="majorBidi" w:hAnsiTheme="majorBidi" w:cstheme="majorBidi"/>
          <w:color w:val="202122"/>
          <w:sz w:val="20"/>
          <w:szCs w:val="20"/>
        </w:rPr>
        <w:t xml:space="preserve"> </w:t>
      </w:r>
      <w:r w:rsidRPr="003752F7">
        <w:rPr>
          <w:rFonts w:asciiTheme="majorBidi" w:hAnsiTheme="majorBidi" w:cstheme="majorBidi"/>
          <w:color w:val="202122"/>
          <w:sz w:val="20"/>
          <w:szCs w:val="20"/>
        </w:rPr>
        <w:t xml:space="preserve">August Wilhelm </w:t>
      </w:r>
      <w:r w:rsidR="007F69E8" w:rsidRPr="003752F7">
        <w:rPr>
          <w:rFonts w:asciiTheme="majorBidi" w:hAnsiTheme="majorBidi" w:cstheme="majorBidi"/>
          <w:color w:val="202122"/>
          <w:sz w:val="20"/>
          <w:szCs w:val="20"/>
        </w:rPr>
        <w:t xml:space="preserve">von </w:t>
      </w:r>
      <w:r w:rsidRPr="003752F7">
        <w:rPr>
          <w:rFonts w:asciiTheme="majorBidi" w:hAnsiTheme="majorBidi" w:cstheme="majorBidi"/>
          <w:color w:val="202122"/>
          <w:sz w:val="20"/>
          <w:szCs w:val="20"/>
        </w:rPr>
        <w:t>Schlegel (d. 1261/1845)</w:t>
      </w:r>
      <w:r w:rsidR="00390B67" w:rsidRPr="003752F7">
        <w:rPr>
          <w:rFonts w:asciiTheme="majorBidi" w:hAnsiTheme="majorBidi" w:cstheme="majorBidi"/>
          <w:color w:val="202122"/>
          <w:sz w:val="20"/>
          <w:szCs w:val="20"/>
        </w:rPr>
        <w:t>—who specialized in Sanskrit</w:t>
      </w:r>
      <w:r w:rsidR="006B1B38" w:rsidRPr="003752F7">
        <w:rPr>
          <w:rFonts w:asciiTheme="majorBidi" w:hAnsiTheme="majorBidi" w:cstheme="majorBidi"/>
          <w:color w:val="202122"/>
          <w:sz w:val="20"/>
          <w:szCs w:val="20"/>
        </w:rPr>
        <w:t xml:space="preserve"> and the history and beliefs of</w:t>
      </w:r>
      <w:r w:rsidR="00390B67" w:rsidRPr="003752F7">
        <w:rPr>
          <w:rFonts w:asciiTheme="majorBidi" w:hAnsiTheme="majorBidi" w:cstheme="majorBidi"/>
          <w:color w:val="202122"/>
          <w:sz w:val="20"/>
          <w:szCs w:val="20"/>
        </w:rPr>
        <w:t xml:space="preserve"> </w:t>
      </w:r>
      <w:r w:rsidR="006B1B38" w:rsidRPr="003752F7">
        <w:rPr>
          <w:rFonts w:asciiTheme="majorBidi" w:hAnsiTheme="majorBidi" w:cstheme="majorBidi"/>
          <w:color w:val="202122"/>
          <w:sz w:val="20"/>
          <w:szCs w:val="20"/>
        </w:rPr>
        <w:t>Ancient India—</w:t>
      </w:r>
      <w:r w:rsidR="0010744B" w:rsidRPr="003752F7">
        <w:rPr>
          <w:rFonts w:asciiTheme="majorBidi" w:hAnsiTheme="majorBidi" w:cstheme="majorBidi"/>
          <w:color w:val="202122"/>
          <w:sz w:val="20"/>
          <w:szCs w:val="20"/>
        </w:rPr>
        <w:t xml:space="preserve">and knew </w:t>
      </w:r>
      <w:r w:rsidRPr="003752F7">
        <w:rPr>
          <w:rFonts w:asciiTheme="majorBidi" w:hAnsiTheme="majorBidi" w:cstheme="majorBidi"/>
          <w:color w:val="202122"/>
          <w:sz w:val="20"/>
          <w:szCs w:val="20"/>
        </w:rPr>
        <w:t>Goethe</w:t>
      </w:r>
      <w:r w:rsidR="0010744B" w:rsidRPr="003752F7">
        <w:rPr>
          <w:rFonts w:asciiTheme="majorBidi" w:hAnsiTheme="majorBidi" w:cstheme="majorBidi"/>
          <w:color w:val="202122"/>
          <w:sz w:val="20"/>
          <w:szCs w:val="20"/>
        </w:rPr>
        <w:t xml:space="preserve"> personally regarded him</w:t>
      </w:r>
      <w:r w:rsidRPr="003752F7">
        <w:rPr>
          <w:rFonts w:asciiTheme="majorBidi" w:hAnsiTheme="majorBidi" w:cstheme="majorBidi"/>
          <w:color w:val="202122"/>
          <w:sz w:val="20"/>
          <w:szCs w:val="20"/>
        </w:rPr>
        <w:t xml:space="preserve"> as “a heathen who [secretly] converted to Islam.” Goethe wrote his “Song of </w:t>
      </w:r>
      <w:r w:rsidRPr="003752F7">
        <w:rPr>
          <w:rFonts w:asciiTheme="majorBidi" w:hAnsiTheme="majorBidi" w:cstheme="majorBidi"/>
          <w:sz w:val="20"/>
          <w:szCs w:val="20"/>
        </w:rPr>
        <w:t>Muḥammad” (</w:t>
      </w:r>
      <w:r w:rsidRPr="003752F7">
        <w:rPr>
          <w:rFonts w:asciiTheme="majorBidi" w:hAnsiTheme="majorBidi" w:cstheme="majorBidi"/>
          <w:i/>
          <w:iCs/>
          <w:color w:val="202122"/>
          <w:sz w:val="20"/>
          <w:szCs w:val="20"/>
        </w:rPr>
        <w:t>Mahomets Gesang</w:t>
      </w:r>
      <w:r w:rsidRPr="003752F7">
        <w:rPr>
          <w:rStyle w:val="apple-converted-space"/>
          <w:rFonts w:asciiTheme="majorBidi" w:eastAsiaTheme="majorEastAsia" w:hAnsiTheme="majorBidi" w:cstheme="majorBidi"/>
          <w:color w:val="202122"/>
          <w:sz w:val="20"/>
          <w:szCs w:val="20"/>
        </w:rPr>
        <w:t>) at the age of twenty-three, which focused, however, on nature and its powerful forces. In 1234/1819, thirteen years before his death, Goethe published his</w:t>
      </w:r>
      <w:r w:rsidR="00613DF6" w:rsidRPr="003752F7">
        <w:rPr>
          <w:rStyle w:val="apple-converted-space"/>
          <w:rFonts w:asciiTheme="majorBidi" w:eastAsiaTheme="majorEastAsia" w:hAnsiTheme="majorBidi" w:cstheme="majorBidi"/>
          <w:color w:val="202122"/>
          <w:sz w:val="20"/>
          <w:szCs w:val="20"/>
        </w:rPr>
        <w:t xml:space="preserve"> famous</w:t>
      </w:r>
      <w:r w:rsidRPr="003752F7">
        <w:rPr>
          <w:rStyle w:val="apple-converted-space"/>
          <w:rFonts w:asciiTheme="majorBidi" w:eastAsiaTheme="majorEastAsia" w:hAnsiTheme="majorBidi" w:cstheme="majorBidi"/>
          <w:color w:val="202122"/>
          <w:sz w:val="20"/>
          <w:szCs w:val="20"/>
        </w:rPr>
        <w:t xml:space="preserve"> </w:t>
      </w:r>
      <w:r w:rsidRPr="003752F7">
        <w:rPr>
          <w:rStyle w:val="apple-converted-space"/>
          <w:rFonts w:asciiTheme="majorBidi" w:eastAsiaTheme="majorEastAsia" w:hAnsiTheme="majorBidi" w:cstheme="majorBidi"/>
          <w:i/>
          <w:iCs/>
          <w:color w:val="202122"/>
          <w:sz w:val="20"/>
          <w:szCs w:val="20"/>
        </w:rPr>
        <w:t>West-Eastern Divan</w:t>
      </w:r>
      <w:r w:rsidRPr="003752F7">
        <w:rPr>
          <w:rStyle w:val="apple-converted-space"/>
          <w:rFonts w:asciiTheme="majorBidi" w:eastAsiaTheme="majorEastAsia" w:hAnsiTheme="majorBidi" w:cstheme="majorBidi"/>
          <w:color w:val="202122"/>
          <w:sz w:val="20"/>
          <w:szCs w:val="20"/>
        </w:rPr>
        <w:t xml:space="preserve"> (</w:t>
      </w:r>
      <w:r w:rsidRPr="003752F7">
        <w:rPr>
          <w:rStyle w:val="apple-converted-space"/>
          <w:rFonts w:asciiTheme="majorBidi" w:eastAsiaTheme="majorEastAsia" w:hAnsiTheme="majorBidi" w:cstheme="majorBidi"/>
          <w:i/>
          <w:iCs/>
          <w:color w:val="202122"/>
          <w:sz w:val="20"/>
          <w:szCs w:val="20"/>
        </w:rPr>
        <w:t>West-Östlicher Divan</w:t>
      </w:r>
      <w:r w:rsidRPr="003752F7">
        <w:rPr>
          <w:rStyle w:val="apple-converted-space"/>
          <w:rFonts w:asciiTheme="majorBidi" w:eastAsiaTheme="majorEastAsia" w:hAnsiTheme="majorBidi" w:cstheme="majorBidi"/>
          <w:color w:val="202122"/>
          <w:sz w:val="20"/>
          <w:szCs w:val="20"/>
        </w:rPr>
        <w:t>), which declared the superiority of the great Persian poets and sought to initiate a poetic dialogue between the East and the West.</w:t>
      </w:r>
    </w:p>
  </w:footnote>
  <w:footnote w:id="144">
    <w:p w14:paraId="269E96E9" w14:textId="77777777" w:rsidR="00E86172" w:rsidRPr="003752F7" w:rsidRDefault="00E86172" w:rsidP="00E86172">
      <w:pPr>
        <w:rPr>
          <w:rFonts w:asciiTheme="majorBidi" w:hAnsiTheme="majorBidi" w:cstheme="majorBidi"/>
          <w:sz w:val="20"/>
          <w:szCs w:val="20"/>
        </w:rPr>
      </w:pPr>
      <w:r w:rsidRPr="003752F7">
        <w:rPr>
          <w:rStyle w:val="FootnoteReference"/>
          <w:rFonts w:asciiTheme="majorBidi" w:eastAsiaTheme="majorEastAsia"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222222"/>
          <w:sz w:val="20"/>
          <w:szCs w:val="20"/>
        </w:rPr>
        <w:t>Heinrich Federer</w:t>
      </w:r>
      <w:r w:rsidRPr="003752F7">
        <w:rPr>
          <w:rFonts w:asciiTheme="majorBidi" w:hAnsiTheme="majorBidi" w:cstheme="majorBidi"/>
          <w:color w:val="222222"/>
          <w:sz w:val="20"/>
          <w:szCs w:val="20"/>
        </w:rPr>
        <w:t xml:space="preserve"> (d. 1346/1928) was </w:t>
      </w:r>
      <w:r w:rsidRPr="003752F7">
        <w:rPr>
          <w:rFonts w:asciiTheme="majorBidi" w:hAnsiTheme="majorBidi" w:cstheme="majorBidi"/>
          <w:sz w:val="20"/>
          <w:szCs w:val="20"/>
        </w:rPr>
        <w:t>a Catholic village priest and a noted Swiss novelist and poet.</w:t>
      </w:r>
      <w:r w:rsidRPr="003752F7">
        <w:rPr>
          <w:rFonts w:asciiTheme="majorBidi" w:hAnsiTheme="majorBidi" w:cstheme="majorBidi"/>
          <w:color w:val="000000"/>
          <w:sz w:val="20"/>
          <w:szCs w:val="20"/>
          <w:shd w:val="clear" w:color="auto" w:fill="FFFFFF"/>
        </w:rPr>
        <w:t xml:space="preserve"> His “warmhearted” Roman Catholicism was inspired by St. Francis of Assisi.</w:t>
      </w:r>
    </w:p>
  </w:footnote>
  <w:footnote w:id="145">
    <w:p w14:paraId="70CBD626" w14:textId="14E4A695" w:rsidR="00070F25" w:rsidRPr="003752F7" w:rsidRDefault="00E86172" w:rsidP="00070F25">
      <w:pPr>
        <w:pStyle w:val="FootnoteText"/>
        <w:rPr>
          <w:rFonts w:eastAsiaTheme="minorEastAsia"/>
          <w:i/>
          <w:iCs/>
          <w:color w:val="000000"/>
          <w:lang w:val="el-GR"/>
        </w:rPr>
      </w:pPr>
      <w:r w:rsidRPr="003752F7">
        <w:rPr>
          <w:rStyle w:val="FootnoteReference"/>
        </w:rPr>
        <w:footnoteRef/>
      </w:r>
      <w:r w:rsidRPr="003752F7">
        <w:t xml:space="preserve"> The </w:t>
      </w:r>
      <w:r w:rsidRPr="003752F7">
        <w:rPr>
          <w:b/>
          <w:bCs/>
        </w:rPr>
        <w:t>Spanish and Portuguese Inquisitions</w:t>
      </w:r>
      <w:r w:rsidRPr="003752F7">
        <w:t xml:space="preserve"> as well as the general phenomenon of the Inquisition in the history of the Roman Catholic Church are discussed </w:t>
      </w:r>
      <w:r w:rsidR="0016055F" w:rsidRPr="003752F7">
        <w:t xml:space="preserve">at considerable length </w:t>
      </w:r>
      <w:r w:rsidRPr="003752F7">
        <w:t xml:space="preserve">in </w:t>
      </w:r>
      <w:r w:rsidR="0032537A" w:rsidRPr="003752F7">
        <w:t>Volume Four.</w:t>
      </w:r>
      <w:r w:rsidR="00D178F6" w:rsidRPr="003752F7">
        <w:t xml:space="preserve"> </w:t>
      </w:r>
      <w:r w:rsidR="00800D39" w:rsidRPr="003752F7">
        <w:rPr>
          <w:rFonts w:eastAsiaTheme="minorEastAsia"/>
          <w:color w:val="000000"/>
        </w:rPr>
        <w:t xml:space="preserve">With the exception of the Papal States, the Inquisition was abolished in the early thirteenth/nineteenth century, although this process </w:t>
      </w:r>
      <w:r w:rsidR="004B1F88" w:rsidRPr="003752F7">
        <w:rPr>
          <w:rFonts w:eastAsiaTheme="minorEastAsia"/>
          <w:color w:val="000000"/>
        </w:rPr>
        <w:t>was delayed</w:t>
      </w:r>
      <w:r w:rsidR="00800D39" w:rsidRPr="003752F7">
        <w:rPr>
          <w:rFonts w:eastAsiaTheme="minorEastAsia"/>
          <w:color w:val="000000"/>
        </w:rPr>
        <w:t xml:space="preserve"> until the early thirteenth/twentieth century in Spanish America.</w:t>
      </w:r>
      <w:r w:rsidR="004B1F88" w:rsidRPr="003752F7">
        <w:rPr>
          <w:rFonts w:eastAsiaTheme="minorEastAsia"/>
          <w:color w:val="000000"/>
        </w:rPr>
        <w:t xml:space="preserve"> </w:t>
      </w:r>
      <w:r w:rsidR="00800D39" w:rsidRPr="003752F7">
        <w:rPr>
          <w:rFonts w:eastAsiaTheme="minorEastAsia"/>
          <w:color w:val="000000"/>
        </w:rPr>
        <w:t>In 1326/1908, the Magisterial Catholic Church renamed the Inquisition “the Supreme Sacred Congregation of the Holy Office.” In 1385/1965, its name was again changed to “the Congregation of the Doctrine of the Faith.” Then, in 1443/2022, it was newly designated as “the Dicastery of the Doctrine of the Faith</w:t>
      </w:r>
      <w:r w:rsidR="00070F25" w:rsidRPr="003752F7">
        <w:rPr>
          <w:rFonts w:eastAsiaTheme="minorEastAsia"/>
          <w:color w:val="000000"/>
        </w:rPr>
        <w:t>.</w:t>
      </w:r>
      <w:r w:rsidR="00800D39" w:rsidRPr="003752F7">
        <w:rPr>
          <w:rFonts w:eastAsiaTheme="minorEastAsia"/>
          <w:color w:val="000000"/>
        </w:rPr>
        <w:t xml:space="preserve">” </w:t>
      </w:r>
      <w:r w:rsidR="00070F25" w:rsidRPr="003752F7">
        <w:rPr>
          <w:rFonts w:eastAsiaTheme="minorEastAsia"/>
          <w:color w:val="000000"/>
        </w:rPr>
        <w:t>“Dicastery,” which is a word so rare as to be virtually unknown</w:t>
      </w:r>
      <w:r w:rsidR="00011F4C" w:rsidRPr="003752F7">
        <w:rPr>
          <w:rFonts w:eastAsiaTheme="minorEastAsia"/>
          <w:color w:val="000000"/>
        </w:rPr>
        <w:t xml:space="preserve"> among most English speakers</w:t>
      </w:r>
      <w:r w:rsidR="001E0770" w:rsidRPr="003752F7">
        <w:rPr>
          <w:rFonts w:eastAsiaTheme="minorEastAsia"/>
          <w:color w:val="000000"/>
        </w:rPr>
        <w:t>, comes from the Greek</w:t>
      </w:r>
      <w:r w:rsidR="001E0770" w:rsidRPr="003752F7">
        <w:rPr>
          <w:i/>
          <w:iCs/>
          <w:color w:val="000000"/>
          <w:lang w:val="el"/>
        </w:rPr>
        <w:t xml:space="preserve"> dikast</w:t>
      </w:r>
      <w:r w:rsidR="00BE63DA" w:rsidRPr="003752F7">
        <w:rPr>
          <w:i/>
          <w:iCs/>
          <w:color w:val="000000" w:themeColor="text1"/>
        </w:rPr>
        <w:t>ê</w:t>
      </w:r>
      <w:r w:rsidR="001E0770" w:rsidRPr="003752F7">
        <w:rPr>
          <w:i/>
          <w:iCs/>
          <w:color w:val="000000"/>
          <w:lang w:val="el"/>
        </w:rPr>
        <w:t>rion</w:t>
      </w:r>
      <w:r w:rsidR="00BE63DA" w:rsidRPr="003752F7">
        <w:rPr>
          <w:color w:val="000000"/>
        </w:rPr>
        <w:t xml:space="preserve">, </w:t>
      </w:r>
      <w:r w:rsidR="00BE63DA" w:rsidRPr="003752F7">
        <w:rPr>
          <w:i/>
          <w:iCs/>
          <w:color w:val="000000"/>
          <w:lang w:val="el-GR"/>
        </w:rPr>
        <w:t>δικαστήριον</w:t>
      </w:r>
      <w:r w:rsidR="00BE63DA" w:rsidRPr="003752F7">
        <w:rPr>
          <w:color w:val="000000"/>
        </w:rPr>
        <w:t>, meaning “court of law</w:t>
      </w:r>
      <w:r w:rsidR="00011F4C" w:rsidRPr="003752F7">
        <w:rPr>
          <w:color w:val="000000"/>
        </w:rPr>
        <w:t>,</w:t>
      </w:r>
      <w:r w:rsidR="00343A3D" w:rsidRPr="003752F7">
        <w:rPr>
          <w:color w:val="000000"/>
        </w:rPr>
        <w:t xml:space="preserve">” from the Greek </w:t>
      </w:r>
      <w:r w:rsidR="00343A3D" w:rsidRPr="003752F7">
        <w:rPr>
          <w:i/>
          <w:iCs/>
          <w:color w:val="000000"/>
        </w:rPr>
        <w:t>dikasta</w:t>
      </w:r>
      <w:r w:rsidR="00343A3D" w:rsidRPr="003752F7">
        <w:rPr>
          <w:i/>
          <w:iCs/>
          <w:color w:val="000000"/>
          <w:lang w:val="el"/>
        </w:rPr>
        <w:t>t</w:t>
      </w:r>
      <w:r w:rsidR="00343A3D" w:rsidRPr="003752F7">
        <w:rPr>
          <w:i/>
          <w:iCs/>
          <w:color w:val="000000" w:themeColor="text1"/>
        </w:rPr>
        <w:t>ês</w:t>
      </w:r>
      <w:r w:rsidR="00343A3D" w:rsidRPr="003752F7">
        <w:rPr>
          <w:color w:val="000000" w:themeColor="text1"/>
        </w:rPr>
        <w:t>,</w:t>
      </w:r>
      <w:r w:rsidR="00343A3D" w:rsidRPr="003752F7">
        <w:rPr>
          <w:i/>
          <w:iCs/>
          <w:color w:val="000000"/>
        </w:rPr>
        <w:t xml:space="preserve"> </w:t>
      </w:r>
      <w:r w:rsidR="00343A3D" w:rsidRPr="003752F7">
        <w:rPr>
          <w:i/>
          <w:iCs/>
          <w:color w:val="000000"/>
          <w:lang w:val="el-GR"/>
        </w:rPr>
        <w:t>δικαστή</w:t>
      </w:r>
      <w:r w:rsidR="00B12731" w:rsidRPr="003752F7">
        <w:rPr>
          <w:i/>
          <w:iCs/>
          <w:color w:val="000000" w:themeColor="text1"/>
        </w:rPr>
        <w:t>ς</w:t>
      </w:r>
      <w:r w:rsidR="00B12731" w:rsidRPr="003752F7">
        <w:rPr>
          <w:color w:val="000000" w:themeColor="text1"/>
        </w:rPr>
        <w:t xml:space="preserve"> for “judge” or “juror.” </w:t>
      </w:r>
      <w:r w:rsidR="00BE1B10" w:rsidRPr="003752F7">
        <w:rPr>
          <w:color w:val="000000" w:themeColor="text1"/>
        </w:rPr>
        <w:t>Thus, the Inquisition is still conceived</w:t>
      </w:r>
      <w:r w:rsidR="000F29B0" w:rsidRPr="003752F7">
        <w:rPr>
          <w:color w:val="000000" w:themeColor="text1"/>
        </w:rPr>
        <w:t xml:space="preserve"> of in official Roman Catholic eyes</w:t>
      </w:r>
      <w:r w:rsidR="00BE1B10" w:rsidRPr="003752F7">
        <w:rPr>
          <w:color w:val="000000" w:themeColor="text1"/>
        </w:rPr>
        <w:t xml:space="preserve"> as an authoritative legal department of the Church, </w:t>
      </w:r>
      <w:r w:rsidR="000F29B0" w:rsidRPr="003752F7">
        <w:rPr>
          <w:color w:val="000000" w:themeColor="text1"/>
        </w:rPr>
        <w:t xml:space="preserve">which has the purpose of </w:t>
      </w:r>
      <w:r w:rsidR="00BE1B10" w:rsidRPr="003752F7">
        <w:rPr>
          <w:color w:val="000000" w:themeColor="text1"/>
        </w:rPr>
        <w:t xml:space="preserve">enforcing the Orthodox faith, although that fact is concealed by the arcane language of the term. Again, however, it is worth reiterating that </w:t>
      </w:r>
    </w:p>
    <w:p w14:paraId="4057226A" w14:textId="4EE3961F" w:rsidR="00800D39" w:rsidRPr="003752F7" w:rsidRDefault="00800D39" w:rsidP="009144B0">
      <w:pPr>
        <w:pStyle w:val="FootnoteText"/>
        <w:rPr>
          <w:rFonts w:eastAsiaTheme="minorEastAsia"/>
          <w:color w:val="000000"/>
        </w:rPr>
      </w:pPr>
      <w:r w:rsidRPr="003752F7">
        <w:rPr>
          <w:rFonts w:eastAsiaTheme="minorEastAsia"/>
          <w:color w:val="000000"/>
        </w:rPr>
        <w:t>the Magisterial Church of Rome has never formally</w:t>
      </w:r>
      <w:r w:rsidR="00BE1B10" w:rsidRPr="003752F7">
        <w:rPr>
          <w:rFonts w:eastAsiaTheme="minorEastAsia"/>
          <w:color w:val="000000"/>
        </w:rPr>
        <w:t xml:space="preserve"> repented from the crimes of the Inquisition</w:t>
      </w:r>
      <w:r w:rsidR="005C7DE0" w:rsidRPr="003752F7">
        <w:rPr>
          <w:rFonts w:eastAsiaTheme="minorEastAsia"/>
          <w:color w:val="000000"/>
        </w:rPr>
        <w:t xml:space="preserve"> by fully</w:t>
      </w:r>
      <w:r w:rsidRPr="003752F7">
        <w:rPr>
          <w:rFonts w:eastAsiaTheme="minorEastAsia"/>
          <w:color w:val="000000"/>
        </w:rPr>
        <w:t xml:space="preserve"> repeal</w:t>
      </w:r>
      <w:r w:rsidR="005C7DE0" w:rsidRPr="003752F7">
        <w:rPr>
          <w:rFonts w:eastAsiaTheme="minorEastAsia"/>
          <w:color w:val="000000"/>
        </w:rPr>
        <w:t>ing it or attempting to</w:t>
      </w:r>
      <w:r w:rsidRPr="003752F7">
        <w:rPr>
          <w:rFonts w:eastAsiaTheme="minorEastAsia"/>
          <w:color w:val="000000"/>
        </w:rPr>
        <w:t xml:space="preserve"> atone for the long centuries of abuse that were perpetrated </w:t>
      </w:r>
      <w:r w:rsidR="0016055F" w:rsidRPr="003752F7">
        <w:rPr>
          <w:rFonts w:eastAsiaTheme="minorEastAsia"/>
          <w:color w:val="000000"/>
        </w:rPr>
        <w:t>in</w:t>
      </w:r>
      <w:r w:rsidRPr="003752F7">
        <w:rPr>
          <w:rFonts w:eastAsiaTheme="minorEastAsia"/>
          <w:color w:val="000000"/>
        </w:rPr>
        <w:t xml:space="preserve"> the Inquisition</w:t>
      </w:r>
      <w:r w:rsidR="0016055F" w:rsidRPr="003752F7">
        <w:rPr>
          <w:rFonts w:eastAsiaTheme="minorEastAsia"/>
          <w:color w:val="000000"/>
        </w:rPr>
        <w:t>’s name.</w:t>
      </w:r>
      <w:r w:rsidRPr="003752F7">
        <w:rPr>
          <w:rFonts w:eastAsiaTheme="minorEastAsia"/>
          <w:color w:val="000000"/>
        </w:rPr>
        <w:t xml:space="preserve"> </w:t>
      </w:r>
    </w:p>
    <w:p w14:paraId="143C3F02" w14:textId="5EC0B8F5" w:rsidR="00D178F6" w:rsidRPr="003752F7" w:rsidRDefault="00800D39" w:rsidP="009144B0">
      <w:pPr>
        <w:pStyle w:val="FootnoteText"/>
      </w:pPr>
      <w:r w:rsidRPr="003752F7">
        <w:rPr>
          <w:rFonts w:eastAsiaTheme="minorEastAsia"/>
          <w:color w:val="000000"/>
        </w:rPr>
        <w:t xml:space="preserve">    </w:t>
      </w:r>
      <w:r w:rsidR="00D178F6" w:rsidRPr="003752F7">
        <w:t xml:space="preserve">The </w:t>
      </w:r>
      <w:r w:rsidR="00D178F6" w:rsidRPr="003752F7">
        <w:rPr>
          <w:b/>
          <w:bCs/>
        </w:rPr>
        <w:t>Spanish and Portuguese Inquisitions</w:t>
      </w:r>
      <w:r w:rsidR="00D178F6" w:rsidRPr="003752F7">
        <w:t xml:space="preserve"> </w:t>
      </w:r>
      <w:r w:rsidR="00501F73" w:rsidRPr="003752F7">
        <w:t xml:space="preserve">were relatively late but extremely systematic and harsh examples of </w:t>
      </w:r>
      <w:r w:rsidR="009144B0" w:rsidRPr="003752F7">
        <w:rPr>
          <w:b/>
          <w:bCs/>
        </w:rPr>
        <w:t>the</w:t>
      </w:r>
      <w:r w:rsidR="00D178F6" w:rsidRPr="003752F7">
        <w:rPr>
          <w:b/>
          <w:bCs/>
        </w:rPr>
        <w:t xml:space="preserve"> Roman Catholic Inquis</w:t>
      </w:r>
      <w:r w:rsidR="009144B0" w:rsidRPr="003752F7">
        <w:rPr>
          <w:b/>
          <w:bCs/>
        </w:rPr>
        <w:t>i</w:t>
      </w:r>
      <w:r w:rsidR="00D178F6" w:rsidRPr="003752F7">
        <w:rPr>
          <w:b/>
          <w:bCs/>
        </w:rPr>
        <w:t>tion</w:t>
      </w:r>
      <w:r w:rsidR="00D178F6" w:rsidRPr="003752F7">
        <w:t xml:space="preserve"> or “Holy Office” of the Magisterial Roman Catholic Church</w:t>
      </w:r>
      <w:r w:rsidR="009144B0" w:rsidRPr="003752F7">
        <w:t>, which exercised a</w:t>
      </w:r>
      <w:r w:rsidR="00D178F6" w:rsidRPr="003752F7">
        <w:t xml:space="preserve"> profound influence upon the history of Western Europe</w:t>
      </w:r>
      <w:r w:rsidR="00601F30" w:rsidRPr="003752F7">
        <w:t xml:space="preserve"> and then later in</w:t>
      </w:r>
      <w:r w:rsidR="00D178F6" w:rsidRPr="003752F7">
        <w:t xml:space="preserve"> the Americas and other realms that came under Spanish and Portuguese colonial rule. The Inquisition was not a single entity but a group of “holy” institutions </w:t>
      </w:r>
      <w:r w:rsidR="00601F30" w:rsidRPr="003752F7">
        <w:t>with</w:t>
      </w:r>
      <w:r w:rsidR="00D178F6" w:rsidRPr="003752F7">
        <w:t>in the Roman Catholic Church</w:t>
      </w:r>
      <w:r w:rsidR="00077882" w:rsidRPr="003752F7">
        <w:t>. T</w:t>
      </w:r>
      <w:r w:rsidR="00D178F6" w:rsidRPr="003752F7">
        <w:t xml:space="preserve">o this day </w:t>
      </w:r>
      <w:r w:rsidR="00004BF5" w:rsidRPr="003752F7">
        <w:t>the Church</w:t>
      </w:r>
      <w:r w:rsidR="00077882" w:rsidRPr="003752F7">
        <w:t xml:space="preserve"> of Rome</w:t>
      </w:r>
      <w:r w:rsidR="00004BF5" w:rsidRPr="003752F7">
        <w:t xml:space="preserve"> has</w:t>
      </w:r>
      <w:r w:rsidR="00D178F6" w:rsidRPr="003752F7">
        <w:t xml:space="preserve"> never officially repudiated</w:t>
      </w:r>
      <w:r w:rsidR="00004BF5" w:rsidRPr="003752F7">
        <w:t xml:space="preserve"> or</w:t>
      </w:r>
      <w:r w:rsidR="00973E3C" w:rsidRPr="003752F7">
        <w:t xml:space="preserve"> even seriously</w:t>
      </w:r>
      <w:r w:rsidR="00004BF5" w:rsidRPr="003752F7">
        <w:t xml:space="preserve"> </w:t>
      </w:r>
      <w:r w:rsidR="00973E3C" w:rsidRPr="003752F7">
        <w:t>expressed regret</w:t>
      </w:r>
      <w:r w:rsidR="00004BF5" w:rsidRPr="003752F7">
        <w:t xml:space="preserve"> for</w:t>
      </w:r>
      <w:r w:rsidR="00077882" w:rsidRPr="003752F7">
        <w:t xml:space="preserve"> the Inquisition. The </w:t>
      </w:r>
      <w:r w:rsidR="00D178F6" w:rsidRPr="003752F7">
        <w:t>purpose of</w:t>
      </w:r>
      <w:r w:rsidR="00077882" w:rsidRPr="003752F7">
        <w:t xml:space="preserve"> the “holy” institutions that made up the Inquisition was to</w:t>
      </w:r>
      <w:r w:rsidR="00D178F6" w:rsidRPr="003752F7">
        <w:t xml:space="preserve"> combat and eliminat</w:t>
      </w:r>
      <w:r w:rsidR="00077882" w:rsidRPr="003752F7">
        <w:t>e</w:t>
      </w:r>
      <w:r w:rsidR="00D178F6" w:rsidRPr="003752F7">
        <w:t xml:space="preserve"> Christian “heresy” and </w:t>
      </w:r>
      <w:r w:rsidR="00FC28A7" w:rsidRPr="003752F7">
        <w:t xml:space="preserve">other </w:t>
      </w:r>
      <w:r w:rsidR="00D178F6" w:rsidRPr="003752F7">
        <w:t xml:space="preserve">serious deviations from </w:t>
      </w:r>
      <w:r w:rsidR="00FC28A7" w:rsidRPr="003752F7">
        <w:t xml:space="preserve">official </w:t>
      </w:r>
      <w:r w:rsidR="00D178F6" w:rsidRPr="003752F7">
        <w:t xml:space="preserve">Church Doctrine. Although the Early Church took over the Inquisition from Roman Law in the fourth century CE, Church historians often designate the North African </w:t>
      </w:r>
      <w:r w:rsidR="00FC28A7" w:rsidRPr="003752F7">
        <w:t xml:space="preserve">Church </w:t>
      </w:r>
      <w:r w:rsidR="00D178F6" w:rsidRPr="003752F7">
        <w:t xml:space="preserve">Father </w:t>
      </w:r>
      <w:r w:rsidR="00D178F6" w:rsidRPr="003752F7">
        <w:rPr>
          <w:rFonts w:eastAsiaTheme="minorEastAsia"/>
          <w:color w:val="000000"/>
        </w:rPr>
        <w:t xml:space="preserve">Saint Augustine </w:t>
      </w:r>
      <w:r w:rsidR="00D178F6" w:rsidRPr="003752F7">
        <w:t>of Hippo (d. 430 CE)</w:t>
      </w:r>
      <w:r w:rsidR="00D178F6" w:rsidRPr="003752F7">
        <w:rPr>
          <w:rFonts w:eastAsiaTheme="minorEastAsia"/>
          <w:color w:val="000000"/>
        </w:rPr>
        <w:t xml:space="preserve"> as “the true father of the Inquisition.” In his opposition to the North African Christian Donatists—about whom we will speak</w:t>
      </w:r>
      <w:r w:rsidR="001B4D77" w:rsidRPr="003752F7">
        <w:rPr>
          <w:rFonts w:eastAsiaTheme="minorEastAsia"/>
          <w:color w:val="000000"/>
        </w:rPr>
        <w:t xml:space="preserve"> more fully in Volume Two</w:t>
      </w:r>
      <w:r w:rsidR="00D178F6" w:rsidRPr="003752F7">
        <w:rPr>
          <w:rFonts w:eastAsiaTheme="minorEastAsia"/>
          <w:color w:val="000000"/>
        </w:rPr>
        <w:t>—</w:t>
      </w:r>
      <w:r w:rsidR="001B4D77" w:rsidRPr="003752F7">
        <w:rPr>
          <w:rFonts w:eastAsiaTheme="minorEastAsia"/>
          <w:color w:val="000000"/>
        </w:rPr>
        <w:t xml:space="preserve">Saint </w:t>
      </w:r>
      <w:r w:rsidR="00D178F6" w:rsidRPr="003752F7">
        <w:rPr>
          <w:rFonts w:eastAsiaTheme="minorEastAsia"/>
          <w:color w:val="000000"/>
        </w:rPr>
        <w:t>Augustine “finally discovered that, where persuasion failed, persecution could be very effective.” Saint Augustine said in a famous North African sermon in which he declared there could be no salvation outside the Catholic Church: “I persecute openly because I am a son of the Church.” Thus, he treated the persecution of Christian “heresy” as a religious duty and act of mercy</w:t>
      </w:r>
      <w:r w:rsidR="00BD539D" w:rsidRPr="003752F7">
        <w:rPr>
          <w:rFonts w:eastAsiaTheme="minorEastAsia"/>
          <w:color w:val="000000"/>
        </w:rPr>
        <w:t xml:space="preserve"> of the highest order</w:t>
      </w:r>
      <w:r w:rsidR="00D178F6" w:rsidRPr="003752F7">
        <w:rPr>
          <w:rFonts w:eastAsiaTheme="minorEastAsia"/>
          <w:color w:val="000000"/>
        </w:rPr>
        <w:t>. For “successful coercion” could save the “heretic” from eternal damnation</w:t>
      </w:r>
      <w:r w:rsidR="00BD539D" w:rsidRPr="003752F7">
        <w:rPr>
          <w:rFonts w:eastAsiaTheme="minorEastAsia"/>
          <w:color w:val="000000"/>
        </w:rPr>
        <w:t>,</w:t>
      </w:r>
      <w:r w:rsidR="00D178F6" w:rsidRPr="003752F7">
        <w:rPr>
          <w:rFonts w:eastAsiaTheme="minorEastAsia"/>
          <w:color w:val="000000"/>
        </w:rPr>
        <w:t xml:space="preserve"> and</w:t>
      </w:r>
      <w:r w:rsidR="00BD539D" w:rsidRPr="003752F7">
        <w:rPr>
          <w:rFonts w:eastAsiaTheme="minorEastAsia"/>
          <w:color w:val="000000"/>
        </w:rPr>
        <w:t>,</w:t>
      </w:r>
      <w:r w:rsidR="00D178F6" w:rsidRPr="003752F7">
        <w:rPr>
          <w:rFonts w:eastAsiaTheme="minorEastAsia"/>
          <w:color w:val="000000"/>
        </w:rPr>
        <w:t xml:space="preserve"> therefore</w:t>
      </w:r>
      <w:r w:rsidR="00BD539D" w:rsidRPr="003752F7">
        <w:rPr>
          <w:rFonts w:eastAsiaTheme="minorEastAsia"/>
          <w:color w:val="000000"/>
        </w:rPr>
        <w:t>, it was ultimately</w:t>
      </w:r>
      <w:r w:rsidR="00D178F6" w:rsidRPr="003752F7">
        <w:rPr>
          <w:rFonts w:eastAsiaTheme="minorEastAsia"/>
          <w:color w:val="000000"/>
        </w:rPr>
        <w:t xml:space="preserve"> in </w:t>
      </w:r>
      <w:r w:rsidR="00BD539D" w:rsidRPr="003752F7">
        <w:rPr>
          <w:rFonts w:eastAsiaTheme="minorEastAsia"/>
          <w:color w:val="000000"/>
        </w:rPr>
        <w:t>the “heretic’s”</w:t>
      </w:r>
      <w:r w:rsidR="00D178F6" w:rsidRPr="003752F7">
        <w:rPr>
          <w:rFonts w:eastAsiaTheme="minorEastAsia"/>
          <w:color w:val="000000"/>
        </w:rPr>
        <w:t xml:space="preserve"> own best interest. </w:t>
      </w:r>
      <w:r w:rsidR="00BD539D" w:rsidRPr="003752F7">
        <w:rPr>
          <w:rFonts w:eastAsiaTheme="minorEastAsia"/>
          <w:color w:val="000000"/>
        </w:rPr>
        <w:t>In sixth/twelfth-century France, t</w:t>
      </w:r>
      <w:r w:rsidR="00D178F6" w:rsidRPr="003752F7">
        <w:rPr>
          <w:rFonts w:eastAsiaTheme="minorEastAsia"/>
          <w:color w:val="000000"/>
        </w:rPr>
        <w:t xml:space="preserve">he Medieval Inquisition adopted systematic torture and punishment as </w:t>
      </w:r>
      <w:r w:rsidR="00BD539D" w:rsidRPr="003752F7">
        <w:rPr>
          <w:rFonts w:eastAsiaTheme="minorEastAsia"/>
          <w:color w:val="000000"/>
        </w:rPr>
        <w:t xml:space="preserve">a fundamental </w:t>
      </w:r>
      <w:r w:rsidR="00D178F6" w:rsidRPr="003752F7">
        <w:rPr>
          <w:rFonts w:eastAsiaTheme="minorEastAsia"/>
          <w:color w:val="000000"/>
        </w:rPr>
        <w:t>part of its Inquisition, especially with the aim of exterminating the Albigensians, Cathars, and Waldensians—who</w:t>
      </w:r>
      <w:r w:rsidR="00BD539D" w:rsidRPr="003752F7">
        <w:rPr>
          <w:rFonts w:eastAsiaTheme="minorEastAsia"/>
          <w:color w:val="000000"/>
        </w:rPr>
        <w:t xml:space="preserve"> will be discussed more fully</w:t>
      </w:r>
      <w:r w:rsidR="00D178F6" w:rsidRPr="003752F7">
        <w:rPr>
          <w:rFonts w:eastAsiaTheme="minorEastAsia"/>
          <w:color w:val="000000"/>
        </w:rPr>
        <w:t xml:space="preserve"> </w:t>
      </w:r>
      <w:r w:rsidR="00BD539D" w:rsidRPr="003752F7">
        <w:rPr>
          <w:rFonts w:eastAsiaTheme="minorEastAsia"/>
          <w:color w:val="000000"/>
        </w:rPr>
        <w:t>in Volume</w:t>
      </w:r>
      <w:r w:rsidR="00843BE5" w:rsidRPr="003752F7">
        <w:rPr>
          <w:rFonts w:eastAsiaTheme="minorEastAsia"/>
          <w:color w:val="000000"/>
        </w:rPr>
        <w:t>s Three and Four</w:t>
      </w:r>
      <w:r w:rsidR="00D178F6" w:rsidRPr="003752F7">
        <w:rPr>
          <w:rFonts w:eastAsiaTheme="minorEastAsia"/>
          <w:color w:val="000000"/>
        </w:rPr>
        <w:t>. This</w:t>
      </w:r>
      <w:r w:rsidR="006E2F86" w:rsidRPr="003752F7">
        <w:rPr>
          <w:rFonts w:eastAsiaTheme="minorEastAsia"/>
          <w:color w:val="000000"/>
        </w:rPr>
        <w:t xml:space="preserve"> manifestation of the</w:t>
      </w:r>
      <w:r w:rsidR="00D178F6" w:rsidRPr="003752F7">
        <w:rPr>
          <w:rFonts w:eastAsiaTheme="minorEastAsia"/>
          <w:color w:val="000000"/>
        </w:rPr>
        <w:t xml:space="preserve"> Medieval Inquisition</w:t>
      </w:r>
      <w:r w:rsidR="006E2F86" w:rsidRPr="003752F7">
        <w:rPr>
          <w:rFonts w:eastAsiaTheme="minorEastAsia"/>
          <w:color w:val="000000"/>
        </w:rPr>
        <w:t xml:space="preserve"> in continental Europe</w:t>
      </w:r>
      <w:r w:rsidR="00D178F6" w:rsidRPr="003752F7">
        <w:rPr>
          <w:rFonts w:eastAsiaTheme="minorEastAsia"/>
          <w:color w:val="000000"/>
        </w:rPr>
        <w:t xml:space="preserve"> lasted until the middle of the ninth/fifteenth century, when it was extended to persecute the proto-Protestant Hussites of Bohemia</w:t>
      </w:r>
      <w:r w:rsidR="006E2F86" w:rsidRPr="003752F7">
        <w:rPr>
          <w:rFonts w:eastAsiaTheme="minorEastAsia"/>
          <w:color w:val="000000"/>
        </w:rPr>
        <w:t>, who are also dealt with in Volume Four</w:t>
      </w:r>
      <w:r w:rsidR="00D178F6" w:rsidRPr="003752F7">
        <w:rPr>
          <w:rFonts w:eastAsiaTheme="minorEastAsia"/>
          <w:color w:val="000000"/>
        </w:rPr>
        <w:t xml:space="preserve">. After the </w:t>
      </w:r>
      <w:r w:rsidR="006E2F86" w:rsidRPr="003752F7">
        <w:rPr>
          <w:rFonts w:eastAsiaTheme="minorEastAsia"/>
          <w:color w:val="000000"/>
        </w:rPr>
        <w:t xml:space="preserve">Roman </w:t>
      </w:r>
      <w:r w:rsidR="00D178F6" w:rsidRPr="003752F7">
        <w:rPr>
          <w:rFonts w:eastAsiaTheme="minorEastAsia"/>
          <w:color w:val="000000"/>
        </w:rPr>
        <w:t>Catholic conquest of Muslim Iberia</w:t>
      </w:r>
      <w:r w:rsidR="006E2F86" w:rsidRPr="003752F7">
        <w:rPr>
          <w:rFonts w:eastAsiaTheme="minorEastAsia"/>
          <w:color w:val="000000"/>
        </w:rPr>
        <w:t xml:space="preserve"> in the Western </w:t>
      </w:r>
      <w:r w:rsidR="00EB45FF" w:rsidRPr="003752F7">
        <w:rPr>
          <w:rFonts w:eastAsiaTheme="minorEastAsia"/>
          <w:color w:val="000000"/>
        </w:rPr>
        <w:t>or Iberian Crusade, which is examined in</w:t>
      </w:r>
      <w:r w:rsidR="00F765ED" w:rsidRPr="003752F7">
        <w:rPr>
          <w:rFonts w:eastAsiaTheme="minorEastAsia"/>
          <w:color w:val="000000"/>
        </w:rPr>
        <w:t xml:space="preserve"> Volume Three,</w:t>
      </w:r>
      <w:r w:rsidR="00D178F6" w:rsidRPr="003752F7">
        <w:rPr>
          <w:rFonts w:eastAsiaTheme="minorEastAsia"/>
          <w:color w:val="000000"/>
        </w:rPr>
        <w:t xml:space="preserve"> and the consolidation of </w:t>
      </w:r>
      <w:r w:rsidR="00F765ED" w:rsidRPr="003752F7">
        <w:rPr>
          <w:rFonts w:eastAsiaTheme="minorEastAsia"/>
          <w:color w:val="000000"/>
        </w:rPr>
        <w:t xml:space="preserve">Magisterial </w:t>
      </w:r>
      <w:r w:rsidR="00D178F6" w:rsidRPr="003752F7">
        <w:rPr>
          <w:rFonts w:eastAsiaTheme="minorEastAsia"/>
          <w:color w:val="000000"/>
        </w:rPr>
        <w:t>Church rule there in the tenth/sixteenth century</w:t>
      </w:r>
      <w:r w:rsidR="00F765ED" w:rsidRPr="003752F7">
        <w:rPr>
          <w:rFonts w:eastAsiaTheme="minorEastAsia"/>
          <w:color w:val="000000"/>
        </w:rPr>
        <w:t>,</w:t>
      </w:r>
      <w:r w:rsidR="00D178F6" w:rsidRPr="003752F7">
        <w:rPr>
          <w:rFonts w:eastAsiaTheme="minorEastAsia"/>
          <w:color w:val="000000"/>
        </w:rPr>
        <w:t xml:space="preserve"> the Iberian Inquisition, which is often called the Spanish Inquisition was set afoot, but it </w:t>
      </w:r>
      <w:r w:rsidR="00F765ED" w:rsidRPr="003752F7">
        <w:rPr>
          <w:rFonts w:eastAsiaTheme="minorEastAsia"/>
          <w:color w:val="000000"/>
        </w:rPr>
        <w:t xml:space="preserve">focused upon </w:t>
      </w:r>
      <w:r w:rsidR="00D178F6" w:rsidRPr="003752F7">
        <w:rPr>
          <w:rFonts w:eastAsiaTheme="minorEastAsia"/>
          <w:color w:val="000000"/>
        </w:rPr>
        <w:t>persecut</w:t>
      </w:r>
      <w:r w:rsidR="00F765ED" w:rsidRPr="003752F7">
        <w:rPr>
          <w:rFonts w:eastAsiaTheme="minorEastAsia"/>
          <w:color w:val="000000"/>
        </w:rPr>
        <w:t>ing</w:t>
      </w:r>
      <w:r w:rsidR="00D178F6" w:rsidRPr="003752F7">
        <w:rPr>
          <w:rFonts w:eastAsiaTheme="minorEastAsia"/>
          <w:color w:val="000000"/>
        </w:rPr>
        <w:t xml:space="preserve"> the former Muslims and Jews of Portugal as well as Spain</w:t>
      </w:r>
      <w:r w:rsidR="00BF5645" w:rsidRPr="003752F7">
        <w:rPr>
          <w:rFonts w:eastAsiaTheme="minorEastAsia"/>
          <w:color w:val="000000"/>
        </w:rPr>
        <w:t>, whom the Church had forcefully coerced to embrace Christianity</w:t>
      </w:r>
      <w:r w:rsidR="00D178F6" w:rsidRPr="003752F7">
        <w:rPr>
          <w:rFonts w:eastAsiaTheme="minorEastAsia"/>
          <w:color w:val="000000"/>
        </w:rPr>
        <w:t>. Their forceful conversion to Church Christianity</w:t>
      </w:r>
      <w:r w:rsidR="006044C8" w:rsidRPr="003752F7">
        <w:rPr>
          <w:rFonts w:eastAsiaTheme="minorEastAsia"/>
          <w:color w:val="000000"/>
        </w:rPr>
        <w:t xml:space="preserve"> served as</w:t>
      </w:r>
      <w:r w:rsidR="00D178F6" w:rsidRPr="003752F7">
        <w:rPr>
          <w:rFonts w:eastAsiaTheme="minorEastAsia"/>
          <w:color w:val="000000"/>
        </w:rPr>
        <w:t xml:space="preserve"> a</w:t>
      </w:r>
      <w:r w:rsidR="006044C8" w:rsidRPr="003752F7">
        <w:rPr>
          <w:rFonts w:eastAsiaTheme="minorEastAsia"/>
          <w:color w:val="000000"/>
        </w:rPr>
        <w:t xml:space="preserve"> legal</w:t>
      </w:r>
      <w:r w:rsidR="00D178F6" w:rsidRPr="003752F7">
        <w:rPr>
          <w:rFonts w:eastAsiaTheme="minorEastAsia"/>
          <w:color w:val="000000"/>
        </w:rPr>
        <w:t xml:space="preserve"> technicality of the Inquisition</w:t>
      </w:r>
      <w:r w:rsidR="006044C8" w:rsidRPr="003752F7">
        <w:rPr>
          <w:rFonts w:eastAsiaTheme="minorEastAsia"/>
          <w:color w:val="000000"/>
        </w:rPr>
        <w:t>,</w:t>
      </w:r>
      <w:r w:rsidR="00D178F6" w:rsidRPr="003752F7">
        <w:rPr>
          <w:rFonts w:eastAsiaTheme="minorEastAsia"/>
          <w:color w:val="000000"/>
        </w:rPr>
        <w:t xml:space="preserve"> so that </w:t>
      </w:r>
      <w:r w:rsidR="006044C8" w:rsidRPr="003752F7">
        <w:rPr>
          <w:rFonts w:eastAsiaTheme="minorEastAsia"/>
          <w:color w:val="000000"/>
        </w:rPr>
        <w:t>former Muslims and Jews</w:t>
      </w:r>
      <w:r w:rsidR="00D178F6" w:rsidRPr="003752F7">
        <w:rPr>
          <w:rFonts w:eastAsiaTheme="minorEastAsia"/>
          <w:color w:val="000000"/>
        </w:rPr>
        <w:t xml:space="preserve"> could be persecuted as “heretics,” since Church Law did not technically allow for the</w:t>
      </w:r>
      <w:r w:rsidR="00260CE7" w:rsidRPr="003752F7">
        <w:rPr>
          <w:rFonts w:eastAsiaTheme="minorEastAsia"/>
          <w:color w:val="000000"/>
        </w:rPr>
        <w:t xml:space="preserve"> examination and</w:t>
      </w:r>
      <w:r w:rsidR="00D178F6" w:rsidRPr="003752F7">
        <w:rPr>
          <w:rFonts w:eastAsiaTheme="minorEastAsia"/>
          <w:color w:val="000000"/>
        </w:rPr>
        <w:t xml:space="preserve"> persecution of non-Christians. In Europe—as we will see below—the Inquisition was active during the Renaissance and the post-Renaissance, especially in order to prosecute the rise of Protestantism. As we will also </w:t>
      </w:r>
      <w:r w:rsidR="00190C41" w:rsidRPr="003752F7">
        <w:rPr>
          <w:rFonts w:eastAsiaTheme="minorEastAsia"/>
          <w:color w:val="000000"/>
        </w:rPr>
        <w:t>note</w:t>
      </w:r>
      <w:r w:rsidR="00D178F6" w:rsidRPr="003752F7">
        <w:rPr>
          <w:rFonts w:eastAsiaTheme="minorEastAsia"/>
          <w:color w:val="000000"/>
        </w:rPr>
        <w:t xml:space="preserve"> below, both Spain and Portugal relied upon the </w:t>
      </w:r>
      <w:r w:rsidR="00190C41" w:rsidRPr="003752F7">
        <w:rPr>
          <w:rFonts w:eastAsiaTheme="minorEastAsia"/>
          <w:color w:val="000000"/>
        </w:rPr>
        <w:t xml:space="preserve">powerful and virtually ubiquitous offices of the </w:t>
      </w:r>
      <w:r w:rsidR="00D178F6" w:rsidRPr="003752F7">
        <w:rPr>
          <w:rFonts w:eastAsiaTheme="minorEastAsia"/>
          <w:color w:val="000000"/>
        </w:rPr>
        <w:t>Inquisition to</w:t>
      </w:r>
      <w:r w:rsidR="00190C41" w:rsidRPr="003752F7">
        <w:rPr>
          <w:rFonts w:eastAsiaTheme="minorEastAsia"/>
          <w:color w:val="000000"/>
        </w:rPr>
        <w:t xml:space="preserve"> consolidate the monarchy and later</w:t>
      </w:r>
      <w:r w:rsidR="00D178F6" w:rsidRPr="003752F7">
        <w:rPr>
          <w:rFonts w:eastAsiaTheme="minorEastAsia"/>
          <w:color w:val="000000"/>
        </w:rPr>
        <w:t xml:space="preserve"> establish </w:t>
      </w:r>
      <w:r w:rsidR="00190C41" w:rsidRPr="003752F7">
        <w:rPr>
          <w:rFonts w:eastAsiaTheme="minorEastAsia"/>
          <w:color w:val="000000"/>
        </w:rPr>
        <w:t xml:space="preserve">Spanish and Portuguese </w:t>
      </w:r>
      <w:r w:rsidR="00D178F6" w:rsidRPr="003752F7">
        <w:rPr>
          <w:rFonts w:eastAsiaTheme="minorEastAsia"/>
          <w:color w:val="000000"/>
        </w:rPr>
        <w:t>colonial rule over their empires in the Americas, Africa, and Asia.</w:t>
      </w:r>
    </w:p>
  </w:footnote>
  <w:footnote w:id="146">
    <w:p w14:paraId="61E21717" w14:textId="001987E3" w:rsidR="00E86172" w:rsidRPr="003752F7" w:rsidRDefault="00E86172" w:rsidP="00E86172">
      <w:pPr>
        <w:pStyle w:val="FootnoteText"/>
      </w:pPr>
      <w:r w:rsidRPr="003752F7">
        <w:rPr>
          <w:rStyle w:val="FootnoteReference"/>
        </w:rPr>
        <w:footnoteRef/>
      </w:r>
      <w:r w:rsidRPr="003752F7">
        <w:t xml:space="preserve"> </w:t>
      </w:r>
      <w:r w:rsidRPr="003752F7">
        <w:rPr>
          <w:b/>
          <w:bCs/>
        </w:rPr>
        <w:t>Pidgin</w:t>
      </w:r>
      <w:r w:rsidRPr="003752F7">
        <w:t xml:space="preserve"> or </w:t>
      </w:r>
      <w:r w:rsidRPr="003752F7">
        <w:rPr>
          <w:b/>
          <w:bCs/>
        </w:rPr>
        <w:t>Pidgin languages</w:t>
      </w:r>
      <w:r w:rsidRPr="003752F7">
        <w:t xml:space="preserve"> refer to </w:t>
      </w:r>
      <w:r w:rsidRPr="003752F7">
        <w:rPr>
          <w:color w:val="202122"/>
        </w:rPr>
        <w:t xml:space="preserve">grammatically simplified means of communication that develop between two or more groups of people </w:t>
      </w:r>
      <w:r w:rsidR="00EA569C" w:rsidRPr="003752F7">
        <w:rPr>
          <w:color w:val="202122"/>
        </w:rPr>
        <w:t>who</w:t>
      </w:r>
      <w:r w:rsidRPr="003752F7">
        <w:rPr>
          <w:color w:val="202122"/>
        </w:rPr>
        <w:t xml:space="preserve"> do not share a common language but </w:t>
      </w:r>
      <w:r w:rsidR="00EA569C" w:rsidRPr="003752F7">
        <w:rPr>
          <w:color w:val="202122"/>
        </w:rPr>
        <w:t>need</w:t>
      </w:r>
      <w:r w:rsidRPr="003752F7">
        <w:rPr>
          <w:color w:val="202122"/>
        </w:rPr>
        <w:t xml:space="preserve"> to communicate with each other—typically for purposes of trade. The word “</w:t>
      </w:r>
      <w:r w:rsidRPr="003752F7">
        <w:rPr>
          <w:i/>
          <w:iCs/>
          <w:color w:val="202122"/>
        </w:rPr>
        <w:t>pidgin</w:t>
      </w:r>
      <w:r w:rsidRPr="003752F7">
        <w:rPr>
          <w:color w:val="202122"/>
        </w:rPr>
        <w:t>” has nothing to do with “pigeon</w:t>
      </w:r>
      <w:r w:rsidR="004B39B0" w:rsidRPr="003752F7">
        <w:rPr>
          <w:color w:val="202122"/>
        </w:rPr>
        <w:t>s</w:t>
      </w:r>
      <w:r w:rsidRPr="003752F7">
        <w:rPr>
          <w:color w:val="202122"/>
        </w:rPr>
        <w:t xml:space="preserve">” but is </w:t>
      </w:r>
      <w:r w:rsidR="004B39B0" w:rsidRPr="003752F7">
        <w:rPr>
          <w:color w:val="202122"/>
        </w:rPr>
        <w:t xml:space="preserve">probably </w:t>
      </w:r>
      <w:r w:rsidRPr="003752F7">
        <w:rPr>
          <w:color w:val="202122"/>
        </w:rPr>
        <w:t xml:space="preserve">derived from the Chinese pronunciation of the </w:t>
      </w:r>
      <w:r w:rsidR="00CF539C" w:rsidRPr="003752F7">
        <w:rPr>
          <w:color w:val="202122"/>
        </w:rPr>
        <w:t xml:space="preserve">English </w:t>
      </w:r>
      <w:r w:rsidRPr="003752F7">
        <w:rPr>
          <w:color w:val="202122"/>
        </w:rPr>
        <w:t>word “business,” since it was originally applied to “</w:t>
      </w:r>
      <w:r w:rsidRPr="003752F7">
        <w:rPr>
          <w:i/>
          <w:iCs/>
          <w:color w:val="202122"/>
        </w:rPr>
        <w:t>pidgin</w:t>
      </w:r>
      <w:r w:rsidRPr="003752F7">
        <w:rPr>
          <w:color w:val="202122"/>
        </w:rPr>
        <w:t xml:space="preserve"> or business English” in thirteenth/nineteenth century China. As a rule, the vocabulary and grammar of Pidgin languages are drawn from the various languages that the speakers</w:t>
      </w:r>
      <w:r w:rsidR="000F1243" w:rsidRPr="003752F7">
        <w:rPr>
          <w:color w:val="202122"/>
        </w:rPr>
        <w:t xml:space="preserve"> who use it</w:t>
      </w:r>
      <w:r w:rsidRPr="003752F7">
        <w:rPr>
          <w:color w:val="202122"/>
        </w:rPr>
        <w:t xml:space="preserve"> are acquainted with. Linguists do not generally regard pidgin </w:t>
      </w:r>
      <w:r w:rsidR="00183B88" w:rsidRPr="003752F7">
        <w:rPr>
          <w:color w:val="202122"/>
        </w:rPr>
        <w:t>vernaculars</w:t>
      </w:r>
      <w:r w:rsidRPr="003752F7">
        <w:rPr>
          <w:color w:val="202122"/>
        </w:rPr>
        <w:t xml:space="preserve"> as complete languages, which is a consequence of their limited applicability to markets and </w:t>
      </w:r>
      <w:r w:rsidR="00183B88" w:rsidRPr="003752F7">
        <w:rPr>
          <w:color w:val="202122"/>
        </w:rPr>
        <w:t>similar exchanges</w:t>
      </w:r>
      <w:r w:rsidRPr="003752F7">
        <w:rPr>
          <w:color w:val="202122"/>
        </w:rPr>
        <w:t>. Pidgin, therefore, is never the “native speech” or “complete language” of any group of its speakers, each of whom knows a second language and uses it as a rule among its native speakers. Thus, Pidgin languages differ from Creole or Creole languages.</w:t>
      </w:r>
    </w:p>
  </w:footnote>
  <w:footnote w:id="147">
    <w:p w14:paraId="399CBD26" w14:textId="7B061FC9" w:rsidR="00E86172" w:rsidRPr="003752F7" w:rsidRDefault="00E86172" w:rsidP="00E86172">
      <w:pPr>
        <w:pStyle w:val="FootnoteText"/>
        <w:rPr>
          <w:b/>
          <w:bCs/>
        </w:rPr>
      </w:pPr>
      <w:r w:rsidRPr="003752F7">
        <w:rPr>
          <w:rStyle w:val="FootnoteReference"/>
        </w:rPr>
        <w:footnoteRef/>
      </w:r>
      <w:r w:rsidRPr="003752F7">
        <w:t xml:space="preserve"> </w:t>
      </w:r>
      <w:r w:rsidRPr="003752F7">
        <w:rPr>
          <w:b/>
          <w:bCs/>
        </w:rPr>
        <w:t xml:space="preserve">Creole </w:t>
      </w:r>
      <w:r w:rsidRPr="003752F7">
        <w:t>or</w:t>
      </w:r>
      <w:r w:rsidRPr="003752F7">
        <w:rPr>
          <w:b/>
          <w:bCs/>
        </w:rPr>
        <w:t xml:space="preserve"> </w:t>
      </w:r>
      <w:r w:rsidRPr="003752F7">
        <w:rPr>
          <w:b/>
          <w:bCs/>
          <w:color w:val="202122"/>
        </w:rPr>
        <w:t>Creole languages</w:t>
      </w:r>
      <w:r w:rsidRPr="003752F7">
        <w:rPr>
          <w:color w:val="202122"/>
        </w:rPr>
        <w:t xml:space="preserve"> are the </w:t>
      </w:r>
      <w:r w:rsidR="00110439" w:rsidRPr="003752F7">
        <w:rPr>
          <w:color w:val="202122"/>
        </w:rPr>
        <w:t>mother</w:t>
      </w:r>
      <w:r w:rsidRPr="003752F7">
        <w:rPr>
          <w:color w:val="202122"/>
        </w:rPr>
        <w:t xml:space="preserve"> languages and also the complete languages of various speech communities that have emerged among </w:t>
      </w:r>
      <w:r w:rsidR="00110439" w:rsidRPr="003752F7">
        <w:rPr>
          <w:color w:val="202122"/>
        </w:rPr>
        <w:t xml:space="preserve">certain </w:t>
      </w:r>
      <w:r w:rsidRPr="003752F7">
        <w:rPr>
          <w:color w:val="202122"/>
        </w:rPr>
        <w:t>native speakers in former colonial communities. The word “Creole” comes into English from the French “</w:t>
      </w:r>
      <w:r w:rsidRPr="003752F7">
        <w:rPr>
          <w:i/>
          <w:iCs/>
          <w:color w:val="202122"/>
        </w:rPr>
        <w:t>créole</w:t>
      </w:r>
      <w:r w:rsidRPr="003752F7">
        <w:rPr>
          <w:color w:val="202122"/>
        </w:rPr>
        <w:t>,” which is cognate with the Spanish word “</w:t>
      </w:r>
      <w:r w:rsidRPr="003752F7">
        <w:rPr>
          <w:i/>
          <w:iCs/>
          <w:color w:val="202122"/>
        </w:rPr>
        <w:t>criollo</w:t>
      </w:r>
      <w:r w:rsidRPr="003752F7">
        <w:rPr>
          <w:color w:val="202122"/>
        </w:rPr>
        <w:t>” and the Portuguese “</w:t>
      </w:r>
      <w:r w:rsidRPr="003752F7">
        <w:rPr>
          <w:i/>
          <w:iCs/>
          <w:color w:val="202122"/>
        </w:rPr>
        <w:t>crioulo</w:t>
      </w:r>
      <w:r w:rsidRPr="003752F7">
        <w:rPr>
          <w:color w:val="202122"/>
        </w:rPr>
        <w:t>,” all of which go back to the verb “</w:t>
      </w:r>
      <w:r w:rsidRPr="003752F7">
        <w:rPr>
          <w:i/>
          <w:iCs/>
          <w:color w:val="202122"/>
        </w:rPr>
        <w:t>criar</w:t>
      </w:r>
      <w:r w:rsidRPr="003752F7">
        <w:rPr>
          <w:color w:val="202122"/>
        </w:rPr>
        <w:t>”</w:t>
      </w:r>
      <w:r w:rsidRPr="003752F7">
        <w:rPr>
          <w:i/>
          <w:iCs/>
          <w:color w:val="202122"/>
        </w:rPr>
        <w:t xml:space="preserve"> </w:t>
      </w:r>
      <w:r w:rsidRPr="003752F7">
        <w:rPr>
          <w:color w:val="202122"/>
        </w:rPr>
        <w:t xml:space="preserve">(from the Latin: </w:t>
      </w:r>
      <w:r w:rsidRPr="003752F7">
        <w:rPr>
          <w:i/>
          <w:iCs/>
          <w:color w:val="202122"/>
        </w:rPr>
        <w:t>creare</w:t>
      </w:r>
      <w:r w:rsidRPr="003752F7">
        <w:rPr>
          <w:color w:val="202122"/>
        </w:rPr>
        <w:t>, which has the same significance) and means “to breed”</w:t>
      </w:r>
      <w:r w:rsidRPr="003752F7">
        <w:rPr>
          <w:i/>
          <w:iCs/>
          <w:color w:val="202122"/>
        </w:rPr>
        <w:t xml:space="preserve"> </w:t>
      </w:r>
      <w:r w:rsidRPr="003752F7">
        <w:rPr>
          <w:color w:val="202122"/>
        </w:rPr>
        <w:t>or “to raise.”</w:t>
      </w:r>
      <w:r w:rsidRPr="003752F7">
        <w:rPr>
          <w:i/>
          <w:iCs/>
          <w:color w:val="202122"/>
        </w:rPr>
        <w:t xml:space="preserve"> </w:t>
      </w:r>
      <w:r w:rsidRPr="003752F7">
        <w:rPr>
          <w:color w:val="202122"/>
        </w:rPr>
        <w:t>These words were first used throughout the Spanish and Portuguese Empires and their colonies to distinguish people who were born and raised in the colonies from those who were born in the colonial homelands of Spain or Portugal or other lands. Thus, “</w:t>
      </w:r>
      <w:r w:rsidRPr="003752F7">
        <w:rPr>
          <w:i/>
          <w:iCs/>
          <w:color w:val="202122"/>
        </w:rPr>
        <w:t>españoles criollos</w:t>
      </w:r>
      <w:r w:rsidRPr="003752F7">
        <w:rPr>
          <w:color w:val="202122"/>
        </w:rPr>
        <w:t>” referred to Spanish people born in the colonies but with Spanish ancestors, while peninsular Spanish, “</w:t>
      </w:r>
      <w:r w:rsidRPr="003752F7">
        <w:rPr>
          <w:i/>
          <w:iCs/>
          <w:color w:val="202122"/>
        </w:rPr>
        <w:t>españoles peninsulares</w:t>
      </w:r>
      <w:r w:rsidRPr="003752F7">
        <w:rPr>
          <w:color w:val="202122"/>
        </w:rPr>
        <w:t>,”</w:t>
      </w:r>
      <w:r w:rsidRPr="003752F7">
        <w:rPr>
          <w:i/>
          <w:iCs/>
          <w:color w:val="202122"/>
        </w:rPr>
        <w:t xml:space="preserve"> </w:t>
      </w:r>
      <w:r w:rsidRPr="003752F7">
        <w:rPr>
          <w:color w:val="202122"/>
        </w:rPr>
        <w:t>identified those Spaniards who had been born in Spain and come to the New World. In Brazil, however, “</w:t>
      </w:r>
      <w:r w:rsidRPr="003752F7">
        <w:rPr>
          <w:i/>
          <w:iCs/>
          <w:color w:val="202122"/>
        </w:rPr>
        <w:t>negros crioulos</w:t>
      </w:r>
      <w:r w:rsidRPr="003752F7">
        <w:rPr>
          <w:color w:val="202122"/>
        </w:rPr>
        <w:t>” (creole Blacks) referred to Blacks born in Brazil and distinguished them from “</w:t>
      </w:r>
      <w:r w:rsidRPr="003752F7">
        <w:rPr>
          <w:i/>
          <w:iCs/>
          <w:color w:val="202122"/>
        </w:rPr>
        <w:t>negros africanos</w:t>
      </w:r>
      <w:r w:rsidRPr="003752F7">
        <w:rPr>
          <w:color w:val="202122"/>
        </w:rPr>
        <w:t>” (African Blacks), who were born in Africa and brought to Brazil through the trans-Atlantic Slave Trade. Over time, the word “Creole” lost these generic meanings and came to refer to any of the “Creole peoples”</w:t>
      </w:r>
      <w:r w:rsidRPr="003752F7">
        <w:rPr>
          <w:i/>
          <w:iCs/>
          <w:color w:val="202122"/>
        </w:rPr>
        <w:t xml:space="preserve"> </w:t>
      </w:r>
      <w:r w:rsidRPr="003752F7">
        <w:rPr>
          <w:color w:val="202122"/>
        </w:rPr>
        <w:t xml:space="preserve">and their descendants, languages, foods, and cultures in the New World, such as the Creoles of Haiti. Unlike Pidgin tongues, Creole languages have fully developed vocabularies and predictably structured grammars—even when they appear “ungrammatical” to </w:t>
      </w:r>
      <w:r w:rsidR="003155DF" w:rsidRPr="003752F7">
        <w:rPr>
          <w:color w:val="202122"/>
        </w:rPr>
        <w:t>outsider</w:t>
      </w:r>
      <w:r w:rsidRPr="003752F7">
        <w:rPr>
          <w:color w:val="202122"/>
        </w:rPr>
        <w:t>s</w:t>
      </w:r>
      <w:r w:rsidR="003155DF" w:rsidRPr="003752F7">
        <w:rPr>
          <w:color w:val="202122"/>
        </w:rPr>
        <w:t xml:space="preserve">. This rule holds true </w:t>
      </w:r>
      <w:r w:rsidRPr="003752F7">
        <w:rPr>
          <w:color w:val="202122"/>
        </w:rPr>
        <w:t>even though</w:t>
      </w:r>
      <w:r w:rsidR="003155DF" w:rsidRPr="003752F7">
        <w:rPr>
          <w:color w:val="202122"/>
        </w:rPr>
        <w:t xml:space="preserve"> Creole tongues</w:t>
      </w:r>
      <w:r w:rsidRPr="003752F7">
        <w:rPr>
          <w:color w:val="202122"/>
        </w:rPr>
        <w:t xml:space="preserve"> were developed informally by the</w:t>
      </w:r>
      <w:r w:rsidR="003155DF" w:rsidRPr="003752F7">
        <w:rPr>
          <w:color w:val="202122"/>
        </w:rPr>
        <w:t>ir</w:t>
      </w:r>
      <w:r w:rsidRPr="003752F7">
        <w:rPr>
          <w:color w:val="202122"/>
        </w:rPr>
        <w:t xml:space="preserve"> speakers themselves and were not—as a rule—written down formally or taken from books. Creole languages are stable natural languages which have developed in communities that have been taken out of their original linguistic cultures and contexts and put in new language areas—especially as a result of colonialism and the slave trade. Thus, they develop mixed and hybrid manners of speaking that adopt the dominant colonial language to their needs. At least one hundred Creole languages have grown up over the last five centuries, most of them based upon European colonial languages such as Spanish, Portuguese, English, and French. Many of them are the result of the trans-Atlantic Slave Trade, which forcefully transplanted various African tribes in the New World, while mixing their tribes so that they could no longer continue as language communities to speak their ancient tribal languages among themselves but were forced to adopt some variation of the colonial tongue.</w:t>
      </w:r>
    </w:p>
  </w:footnote>
  <w:footnote w:id="148">
    <w:p w14:paraId="4D1134F1" w14:textId="639BC333" w:rsidR="00E86172" w:rsidRPr="003752F7" w:rsidRDefault="00E86172" w:rsidP="00E86172">
      <w:pPr>
        <w:pStyle w:val="FootnoteText"/>
      </w:pPr>
      <w:r w:rsidRPr="003752F7">
        <w:rPr>
          <w:rStyle w:val="FootnoteReference"/>
        </w:rPr>
        <w:footnoteRef/>
      </w:r>
      <w:r w:rsidRPr="003752F7">
        <w:t xml:space="preserve"> </w:t>
      </w:r>
      <w:r w:rsidRPr="003752F7">
        <w:rPr>
          <w:b/>
          <w:bCs/>
        </w:rPr>
        <w:t>Prodicus of Ceos</w:t>
      </w:r>
      <w:r w:rsidRPr="003752F7">
        <w:t xml:space="preserve"> (d. ca. 395 BCE)</w:t>
      </w:r>
      <w:r w:rsidR="00A401B0" w:rsidRPr="003752F7">
        <w:t xml:space="preserve"> (Greek:</w:t>
      </w:r>
      <w:r w:rsidR="00A401B0" w:rsidRPr="003752F7">
        <w:rPr>
          <w:i/>
          <w:iCs/>
          <w:color w:val="202122"/>
        </w:rPr>
        <w:t xml:space="preserve"> Pródikos ho Ke</w:t>
      </w:r>
      <w:r w:rsidR="00C47002" w:rsidRPr="003752F7">
        <w:rPr>
          <w:i/>
          <w:iCs/>
          <w:color w:val="000000" w:themeColor="text1"/>
        </w:rPr>
        <w:t>î</w:t>
      </w:r>
      <w:r w:rsidR="00A401B0" w:rsidRPr="003752F7">
        <w:rPr>
          <w:i/>
          <w:iCs/>
          <w:color w:val="202122"/>
        </w:rPr>
        <w:t>os,</w:t>
      </w:r>
      <w:r w:rsidR="00A401B0" w:rsidRPr="003752F7">
        <w:rPr>
          <w:i/>
          <w:iCs/>
        </w:rPr>
        <w:t xml:space="preserve"> </w:t>
      </w:r>
      <w:r w:rsidR="00A401B0" w:rsidRPr="003752F7">
        <w:rPr>
          <w:i/>
          <w:iCs/>
          <w:color w:val="202122"/>
        </w:rPr>
        <w:t>Πρόδικος ὁ Κεῖο</w:t>
      </w:r>
      <w:r w:rsidR="00A401B0" w:rsidRPr="003752F7">
        <w:rPr>
          <w:color w:val="202122"/>
        </w:rPr>
        <w:t>ς</w:t>
      </w:r>
      <w:r w:rsidR="00A401B0" w:rsidRPr="003752F7">
        <w:t>)</w:t>
      </w:r>
      <w:r w:rsidRPr="003752F7">
        <w:t xml:space="preserve"> was an ancient Greek philosopher. He came to Athens as an ambassador from </w:t>
      </w:r>
      <w:r w:rsidR="00367D10" w:rsidRPr="003752F7">
        <w:t xml:space="preserve">the Greek island of </w:t>
      </w:r>
      <w:r w:rsidRPr="003752F7">
        <w:t>Ceos</w:t>
      </w:r>
      <w:r w:rsidR="00367D10" w:rsidRPr="003752F7">
        <w:t xml:space="preserve"> in the Aegean Sea</w:t>
      </w:r>
      <w:r w:rsidR="005A3B81" w:rsidRPr="003752F7">
        <w:t>. In Athens, Prodicus</w:t>
      </w:r>
      <w:r w:rsidRPr="003752F7">
        <w:t xml:space="preserve"> kept the company of </w:t>
      </w:r>
      <w:r w:rsidR="005A3B81" w:rsidRPr="003752F7">
        <w:t xml:space="preserve">his friend </w:t>
      </w:r>
      <w:r w:rsidRPr="003752F7">
        <w:t>Socrates</w:t>
      </w:r>
      <w:r w:rsidR="008132D6" w:rsidRPr="003752F7">
        <w:t xml:space="preserve"> (d. 399 BCE)</w:t>
      </w:r>
      <w:r w:rsidRPr="003752F7">
        <w:t>.</w:t>
      </w:r>
      <w:r w:rsidR="000023DF" w:rsidRPr="003752F7">
        <w:t xml:space="preserve"> </w:t>
      </w:r>
      <w:r w:rsidR="00B729A2" w:rsidRPr="003752F7">
        <w:t xml:space="preserve">Prodicus emphasized the importance of language and Morality, and </w:t>
      </w:r>
      <w:r w:rsidR="009B0E98" w:rsidRPr="003752F7">
        <w:t>Plato</w:t>
      </w:r>
      <w:r w:rsidR="000023DF" w:rsidRPr="003752F7">
        <w:t xml:space="preserve"> </w:t>
      </w:r>
      <w:r w:rsidR="000023DF" w:rsidRPr="003752F7">
        <w:rPr>
          <w:color w:val="222222"/>
          <w:shd w:val="clear" w:color="auto" w:fill="FFFFFF"/>
        </w:rPr>
        <w:t>(d. 348 BCE)</w:t>
      </w:r>
      <w:r w:rsidR="009B0E98" w:rsidRPr="003752F7">
        <w:t xml:space="preserve"> </w:t>
      </w:r>
      <w:r w:rsidR="00375E50" w:rsidRPr="003752F7">
        <w:t>look</w:t>
      </w:r>
      <w:r w:rsidR="00B729A2" w:rsidRPr="003752F7">
        <w:t>ed upon him</w:t>
      </w:r>
      <w:r w:rsidR="00375E50" w:rsidRPr="003752F7">
        <w:t xml:space="preserve"> favorably.</w:t>
      </w:r>
      <w:r w:rsidR="00B729A2" w:rsidRPr="003752F7">
        <w:t xml:space="preserve"> Like Socrates and Plato, Prodicus</w:t>
      </w:r>
      <w:r w:rsidR="00AA0C5E" w:rsidRPr="003752F7">
        <w:t xml:space="preserve"> did not accept traditional Greek Paganism.</w:t>
      </w:r>
    </w:p>
  </w:footnote>
  <w:footnote w:id="149">
    <w:p w14:paraId="2828EF19" w14:textId="4FA7943A" w:rsidR="00E86172" w:rsidRPr="003752F7" w:rsidRDefault="00E86172" w:rsidP="00E86172">
      <w:pPr>
        <w:pStyle w:val="FootnoteText"/>
      </w:pPr>
      <w:r w:rsidRPr="003752F7">
        <w:rPr>
          <w:rStyle w:val="FootnoteReference"/>
        </w:rPr>
        <w:footnoteRef/>
      </w:r>
      <w:r w:rsidRPr="003752F7">
        <w:t xml:space="preserve"> </w:t>
      </w:r>
      <w:r w:rsidRPr="003752F7">
        <w:rPr>
          <w:b/>
          <w:bCs/>
        </w:rPr>
        <w:t xml:space="preserve">Antisthenes of Athens </w:t>
      </w:r>
      <w:r w:rsidRPr="003752F7">
        <w:t>(d. ca. 36</w:t>
      </w:r>
      <w:r w:rsidR="005D3D87" w:rsidRPr="003752F7">
        <w:t>6</w:t>
      </w:r>
      <w:r w:rsidRPr="003752F7">
        <w:t xml:space="preserve"> BCE)</w:t>
      </w:r>
      <w:r w:rsidR="000977D9" w:rsidRPr="003752F7">
        <w:t xml:space="preserve"> (Greek: </w:t>
      </w:r>
      <w:r w:rsidR="000977D9" w:rsidRPr="003752F7">
        <w:rPr>
          <w:i/>
          <w:iCs/>
        </w:rPr>
        <w:t>Antisth</w:t>
      </w:r>
      <w:r w:rsidR="00312B32" w:rsidRPr="003752F7">
        <w:rPr>
          <w:i/>
          <w:iCs/>
          <w:color w:val="000000" w:themeColor="text1"/>
        </w:rPr>
        <w:t>én</w:t>
      </w:r>
      <w:r w:rsidR="006F068A" w:rsidRPr="003752F7">
        <w:rPr>
          <w:i/>
          <w:iCs/>
          <w:color w:val="000000" w:themeColor="text1"/>
        </w:rPr>
        <w:t>ēs,</w:t>
      </w:r>
      <w:r w:rsidR="000977D9" w:rsidRPr="003752F7">
        <w:rPr>
          <w:i/>
          <w:iCs/>
        </w:rPr>
        <w:t xml:space="preserve"> </w:t>
      </w:r>
      <w:r w:rsidR="000977D9" w:rsidRPr="003752F7">
        <w:rPr>
          <w:i/>
          <w:iCs/>
          <w:color w:val="202122"/>
        </w:rPr>
        <w:t>Ἀντισθένης</w:t>
      </w:r>
      <w:r w:rsidR="000977D9" w:rsidRPr="003752F7">
        <w:rPr>
          <w:color w:val="202122"/>
          <w:shd w:val="clear" w:color="auto" w:fill="FFFFFF"/>
        </w:rPr>
        <w:t>)</w:t>
      </w:r>
      <w:r w:rsidRPr="003752F7">
        <w:t xml:space="preserve"> was a Greek philosopher and </w:t>
      </w:r>
      <w:r w:rsidR="00662E07" w:rsidRPr="003752F7">
        <w:t xml:space="preserve">an ardent </w:t>
      </w:r>
      <w:r w:rsidRPr="003752F7">
        <w:t>student of Socrates</w:t>
      </w:r>
      <w:r w:rsidR="000023DF" w:rsidRPr="003752F7">
        <w:t xml:space="preserve"> (d. 399 BCE)</w:t>
      </w:r>
      <w:r w:rsidRPr="003752F7">
        <w:t>.</w:t>
      </w:r>
      <w:r w:rsidR="001A46E7" w:rsidRPr="003752F7">
        <w:t xml:space="preserve"> He lived as an ascetic according to the principles of Socratic virtue and developed the Ethical dimension of Socrates’ teachings.</w:t>
      </w:r>
      <w:r w:rsidR="0002727B" w:rsidRPr="003752F7">
        <w:t xml:space="preserve"> According to Diogenes</w:t>
      </w:r>
      <w:r w:rsidR="00B238DC" w:rsidRPr="003752F7">
        <w:t xml:space="preserve"> Laertius (</w:t>
      </w:r>
      <w:r w:rsidR="00F55741" w:rsidRPr="003752F7">
        <w:t>flourished 3</w:t>
      </w:r>
      <w:r w:rsidR="00F55741" w:rsidRPr="003752F7">
        <w:rPr>
          <w:vertAlign w:val="superscript"/>
        </w:rPr>
        <w:t>rd</w:t>
      </w:r>
      <w:r w:rsidR="00F55741" w:rsidRPr="003752F7">
        <w:t xml:space="preserve"> century CE</w:t>
      </w:r>
      <w:r w:rsidR="00B238DC" w:rsidRPr="003752F7">
        <w:t>)</w:t>
      </w:r>
      <w:r w:rsidR="0002727B" w:rsidRPr="003752F7">
        <w:t>,</w:t>
      </w:r>
      <w:r w:rsidR="00F65D2B" w:rsidRPr="003752F7">
        <w:t xml:space="preserve"> the famed biographer of the Greek Philosophers, </w:t>
      </w:r>
      <w:r w:rsidR="0002727B" w:rsidRPr="003752F7">
        <w:t>Antisthenes wrote extensively</w:t>
      </w:r>
      <w:r w:rsidR="00F65D2B" w:rsidRPr="003752F7">
        <w:t>. Diogenes states</w:t>
      </w:r>
      <w:r w:rsidR="0002727B" w:rsidRPr="003752F7">
        <w:t>:</w:t>
      </w:r>
    </w:p>
    <w:p w14:paraId="7234DB87" w14:textId="50F1987F" w:rsidR="0002727B" w:rsidRPr="003752F7" w:rsidRDefault="0002727B" w:rsidP="00607845">
      <w:pPr>
        <w:pStyle w:val="FootnoteText"/>
        <w:ind w:left="630" w:right="810"/>
      </w:pPr>
      <w:r w:rsidRPr="003752F7">
        <w:rPr>
          <w:color w:val="202122"/>
          <w:shd w:val="clear" w:color="auto" w:fill="FFFFFF"/>
        </w:rPr>
        <w:t xml:space="preserve">He would prove that virtue can be taught and that nobility belongs to none other than the virtuous. </w:t>
      </w:r>
      <w:r w:rsidR="006233C0" w:rsidRPr="003752F7">
        <w:rPr>
          <w:color w:val="202122"/>
          <w:shd w:val="clear" w:color="auto" w:fill="FFFFFF"/>
        </w:rPr>
        <w:t>H</w:t>
      </w:r>
      <w:r w:rsidRPr="003752F7">
        <w:rPr>
          <w:color w:val="202122"/>
          <w:shd w:val="clear" w:color="auto" w:fill="FFFFFF"/>
        </w:rPr>
        <w:t xml:space="preserve">e held </w:t>
      </w:r>
      <w:r w:rsidR="00351EEE" w:rsidRPr="003752F7">
        <w:rPr>
          <w:color w:val="202122"/>
          <w:shd w:val="clear" w:color="auto" w:fill="FFFFFF"/>
        </w:rPr>
        <w:t xml:space="preserve">that </w:t>
      </w:r>
      <w:r w:rsidRPr="003752F7">
        <w:rPr>
          <w:color w:val="202122"/>
          <w:shd w:val="clear" w:color="auto" w:fill="FFFFFF"/>
        </w:rPr>
        <w:t xml:space="preserve">virtue </w:t>
      </w:r>
      <w:r w:rsidR="00351EEE" w:rsidRPr="003752F7">
        <w:rPr>
          <w:color w:val="202122"/>
          <w:shd w:val="clear" w:color="auto" w:fill="FFFFFF"/>
        </w:rPr>
        <w:t>is</w:t>
      </w:r>
      <w:r w:rsidRPr="003752F7">
        <w:rPr>
          <w:color w:val="202122"/>
          <w:shd w:val="clear" w:color="auto" w:fill="FFFFFF"/>
        </w:rPr>
        <w:t xml:space="preserve"> sufficient </w:t>
      </w:r>
      <w:r w:rsidR="006233C0" w:rsidRPr="003752F7">
        <w:rPr>
          <w:color w:val="202122"/>
          <w:shd w:val="clear" w:color="auto" w:fill="FFFFFF"/>
        </w:rPr>
        <w:t>to</w:t>
      </w:r>
      <w:r w:rsidRPr="003752F7">
        <w:rPr>
          <w:color w:val="202122"/>
          <w:shd w:val="clear" w:color="auto" w:fill="FFFFFF"/>
        </w:rPr>
        <w:t xml:space="preserve"> itself </w:t>
      </w:r>
      <w:r w:rsidR="006233C0" w:rsidRPr="003752F7">
        <w:rPr>
          <w:color w:val="202122"/>
          <w:shd w:val="clear" w:color="auto" w:fill="FFFFFF"/>
        </w:rPr>
        <w:t>as a</w:t>
      </w:r>
      <w:r w:rsidRPr="003752F7">
        <w:rPr>
          <w:color w:val="202122"/>
          <w:shd w:val="clear" w:color="auto" w:fill="FFFFFF"/>
        </w:rPr>
        <w:t xml:space="preserve"> </w:t>
      </w:r>
      <w:r w:rsidR="006233C0" w:rsidRPr="003752F7">
        <w:rPr>
          <w:color w:val="202122"/>
          <w:shd w:val="clear" w:color="auto" w:fill="FFFFFF"/>
        </w:rPr>
        <w:t>surety for</w:t>
      </w:r>
      <w:r w:rsidRPr="003752F7">
        <w:rPr>
          <w:color w:val="202122"/>
          <w:shd w:val="clear" w:color="auto" w:fill="FFFFFF"/>
        </w:rPr>
        <w:t xml:space="preserve"> happiness, since it need</w:t>
      </w:r>
      <w:r w:rsidR="006233C0" w:rsidRPr="003752F7">
        <w:rPr>
          <w:color w:val="202122"/>
          <w:shd w:val="clear" w:color="auto" w:fill="FFFFFF"/>
        </w:rPr>
        <w:t>s</w:t>
      </w:r>
      <w:r w:rsidRPr="003752F7">
        <w:rPr>
          <w:color w:val="202122"/>
          <w:shd w:val="clear" w:color="auto" w:fill="FFFFFF"/>
        </w:rPr>
        <w:t xml:space="preserve"> nothing else except the strength of </w:t>
      </w:r>
      <w:r w:rsidR="006233C0" w:rsidRPr="003752F7">
        <w:rPr>
          <w:color w:val="202122"/>
          <w:shd w:val="clear" w:color="auto" w:fill="FFFFFF"/>
        </w:rPr>
        <w:t>S</w:t>
      </w:r>
      <w:r w:rsidRPr="003752F7">
        <w:rPr>
          <w:color w:val="202122"/>
          <w:shd w:val="clear" w:color="auto" w:fill="FFFFFF"/>
        </w:rPr>
        <w:t xml:space="preserve">pirit. </w:t>
      </w:r>
      <w:r w:rsidR="006233C0" w:rsidRPr="003752F7">
        <w:rPr>
          <w:color w:val="202122"/>
          <w:shd w:val="clear" w:color="auto" w:fill="FFFFFF"/>
        </w:rPr>
        <w:t>[Antisthenes]</w:t>
      </w:r>
      <w:r w:rsidRPr="003752F7">
        <w:rPr>
          <w:color w:val="202122"/>
          <w:shd w:val="clear" w:color="auto" w:fill="FFFFFF"/>
        </w:rPr>
        <w:t xml:space="preserve"> maintained that virtue is a </w:t>
      </w:r>
      <w:r w:rsidR="006233C0" w:rsidRPr="003752F7">
        <w:rPr>
          <w:color w:val="202122"/>
          <w:shd w:val="clear" w:color="auto" w:fill="FFFFFF"/>
        </w:rPr>
        <w:t>matter</w:t>
      </w:r>
      <w:r w:rsidRPr="003752F7">
        <w:rPr>
          <w:color w:val="202122"/>
          <w:shd w:val="clear" w:color="auto" w:fill="FFFFFF"/>
        </w:rPr>
        <w:t xml:space="preserve"> of deeds and does not need a </w:t>
      </w:r>
      <w:r w:rsidR="003B544C" w:rsidRPr="003752F7">
        <w:rPr>
          <w:color w:val="202122"/>
          <w:shd w:val="clear" w:color="auto" w:fill="FFFFFF"/>
        </w:rPr>
        <w:t>repository</w:t>
      </w:r>
      <w:r w:rsidRPr="003752F7">
        <w:rPr>
          <w:color w:val="202122"/>
          <w:shd w:val="clear" w:color="auto" w:fill="FFFFFF"/>
        </w:rPr>
        <w:t xml:space="preserve"> of words or learning</w:t>
      </w:r>
      <w:r w:rsidR="003B544C" w:rsidRPr="003752F7">
        <w:rPr>
          <w:color w:val="202122"/>
          <w:shd w:val="clear" w:color="auto" w:fill="FFFFFF"/>
        </w:rPr>
        <w:t>. T</w:t>
      </w:r>
      <w:r w:rsidRPr="003752F7">
        <w:rPr>
          <w:color w:val="202122"/>
          <w:shd w:val="clear" w:color="auto" w:fill="FFFFFF"/>
        </w:rPr>
        <w:t xml:space="preserve">he wise </w:t>
      </w:r>
      <w:r w:rsidR="003B544C" w:rsidRPr="003752F7">
        <w:rPr>
          <w:color w:val="202122"/>
          <w:shd w:val="clear" w:color="auto" w:fill="FFFFFF"/>
        </w:rPr>
        <w:t>M</w:t>
      </w:r>
      <w:r w:rsidRPr="003752F7">
        <w:rPr>
          <w:color w:val="202122"/>
          <w:shd w:val="clear" w:color="auto" w:fill="FFFFFF"/>
        </w:rPr>
        <w:t>an is self-sufficing, for all the goods of other</w:t>
      </w:r>
      <w:r w:rsidR="003B544C" w:rsidRPr="003752F7">
        <w:rPr>
          <w:color w:val="202122"/>
          <w:shd w:val="clear" w:color="auto" w:fill="FFFFFF"/>
        </w:rPr>
        <w:t xml:space="preserve"> Men</w:t>
      </w:r>
      <w:r w:rsidRPr="003752F7">
        <w:rPr>
          <w:color w:val="202122"/>
          <w:shd w:val="clear" w:color="auto" w:fill="FFFFFF"/>
        </w:rPr>
        <w:t xml:space="preserve"> are his</w:t>
      </w:r>
      <w:r w:rsidR="003B544C" w:rsidRPr="003752F7">
        <w:rPr>
          <w:color w:val="202122"/>
          <w:shd w:val="clear" w:color="auto" w:fill="FFFFFF"/>
        </w:rPr>
        <w:t>.</w:t>
      </w:r>
      <w:r w:rsidRPr="003752F7">
        <w:rPr>
          <w:color w:val="202122"/>
          <w:shd w:val="clear" w:color="auto" w:fill="FFFFFF"/>
        </w:rPr>
        <w:t xml:space="preserve"> </w:t>
      </w:r>
    </w:p>
  </w:footnote>
  <w:footnote w:id="150">
    <w:p w14:paraId="45695AFD" w14:textId="22890293" w:rsidR="00E86172" w:rsidRPr="003752F7" w:rsidRDefault="00E86172" w:rsidP="00E86172">
      <w:pPr>
        <w:rPr>
          <w:rFonts w:asciiTheme="majorBidi" w:hAnsiTheme="majorBidi" w:cstheme="majorBidi"/>
          <w:sz w:val="20"/>
          <w:szCs w:val="20"/>
        </w:rPr>
      </w:pPr>
      <w:r w:rsidRPr="003752F7">
        <w:rPr>
          <w:rStyle w:val="FootnoteReference"/>
          <w:rFonts w:asciiTheme="majorBidi" w:eastAsiaTheme="majorEastAsia"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eastAsia="Arial" w:hAnsiTheme="majorBidi" w:cstheme="majorBidi"/>
          <w:b/>
          <w:bCs/>
          <w:sz w:val="20"/>
          <w:szCs w:val="20"/>
        </w:rPr>
        <w:t>Giambattista Vico</w:t>
      </w:r>
      <w:r w:rsidRPr="003752F7">
        <w:rPr>
          <w:rFonts w:asciiTheme="majorBidi" w:eastAsia="Arial" w:hAnsiTheme="majorBidi" w:cstheme="majorBidi"/>
          <w:sz w:val="20"/>
          <w:szCs w:val="20"/>
        </w:rPr>
        <w:t xml:space="preserve"> (d. 1188/1774)</w:t>
      </w:r>
      <w:r w:rsidRPr="003752F7">
        <w:rPr>
          <w:rFonts w:asciiTheme="majorBidi" w:eastAsia="Arial" w:hAnsiTheme="majorBidi" w:cstheme="majorBidi"/>
          <w:color w:val="000000" w:themeColor="text1"/>
          <w:sz w:val="20"/>
          <w:szCs w:val="20"/>
        </w:rPr>
        <w:t xml:space="preserve"> was an</w:t>
      </w:r>
      <w:r w:rsidRPr="003752F7">
        <w:rPr>
          <w:rFonts w:asciiTheme="majorBidi" w:eastAsia="Arial" w:hAnsiTheme="majorBidi" w:cstheme="majorBidi"/>
          <w:sz w:val="20"/>
          <w:szCs w:val="20"/>
        </w:rPr>
        <w:t xml:space="preserve"> Italian jurist, rhetorician, and </w:t>
      </w:r>
      <w:r w:rsidR="00D323B2" w:rsidRPr="003752F7">
        <w:rPr>
          <w:rFonts w:asciiTheme="majorBidi" w:eastAsia="Arial" w:hAnsiTheme="majorBidi" w:cstheme="majorBidi"/>
          <w:sz w:val="20"/>
          <w:szCs w:val="20"/>
        </w:rPr>
        <w:t>P</w:t>
      </w:r>
      <w:r w:rsidRPr="003752F7">
        <w:rPr>
          <w:rFonts w:asciiTheme="majorBidi" w:eastAsia="Arial" w:hAnsiTheme="majorBidi" w:cstheme="majorBidi"/>
          <w:sz w:val="20"/>
          <w:szCs w:val="20"/>
        </w:rPr>
        <w:t xml:space="preserve">hilosopher of </w:t>
      </w:r>
      <w:r w:rsidR="00D323B2" w:rsidRPr="003752F7">
        <w:rPr>
          <w:rFonts w:asciiTheme="majorBidi" w:eastAsia="Arial" w:hAnsiTheme="majorBidi" w:cstheme="majorBidi"/>
          <w:sz w:val="20"/>
          <w:szCs w:val="20"/>
        </w:rPr>
        <w:t>S</w:t>
      </w:r>
      <w:r w:rsidRPr="003752F7">
        <w:rPr>
          <w:rFonts w:asciiTheme="majorBidi" w:eastAsia="Arial" w:hAnsiTheme="majorBidi" w:cstheme="majorBidi"/>
          <w:sz w:val="20"/>
          <w:szCs w:val="20"/>
        </w:rPr>
        <w:t>cience, history, religion, language, and law</w:t>
      </w:r>
      <w:r w:rsidR="008A4436" w:rsidRPr="003752F7">
        <w:rPr>
          <w:rFonts w:asciiTheme="majorBidi" w:eastAsia="Arial" w:hAnsiTheme="majorBidi" w:cstheme="majorBidi"/>
          <w:sz w:val="20"/>
          <w:szCs w:val="20"/>
        </w:rPr>
        <w:t xml:space="preserve">. Although he was not widely acknowledged in his time, he </w:t>
      </w:r>
      <w:r w:rsidR="00B825F5" w:rsidRPr="003752F7">
        <w:rPr>
          <w:rFonts w:asciiTheme="majorBidi" w:eastAsia="Arial" w:hAnsiTheme="majorBidi" w:cstheme="majorBidi"/>
          <w:sz w:val="20"/>
          <w:szCs w:val="20"/>
        </w:rPr>
        <w:t>deserves to be regarded</w:t>
      </w:r>
      <w:r w:rsidR="008A4436" w:rsidRPr="003752F7">
        <w:rPr>
          <w:rFonts w:asciiTheme="majorBidi" w:eastAsia="Arial" w:hAnsiTheme="majorBidi" w:cstheme="majorBidi"/>
          <w:sz w:val="20"/>
          <w:szCs w:val="20"/>
        </w:rPr>
        <w:t xml:space="preserve"> as one of the giants</w:t>
      </w:r>
      <w:r w:rsidRPr="003752F7">
        <w:rPr>
          <w:rFonts w:asciiTheme="majorBidi" w:eastAsia="Arial" w:hAnsiTheme="majorBidi" w:cstheme="majorBidi"/>
          <w:sz w:val="20"/>
          <w:szCs w:val="20"/>
        </w:rPr>
        <w:t xml:space="preserve"> of the Enlightenment.</w:t>
      </w:r>
      <w:r w:rsidR="008A4436" w:rsidRPr="003752F7">
        <w:rPr>
          <w:rFonts w:asciiTheme="majorBidi" w:eastAsia="Arial" w:hAnsiTheme="majorBidi" w:cstheme="majorBidi"/>
          <w:sz w:val="20"/>
          <w:szCs w:val="20"/>
        </w:rPr>
        <w:t xml:space="preserve"> </w:t>
      </w:r>
      <w:r w:rsidR="00B825F5" w:rsidRPr="003752F7">
        <w:rPr>
          <w:rFonts w:asciiTheme="majorBidi" w:hAnsiTheme="majorBidi" w:cstheme="majorBidi"/>
          <w:sz w:val="20"/>
          <w:szCs w:val="20"/>
        </w:rPr>
        <w:t xml:space="preserve">Even today, however, Vico remains </w:t>
      </w:r>
      <w:r w:rsidRPr="003752F7">
        <w:rPr>
          <w:rFonts w:asciiTheme="majorBidi" w:hAnsiTheme="majorBidi" w:cstheme="majorBidi"/>
          <w:sz w:val="20"/>
          <w:szCs w:val="20"/>
        </w:rPr>
        <w:t>an important but</w:t>
      </w:r>
      <w:r w:rsidR="00947CA1" w:rsidRPr="003752F7">
        <w:rPr>
          <w:rFonts w:asciiTheme="majorBidi" w:hAnsiTheme="majorBidi" w:cstheme="majorBidi"/>
          <w:sz w:val="20"/>
          <w:szCs w:val="20"/>
        </w:rPr>
        <w:t xml:space="preserve"> lamentably</w:t>
      </w:r>
      <w:r w:rsidRPr="003752F7">
        <w:rPr>
          <w:rFonts w:asciiTheme="majorBidi" w:hAnsiTheme="majorBidi" w:cstheme="majorBidi"/>
          <w:sz w:val="20"/>
          <w:szCs w:val="20"/>
        </w:rPr>
        <w:t xml:space="preserve"> neglected figure in the history of Western European thought. Although he was an empiricist who did not fully trust </w:t>
      </w:r>
      <w:r w:rsidR="00947CA1" w:rsidRPr="003752F7">
        <w:rPr>
          <w:rFonts w:asciiTheme="majorBidi" w:hAnsiTheme="majorBidi" w:cstheme="majorBidi"/>
          <w:i/>
          <w:iCs/>
          <w:sz w:val="20"/>
          <w:szCs w:val="20"/>
        </w:rPr>
        <w:t>A</w:t>
      </w:r>
      <w:r w:rsidRPr="003752F7">
        <w:rPr>
          <w:rFonts w:asciiTheme="majorBidi" w:hAnsiTheme="majorBidi" w:cstheme="majorBidi"/>
          <w:i/>
          <w:iCs/>
          <w:sz w:val="20"/>
          <w:szCs w:val="20"/>
        </w:rPr>
        <w:t xml:space="preserve"> </w:t>
      </w:r>
      <w:r w:rsidR="00947CA1" w:rsidRPr="003752F7">
        <w:rPr>
          <w:rFonts w:asciiTheme="majorBidi" w:hAnsiTheme="majorBidi" w:cstheme="majorBidi"/>
          <w:i/>
          <w:iCs/>
          <w:sz w:val="20"/>
          <w:szCs w:val="20"/>
        </w:rPr>
        <w:t>P</w:t>
      </w:r>
      <w:r w:rsidRPr="003752F7">
        <w:rPr>
          <w:rFonts w:asciiTheme="majorBidi" w:hAnsiTheme="majorBidi" w:cstheme="majorBidi"/>
          <w:i/>
          <w:iCs/>
          <w:sz w:val="20"/>
          <w:szCs w:val="20"/>
        </w:rPr>
        <w:t xml:space="preserve">riori </w:t>
      </w:r>
      <w:r w:rsidR="00947CA1" w:rsidRPr="003752F7">
        <w:rPr>
          <w:rFonts w:asciiTheme="majorBidi" w:hAnsiTheme="majorBidi" w:cstheme="majorBidi"/>
          <w:sz w:val="20"/>
          <w:szCs w:val="20"/>
        </w:rPr>
        <w:t>T</w:t>
      </w:r>
      <w:r w:rsidRPr="003752F7">
        <w:rPr>
          <w:rFonts w:asciiTheme="majorBidi" w:hAnsiTheme="majorBidi" w:cstheme="majorBidi"/>
          <w:sz w:val="20"/>
          <w:szCs w:val="20"/>
        </w:rPr>
        <w:t xml:space="preserve">ruths, his </w:t>
      </w:r>
      <w:r w:rsidRPr="003752F7">
        <w:rPr>
          <w:rFonts w:asciiTheme="majorBidi" w:hAnsiTheme="majorBidi" w:cstheme="majorBidi"/>
          <w:i/>
          <w:sz w:val="20"/>
          <w:szCs w:val="20"/>
        </w:rPr>
        <w:t>Scienza nuova</w:t>
      </w:r>
      <w:r w:rsidRPr="003752F7">
        <w:rPr>
          <w:rFonts w:asciiTheme="majorBidi" w:hAnsiTheme="majorBidi" w:cstheme="majorBidi"/>
          <w:sz w:val="20"/>
          <w:szCs w:val="20"/>
        </w:rPr>
        <w:t xml:space="preserve"> (1140/1728) (</w:t>
      </w:r>
      <w:r w:rsidRPr="003752F7">
        <w:rPr>
          <w:rFonts w:asciiTheme="majorBidi" w:hAnsiTheme="majorBidi" w:cstheme="majorBidi"/>
          <w:i/>
          <w:iCs/>
          <w:sz w:val="20"/>
          <w:szCs w:val="20"/>
        </w:rPr>
        <w:t>The New Science</w:t>
      </w:r>
      <w:r w:rsidRPr="003752F7">
        <w:rPr>
          <w:rFonts w:asciiTheme="majorBidi" w:hAnsiTheme="majorBidi" w:cstheme="majorBidi"/>
          <w:sz w:val="20"/>
          <w:szCs w:val="20"/>
        </w:rPr>
        <w:t xml:space="preserve">) provides an important critique of the dominant Cartesian </w:t>
      </w:r>
      <w:r w:rsidR="00EF06A2" w:rsidRPr="003752F7">
        <w:rPr>
          <w:rFonts w:asciiTheme="majorBidi" w:hAnsiTheme="majorBidi" w:cstheme="majorBidi"/>
          <w:sz w:val="20"/>
          <w:szCs w:val="20"/>
        </w:rPr>
        <w:t>P</w:t>
      </w:r>
      <w:r w:rsidRPr="003752F7">
        <w:rPr>
          <w:rFonts w:asciiTheme="majorBidi" w:hAnsiTheme="majorBidi" w:cstheme="majorBidi"/>
          <w:sz w:val="20"/>
          <w:szCs w:val="20"/>
        </w:rPr>
        <w:t xml:space="preserve">aradigm. Vico believed, for example, that Descartes was mistaken in regarding physics to be capable of the same certitude as geometry, which, for Descartes, was the </w:t>
      </w:r>
      <w:r w:rsidR="00EF06A2" w:rsidRPr="003752F7">
        <w:rPr>
          <w:rFonts w:asciiTheme="majorBidi" w:hAnsiTheme="majorBidi" w:cstheme="majorBidi"/>
          <w:sz w:val="20"/>
          <w:szCs w:val="20"/>
        </w:rPr>
        <w:t>P</w:t>
      </w:r>
      <w:r w:rsidRPr="003752F7">
        <w:rPr>
          <w:rFonts w:asciiTheme="majorBidi" w:hAnsiTheme="majorBidi" w:cstheme="majorBidi"/>
          <w:sz w:val="20"/>
          <w:szCs w:val="20"/>
        </w:rPr>
        <w:t xml:space="preserve">aradigm of exact knowledge. Vico held that physics and natural </w:t>
      </w:r>
      <w:r w:rsidR="00EF06A2" w:rsidRPr="003752F7">
        <w:rPr>
          <w:rFonts w:asciiTheme="majorBidi" w:hAnsiTheme="majorBidi" w:cstheme="majorBidi"/>
          <w:sz w:val="20"/>
          <w:szCs w:val="20"/>
        </w:rPr>
        <w:t>S</w:t>
      </w:r>
      <w:r w:rsidRPr="003752F7">
        <w:rPr>
          <w:rFonts w:asciiTheme="majorBidi" w:hAnsiTheme="majorBidi" w:cstheme="majorBidi"/>
          <w:sz w:val="20"/>
          <w:szCs w:val="20"/>
        </w:rPr>
        <w:t>ciences must necessarily be less certain than geometry because they deal with things</w:t>
      </w:r>
      <w:r w:rsidR="00EF06A2" w:rsidRPr="003752F7">
        <w:rPr>
          <w:rFonts w:asciiTheme="majorBidi" w:hAnsiTheme="majorBidi" w:cstheme="majorBidi"/>
          <w:sz w:val="20"/>
          <w:szCs w:val="20"/>
        </w:rPr>
        <w:t xml:space="preserve"> that Human Beings</w:t>
      </w:r>
      <w:r w:rsidRPr="003752F7">
        <w:rPr>
          <w:rFonts w:asciiTheme="majorBidi" w:hAnsiTheme="majorBidi" w:cstheme="majorBidi"/>
          <w:sz w:val="20"/>
          <w:szCs w:val="20"/>
        </w:rPr>
        <w:t xml:space="preserve"> have not created. Only God can know in the fullest sense the nature and workings of the universe, because only He made it. </w:t>
      </w:r>
      <w:r w:rsidR="00EE5406" w:rsidRPr="003752F7">
        <w:rPr>
          <w:rFonts w:asciiTheme="majorBidi" w:hAnsiTheme="majorBidi" w:cstheme="majorBidi"/>
          <w:sz w:val="20"/>
          <w:szCs w:val="20"/>
        </w:rPr>
        <w:t xml:space="preserve">These ideas reflect the fact that </w:t>
      </w:r>
      <w:r w:rsidRPr="003752F7">
        <w:rPr>
          <w:rFonts w:asciiTheme="majorBidi" w:hAnsiTheme="majorBidi" w:cstheme="majorBidi"/>
          <w:sz w:val="20"/>
          <w:szCs w:val="20"/>
        </w:rPr>
        <w:t xml:space="preserve">Vico held to a principle he called </w:t>
      </w:r>
      <w:r w:rsidRPr="003752F7">
        <w:rPr>
          <w:rFonts w:asciiTheme="majorBidi" w:hAnsiTheme="majorBidi" w:cstheme="majorBidi"/>
          <w:i/>
          <w:sz w:val="20"/>
          <w:szCs w:val="20"/>
        </w:rPr>
        <w:t>verum-factum</w:t>
      </w:r>
      <w:r w:rsidRPr="003752F7">
        <w:rPr>
          <w:rFonts w:asciiTheme="majorBidi" w:hAnsiTheme="majorBidi" w:cstheme="majorBidi"/>
          <w:sz w:val="20"/>
          <w:szCs w:val="20"/>
        </w:rPr>
        <w:t xml:space="preserve"> (from the “true” (</w:t>
      </w:r>
      <w:r w:rsidRPr="003752F7">
        <w:rPr>
          <w:rFonts w:asciiTheme="majorBidi" w:hAnsiTheme="majorBidi" w:cstheme="majorBidi"/>
          <w:i/>
          <w:sz w:val="20"/>
          <w:szCs w:val="20"/>
        </w:rPr>
        <w:t>verum</w:t>
      </w:r>
      <w:r w:rsidRPr="003752F7">
        <w:rPr>
          <w:rFonts w:asciiTheme="majorBidi" w:hAnsiTheme="majorBidi" w:cstheme="majorBidi"/>
          <w:sz w:val="20"/>
          <w:szCs w:val="20"/>
        </w:rPr>
        <w:t>) and the “made” (</w:t>
      </w:r>
      <w:r w:rsidRPr="003752F7">
        <w:rPr>
          <w:rFonts w:asciiTheme="majorBidi" w:hAnsiTheme="majorBidi" w:cstheme="majorBidi"/>
          <w:i/>
          <w:sz w:val="20"/>
          <w:szCs w:val="20"/>
        </w:rPr>
        <w:t>factum</w:t>
      </w:r>
      <w:r w:rsidRPr="003752F7">
        <w:rPr>
          <w:rFonts w:asciiTheme="majorBidi" w:hAnsiTheme="majorBidi" w:cstheme="majorBidi"/>
          <w:sz w:val="20"/>
          <w:szCs w:val="20"/>
        </w:rPr>
        <w:t xml:space="preserve">)): As human beings, we can only know with certainty what we have made, not what God has created. He held that material reality can never be transparent to the human mind in the manner that rationalist </w:t>
      </w:r>
      <w:r w:rsidR="00D14DF1" w:rsidRPr="003752F7">
        <w:rPr>
          <w:rFonts w:asciiTheme="majorBidi" w:hAnsiTheme="majorBidi" w:cstheme="majorBidi"/>
          <w:sz w:val="20"/>
          <w:szCs w:val="20"/>
        </w:rPr>
        <w:t>P</w:t>
      </w:r>
      <w:r w:rsidRPr="003752F7">
        <w:rPr>
          <w:rFonts w:asciiTheme="majorBidi" w:hAnsiTheme="majorBidi" w:cstheme="majorBidi"/>
          <w:sz w:val="20"/>
          <w:szCs w:val="20"/>
        </w:rPr>
        <w:t xml:space="preserve">hilosophers suppose. This does not mean that nature cannot be known—but </w:t>
      </w:r>
      <w:r w:rsidR="00D14DF1" w:rsidRPr="003752F7">
        <w:rPr>
          <w:rFonts w:asciiTheme="majorBidi" w:hAnsiTheme="majorBidi" w:cstheme="majorBidi"/>
          <w:sz w:val="20"/>
          <w:szCs w:val="20"/>
        </w:rPr>
        <w:t xml:space="preserve">that </w:t>
      </w:r>
      <w:r w:rsidRPr="003752F7">
        <w:rPr>
          <w:rFonts w:asciiTheme="majorBidi" w:hAnsiTheme="majorBidi" w:cstheme="majorBidi"/>
          <w:sz w:val="20"/>
          <w:szCs w:val="20"/>
        </w:rPr>
        <w:t>all empirical experiments</w:t>
      </w:r>
      <w:r w:rsidR="00D14DF1" w:rsidRPr="003752F7">
        <w:rPr>
          <w:rFonts w:asciiTheme="majorBidi" w:hAnsiTheme="majorBidi" w:cstheme="majorBidi"/>
          <w:sz w:val="20"/>
          <w:szCs w:val="20"/>
        </w:rPr>
        <w:t xml:space="preserve"> and their practitioners</w:t>
      </w:r>
      <w:r w:rsidRPr="003752F7">
        <w:rPr>
          <w:rFonts w:asciiTheme="majorBidi" w:hAnsiTheme="majorBidi" w:cstheme="majorBidi"/>
          <w:sz w:val="20"/>
          <w:szCs w:val="20"/>
        </w:rPr>
        <w:t xml:space="preserve"> must </w:t>
      </w:r>
      <w:r w:rsidR="00D14DF1" w:rsidRPr="003752F7">
        <w:rPr>
          <w:rFonts w:asciiTheme="majorBidi" w:hAnsiTheme="majorBidi" w:cstheme="majorBidi"/>
          <w:sz w:val="20"/>
          <w:szCs w:val="20"/>
        </w:rPr>
        <w:t>be evaluated in terms of</w:t>
      </w:r>
      <w:r w:rsidRPr="003752F7">
        <w:rPr>
          <w:rFonts w:asciiTheme="majorBidi" w:hAnsiTheme="majorBidi" w:cstheme="majorBidi"/>
          <w:sz w:val="20"/>
          <w:szCs w:val="20"/>
        </w:rPr>
        <w:t xml:space="preserve"> their limitations</w:t>
      </w:r>
      <w:r w:rsidR="00D14DF1" w:rsidRPr="003752F7">
        <w:rPr>
          <w:rFonts w:asciiTheme="majorBidi" w:hAnsiTheme="majorBidi" w:cstheme="majorBidi"/>
          <w:sz w:val="20"/>
          <w:szCs w:val="20"/>
        </w:rPr>
        <w:t>,</w:t>
      </w:r>
      <w:r w:rsidRPr="003752F7">
        <w:rPr>
          <w:rFonts w:asciiTheme="majorBidi" w:hAnsiTheme="majorBidi" w:cstheme="majorBidi"/>
          <w:sz w:val="20"/>
          <w:szCs w:val="20"/>
        </w:rPr>
        <w:t xml:space="preserve"> and </w:t>
      </w:r>
      <w:r w:rsidR="00D14DF1" w:rsidRPr="003752F7">
        <w:rPr>
          <w:rFonts w:asciiTheme="majorBidi" w:hAnsiTheme="majorBidi" w:cstheme="majorBidi"/>
          <w:sz w:val="20"/>
          <w:szCs w:val="20"/>
        </w:rPr>
        <w:t xml:space="preserve">Scientists must </w:t>
      </w:r>
      <w:r w:rsidRPr="003752F7">
        <w:rPr>
          <w:rFonts w:asciiTheme="majorBidi" w:hAnsiTheme="majorBidi" w:cstheme="majorBidi"/>
          <w:sz w:val="20"/>
          <w:szCs w:val="20"/>
        </w:rPr>
        <w:t>never forget that the</w:t>
      </w:r>
      <w:r w:rsidR="00D14DF1" w:rsidRPr="003752F7">
        <w:rPr>
          <w:rFonts w:asciiTheme="majorBidi" w:hAnsiTheme="majorBidi" w:cstheme="majorBidi"/>
          <w:sz w:val="20"/>
          <w:szCs w:val="20"/>
        </w:rPr>
        <w:t>ir labors are</w:t>
      </w:r>
      <w:r w:rsidRPr="003752F7">
        <w:rPr>
          <w:rFonts w:asciiTheme="majorBidi" w:hAnsiTheme="majorBidi" w:cstheme="majorBidi"/>
          <w:sz w:val="20"/>
          <w:szCs w:val="20"/>
        </w:rPr>
        <w:t xml:space="preserve"> just our “imitations of nature.” For Vico, the things that we can prove in physics are limited to those things that we can imitate well in our experiments. Amazingly, </w:t>
      </w:r>
      <w:r w:rsidR="00D14DF1" w:rsidRPr="003752F7">
        <w:rPr>
          <w:rFonts w:asciiTheme="majorBidi" w:hAnsiTheme="majorBidi" w:cstheme="majorBidi"/>
          <w:sz w:val="20"/>
          <w:szCs w:val="20"/>
        </w:rPr>
        <w:t xml:space="preserve">however, </w:t>
      </w:r>
      <w:r w:rsidRPr="003752F7">
        <w:rPr>
          <w:rFonts w:asciiTheme="majorBidi" w:hAnsiTheme="majorBidi" w:cstheme="majorBidi"/>
          <w:sz w:val="20"/>
          <w:szCs w:val="20"/>
        </w:rPr>
        <w:t xml:space="preserve">Vico believed that historians can attain more profound knowledge of what lies within their field than the natural </w:t>
      </w:r>
      <w:r w:rsidR="00D14DF1" w:rsidRPr="003752F7">
        <w:rPr>
          <w:rFonts w:asciiTheme="majorBidi" w:hAnsiTheme="majorBidi" w:cstheme="majorBidi"/>
          <w:sz w:val="20"/>
          <w:szCs w:val="20"/>
        </w:rPr>
        <w:t>S</w:t>
      </w:r>
      <w:r w:rsidRPr="003752F7">
        <w:rPr>
          <w:rFonts w:asciiTheme="majorBidi" w:hAnsiTheme="majorBidi" w:cstheme="majorBidi"/>
          <w:sz w:val="20"/>
          <w:szCs w:val="20"/>
        </w:rPr>
        <w:t xml:space="preserve">cientist can in his. This is because the physical realm, which is not of our making, is always “external” and never fully accessible to us. By contrast, history deals with the “internal” world of </w:t>
      </w:r>
      <w:r w:rsidR="00F52ABF" w:rsidRPr="003752F7">
        <w:rPr>
          <w:rFonts w:asciiTheme="majorBidi" w:hAnsiTheme="majorBidi" w:cstheme="majorBidi"/>
          <w:sz w:val="20"/>
          <w:szCs w:val="20"/>
        </w:rPr>
        <w:t>H</w:t>
      </w:r>
      <w:r w:rsidRPr="003752F7">
        <w:rPr>
          <w:rFonts w:asciiTheme="majorBidi" w:hAnsiTheme="majorBidi" w:cstheme="majorBidi"/>
          <w:sz w:val="20"/>
          <w:szCs w:val="20"/>
        </w:rPr>
        <w:t xml:space="preserve">uman </w:t>
      </w:r>
      <w:r w:rsidR="00F52ABF" w:rsidRPr="003752F7">
        <w:rPr>
          <w:rFonts w:asciiTheme="majorBidi" w:hAnsiTheme="majorBidi" w:cstheme="majorBidi"/>
          <w:sz w:val="20"/>
          <w:szCs w:val="20"/>
        </w:rPr>
        <w:t>B</w:t>
      </w:r>
      <w:r w:rsidRPr="003752F7">
        <w:rPr>
          <w:rFonts w:asciiTheme="majorBidi" w:hAnsiTheme="majorBidi" w:cstheme="majorBidi"/>
          <w:sz w:val="20"/>
          <w:szCs w:val="20"/>
        </w:rPr>
        <w:t xml:space="preserve">eings, which is of our making and is therefore </w:t>
      </w:r>
      <w:r w:rsidR="00F52ABF" w:rsidRPr="003752F7">
        <w:rPr>
          <w:rFonts w:asciiTheme="majorBidi" w:hAnsiTheme="majorBidi" w:cstheme="majorBidi"/>
          <w:sz w:val="20"/>
          <w:szCs w:val="20"/>
        </w:rPr>
        <w:t xml:space="preserve">fully </w:t>
      </w:r>
      <w:r w:rsidRPr="003752F7">
        <w:rPr>
          <w:rFonts w:asciiTheme="majorBidi" w:hAnsiTheme="majorBidi" w:cstheme="majorBidi"/>
          <w:sz w:val="20"/>
          <w:szCs w:val="20"/>
        </w:rPr>
        <w:t xml:space="preserve">accessible to us. Historians can grasp historical truths by virtue of their shared </w:t>
      </w:r>
      <w:r w:rsidR="00F52ABF" w:rsidRPr="003752F7">
        <w:rPr>
          <w:rFonts w:asciiTheme="majorBidi" w:hAnsiTheme="majorBidi" w:cstheme="majorBidi"/>
          <w:sz w:val="20"/>
          <w:szCs w:val="20"/>
        </w:rPr>
        <w:t>H</w:t>
      </w:r>
      <w:r w:rsidRPr="003752F7">
        <w:rPr>
          <w:rFonts w:asciiTheme="majorBidi" w:hAnsiTheme="majorBidi" w:cstheme="majorBidi"/>
          <w:sz w:val="20"/>
          <w:szCs w:val="20"/>
        </w:rPr>
        <w:t>umanity with the peoples of the past. Regarding religion, Vico believed that each manifestation of religion corresponds to a particular mode of economic and political organization with its own law, mores, and styles of thought. Good religion liberates, does justice, and brings social and economic classes together—while bad religion oppresses, gives power and privilege to elites, and divides social and economic classes.</w:t>
      </w:r>
    </w:p>
  </w:footnote>
  <w:footnote w:id="151">
    <w:p w14:paraId="49D641C6" w14:textId="34BDF0D1" w:rsidR="002D2BE4" w:rsidRPr="003752F7" w:rsidRDefault="00E86172" w:rsidP="002D2BE4">
      <w:pPr>
        <w:pStyle w:val="FootnoteText"/>
        <w:rPr>
          <w:lang w:val="en"/>
        </w:rPr>
      </w:pPr>
      <w:r w:rsidRPr="003752F7">
        <w:rPr>
          <w:rStyle w:val="FootnoteReference"/>
        </w:rPr>
        <w:footnoteRef/>
      </w:r>
      <w:r w:rsidRPr="003752F7">
        <w:t xml:space="preserve"> </w:t>
      </w:r>
      <w:r w:rsidRPr="003752F7">
        <w:rPr>
          <w:b/>
          <w:bCs/>
          <w:lang w:val="en"/>
        </w:rPr>
        <w:t>Étienne Bonnot de Condillac</w:t>
      </w:r>
      <w:r w:rsidRPr="003752F7">
        <w:rPr>
          <w:lang w:val="en"/>
        </w:rPr>
        <w:t xml:space="preserve"> (d. 1194/1780)</w:t>
      </w:r>
      <w:r w:rsidRPr="003752F7">
        <w:t xml:space="preserve"> was a </w:t>
      </w:r>
      <w:r w:rsidRPr="003752F7">
        <w:rPr>
          <w:lang w:val="en"/>
        </w:rPr>
        <w:t xml:space="preserve">French Enlightenment </w:t>
      </w:r>
      <w:r w:rsidR="00D323B2" w:rsidRPr="003752F7">
        <w:rPr>
          <w:lang w:val="en"/>
        </w:rPr>
        <w:t>P</w:t>
      </w:r>
      <w:r w:rsidRPr="003752F7">
        <w:rPr>
          <w:lang w:val="en"/>
        </w:rPr>
        <w:t>hilosopher</w:t>
      </w:r>
      <w:r w:rsidR="00177BE6" w:rsidRPr="003752F7">
        <w:rPr>
          <w:lang w:val="en"/>
        </w:rPr>
        <w:t xml:space="preserve">, </w:t>
      </w:r>
      <w:r w:rsidR="00211380" w:rsidRPr="003752F7">
        <w:rPr>
          <w:lang w:val="en"/>
        </w:rPr>
        <w:t xml:space="preserve">psychologist, </w:t>
      </w:r>
      <w:r w:rsidRPr="003752F7">
        <w:rPr>
          <w:lang w:val="en"/>
        </w:rPr>
        <w:t>epistemologist</w:t>
      </w:r>
      <w:r w:rsidR="00177BE6" w:rsidRPr="003752F7">
        <w:rPr>
          <w:lang w:val="en"/>
        </w:rPr>
        <w:t>, and economist</w:t>
      </w:r>
      <w:r w:rsidRPr="003752F7">
        <w:rPr>
          <w:lang w:val="en"/>
        </w:rPr>
        <w:t>.</w:t>
      </w:r>
      <w:r w:rsidR="002D2BE4" w:rsidRPr="003752F7">
        <w:rPr>
          <w:lang w:val="en"/>
        </w:rPr>
        <w:t xml:space="preserve"> </w:t>
      </w:r>
      <w:r w:rsidR="009C46FA" w:rsidRPr="003752F7">
        <w:rPr>
          <w:lang w:val="en"/>
        </w:rPr>
        <w:t xml:space="preserve">In France, </w:t>
      </w:r>
      <w:r w:rsidR="002D2BE4" w:rsidRPr="003752F7">
        <w:rPr>
          <w:lang w:val="en"/>
        </w:rPr>
        <w:t xml:space="preserve">De Condillac </w:t>
      </w:r>
      <w:r w:rsidR="002D2BE4" w:rsidRPr="003752F7">
        <w:rPr>
          <w:color w:val="1A1A1A"/>
          <w:shd w:val="clear" w:color="auto" w:fill="FFFFFF"/>
        </w:rPr>
        <w:t>was</w:t>
      </w:r>
      <w:r w:rsidR="009C46FA" w:rsidRPr="003752F7">
        <w:rPr>
          <w:color w:val="1A1A1A"/>
          <w:shd w:val="clear" w:color="auto" w:fill="FFFFFF"/>
        </w:rPr>
        <w:t xml:space="preserve"> leading advocate for John Locke (</w:t>
      </w:r>
      <w:r w:rsidR="007B24D2" w:rsidRPr="003752F7">
        <w:rPr>
          <w:color w:val="1A1A1A"/>
          <w:shd w:val="clear" w:color="auto" w:fill="FFFFFF"/>
        </w:rPr>
        <w:t>d. 1116/1704</w:t>
      </w:r>
      <w:r w:rsidR="009C46FA" w:rsidRPr="003752F7">
        <w:rPr>
          <w:color w:val="1A1A1A"/>
          <w:shd w:val="clear" w:color="auto" w:fill="FFFFFF"/>
        </w:rPr>
        <w:t>)</w:t>
      </w:r>
      <w:r w:rsidR="008F3D29" w:rsidRPr="003752F7">
        <w:rPr>
          <w:color w:val="1A1A1A"/>
          <w:shd w:val="clear" w:color="auto" w:fill="FFFFFF"/>
        </w:rPr>
        <w:t>, and he became</w:t>
      </w:r>
      <w:r w:rsidR="002D2BE4" w:rsidRPr="003752F7">
        <w:rPr>
          <w:color w:val="1A1A1A"/>
          <w:shd w:val="clear" w:color="auto" w:fill="FFFFFF"/>
        </w:rPr>
        <w:t xml:space="preserve"> the chief exponent of a radically empiricist account of the </w:t>
      </w:r>
      <w:r w:rsidR="00DE078B" w:rsidRPr="003752F7">
        <w:rPr>
          <w:color w:val="1A1A1A"/>
          <w:shd w:val="clear" w:color="auto" w:fill="FFFFFF"/>
        </w:rPr>
        <w:t xml:space="preserve">Human </w:t>
      </w:r>
      <w:r w:rsidR="002D2BE4" w:rsidRPr="003752F7">
        <w:rPr>
          <w:color w:val="1A1A1A"/>
          <w:shd w:val="clear" w:color="auto" w:fill="FFFFFF"/>
        </w:rPr>
        <w:t>mind</w:t>
      </w:r>
      <w:r w:rsidR="00DE078B" w:rsidRPr="003752F7">
        <w:rPr>
          <w:color w:val="1A1A1A"/>
          <w:shd w:val="clear" w:color="auto" w:fill="FFFFFF"/>
        </w:rPr>
        <w:t>, which</w:t>
      </w:r>
      <w:r w:rsidR="008F3D29" w:rsidRPr="003752F7">
        <w:rPr>
          <w:color w:val="1A1A1A"/>
          <w:shd w:val="clear" w:color="auto" w:fill="FFFFFF"/>
        </w:rPr>
        <w:t xml:space="preserve"> went beyond Locke and</w:t>
      </w:r>
      <w:r w:rsidR="00DE078B" w:rsidRPr="003752F7">
        <w:rPr>
          <w:color w:val="1A1A1A"/>
          <w:shd w:val="clear" w:color="auto" w:fill="FFFFFF"/>
        </w:rPr>
        <w:t xml:space="preserve"> was later called </w:t>
      </w:r>
      <w:r w:rsidR="002D2BE4" w:rsidRPr="003752F7">
        <w:rPr>
          <w:color w:val="1A1A1A"/>
          <w:shd w:val="clear" w:color="auto" w:fill="FFFFFF"/>
        </w:rPr>
        <w:t xml:space="preserve">“sensationism.” Whereas </w:t>
      </w:r>
      <w:r w:rsidR="00DE078B" w:rsidRPr="003752F7">
        <w:rPr>
          <w:color w:val="1A1A1A"/>
          <w:shd w:val="clear" w:color="auto" w:fill="FFFFFF"/>
        </w:rPr>
        <w:t xml:space="preserve">the empiricism of </w:t>
      </w:r>
      <w:r w:rsidR="002D2BE4" w:rsidRPr="003752F7">
        <w:rPr>
          <w:color w:val="1A1A1A"/>
          <w:shd w:val="clear" w:color="auto" w:fill="FFFFFF"/>
        </w:rPr>
        <w:t xml:space="preserve">John Locke empiricism </w:t>
      </w:r>
      <w:r w:rsidR="00E762B8" w:rsidRPr="003752F7">
        <w:rPr>
          <w:color w:val="1A1A1A"/>
          <w:shd w:val="clear" w:color="auto" w:fill="FFFFFF"/>
        </w:rPr>
        <w:t>was based</w:t>
      </w:r>
      <w:r w:rsidR="002D2BE4" w:rsidRPr="003752F7">
        <w:rPr>
          <w:color w:val="1A1A1A"/>
          <w:shd w:val="clear" w:color="auto" w:fill="FFFFFF"/>
        </w:rPr>
        <w:t xml:space="preserve"> upon a rejection of innate </w:t>
      </w:r>
      <w:r w:rsidR="00E762B8" w:rsidRPr="003752F7">
        <w:rPr>
          <w:color w:val="1A1A1A"/>
          <w:shd w:val="clear" w:color="auto" w:fill="FFFFFF"/>
        </w:rPr>
        <w:t xml:space="preserve">ideas and </w:t>
      </w:r>
      <w:r w:rsidR="002D2BE4" w:rsidRPr="003752F7">
        <w:rPr>
          <w:color w:val="1A1A1A"/>
          <w:shd w:val="clear" w:color="auto" w:fill="FFFFFF"/>
        </w:rPr>
        <w:t xml:space="preserve">principles, Condillac </w:t>
      </w:r>
      <w:r w:rsidR="00E762B8" w:rsidRPr="003752F7">
        <w:rPr>
          <w:color w:val="1A1A1A"/>
          <w:shd w:val="clear" w:color="auto" w:fill="FFFFFF"/>
        </w:rPr>
        <w:t>took this</w:t>
      </w:r>
      <w:r w:rsidR="002D2BE4" w:rsidRPr="003752F7">
        <w:rPr>
          <w:color w:val="1A1A1A"/>
          <w:shd w:val="clear" w:color="auto" w:fill="FFFFFF"/>
        </w:rPr>
        <w:t xml:space="preserve"> further and </w:t>
      </w:r>
      <w:r w:rsidR="00E762B8" w:rsidRPr="003752F7">
        <w:rPr>
          <w:color w:val="1A1A1A"/>
          <w:shd w:val="clear" w:color="auto" w:fill="FFFFFF"/>
        </w:rPr>
        <w:t xml:space="preserve">even </w:t>
      </w:r>
      <w:r w:rsidR="002D2BE4" w:rsidRPr="003752F7">
        <w:rPr>
          <w:color w:val="1A1A1A"/>
          <w:shd w:val="clear" w:color="auto" w:fill="FFFFFF"/>
        </w:rPr>
        <w:t>rejected innate abilities.</w:t>
      </w:r>
      <w:r w:rsidR="008F3D29" w:rsidRPr="003752F7">
        <w:rPr>
          <w:color w:val="1A1A1A"/>
          <w:shd w:val="clear" w:color="auto" w:fill="FFFFFF"/>
        </w:rPr>
        <w:t xml:space="preserve"> In his view, the Human Being learns everything from experience</w:t>
      </w:r>
      <w:r w:rsidR="00B5596D" w:rsidRPr="003752F7">
        <w:rPr>
          <w:color w:val="1A1A1A"/>
          <w:shd w:val="clear" w:color="auto" w:fill="FFFFFF"/>
        </w:rPr>
        <w:t xml:space="preserve">, even the development of his inward faculties. </w:t>
      </w:r>
    </w:p>
  </w:footnote>
  <w:footnote w:id="152">
    <w:p w14:paraId="713209E1" w14:textId="2C1593DB" w:rsidR="00E86172" w:rsidRPr="003752F7" w:rsidRDefault="00E86172" w:rsidP="00E86172">
      <w:pPr>
        <w:pStyle w:val="FootnoteText"/>
        <w:rPr>
          <w:b/>
          <w:bCs/>
        </w:rPr>
      </w:pPr>
      <w:r w:rsidRPr="003752F7">
        <w:rPr>
          <w:rStyle w:val="FootnoteReference"/>
        </w:rPr>
        <w:footnoteRef/>
      </w:r>
      <w:r w:rsidRPr="003752F7">
        <w:t xml:space="preserve"> </w:t>
      </w:r>
      <w:r w:rsidRPr="003752F7">
        <w:rPr>
          <w:b/>
          <w:bCs/>
          <w:lang w:val="en"/>
        </w:rPr>
        <w:t xml:space="preserve">Jean </w:t>
      </w:r>
      <w:r w:rsidRPr="003752F7">
        <w:rPr>
          <w:b/>
          <w:bCs/>
        </w:rPr>
        <w:t xml:space="preserve">Borella </w:t>
      </w:r>
      <w:r w:rsidRPr="003752F7">
        <w:t xml:space="preserve">(born 1348/1930) is a French Christian </w:t>
      </w:r>
      <w:r w:rsidR="00D323B2" w:rsidRPr="003752F7">
        <w:t>T</w:t>
      </w:r>
      <w:r w:rsidRPr="003752F7">
        <w:t xml:space="preserve">heologian and </w:t>
      </w:r>
      <w:r w:rsidR="00D323B2" w:rsidRPr="003752F7">
        <w:t>P</w:t>
      </w:r>
      <w:r w:rsidRPr="003752F7">
        <w:t>hilosopher, who is deeply influenced by Plato and the Platonist</w:t>
      </w:r>
      <w:r w:rsidR="00D323B2" w:rsidRPr="003752F7">
        <w:t xml:space="preserve"> Schools</w:t>
      </w:r>
      <w:r w:rsidRPr="003752F7">
        <w:t xml:space="preserve"> of Late Antiquity.</w:t>
      </w:r>
    </w:p>
  </w:footnote>
  <w:footnote w:id="153">
    <w:p w14:paraId="6F561CEB" w14:textId="1BDECF07" w:rsidR="00E86172" w:rsidRPr="003752F7" w:rsidRDefault="00E86172" w:rsidP="00835F20">
      <w:pPr>
        <w:rPr>
          <w:rFonts w:eastAsiaTheme="majorEastAsia"/>
          <w:sz w:val="20"/>
          <w:szCs w:val="20"/>
        </w:rPr>
      </w:pPr>
      <w:r w:rsidRPr="003752F7">
        <w:rPr>
          <w:rStyle w:val="FootnoteReference"/>
          <w:sz w:val="20"/>
          <w:szCs w:val="20"/>
        </w:rPr>
        <w:footnoteRef/>
      </w:r>
      <w:r w:rsidRPr="003752F7">
        <w:rPr>
          <w:sz w:val="20"/>
          <w:szCs w:val="20"/>
        </w:rPr>
        <w:t xml:space="preserve"> </w:t>
      </w:r>
      <w:r w:rsidR="00711FAB" w:rsidRPr="003752F7">
        <w:rPr>
          <w:rFonts w:asciiTheme="majorBidi" w:eastAsiaTheme="majorEastAsia" w:hAnsiTheme="majorBidi" w:cstheme="majorBidi"/>
          <w:b/>
          <w:bCs/>
          <w:sz w:val="20"/>
          <w:szCs w:val="20"/>
        </w:rPr>
        <w:t>I</w:t>
      </w:r>
      <w:r w:rsidRPr="003752F7">
        <w:rPr>
          <w:rFonts w:asciiTheme="majorBidi" w:eastAsiaTheme="majorEastAsia" w:hAnsiTheme="majorBidi" w:cstheme="majorBidi"/>
          <w:b/>
          <w:bCs/>
          <w:sz w:val="20"/>
          <w:szCs w:val="20"/>
        </w:rPr>
        <w:t xml:space="preserve">nstrumental </w:t>
      </w:r>
      <w:r w:rsidR="00711FAB" w:rsidRPr="003752F7">
        <w:rPr>
          <w:rFonts w:asciiTheme="majorBidi" w:eastAsiaTheme="majorEastAsia" w:hAnsiTheme="majorBidi" w:cstheme="majorBidi"/>
          <w:b/>
          <w:bCs/>
          <w:sz w:val="20"/>
          <w:szCs w:val="20"/>
        </w:rPr>
        <w:t xml:space="preserve">Science </w:t>
      </w:r>
      <w:r w:rsidRPr="003752F7">
        <w:rPr>
          <w:rFonts w:asciiTheme="majorBidi" w:eastAsiaTheme="majorEastAsia" w:hAnsiTheme="majorBidi" w:cstheme="majorBidi"/>
          <w:b/>
          <w:bCs/>
          <w:sz w:val="20"/>
          <w:szCs w:val="20"/>
        </w:rPr>
        <w:t>(</w:t>
      </w:r>
      <w:r w:rsidRPr="003752F7">
        <w:rPr>
          <w:rFonts w:asciiTheme="majorBidi" w:eastAsiaTheme="majorEastAsia" w:hAnsiTheme="majorBidi" w:cstheme="majorBidi"/>
          <w:b/>
          <w:bCs/>
          <w:i/>
          <w:iCs/>
          <w:sz w:val="20"/>
          <w:szCs w:val="20"/>
        </w:rPr>
        <w:t>‘</w:t>
      </w:r>
      <w:r w:rsidR="00711FAB" w:rsidRPr="003752F7">
        <w:rPr>
          <w:rFonts w:asciiTheme="majorBidi" w:eastAsiaTheme="majorEastAsia" w:hAnsiTheme="majorBidi" w:cstheme="majorBidi"/>
          <w:b/>
          <w:bCs/>
          <w:i/>
          <w:iCs/>
          <w:sz w:val="20"/>
          <w:szCs w:val="20"/>
        </w:rPr>
        <w:t>U</w:t>
      </w:r>
      <w:r w:rsidRPr="003752F7">
        <w:rPr>
          <w:rFonts w:asciiTheme="majorBidi" w:eastAsiaTheme="majorEastAsia" w:hAnsiTheme="majorBidi" w:cstheme="majorBidi"/>
          <w:b/>
          <w:bCs/>
          <w:i/>
          <w:iCs/>
          <w:sz w:val="20"/>
          <w:szCs w:val="20"/>
        </w:rPr>
        <w:t>l</w:t>
      </w:r>
      <w:r w:rsidRPr="003752F7">
        <w:rPr>
          <w:rFonts w:asciiTheme="majorBidi" w:hAnsiTheme="majorBidi" w:cstheme="majorBidi"/>
          <w:b/>
          <w:bCs/>
          <w:i/>
          <w:iCs/>
          <w:sz w:val="20"/>
          <w:szCs w:val="20"/>
        </w:rPr>
        <w:t>ū</w:t>
      </w:r>
      <w:r w:rsidRPr="003752F7">
        <w:rPr>
          <w:rFonts w:asciiTheme="majorBidi" w:eastAsiaTheme="majorEastAsia" w:hAnsiTheme="majorBidi" w:cstheme="majorBidi"/>
          <w:b/>
          <w:bCs/>
          <w:i/>
          <w:iCs/>
          <w:sz w:val="20"/>
          <w:szCs w:val="20"/>
        </w:rPr>
        <w:t>m</w:t>
      </w:r>
      <w:r w:rsidR="00C614B0" w:rsidRPr="003752F7">
        <w:rPr>
          <w:rFonts w:asciiTheme="majorBidi" w:eastAsiaTheme="majorEastAsia" w:hAnsiTheme="majorBidi" w:cstheme="majorBidi"/>
          <w:b/>
          <w:bCs/>
          <w:i/>
          <w:iCs/>
          <w:sz w:val="20"/>
          <w:szCs w:val="20"/>
        </w:rPr>
        <w:t>-</w:t>
      </w:r>
      <w:r w:rsidRPr="003752F7">
        <w:rPr>
          <w:rFonts w:asciiTheme="majorBidi" w:eastAsiaTheme="majorEastAsia" w:hAnsiTheme="majorBidi" w:cstheme="majorBidi"/>
          <w:b/>
          <w:bCs/>
          <w:i/>
          <w:iCs/>
          <w:sz w:val="20"/>
          <w:szCs w:val="20"/>
        </w:rPr>
        <w:t>al-</w:t>
      </w:r>
      <w:r w:rsidR="00711FAB" w:rsidRPr="003752F7">
        <w:rPr>
          <w:rFonts w:asciiTheme="majorBidi" w:hAnsiTheme="majorBidi" w:cstheme="majorBidi"/>
          <w:b/>
          <w:bCs/>
          <w:i/>
          <w:iCs/>
          <w:sz w:val="20"/>
          <w:szCs w:val="20"/>
        </w:rPr>
        <w:t>Ā</w:t>
      </w:r>
      <w:r w:rsidRPr="003752F7">
        <w:rPr>
          <w:rFonts w:asciiTheme="majorBidi" w:eastAsiaTheme="majorEastAsia" w:hAnsiTheme="majorBidi" w:cstheme="majorBidi"/>
          <w:b/>
          <w:bCs/>
          <w:i/>
          <w:iCs/>
          <w:sz w:val="20"/>
          <w:szCs w:val="20"/>
        </w:rPr>
        <w:t>la</w:t>
      </w:r>
      <w:r w:rsidRPr="003752F7">
        <w:rPr>
          <w:rFonts w:asciiTheme="majorBidi" w:eastAsiaTheme="majorEastAsia" w:hAnsiTheme="majorBidi" w:cstheme="majorBidi"/>
          <w:b/>
          <w:bCs/>
          <w:sz w:val="20"/>
          <w:szCs w:val="20"/>
        </w:rPr>
        <w:t>)</w:t>
      </w:r>
      <w:r w:rsidR="00711FAB" w:rsidRPr="003752F7">
        <w:rPr>
          <w:rFonts w:asciiTheme="majorBidi" w:eastAsiaTheme="majorEastAsia" w:hAnsiTheme="majorBidi" w:cstheme="majorBidi"/>
          <w:sz w:val="20"/>
          <w:szCs w:val="20"/>
        </w:rPr>
        <w:t xml:space="preserve"> </w:t>
      </w:r>
      <w:r w:rsidR="006B31CA" w:rsidRPr="003752F7">
        <w:rPr>
          <w:rFonts w:asciiTheme="majorBidi" w:eastAsiaTheme="majorEastAsia" w:hAnsiTheme="majorBidi" w:cstheme="majorBidi"/>
          <w:sz w:val="20"/>
          <w:szCs w:val="20"/>
        </w:rPr>
        <w:t>include</w:t>
      </w:r>
      <w:r w:rsidR="004532DB" w:rsidRPr="003752F7">
        <w:rPr>
          <w:rFonts w:asciiTheme="majorBidi" w:eastAsiaTheme="majorEastAsia" w:hAnsiTheme="majorBidi" w:cstheme="majorBidi"/>
          <w:sz w:val="20"/>
          <w:szCs w:val="20"/>
        </w:rPr>
        <w:t xml:space="preserve"> mastery of the languages used in thought—such as Arabic</w:t>
      </w:r>
      <w:r w:rsidR="00222C21" w:rsidRPr="003752F7">
        <w:rPr>
          <w:rFonts w:asciiTheme="majorBidi" w:eastAsiaTheme="majorEastAsia" w:hAnsiTheme="majorBidi" w:cstheme="majorBidi"/>
          <w:sz w:val="20"/>
          <w:szCs w:val="20"/>
        </w:rPr>
        <w:t xml:space="preserve"> and English, depending on the context—as well as</w:t>
      </w:r>
      <w:r w:rsidR="00711FAB" w:rsidRPr="003752F7">
        <w:rPr>
          <w:rFonts w:asciiTheme="majorBidi" w:eastAsiaTheme="majorEastAsia" w:hAnsiTheme="majorBidi" w:cstheme="majorBidi"/>
          <w:sz w:val="20"/>
          <w:szCs w:val="20"/>
        </w:rPr>
        <w:t xml:space="preserve"> grammar, </w:t>
      </w:r>
      <w:r w:rsidR="00260519" w:rsidRPr="003752F7">
        <w:rPr>
          <w:rFonts w:asciiTheme="majorBidi" w:eastAsiaTheme="majorEastAsia" w:hAnsiTheme="majorBidi" w:cstheme="majorBidi"/>
          <w:sz w:val="20"/>
          <w:szCs w:val="20"/>
        </w:rPr>
        <w:t>syntax, and Logic.</w:t>
      </w:r>
      <w:r w:rsidR="00222C21" w:rsidRPr="003752F7">
        <w:rPr>
          <w:rFonts w:asciiTheme="majorBidi" w:eastAsiaTheme="majorEastAsia" w:hAnsiTheme="majorBidi" w:cstheme="majorBidi"/>
          <w:sz w:val="20"/>
          <w:szCs w:val="20"/>
        </w:rPr>
        <w:t xml:space="preserve"> </w:t>
      </w:r>
      <w:r w:rsidR="004360AA" w:rsidRPr="003752F7">
        <w:rPr>
          <w:rFonts w:asciiTheme="majorBidi" w:eastAsiaTheme="majorEastAsia" w:hAnsiTheme="majorBidi" w:cstheme="majorBidi"/>
          <w:b/>
          <w:bCs/>
          <w:sz w:val="20"/>
          <w:szCs w:val="20"/>
        </w:rPr>
        <w:t>Supporting Sciences (</w:t>
      </w:r>
      <w:r w:rsidR="004360AA" w:rsidRPr="003752F7">
        <w:rPr>
          <w:rFonts w:asciiTheme="majorBidi" w:hAnsiTheme="majorBidi" w:cstheme="majorBidi"/>
          <w:b/>
          <w:bCs/>
          <w:i/>
          <w:iCs/>
          <w:sz w:val="20"/>
          <w:szCs w:val="20"/>
        </w:rPr>
        <w:t>al-‘Ulūm</w:t>
      </w:r>
      <w:r w:rsidR="00C614B0" w:rsidRPr="003752F7">
        <w:rPr>
          <w:rFonts w:asciiTheme="majorBidi" w:hAnsiTheme="majorBidi" w:cstheme="majorBidi"/>
          <w:b/>
          <w:bCs/>
          <w:i/>
          <w:iCs/>
          <w:sz w:val="20"/>
          <w:szCs w:val="20"/>
        </w:rPr>
        <w:t>-</w:t>
      </w:r>
      <w:r w:rsidR="004360AA" w:rsidRPr="003752F7">
        <w:rPr>
          <w:rFonts w:asciiTheme="majorBidi" w:hAnsiTheme="majorBidi" w:cstheme="majorBidi"/>
          <w:b/>
          <w:bCs/>
          <w:i/>
          <w:iCs/>
          <w:sz w:val="20"/>
          <w:szCs w:val="20"/>
        </w:rPr>
        <w:t>al-Musānida</w:t>
      </w:r>
      <w:r w:rsidR="004360AA" w:rsidRPr="003752F7">
        <w:rPr>
          <w:rFonts w:asciiTheme="majorBidi" w:eastAsiaTheme="majorEastAsia" w:hAnsiTheme="majorBidi" w:cstheme="majorBidi"/>
          <w:b/>
          <w:bCs/>
          <w:sz w:val="20"/>
          <w:szCs w:val="20"/>
        </w:rPr>
        <w:t>)</w:t>
      </w:r>
      <w:r w:rsidR="004360AA" w:rsidRPr="003752F7">
        <w:rPr>
          <w:rFonts w:asciiTheme="majorBidi" w:eastAsiaTheme="majorEastAsia" w:hAnsiTheme="majorBidi" w:cstheme="majorBidi"/>
          <w:sz w:val="20"/>
          <w:szCs w:val="20"/>
        </w:rPr>
        <w:t xml:space="preserve"> are like the Science of </w:t>
      </w:r>
      <w:r w:rsidR="00AF43A5" w:rsidRPr="003752F7">
        <w:rPr>
          <w:rFonts w:asciiTheme="majorBidi" w:eastAsiaTheme="majorEastAsia" w:hAnsiTheme="majorBidi" w:cstheme="majorBidi"/>
          <w:sz w:val="20"/>
          <w:szCs w:val="20"/>
        </w:rPr>
        <w:t>Transmission (</w:t>
      </w:r>
      <w:r w:rsidR="00AF43A5" w:rsidRPr="003752F7">
        <w:rPr>
          <w:rFonts w:asciiTheme="majorBidi" w:eastAsiaTheme="majorEastAsia" w:hAnsiTheme="majorBidi" w:cstheme="majorBidi"/>
          <w:i/>
          <w:iCs/>
          <w:sz w:val="20"/>
          <w:szCs w:val="20"/>
        </w:rPr>
        <w:t>‘Ilm</w:t>
      </w:r>
      <w:r w:rsidR="00C614B0" w:rsidRPr="003752F7">
        <w:rPr>
          <w:rFonts w:asciiTheme="majorBidi" w:eastAsiaTheme="majorEastAsia" w:hAnsiTheme="majorBidi" w:cstheme="majorBidi"/>
          <w:i/>
          <w:iCs/>
          <w:sz w:val="20"/>
          <w:szCs w:val="20"/>
        </w:rPr>
        <w:t>-</w:t>
      </w:r>
      <w:r w:rsidR="00AF43A5" w:rsidRPr="003752F7">
        <w:rPr>
          <w:rFonts w:asciiTheme="majorBidi" w:eastAsiaTheme="majorEastAsia" w:hAnsiTheme="majorBidi" w:cstheme="majorBidi"/>
          <w:i/>
          <w:iCs/>
          <w:sz w:val="20"/>
          <w:szCs w:val="20"/>
        </w:rPr>
        <w:t>al-</w:t>
      </w:r>
      <w:r w:rsidR="00AF43A5" w:rsidRPr="003752F7">
        <w:rPr>
          <w:rFonts w:asciiTheme="majorBidi" w:hAnsiTheme="majorBidi" w:cstheme="majorBidi"/>
          <w:i/>
          <w:iCs/>
          <w:sz w:val="20"/>
          <w:szCs w:val="20"/>
        </w:rPr>
        <w:t>Asānīd</w:t>
      </w:r>
      <w:r w:rsidR="00AF43A5" w:rsidRPr="003752F7">
        <w:rPr>
          <w:rFonts w:asciiTheme="majorBidi" w:eastAsiaTheme="majorEastAsia" w:hAnsiTheme="majorBidi" w:cstheme="majorBidi"/>
          <w:sz w:val="20"/>
          <w:szCs w:val="20"/>
        </w:rPr>
        <w:t>)</w:t>
      </w:r>
      <w:r w:rsidR="00C614B0" w:rsidRPr="003752F7">
        <w:rPr>
          <w:rFonts w:asciiTheme="majorBidi" w:eastAsiaTheme="majorEastAsia" w:hAnsiTheme="majorBidi" w:cstheme="majorBidi"/>
          <w:sz w:val="20"/>
          <w:szCs w:val="20"/>
        </w:rPr>
        <w:t>, the Science of Narrators (</w:t>
      </w:r>
      <w:r w:rsidR="00C614B0" w:rsidRPr="003752F7">
        <w:rPr>
          <w:rFonts w:asciiTheme="majorBidi" w:eastAsiaTheme="majorEastAsia" w:hAnsiTheme="majorBidi" w:cstheme="majorBidi"/>
          <w:i/>
          <w:iCs/>
          <w:sz w:val="20"/>
          <w:szCs w:val="20"/>
        </w:rPr>
        <w:t>‘Ilm</w:t>
      </w:r>
      <w:r w:rsidR="00C614B0" w:rsidRPr="003752F7">
        <w:rPr>
          <w:rFonts w:asciiTheme="majorBidi" w:hAnsiTheme="majorBidi" w:cstheme="majorBidi"/>
          <w:i/>
          <w:iCs/>
          <w:sz w:val="20"/>
          <w:szCs w:val="20"/>
        </w:rPr>
        <w:t>-al-Rijāl</w:t>
      </w:r>
      <w:r w:rsidR="00C614B0" w:rsidRPr="003752F7">
        <w:rPr>
          <w:rFonts w:asciiTheme="majorBidi" w:hAnsiTheme="majorBidi" w:cstheme="majorBidi"/>
          <w:sz w:val="20"/>
          <w:szCs w:val="20"/>
        </w:rPr>
        <w:t xml:space="preserve">), and the Science of </w:t>
      </w:r>
      <w:r w:rsidR="0012644B" w:rsidRPr="003752F7">
        <w:rPr>
          <w:rFonts w:asciiTheme="majorBidi" w:hAnsiTheme="majorBidi" w:cstheme="majorBidi"/>
          <w:sz w:val="20"/>
          <w:szCs w:val="20"/>
        </w:rPr>
        <w:t xml:space="preserve">Repudiation and </w:t>
      </w:r>
      <w:r w:rsidR="00311C85" w:rsidRPr="003752F7">
        <w:rPr>
          <w:rFonts w:asciiTheme="majorBidi" w:hAnsiTheme="majorBidi" w:cstheme="majorBidi"/>
          <w:sz w:val="20"/>
          <w:szCs w:val="20"/>
        </w:rPr>
        <w:t>Recommendation (</w:t>
      </w:r>
      <w:r w:rsidR="00311C85" w:rsidRPr="003752F7">
        <w:rPr>
          <w:rFonts w:asciiTheme="majorBidi" w:eastAsiaTheme="majorEastAsia" w:hAnsiTheme="majorBidi" w:cstheme="majorBidi"/>
          <w:i/>
          <w:iCs/>
          <w:sz w:val="20"/>
          <w:szCs w:val="20"/>
        </w:rPr>
        <w:t>‘Ilm-al-Jar</w:t>
      </w:r>
      <w:r w:rsidR="00D40A9F" w:rsidRPr="003752F7">
        <w:rPr>
          <w:rFonts w:asciiTheme="majorBidi" w:hAnsiTheme="majorBidi" w:cstheme="majorBidi"/>
          <w:i/>
          <w:iCs/>
          <w:sz w:val="20"/>
          <w:szCs w:val="20"/>
        </w:rPr>
        <w:t>ḥ</w:t>
      </w:r>
      <w:r w:rsidR="00C72E47" w:rsidRPr="003752F7">
        <w:rPr>
          <w:rFonts w:asciiTheme="majorBidi" w:eastAsiaTheme="majorEastAsia" w:hAnsiTheme="majorBidi" w:cstheme="majorBidi"/>
          <w:i/>
          <w:iCs/>
          <w:sz w:val="20"/>
          <w:szCs w:val="20"/>
        </w:rPr>
        <w:t xml:space="preserve"> wa al</w:t>
      </w:r>
      <w:r w:rsidR="00C72E47" w:rsidRPr="003752F7">
        <w:rPr>
          <w:rFonts w:asciiTheme="majorBidi" w:hAnsiTheme="majorBidi" w:cstheme="majorBidi"/>
          <w:i/>
          <w:iCs/>
          <w:sz w:val="20"/>
          <w:szCs w:val="20"/>
        </w:rPr>
        <w:t>-Ta‘d</w:t>
      </w:r>
      <w:r w:rsidR="00A2162D" w:rsidRPr="003752F7">
        <w:rPr>
          <w:rFonts w:asciiTheme="majorBidi" w:hAnsiTheme="majorBidi" w:cstheme="majorBidi"/>
          <w:i/>
          <w:iCs/>
          <w:sz w:val="20"/>
          <w:szCs w:val="20"/>
        </w:rPr>
        <w:t>ī</w:t>
      </w:r>
      <w:r w:rsidR="00C72E47" w:rsidRPr="003752F7">
        <w:rPr>
          <w:rFonts w:asciiTheme="majorBidi" w:hAnsiTheme="majorBidi" w:cstheme="majorBidi"/>
          <w:i/>
          <w:iCs/>
          <w:sz w:val="20"/>
          <w:szCs w:val="20"/>
        </w:rPr>
        <w:t>l</w:t>
      </w:r>
      <w:r w:rsidR="00311C85" w:rsidRPr="003752F7">
        <w:rPr>
          <w:rFonts w:asciiTheme="majorBidi" w:hAnsiTheme="majorBidi" w:cstheme="majorBidi"/>
          <w:sz w:val="20"/>
          <w:szCs w:val="20"/>
        </w:rPr>
        <w:t>)</w:t>
      </w:r>
      <w:r w:rsidR="00A2162D" w:rsidRPr="003752F7">
        <w:rPr>
          <w:rFonts w:asciiTheme="majorBidi" w:eastAsiaTheme="majorEastAsia" w:hAnsiTheme="majorBidi" w:cstheme="majorBidi"/>
          <w:sz w:val="20"/>
          <w:szCs w:val="20"/>
        </w:rPr>
        <w:t xml:space="preserve"> </w:t>
      </w:r>
      <w:r w:rsidR="00AF43A5" w:rsidRPr="003752F7">
        <w:rPr>
          <w:rFonts w:asciiTheme="majorBidi" w:eastAsiaTheme="majorEastAsia" w:hAnsiTheme="majorBidi" w:cstheme="majorBidi"/>
          <w:sz w:val="20"/>
          <w:szCs w:val="20"/>
        </w:rPr>
        <w:t xml:space="preserve">in the Science of </w:t>
      </w:r>
      <w:r w:rsidR="00523D35" w:rsidRPr="003752F7">
        <w:rPr>
          <w:rFonts w:asciiTheme="majorBidi" w:hAnsiTheme="majorBidi" w:cstheme="majorBidi"/>
          <w:i/>
          <w:iCs/>
          <w:sz w:val="20"/>
          <w:szCs w:val="20"/>
        </w:rPr>
        <w:t>Ḥadīth</w:t>
      </w:r>
      <w:r w:rsidR="00C614B0" w:rsidRPr="003752F7">
        <w:rPr>
          <w:rFonts w:eastAsiaTheme="majorEastAsia"/>
          <w:sz w:val="20"/>
          <w:szCs w:val="20"/>
        </w:rPr>
        <w:t>, the Biographical Sciences (</w:t>
      </w:r>
      <w:r w:rsidR="00C614B0" w:rsidRPr="003752F7">
        <w:rPr>
          <w:rFonts w:asciiTheme="majorBidi" w:eastAsiaTheme="majorEastAsia" w:hAnsiTheme="majorBidi" w:cstheme="majorBidi"/>
          <w:i/>
          <w:iCs/>
          <w:sz w:val="20"/>
          <w:szCs w:val="20"/>
        </w:rPr>
        <w:t>‘Ilm-</w:t>
      </w:r>
      <w:r w:rsidR="00C614B0" w:rsidRPr="003752F7">
        <w:rPr>
          <w:rFonts w:asciiTheme="majorBidi" w:hAnsiTheme="majorBidi" w:cstheme="majorBidi"/>
          <w:i/>
          <w:iCs/>
          <w:sz w:val="20"/>
          <w:szCs w:val="20"/>
        </w:rPr>
        <w:t>al-Tarājim</w:t>
      </w:r>
      <w:r w:rsidR="00C614B0" w:rsidRPr="003752F7">
        <w:rPr>
          <w:rFonts w:eastAsiaTheme="majorEastAsia"/>
          <w:sz w:val="20"/>
          <w:szCs w:val="20"/>
        </w:rPr>
        <w:t>) in general</w:t>
      </w:r>
      <w:r w:rsidR="00A2162D" w:rsidRPr="003752F7">
        <w:rPr>
          <w:rFonts w:eastAsiaTheme="majorEastAsia"/>
          <w:sz w:val="20"/>
          <w:szCs w:val="20"/>
        </w:rPr>
        <w:t xml:space="preserve">, </w:t>
      </w:r>
      <w:r w:rsidR="0002436C" w:rsidRPr="003752F7">
        <w:rPr>
          <w:rFonts w:eastAsiaTheme="majorEastAsia"/>
          <w:sz w:val="20"/>
          <w:szCs w:val="20"/>
        </w:rPr>
        <w:t>g</w:t>
      </w:r>
      <w:r w:rsidR="00A2162D" w:rsidRPr="003752F7">
        <w:rPr>
          <w:rFonts w:eastAsiaTheme="majorEastAsia"/>
          <w:sz w:val="20"/>
          <w:szCs w:val="20"/>
        </w:rPr>
        <w:t xml:space="preserve">eography, and history. </w:t>
      </w:r>
      <w:r w:rsidR="00A2162D" w:rsidRPr="003752F7">
        <w:rPr>
          <w:rFonts w:eastAsiaTheme="majorEastAsia"/>
          <w:b/>
          <w:bCs/>
          <w:sz w:val="20"/>
          <w:szCs w:val="20"/>
        </w:rPr>
        <w:t>The</w:t>
      </w:r>
      <w:r w:rsidR="00262CF5" w:rsidRPr="003752F7">
        <w:rPr>
          <w:rFonts w:eastAsiaTheme="majorEastAsia"/>
          <w:b/>
          <w:bCs/>
          <w:sz w:val="20"/>
          <w:szCs w:val="20"/>
        </w:rPr>
        <w:t xml:space="preserve"> Basic Sciences (</w:t>
      </w:r>
      <w:r w:rsidR="00262CF5" w:rsidRPr="003752F7">
        <w:rPr>
          <w:rFonts w:eastAsiaTheme="majorEastAsia"/>
          <w:b/>
          <w:bCs/>
          <w:i/>
          <w:iCs/>
          <w:sz w:val="20"/>
          <w:szCs w:val="20"/>
        </w:rPr>
        <w:t>al-</w:t>
      </w:r>
      <w:r w:rsidR="00262CF5" w:rsidRPr="003752F7">
        <w:rPr>
          <w:rFonts w:asciiTheme="majorBidi" w:hAnsiTheme="majorBidi" w:cstheme="majorBidi"/>
          <w:b/>
          <w:bCs/>
          <w:i/>
          <w:iCs/>
          <w:sz w:val="20"/>
          <w:szCs w:val="20"/>
        </w:rPr>
        <w:t>‘Ulūm al-Asāsiyya</w:t>
      </w:r>
      <w:r w:rsidR="00262CF5" w:rsidRPr="003752F7">
        <w:rPr>
          <w:rFonts w:asciiTheme="majorBidi" w:hAnsiTheme="majorBidi" w:cstheme="majorBidi"/>
          <w:b/>
          <w:bCs/>
          <w:sz w:val="20"/>
          <w:szCs w:val="20"/>
        </w:rPr>
        <w:t xml:space="preserve"> and </w:t>
      </w:r>
      <w:r w:rsidR="00262CF5" w:rsidRPr="003752F7">
        <w:rPr>
          <w:rFonts w:asciiTheme="majorBidi" w:hAnsiTheme="majorBidi" w:cstheme="majorBidi"/>
          <w:b/>
          <w:bCs/>
          <w:i/>
          <w:iCs/>
          <w:sz w:val="20"/>
          <w:szCs w:val="20"/>
        </w:rPr>
        <w:t>al-U</w:t>
      </w:r>
      <w:r w:rsidR="006F7A79" w:rsidRPr="003752F7">
        <w:rPr>
          <w:rFonts w:asciiTheme="majorBidi" w:hAnsiTheme="majorBidi" w:cstheme="majorBidi"/>
          <w:b/>
          <w:bCs/>
          <w:i/>
          <w:iCs/>
          <w:sz w:val="20"/>
          <w:szCs w:val="20"/>
        </w:rPr>
        <w:t>ṣ</w:t>
      </w:r>
      <w:r w:rsidR="0010047C" w:rsidRPr="003752F7">
        <w:rPr>
          <w:rFonts w:asciiTheme="majorBidi" w:hAnsiTheme="majorBidi" w:cstheme="majorBidi"/>
          <w:b/>
          <w:bCs/>
          <w:i/>
          <w:iCs/>
          <w:sz w:val="20"/>
          <w:szCs w:val="20"/>
        </w:rPr>
        <w:t>ū</w:t>
      </w:r>
      <w:r w:rsidR="00262CF5" w:rsidRPr="003752F7">
        <w:rPr>
          <w:rFonts w:asciiTheme="majorBidi" w:hAnsiTheme="majorBidi" w:cstheme="majorBidi"/>
          <w:b/>
          <w:bCs/>
          <w:i/>
          <w:iCs/>
          <w:sz w:val="20"/>
          <w:szCs w:val="20"/>
        </w:rPr>
        <w:t>l</w:t>
      </w:r>
      <w:r w:rsidR="00262CF5" w:rsidRPr="003752F7">
        <w:rPr>
          <w:rFonts w:eastAsiaTheme="majorEastAsia"/>
          <w:b/>
          <w:bCs/>
          <w:sz w:val="20"/>
          <w:szCs w:val="20"/>
        </w:rPr>
        <w:t>)</w:t>
      </w:r>
      <w:r w:rsidR="0010047C" w:rsidRPr="003752F7">
        <w:rPr>
          <w:rFonts w:eastAsiaTheme="majorEastAsia"/>
          <w:sz w:val="20"/>
          <w:szCs w:val="20"/>
        </w:rPr>
        <w:t xml:space="preserve"> are like</w:t>
      </w:r>
      <w:r w:rsidRPr="003752F7">
        <w:rPr>
          <w:rFonts w:asciiTheme="majorBidi" w:hAnsiTheme="majorBidi" w:cstheme="majorBidi"/>
          <w:sz w:val="20"/>
          <w:szCs w:val="20"/>
        </w:rPr>
        <w:t xml:space="preserve"> the Science of</w:t>
      </w:r>
      <w:r w:rsidR="0010047C" w:rsidRPr="003752F7">
        <w:rPr>
          <w:rFonts w:asciiTheme="majorBidi" w:hAnsiTheme="majorBidi" w:cstheme="majorBidi"/>
          <w:sz w:val="20"/>
          <w:szCs w:val="20"/>
        </w:rPr>
        <w:t xml:space="preserve"> the</w:t>
      </w:r>
      <w:r w:rsidR="000660D3" w:rsidRPr="003752F7">
        <w:rPr>
          <w:rFonts w:asciiTheme="majorBidi" w:hAnsiTheme="majorBidi" w:cstheme="majorBidi"/>
          <w:sz w:val="20"/>
          <w:szCs w:val="20"/>
        </w:rPr>
        <w:t xml:space="preserve"> Qur’ān,</w:t>
      </w:r>
      <w:r w:rsidR="0010047C" w:rsidRPr="003752F7">
        <w:rPr>
          <w:rFonts w:asciiTheme="majorBidi" w:hAnsiTheme="majorBidi" w:cstheme="majorBidi"/>
          <w:sz w:val="20"/>
          <w:szCs w:val="20"/>
        </w:rPr>
        <w:t xml:space="preserve"> </w:t>
      </w:r>
      <w:r w:rsidR="0010047C" w:rsidRPr="003752F7">
        <w:rPr>
          <w:rFonts w:asciiTheme="majorBidi" w:hAnsiTheme="majorBidi" w:cstheme="majorBidi"/>
          <w:i/>
          <w:iCs/>
          <w:sz w:val="20"/>
          <w:szCs w:val="20"/>
        </w:rPr>
        <w:t>Ḥadīth</w:t>
      </w:r>
      <w:r w:rsidR="000660D3" w:rsidRPr="003752F7">
        <w:rPr>
          <w:rFonts w:asciiTheme="majorBidi" w:hAnsiTheme="majorBidi" w:cstheme="majorBidi"/>
          <w:sz w:val="20"/>
          <w:szCs w:val="20"/>
        </w:rPr>
        <w:t>, Jurisprudence (</w:t>
      </w:r>
      <w:r w:rsidR="000660D3" w:rsidRPr="003752F7">
        <w:rPr>
          <w:rFonts w:asciiTheme="majorBidi" w:hAnsiTheme="majorBidi" w:cstheme="majorBidi"/>
          <w:i/>
          <w:iCs/>
          <w:sz w:val="20"/>
          <w:szCs w:val="20"/>
        </w:rPr>
        <w:t>al-Fiqh</w:t>
      </w:r>
      <w:r w:rsidR="000660D3" w:rsidRPr="003752F7">
        <w:rPr>
          <w:rFonts w:asciiTheme="majorBidi" w:hAnsiTheme="majorBidi" w:cstheme="majorBidi"/>
          <w:sz w:val="20"/>
          <w:szCs w:val="20"/>
        </w:rPr>
        <w:t>), and so forth</w:t>
      </w:r>
      <w:r w:rsidR="0002436C" w:rsidRPr="003752F7">
        <w:rPr>
          <w:rFonts w:asciiTheme="majorBidi" w:hAnsiTheme="majorBidi" w:cstheme="majorBidi"/>
          <w:sz w:val="20"/>
          <w:szCs w:val="20"/>
        </w:rPr>
        <w:t xml:space="preserve"> in Islamic Studies</w:t>
      </w:r>
      <w:r w:rsidR="000660D3" w:rsidRPr="003752F7">
        <w:rPr>
          <w:rFonts w:asciiTheme="majorBidi" w:hAnsiTheme="majorBidi" w:cstheme="majorBidi"/>
          <w:sz w:val="20"/>
          <w:szCs w:val="20"/>
        </w:rPr>
        <w:t xml:space="preserve">. </w:t>
      </w:r>
      <w:r w:rsidR="0042610D" w:rsidRPr="003752F7">
        <w:rPr>
          <w:rFonts w:asciiTheme="majorBidi" w:hAnsiTheme="majorBidi" w:cstheme="majorBidi"/>
          <w:sz w:val="20"/>
          <w:szCs w:val="20"/>
        </w:rPr>
        <w:t>Every student needs the Instrumental Sciences (</w:t>
      </w:r>
      <w:r w:rsidR="0042610D" w:rsidRPr="003752F7">
        <w:rPr>
          <w:rFonts w:asciiTheme="majorBidi" w:hAnsiTheme="majorBidi" w:cstheme="majorBidi"/>
          <w:i/>
          <w:iCs/>
          <w:sz w:val="20"/>
          <w:szCs w:val="20"/>
        </w:rPr>
        <w:t>‘Ulūm al-Āla</w:t>
      </w:r>
      <w:r w:rsidR="0042610D" w:rsidRPr="003752F7">
        <w:rPr>
          <w:rFonts w:asciiTheme="majorBidi" w:hAnsiTheme="majorBidi" w:cstheme="majorBidi"/>
          <w:sz w:val="20"/>
          <w:szCs w:val="20"/>
        </w:rPr>
        <w:t>), but this is not true of either the Supporting Sciences (</w:t>
      </w:r>
      <w:r w:rsidR="0042610D" w:rsidRPr="003752F7">
        <w:rPr>
          <w:rFonts w:asciiTheme="majorBidi" w:hAnsiTheme="majorBidi" w:cstheme="majorBidi"/>
          <w:i/>
          <w:iCs/>
          <w:sz w:val="20"/>
          <w:szCs w:val="20"/>
        </w:rPr>
        <w:t>al-‘Ulūm al-Musānida</w:t>
      </w:r>
      <w:r w:rsidR="0042610D" w:rsidRPr="003752F7">
        <w:rPr>
          <w:rFonts w:asciiTheme="majorBidi" w:hAnsiTheme="majorBidi" w:cstheme="majorBidi"/>
          <w:sz w:val="20"/>
          <w:szCs w:val="20"/>
        </w:rPr>
        <w:t>) or each of the Basic Sciences (</w:t>
      </w:r>
      <w:r w:rsidR="0042610D" w:rsidRPr="003752F7">
        <w:rPr>
          <w:rFonts w:eastAsiaTheme="majorEastAsia"/>
          <w:i/>
          <w:iCs/>
          <w:sz w:val="20"/>
          <w:szCs w:val="20"/>
        </w:rPr>
        <w:t>al-</w:t>
      </w:r>
      <w:r w:rsidR="0042610D" w:rsidRPr="003752F7">
        <w:rPr>
          <w:rFonts w:asciiTheme="majorBidi" w:hAnsiTheme="majorBidi" w:cstheme="majorBidi"/>
          <w:i/>
          <w:iCs/>
          <w:sz w:val="20"/>
          <w:szCs w:val="20"/>
        </w:rPr>
        <w:t>‘Ulūm al-Asāsiyya</w:t>
      </w:r>
      <w:r w:rsidR="0042610D" w:rsidRPr="003752F7">
        <w:rPr>
          <w:rFonts w:asciiTheme="majorBidi" w:hAnsiTheme="majorBidi" w:cstheme="majorBidi"/>
          <w:sz w:val="20"/>
          <w:szCs w:val="20"/>
        </w:rPr>
        <w:t>), although an adequate footing in some of them</w:t>
      </w:r>
      <w:r w:rsidR="00A11A4E" w:rsidRPr="003752F7">
        <w:rPr>
          <w:rFonts w:asciiTheme="majorBidi" w:hAnsiTheme="majorBidi" w:cstheme="majorBidi"/>
          <w:sz w:val="20"/>
          <w:szCs w:val="20"/>
        </w:rPr>
        <w:t xml:space="preserve"> is</w:t>
      </w:r>
      <w:r w:rsidR="0042610D" w:rsidRPr="003752F7">
        <w:rPr>
          <w:rFonts w:asciiTheme="majorBidi" w:hAnsiTheme="majorBidi" w:cstheme="majorBidi"/>
          <w:sz w:val="20"/>
          <w:szCs w:val="20"/>
        </w:rPr>
        <w:t xml:space="preserve"> </w:t>
      </w:r>
      <w:r w:rsidR="00A11A4E" w:rsidRPr="003752F7">
        <w:rPr>
          <w:rFonts w:asciiTheme="majorBidi" w:hAnsiTheme="majorBidi" w:cstheme="majorBidi"/>
          <w:sz w:val="20"/>
          <w:szCs w:val="20"/>
        </w:rPr>
        <w:t xml:space="preserve">naturally </w:t>
      </w:r>
      <w:r w:rsidR="0042610D" w:rsidRPr="003752F7">
        <w:rPr>
          <w:rFonts w:asciiTheme="majorBidi" w:hAnsiTheme="majorBidi" w:cstheme="majorBidi"/>
          <w:sz w:val="20"/>
          <w:szCs w:val="20"/>
        </w:rPr>
        <w:t>required</w:t>
      </w:r>
      <w:r w:rsidR="00A11A4E" w:rsidRPr="003752F7">
        <w:rPr>
          <w:rFonts w:asciiTheme="majorBidi" w:hAnsiTheme="majorBidi" w:cstheme="majorBidi"/>
          <w:sz w:val="20"/>
          <w:szCs w:val="20"/>
        </w:rPr>
        <w:t>, depending on what is being studied</w:t>
      </w:r>
      <w:r w:rsidR="00F7069A" w:rsidRPr="003752F7">
        <w:rPr>
          <w:rFonts w:asciiTheme="majorBidi" w:hAnsiTheme="majorBidi" w:cstheme="majorBidi"/>
          <w:sz w:val="20"/>
          <w:szCs w:val="20"/>
        </w:rPr>
        <w:t>.</w:t>
      </w:r>
    </w:p>
  </w:footnote>
  <w:footnote w:id="154">
    <w:p w14:paraId="55A06765" w14:textId="310F659A" w:rsidR="00E86172" w:rsidRPr="003752F7"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themeColor="text1"/>
          <w:sz w:val="20"/>
          <w:szCs w:val="20"/>
          <w:highlight w:val="yellow"/>
          <w:lang w:val="es-ES"/>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00F950DF" w:rsidRPr="003752F7">
        <w:rPr>
          <w:rFonts w:asciiTheme="majorBidi" w:hAnsiTheme="majorBidi" w:cstheme="majorBidi"/>
          <w:b/>
          <w:bCs/>
          <w:sz w:val="20"/>
          <w:szCs w:val="20"/>
        </w:rPr>
        <w:t>T</w:t>
      </w:r>
      <w:r w:rsidRPr="003752F7">
        <w:rPr>
          <w:rFonts w:asciiTheme="majorBidi" w:hAnsiTheme="majorBidi" w:cstheme="majorBidi"/>
          <w:b/>
          <w:bCs/>
          <w:sz w:val="20"/>
          <w:szCs w:val="20"/>
        </w:rPr>
        <w:t>he Age of Plastic Words</w:t>
      </w:r>
      <w:r w:rsidRPr="003752F7">
        <w:rPr>
          <w:rFonts w:asciiTheme="majorBidi" w:hAnsiTheme="majorBidi" w:cstheme="majorBidi"/>
          <w:sz w:val="20"/>
          <w:szCs w:val="20"/>
        </w:rPr>
        <w:t xml:space="preserve">” </w:t>
      </w:r>
      <w:r w:rsidR="00F950DF" w:rsidRPr="003752F7">
        <w:rPr>
          <w:rFonts w:asciiTheme="majorBidi" w:hAnsiTheme="majorBidi" w:cstheme="majorBidi"/>
          <w:sz w:val="20"/>
          <w:szCs w:val="20"/>
        </w:rPr>
        <w:t xml:space="preserve">is taken </w:t>
      </w:r>
      <w:r w:rsidRPr="003752F7">
        <w:rPr>
          <w:rFonts w:asciiTheme="majorBidi" w:hAnsiTheme="majorBidi" w:cstheme="majorBidi"/>
          <w:sz w:val="20"/>
          <w:szCs w:val="20"/>
        </w:rPr>
        <w:t xml:space="preserve">from the seminal study of Uwe Poerksen, </w:t>
      </w:r>
      <w:r w:rsidRPr="003752F7">
        <w:rPr>
          <w:rFonts w:asciiTheme="majorBidi" w:hAnsiTheme="majorBidi" w:cstheme="majorBidi"/>
          <w:i/>
          <w:iCs/>
          <w:sz w:val="20"/>
          <w:szCs w:val="20"/>
        </w:rPr>
        <w:t>Plastic Words: The Tyranny of Modular Language</w:t>
      </w:r>
      <w:r w:rsidRPr="003752F7">
        <w:rPr>
          <w:rFonts w:asciiTheme="majorBidi" w:hAnsiTheme="majorBidi" w:cstheme="majorBidi"/>
          <w:sz w:val="20"/>
          <w:szCs w:val="20"/>
        </w:rPr>
        <w:t xml:space="preserve"> (University Park, PA: Pennsylvania State University Press, 1995).</w:t>
      </w:r>
      <w:r w:rsidRPr="003752F7">
        <w:rPr>
          <w:rFonts w:asciiTheme="majorBidi" w:hAnsiTheme="majorBidi" w:cstheme="majorBidi"/>
          <w:color w:val="0F252D"/>
          <w:sz w:val="20"/>
          <w:szCs w:val="20"/>
        </w:rPr>
        <w:t xml:space="preserve"> </w:t>
      </w:r>
      <w:r w:rsidRPr="003752F7">
        <w:rPr>
          <w:rFonts w:asciiTheme="majorBidi" w:hAnsiTheme="majorBidi" w:cstheme="majorBidi"/>
          <w:sz w:val="20"/>
          <w:szCs w:val="20"/>
        </w:rPr>
        <w:t>Typically, “</w:t>
      </w:r>
      <w:r w:rsidRPr="003752F7">
        <w:rPr>
          <w:rFonts w:asciiTheme="majorBidi" w:hAnsiTheme="majorBidi" w:cstheme="majorBidi"/>
          <w:b/>
          <w:bCs/>
          <w:sz w:val="20"/>
          <w:szCs w:val="20"/>
        </w:rPr>
        <w:t>plastic words</w:t>
      </w:r>
      <w:r w:rsidRPr="003752F7">
        <w:rPr>
          <w:rFonts w:asciiTheme="majorBidi" w:hAnsiTheme="majorBidi" w:cstheme="majorBidi"/>
          <w:sz w:val="20"/>
          <w:szCs w:val="20"/>
        </w:rPr>
        <w:t>”—according to Poerksen’s definition—have potentially unlimited connotations and associations</w:t>
      </w:r>
      <w:r w:rsidR="004D6945" w:rsidRPr="003752F7">
        <w:rPr>
          <w:rFonts w:asciiTheme="majorBidi" w:hAnsiTheme="majorBidi" w:cstheme="majorBidi"/>
          <w:sz w:val="20"/>
          <w:szCs w:val="20"/>
        </w:rPr>
        <w:t>, usually powerfully negative or positive,</w:t>
      </w:r>
      <w:r w:rsidRPr="003752F7">
        <w:rPr>
          <w:rFonts w:asciiTheme="majorBidi" w:hAnsiTheme="majorBidi" w:cstheme="majorBidi"/>
          <w:sz w:val="20"/>
          <w:szCs w:val="20"/>
        </w:rPr>
        <w:t xml:space="preserve"> but lack clear denotations. </w:t>
      </w:r>
      <w:r w:rsidRPr="003752F7">
        <w:rPr>
          <w:rFonts w:asciiTheme="majorBidi" w:hAnsiTheme="majorBidi" w:cstheme="majorBidi"/>
          <w:color w:val="0F252D"/>
          <w:sz w:val="20"/>
          <w:szCs w:val="20"/>
        </w:rPr>
        <w:t xml:space="preserve">Miguel de Unamuna (d. 1355/1936) held that language </w:t>
      </w:r>
      <w:r w:rsidRPr="003752F7">
        <w:rPr>
          <w:rFonts w:asciiTheme="majorBidi" w:hAnsiTheme="majorBidi" w:cstheme="majorBidi"/>
          <w:color w:val="000000" w:themeColor="text1"/>
          <w:sz w:val="20"/>
          <w:szCs w:val="20"/>
        </w:rPr>
        <w:t xml:space="preserve">is the metaphorical blood of the human Soul and Spirit. </w:t>
      </w:r>
      <w:r w:rsidRPr="003752F7">
        <w:rPr>
          <w:rFonts w:asciiTheme="majorBidi" w:hAnsiTheme="majorBidi" w:cstheme="majorBidi"/>
          <w:color w:val="000000" w:themeColor="text1"/>
          <w:sz w:val="20"/>
          <w:szCs w:val="20"/>
          <w:lang w:val="es-ES"/>
        </w:rPr>
        <w:t>He said:</w:t>
      </w:r>
    </w:p>
    <w:p w14:paraId="05AB697C" w14:textId="77777777" w:rsidR="00E86172" w:rsidRPr="003752F7" w:rsidRDefault="00E86172" w:rsidP="00E86172">
      <w:pPr>
        <w:jc w:val="center"/>
        <w:rPr>
          <w:rFonts w:asciiTheme="majorBidi" w:hAnsiTheme="majorBidi" w:cstheme="majorBidi"/>
          <w:i/>
          <w:iCs/>
          <w:color w:val="000000" w:themeColor="text1"/>
          <w:sz w:val="20"/>
          <w:szCs w:val="20"/>
          <w:shd w:val="clear" w:color="auto" w:fill="FFFFFF"/>
          <w:lang w:val="es-ES"/>
        </w:rPr>
      </w:pPr>
      <w:r w:rsidRPr="003752F7">
        <w:rPr>
          <w:rFonts w:asciiTheme="majorBidi" w:hAnsiTheme="majorBidi" w:cstheme="majorBidi"/>
          <w:i/>
          <w:iCs/>
          <w:color w:val="000000" w:themeColor="text1"/>
          <w:sz w:val="20"/>
          <w:szCs w:val="20"/>
          <w:shd w:val="clear" w:color="auto" w:fill="FFFFFF"/>
          <w:lang w:val="es-ES"/>
        </w:rPr>
        <w:t>La sangre de mi espíritu es mi lengua</w:t>
      </w:r>
      <w:r w:rsidRPr="003752F7">
        <w:rPr>
          <w:rFonts w:asciiTheme="majorBidi" w:hAnsiTheme="majorBidi" w:cstheme="majorBidi"/>
          <w:i/>
          <w:iCs/>
          <w:color w:val="000000" w:themeColor="text1"/>
          <w:sz w:val="20"/>
          <w:szCs w:val="20"/>
          <w:lang w:val="es-ES"/>
        </w:rPr>
        <w:br/>
      </w:r>
      <w:r w:rsidRPr="003752F7">
        <w:rPr>
          <w:rFonts w:asciiTheme="majorBidi" w:hAnsiTheme="majorBidi" w:cstheme="majorBidi"/>
          <w:i/>
          <w:iCs/>
          <w:color w:val="000000" w:themeColor="text1"/>
          <w:sz w:val="20"/>
          <w:szCs w:val="20"/>
          <w:shd w:val="clear" w:color="auto" w:fill="FFFFFF"/>
          <w:lang w:val="es-ES"/>
        </w:rPr>
        <w:t>y mi patria es allí donde resuene</w:t>
      </w:r>
      <w:r w:rsidRPr="003752F7">
        <w:rPr>
          <w:rFonts w:asciiTheme="majorBidi" w:hAnsiTheme="majorBidi" w:cstheme="majorBidi"/>
          <w:i/>
          <w:iCs/>
          <w:color w:val="000000" w:themeColor="text1"/>
          <w:sz w:val="20"/>
          <w:szCs w:val="20"/>
          <w:lang w:val="es-ES"/>
        </w:rPr>
        <w:br/>
      </w:r>
      <w:r w:rsidRPr="003752F7">
        <w:rPr>
          <w:rFonts w:asciiTheme="majorBidi" w:hAnsiTheme="majorBidi" w:cstheme="majorBidi"/>
          <w:i/>
          <w:iCs/>
          <w:color w:val="000000" w:themeColor="text1"/>
          <w:sz w:val="20"/>
          <w:szCs w:val="20"/>
          <w:shd w:val="clear" w:color="auto" w:fill="FFFFFF"/>
          <w:lang w:val="es-ES"/>
        </w:rPr>
        <w:t>soberano su verbo, que no amengua</w:t>
      </w:r>
      <w:r w:rsidRPr="003752F7">
        <w:rPr>
          <w:rFonts w:asciiTheme="majorBidi" w:hAnsiTheme="majorBidi" w:cstheme="majorBidi"/>
          <w:i/>
          <w:iCs/>
          <w:color w:val="000000" w:themeColor="text1"/>
          <w:sz w:val="20"/>
          <w:szCs w:val="20"/>
          <w:lang w:val="es-ES"/>
        </w:rPr>
        <w:br/>
      </w:r>
      <w:r w:rsidRPr="003752F7">
        <w:rPr>
          <w:rFonts w:asciiTheme="majorBidi" w:hAnsiTheme="majorBidi" w:cstheme="majorBidi"/>
          <w:i/>
          <w:iCs/>
          <w:color w:val="000000" w:themeColor="text1"/>
          <w:sz w:val="20"/>
          <w:szCs w:val="20"/>
          <w:shd w:val="clear" w:color="auto" w:fill="FFFFFF"/>
          <w:lang w:val="es-ES"/>
        </w:rPr>
        <w:t>su voz por mucho que ambos mundos llene.</w:t>
      </w:r>
    </w:p>
    <w:p w14:paraId="1BFA5AB8" w14:textId="77777777" w:rsidR="00E86172" w:rsidRPr="003752F7" w:rsidRDefault="00E86172" w:rsidP="00E86172">
      <w:pPr>
        <w:jc w:val="center"/>
        <w:rPr>
          <w:rFonts w:asciiTheme="majorBidi" w:hAnsiTheme="majorBidi" w:cstheme="majorBidi"/>
          <w:color w:val="000000" w:themeColor="text1"/>
          <w:sz w:val="20"/>
          <w:szCs w:val="20"/>
          <w:shd w:val="clear" w:color="auto" w:fill="FFFFFF"/>
        </w:rPr>
      </w:pPr>
      <w:r w:rsidRPr="003752F7">
        <w:rPr>
          <w:rFonts w:asciiTheme="majorBidi" w:hAnsiTheme="majorBidi" w:cstheme="majorBidi"/>
          <w:color w:val="000000" w:themeColor="text1"/>
          <w:sz w:val="20"/>
          <w:szCs w:val="20"/>
          <w:shd w:val="clear" w:color="auto" w:fill="FFFFFF"/>
        </w:rPr>
        <w:t>[The blood of my Spirit is my Language:</w:t>
      </w:r>
    </w:p>
    <w:p w14:paraId="6E76FFCF" w14:textId="77777777" w:rsidR="00E86172" w:rsidRPr="003752F7" w:rsidRDefault="00E86172" w:rsidP="00E86172">
      <w:pPr>
        <w:jc w:val="center"/>
        <w:rPr>
          <w:rFonts w:asciiTheme="majorBidi" w:hAnsiTheme="majorBidi" w:cstheme="majorBidi"/>
          <w:color w:val="000000" w:themeColor="text1"/>
          <w:sz w:val="20"/>
          <w:szCs w:val="20"/>
          <w:shd w:val="clear" w:color="auto" w:fill="FFFFFF"/>
        </w:rPr>
      </w:pPr>
      <w:r w:rsidRPr="003752F7">
        <w:rPr>
          <w:rFonts w:asciiTheme="majorBidi" w:hAnsiTheme="majorBidi" w:cstheme="majorBidi"/>
          <w:color w:val="000000" w:themeColor="text1"/>
          <w:sz w:val="20"/>
          <w:szCs w:val="20"/>
          <w:shd w:val="clear" w:color="auto" w:fill="FFFFFF"/>
        </w:rPr>
        <w:t>My Fatherland is there where its Word</w:t>
      </w:r>
    </w:p>
    <w:p w14:paraId="6640A687" w14:textId="77777777" w:rsidR="00E86172" w:rsidRPr="003752F7" w:rsidRDefault="00E86172" w:rsidP="00E86172">
      <w:pPr>
        <w:jc w:val="center"/>
        <w:rPr>
          <w:rFonts w:asciiTheme="majorBidi" w:hAnsiTheme="majorBidi" w:cstheme="majorBidi"/>
          <w:color w:val="000000" w:themeColor="text1"/>
          <w:sz w:val="20"/>
          <w:szCs w:val="20"/>
          <w:shd w:val="clear" w:color="auto" w:fill="FFFFFF"/>
        </w:rPr>
      </w:pPr>
      <w:r w:rsidRPr="003752F7">
        <w:rPr>
          <w:rFonts w:asciiTheme="majorBidi" w:hAnsiTheme="majorBidi" w:cstheme="majorBidi"/>
          <w:color w:val="000000" w:themeColor="text1"/>
          <w:sz w:val="20"/>
          <w:szCs w:val="20"/>
          <w:shd w:val="clear" w:color="auto" w:fill="FFFFFF"/>
        </w:rPr>
        <w:t xml:space="preserve">resonates supreme and its voice </w:t>
      </w:r>
    </w:p>
    <w:p w14:paraId="59416C52" w14:textId="77777777" w:rsidR="00E86172" w:rsidRPr="003752F7" w:rsidRDefault="00E86172" w:rsidP="00E86172">
      <w:pPr>
        <w:jc w:val="center"/>
        <w:rPr>
          <w:rFonts w:asciiTheme="majorBidi" w:hAnsiTheme="majorBidi" w:cstheme="majorBidi"/>
          <w:color w:val="000000" w:themeColor="text1"/>
          <w:sz w:val="20"/>
          <w:szCs w:val="20"/>
          <w:shd w:val="clear" w:color="auto" w:fill="FFFFFF"/>
        </w:rPr>
      </w:pPr>
      <w:r w:rsidRPr="003752F7">
        <w:rPr>
          <w:rFonts w:asciiTheme="majorBidi" w:hAnsiTheme="majorBidi" w:cstheme="majorBidi"/>
          <w:color w:val="000000" w:themeColor="text1"/>
          <w:sz w:val="20"/>
          <w:szCs w:val="20"/>
          <w:shd w:val="clear" w:color="auto" w:fill="FFFFFF"/>
        </w:rPr>
        <w:t>is never diminished, no matter how much both worlds may be filled.]</w:t>
      </w:r>
    </w:p>
    <w:p w14:paraId="3DE5797B" w14:textId="7608DD84" w:rsidR="00E86172" w:rsidRPr="003752F7"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323232"/>
          <w:sz w:val="20"/>
          <w:szCs w:val="20"/>
        </w:rPr>
      </w:pPr>
      <w:r w:rsidRPr="003752F7">
        <w:rPr>
          <w:rFonts w:asciiTheme="majorBidi" w:hAnsiTheme="majorBidi" w:cstheme="majorBidi"/>
          <w:color w:val="000000" w:themeColor="text1"/>
          <w:sz w:val="20"/>
          <w:szCs w:val="20"/>
        </w:rPr>
        <w:t xml:space="preserve">The corruption of </w:t>
      </w:r>
      <w:r w:rsidR="00265CAF" w:rsidRPr="003752F7">
        <w:rPr>
          <w:rFonts w:asciiTheme="majorBidi" w:hAnsiTheme="majorBidi" w:cstheme="majorBidi"/>
          <w:color w:val="000000" w:themeColor="text1"/>
          <w:sz w:val="20"/>
          <w:szCs w:val="20"/>
        </w:rPr>
        <w:t>H</w:t>
      </w:r>
      <w:r w:rsidRPr="003752F7">
        <w:rPr>
          <w:rFonts w:asciiTheme="majorBidi" w:hAnsiTheme="majorBidi" w:cstheme="majorBidi"/>
          <w:color w:val="000000" w:themeColor="text1"/>
          <w:sz w:val="20"/>
          <w:szCs w:val="20"/>
        </w:rPr>
        <w:t xml:space="preserve">uman </w:t>
      </w:r>
      <w:r w:rsidR="00265CAF" w:rsidRPr="003752F7">
        <w:rPr>
          <w:rFonts w:asciiTheme="majorBidi" w:hAnsiTheme="majorBidi" w:cstheme="majorBidi"/>
          <w:color w:val="000000" w:themeColor="text1"/>
          <w:sz w:val="20"/>
          <w:szCs w:val="20"/>
        </w:rPr>
        <w:t>B</w:t>
      </w:r>
      <w:r w:rsidRPr="003752F7">
        <w:rPr>
          <w:rFonts w:asciiTheme="majorBidi" w:hAnsiTheme="majorBidi" w:cstheme="majorBidi"/>
          <w:color w:val="000000" w:themeColor="text1"/>
          <w:sz w:val="20"/>
          <w:szCs w:val="20"/>
        </w:rPr>
        <w:t>eings and language go hand-in-hand. The opposite holds equally well: To restore language is essential to rehabilita</w:t>
      </w:r>
      <w:r w:rsidR="00E93BBB" w:rsidRPr="003752F7">
        <w:rPr>
          <w:rFonts w:asciiTheme="majorBidi" w:hAnsiTheme="majorBidi" w:cstheme="majorBidi"/>
          <w:color w:val="000000" w:themeColor="text1"/>
          <w:sz w:val="20"/>
          <w:szCs w:val="20"/>
        </w:rPr>
        <w:t>te</w:t>
      </w:r>
      <w:r w:rsidRPr="003752F7">
        <w:rPr>
          <w:rFonts w:asciiTheme="majorBidi" w:hAnsiTheme="majorBidi" w:cstheme="majorBidi"/>
          <w:color w:val="000000" w:themeColor="text1"/>
          <w:sz w:val="20"/>
          <w:szCs w:val="20"/>
        </w:rPr>
        <w:t xml:space="preserve"> </w:t>
      </w:r>
      <w:r w:rsidR="00E93BBB" w:rsidRPr="003752F7">
        <w:rPr>
          <w:rFonts w:asciiTheme="majorBidi" w:hAnsiTheme="majorBidi" w:cstheme="majorBidi"/>
          <w:color w:val="000000" w:themeColor="text1"/>
          <w:sz w:val="20"/>
          <w:szCs w:val="20"/>
        </w:rPr>
        <w:t>H</w:t>
      </w:r>
      <w:r w:rsidRPr="003752F7">
        <w:rPr>
          <w:rFonts w:asciiTheme="majorBidi" w:hAnsiTheme="majorBidi" w:cstheme="majorBidi"/>
          <w:color w:val="000000" w:themeColor="text1"/>
          <w:sz w:val="20"/>
          <w:szCs w:val="20"/>
        </w:rPr>
        <w:t>umanity. Few modern developments have</w:t>
      </w:r>
      <w:r w:rsidRPr="003752F7">
        <w:rPr>
          <w:rFonts w:asciiTheme="majorBidi" w:hAnsiTheme="majorBidi" w:cstheme="majorBidi"/>
          <w:color w:val="0F252D"/>
          <w:sz w:val="20"/>
          <w:szCs w:val="20"/>
        </w:rPr>
        <w:t xml:space="preserve"> done more to corrupt Man and </w:t>
      </w:r>
      <w:r w:rsidR="00900489" w:rsidRPr="003752F7">
        <w:rPr>
          <w:rFonts w:asciiTheme="majorBidi" w:hAnsiTheme="majorBidi" w:cstheme="majorBidi"/>
          <w:color w:val="0F252D"/>
          <w:sz w:val="20"/>
          <w:szCs w:val="20"/>
        </w:rPr>
        <w:t>l</w:t>
      </w:r>
      <w:r w:rsidRPr="003752F7">
        <w:rPr>
          <w:rFonts w:asciiTheme="majorBidi" w:hAnsiTheme="majorBidi" w:cstheme="majorBidi"/>
          <w:color w:val="0F252D"/>
          <w:sz w:val="20"/>
          <w:szCs w:val="20"/>
        </w:rPr>
        <w:t>anguage today than the phenomenon of “</w:t>
      </w:r>
      <w:r w:rsidR="00900489" w:rsidRPr="003752F7">
        <w:rPr>
          <w:rFonts w:asciiTheme="majorBidi" w:hAnsiTheme="majorBidi" w:cstheme="majorBidi"/>
          <w:color w:val="0F252D"/>
          <w:sz w:val="20"/>
          <w:szCs w:val="20"/>
        </w:rPr>
        <w:t>P</w:t>
      </w:r>
      <w:r w:rsidRPr="003752F7">
        <w:rPr>
          <w:rFonts w:asciiTheme="majorBidi" w:hAnsiTheme="majorBidi" w:cstheme="majorBidi"/>
          <w:color w:val="0F252D"/>
          <w:sz w:val="20"/>
          <w:szCs w:val="20"/>
        </w:rPr>
        <w:t xml:space="preserve">lastic </w:t>
      </w:r>
      <w:r w:rsidR="00900489" w:rsidRPr="003752F7">
        <w:rPr>
          <w:rFonts w:asciiTheme="majorBidi" w:hAnsiTheme="majorBidi" w:cstheme="majorBidi"/>
          <w:color w:val="0F252D"/>
          <w:sz w:val="20"/>
          <w:szCs w:val="20"/>
        </w:rPr>
        <w:t>W</w:t>
      </w:r>
      <w:r w:rsidRPr="003752F7">
        <w:rPr>
          <w:rFonts w:asciiTheme="majorBidi" w:hAnsiTheme="majorBidi" w:cstheme="majorBidi"/>
          <w:color w:val="0F252D"/>
          <w:sz w:val="20"/>
          <w:szCs w:val="20"/>
        </w:rPr>
        <w:t xml:space="preserve">ords.” </w:t>
      </w:r>
      <w:r w:rsidRPr="003752F7">
        <w:rPr>
          <w:rFonts w:asciiTheme="majorBidi" w:hAnsiTheme="majorBidi" w:cstheme="majorBidi"/>
          <w:sz w:val="20"/>
          <w:szCs w:val="20"/>
        </w:rPr>
        <w:t xml:space="preserve">Properly speaking, </w:t>
      </w:r>
      <w:r w:rsidR="00900489" w:rsidRPr="003752F7">
        <w:rPr>
          <w:rFonts w:asciiTheme="majorBidi" w:hAnsiTheme="majorBidi" w:cstheme="majorBidi"/>
          <w:sz w:val="20"/>
          <w:szCs w:val="20"/>
        </w:rPr>
        <w:t>P</w:t>
      </w:r>
      <w:r w:rsidRPr="003752F7">
        <w:rPr>
          <w:rFonts w:asciiTheme="majorBidi" w:hAnsiTheme="majorBidi" w:cstheme="majorBidi"/>
          <w:sz w:val="20"/>
          <w:szCs w:val="20"/>
        </w:rPr>
        <w:t xml:space="preserve">lastic </w:t>
      </w:r>
      <w:r w:rsidR="00900489" w:rsidRPr="003752F7">
        <w:rPr>
          <w:rFonts w:asciiTheme="majorBidi" w:hAnsiTheme="majorBidi" w:cstheme="majorBidi"/>
          <w:sz w:val="20"/>
          <w:szCs w:val="20"/>
        </w:rPr>
        <w:t>W</w:t>
      </w:r>
      <w:r w:rsidRPr="003752F7">
        <w:rPr>
          <w:rFonts w:asciiTheme="majorBidi" w:hAnsiTheme="majorBidi" w:cstheme="majorBidi"/>
          <w:sz w:val="20"/>
          <w:szCs w:val="20"/>
        </w:rPr>
        <w:t>ords are not dictionary words, although they can usually be found in dictionaries in their original</w:t>
      </w:r>
      <w:r w:rsidR="00900489" w:rsidRPr="003752F7">
        <w:rPr>
          <w:rFonts w:asciiTheme="majorBidi" w:hAnsiTheme="majorBidi" w:cstheme="majorBidi"/>
          <w:sz w:val="20"/>
          <w:szCs w:val="20"/>
        </w:rPr>
        <w:t xml:space="preserve"> organic and</w:t>
      </w:r>
      <w:r w:rsidRPr="003752F7">
        <w:rPr>
          <w:rFonts w:asciiTheme="majorBidi" w:hAnsiTheme="majorBidi" w:cstheme="majorBidi"/>
          <w:sz w:val="20"/>
          <w:szCs w:val="20"/>
        </w:rPr>
        <w:t xml:space="preserve"> non-plastic forms. Today’s dictionaries do, however, </w:t>
      </w:r>
      <w:r w:rsidR="00061917" w:rsidRPr="003752F7">
        <w:rPr>
          <w:rFonts w:asciiTheme="majorBidi" w:hAnsiTheme="majorBidi" w:cstheme="majorBidi"/>
          <w:sz w:val="20"/>
          <w:szCs w:val="20"/>
        </w:rPr>
        <w:t xml:space="preserve">often </w:t>
      </w:r>
      <w:r w:rsidRPr="003752F7">
        <w:rPr>
          <w:rFonts w:asciiTheme="majorBidi" w:hAnsiTheme="majorBidi" w:cstheme="majorBidi"/>
          <w:sz w:val="20"/>
          <w:szCs w:val="20"/>
        </w:rPr>
        <w:t>attempt to guide us through the various mazes of plastic words and their many u</w:t>
      </w:r>
      <w:r w:rsidR="00061917" w:rsidRPr="003752F7">
        <w:rPr>
          <w:rFonts w:asciiTheme="majorBidi" w:hAnsiTheme="majorBidi" w:cstheme="majorBidi"/>
          <w:sz w:val="20"/>
          <w:szCs w:val="20"/>
        </w:rPr>
        <w:t>p</w:t>
      </w:r>
      <w:r w:rsidRPr="003752F7">
        <w:rPr>
          <w:rFonts w:asciiTheme="majorBidi" w:hAnsiTheme="majorBidi" w:cstheme="majorBidi"/>
          <w:sz w:val="20"/>
          <w:szCs w:val="20"/>
        </w:rPr>
        <w:t xml:space="preserve">rooted connotations. </w:t>
      </w:r>
      <w:r w:rsidR="00061917" w:rsidRPr="003752F7">
        <w:rPr>
          <w:rFonts w:asciiTheme="majorBidi" w:hAnsiTheme="majorBidi" w:cstheme="majorBidi"/>
          <w:sz w:val="20"/>
          <w:szCs w:val="20"/>
        </w:rPr>
        <w:t>Nevertheless, g</w:t>
      </w:r>
      <w:r w:rsidRPr="003752F7">
        <w:rPr>
          <w:rFonts w:asciiTheme="majorBidi" w:hAnsiTheme="majorBidi" w:cstheme="majorBidi"/>
          <w:sz w:val="20"/>
          <w:szCs w:val="20"/>
        </w:rPr>
        <w:t xml:space="preserve">enuine dictionary words have clear denotations. They do convey connotations—that property is </w:t>
      </w:r>
      <w:r w:rsidR="00061917" w:rsidRPr="003752F7">
        <w:rPr>
          <w:rFonts w:asciiTheme="majorBidi" w:hAnsiTheme="majorBidi" w:cstheme="majorBidi"/>
          <w:sz w:val="20"/>
          <w:szCs w:val="20"/>
        </w:rPr>
        <w:t xml:space="preserve">partially </w:t>
      </w:r>
      <w:r w:rsidRPr="003752F7">
        <w:rPr>
          <w:rFonts w:asciiTheme="majorBidi" w:hAnsiTheme="majorBidi" w:cstheme="majorBidi"/>
          <w:sz w:val="20"/>
          <w:szCs w:val="20"/>
        </w:rPr>
        <w:t>what distinguishes one synonym from another—but their connotations are secondary</w:t>
      </w:r>
      <w:r w:rsidR="00061917" w:rsidRPr="003752F7">
        <w:rPr>
          <w:rFonts w:asciiTheme="majorBidi" w:hAnsiTheme="majorBidi" w:cstheme="majorBidi"/>
          <w:sz w:val="20"/>
          <w:szCs w:val="20"/>
        </w:rPr>
        <w:t xml:space="preserve"> and grow directly out of the denotations</w:t>
      </w:r>
      <w:r w:rsidRPr="003752F7">
        <w:rPr>
          <w:rFonts w:asciiTheme="majorBidi" w:hAnsiTheme="majorBidi" w:cstheme="majorBidi"/>
          <w:sz w:val="20"/>
          <w:szCs w:val="20"/>
        </w:rPr>
        <w:t xml:space="preserve">. In the case of today’s </w:t>
      </w:r>
      <w:r w:rsidR="00061917" w:rsidRPr="003752F7">
        <w:rPr>
          <w:rFonts w:asciiTheme="majorBidi" w:hAnsiTheme="majorBidi" w:cstheme="majorBidi"/>
          <w:sz w:val="20"/>
          <w:szCs w:val="20"/>
        </w:rPr>
        <w:t>P</w:t>
      </w:r>
      <w:r w:rsidRPr="003752F7">
        <w:rPr>
          <w:rFonts w:asciiTheme="majorBidi" w:hAnsiTheme="majorBidi" w:cstheme="majorBidi"/>
          <w:sz w:val="20"/>
          <w:szCs w:val="20"/>
        </w:rPr>
        <w:t xml:space="preserve">lastic </w:t>
      </w:r>
      <w:r w:rsidR="00061917" w:rsidRPr="003752F7">
        <w:rPr>
          <w:rFonts w:asciiTheme="majorBidi" w:hAnsiTheme="majorBidi" w:cstheme="majorBidi"/>
          <w:sz w:val="20"/>
          <w:szCs w:val="20"/>
        </w:rPr>
        <w:t>W</w:t>
      </w:r>
      <w:r w:rsidRPr="003752F7">
        <w:rPr>
          <w:rFonts w:asciiTheme="majorBidi" w:hAnsiTheme="majorBidi" w:cstheme="majorBidi"/>
          <w:sz w:val="20"/>
          <w:szCs w:val="20"/>
        </w:rPr>
        <w:t xml:space="preserve">ords—with so many “positive” and “negative” connotations but virtually no denotations—everyone </w:t>
      </w:r>
      <w:r w:rsidR="00061917" w:rsidRPr="003752F7">
        <w:rPr>
          <w:rFonts w:asciiTheme="majorBidi" w:hAnsiTheme="majorBidi" w:cstheme="majorBidi"/>
          <w:sz w:val="20"/>
          <w:szCs w:val="20"/>
        </w:rPr>
        <w:t xml:space="preserve">thinks they </w:t>
      </w:r>
      <w:r w:rsidRPr="003752F7">
        <w:rPr>
          <w:rFonts w:asciiTheme="majorBidi" w:hAnsiTheme="majorBidi" w:cstheme="majorBidi"/>
          <w:sz w:val="20"/>
          <w:szCs w:val="20"/>
        </w:rPr>
        <w:t>know what they mean, but</w:t>
      </w:r>
      <w:r w:rsidR="00061917" w:rsidRPr="003752F7">
        <w:rPr>
          <w:rFonts w:asciiTheme="majorBidi" w:hAnsiTheme="majorBidi" w:cstheme="majorBidi"/>
          <w:sz w:val="20"/>
          <w:szCs w:val="20"/>
        </w:rPr>
        <w:t>, in fact,</w:t>
      </w:r>
      <w:r w:rsidRPr="003752F7">
        <w:rPr>
          <w:rFonts w:asciiTheme="majorBidi" w:hAnsiTheme="majorBidi" w:cstheme="majorBidi"/>
          <w:sz w:val="20"/>
          <w:szCs w:val="20"/>
        </w:rPr>
        <w:t xml:space="preserve"> no one knows what they mean exactly. </w:t>
      </w:r>
      <w:r w:rsidRPr="003752F7">
        <w:rPr>
          <w:rFonts w:asciiTheme="majorBidi" w:hAnsiTheme="majorBidi" w:cstheme="majorBidi"/>
          <w:color w:val="323232"/>
          <w:sz w:val="20"/>
          <w:szCs w:val="20"/>
        </w:rPr>
        <w:t xml:space="preserve">Plastic </w:t>
      </w:r>
      <w:r w:rsidR="00061917" w:rsidRPr="003752F7">
        <w:rPr>
          <w:rFonts w:asciiTheme="majorBidi" w:hAnsiTheme="majorBidi" w:cstheme="majorBidi"/>
          <w:color w:val="323232"/>
          <w:sz w:val="20"/>
          <w:szCs w:val="20"/>
        </w:rPr>
        <w:t>W</w:t>
      </w:r>
      <w:r w:rsidRPr="003752F7">
        <w:rPr>
          <w:rFonts w:asciiTheme="majorBidi" w:hAnsiTheme="majorBidi" w:cstheme="majorBidi"/>
          <w:color w:val="323232"/>
          <w:sz w:val="20"/>
          <w:szCs w:val="20"/>
        </w:rPr>
        <w:t>ords lack set definitions—they can never be pinned down—yet “positive” plastic words carry immense weight and convey powerful auras of “goodness and beneficence.” In the case of “negative” plastic words</w:t>
      </w:r>
      <w:r w:rsidR="00061917" w:rsidRPr="003752F7">
        <w:rPr>
          <w:rFonts w:asciiTheme="majorBidi" w:hAnsiTheme="majorBidi" w:cstheme="majorBidi"/>
          <w:color w:val="323232"/>
          <w:sz w:val="20"/>
          <w:szCs w:val="20"/>
        </w:rPr>
        <w:t>—</w:t>
      </w:r>
      <w:r w:rsidRPr="003752F7">
        <w:rPr>
          <w:rFonts w:asciiTheme="majorBidi" w:hAnsiTheme="majorBidi" w:cstheme="majorBidi"/>
          <w:color w:val="323232"/>
          <w:sz w:val="20"/>
          <w:szCs w:val="20"/>
        </w:rPr>
        <w:t>their opposites</w:t>
      </w:r>
      <w:r w:rsidR="00061917" w:rsidRPr="003752F7">
        <w:rPr>
          <w:rFonts w:asciiTheme="majorBidi" w:hAnsiTheme="majorBidi" w:cstheme="majorBidi"/>
          <w:color w:val="323232"/>
          <w:sz w:val="20"/>
          <w:szCs w:val="20"/>
        </w:rPr>
        <w:t xml:space="preserve"> and contraries—they effectively</w:t>
      </w:r>
      <w:r w:rsidRPr="003752F7">
        <w:rPr>
          <w:rFonts w:asciiTheme="majorBidi" w:hAnsiTheme="majorBidi" w:cstheme="majorBidi"/>
          <w:color w:val="323232"/>
          <w:sz w:val="20"/>
          <w:szCs w:val="20"/>
        </w:rPr>
        <w:t xml:space="preserve"> tarnish the people or subject matters to whom they are applied with strong associations of “baseness and harm.” Each “positive” </w:t>
      </w:r>
      <w:r w:rsidR="00061917" w:rsidRPr="003752F7">
        <w:rPr>
          <w:rFonts w:asciiTheme="majorBidi" w:hAnsiTheme="majorBidi" w:cstheme="majorBidi"/>
          <w:color w:val="323232"/>
          <w:sz w:val="20"/>
          <w:szCs w:val="20"/>
        </w:rPr>
        <w:t>P</w:t>
      </w:r>
      <w:r w:rsidRPr="003752F7">
        <w:rPr>
          <w:rFonts w:asciiTheme="majorBidi" w:hAnsiTheme="majorBidi" w:cstheme="majorBidi"/>
          <w:color w:val="323232"/>
          <w:sz w:val="20"/>
          <w:szCs w:val="20"/>
        </w:rPr>
        <w:t xml:space="preserve">lastic </w:t>
      </w:r>
      <w:r w:rsidR="00061917" w:rsidRPr="003752F7">
        <w:rPr>
          <w:rFonts w:asciiTheme="majorBidi" w:hAnsiTheme="majorBidi" w:cstheme="majorBidi"/>
          <w:color w:val="323232"/>
          <w:sz w:val="20"/>
          <w:szCs w:val="20"/>
        </w:rPr>
        <w:t>W</w:t>
      </w:r>
      <w:r w:rsidRPr="003752F7">
        <w:rPr>
          <w:rFonts w:asciiTheme="majorBidi" w:hAnsiTheme="majorBidi" w:cstheme="majorBidi"/>
          <w:color w:val="323232"/>
          <w:sz w:val="20"/>
          <w:szCs w:val="20"/>
        </w:rPr>
        <w:t xml:space="preserve">ord awakens needs, desires, and expectations. They set up ideals and false universals. Each “positive” </w:t>
      </w:r>
      <w:r w:rsidR="00061917" w:rsidRPr="003752F7">
        <w:rPr>
          <w:rFonts w:asciiTheme="majorBidi" w:hAnsiTheme="majorBidi" w:cstheme="majorBidi"/>
          <w:color w:val="323232"/>
          <w:sz w:val="20"/>
          <w:szCs w:val="20"/>
        </w:rPr>
        <w:t>P</w:t>
      </w:r>
      <w:r w:rsidRPr="003752F7">
        <w:rPr>
          <w:rFonts w:asciiTheme="majorBidi" w:hAnsiTheme="majorBidi" w:cstheme="majorBidi"/>
          <w:color w:val="323232"/>
          <w:sz w:val="20"/>
          <w:szCs w:val="20"/>
        </w:rPr>
        <w:t>lastic</w:t>
      </w:r>
      <w:r w:rsidR="00061917" w:rsidRPr="003752F7">
        <w:rPr>
          <w:rFonts w:asciiTheme="majorBidi" w:hAnsiTheme="majorBidi" w:cstheme="majorBidi"/>
          <w:color w:val="323232"/>
          <w:sz w:val="20"/>
          <w:szCs w:val="20"/>
        </w:rPr>
        <w:t xml:space="preserve"> Word</w:t>
      </w:r>
      <w:r w:rsidRPr="003752F7">
        <w:rPr>
          <w:rFonts w:asciiTheme="majorBidi" w:hAnsiTheme="majorBidi" w:cstheme="majorBidi"/>
          <w:color w:val="323232"/>
          <w:sz w:val="20"/>
          <w:szCs w:val="20"/>
        </w:rPr>
        <w:t xml:space="preserve"> invokes contrary words that do not fit</w:t>
      </w:r>
      <w:r w:rsidR="00244534" w:rsidRPr="003752F7">
        <w:rPr>
          <w:rFonts w:asciiTheme="majorBidi" w:hAnsiTheme="majorBidi" w:cstheme="majorBidi"/>
          <w:color w:val="323232"/>
          <w:sz w:val="20"/>
          <w:szCs w:val="20"/>
        </w:rPr>
        <w:t xml:space="preserve"> and, consequently,</w:t>
      </w:r>
      <w:r w:rsidRPr="003752F7">
        <w:rPr>
          <w:rFonts w:asciiTheme="majorBidi" w:hAnsiTheme="majorBidi" w:cstheme="majorBidi"/>
          <w:color w:val="323232"/>
          <w:sz w:val="20"/>
          <w:szCs w:val="20"/>
        </w:rPr>
        <w:t xml:space="preserve"> seem unwanted, backward, and out-of-date. Arnold </w:t>
      </w:r>
      <w:r w:rsidRPr="003752F7">
        <w:rPr>
          <w:rFonts w:asciiTheme="majorBidi" w:hAnsiTheme="majorBidi" w:cstheme="majorBidi"/>
          <w:sz w:val="20"/>
          <w:szCs w:val="20"/>
        </w:rPr>
        <w:t xml:space="preserve">Toynbee observed, for example, that, among the secular elites of his day, words like “scientific” and “democratic” had become “fig leaves” that no Western savant dare discard without “falling foul of a cultural watch committee.” “Scientific” and “democratic” are excellent examples of what today we may call </w:t>
      </w:r>
      <w:r w:rsidR="00244534" w:rsidRPr="003752F7">
        <w:rPr>
          <w:rFonts w:asciiTheme="majorBidi" w:hAnsiTheme="majorBidi" w:cstheme="majorBidi"/>
          <w:sz w:val="20"/>
          <w:szCs w:val="20"/>
        </w:rPr>
        <w:t>P</w:t>
      </w:r>
      <w:r w:rsidRPr="003752F7">
        <w:rPr>
          <w:rFonts w:asciiTheme="majorBidi" w:hAnsiTheme="majorBidi" w:cstheme="majorBidi"/>
          <w:sz w:val="20"/>
          <w:szCs w:val="20"/>
        </w:rPr>
        <w:t>lastic</w:t>
      </w:r>
      <w:r w:rsidR="00244534" w:rsidRPr="003752F7">
        <w:rPr>
          <w:rFonts w:asciiTheme="majorBidi" w:hAnsiTheme="majorBidi" w:cstheme="majorBidi"/>
          <w:sz w:val="20"/>
          <w:szCs w:val="20"/>
        </w:rPr>
        <w:t xml:space="preserve"> W</w:t>
      </w:r>
      <w:r w:rsidRPr="003752F7">
        <w:rPr>
          <w:rFonts w:asciiTheme="majorBidi" w:hAnsiTheme="majorBidi" w:cstheme="majorBidi"/>
          <w:sz w:val="20"/>
          <w:szCs w:val="20"/>
        </w:rPr>
        <w:t xml:space="preserve">ords. Both words have clear denotations but have long ceased to be used carefully in a manner consistent with their true meanings. Other good examples of </w:t>
      </w:r>
      <w:r w:rsidR="00244534" w:rsidRPr="003752F7">
        <w:rPr>
          <w:rFonts w:asciiTheme="majorBidi" w:hAnsiTheme="majorBidi" w:cstheme="majorBidi"/>
          <w:sz w:val="20"/>
          <w:szCs w:val="20"/>
        </w:rPr>
        <w:t>P</w:t>
      </w:r>
      <w:r w:rsidRPr="003752F7">
        <w:rPr>
          <w:rFonts w:asciiTheme="majorBidi" w:hAnsiTheme="majorBidi" w:cstheme="majorBidi"/>
          <w:sz w:val="20"/>
          <w:szCs w:val="20"/>
        </w:rPr>
        <w:t>lastic</w:t>
      </w:r>
      <w:r w:rsidR="00244534" w:rsidRPr="003752F7">
        <w:rPr>
          <w:rFonts w:asciiTheme="majorBidi" w:hAnsiTheme="majorBidi" w:cstheme="majorBidi"/>
          <w:sz w:val="20"/>
          <w:szCs w:val="20"/>
        </w:rPr>
        <w:t xml:space="preserve"> W</w:t>
      </w:r>
      <w:r w:rsidRPr="003752F7">
        <w:rPr>
          <w:rFonts w:asciiTheme="majorBidi" w:hAnsiTheme="majorBidi" w:cstheme="majorBidi"/>
          <w:sz w:val="20"/>
          <w:szCs w:val="20"/>
        </w:rPr>
        <w:t>ords are</w:t>
      </w:r>
      <w:r w:rsidR="00244534" w:rsidRPr="003752F7">
        <w:rPr>
          <w:rFonts w:asciiTheme="majorBidi" w:hAnsiTheme="majorBidi" w:cstheme="majorBidi"/>
          <w:sz w:val="20"/>
          <w:szCs w:val="20"/>
        </w:rPr>
        <w:t xml:space="preserve"> the following:</w:t>
      </w:r>
      <w:r w:rsidRPr="003752F7">
        <w:rPr>
          <w:rFonts w:asciiTheme="majorBidi" w:hAnsiTheme="majorBidi" w:cstheme="majorBidi"/>
          <w:sz w:val="20"/>
          <w:szCs w:val="20"/>
        </w:rPr>
        <w:t xml:space="preserve"> </w:t>
      </w:r>
      <w:r w:rsidR="00244534" w:rsidRPr="003752F7">
        <w:rPr>
          <w:rFonts w:asciiTheme="majorBidi" w:hAnsiTheme="majorBidi" w:cstheme="majorBidi"/>
          <w:color w:val="323232"/>
          <w:sz w:val="20"/>
          <w:szCs w:val="20"/>
        </w:rPr>
        <w:t>A</w:t>
      </w:r>
      <w:r w:rsidRPr="003752F7">
        <w:rPr>
          <w:rFonts w:asciiTheme="majorBidi" w:hAnsiTheme="majorBidi" w:cstheme="majorBidi"/>
          <w:color w:val="323232"/>
          <w:sz w:val="20"/>
          <w:szCs w:val="20"/>
        </w:rPr>
        <w:t xml:space="preserve">uthenticity, freedom, identity, equality, progress, </w:t>
      </w:r>
      <w:r w:rsidRPr="003752F7">
        <w:rPr>
          <w:rFonts w:asciiTheme="majorBidi" w:hAnsiTheme="majorBidi" w:cstheme="majorBidi"/>
          <w:sz w:val="20"/>
          <w:szCs w:val="20"/>
        </w:rPr>
        <w:t>care</w:t>
      </w:r>
      <w:r w:rsidRPr="003752F7">
        <w:rPr>
          <w:rFonts w:asciiTheme="majorBidi" w:hAnsiTheme="majorBidi" w:cstheme="majorBidi"/>
          <w:color w:val="323232"/>
          <w:sz w:val="20"/>
          <w:szCs w:val="20"/>
        </w:rPr>
        <w:t xml:space="preserve">, welfare, standard of living, forward-looking, ahead of the times, backward, primitive, out of date, evolution, communication, consumption, originality, development, under-development, production, project, strategy, issues, problems, resources, experts, planners, politicians, and </w:t>
      </w:r>
      <w:r w:rsidR="00357484" w:rsidRPr="003752F7">
        <w:rPr>
          <w:rFonts w:asciiTheme="majorBidi" w:hAnsiTheme="majorBidi" w:cstheme="majorBidi"/>
          <w:color w:val="323232"/>
          <w:sz w:val="20"/>
          <w:szCs w:val="20"/>
        </w:rPr>
        <w:t xml:space="preserve">even the word </w:t>
      </w:r>
      <w:r w:rsidRPr="003752F7">
        <w:rPr>
          <w:rFonts w:asciiTheme="majorBidi" w:hAnsiTheme="majorBidi" w:cstheme="majorBidi"/>
          <w:color w:val="323232"/>
          <w:sz w:val="20"/>
          <w:szCs w:val="20"/>
        </w:rPr>
        <w:t>okay.</w:t>
      </w:r>
      <w:r w:rsidRPr="003752F7">
        <w:rPr>
          <w:rFonts w:asciiTheme="majorBidi" w:hAnsiTheme="majorBidi" w:cstheme="majorBidi"/>
          <w:sz w:val="20"/>
          <w:szCs w:val="20"/>
        </w:rPr>
        <w:t xml:space="preserve"> Plastic</w:t>
      </w:r>
      <w:r w:rsidR="00357484" w:rsidRPr="003752F7">
        <w:rPr>
          <w:rFonts w:asciiTheme="majorBidi" w:hAnsiTheme="majorBidi" w:cstheme="majorBidi"/>
          <w:sz w:val="20"/>
          <w:szCs w:val="20"/>
        </w:rPr>
        <w:t xml:space="preserve"> W</w:t>
      </w:r>
      <w:r w:rsidRPr="003752F7">
        <w:rPr>
          <w:rFonts w:asciiTheme="majorBidi" w:hAnsiTheme="majorBidi" w:cstheme="majorBidi"/>
          <w:sz w:val="20"/>
          <w:szCs w:val="20"/>
        </w:rPr>
        <w:t>ords infiltrate reality and—like viruses</w:t>
      </w:r>
      <w:r w:rsidR="00357484" w:rsidRPr="003752F7">
        <w:rPr>
          <w:rFonts w:asciiTheme="majorBidi" w:hAnsiTheme="majorBidi" w:cstheme="majorBidi"/>
          <w:sz w:val="20"/>
          <w:szCs w:val="20"/>
        </w:rPr>
        <w:t xml:space="preserve"> that invade our DNA</w:t>
      </w:r>
      <w:r w:rsidRPr="003752F7">
        <w:rPr>
          <w:rFonts w:asciiTheme="majorBidi" w:hAnsiTheme="majorBidi" w:cstheme="majorBidi"/>
          <w:sz w:val="20"/>
          <w:szCs w:val="20"/>
        </w:rPr>
        <w:t>—substitute new models for it. In this process, they obscure actual reality as it is and divert us from those matters which should be our principal concerns in life.</w:t>
      </w:r>
    </w:p>
  </w:footnote>
  <w:footnote w:id="155">
    <w:p w14:paraId="3F76C3C8" w14:textId="74FF2517" w:rsidR="00B51C59" w:rsidRPr="003752F7" w:rsidRDefault="00B51C59" w:rsidP="00B51C59">
      <w:pPr>
        <w:rPr>
          <w:rFonts w:asciiTheme="majorBidi" w:hAnsiTheme="majorBidi" w:cstheme="majorBidi"/>
          <w:i/>
          <w:iCs/>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00FE04F0" w:rsidRPr="003752F7">
        <w:rPr>
          <w:rFonts w:asciiTheme="majorBidi" w:hAnsiTheme="majorBidi" w:cstheme="majorBidi"/>
          <w:sz w:val="20"/>
          <w:szCs w:val="20"/>
        </w:rPr>
        <w:t xml:space="preserve">From </w:t>
      </w:r>
      <w:r w:rsidRPr="003752F7">
        <w:rPr>
          <w:rFonts w:asciiTheme="majorBidi" w:eastAsia="Arial" w:hAnsiTheme="majorBidi" w:cstheme="majorBidi"/>
          <w:sz w:val="20"/>
          <w:szCs w:val="20"/>
        </w:rPr>
        <w:t>William Blake (</w:t>
      </w:r>
      <w:r w:rsidR="00DE7D96" w:rsidRPr="003752F7">
        <w:rPr>
          <w:rFonts w:asciiTheme="majorBidi" w:eastAsia="Arial" w:hAnsiTheme="majorBidi" w:cstheme="majorBidi"/>
          <w:sz w:val="20"/>
          <w:szCs w:val="20"/>
        </w:rPr>
        <w:t xml:space="preserve">d. </w:t>
      </w:r>
      <w:r w:rsidR="00820C11" w:rsidRPr="003752F7">
        <w:rPr>
          <w:rFonts w:asciiTheme="majorBidi" w:eastAsia="Arial" w:hAnsiTheme="majorBidi" w:cstheme="majorBidi"/>
          <w:sz w:val="20"/>
          <w:szCs w:val="20"/>
        </w:rPr>
        <w:t>1243/</w:t>
      </w:r>
      <w:r w:rsidR="00DE7D96" w:rsidRPr="003752F7">
        <w:rPr>
          <w:rFonts w:asciiTheme="majorBidi" w:eastAsia="Arial" w:hAnsiTheme="majorBidi" w:cstheme="majorBidi"/>
          <w:sz w:val="20"/>
          <w:szCs w:val="20"/>
        </w:rPr>
        <w:t>1827</w:t>
      </w:r>
      <w:r w:rsidRPr="003752F7">
        <w:rPr>
          <w:rFonts w:asciiTheme="majorBidi" w:eastAsia="Arial" w:hAnsiTheme="majorBidi" w:cstheme="majorBidi"/>
          <w:sz w:val="20"/>
          <w:szCs w:val="20"/>
        </w:rPr>
        <w:t>)</w:t>
      </w:r>
      <w:r w:rsidR="00FE04F0" w:rsidRPr="003752F7">
        <w:rPr>
          <w:rFonts w:asciiTheme="majorBidi" w:eastAsia="Arial" w:hAnsiTheme="majorBidi" w:cstheme="majorBidi"/>
          <w:sz w:val="20"/>
          <w:szCs w:val="20"/>
        </w:rPr>
        <w:t xml:space="preserve"> </w:t>
      </w:r>
      <w:r w:rsidR="00FE04F0" w:rsidRPr="003752F7">
        <w:rPr>
          <w:rFonts w:asciiTheme="majorBidi" w:eastAsia="Arial" w:hAnsiTheme="majorBidi" w:cstheme="majorBidi"/>
          <w:i/>
          <w:iCs/>
          <w:sz w:val="20"/>
          <w:szCs w:val="20"/>
        </w:rPr>
        <w:t>The Marriage of Heaven and Hell.</w:t>
      </w:r>
    </w:p>
  </w:footnote>
  <w:footnote w:id="156">
    <w:p w14:paraId="1726EEE6" w14:textId="77777777" w:rsidR="00906761" w:rsidRPr="003752F7" w:rsidRDefault="00906761" w:rsidP="00906761">
      <w:pPr>
        <w:pStyle w:val="FootnoteText"/>
      </w:pPr>
      <w:r w:rsidRPr="003752F7">
        <w:rPr>
          <w:rStyle w:val="FootnoteReference"/>
        </w:rPr>
        <w:footnoteRef/>
      </w:r>
      <w:r w:rsidRPr="003752F7">
        <w:t xml:space="preserve"> The quotation is from John Ruskin (d. 1317/1900).</w:t>
      </w:r>
    </w:p>
  </w:footnote>
  <w:footnote w:id="157">
    <w:p w14:paraId="34B67208" w14:textId="77777777" w:rsidR="00C06019" w:rsidRPr="003752F7" w:rsidRDefault="00C06019" w:rsidP="00C06019">
      <w:pPr>
        <w:rPr>
          <w:sz w:val="20"/>
          <w:szCs w:val="20"/>
        </w:rPr>
      </w:pPr>
      <w:r w:rsidRPr="003752F7">
        <w:rPr>
          <w:rStyle w:val="FootnoteReference"/>
          <w:sz w:val="20"/>
          <w:szCs w:val="20"/>
        </w:rPr>
        <w:footnoteRef/>
      </w:r>
      <w:r w:rsidRPr="003752F7">
        <w:rPr>
          <w:sz w:val="20"/>
          <w:szCs w:val="20"/>
        </w:rPr>
        <w:t xml:space="preserve"> Plato </w:t>
      </w:r>
      <w:r w:rsidRPr="003752F7">
        <w:rPr>
          <w:rFonts w:asciiTheme="majorBidi" w:hAnsiTheme="majorBidi" w:cstheme="majorBidi"/>
          <w:color w:val="222222"/>
          <w:sz w:val="20"/>
          <w:szCs w:val="20"/>
          <w:shd w:val="clear" w:color="auto" w:fill="FFFFFF"/>
        </w:rPr>
        <w:t>(d. 348 BCE)</w:t>
      </w:r>
      <w:r w:rsidRPr="003752F7">
        <w:rPr>
          <w:sz w:val="20"/>
          <w:szCs w:val="20"/>
        </w:rPr>
        <w:t xml:space="preserve">. </w:t>
      </w:r>
      <w:r w:rsidRPr="003752F7">
        <w:rPr>
          <w:rFonts w:asciiTheme="majorBidi" w:hAnsiTheme="majorBidi" w:cstheme="majorBidi"/>
          <w:color w:val="000000" w:themeColor="text1"/>
          <w:sz w:val="20"/>
          <w:szCs w:val="20"/>
        </w:rPr>
        <w:t xml:space="preserve">(Greek: </w:t>
      </w:r>
      <w:r w:rsidRPr="003752F7">
        <w:rPr>
          <w:rFonts w:asciiTheme="majorBidi" w:hAnsiTheme="majorBidi" w:cstheme="majorBidi"/>
          <w:i/>
          <w:iCs/>
          <w:color w:val="000000" w:themeColor="text1"/>
          <w:sz w:val="20"/>
          <w:szCs w:val="20"/>
        </w:rPr>
        <w:t>Kállos eínai ē lamprótēta tēs Alētheías</w:t>
      </w:r>
      <w:r w:rsidRPr="003752F7">
        <w:rPr>
          <w:rFonts w:asciiTheme="majorBidi" w:hAnsiTheme="majorBidi" w:cstheme="majorBidi"/>
          <w:color w:val="000000" w:themeColor="text1"/>
          <w:sz w:val="20"/>
          <w:szCs w:val="20"/>
        </w:rPr>
        <w:t xml:space="preserve">, </w:t>
      </w:r>
      <w:r w:rsidRPr="003752F7">
        <w:rPr>
          <w:rFonts w:asciiTheme="majorBidi" w:hAnsiTheme="majorBidi" w:cstheme="majorBidi"/>
          <w:i/>
          <w:iCs/>
          <w:color w:val="000000" w:themeColor="text1"/>
          <w:sz w:val="20"/>
          <w:szCs w:val="20"/>
        </w:rPr>
        <w:t>Κάλλος είναι η λαμπρότητα της Αληθείας</w:t>
      </w:r>
      <w:r w:rsidRPr="003752F7">
        <w:rPr>
          <w:rFonts w:asciiTheme="majorBidi" w:hAnsiTheme="majorBidi" w:cstheme="majorBidi"/>
          <w:color w:val="000000" w:themeColor="text1"/>
          <w:sz w:val="20"/>
          <w:szCs w:val="20"/>
        </w:rPr>
        <w:t xml:space="preserve">; Latin: </w:t>
      </w:r>
      <w:r w:rsidRPr="003752F7">
        <w:rPr>
          <w:rFonts w:asciiTheme="majorBidi" w:hAnsiTheme="majorBidi" w:cstheme="majorBidi"/>
          <w:i/>
          <w:iCs/>
          <w:color w:val="000000" w:themeColor="text1"/>
          <w:sz w:val="20"/>
          <w:szCs w:val="20"/>
          <w:lang w:val="la-Latn"/>
        </w:rPr>
        <w:t>Pulchrit</w:t>
      </w:r>
      <w:r w:rsidRPr="003752F7">
        <w:rPr>
          <w:rFonts w:asciiTheme="majorBidi" w:hAnsiTheme="majorBidi" w:cstheme="majorBidi"/>
          <w:i/>
          <w:iCs/>
          <w:color w:val="000000" w:themeColor="text1"/>
          <w:sz w:val="20"/>
          <w:szCs w:val="20"/>
        </w:rPr>
        <w:t>ū</w:t>
      </w:r>
      <w:r w:rsidRPr="003752F7">
        <w:rPr>
          <w:rFonts w:asciiTheme="majorBidi" w:hAnsiTheme="majorBidi" w:cstheme="majorBidi"/>
          <w:i/>
          <w:iCs/>
          <w:color w:val="000000" w:themeColor="text1"/>
          <w:sz w:val="20"/>
          <w:szCs w:val="20"/>
          <w:lang w:val="la-Latn"/>
        </w:rPr>
        <w:t>d</w:t>
      </w:r>
      <w:r w:rsidRPr="003752F7">
        <w:rPr>
          <w:rFonts w:asciiTheme="majorBidi" w:hAnsiTheme="majorBidi" w:cstheme="majorBidi"/>
          <w:i/>
          <w:iCs/>
          <w:color w:val="000000" w:themeColor="text1"/>
          <w:sz w:val="20"/>
          <w:szCs w:val="20"/>
        </w:rPr>
        <w:t>ō</w:t>
      </w:r>
      <w:r w:rsidRPr="003752F7">
        <w:rPr>
          <w:rFonts w:asciiTheme="majorBidi" w:hAnsiTheme="majorBidi" w:cstheme="majorBidi"/>
          <w:i/>
          <w:iCs/>
          <w:color w:val="000000" w:themeColor="text1"/>
          <w:sz w:val="20"/>
          <w:szCs w:val="20"/>
          <w:lang w:val="la-Latn"/>
        </w:rPr>
        <w:t xml:space="preserve"> v</w:t>
      </w:r>
      <w:r w:rsidRPr="003752F7">
        <w:rPr>
          <w:rFonts w:asciiTheme="majorBidi" w:hAnsiTheme="majorBidi" w:cstheme="majorBidi"/>
          <w:i/>
          <w:iCs/>
          <w:color w:val="000000" w:themeColor="text1"/>
          <w:sz w:val="20"/>
          <w:szCs w:val="20"/>
        </w:rPr>
        <w:t>ē</w:t>
      </w:r>
      <w:r w:rsidRPr="003752F7">
        <w:rPr>
          <w:rFonts w:asciiTheme="majorBidi" w:hAnsiTheme="majorBidi" w:cstheme="majorBidi"/>
          <w:i/>
          <w:iCs/>
          <w:color w:val="000000" w:themeColor="text1"/>
          <w:sz w:val="20"/>
          <w:szCs w:val="20"/>
          <w:lang w:val="la-Latn"/>
        </w:rPr>
        <w:t>rit</w:t>
      </w:r>
      <w:r w:rsidRPr="003752F7">
        <w:rPr>
          <w:rFonts w:asciiTheme="majorBidi" w:hAnsiTheme="majorBidi" w:cstheme="majorBidi"/>
          <w:i/>
          <w:iCs/>
          <w:color w:val="000000" w:themeColor="text1"/>
          <w:sz w:val="20"/>
          <w:szCs w:val="20"/>
        </w:rPr>
        <w:t>ā</w:t>
      </w:r>
      <w:r w:rsidRPr="003752F7">
        <w:rPr>
          <w:rFonts w:asciiTheme="majorBidi" w:hAnsiTheme="majorBidi" w:cstheme="majorBidi"/>
          <w:i/>
          <w:iCs/>
          <w:color w:val="000000" w:themeColor="text1"/>
          <w:sz w:val="20"/>
          <w:szCs w:val="20"/>
          <w:lang w:val="la-Latn"/>
        </w:rPr>
        <w:t>tis splendor</w:t>
      </w:r>
      <w:r w:rsidRPr="003752F7">
        <w:rPr>
          <w:rFonts w:asciiTheme="majorBidi" w:hAnsiTheme="majorBidi" w:cstheme="majorBidi"/>
          <w:color w:val="000000" w:themeColor="text1"/>
          <w:sz w:val="20"/>
          <w:szCs w:val="20"/>
        </w:rPr>
        <w:t>). As we will discuss in what follows, Plato was not speaking metaphorically. He meant literally that every manifestation of Beauty is archetypical and reflects the higher principles of Beyond-Being such as Oneness, the Good, Truth, Beauty, and Justice.</w:t>
      </w:r>
    </w:p>
  </w:footnote>
  <w:footnote w:id="158">
    <w:p w14:paraId="5FE667D7" w14:textId="77D17DCF" w:rsidR="00BF0B06" w:rsidRPr="003752F7" w:rsidRDefault="00BF0B06">
      <w:pPr>
        <w:pStyle w:val="FootnoteText"/>
      </w:pPr>
      <w:r w:rsidRPr="003752F7">
        <w:rPr>
          <w:rStyle w:val="FootnoteReference"/>
        </w:rPr>
        <w:footnoteRef/>
      </w:r>
      <w:r w:rsidRPr="003752F7">
        <w:t xml:space="preserve"> This expression is taken from the Corrective Tradition</w:t>
      </w:r>
      <w:r w:rsidR="008E2E16" w:rsidRPr="003752F7">
        <w:t xml:space="preserve">—which </w:t>
      </w:r>
      <w:r w:rsidR="009B4B33" w:rsidRPr="003752F7">
        <w:t>will be</w:t>
      </w:r>
      <w:r w:rsidR="008E2E16" w:rsidRPr="003752F7">
        <w:t xml:space="preserve"> introduced </w:t>
      </w:r>
      <w:r w:rsidR="009B4B33" w:rsidRPr="003752F7">
        <w:t>shortly</w:t>
      </w:r>
      <w:r w:rsidR="008E2E16" w:rsidRPr="003752F7">
        <w:t xml:space="preserve">—where it became a fundamental </w:t>
      </w:r>
      <w:r w:rsidR="009B4B33" w:rsidRPr="003752F7">
        <w:t xml:space="preserve">Philosophical and anthropological </w:t>
      </w:r>
      <w:r w:rsidR="008E2E16" w:rsidRPr="003752F7">
        <w:t>principle.</w:t>
      </w:r>
      <w:r w:rsidR="005B4EBD" w:rsidRPr="003752F7">
        <w:rPr>
          <w:b/>
          <w:bCs/>
        </w:rPr>
        <w:t xml:space="preserve"> </w:t>
      </w:r>
      <w:r w:rsidR="005B4EBD" w:rsidRPr="003752F7">
        <w:t>Al-Im</w:t>
      </w:r>
      <w:r w:rsidR="005B4EBD" w:rsidRPr="003752F7">
        <w:rPr>
          <w:color w:val="000000"/>
        </w:rPr>
        <w:t>ā</w:t>
      </w:r>
      <w:r w:rsidR="005B4EBD" w:rsidRPr="003752F7">
        <w:t>m</w:t>
      </w:r>
      <w:r w:rsidR="005B4EBD" w:rsidRPr="003752F7">
        <w:rPr>
          <w:kern w:val="1"/>
        </w:rPr>
        <w:t xml:space="preserve"> Bahā’-al-Dīnzādah (d. 956/1549)</w:t>
      </w:r>
      <w:r w:rsidR="003959A4" w:rsidRPr="003752F7">
        <w:rPr>
          <w:kern w:val="1"/>
        </w:rPr>
        <w:t xml:space="preserve">, one of the Masters of the </w:t>
      </w:r>
      <w:r w:rsidR="009B4B33" w:rsidRPr="003752F7">
        <w:rPr>
          <w:kern w:val="1"/>
        </w:rPr>
        <w:t xml:space="preserve">Mature </w:t>
      </w:r>
      <w:r w:rsidR="003959A4" w:rsidRPr="003752F7">
        <w:rPr>
          <w:kern w:val="1"/>
        </w:rPr>
        <w:t>Tradition,</w:t>
      </w:r>
      <w:r w:rsidR="005B4EBD" w:rsidRPr="003752F7">
        <w:rPr>
          <w:kern w:val="1"/>
        </w:rPr>
        <w:t xml:space="preserve"> emphasizes that “without God, there is no Man.” </w:t>
      </w:r>
      <w:r w:rsidR="00957102" w:rsidRPr="003752F7">
        <w:rPr>
          <w:kern w:val="1"/>
        </w:rPr>
        <w:t xml:space="preserve">For, without </w:t>
      </w:r>
      <w:r w:rsidR="009B4B33" w:rsidRPr="003752F7">
        <w:rPr>
          <w:kern w:val="1"/>
        </w:rPr>
        <w:t xml:space="preserve">the knowledge of </w:t>
      </w:r>
      <w:r w:rsidR="00957102" w:rsidRPr="003752F7">
        <w:rPr>
          <w:kern w:val="1"/>
        </w:rPr>
        <w:t xml:space="preserve">God, there can be </w:t>
      </w:r>
      <w:r w:rsidR="009B4B33" w:rsidRPr="003752F7">
        <w:rPr>
          <w:kern w:val="1"/>
        </w:rPr>
        <w:t xml:space="preserve">no valid </w:t>
      </w:r>
      <w:r w:rsidR="00957102" w:rsidRPr="003752F7">
        <w:rPr>
          <w:kern w:val="1"/>
        </w:rPr>
        <w:t xml:space="preserve">knowledge of </w:t>
      </w:r>
      <w:r w:rsidR="009B4B33" w:rsidRPr="003752F7">
        <w:rPr>
          <w:kern w:val="1"/>
        </w:rPr>
        <w:t>anything</w:t>
      </w:r>
      <w:r w:rsidR="00957102" w:rsidRPr="003752F7">
        <w:rPr>
          <w:kern w:val="1"/>
        </w:rPr>
        <w:t xml:space="preserve"> else</w:t>
      </w:r>
      <w:r w:rsidR="009B1CFA" w:rsidRPr="003752F7">
        <w:rPr>
          <w:kern w:val="1"/>
        </w:rPr>
        <w:t>. Without God,</w:t>
      </w:r>
      <w:r w:rsidR="008D7C74" w:rsidRPr="003752F7">
        <w:rPr>
          <w:kern w:val="1"/>
        </w:rPr>
        <w:t xml:space="preserve"> Man cannot come to self-knowledge</w:t>
      </w:r>
      <w:r w:rsidR="00A5475D" w:rsidRPr="003752F7">
        <w:rPr>
          <w:kern w:val="1"/>
        </w:rPr>
        <w:t xml:space="preserve">—much less </w:t>
      </w:r>
      <w:r w:rsidR="006E4C39" w:rsidRPr="003752F7">
        <w:rPr>
          <w:kern w:val="1"/>
        </w:rPr>
        <w:t>cognizance</w:t>
      </w:r>
      <w:r w:rsidR="00A5475D" w:rsidRPr="003752F7">
        <w:rPr>
          <w:kern w:val="1"/>
        </w:rPr>
        <w:t xml:space="preserve"> of Absolute Being and the particularity of individual things</w:t>
      </w:r>
      <w:r w:rsidR="00330843" w:rsidRPr="003752F7">
        <w:rPr>
          <w:kern w:val="1"/>
        </w:rPr>
        <w:t>, since</w:t>
      </w:r>
      <w:r w:rsidR="00BD3614" w:rsidRPr="003752F7">
        <w:t xml:space="preserve"> </w:t>
      </w:r>
      <w:r w:rsidR="00330843" w:rsidRPr="003752F7">
        <w:t>w</w:t>
      </w:r>
      <w:r w:rsidR="00BD3614" w:rsidRPr="003752F7">
        <w:t xml:space="preserve">ithout knowledge of </w:t>
      </w:r>
      <w:r w:rsidR="00CC043B" w:rsidRPr="003752F7">
        <w:t xml:space="preserve">the </w:t>
      </w:r>
      <w:r w:rsidR="00BD3614" w:rsidRPr="003752F7">
        <w:t xml:space="preserve">Absolute, there can be no </w:t>
      </w:r>
      <w:r w:rsidR="00330843" w:rsidRPr="003752F7">
        <w:t>true</w:t>
      </w:r>
      <w:r w:rsidR="00BD3614" w:rsidRPr="003752F7">
        <w:t xml:space="preserve"> knowledge of particular existents </w:t>
      </w:r>
      <w:r w:rsidR="00CC043B" w:rsidRPr="003752F7">
        <w:t>nor of the</w:t>
      </w:r>
      <w:r w:rsidR="00BD3614" w:rsidRPr="003752F7">
        <w:t xml:space="preserve"> existence </w:t>
      </w:r>
      <w:r w:rsidR="00CC043B" w:rsidRPr="003752F7">
        <w:t>of</w:t>
      </w:r>
      <w:r w:rsidR="00BD3614" w:rsidRPr="003752F7">
        <w:t xml:space="preserve"> the world around us</w:t>
      </w:r>
      <w:r w:rsidR="00330843" w:rsidRPr="003752F7">
        <w:t>, not to mention ourselves.</w:t>
      </w:r>
    </w:p>
  </w:footnote>
  <w:footnote w:id="159">
    <w:p w14:paraId="77267100" w14:textId="77777777" w:rsidR="00E86172" w:rsidRPr="003752F7" w:rsidRDefault="00E86172" w:rsidP="00E86172">
      <w:pPr>
        <w:pStyle w:val="FootnoteText"/>
      </w:pPr>
      <w:r w:rsidRPr="003752F7">
        <w:rPr>
          <w:rStyle w:val="FootnoteReference"/>
        </w:rPr>
        <w:footnoteRef/>
      </w:r>
      <w:r w:rsidRPr="003752F7">
        <w:t xml:space="preserve"> Emily Dickinson wrote this poem in 1279/1863 during the days of the United States Civil War. Its title is taken from the first verse: “To lose One’s faith—surpass.” The full text of the short poem runs as follows:</w:t>
      </w:r>
    </w:p>
    <w:p w14:paraId="18CA0E41" w14:textId="77777777" w:rsidR="00E86172" w:rsidRPr="003752F7" w:rsidRDefault="00E86172" w:rsidP="00E86172">
      <w:pPr>
        <w:pStyle w:val="FootnoteText"/>
      </w:pPr>
      <w:r w:rsidRPr="003752F7">
        <w:rPr>
          <w:color w:val="000000" w:themeColor="text1"/>
        </w:rPr>
        <w:t>To lose One’s faith—surpass</w:t>
      </w:r>
      <w:r w:rsidRPr="003752F7">
        <w:rPr>
          <w:color w:val="000000" w:themeColor="text1"/>
        </w:rPr>
        <w:br/>
        <w:t>The loss of an Estate—</w:t>
      </w:r>
      <w:r w:rsidRPr="003752F7">
        <w:rPr>
          <w:color w:val="000000" w:themeColor="text1"/>
        </w:rPr>
        <w:br/>
        <w:t>Because Estates can be</w:t>
      </w:r>
      <w:r w:rsidRPr="003752F7">
        <w:rPr>
          <w:color w:val="000000" w:themeColor="text1"/>
        </w:rPr>
        <w:br/>
        <w:t>Replenished—faith cannot—</w:t>
      </w:r>
      <w:r w:rsidRPr="003752F7">
        <w:rPr>
          <w:color w:val="000000" w:themeColor="text1"/>
        </w:rPr>
        <w:br/>
        <w:t>Inherited with Life—</w:t>
      </w:r>
      <w:r w:rsidRPr="003752F7">
        <w:rPr>
          <w:color w:val="000000" w:themeColor="text1"/>
        </w:rPr>
        <w:br/>
        <w:t>Belief—but once—can be—</w:t>
      </w:r>
      <w:r w:rsidRPr="003752F7">
        <w:rPr>
          <w:color w:val="000000" w:themeColor="text1"/>
        </w:rPr>
        <w:br/>
        <w:t>Annihilate a single clause—</w:t>
      </w:r>
      <w:r w:rsidRPr="003752F7">
        <w:rPr>
          <w:color w:val="000000" w:themeColor="text1"/>
        </w:rPr>
        <w:br/>
        <w:t>And Being’s—Beggary—</w:t>
      </w:r>
    </w:p>
  </w:footnote>
  <w:footnote w:id="160">
    <w:p w14:paraId="5DE0F90A" w14:textId="3C7A8A9B" w:rsidR="00E86172" w:rsidRPr="003752F7" w:rsidRDefault="00E86172" w:rsidP="00E86172">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00753725" w:rsidRPr="003752F7">
        <w:rPr>
          <w:rFonts w:asciiTheme="majorBidi" w:hAnsiTheme="majorBidi" w:cstheme="majorBidi"/>
          <w:b/>
          <w:bCs/>
          <w:sz w:val="20"/>
          <w:szCs w:val="20"/>
        </w:rPr>
        <w:t>Apology</w:t>
      </w:r>
      <w:r w:rsidR="00753725" w:rsidRPr="003752F7">
        <w:rPr>
          <w:rFonts w:asciiTheme="majorBidi" w:hAnsiTheme="majorBidi" w:cstheme="majorBidi"/>
          <w:sz w:val="20"/>
          <w:szCs w:val="20"/>
        </w:rPr>
        <w:t xml:space="preserve"> comes from the Greek </w:t>
      </w:r>
      <w:r w:rsidR="00753725" w:rsidRPr="003752F7">
        <w:rPr>
          <w:rFonts w:asciiTheme="majorBidi" w:hAnsiTheme="majorBidi" w:cstheme="majorBidi"/>
          <w:i/>
          <w:iCs/>
          <w:color w:val="000000" w:themeColor="text1"/>
          <w:sz w:val="20"/>
          <w:szCs w:val="20"/>
        </w:rPr>
        <w:t>á</w:t>
      </w:r>
      <w:r w:rsidR="00753725" w:rsidRPr="003752F7">
        <w:rPr>
          <w:rFonts w:asciiTheme="majorBidi" w:hAnsiTheme="majorBidi" w:cstheme="majorBidi"/>
          <w:i/>
          <w:iCs/>
          <w:color w:val="000000"/>
          <w:sz w:val="20"/>
          <w:szCs w:val="20"/>
        </w:rPr>
        <w:t>polog</w:t>
      </w:r>
      <w:r w:rsidR="00753725" w:rsidRPr="003752F7">
        <w:rPr>
          <w:rFonts w:asciiTheme="majorBidi" w:hAnsiTheme="majorBidi" w:cstheme="majorBidi"/>
          <w:i/>
          <w:iCs/>
          <w:color w:val="000000" w:themeColor="text1"/>
          <w:sz w:val="20"/>
          <w:szCs w:val="20"/>
        </w:rPr>
        <w:t>í</w:t>
      </w:r>
      <w:r w:rsidR="00753725" w:rsidRPr="003752F7">
        <w:rPr>
          <w:rFonts w:asciiTheme="majorBidi" w:hAnsiTheme="majorBidi" w:cstheme="majorBidi"/>
          <w:i/>
          <w:iCs/>
          <w:color w:val="000000"/>
          <w:sz w:val="20"/>
          <w:szCs w:val="20"/>
        </w:rPr>
        <w:t>a</w:t>
      </w:r>
      <w:r w:rsidR="00753725" w:rsidRPr="003752F7">
        <w:rPr>
          <w:rFonts w:asciiTheme="majorBidi" w:hAnsiTheme="majorBidi" w:cstheme="majorBidi"/>
          <w:color w:val="000000"/>
          <w:sz w:val="20"/>
          <w:szCs w:val="20"/>
        </w:rPr>
        <w:t xml:space="preserve">, </w:t>
      </w:r>
      <w:r w:rsidR="00753725" w:rsidRPr="003752F7">
        <w:rPr>
          <w:rFonts w:asciiTheme="majorBidi" w:hAnsiTheme="majorBidi" w:cstheme="majorBidi"/>
          <w:i/>
          <w:iCs/>
          <w:color w:val="202122"/>
          <w:sz w:val="20"/>
          <w:szCs w:val="20"/>
        </w:rPr>
        <w:t>ἀπολογία</w:t>
      </w:r>
      <w:r w:rsidR="00753725" w:rsidRPr="003752F7">
        <w:rPr>
          <w:rFonts w:asciiTheme="majorBidi" w:hAnsiTheme="majorBidi" w:cstheme="majorBidi"/>
          <w:color w:val="202122"/>
          <w:sz w:val="20"/>
          <w:szCs w:val="20"/>
        </w:rPr>
        <w:t>, referring to</w:t>
      </w:r>
      <w:r w:rsidR="00753725" w:rsidRPr="003752F7">
        <w:rPr>
          <w:rFonts w:asciiTheme="majorBidi" w:hAnsiTheme="majorBidi" w:cstheme="majorBidi"/>
          <w:color w:val="000000"/>
          <w:sz w:val="20"/>
          <w:szCs w:val="20"/>
        </w:rPr>
        <w:t xml:space="preserve"> a speech or oration given in defense of oneself or another—especially when </w:t>
      </w:r>
      <w:r w:rsidR="00D44C62" w:rsidRPr="003752F7">
        <w:rPr>
          <w:rFonts w:asciiTheme="majorBidi" w:hAnsiTheme="majorBidi" w:cstheme="majorBidi"/>
          <w:color w:val="000000"/>
          <w:sz w:val="20"/>
          <w:szCs w:val="20"/>
        </w:rPr>
        <w:t>the defense is undertaken</w:t>
      </w:r>
      <w:r w:rsidR="00753725" w:rsidRPr="003752F7">
        <w:rPr>
          <w:rFonts w:asciiTheme="majorBidi" w:hAnsiTheme="majorBidi" w:cstheme="majorBidi"/>
          <w:color w:val="000000"/>
          <w:sz w:val="20"/>
          <w:szCs w:val="20"/>
        </w:rPr>
        <w:t xml:space="preserve"> to justify particular rights, positions, doctrines, or beliefs. </w:t>
      </w:r>
      <w:r w:rsidR="00753725" w:rsidRPr="003752F7">
        <w:rPr>
          <w:rFonts w:asciiTheme="majorBidi" w:hAnsiTheme="majorBidi" w:cstheme="majorBidi"/>
          <w:i/>
          <w:iCs/>
          <w:color w:val="000000" w:themeColor="text1"/>
          <w:sz w:val="20"/>
          <w:szCs w:val="20"/>
        </w:rPr>
        <w:t>Á</w:t>
      </w:r>
      <w:r w:rsidR="00753725" w:rsidRPr="003752F7">
        <w:rPr>
          <w:rFonts w:asciiTheme="majorBidi" w:hAnsiTheme="majorBidi" w:cstheme="majorBidi"/>
          <w:i/>
          <w:iCs/>
          <w:color w:val="000000"/>
          <w:sz w:val="20"/>
          <w:szCs w:val="20"/>
        </w:rPr>
        <w:t>polog</w:t>
      </w:r>
      <w:r w:rsidR="00753725" w:rsidRPr="003752F7">
        <w:rPr>
          <w:rFonts w:asciiTheme="majorBidi" w:hAnsiTheme="majorBidi" w:cstheme="majorBidi"/>
          <w:i/>
          <w:iCs/>
          <w:color w:val="000000" w:themeColor="text1"/>
          <w:sz w:val="20"/>
          <w:szCs w:val="20"/>
        </w:rPr>
        <w:t>í</w:t>
      </w:r>
      <w:r w:rsidR="00753725" w:rsidRPr="003752F7">
        <w:rPr>
          <w:rFonts w:asciiTheme="majorBidi" w:hAnsiTheme="majorBidi" w:cstheme="majorBidi"/>
          <w:i/>
          <w:iCs/>
          <w:color w:val="000000"/>
          <w:sz w:val="20"/>
          <w:szCs w:val="20"/>
        </w:rPr>
        <w:t>a</w:t>
      </w:r>
      <w:r w:rsidR="00753725" w:rsidRPr="003752F7">
        <w:rPr>
          <w:rFonts w:asciiTheme="majorBidi" w:hAnsiTheme="majorBidi" w:cstheme="majorBidi"/>
          <w:color w:val="202122"/>
          <w:sz w:val="20"/>
          <w:szCs w:val="20"/>
        </w:rPr>
        <w:t xml:space="preserve"> in this sense is related to the Greek verb </w:t>
      </w:r>
      <w:r w:rsidR="00753725" w:rsidRPr="003752F7">
        <w:rPr>
          <w:rFonts w:asciiTheme="majorBidi" w:hAnsiTheme="majorBidi" w:cstheme="majorBidi"/>
          <w:i/>
          <w:iCs/>
          <w:color w:val="000000" w:themeColor="text1"/>
          <w:sz w:val="20"/>
          <w:szCs w:val="20"/>
        </w:rPr>
        <w:t>á</w:t>
      </w:r>
      <w:r w:rsidR="00753725" w:rsidRPr="003752F7">
        <w:rPr>
          <w:rFonts w:asciiTheme="majorBidi" w:hAnsiTheme="majorBidi" w:cstheme="majorBidi"/>
          <w:i/>
          <w:iCs/>
          <w:color w:val="202122"/>
          <w:sz w:val="20"/>
          <w:szCs w:val="20"/>
        </w:rPr>
        <w:t>pologe</w:t>
      </w:r>
      <w:r w:rsidR="00753725" w:rsidRPr="003752F7">
        <w:rPr>
          <w:rFonts w:asciiTheme="majorBidi" w:hAnsiTheme="majorBidi" w:cstheme="majorBidi"/>
          <w:i/>
          <w:iCs/>
          <w:color w:val="000000" w:themeColor="text1"/>
          <w:sz w:val="20"/>
          <w:szCs w:val="20"/>
        </w:rPr>
        <w:t>î</w:t>
      </w:r>
      <w:r w:rsidR="00753725" w:rsidRPr="003752F7">
        <w:rPr>
          <w:rFonts w:asciiTheme="majorBidi" w:hAnsiTheme="majorBidi" w:cstheme="majorBidi"/>
          <w:i/>
          <w:iCs/>
          <w:color w:val="202122"/>
          <w:sz w:val="20"/>
          <w:szCs w:val="20"/>
        </w:rPr>
        <w:t>sthai, ἀπολογεῖσθαι</w:t>
      </w:r>
      <w:r w:rsidR="00753725" w:rsidRPr="003752F7">
        <w:rPr>
          <w:rFonts w:asciiTheme="majorBidi" w:hAnsiTheme="majorBidi" w:cstheme="majorBidi"/>
          <w:color w:val="202122"/>
          <w:sz w:val="20"/>
          <w:szCs w:val="20"/>
        </w:rPr>
        <w:t>, meaning “to speak in the defense of oneself or others.” When Socrates was accused by the ruling elites of Athens of corrupting the youth and going against established Athenian tradition in his belief in the One, his well-thought-out self-defense was called an</w:t>
      </w:r>
      <w:r w:rsidR="00753725" w:rsidRPr="003752F7">
        <w:rPr>
          <w:rFonts w:asciiTheme="majorBidi" w:hAnsiTheme="majorBidi" w:cstheme="majorBidi"/>
          <w:i/>
          <w:iCs/>
          <w:color w:val="000000" w:themeColor="text1"/>
          <w:sz w:val="20"/>
          <w:szCs w:val="20"/>
        </w:rPr>
        <w:t xml:space="preserve"> á</w:t>
      </w:r>
      <w:r w:rsidR="00753725" w:rsidRPr="003752F7">
        <w:rPr>
          <w:rFonts w:asciiTheme="majorBidi" w:hAnsiTheme="majorBidi" w:cstheme="majorBidi"/>
          <w:i/>
          <w:iCs/>
          <w:color w:val="000000"/>
          <w:sz w:val="20"/>
          <w:szCs w:val="20"/>
        </w:rPr>
        <w:t>polog</w:t>
      </w:r>
      <w:r w:rsidR="00753725" w:rsidRPr="003752F7">
        <w:rPr>
          <w:rFonts w:asciiTheme="majorBidi" w:hAnsiTheme="majorBidi" w:cstheme="majorBidi"/>
          <w:i/>
          <w:iCs/>
          <w:color w:val="000000" w:themeColor="text1"/>
          <w:sz w:val="20"/>
          <w:szCs w:val="20"/>
        </w:rPr>
        <w:t>í</w:t>
      </w:r>
      <w:r w:rsidR="00753725" w:rsidRPr="003752F7">
        <w:rPr>
          <w:rFonts w:asciiTheme="majorBidi" w:hAnsiTheme="majorBidi" w:cstheme="majorBidi"/>
          <w:i/>
          <w:iCs/>
          <w:color w:val="000000"/>
          <w:sz w:val="20"/>
          <w:szCs w:val="20"/>
        </w:rPr>
        <w:t>a</w:t>
      </w:r>
      <w:r w:rsidR="00753725" w:rsidRPr="003752F7">
        <w:rPr>
          <w:rFonts w:asciiTheme="majorBidi" w:hAnsiTheme="majorBidi" w:cstheme="majorBidi"/>
          <w:color w:val="000000"/>
          <w:sz w:val="20"/>
          <w:szCs w:val="20"/>
        </w:rPr>
        <w:t>.</w:t>
      </w:r>
      <w:r w:rsidR="00D44C62" w:rsidRPr="003752F7">
        <w:rPr>
          <w:rFonts w:asciiTheme="majorBidi" w:hAnsiTheme="majorBidi" w:cstheme="majorBidi"/>
          <w:color w:val="000000"/>
          <w:sz w:val="20"/>
          <w:szCs w:val="20"/>
        </w:rPr>
        <w:t xml:space="preserve"> In the sentence above, t</w:t>
      </w:r>
      <w:r w:rsidRPr="003752F7">
        <w:rPr>
          <w:rFonts w:asciiTheme="majorBidi" w:hAnsiTheme="majorBidi" w:cstheme="majorBidi"/>
          <w:sz w:val="20"/>
          <w:szCs w:val="20"/>
        </w:rPr>
        <w:t xml:space="preserve">he word </w:t>
      </w:r>
      <w:r w:rsidRPr="003752F7">
        <w:rPr>
          <w:rFonts w:asciiTheme="majorBidi" w:hAnsiTheme="majorBidi" w:cstheme="majorBidi"/>
          <w:b/>
          <w:bCs/>
          <w:sz w:val="20"/>
          <w:szCs w:val="20"/>
        </w:rPr>
        <w:t xml:space="preserve">Apology </w:t>
      </w:r>
      <w:r w:rsidRPr="003752F7">
        <w:rPr>
          <w:rFonts w:asciiTheme="majorBidi" w:hAnsiTheme="majorBidi" w:cstheme="majorBidi"/>
          <w:sz w:val="20"/>
          <w:szCs w:val="20"/>
        </w:rPr>
        <w:t>is use</w:t>
      </w:r>
      <w:r w:rsidR="00D44C62" w:rsidRPr="003752F7">
        <w:rPr>
          <w:rFonts w:asciiTheme="majorBidi" w:hAnsiTheme="majorBidi" w:cstheme="majorBidi"/>
          <w:sz w:val="20"/>
          <w:szCs w:val="20"/>
        </w:rPr>
        <w:t>d</w:t>
      </w:r>
      <w:r w:rsidRPr="003752F7">
        <w:rPr>
          <w:rFonts w:asciiTheme="majorBidi" w:hAnsiTheme="majorBidi" w:cstheme="majorBidi"/>
          <w:sz w:val="20"/>
          <w:szCs w:val="20"/>
        </w:rPr>
        <w:t xml:space="preserve"> in its original </w:t>
      </w:r>
      <w:r w:rsidR="00D44C62" w:rsidRPr="003752F7">
        <w:rPr>
          <w:rFonts w:asciiTheme="majorBidi" w:hAnsiTheme="majorBidi" w:cstheme="majorBidi"/>
          <w:sz w:val="20"/>
          <w:szCs w:val="20"/>
        </w:rPr>
        <w:t xml:space="preserve">Greek and English </w:t>
      </w:r>
      <w:r w:rsidRPr="003752F7">
        <w:rPr>
          <w:rFonts w:asciiTheme="majorBidi" w:hAnsiTheme="majorBidi" w:cstheme="majorBidi"/>
          <w:sz w:val="20"/>
          <w:szCs w:val="20"/>
        </w:rPr>
        <w:t xml:space="preserve">sense to stand for carefully reasoned rational </w:t>
      </w:r>
      <w:r w:rsidRPr="003752F7">
        <w:rPr>
          <w:rFonts w:asciiTheme="majorBidi" w:hAnsiTheme="majorBidi" w:cstheme="majorBidi"/>
          <w:color w:val="000000"/>
          <w:sz w:val="20"/>
          <w:szCs w:val="20"/>
        </w:rPr>
        <w:t xml:space="preserve">arguments in defense of something controversial and which deserves to be defended. </w:t>
      </w:r>
      <w:r w:rsidRPr="003752F7">
        <w:rPr>
          <w:rFonts w:asciiTheme="majorBidi" w:hAnsiTheme="majorBidi" w:cstheme="majorBidi"/>
          <w:i/>
          <w:iCs/>
          <w:sz w:val="20"/>
          <w:szCs w:val="20"/>
        </w:rPr>
        <w:t>The First Teaching</w:t>
      </w:r>
      <w:r w:rsidRPr="003752F7">
        <w:rPr>
          <w:rFonts w:asciiTheme="majorBidi" w:hAnsiTheme="majorBidi" w:cstheme="majorBidi"/>
          <w:sz w:val="20"/>
          <w:szCs w:val="20"/>
        </w:rPr>
        <w:t xml:space="preserve"> often uses “Apology” and “Apologist” in this sense, which has nothing to do with the standard use of these words today for “any regretful acknowledgement of failure or offense.” </w:t>
      </w:r>
    </w:p>
  </w:footnote>
  <w:footnote w:id="161">
    <w:p w14:paraId="1ABEEA59" w14:textId="2736F67A" w:rsidR="00E86172" w:rsidRPr="003752F7" w:rsidRDefault="00E86172" w:rsidP="00E86172">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The word </w:t>
      </w:r>
      <w:r w:rsidRPr="003752F7">
        <w:rPr>
          <w:rFonts w:asciiTheme="majorBidi" w:hAnsiTheme="majorBidi" w:cstheme="majorBidi"/>
          <w:b/>
          <w:bCs/>
          <w:sz w:val="20"/>
          <w:szCs w:val="20"/>
        </w:rPr>
        <w:t>apologetic</w:t>
      </w:r>
      <w:r w:rsidRPr="003752F7">
        <w:rPr>
          <w:rFonts w:asciiTheme="majorBidi" w:hAnsiTheme="majorBidi" w:cstheme="majorBidi"/>
          <w:sz w:val="20"/>
          <w:szCs w:val="20"/>
        </w:rPr>
        <w:t xml:space="preserve">, although derived from the original meaning of a statement in defense of something controversial, is used here in its secondary </w:t>
      </w:r>
      <w:r w:rsidR="00F85B94" w:rsidRPr="003752F7">
        <w:rPr>
          <w:rFonts w:asciiTheme="majorBidi" w:hAnsiTheme="majorBidi" w:cstheme="majorBidi"/>
          <w:sz w:val="20"/>
          <w:szCs w:val="20"/>
        </w:rPr>
        <w:t>M</w:t>
      </w:r>
      <w:r w:rsidRPr="003752F7">
        <w:rPr>
          <w:rFonts w:asciiTheme="majorBidi" w:hAnsiTheme="majorBidi" w:cstheme="majorBidi"/>
          <w:sz w:val="20"/>
          <w:szCs w:val="20"/>
        </w:rPr>
        <w:t xml:space="preserve">odern sense of making </w:t>
      </w:r>
      <w:r w:rsidRPr="003752F7">
        <w:rPr>
          <w:rFonts w:asciiTheme="majorBidi" w:hAnsiTheme="majorBidi" w:cstheme="majorBidi"/>
          <w:color w:val="000000"/>
          <w:sz w:val="20"/>
          <w:szCs w:val="20"/>
        </w:rPr>
        <w:t>regretful</w:t>
      </w:r>
      <w:r w:rsidRPr="003752F7">
        <w:rPr>
          <w:rStyle w:val="apple-converted-space"/>
          <w:rFonts w:asciiTheme="majorBidi" w:eastAsiaTheme="majorEastAsia" w:hAnsiTheme="majorBidi" w:cstheme="majorBidi"/>
          <w:color w:val="000000"/>
          <w:sz w:val="20"/>
          <w:szCs w:val="20"/>
        </w:rPr>
        <w:t> </w:t>
      </w:r>
      <w:r w:rsidRPr="003752F7">
        <w:rPr>
          <w:rFonts w:asciiTheme="majorBidi" w:hAnsiTheme="majorBidi" w:cstheme="majorBidi"/>
          <w:color w:val="000000"/>
          <w:sz w:val="20"/>
          <w:szCs w:val="20"/>
        </w:rPr>
        <w:t>acknowledgements or seeking to excuse offenses or failures</w:t>
      </w:r>
      <w:r w:rsidR="00F85B94" w:rsidRPr="003752F7">
        <w:rPr>
          <w:rFonts w:asciiTheme="majorBidi" w:hAnsiTheme="majorBidi" w:cstheme="majorBidi"/>
          <w:color w:val="000000"/>
          <w:sz w:val="20"/>
          <w:szCs w:val="20"/>
        </w:rPr>
        <w:t>, often by hiding or obscuring significant facts</w:t>
      </w:r>
      <w:r w:rsidRPr="003752F7">
        <w:rPr>
          <w:rFonts w:asciiTheme="majorBidi" w:hAnsiTheme="majorBidi" w:cstheme="majorBidi"/>
          <w:color w:val="000000"/>
          <w:sz w:val="20"/>
          <w:szCs w:val="20"/>
        </w:rPr>
        <w:t>. Whereas I use “Apology” and “Apologist” (with capital “A’s”) in the sense of an honest defense of something that deserves to be defended, I am applying “apologetic” in the sense of writing a defense that is not thoroughly honest or objective and seeks to cover up aspects of what is being defended, which are failures and have indeed caused offense.</w:t>
      </w:r>
    </w:p>
  </w:footnote>
  <w:footnote w:id="162">
    <w:p w14:paraId="29311985" w14:textId="5CD9E15A" w:rsidR="00E86172" w:rsidRPr="003752F7" w:rsidRDefault="00E86172" w:rsidP="00E86172">
      <w:pPr>
        <w:pStyle w:val="FootnoteText"/>
      </w:pPr>
      <w:r w:rsidRPr="003752F7">
        <w:rPr>
          <w:rStyle w:val="FootnoteReference"/>
        </w:rPr>
        <w:footnoteRef/>
      </w:r>
      <w:r w:rsidRPr="003752F7">
        <w:t xml:space="preserve"> </w:t>
      </w:r>
      <w:r w:rsidRPr="003752F7">
        <w:rPr>
          <w:b/>
          <w:bCs/>
          <w:color w:val="000000"/>
        </w:rPr>
        <w:t>Annemarie Schimmel</w:t>
      </w:r>
      <w:r w:rsidRPr="003752F7">
        <w:rPr>
          <w:color w:val="000000"/>
        </w:rPr>
        <w:t xml:space="preserve"> (d. 1424/2003)</w:t>
      </w:r>
      <w:r w:rsidRPr="003752F7">
        <w:t xml:space="preserve"> hailed from Erfurt in Central Germany. She was born to a Protestant family, which—although not academic by profession—filled her life from the beginning with the love of learning, literature, and poetry. In her university studies, Schimmel developed an empathetic</w:t>
      </w:r>
      <w:r w:rsidR="00F52569" w:rsidRPr="003752F7">
        <w:t xml:space="preserve"> interest in</w:t>
      </w:r>
      <w:r w:rsidRPr="003752F7">
        <w:t xml:space="preserve"> and </w:t>
      </w:r>
      <w:r w:rsidR="00F52569" w:rsidRPr="003752F7">
        <w:t xml:space="preserve">a </w:t>
      </w:r>
      <w:r w:rsidRPr="003752F7">
        <w:t>broadly competent familiarity with</w:t>
      </w:r>
      <w:r w:rsidR="00F52569" w:rsidRPr="003752F7">
        <w:t xml:space="preserve"> Islam and</w:t>
      </w:r>
      <w:r w:rsidRPr="003752F7">
        <w:t xml:space="preserve"> the Muslim Tradition, mastering numerous Islamic and non-Islamic languages, while focusing primarily on </w:t>
      </w:r>
      <w:r w:rsidR="00F52569" w:rsidRPr="003752F7">
        <w:t>Islam’s</w:t>
      </w:r>
      <w:r w:rsidRPr="003752F7">
        <w:t xml:space="preserve"> Sufi legacy.</w:t>
      </w:r>
    </w:p>
  </w:footnote>
  <w:footnote w:id="163">
    <w:p w14:paraId="5BACDE34" w14:textId="24A9DA16" w:rsidR="00E86172" w:rsidRPr="003752F7" w:rsidRDefault="00E86172" w:rsidP="005A30EB">
      <w:pPr>
        <w:rPr>
          <w:rFonts w:asciiTheme="majorBidi" w:hAnsiTheme="majorBidi" w:cstheme="majorBidi"/>
          <w:sz w:val="20"/>
          <w:szCs w:val="20"/>
        </w:rPr>
      </w:pPr>
      <w:r w:rsidRPr="003752F7">
        <w:rPr>
          <w:rStyle w:val="FootnoteReference"/>
          <w:sz w:val="20"/>
          <w:szCs w:val="20"/>
        </w:rPr>
        <w:footnoteRef/>
      </w:r>
      <w:r w:rsidRPr="003752F7">
        <w:rPr>
          <w:sz w:val="20"/>
          <w:szCs w:val="20"/>
        </w:rPr>
        <w:t xml:space="preserve"> </w:t>
      </w:r>
      <w:r w:rsidRPr="003752F7">
        <w:rPr>
          <w:rFonts w:asciiTheme="majorBidi" w:hAnsiTheme="majorBidi" w:cstheme="majorBidi"/>
          <w:sz w:val="20"/>
          <w:szCs w:val="20"/>
        </w:rPr>
        <w:t>The masculine pronouns “</w:t>
      </w:r>
      <w:r w:rsidRPr="003752F7">
        <w:rPr>
          <w:rFonts w:asciiTheme="majorBidi" w:hAnsiTheme="majorBidi" w:cstheme="majorBidi"/>
          <w:b/>
          <w:bCs/>
          <w:sz w:val="20"/>
          <w:szCs w:val="20"/>
        </w:rPr>
        <w:t>He</w:t>
      </w:r>
      <w:r w:rsidRPr="003752F7">
        <w:rPr>
          <w:rFonts w:asciiTheme="majorBidi" w:hAnsiTheme="majorBidi" w:cstheme="majorBidi"/>
          <w:sz w:val="20"/>
          <w:szCs w:val="20"/>
        </w:rPr>
        <w:t>” (</w:t>
      </w:r>
      <w:r w:rsidRPr="003752F7">
        <w:rPr>
          <w:rFonts w:asciiTheme="majorBidi" w:hAnsiTheme="majorBidi" w:cstheme="majorBidi"/>
          <w:b/>
          <w:bCs/>
          <w:i/>
          <w:iCs/>
          <w:sz w:val="20"/>
          <w:szCs w:val="20"/>
        </w:rPr>
        <w:t>Huwa</w:t>
      </w:r>
      <w:r w:rsidRPr="003752F7">
        <w:rPr>
          <w:rFonts w:asciiTheme="majorBidi" w:hAnsiTheme="majorBidi" w:cstheme="majorBidi"/>
          <w:sz w:val="20"/>
          <w:szCs w:val="20"/>
        </w:rPr>
        <w:t>), “</w:t>
      </w:r>
      <w:r w:rsidRPr="003752F7">
        <w:rPr>
          <w:rFonts w:asciiTheme="majorBidi" w:hAnsiTheme="majorBidi" w:cstheme="majorBidi"/>
          <w:b/>
          <w:bCs/>
          <w:sz w:val="20"/>
          <w:szCs w:val="20"/>
        </w:rPr>
        <w:t>His</w:t>
      </w:r>
      <w:r w:rsidRPr="003752F7">
        <w:rPr>
          <w:rFonts w:asciiTheme="majorBidi" w:hAnsiTheme="majorBidi" w:cstheme="majorBidi"/>
          <w:sz w:val="20"/>
          <w:szCs w:val="20"/>
        </w:rPr>
        <w:t>,” and “</w:t>
      </w:r>
      <w:r w:rsidRPr="003752F7">
        <w:rPr>
          <w:rFonts w:asciiTheme="majorBidi" w:hAnsiTheme="majorBidi" w:cstheme="majorBidi"/>
          <w:b/>
          <w:bCs/>
          <w:sz w:val="20"/>
          <w:szCs w:val="20"/>
        </w:rPr>
        <w:t>Him</w:t>
      </w:r>
      <w:r w:rsidRPr="003752F7">
        <w:rPr>
          <w:rFonts w:asciiTheme="majorBidi" w:hAnsiTheme="majorBidi" w:cstheme="majorBidi"/>
          <w:sz w:val="20"/>
          <w:szCs w:val="20"/>
        </w:rPr>
        <w:t>” are used throughout this book as the correct pronouns for “God” in keeping with ancient and venerable Prophetic usage in Islam, Judaism, and Christianity.</w:t>
      </w:r>
      <w:r w:rsidRPr="003752F7">
        <w:rPr>
          <w:sz w:val="20"/>
          <w:szCs w:val="20"/>
        </w:rPr>
        <w:t xml:space="preserve"> Indeed, the pronoun </w:t>
      </w:r>
      <w:r w:rsidRPr="003752F7">
        <w:rPr>
          <w:rFonts w:asciiTheme="majorBidi" w:hAnsiTheme="majorBidi" w:cstheme="majorBidi"/>
          <w:sz w:val="20"/>
          <w:szCs w:val="20"/>
        </w:rPr>
        <w:t xml:space="preserve">“He” is widely regarded in Arabic as one of God’s eternal uncreated Names. </w:t>
      </w:r>
      <w:r w:rsidR="00657396" w:rsidRPr="003752F7">
        <w:rPr>
          <w:rFonts w:asciiTheme="majorBidi" w:hAnsiTheme="majorBidi" w:cstheme="majorBidi"/>
          <w:sz w:val="20"/>
          <w:szCs w:val="20"/>
        </w:rPr>
        <w:t>I</w:t>
      </w:r>
      <w:r w:rsidRPr="003752F7">
        <w:rPr>
          <w:rFonts w:asciiTheme="majorBidi" w:hAnsiTheme="majorBidi" w:cstheme="majorBidi"/>
          <w:sz w:val="20"/>
          <w:szCs w:val="20"/>
        </w:rPr>
        <w:t xml:space="preserve">n accord with the consensus of </w:t>
      </w:r>
      <w:r w:rsidR="00657396" w:rsidRPr="003752F7">
        <w:rPr>
          <w:rFonts w:asciiTheme="majorBidi" w:hAnsiTheme="majorBidi" w:cstheme="majorBidi"/>
          <w:sz w:val="20"/>
          <w:szCs w:val="20"/>
        </w:rPr>
        <w:t xml:space="preserve">the </w:t>
      </w:r>
      <w:r w:rsidRPr="003752F7">
        <w:rPr>
          <w:rFonts w:asciiTheme="majorBidi" w:hAnsiTheme="majorBidi" w:cstheme="majorBidi"/>
          <w:sz w:val="20"/>
          <w:szCs w:val="20"/>
        </w:rPr>
        <w:t>Islamic</w:t>
      </w:r>
      <w:r w:rsidR="00657396" w:rsidRPr="003752F7">
        <w:rPr>
          <w:rFonts w:asciiTheme="majorBidi" w:hAnsiTheme="majorBidi" w:cstheme="majorBidi"/>
          <w:sz w:val="20"/>
          <w:szCs w:val="20"/>
        </w:rPr>
        <w:t xml:space="preserve"> Science of Divinity</w:t>
      </w:r>
      <w:r w:rsidRPr="003752F7">
        <w:rPr>
          <w:rFonts w:asciiTheme="majorBidi" w:hAnsiTheme="majorBidi" w:cstheme="majorBidi"/>
          <w:sz w:val="20"/>
          <w:szCs w:val="20"/>
        </w:rPr>
        <w:t xml:space="preserve">—as we will see in what follows—God, although referred to by the pronoun “He,” is absolutely gender free. In following this long-established Revealed practice of referring to God by the grammatical masculine pronoun </w:t>
      </w:r>
      <w:r w:rsidRPr="003752F7">
        <w:rPr>
          <w:rFonts w:asciiTheme="majorBidi" w:hAnsiTheme="majorBidi" w:cstheme="majorBidi"/>
          <w:b/>
          <w:bCs/>
          <w:i/>
          <w:iCs/>
          <w:sz w:val="20"/>
          <w:szCs w:val="20"/>
        </w:rPr>
        <w:t>Huwa</w:t>
      </w:r>
      <w:r w:rsidRPr="003752F7">
        <w:rPr>
          <w:rFonts w:asciiTheme="majorBidi" w:hAnsiTheme="majorBidi" w:cstheme="majorBidi"/>
          <w:sz w:val="20"/>
          <w:szCs w:val="20"/>
        </w:rPr>
        <w:t>, it is not my intent to offend any reader</w:t>
      </w:r>
      <w:r w:rsidR="004D64B8" w:rsidRPr="003752F7">
        <w:rPr>
          <w:rFonts w:asciiTheme="majorBidi" w:hAnsiTheme="majorBidi" w:cstheme="majorBidi"/>
          <w:sz w:val="20"/>
          <w:szCs w:val="20"/>
        </w:rPr>
        <w:t>-listener</w:t>
      </w:r>
      <w:r w:rsidRPr="003752F7">
        <w:rPr>
          <w:rFonts w:asciiTheme="majorBidi" w:hAnsiTheme="majorBidi" w:cstheme="majorBidi"/>
          <w:sz w:val="20"/>
          <w:szCs w:val="20"/>
        </w:rPr>
        <w:t>. But</w:t>
      </w:r>
      <w:r w:rsidR="00BA6B67" w:rsidRPr="003752F7">
        <w:rPr>
          <w:rFonts w:asciiTheme="majorBidi" w:hAnsiTheme="majorBidi" w:cstheme="majorBidi"/>
          <w:sz w:val="20"/>
          <w:szCs w:val="20"/>
        </w:rPr>
        <w:t xml:space="preserve">—as noted above in our discussion of the standard English pronouns “he,” “his,” </w:t>
      </w:r>
      <w:r w:rsidR="00D4601B" w:rsidRPr="003752F7">
        <w:rPr>
          <w:rFonts w:asciiTheme="majorBidi" w:hAnsiTheme="majorBidi" w:cstheme="majorBidi"/>
          <w:sz w:val="20"/>
          <w:szCs w:val="20"/>
        </w:rPr>
        <w:t xml:space="preserve">and </w:t>
      </w:r>
      <w:r w:rsidR="00BA6B67" w:rsidRPr="003752F7">
        <w:rPr>
          <w:rFonts w:asciiTheme="majorBidi" w:hAnsiTheme="majorBidi" w:cstheme="majorBidi"/>
          <w:sz w:val="20"/>
          <w:szCs w:val="20"/>
        </w:rPr>
        <w:t>“him</w:t>
      </w:r>
      <w:r w:rsidR="00D4601B" w:rsidRPr="003752F7">
        <w:rPr>
          <w:rFonts w:asciiTheme="majorBidi" w:hAnsiTheme="majorBidi" w:cstheme="majorBidi"/>
          <w:sz w:val="20"/>
          <w:szCs w:val="20"/>
        </w:rPr>
        <w:t xml:space="preserve"> with regard to Human Beings and animals, these words</w:t>
      </w:r>
      <w:r w:rsidR="008107F5" w:rsidRPr="003752F7">
        <w:rPr>
          <w:rFonts w:asciiTheme="majorBidi" w:hAnsiTheme="majorBidi" w:cstheme="majorBidi"/>
          <w:sz w:val="20"/>
          <w:szCs w:val="20"/>
        </w:rPr>
        <w:t xml:space="preserve">—even in sound English usage—are </w:t>
      </w:r>
      <w:r w:rsidR="008107F5" w:rsidRPr="003752F7">
        <w:rPr>
          <w:rStyle w:val="df"/>
          <w:rFonts w:asciiTheme="majorBidi" w:eastAsiaTheme="majorEastAsia" w:hAnsiTheme="majorBidi" w:cstheme="majorBidi"/>
          <w:color w:val="000000"/>
          <w:sz w:val="20"/>
          <w:szCs w:val="20"/>
        </w:rPr>
        <w:t>collective pronouns that are not tied to the male gender, and—as we demonstrated in that discussion—many languages use</w:t>
      </w:r>
      <w:r w:rsidR="005A30EB" w:rsidRPr="003752F7">
        <w:rPr>
          <w:rStyle w:val="df"/>
          <w:rFonts w:asciiTheme="majorBidi" w:eastAsiaTheme="majorEastAsia" w:hAnsiTheme="majorBidi" w:cstheme="majorBidi"/>
          <w:color w:val="000000"/>
          <w:sz w:val="20"/>
          <w:szCs w:val="20"/>
        </w:rPr>
        <w:t xml:space="preserve"> “he” as their only pronoun for “she” and “it” also. In Arabic,</w:t>
      </w:r>
      <w:r w:rsidR="005A30EB" w:rsidRPr="003752F7">
        <w:rPr>
          <w:rFonts w:asciiTheme="majorBidi" w:hAnsiTheme="majorBidi" w:cstheme="majorBidi"/>
          <w:sz w:val="20"/>
          <w:szCs w:val="20"/>
        </w:rPr>
        <w:t xml:space="preserve"> </w:t>
      </w:r>
      <w:r w:rsidRPr="003752F7">
        <w:rPr>
          <w:rFonts w:asciiTheme="majorBidi" w:hAnsiTheme="majorBidi" w:cstheme="majorBidi"/>
          <w:sz w:val="20"/>
          <w:szCs w:val="20"/>
        </w:rPr>
        <w:t>“He” (</w:t>
      </w:r>
      <w:r w:rsidRPr="003752F7">
        <w:rPr>
          <w:rFonts w:asciiTheme="majorBidi" w:hAnsiTheme="majorBidi" w:cstheme="majorBidi"/>
          <w:i/>
          <w:iCs/>
          <w:sz w:val="20"/>
          <w:szCs w:val="20"/>
        </w:rPr>
        <w:t>Huwa</w:t>
      </w:r>
      <w:r w:rsidRPr="003752F7">
        <w:rPr>
          <w:rFonts w:asciiTheme="majorBidi" w:hAnsiTheme="majorBidi" w:cstheme="majorBidi"/>
          <w:sz w:val="20"/>
          <w:szCs w:val="20"/>
        </w:rPr>
        <w:t>) denotes God in a</w:t>
      </w:r>
      <w:r w:rsidR="003B3148" w:rsidRPr="003752F7">
        <w:rPr>
          <w:rFonts w:asciiTheme="majorBidi" w:hAnsiTheme="majorBidi" w:cstheme="majorBidi"/>
          <w:sz w:val="20"/>
          <w:szCs w:val="20"/>
        </w:rPr>
        <w:t xml:space="preserve"> unique</w:t>
      </w:r>
      <w:r w:rsidRPr="003752F7">
        <w:rPr>
          <w:rFonts w:asciiTheme="majorBidi" w:hAnsiTheme="majorBidi" w:cstheme="majorBidi"/>
          <w:sz w:val="20"/>
          <w:szCs w:val="20"/>
        </w:rPr>
        <w:t xml:space="preserve"> </w:t>
      </w:r>
      <w:r w:rsidR="003B3148" w:rsidRPr="003752F7">
        <w:rPr>
          <w:rFonts w:asciiTheme="majorBidi" w:hAnsiTheme="majorBidi" w:cstheme="majorBidi"/>
          <w:sz w:val="20"/>
          <w:szCs w:val="20"/>
        </w:rPr>
        <w:t xml:space="preserve">and utterly gender-free </w:t>
      </w:r>
      <w:r w:rsidRPr="003752F7">
        <w:rPr>
          <w:rFonts w:asciiTheme="majorBidi" w:hAnsiTheme="majorBidi" w:cstheme="majorBidi"/>
          <w:sz w:val="20"/>
          <w:szCs w:val="20"/>
        </w:rPr>
        <w:t xml:space="preserve">way as eternal, immutable, near, yet ultimately hidden and unknowable. </w:t>
      </w:r>
      <w:r w:rsidR="003B3148" w:rsidRPr="003752F7">
        <w:rPr>
          <w:rFonts w:asciiTheme="majorBidi" w:hAnsiTheme="majorBidi" w:cstheme="majorBidi"/>
          <w:sz w:val="20"/>
          <w:szCs w:val="20"/>
        </w:rPr>
        <w:t xml:space="preserve">Islamic Divinity insists that </w:t>
      </w:r>
      <w:r w:rsidRPr="003752F7">
        <w:rPr>
          <w:rFonts w:asciiTheme="majorBidi" w:hAnsiTheme="majorBidi" w:cstheme="majorBidi"/>
          <w:sz w:val="20"/>
          <w:szCs w:val="20"/>
        </w:rPr>
        <w:t xml:space="preserve">God does not belong to a pair, nor does He have a likeness or opposite. </w:t>
      </w:r>
      <w:r w:rsidR="003B3148" w:rsidRPr="003752F7">
        <w:rPr>
          <w:rFonts w:asciiTheme="majorBidi" w:hAnsiTheme="majorBidi" w:cstheme="majorBidi"/>
          <w:sz w:val="20"/>
          <w:szCs w:val="20"/>
        </w:rPr>
        <w:t xml:space="preserve">Thus, </w:t>
      </w:r>
      <w:r w:rsidRPr="003752F7">
        <w:rPr>
          <w:rFonts w:asciiTheme="majorBidi" w:hAnsiTheme="majorBidi" w:cstheme="majorBidi"/>
          <w:sz w:val="20"/>
          <w:szCs w:val="20"/>
        </w:rPr>
        <w:t>He is not masculine, feminine, neuter, androgynous (part male and part female), nor anything else analogous to His creation, which He created in pairs</w:t>
      </w:r>
      <w:r w:rsidR="003B3148" w:rsidRPr="003752F7">
        <w:rPr>
          <w:rFonts w:asciiTheme="majorBidi" w:hAnsiTheme="majorBidi" w:cstheme="majorBidi"/>
          <w:sz w:val="20"/>
          <w:szCs w:val="20"/>
        </w:rPr>
        <w:t>—male and female</w:t>
      </w:r>
      <w:r w:rsidRPr="003752F7">
        <w:rPr>
          <w:rFonts w:asciiTheme="majorBidi" w:hAnsiTheme="majorBidi" w:cstheme="majorBidi"/>
          <w:sz w:val="20"/>
          <w:szCs w:val="20"/>
        </w:rPr>
        <w:t xml:space="preserve">. </w:t>
      </w:r>
      <w:r w:rsidRPr="003752F7">
        <w:rPr>
          <w:rFonts w:asciiTheme="majorBidi" w:hAnsiTheme="majorBidi" w:cstheme="majorBidi"/>
          <w:sz w:val="20"/>
          <w:szCs w:val="20"/>
          <w:u w:val="single"/>
        </w:rPr>
        <w:t xml:space="preserve">It must be emphasized, therefore, that no male </w:t>
      </w:r>
      <w:r w:rsidRPr="003752F7">
        <w:rPr>
          <w:rFonts w:asciiTheme="majorBidi" w:hAnsiTheme="majorBidi" w:cstheme="majorBidi"/>
          <w:color w:val="333333"/>
          <w:sz w:val="20"/>
          <w:szCs w:val="20"/>
          <w:u w:val="single"/>
        </w:rPr>
        <w:t xml:space="preserve">preponderance is </w:t>
      </w:r>
      <w:r w:rsidR="003B3148" w:rsidRPr="003752F7">
        <w:rPr>
          <w:rFonts w:asciiTheme="majorBidi" w:hAnsiTheme="majorBidi" w:cstheme="majorBidi"/>
          <w:color w:val="333333"/>
          <w:sz w:val="20"/>
          <w:szCs w:val="20"/>
          <w:u w:val="single"/>
        </w:rPr>
        <w:t xml:space="preserve">meant or </w:t>
      </w:r>
      <w:r w:rsidRPr="003752F7">
        <w:rPr>
          <w:rFonts w:asciiTheme="majorBidi" w:hAnsiTheme="majorBidi" w:cstheme="majorBidi"/>
          <w:color w:val="333333"/>
          <w:sz w:val="20"/>
          <w:szCs w:val="20"/>
          <w:u w:val="single"/>
        </w:rPr>
        <w:t>implied by use of the masculine grammatical gender in reference to God</w:t>
      </w:r>
      <w:r w:rsidRPr="003752F7">
        <w:rPr>
          <w:rFonts w:asciiTheme="majorBidi" w:hAnsiTheme="majorBidi" w:cstheme="majorBidi"/>
          <w:sz w:val="20"/>
          <w:szCs w:val="20"/>
        </w:rPr>
        <w:t>.</w:t>
      </w:r>
    </w:p>
    <w:p w14:paraId="70DB89DE" w14:textId="77777777" w:rsidR="00910228" w:rsidRPr="003752F7" w:rsidRDefault="00E86172" w:rsidP="00E86172">
      <w:pPr>
        <w:rPr>
          <w:rFonts w:asciiTheme="majorBidi" w:hAnsiTheme="majorBidi" w:cstheme="majorBidi"/>
          <w:color w:val="000000" w:themeColor="text1"/>
          <w:sz w:val="20"/>
          <w:szCs w:val="20"/>
        </w:rPr>
      </w:pPr>
      <w:r w:rsidRPr="003752F7">
        <w:rPr>
          <w:rFonts w:asciiTheme="majorBidi" w:hAnsiTheme="majorBidi" w:cstheme="majorBidi"/>
          <w:sz w:val="20"/>
          <w:szCs w:val="20"/>
        </w:rPr>
        <w:t xml:space="preserve">  Arabic, the Semitic tongues in general, and many other linguistic traditions refer to God in the masculine, and this age-old linguistic custom is attested even in the </w:t>
      </w:r>
      <w:r w:rsidR="002905FC" w:rsidRPr="003752F7">
        <w:rPr>
          <w:rFonts w:asciiTheme="majorBidi" w:hAnsiTheme="majorBidi" w:cstheme="majorBidi"/>
          <w:sz w:val="20"/>
          <w:szCs w:val="20"/>
        </w:rPr>
        <w:t>M</w:t>
      </w:r>
      <w:r w:rsidRPr="003752F7">
        <w:rPr>
          <w:rFonts w:asciiTheme="majorBidi" w:hAnsiTheme="majorBidi" w:cstheme="majorBidi"/>
          <w:sz w:val="20"/>
          <w:szCs w:val="20"/>
        </w:rPr>
        <w:t>icro-</w:t>
      </w:r>
      <w:r w:rsidR="002905FC" w:rsidRPr="003752F7">
        <w:rPr>
          <w:rFonts w:asciiTheme="majorBidi" w:hAnsiTheme="majorBidi" w:cstheme="majorBidi"/>
          <w:sz w:val="20"/>
          <w:szCs w:val="20"/>
        </w:rPr>
        <w:t>R</w:t>
      </w:r>
      <w:r w:rsidRPr="003752F7">
        <w:rPr>
          <w:rFonts w:asciiTheme="majorBidi" w:hAnsiTheme="majorBidi" w:cstheme="majorBidi"/>
          <w:sz w:val="20"/>
          <w:szCs w:val="20"/>
        </w:rPr>
        <w:t>eligions of the so-called “</w:t>
      </w:r>
      <w:r w:rsidR="002905FC" w:rsidRPr="003752F7">
        <w:rPr>
          <w:rFonts w:asciiTheme="majorBidi" w:hAnsiTheme="majorBidi" w:cstheme="majorBidi"/>
          <w:sz w:val="20"/>
          <w:szCs w:val="20"/>
        </w:rPr>
        <w:t>P</w:t>
      </w:r>
      <w:r w:rsidRPr="003752F7">
        <w:rPr>
          <w:rFonts w:asciiTheme="majorBidi" w:hAnsiTheme="majorBidi" w:cstheme="majorBidi"/>
          <w:sz w:val="20"/>
          <w:szCs w:val="20"/>
        </w:rPr>
        <w:t xml:space="preserve">rimitive” peoples, whose beliefs will be discussed later in </w:t>
      </w:r>
      <w:r w:rsidR="00146AF2" w:rsidRPr="003752F7">
        <w:rPr>
          <w:rFonts w:asciiTheme="majorBidi" w:hAnsiTheme="majorBidi" w:cstheme="majorBidi"/>
          <w:sz w:val="20"/>
          <w:szCs w:val="20"/>
        </w:rPr>
        <w:t>Volume Ten and its presentation of Micro-</w:t>
      </w:r>
      <w:r w:rsidRPr="003752F7">
        <w:rPr>
          <w:rFonts w:asciiTheme="majorBidi" w:hAnsiTheme="majorBidi" w:cstheme="majorBidi"/>
          <w:sz w:val="20"/>
          <w:szCs w:val="20"/>
        </w:rPr>
        <w:t xml:space="preserve">Religions and </w:t>
      </w:r>
      <w:r w:rsidR="00146AF2" w:rsidRPr="003752F7">
        <w:rPr>
          <w:rFonts w:asciiTheme="majorBidi" w:hAnsiTheme="majorBidi" w:cstheme="majorBidi"/>
          <w:sz w:val="20"/>
          <w:szCs w:val="20"/>
        </w:rPr>
        <w:t xml:space="preserve">their universal testimony to the One God. </w:t>
      </w:r>
      <w:r w:rsidRPr="003752F7">
        <w:rPr>
          <w:rFonts w:asciiTheme="majorBidi" w:hAnsiTheme="majorBidi" w:cstheme="majorBidi"/>
          <w:sz w:val="20"/>
          <w:szCs w:val="20"/>
        </w:rPr>
        <w:t>Arabic—like its Semitic sister languages—has both masculine and feminine genders. It does not</w:t>
      </w:r>
      <w:r w:rsidR="00146AF2" w:rsidRPr="003752F7">
        <w:rPr>
          <w:rFonts w:asciiTheme="majorBidi" w:hAnsiTheme="majorBidi" w:cstheme="majorBidi"/>
          <w:sz w:val="20"/>
          <w:szCs w:val="20"/>
        </w:rPr>
        <w:t>, however,</w:t>
      </w:r>
      <w:r w:rsidRPr="003752F7">
        <w:rPr>
          <w:rFonts w:asciiTheme="majorBidi" w:hAnsiTheme="majorBidi" w:cstheme="majorBidi"/>
          <w:sz w:val="20"/>
          <w:szCs w:val="20"/>
        </w:rPr>
        <w:t xml:space="preserve"> have a neuter case as do several Indo-European languages such as Sanskrit, Greek, German, and Russian. But—as is also the case with English</w:t>
      </w:r>
      <w:r w:rsidR="00286850" w:rsidRPr="003752F7">
        <w:rPr>
          <w:rFonts w:asciiTheme="majorBidi" w:hAnsiTheme="majorBidi" w:cstheme="majorBidi"/>
          <w:sz w:val="20"/>
          <w:szCs w:val="20"/>
        </w:rPr>
        <w:t xml:space="preserve"> and many other languages in general</w:t>
      </w:r>
      <w:r w:rsidRPr="003752F7">
        <w:rPr>
          <w:rFonts w:asciiTheme="majorBidi" w:hAnsiTheme="majorBidi" w:cstheme="majorBidi"/>
          <w:sz w:val="20"/>
          <w:szCs w:val="20"/>
        </w:rPr>
        <w:t xml:space="preserve">—the lower-case pronoun “he” in Arabic is not at all restricted to the male gender. In Arabic, </w:t>
      </w:r>
      <w:r w:rsidR="00286850" w:rsidRPr="003752F7">
        <w:rPr>
          <w:rFonts w:asciiTheme="majorBidi" w:hAnsiTheme="majorBidi" w:cstheme="majorBidi"/>
          <w:sz w:val="20"/>
          <w:szCs w:val="20"/>
        </w:rPr>
        <w:t xml:space="preserve">technically </w:t>
      </w:r>
      <w:r w:rsidRPr="003752F7">
        <w:rPr>
          <w:rFonts w:asciiTheme="majorBidi" w:hAnsiTheme="majorBidi" w:cstheme="majorBidi"/>
          <w:sz w:val="20"/>
          <w:szCs w:val="20"/>
        </w:rPr>
        <w:t xml:space="preserve">masculine grammatical gender may also be used in a </w:t>
      </w:r>
      <w:r w:rsidR="00286850" w:rsidRPr="003752F7">
        <w:rPr>
          <w:rFonts w:asciiTheme="majorBidi" w:hAnsiTheme="majorBidi" w:cstheme="majorBidi"/>
          <w:sz w:val="20"/>
          <w:szCs w:val="20"/>
        </w:rPr>
        <w:t xml:space="preserve">broadly </w:t>
      </w:r>
      <w:r w:rsidRPr="003752F7">
        <w:rPr>
          <w:rFonts w:asciiTheme="majorBidi" w:hAnsiTheme="majorBidi" w:cstheme="majorBidi"/>
          <w:sz w:val="20"/>
          <w:szCs w:val="20"/>
        </w:rPr>
        <w:t>universal fashion, which even includes the biologically feminine. Indeed, certain words in Arabic that apply exclusively to women are given technically masculine syntax such as “[female] virgin” (</w:t>
      </w:r>
      <w:r w:rsidRPr="003752F7">
        <w:rPr>
          <w:rFonts w:asciiTheme="majorBidi" w:hAnsiTheme="majorBidi" w:cstheme="majorBidi"/>
          <w:i/>
          <w:iCs/>
          <w:sz w:val="20"/>
          <w:szCs w:val="20"/>
        </w:rPr>
        <w:t>batūl</w:t>
      </w:r>
      <w:r w:rsidRPr="003752F7">
        <w:rPr>
          <w:rFonts w:asciiTheme="majorBidi" w:hAnsiTheme="majorBidi" w:cstheme="majorBidi"/>
          <w:sz w:val="20"/>
          <w:szCs w:val="20"/>
        </w:rPr>
        <w:t>), “alluring or seductive [woman] (</w:t>
      </w:r>
      <w:r w:rsidRPr="003752F7">
        <w:rPr>
          <w:rFonts w:asciiTheme="majorBidi" w:hAnsiTheme="majorBidi" w:cstheme="majorBidi"/>
          <w:i/>
          <w:iCs/>
          <w:sz w:val="20"/>
          <w:szCs w:val="20"/>
        </w:rPr>
        <w:t>fātin</w:t>
      </w:r>
      <w:r w:rsidRPr="003752F7">
        <w:rPr>
          <w:rFonts w:asciiTheme="majorBidi" w:hAnsiTheme="majorBidi" w:cstheme="majorBidi"/>
          <w:sz w:val="20"/>
          <w:szCs w:val="20"/>
        </w:rPr>
        <w:t>), “menstruating” (</w:t>
      </w:r>
      <w:r w:rsidRPr="003752F7">
        <w:rPr>
          <w:rFonts w:asciiTheme="majorBidi" w:hAnsiTheme="majorBidi" w:cstheme="majorBidi"/>
          <w:i/>
          <w:iCs/>
          <w:sz w:val="20"/>
          <w:szCs w:val="20"/>
        </w:rPr>
        <w:t>ḥā’iḍ</w:t>
      </w:r>
      <w:r w:rsidRPr="003752F7">
        <w:rPr>
          <w:rFonts w:asciiTheme="majorBidi" w:hAnsiTheme="majorBidi" w:cstheme="majorBidi"/>
          <w:sz w:val="20"/>
          <w:szCs w:val="20"/>
        </w:rPr>
        <w:t>), “pregnant” (</w:t>
      </w:r>
      <w:r w:rsidRPr="003752F7">
        <w:rPr>
          <w:rFonts w:asciiTheme="majorBidi" w:hAnsiTheme="majorBidi" w:cstheme="majorBidi"/>
          <w:i/>
          <w:iCs/>
          <w:sz w:val="20"/>
          <w:szCs w:val="20"/>
        </w:rPr>
        <w:t>ḥāmil</w:t>
      </w:r>
      <w:r w:rsidRPr="003752F7">
        <w:rPr>
          <w:rFonts w:asciiTheme="majorBidi" w:hAnsiTheme="majorBidi" w:cstheme="majorBidi"/>
          <w:sz w:val="20"/>
          <w:szCs w:val="20"/>
        </w:rPr>
        <w:t>), “wet nurse” (</w:t>
      </w:r>
      <w:r w:rsidRPr="003752F7">
        <w:rPr>
          <w:rFonts w:asciiTheme="majorBidi" w:hAnsiTheme="majorBidi" w:cstheme="majorBidi"/>
          <w:i/>
          <w:iCs/>
          <w:sz w:val="20"/>
          <w:szCs w:val="20"/>
        </w:rPr>
        <w:t>murḍi‘</w:t>
      </w:r>
      <w:r w:rsidRPr="003752F7">
        <w:rPr>
          <w:rFonts w:asciiTheme="majorBidi" w:hAnsiTheme="majorBidi" w:cstheme="majorBidi"/>
          <w:sz w:val="20"/>
          <w:szCs w:val="20"/>
        </w:rPr>
        <w:t xml:space="preserve">), and so forth. </w:t>
      </w:r>
      <w:r w:rsidR="00545B6E" w:rsidRPr="003752F7">
        <w:rPr>
          <w:rFonts w:asciiTheme="majorBidi" w:hAnsiTheme="majorBidi" w:cstheme="majorBidi"/>
          <w:sz w:val="20"/>
          <w:szCs w:val="20"/>
        </w:rPr>
        <w:t>I</w:t>
      </w:r>
      <w:r w:rsidRPr="003752F7">
        <w:rPr>
          <w:rFonts w:asciiTheme="majorBidi" w:hAnsiTheme="majorBidi" w:cstheme="majorBidi"/>
          <w:sz w:val="20"/>
          <w:szCs w:val="20"/>
        </w:rPr>
        <w:t xml:space="preserve">n this connection, it is notable that the counterparts of these words in their sister Semitic tongues of Hebrew, Aramaic, and Syriac—none of which, as we will demonstrate later, is as ancient as Arabic—happen to be feminine, such as the Hebrew </w:t>
      </w:r>
      <w:r w:rsidRPr="003752F7">
        <w:rPr>
          <w:rFonts w:asciiTheme="majorBidi" w:hAnsiTheme="majorBidi" w:cstheme="majorBidi"/>
          <w:i/>
          <w:iCs/>
          <w:sz w:val="20"/>
          <w:szCs w:val="20"/>
        </w:rPr>
        <w:t>beth</w:t>
      </w:r>
      <w:r w:rsidRPr="003752F7">
        <w:rPr>
          <w:rFonts w:asciiTheme="majorBidi" w:hAnsiTheme="majorBidi" w:cstheme="majorBidi"/>
          <w:i/>
          <w:iCs/>
          <w:color w:val="000000" w:themeColor="text1"/>
          <w:sz w:val="20"/>
          <w:szCs w:val="20"/>
        </w:rPr>
        <w:t>û</w:t>
      </w:r>
      <w:r w:rsidRPr="003752F7">
        <w:rPr>
          <w:rFonts w:asciiTheme="majorBidi" w:hAnsiTheme="majorBidi" w:cstheme="majorBidi"/>
          <w:i/>
          <w:iCs/>
          <w:sz w:val="20"/>
          <w:szCs w:val="20"/>
        </w:rPr>
        <w:t xml:space="preserve">lāh </w:t>
      </w:r>
      <w:r w:rsidRPr="003752F7">
        <w:rPr>
          <w:rFonts w:asciiTheme="majorBidi" w:hAnsiTheme="majorBidi" w:cstheme="majorBidi"/>
          <w:sz w:val="20"/>
          <w:szCs w:val="20"/>
        </w:rPr>
        <w:t xml:space="preserve">for “female virgin,” the Rabbinic Aramaic, </w:t>
      </w:r>
      <w:r w:rsidRPr="003752F7">
        <w:rPr>
          <w:rFonts w:asciiTheme="majorBidi" w:hAnsiTheme="majorBidi" w:cstheme="majorBidi"/>
          <w:i/>
          <w:iCs/>
          <w:sz w:val="20"/>
          <w:szCs w:val="20"/>
        </w:rPr>
        <w:t>beth</w:t>
      </w:r>
      <w:r w:rsidRPr="003752F7">
        <w:rPr>
          <w:rFonts w:asciiTheme="majorBidi" w:hAnsiTheme="majorBidi" w:cstheme="majorBidi"/>
          <w:i/>
          <w:iCs/>
          <w:color w:val="000000" w:themeColor="text1"/>
          <w:sz w:val="20"/>
          <w:szCs w:val="20"/>
        </w:rPr>
        <w:t>û</w:t>
      </w:r>
      <w:r w:rsidRPr="003752F7">
        <w:rPr>
          <w:rFonts w:asciiTheme="majorBidi" w:hAnsiTheme="majorBidi" w:cstheme="majorBidi"/>
          <w:i/>
          <w:iCs/>
          <w:sz w:val="20"/>
          <w:szCs w:val="20"/>
        </w:rPr>
        <w:t>lāh</w:t>
      </w:r>
      <w:r w:rsidRPr="003752F7">
        <w:rPr>
          <w:rFonts w:asciiTheme="majorBidi" w:hAnsiTheme="majorBidi" w:cstheme="majorBidi"/>
          <w:sz w:val="20"/>
          <w:szCs w:val="20"/>
        </w:rPr>
        <w:t xml:space="preserve">, the Eastern Syriac, </w:t>
      </w:r>
      <w:r w:rsidRPr="003752F7">
        <w:rPr>
          <w:rFonts w:asciiTheme="majorBidi" w:hAnsiTheme="majorBidi" w:cstheme="majorBidi"/>
          <w:i/>
          <w:iCs/>
          <w:sz w:val="20"/>
          <w:szCs w:val="20"/>
        </w:rPr>
        <w:t>bethū</w:t>
      </w:r>
      <w:r w:rsidRPr="003752F7">
        <w:rPr>
          <w:rFonts w:asciiTheme="majorBidi" w:hAnsiTheme="majorBidi" w:cstheme="majorBidi"/>
          <w:i/>
          <w:iCs/>
          <w:color w:val="000000" w:themeColor="text1"/>
          <w:sz w:val="20"/>
          <w:szCs w:val="20"/>
        </w:rPr>
        <w:t>lath</w:t>
      </w:r>
      <w:r w:rsidRPr="003752F7">
        <w:rPr>
          <w:rFonts w:asciiTheme="majorBidi" w:hAnsiTheme="majorBidi" w:cstheme="majorBidi"/>
          <w:i/>
          <w:iCs/>
          <w:sz w:val="20"/>
          <w:szCs w:val="20"/>
        </w:rPr>
        <w:t>ā</w:t>
      </w:r>
      <w:r w:rsidRPr="003752F7">
        <w:rPr>
          <w:rFonts w:asciiTheme="majorBidi" w:hAnsiTheme="majorBidi" w:cstheme="majorBidi"/>
          <w:sz w:val="20"/>
          <w:szCs w:val="20"/>
        </w:rPr>
        <w:t xml:space="preserve">, and the Western Syriac, </w:t>
      </w:r>
      <w:r w:rsidRPr="003752F7">
        <w:rPr>
          <w:rFonts w:asciiTheme="majorBidi" w:hAnsiTheme="majorBidi" w:cstheme="majorBidi"/>
          <w:i/>
          <w:iCs/>
          <w:sz w:val="20"/>
          <w:szCs w:val="20"/>
        </w:rPr>
        <w:t>beth</w:t>
      </w:r>
      <w:r w:rsidRPr="003752F7">
        <w:rPr>
          <w:rFonts w:asciiTheme="majorBidi" w:hAnsiTheme="majorBidi" w:cstheme="majorBidi"/>
          <w:i/>
          <w:iCs/>
          <w:color w:val="000000" w:themeColor="text1"/>
          <w:sz w:val="20"/>
          <w:szCs w:val="20"/>
        </w:rPr>
        <w:t>ōlathō</w:t>
      </w:r>
      <w:r w:rsidRPr="003752F7">
        <w:rPr>
          <w:rFonts w:asciiTheme="majorBidi" w:hAnsiTheme="majorBidi" w:cstheme="majorBidi"/>
          <w:color w:val="000000" w:themeColor="text1"/>
          <w:sz w:val="20"/>
          <w:szCs w:val="20"/>
        </w:rPr>
        <w:t xml:space="preserve">, all of which correspond to the Arabic, </w:t>
      </w:r>
      <w:r w:rsidRPr="003752F7">
        <w:rPr>
          <w:rFonts w:asciiTheme="majorBidi" w:hAnsiTheme="majorBidi" w:cstheme="majorBidi"/>
          <w:i/>
          <w:iCs/>
          <w:sz w:val="20"/>
          <w:szCs w:val="20"/>
        </w:rPr>
        <w:t xml:space="preserve">batūl </w:t>
      </w:r>
      <w:r w:rsidRPr="003752F7">
        <w:rPr>
          <w:rFonts w:asciiTheme="majorBidi" w:hAnsiTheme="majorBidi" w:cstheme="majorBidi"/>
          <w:sz w:val="20"/>
          <w:szCs w:val="20"/>
        </w:rPr>
        <w:t>and mean “a [female] virgin, pure and unspotted.” Syriac does have a masculine form—</w:t>
      </w:r>
      <w:r w:rsidRPr="003752F7">
        <w:rPr>
          <w:rFonts w:asciiTheme="majorBidi" w:hAnsiTheme="majorBidi" w:cstheme="majorBidi"/>
          <w:i/>
          <w:iCs/>
          <w:sz w:val="20"/>
          <w:szCs w:val="20"/>
        </w:rPr>
        <w:t>bethū</w:t>
      </w:r>
      <w:r w:rsidRPr="003752F7">
        <w:rPr>
          <w:rFonts w:asciiTheme="majorBidi" w:hAnsiTheme="majorBidi" w:cstheme="majorBidi"/>
          <w:i/>
          <w:iCs/>
          <w:color w:val="000000" w:themeColor="text1"/>
          <w:sz w:val="20"/>
          <w:szCs w:val="20"/>
        </w:rPr>
        <w:t>l</w:t>
      </w:r>
      <w:r w:rsidRPr="003752F7">
        <w:rPr>
          <w:rFonts w:asciiTheme="majorBidi" w:hAnsiTheme="majorBidi" w:cstheme="majorBidi"/>
          <w:color w:val="000000" w:themeColor="text1"/>
          <w:sz w:val="20"/>
          <w:szCs w:val="20"/>
        </w:rPr>
        <w:t xml:space="preserve"> and </w:t>
      </w:r>
      <w:r w:rsidRPr="003752F7">
        <w:rPr>
          <w:rFonts w:asciiTheme="majorBidi" w:hAnsiTheme="majorBidi" w:cstheme="majorBidi"/>
          <w:i/>
          <w:iCs/>
          <w:sz w:val="20"/>
          <w:szCs w:val="20"/>
        </w:rPr>
        <w:t>beth</w:t>
      </w:r>
      <w:r w:rsidRPr="003752F7">
        <w:rPr>
          <w:rFonts w:asciiTheme="majorBidi" w:hAnsiTheme="majorBidi" w:cstheme="majorBidi"/>
          <w:i/>
          <w:iCs/>
          <w:color w:val="000000" w:themeColor="text1"/>
          <w:sz w:val="20"/>
          <w:szCs w:val="20"/>
        </w:rPr>
        <w:t>ōl</w:t>
      </w:r>
      <w:r w:rsidR="00BE1CFF" w:rsidRPr="003752F7">
        <w:rPr>
          <w:rFonts w:asciiTheme="majorBidi" w:hAnsiTheme="majorBidi" w:cstheme="majorBidi"/>
          <w:color w:val="000000" w:themeColor="text1"/>
          <w:sz w:val="20"/>
          <w:szCs w:val="20"/>
        </w:rPr>
        <w:t>. I</w:t>
      </w:r>
      <w:r w:rsidRPr="003752F7">
        <w:rPr>
          <w:rFonts w:asciiTheme="majorBidi" w:hAnsiTheme="majorBidi" w:cstheme="majorBidi"/>
          <w:color w:val="000000" w:themeColor="text1"/>
          <w:sz w:val="20"/>
          <w:szCs w:val="20"/>
        </w:rPr>
        <w:t>t is used</w:t>
      </w:r>
      <w:r w:rsidR="00BE1CFF" w:rsidRPr="003752F7">
        <w:rPr>
          <w:rFonts w:asciiTheme="majorBidi" w:hAnsiTheme="majorBidi" w:cstheme="majorBidi"/>
          <w:color w:val="000000" w:themeColor="text1"/>
          <w:sz w:val="20"/>
          <w:szCs w:val="20"/>
        </w:rPr>
        <w:t>, however</w:t>
      </w:r>
      <w:r w:rsidR="00776C8C" w:rsidRPr="003752F7">
        <w:rPr>
          <w:rFonts w:asciiTheme="majorBidi" w:hAnsiTheme="majorBidi" w:cstheme="majorBidi"/>
          <w:color w:val="000000" w:themeColor="text1"/>
          <w:sz w:val="20"/>
          <w:szCs w:val="20"/>
        </w:rPr>
        <w:t>— not for women</w:t>
      </w:r>
      <w:r w:rsidR="00BE1CFF" w:rsidRPr="003752F7">
        <w:rPr>
          <w:rFonts w:asciiTheme="majorBidi" w:hAnsiTheme="majorBidi" w:cstheme="majorBidi"/>
          <w:color w:val="000000" w:themeColor="text1"/>
          <w:sz w:val="20"/>
          <w:szCs w:val="20"/>
        </w:rPr>
        <w:t xml:space="preserve">—but </w:t>
      </w:r>
      <w:r w:rsidRPr="003752F7">
        <w:rPr>
          <w:rFonts w:asciiTheme="majorBidi" w:hAnsiTheme="majorBidi" w:cstheme="majorBidi"/>
          <w:color w:val="000000" w:themeColor="text1"/>
          <w:sz w:val="20"/>
          <w:szCs w:val="20"/>
        </w:rPr>
        <w:t>for men who have never been married. In each of these languages, the definite form of this word</w:t>
      </w:r>
      <w:r w:rsidR="0029449B" w:rsidRPr="003752F7">
        <w:rPr>
          <w:rFonts w:asciiTheme="majorBidi" w:hAnsiTheme="majorBidi" w:cstheme="majorBidi"/>
          <w:color w:val="000000" w:themeColor="text1"/>
          <w:sz w:val="20"/>
          <w:szCs w:val="20"/>
        </w:rPr>
        <w:t xml:space="preserve"> Arabic</w:t>
      </w:r>
      <w:r w:rsidRPr="003752F7">
        <w:rPr>
          <w:rFonts w:asciiTheme="majorBidi" w:hAnsiTheme="majorBidi" w:cstheme="majorBidi"/>
          <w:color w:val="000000" w:themeColor="text1"/>
          <w:sz w:val="20"/>
          <w:szCs w:val="20"/>
        </w:rPr>
        <w:t xml:space="preserve"> </w:t>
      </w:r>
      <w:r w:rsidRPr="003752F7">
        <w:rPr>
          <w:rFonts w:asciiTheme="majorBidi" w:hAnsiTheme="majorBidi" w:cstheme="majorBidi"/>
          <w:i/>
          <w:iCs/>
          <w:color w:val="000000" w:themeColor="text1"/>
          <w:sz w:val="20"/>
          <w:szCs w:val="20"/>
        </w:rPr>
        <w:t>al-</w:t>
      </w:r>
      <w:r w:rsidRPr="003752F7">
        <w:rPr>
          <w:rFonts w:asciiTheme="majorBidi" w:hAnsiTheme="majorBidi" w:cstheme="majorBidi"/>
          <w:i/>
          <w:iCs/>
          <w:sz w:val="20"/>
          <w:szCs w:val="20"/>
        </w:rPr>
        <w:t>Batū</w:t>
      </w:r>
      <w:r w:rsidRPr="003752F7">
        <w:rPr>
          <w:rFonts w:asciiTheme="majorBidi" w:hAnsiTheme="majorBidi" w:cstheme="majorBidi"/>
          <w:i/>
          <w:iCs/>
          <w:color w:val="000000" w:themeColor="text1"/>
          <w:sz w:val="20"/>
          <w:szCs w:val="20"/>
        </w:rPr>
        <w:t>l</w:t>
      </w:r>
      <w:r w:rsidRPr="003752F7">
        <w:rPr>
          <w:rFonts w:asciiTheme="majorBidi" w:hAnsiTheme="majorBidi" w:cstheme="majorBidi"/>
          <w:color w:val="000000" w:themeColor="text1"/>
          <w:sz w:val="20"/>
          <w:szCs w:val="20"/>
        </w:rPr>
        <w:t xml:space="preserve">, </w:t>
      </w:r>
      <w:r w:rsidR="0029449B" w:rsidRPr="003752F7">
        <w:rPr>
          <w:rFonts w:asciiTheme="majorBidi" w:hAnsiTheme="majorBidi" w:cstheme="majorBidi"/>
          <w:color w:val="000000" w:themeColor="text1"/>
          <w:sz w:val="20"/>
          <w:szCs w:val="20"/>
        </w:rPr>
        <w:t xml:space="preserve">Hebrew </w:t>
      </w:r>
      <w:r w:rsidRPr="003752F7">
        <w:rPr>
          <w:rFonts w:asciiTheme="majorBidi" w:hAnsiTheme="majorBidi" w:cstheme="majorBidi"/>
          <w:i/>
          <w:iCs/>
          <w:color w:val="000000" w:themeColor="text1"/>
          <w:sz w:val="20"/>
          <w:szCs w:val="20"/>
        </w:rPr>
        <w:t>h</w:t>
      </w:r>
      <w:r w:rsidRPr="003752F7">
        <w:rPr>
          <w:rFonts w:asciiTheme="majorBidi" w:hAnsiTheme="majorBidi" w:cstheme="majorBidi"/>
          <w:i/>
          <w:iCs/>
          <w:sz w:val="20"/>
          <w:szCs w:val="20"/>
        </w:rPr>
        <w:t>ā-Beth</w:t>
      </w:r>
      <w:r w:rsidRPr="003752F7">
        <w:rPr>
          <w:rFonts w:asciiTheme="majorBidi" w:hAnsiTheme="majorBidi" w:cstheme="majorBidi"/>
          <w:i/>
          <w:iCs/>
          <w:color w:val="000000" w:themeColor="text1"/>
          <w:sz w:val="20"/>
          <w:szCs w:val="20"/>
        </w:rPr>
        <w:t>û</w:t>
      </w:r>
      <w:r w:rsidRPr="003752F7">
        <w:rPr>
          <w:rFonts w:asciiTheme="majorBidi" w:hAnsiTheme="majorBidi" w:cstheme="majorBidi"/>
          <w:i/>
          <w:iCs/>
          <w:sz w:val="20"/>
          <w:szCs w:val="20"/>
        </w:rPr>
        <w:t>lāh</w:t>
      </w:r>
      <w:r w:rsidRPr="003752F7">
        <w:rPr>
          <w:rFonts w:asciiTheme="majorBidi" w:hAnsiTheme="majorBidi" w:cstheme="majorBidi"/>
          <w:sz w:val="20"/>
          <w:szCs w:val="20"/>
        </w:rPr>
        <w:t>,</w:t>
      </w:r>
      <w:r w:rsidR="0029449B" w:rsidRPr="003752F7">
        <w:rPr>
          <w:rFonts w:asciiTheme="majorBidi" w:hAnsiTheme="majorBidi" w:cstheme="majorBidi"/>
          <w:sz w:val="20"/>
          <w:szCs w:val="20"/>
        </w:rPr>
        <w:t xml:space="preserve"> and Aramaic or Syriac</w:t>
      </w:r>
      <w:r w:rsidRPr="003752F7">
        <w:rPr>
          <w:rFonts w:asciiTheme="majorBidi" w:hAnsiTheme="majorBidi" w:cstheme="majorBidi"/>
          <w:i/>
          <w:iCs/>
          <w:sz w:val="20"/>
          <w:szCs w:val="20"/>
        </w:rPr>
        <w:t xml:space="preserve"> Beth</w:t>
      </w:r>
      <w:r w:rsidRPr="003752F7">
        <w:rPr>
          <w:rFonts w:asciiTheme="majorBidi" w:hAnsiTheme="majorBidi" w:cstheme="majorBidi"/>
          <w:i/>
          <w:iCs/>
          <w:color w:val="000000" w:themeColor="text1"/>
          <w:sz w:val="20"/>
          <w:szCs w:val="20"/>
        </w:rPr>
        <w:t>û</w:t>
      </w:r>
      <w:r w:rsidRPr="003752F7">
        <w:rPr>
          <w:rFonts w:asciiTheme="majorBidi" w:hAnsiTheme="majorBidi" w:cstheme="majorBidi"/>
          <w:i/>
          <w:iCs/>
          <w:sz w:val="20"/>
          <w:szCs w:val="20"/>
        </w:rPr>
        <w:t>lāthā</w:t>
      </w:r>
      <w:r w:rsidRPr="003752F7">
        <w:rPr>
          <w:rFonts w:asciiTheme="majorBidi" w:hAnsiTheme="majorBidi" w:cstheme="majorBidi"/>
          <w:sz w:val="20"/>
          <w:szCs w:val="20"/>
        </w:rPr>
        <w:t>,</w:t>
      </w:r>
      <w:r w:rsidRPr="003752F7">
        <w:rPr>
          <w:rFonts w:asciiTheme="majorBidi" w:hAnsiTheme="majorBidi" w:cstheme="majorBidi"/>
          <w:i/>
          <w:iCs/>
          <w:sz w:val="20"/>
          <w:szCs w:val="20"/>
        </w:rPr>
        <w:t xml:space="preserve"> Bethū</w:t>
      </w:r>
      <w:r w:rsidRPr="003752F7">
        <w:rPr>
          <w:rFonts w:asciiTheme="majorBidi" w:hAnsiTheme="majorBidi" w:cstheme="majorBidi"/>
          <w:i/>
          <w:iCs/>
          <w:color w:val="000000" w:themeColor="text1"/>
          <w:sz w:val="20"/>
          <w:szCs w:val="20"/>
        </w:rPr>
        <w:t>lath</w:t>
      </w:r>
      <w:r w:rsidRPr="003752F7">
        <w:rPr>
          <w:rFonts w:asciiTheme="majorBidi" w:hAnsiTheme="majorBidi" w:cstheme="majorBidi"/>
          <w:i/>
          <w:iCs/>
          <w:sz w:val="20"/>
          <w:szCs w:val="20"/>
        </w:rPr>
        <w:t>ā</w:t>
      </w:r>
      <w:r w:rsidRPr="003752F7">
        <w:rPr>
          <w:rFonts w:asciiTheme="majorBidi" w:hAnsiTheme="majorBidi" w:cstheme="majorBidi"/>
          <w:sz w:val="20"/>
          <w:szCs w:val="20"/>
        </w:rPr>
        <w:t>, and</w:t>
      </w:r>
      <w:r w:rsidRPr="003752F7">
        <w:rPr>
          <w:rFonts w:asciiTheme="majorBidi" w:hAnsiTheme="majorBidi" w:cstheme="majorBidi"/>
          <w:i/>
          <w:iCs/>
          <w:sz w:val="20"/>
          <w:szCs w:val="20"/>
        </w:rPr>
        <w:t xml:space="preserve"> Beth</w:t>
      </w:r>
      <w:r w:rsidRPr="003752F7">
        <w:rPr>
          <w:rFonts w:asciiTheme="majorBidi" w:hAnsiTheme="majorBidi" w:cstheme="majorBidi"/>
          <w:i/>
          <w:iCs/>
          <w:color w:val="000000" w:themeColor="text1"/>
          <w:sz w:val="20"/>
          <w:szCs w:val="20"/>
        </w:rPr>
        <w:t>ōlathō</w:t>
      </w:r>
      <w:r w:rsidRPr="003752F7">
        <w:rPr>
          <w:rFonts w:asciiTheme="majorBidi" w:hAnsiTheme="majorBidi" w:cstheme="majorBidi"/>
          <w:color w:val="000000" w:themeColor="text1"/>
          <w:sz w:val="20"/>
          <w:szCs w:val="20"/>
        </w:rPr>
        <w:t xml:space="preserve"> is used by Christians and Muslims for the Virgin Mary.</w:t>
      </w:r>
      <w:r w:rsidRPr="003752F7">
        <w:rPr>
          <w:rFonts w:asciiTheme="majorBidi" w:hAnsiTheme="majorBidi" w:cstheme="majorBidi"/>
          <w:sz w:val="20"/>
          <w:szCs w:val="20"/>
        </w:rPr>
        <w:t xml:space="preserve"> </w:t>
      </w:r>
      <w:r w:rsidRPr="003752F7">
        <w:rPr>
          <w:rFonts w:asciiTheme="majorBidi" w:hAnsiTheme="majorBidi" w:cstheme="majorBidi"/>
          <w:color w:val="000000" w:themeColor="text1"/>
          <w:sz w:val="20"/>
          <w:szCs w:val="20"/>
        </w:rPr>
        <w:t xml:space="preserve">Arabic belongs to the oldest and purest branch of the Semitic languages and </w:t>
      </w:r>
      <w:r w:rsidR="002342D5" w:rsidRPr="003752F7">
        <w:rPr>
          <w:rFonts w:asciiTheme="majorBidi" w:hAnsiTheme="majorBidi" w:cstheme="majorBidi"/>
          <w:color w:val="000000" w:themeColor="text1"/>
          <w:sz w:val="20"/>
          <w:szCs w:val="20"/>
        </w:rPr>
        <w:t>ranks among</w:t>
      </w:r>
      <w:r w:rsidRPr="003752F7">
        <w:rPr>
          <w:rFonts w:asciiTheme="majorBidi" w:hAnsiTheme="majorBidi" w:cstheme="majorBidi"/>
          <w:color w:val="000000" w:themeColor="text1"/>
          <w:sz w:val="20"/>
          <w:szCs w:val="20"/>
        </w:rPr>
        <w:t xml:space="preserve"> the closest of all known Hamito-Semitic tongues to Ancient Proto-Semitic. Thus, for example, this distinctive usage of the masculine for feminine virginity in Arabic likely reflects an Ancient Proto-Semitic linguistic custom, which, however, was lost in the much later Middle Semitic tongues of Hebrew, Aramaic, and Syriac. </w:t>
      </w:r>
    </w:p>
    <w:p w14:paraId="11D55765" w14:textId="1B8B3DA7" w:rsidR="00E86172" w:rsidRPr="003752F7" w:rsidRDefault="00910228" w:rsidP="00E86172">
      <w:pPr>
        <w:rPr>
          <w:sz w:val="20"/>
          <w:szCs w:val="20"/>
        </w:rPr>
      </w:pPr>
      <w:r w:rsidRPr="003752F7">
        <w:rPr>
          <w:rFonts w:asciiTheme="majorBidi" w:hAnsiTheme="majorBidi" w:cstheme="majorBidi"/>
          <w:color w:val="000000" w:themeColor="text1"/>
          <w:sz w:val="20"/>
          <w:szCs w:val="20"/>
        </w:rPr>
        <w:t xml:space="preserve">    </w:t>
      </w:r>
      <w:r w:rsidR="00E86172" w:rsidRPr="003752F7">
        <w:rPr>
          <w:sz w:val="20"/>
          <w:szCs w:val="20"/>
        </w:rPr>
        <w:t>It is also worth noting that the feminine gender in Arabic also has a variety of semantic usages that are not specifically tied to biological femininity, such as the emphatic expression of qualitative intensity in masculine names and attributes. Thus, some of the most popular of ancient heroic names in Arabic for men were grammatically feminine, such Ḥamza, Ṭalḥa, ‘Antara, and so forth. The feminine was also used to indicate illustrious male status, as in the words “Caliph” (</w:t>
      </w:r>
      <w:r w:rsidR="00E86172" w:rsidRPr="003752F7">
        <w:rPr>
          <w:i/>
          <w:iCs/>
          <w:sz w:val="20"/>
          <w:szCs w:val="20"/>
        </w:rPr>
        <w:t>Khalīfa</w:t>
      </w:r>
      <w:r w:rsidR="00E86172" w:rsidRPr="003752F7">
        <w:rPr>
          <w:sz w:val="20"/>
          <w:szCs w:val="20"/>
        </w:rPr>
        <w:t>) and “great Scholar” (</w:t>
      </w:r>
      <w:r w:rsidR="00E86172" w:rsidRPr="003752F7">
        <w:rPr>
          <w:i/>
          <w:iCs/>
          <w:sz w:val="20"/>
          <w:szCs w:val="20"/>
        </w:rPr>
        <w:t>‘Allāma</w:t>
      </w:r>
      <w:r w:rsidR="00E86172" w:rsidRPr="003752F7">
        <w:rPr>
          <w:sz w:val="20"/>
          <w:szCs w:val="20"/>
        </w:rPr>
        <w:t xml:space="preserve">), although the latter can also be applied to a woman Scholar. In Arabic, feminine singular adjectival markers are also used to express multiplicity for non-human plurals. </w:t>
      </w:r>
    </w:p>
    <w:p w14:paraId="408683C0" w14:textId="195DCFF7" w:rsidR="00E86172" w:rsidRPr="003752F7" w:rsidRDefault="00E86172" w:rsidP="00E86172">
      <w:pPr>
        <w:rPr>
          <w:rFonts w:asciiTheme="majorBidi" w:hAnsiTheme="majorBidi" w:cstheme="majorBidi"/>
          <w:color w:val="000000"/>
          <w:sz w:val="20"/>
          <w:szCs w:val="20"/>
        </w:rPr>
      </w:pPr>
      <w:r w:rsidRPr="003752F7">
        <w:rPr>
          <w:sz w:val="20"/>
          <w:szCs w:val="20"/>
        </w:rPr>
        <w:t xml:space="preserve">     </w:t>
      </w:r>
      <w:r w:rsidRPr="003752F7">
        <w:rPr>
          <w:rFonts w:asciiTheme="majorBidi" w:hAnsiTheme="majorBidi" w:cstheme="majorBidi"/>
          <w:sz w:val="20"/>
          <w:szCs w:val="20"/>
        </w:rPr>
        <w:t>But—coming back to the name of God and given the</w:t>
      </w:r>
      <w:r w:rsidR="004B0251" w:rsidRPr="003752F7">
        <w:rPr>
          <w:rFonts w:asciiTheme="majorBidi" w:hAnsiTheme="majorBidi" w:cstheme="majorBidi"/>
          <w:sz w:val="20"/>
          <w:szCs w:val="20"/>
        </w:rPr>
        <w:t xml:space="preserve"> absolute</w:t>
      </w:r>
      <w:r w:rsidRPr="003752F7">
        <w:rPr>
          <w:rFonts w:asciiTheme="majorBidi" w:hAnsiTheme="majorBidi" w:cstheme="majorBidi"/>
          <w:sz w:val="20"/>
          <w:szCs w:val="20"/>
        </w:rPr>
        <w:t xml:space="preserve"> imperative</w:t>
      </w:r>
      <w:r w:rsidR="004B0251" w:rsidRPr="003752F7">
        <w:rPr>
          <w:rFonts w:asciiTheme="majorBidi" w:hAnsiTheme="majorBidi" w:cstheme="majorBidi"/>
          <w:sz w:val="20"/>
          <w:szCs w:val="20"/>
        </w:rPr>
        <w:t xml:space="preserve"> in Divinity</w:t>
      </w:r>
      <w:r w:rsidRPr="003752F7">
        <w:rPr>
          <w:rFonts w:asciiTheme="majorBidi" w:hAnsiTheme="majorBidi" w:cstheme="majorBidi"/>
          <w:sz w:val="20"/>
          <w:szCs w:val="20"/>
        </w:rPr>
        <w:t xml:space="preserve"> to express God’s Oneness and sublime </w:t>
      </w:r>
      <w:r w:rsidR="004B0251" w:rsidRPr="003752F7">
        <w:rPr>
          <w:rFonts w:asciiTheme="majorBidi" w:hAnsiTheme="majorBidi" w:cstheme="majorBidi"/>
          <w:sz w:val="20"/>
          <w:szCs w:val="20"/>
        </w:rPr>
        <w:t>T</w:t>
      </w:r>
      <w:r w:rsidRPr="003752F7">
        <w:rPr>
          <w:rFonts w:asciiTheme="majorBidi" w:hAnsiTheme="majorBidi" w:cstheme="majorBidi"/>
          <w:sz w:val="20"/>
          <w:szCs w:val="20"/>
        </w:rPr>
        <w:t xml:space="preserve">ranscendence above all temporal limitations—the use of the feminine form for God would have been </w:t>
      </w:r>
      <w:r w:rsidR="004B0251" w:rsidRPr="003752F7">
        <w:rPr>
          <w:rFonts w:asciiTheme="majorBidi" w:hAnsiTheme="majorBidi" w:cstheme="majorBidi"/>
          <w:sz w:val="20"/>
          <w:szCs w:val="20"/>
        </w:rPr>
        <w:t xml:space="preserve">unacceptably </w:t>
      </w:r>
      <w:r w:rsidRPr="003752F7">
        <w:rPr>
          <w:rFonts w:asciiTheme="majorBidi" w:hAnsiTheme="majorBidi" w:cstheme="majorBidi"/>
          <w:sz w:val="20"/>
          <w:szCs w:val="20"/>
        </w:rPr>
        <w:t>problematic in Arabic</w:t>
      </w:r>
      <w:r w:rsidR="004B0251" w:rsidRPr="003752F7">
        <w:rPr>
          <w:rFonts w:asciiTheme="majorBidi" w:hAnsiTheme="majorBidi" w:cstheme="majorBidi"/>
          <w:sz w:val="20"/>
          <w:szCs w:val="20"/>
        </w:rPr>
        <w:t>, since it</w:t>
      </w:r>
      <w:r w:rsidRPr="003752F7">
        <w:rPr>
          <w:rFonts w:asciiTheme="majorBidi" w:hAnsiTheme="majorBidi" w:cstheme="majorBidi"/>
          <w:sz w:val="20"/>
          <w:szCs w:val="20"/>
        </w:rPr>
        <w:t xml:space="preserve"> would definit</w:t>
      </w:r>
      <w:r w:rsidR="004B0251" w:rsidRPr="003752F7">
        <w:rPr>
          <w:rFonts w:asciiTheme="majorBidi" w:hAnsiTheme="majorBidi" w:cstheme="majorBidi"/>
          <w:sz w:val="20"/>
          <w:szCs w:val="20"/>
        </w:rPr>
        <w:t>iv</w:t>
      </w:r>
      <w:r w:rsidRPr="003752F7">
        <w:rPr>
          <w:rFonts w:asciiTheme="majorBidi" w:hAnsiTheme="majorBidi" w:cstheme="majorBidi"/>
          <w:sz w:val="20"/>
          <w:szCs w:val="20"/>
        </w:rPr>
        <w:t xml:space="preserve">ely only have been understood as gender-bound. Although Arabic does not have a neuter gender, neuter references to God would not be </w:t>
      </w:r>
      <w:r w:rsidR="00FD2CC4" w:rsidRPr="003752F7">
        <w:rPr>
          <w:rFonts w:asciiTheme="majorBidi" w:hAnsiTheme="majorBidi" w:cstheme="majorBidi"/>
          <w:sz w:val="20"/>
          <w:szCs w:val="20"/>
        </w:rPr>
        <w:t xml:space="preserve">acceptable or </w:t>
      </w:r>
      <w:r w:rsidRPr="003752F7">
        <w:rPr>
          <w:rFonts w:asciiTheme="majorBidi" w:hAnsiTheme="majorBidi" w:cstheme="majorBidi"/>
          <w:sz w:val="20"/>
          <w:szCs w:val="20"/>
        </w:rPr>
        <w:t xml:space="preserve">appropriate in other languages that have the neuter case, because </w:t>
      </w:r>
      <w:r w:rsidRPr="003752F7">
        <w:rPr>
          <w:rFonts w:asciiTheme="majorBidi" w:hAnsiTheme="majorBidi" w:cstheme="majorBidi"/>
          <w:sz w:val="20"/>
          <w:szCs w:val="20"/>
          <w:u w:val="single"/>
        </w:rPr>
        <w:t>the Creator is a living personal God</w:t>
      </w:r>
      <w:r w:rsidRPr="003752F7">
        <w:rPr>
          <w:rFonts w:asciiTheme="majorBidi" w:hAnsiTheme="majorBidi" w:cstheme="majorBidi"/>
          <w:sz w:val="20"/>
          <w:szCs w:val="20"/>
        </w:rPr>
        <w:t>, and the neuter case often—although not always—has a close association in such languages with what we perceive to be inanimate, impersonal, and lacking consciousness.</w:t>
      </w:r>
    </w:p>
  </w:footnote>
  <w:footnote w:id="164">
    <w:p w14:paraId="331FAABF" w14:textId="1F8F6787" w:rsidR="002B7E04" w:rsidRPr="003752F7" w:rsidRDefault="002B7E04">
      <w:pPr>
        <w:pStyle w:val="FootnoteText"/>
      </w:pPr>
      <w:r w:rsidRPr="003752F7">
        <w:rPr>
          <w:rStyle w:val="FootnoteReference"/>
        </w:rPr>
        <w:footnoteRef/>
      </w:r>
      <w:r w:rsidRPr="003752F7">
        <w:t xml:space="preserve"> </w:t>
      </w:r>
      <w:r w:rsidR="009E4058" w:rsidRPr="003752F7">
        <w:t xml:space="preserve">From </w:t>
      </w:r>
      <w:r w:rsidRPr="003752F7">
        <w:t xml:space="preserve">William Blake </w:t>
      </w:r>
      <w:r w:rsidRPr="003752F7">
        <w:rPr>
          <w:rFonts w:eastAsia="Arial"/>
        </w:rPr>
        <w:t>(d. 1243/1827)</w:t>
      </w:r>
      <w:r w:rsidR="009E4058" w:rsidRPr="003752F7">
        <w:t xml:space="preserve"> “Gnomic Verses.”</w:t>
      </w:r>
    </w:p>
  </w:footnote>
  <w:footnote w:id="165">
    <w:p w14:paraId="194EA3EB" w14:textId="77777777" w:rsidR="00A97CA0" w:rsidRPr="003752F7" w:rsidRDefault="00A97CA0" w:rsidP="00A97CA0">
      <w:pPr>
        <w:autoSpaceDE w:val="0"/>
        <w:autoSpaceDN w:val="0"/>
        <w:adjustRightInd w:val="0"/>
        <w:rPr>
          <w:rFonts w:asciiTheme="majorBidi" w:eastAsiaTheme="minorEastAsia" w:hAnsiTheme="majorBidi" w:cstheme="majorBidi"/>
          <w:color w:val="000000"/>
          <w:sz w:val="20"/>
          <w:szCs w:val="20"/>
        </w:rPr>
      </w:pPr>
      <w:r w:rsidRPr="003752F7">
        <w:rPr>
          <w:rStyle w:val="FootnoteReference"/>
          <w:sz w:val="20"/>
          <w:szCs w:val="20"/>
        </w:rPr>
        <w:footnoteRef/>
      </w:r>
      <w:r w:rsidRPr="003752F7">
        <w:rPr>
          <w:b/>
          <w:bCs/>
          <w:sz w:val="20"/>
          <w:szCs w:val="20"/>
        </w:rPr>
        <w:t xml:space="preserve"> </w:t>
      </w:r>
      <w:r w:rsidRPr="003752F7">
        <w:rPr>
          <w:rFonts w:asciiTheme="majorBidi" w:eastAsiaTheme="minorEastAsia" w:hAnsiTheme="majorBidi" w:cstheme="majorBidi"/>
          <w:b/>
          <w:bCs/>
          <w:color w:val="000000"/>
          <w:sz w:val="20"/>
          <w:szCs w:val="20"/>
        </w:rPr>
        <w:t xml:space="preserve">Sir </w:t>
      </w:r>
      <w:r w:rsidRPr="003752F7">
        <w:rPr>
          <w:rFonts w:asciiTheme="majorBidi" w:hAnsiTheme="majorBidi" w:cstheme="majorBidi"/>
          <w:b/>
          <w:bCs/>
          <w:sz w:val="20"/>
          <w:szCs w:val="20"/>
        </w:rPr>
        <w:t>Muḥammad Iqbāl</w:t>
      </w:r>
      <w:r w:rsidRPr="003752F7">
        <w:rPr>
          <w:rFonts w:asciiTheme="majorBidi" w:hAnsiTheme="majorBidi" w:cstheme="majorBidi"/>
          <w:sz w:val="20"/>
          <w:szCs w:val="20"/>
        </w:rPr>
        <w:t xml:space="preserve"> (d. 1357/1938) or </w:t>
      </w:r>
      <w:r w:rsidRPr="003752F7">
        <w:rPr>
          <w:rFonts w:asciiTheme="majorBidi" w:eastAsiaTheme="minorEastAsia" w:hAnsiTheme="majorBidi" w:cstheme="majorBidi"/>
          <w:color w:val="000000"/>
          <w:sz w:val="20"/>
          <w:szCs w:val="20"/>
        </w:rPr>
        <w:t>‘All</w:t>
      </w:r>
      <w:r w:rsidRPr="003752F7">
        <w:rPr>
          <w:rFonts w:asciiTheme="majorBidi" w:hAnsiTheme="majorBidi" w:cstheme="majorBidi"/>
          <w:sz w:val="20"/>
          <w:szCs w:val="20"/>
        </w:rPr>
        <w:t>āma Muḥammad Iqbāl was one of the greatest poets of the fourteenth/twentieth century and wrote in both Urdu and Persian. He was trained as a barrister (lawyer) in British India and also excelled as a great thinker and philosopher. He is called the “Spiritual Father of Pakistan” in light of his strong support for the movement to create Pakistan as a Muslim homeland in Greater India.</w:t>
      </w:r>
    </w:p>
  </w:footnote>
  <w:footnote w:id="166">
    <w:p w14:paraId="78F33B52" w14:textId="77777777" w:rsidR="00A97CA0" w:rsidRPr="003752F7" w:rsidRDefault="00A97CA0" w:rsidP="00A97CA0">
      <w:pPr>
        <w:pStyle w:val="FootnoteText"/>
      </w:pPr>
      <w:r w:rsidRPr="003752F7">
        <w:rPr>
          <w:rStyle w:val="FootnoteReference"/>
        </w:rPr>
        <w:footnoteRef/>
      </w:r>
      <w:r w:rsidRPr="003752F7">
        <w:t xml:space="preserve"> In referring to “the horizons” (</w:t>
      </w:r>
      <w:r w:rsidRPr="003752F7">
        <w:rPr>
          <w:i/>
          <w:iCs/>
          <w:color w:val="000000"/>
        </w:rPr>
        <w:t>āfāq</w:t>
      </w:r>
      <w:r w:rsidRPr="003752F7">
        <w:t xml:space="preserve">), </w:t>
      </w:r>
      <w:r w:rsidRPr="003752F7">
        <w:rPr>
          <w:color w:val="000000"/>
        </w:rPr>
        <w:t xml:space="preserve">‘Allāma Iqbāl is alluding to much more than the horizons that we see in the distance on a clear day where the earth meets the heavens. Rather, he is speaking about the entire created world around us and all the existent things it contains. This broad symbolic usage of “the horizons” is a standard Islamic figure of speech—especially for the Sufis—and is rooted in the </w:t>
      </w:r>
      <w:r w:rsidRPr="003752F7">
        <w:t>Qur’ānic verse:</w:t>
      </w:r>
    </w:p>
    <w:p w14:paraId="2637A789" w14:textId="77777777" w:rsidR="00A97CA0" w:rsidRPr="003752F7" w:rsidRDefault="00A97CA0" w:rsidP="00A97CA0">
      <w:pPr>
        <w:pStyle w:val="FootnoteText"/>
        <w:ind w:left="720" w:right="1260"/>
      </w:pPr>
      <w:r w:rsidRPr="003752F7">
        <w:t>We will surely show them Our Signs upon the horizons (</w:t>
      </w:r>
      <w:r w:rsidRPr="003752F7">
        <w:rPr>
          <w:i/>
          <w:iCs/>
        </w:rPr>
        <w:t>al-</w:t>
      </w:r>
      <w:r w:rsidRPr="003752F7">
        <w:rPr>
          <w:i/>
          <w:iCs/>
          <w:color w:val="000000"/>
        </w:rPr>
        <w:t>āfāq</w:t>
      </w:r>
      <w:r w:rsidRPr="003752F7">
        <w:t>) and within themselves until it becomes clear to them that this is the Truth. Does it not suffice that your Lord is a Witness over all things? (Expounded,</w:t>
      </w:r>
      <w:r w:rsidRPr="003752F7">
        <w:rPr>
          <w:color w:val="000000"/>
        </w:rPr>
        <w:t xml:space="preserve"> 41:53).</w:t>
      </w:r>
    </w:p>
  </w:footnote>
  <w:footnote w:id="167">
    <w:p w14:paraId="4022F814" w14:textId="77777777" w:rsidR="00A97CA0" w:rsidRPr="003752F7" w:rsidRDefault="00A97CA0" w:rsidP="00A97CA0">
      <w:pPr>
        <w:autoSpaceDE w:val="0"/>
        <w:autoSpaceDN w:val="0"/>
        <w:adjustRightInd w:val="0"/>
        <w:rPr>
          <w:rFonts w:asciiTheme="majorBidi" w:hAnsiTheme="majorBidi" w:cstheme="majorBidi"/>
          <w:color w:val="000000"/>
          <w:sz w:val="20"/>
          <w:szCs w:val="20"/>
        </w:rPr>
      </w:pPr>
      <w:r w:rsidRPr="003752F7">
        <w:rPr>
          <w:rStyle w:val="FootnoteReference"/>
          <w:rFonts w:eastAsiaTheme="majorEastAsia"/>
          <w:sz w:val="20"/>
          <w:szCs w:val="20"/>
        </w:rPr>
        <w:footnoteRef/>
      </w:r>
      <w:r w:rsidRPr="003752F7">
        <w:rPr>
          <w:rFonts w:asciiTheme="majorBidi" w:hAnsiTheme="majorBidi" w:cstheme="majorBidi"/>
          <w:sz w:val="20"/>
          <w:szCs w:val="20"/>
        </w:rPr>
        <w:t xml:space="preserve"> These Urdu verses are from </w:t>
      </w:r>
      <w:r w:rsidRPr="003752F7">
        <w:rPr>
          <w:rFonts w:asciiTheme="majorBidi" w:hAnsiTheme="majorBidi" w:cstheme="majorBidi"/>
          <w:color w:val="000000"/>
          <w:sz w:val="20"/>
          <w:szCs w:val="20"/>
        </w:rPr>
        <w:t>‘Allāma Muḥammad Iqbāl’s poem “</w:t>
      </w:r>
      <w:r w:rsidRPr="003752F7">
        <w:rPr>
          <w:rFonts w:asciiTheme="majorBidi" w:hAnsiTheme="majorBidi" w:cstheme="majorBidi"/>
          <w:i/>
          <w:iCs/>
          <w:color w:val="000000"/>
          <w:sz w:val="20"/>
          <w:szCs w:val="20"/>
        </w:rPr>
        <w:t>Kāfir ō Mōmin</w:t>
      </w:r>
      <w:r w:rsidRPr="003752F7">
        <w:rPr>
          <w:rFonts w:asciiTheme="majorBidi" w:hAnsiTheme="majorBidi" w:cstheme="majorBidi"/>
          <w:color w:val="000000"/>
          <w:sz w:val="20"/>
          <w:szCs w:val="20"/>
        </w:rPr>
        <w:t xml:space="preserve"> ” (Disbeliever and Believer) in his book </w:t>
      </w:r>
      <w:r w:rsidRPr="003752F7">
        <w:rPr>
          <w:rFonts w:asciiTheme="majorBidi" w:hAnsiTheme="majorBidi" w:cstheme="majorBidi"/>
          <w:i/>
          <w:iCs/>
          <w:sz w:val="20"/>
          <w:szCs w:val="20"/>
        </w:rPr>
        <w:t>Ẓ</w:t>
      </w:r>
      <w:r w:rsidRPr="003752F7">
        <w:rPr>
          <w:rFonts w:asciiTheme="majorBidi" w:hAnsiTheme="majorBidi" w:cstheme="majorBidi"/>
          <w:i/>
          <w:iCs/>
          <w:color w:val="000000"/>
          <w:sz w:val="20"/>
          <w:szCs w:val="20"/>
        </w:rPr>
        <w:t xml:space="preserve">arb-e Kalīm </w:t>
      </w:r>
      <w:r w:rsidRPr="003752F7">
        <w:rPr>
          <w:rFonts w:asciiTheme="majorBidi" w:hAnsiTheme="majorBidi" w:cstheme="majorBidi"/>
          <w:color w:val="000000"/>
          <w:sz w:val="20"/>
          <w:szCs w:val="20"/>
        </w:rPr>
        <w:t xml:space="preserve">(The Strike of [Moses’ Staff] to Whom [God] Spoke Directly). </w:t>
      </w:r>
      <w:r w:rsidRPr="003752F7">
        <w:rPr>
          <w:rFonts w:asciiTheme="majorBidi" w:hAnsiTheme="majorBidi" w:cstheme="majorBidi"/>
          <w:i/>
          <w:iCs/>
          <w:sz w:val="20"/>
          <w:szCs w:val="20"/>
        </w:rPr>
        <w:t>Ẓ</w:t>
      </w:r>
      <w:r w:rsidRPr="003752F7">
        <w:rPr>
          <w:rFonts w:asciiTheme="majorBidi" w:hAnsiTheme="majorBidi" w:cstheme="majorBidi"/>
          <w:i/>
          <w:iCs/>
          <w:color w:val="000000"/>
          <w:sz w:val="20"/>
          <w:szCs w:val="20"/>
        </w:rPr>
        <w:t>arb-e Kalīm</w:t>
      </w:r>
      <w:r w:rsidRPr="003752F7">
        <w:rPr>
          <w:rFonts w:asciiTheme="majorBidi" w:hAnsiTheme="majorBidi" w:cstheme="majorBidi"/>
          <w:color w:val="000000"/>
          <w:sz w:val="20"/>
          <w:szCs w:val="20"/>
        </w:rPr>
        <w:t xml:space="preserve"> is a Philosophical work published in 1355/1936, two years before the great poet’s death. Iqbāl, who is called the “Poet of the East,” mastered both Persian and Urdu poetry and rightfully ranks as one of the greatest Muslim poets of all times. In “A Declaration of War against the Present Times,” Iqbāl argues that the major problems of the world today are the result of Western Godlessness and gross materialism, which have also led to the subjugation, exploitation, oppression, and injustice perpetrated against the weak and the poor such the Muslim masses of Greater India, whom Iqbāl bravely championed and to whom he proudly belonged.  </w:t>
      </w:r>
    </w:p>
  </w:footnote>
  <w:footnote w:id="168">
    <w:p w14:paraId="008E8D5E" w14:textId="4CD5B41C" w:rsidR="001A677E" w:rsidRPr="003752F7" w:rsidRDefault="001A677E" w:rsidP="001A677E">
      <w:pPr>
        <w:rPr>
          <w:sz w:val="20"/>
          <w:szCs w:val="20"/>
        </w:rPr>
      </w:pPr>
      <w:r w:rsidRPr="003752F7">
        <w:rPr>
          <w:rStyle w:val="FootnoteReference"/>
          <w:sz w:val="20"/>
          <w:szCs w:val="20"/>
        </w:rPr>
        <w:footnoteRef/>
      </w:r>
      <w:r w:rsidRPr="003752F7">
        <w:rPr>
          <w:sz w:val="20"/>
          <w:szCs w:val="20"/>
        </w:rPr>
        <w:t xml:space="preserve"> </w:t>
      </w:r>
      <w:r w:rsidR="00494D6F" w:rsidRPr="003752F7">
        <w:rPr>
          <w:rFonts w:asciiTheme="majorBidi" w:hAnsiTheme="majorBidi" w:cstheme="majorBidi"/>
          <w:color w:val="000000"/>
          <w:sz w:val="20"/>
          <w:szCs w:val="20"/>
        </w:rPr>
        <w:t xml:space="preserve">The hero can never be a relativist. </w:t>
      </w:r>
      <w:r w:rsidRPr="003752F7">
        <w:rPr>
          <w:sz w:val="20"/>
          <w:szCs w:val="20"/>
        </w:rPr>
        <w:t>Toynbee (d. 1375/1975) states th</w:t>
      </w:r>
      <w:r w:rsidR="00551DAC" w:rsidRPr="003752F7">
        <w:rPr>
          <w:sz w:val="20"/>
          <w:szCs w:val="20"/>
        </w:rPr>
        <w:t>at</w:t>
      </w:r>
      <w:r w:rsidRPr="003752F7">
        <w:rPr>
          <w:sz w:val="20"/>
          <w:szCs w:val="20"/>
        </w:rPr>
        <w:t xml:space="preserve"> </w:t>
      </w:r>
      <w:r w:rsidR="00551DAC" w:rsidRPr="003752F7">
        <w:rPr>
          <w:i/>
          <w:iCs/>
          <w:sz w:val="20"/>
          <w:szCs w:val="20"/>
        </w:rPr>
        <w:t>H</w:t>
      </w:r>
      <w:r w:rsidRPr="003752F7">
        <w:rPr>
          <w:i/>
          <w:iCs/>
          <w:sz w:val="20"/>
          <w:szCs w:val="20"/>
        </w:rPr>
        <w:t>omo sapiens</w:t>
      </w:r>
      <w:r w:rsidR="00551DAC" w:rsidRPr="003752F7">
        <w:rPr>
          <w:i/>
          <w:iCs/>
          <w:sz w:val="20"/>
          <w:szCs w:val="20"/>
        </w:rPr>
        <w:t xml:space="preserve"> </w:t>
      </w:r>
      <w:r w:rsidR="00551DAC" w:rsidRPr="003752F7">
        <w:rPr>
          <w:sz w:val="20"/>
          <w:szCs w:val="20"/>
        </w:rPr>
        <w:t xml:space="preserve">today </w:t>
      </w:r>
      <w:r w:rsidRPr="003752F7">
        <w:rPr>
          <w:sz w:val="20"/>
          <w:szCs w:val="20"/>
        </w:rPr>
        <w:t xml:space="preserve">is confined to a choice between two </w:t>
      </w:r>
      <w:r w:rsidR="00551DAC" w:rsidRPr="003752F7">
        <w:rPr>
          <w:i/>
          <w:iCs/>
          <w:sz w:val="20"/>
          <w:szCs w:val="20"/>
        </w:rPr>
        <w:t>a priori</w:t>
      </w:r>
      <w:r w:rsidR="00551DAC" w:rsidRPr="003752F7">
        <w:rPr>
          <w:sz w:val="20"/>
          <w:szCs w:val="20"/>
        </w:rPr>
        <w:t xml:space="preserve"> </w:t>
      </w:r>
      <w:r w:rsidRPr="003752F7">
        <w:rPr>
          <w:sz w:val="20"/>
          <w:szCs w:val="20"/>
        </w:rPr>
        <w:t xml:space="preserve">alternatives. We must either conclude that the pattern of thought we register is a pattern genuinely present in </w:t>
      </w:r>
      <w:r w:rsidR="00551DAC" w:rsidRPr="003752F7">
        <w:rPr>
          <w:sz w:val="20"/>
          <w:szCs w:val="20"/>
        </w:rPr>
        <w:t>R</w:t>
      </w:r>
      <w:r w:rsidRPr="003752F7">
        <w:rPr>
          <w:sz w:val="20"/>
          <w:szCs w:val="20"/>
        </w:rPr>
        <w:t>eality</w:t>
      </w:r>
      <w:r w:rsidR="00551DAC" w:rsidRPr="003752F7">
        <w:rPr>
          <w:sz w:val="20"/>
          <w:szCs w:val="20"/>
        </w:rPr>
        <w:t>,</w:t>
      </w:r>
      <w:r w:rsidRPr="003752F7">
        <w:rPr>
          <w:sz w:val="20"/>
          <w:szCs w:val="20"/>
        </w:rPr>
        <w:t xml:space="preserve"> or </w:t>
      </w:r>
      <w:r w:rsidR="00551DAC" w:rsidRPr="003752F7">
        <w:rPr>
          <w:sz w:val="20"/>
          <w:szCs w:val="20"/>
        </w:rPr>
        <w:t xml:space="preserve">it is </w:t>
      </w:r>
      <w:r w:rsidRPr="003752F7">
        <w:rPr>
          <w:sz w:val="20"/>
          <w:szCs w:val="20"/>
        </w:rPr>
        <w:t xml:space="preserve">an </w:t>
      </w:r>
      <w:r w:rsidRPr="003752F7">
        <w:rPr>
          <w:i/>
          <w:iCs/>
          <w:sz w:val="20"/>
          <w:szCs w:val="20"/>
        </w:rPr>
        <w:t>illusion</w:t>
      </w:r>
      <w:r w:rsidRPr="003752F7">
        <w:rPr>
          <w:sz w:val="20"/>
          <w:szCs w:val="20"/>
        </w:rPr>
        <w:t xml:space="preserve">, that is, our thoughts are not reflections of “things” but mere mental figments without counterparts in </w:t>
      </w:r>
      <w:r w:rsidR="00551DAC" w:rsidRPr="003752F7">
        <w:rPr>
          <w:sz w:val="20"/>
          <w:szCs w:val="20"/>
        </w:rPr>
        <w:t>R</w:t>
      </w:r>
      <w:r w:rsidRPr="003752F7">
        <w:rPr>
          <w:sz w:val="20"/>
          <w:szCs w:val="20"/>
        </w:rPr>
        <w:t xml:space="preserve">eality other than consciousness. “Here,” he says, “the sceptic should retire from the field or change sides. For a </w:t>
      </w:r>
      <w:r w:rsidR="0074726C" w:rsidRPr="003752F7">
        <w:rPr>
          <w:sz w:val="20"/>
          <w:szCs w:val="20"/>
        </w:rPr>
        <w:t>P</w:t>
      </w:r>
      <w:r w:rsidRPr="003752F7">
        <w:rPr>
          <w:sz w:val="20"/>
          <w:szCs w:val="20"/>
        </w:rPr>
        <w:t>hilosopher, desertion</w:t>
      </w:r>
      <w:r w:rsidR="0074726C" w:rsidRPr="003752F7">
        <w:rPr>
          <w:sz w:val="20"/>
          <w:szCs w:val="20"/>
        </w:rPr>
        <w:t>—</w:t>
      </w:r>
      <w:r w:rsidRPr="003752F7">
        <w:rPr>
          <w:sz w:val="20"/>
          <w:szCs w:val="20"/>
        </w:rPr>
        <w:t>not withdrawal</w:t>
      </w:r>
      <w:r w:rsidR="0074726C" w:rsidRPr="003752F7">
        <w:rPr>
          <w:sz w:val="20"/>
          <w:szCs w:val="20"/>
        </w:rPr>
        <w:t>—i</w:t>
      </w:r>
      <w:r w:rsidRPr="003752F7">
        <w:rPr>
          <w:sz w:val="20"/>
          <w:szCs w:val="20"/>
        </w:rPr>
        <w:t>s the honorable course! Because this is the only logical one!</w:t>
      </w:r>
    </w:p>
  </w:footnote>
  <w:footnote w:id="169">
    <w:p w14:paraId="03793039" w14:textId="1C38F588" w:rsidR="00E86172" w:rsidRPr="003752F7" w:rsidRDefault="00E86172" w:rsidP="00E86172">
      <w:pPr>
        <w:autoSpaceDE w:val="0"/>
        <w:autoSpaceDN w:val="0"/>
        <w:adjustRightInd w:val="0"/>
        <w:rPr>
          <w:rFonts w:asciiTheme="majorBidi" w:hAnsiTheme="majorBidi" w:cstheme="majorBidi"/>
          <w:sz w:val="20"/>
          <w:szCs w:val="20"/>
        </w:rPr>
      </w:pPr>
      <w:r w:rsidRPr="003752F7">
        <w:rPr>
          <w:rStyle w:val="FootnoteReference"/>
          <w:sz w:val="20"/>
          <w:szCs w:val="20"/>
        </w:rPr>
        <w:footnoteRef/>
      </w:r>
      <w:r w:rsidRPr="003752F7">
        <w:rPr>
          <w:sz w:val="20"/>
          <w:szCs w:val="20"/>
        </w:rPr>
        <w:t xml:space="preserve"> </w:t>
      </w:r>
      <w:r w:rsidRPr="003752F7">
        <w:rPr>
          <w:rFonts w:asciiTheme="majorBidi" w:hAnsiTheme="majorBidi" w:cstheme="majorBidi"/>
          <w:sz w:val="20"/>
          <w:szCs w:val="20"/>
        </w:rPr>
        <w:t>Our word “</w:t>
      </w:r>
      <w:r w:rsidRPr="003752F7">
        <w:rPr>
          <w:rFonts w:asciiTheme="majorBidi" w:hAnsiTheme="majorBidi" w:cstheme="majorBidi"/>
          <w:b/>
          <w:bCs/>
          <w:sz w:val="20"/>
          <w:szCs w:val="20"/>
        </w:rPr>
        <w:t>university</w:t>
      </w:r>
      <w:r w:rsidRPr="003752F7">
        <w:rPr>
          <w:rFonts w:asciiTheme="majorBidi" w:hAnsiTheme="majorBidi" w:cstheme="majorBidi"/>
          <w:sz w:val="20"/>
          <w:szCs w:val="20"/>
        </w:rPr>
        <w:t xml:space="preserve">” comes from the Latin </w:t>
      </w:r>
      <w:r w:rsidRPr="003752F7">
        <w:rPr>
          <w:rFonts w:asciiTheme="majorBidi" w:hAnsiTheme="majorBidi" w:cstheme="majorBidi"/>
          <w:i/>
          <w:iCs/>
          <w:sz w:val="20"/>
          <w:szCs w:val="20"/>
        </w:rPr>
        <w:t>ūniversitās</w:t>
      </w:r>
      <w:r w:rsidRPr="003752F7">
        <w:rPr>
          <w:rFonts w:asciiTheme="majorBidi" w:hAnsiTheme="majorBidi" w:cstheme="majorBidi"/>
          <w:sz w:val="20"/>
          <w:szCs w:val="20"/>
        </w:rPr>
        <w:t xml:space="preserve">, which means “the whole,” “the whole world,” </w:t>
      </w:r>
      <w:r w:rsidR="000B5123" w:rsidRPr="003752F7">
        <w:rPr>
          <w:rFonts w:asciiTheme="majorBidi" w:hAnsiTheme="majorBidi" w:cstheme="majorBidi"/>
          <w:sz w:val="20"/>
          <w:szCs w:val="20"/>
        </w:rPr>
        <w:t>and</w:t>
      </w:r>
      <w:r w:rsidRPr="003752F7">
        <w:rPr>
          <w:rFonts w:asciiTheme="majorBidi" w:hAnsiTheme="majorBidi" w:cstheme="majorBidi"/>
          <w:sz w:val="20"/>
          <w:szCs w:val="20"/>
        </w:rPr>
        <w:t xml:space="preserve"> “the universe.” </w:t>
      </w:r>
      <w:r w:rsidR="00FD53B9" w:rsidRPr="003752F7">
        <w:rPr>
          <w:rFonts w:asciiTheme="majorBidi" w:hAnsiTheme="majorBidi" w:cstheme="majorBidi"/>
          <w:sz w:val="20"/>
          <w:szCs w:val="20"/>
        </w:rPr>
        <w:t xml:space="preserve">Thus, “university” in its original conception </w:t>
      </w:r>
      <w:r w:rsidRPr="003752F7">
        <w:rPr>
          <w:rFonts w:asciiTheme="majorBidi" w:hAnsiTheme="majorBidi" w:cstheme="majorBidi"/>
          <w:sz w:val="20"/>
          <w:szCs w:val="20"/>
        </w:rPr>
        <w:t xml:space="preserve">is closely related to the Latin word </w:t>
      </w:r>
      <w:r w:rsidRPr="003752F7">
        <w:rPr>
          <w:rFonts w:asciiTheme="majorBidi" w:hAnsiTheme="majorBidi" w:cstheme="majorBidi"/>
          <w:i/>
          <w:iCs/>
          <w:sz w:val="20"/>
          <w:szCs w:val="20"/>
        </w:rPr>
        <w:t>ūniversus</w:t>
      </w:r>
      <w:r w:rsidRPr="003752F7">
        <w:rPr>
          <w:rFonts w:asciiTheme="majorBidi" w:hAnsiTheme="majorBidi" w:cstheme="majorBidi"/>
          <w:sz w:val="20"/>
          <w:szCs w:val="20"/>
        </w:rPr>
        <w:t xml:space="preserve">, which gives us </w:t>
      </w:r>
      <w:r w:rsidR="00FD53B9" w:rsidRPr="003752F7">
        <w:rPr>
          <w:rFonts w:asciiTheme="majorBidi" w:hAnsiTheme="majorBidi" w:cstheme="majorBidi"/>
          <w:sz w:val="20"/>
          <w:szCs w:val="20"/>
        </w:rPr>
        <w:t>our</w:t>
      </w:r>
      <w:r w:rsidRPr="003752F7">
        <w:rPr>
          <w:rFonts w:asciiTheme="majorBidi" w:hAnsiTheme="majorBidi" w:cstheme="majorBidi"/>
          <w:sz w:val="20"/>
          <w:szCs w:val="20"/>
        </w:rPr>
        <w:t xml:space="preserve"> word “universe” but which meant more explicitly in Latin “all things that exist taken together collectively as a whole.” The Western Medieval universities—as we will show in </w:t>
      </w:r>
      <w:r w:rsidR="002D5FB4" w:rsidRPr="003752F7">
        <w:rPr>
          <w:rFonts w:asciiTheme="majorBidi" w:hAnsiTheme="majorBidi" w:cstheme="majorBidi"/>
          <w:sz w:val="20"/>
          <w:szCs w:val="20"/>
        </w:rPr>
        <w:t>Volume Five</w:t>
      </w:r>
      <w:r w:rsidRPr="003752F7">
        <w:rPr>
          <w:rFonts w:asciiTheme="majorBidi" w:hAnsiTheme="majorBidi" w:cstheme="majorBidi"/>
          <w:sz w:val="20"/>
          <w:szCs w:val="20"/>
        </w:rPr>
        <w:t xml:space="preserve"> in </w:t>
      </w:r>
      <w:r w:rsidR="002D5FB4" w:rsidRPr="003752F7">
        <w:rPr>
          <w:rFonts w:asciiTheme="majorBidi" w:hAnsiTheme="majorBidi" w:cstheme="majorBidi"/>
          <w:sz w:val="20"/>
          <w:szCs w:val="20"/>
        </w:rPr>
        <w:t>our</w:t>
      </w:r>
      <w:r w:rsidRPr="003752F7">
        <w:rPr>
          <w:rFonts w:asciiTheme="majorBidi" w:hAnsiTheme="majorBidi" w:cstheme="majorBidi"/>
          <w:sz w:val="20"/>
          <w:szCs w:val="20"/>
        </w:rPr>
        <w:t xml:space="preserve"> discourse on Occidentalism—were deeply influenced by their counterparts in the Islamic world. In Arabic, the word </w:t>
      </w:r>
      <w:r w:rsidRPr="003752F7">
        <w:rPr>
          <w:rFonts w:asciiTheme="majorBidi" w:hAnsiTheme="majorBidi" w:cstheme="majorBidi"/>
          <w:i/>
          <w:iCs/>
          <w:sz w:val="20"/>
          <w:szCs w:val="20"/>
        </w:rPr>
        <w:t xml:space="preserve">al-jāmi‘a </w:t>
      </w:r>
      <w:r w:rsidRPr="003752F7">
        <w:rPr>
          <w:rFonts w:asciiTheme="majorBidi" w:hAnsiTheme="majorBidi" w:cstheme="majorBidi"/>
          <w:sz w:val="20"/>
          <w:szCs w:val="20"/>
        </w:rPr>
        <w:t xml:space="preserve">(university) has a meaning similar to that of </w:t>
      </w:r>
      <w:r w:rsidRPr="003752F7">
        <w:rPr>
          <w:rFonts w:asciiTheme="majorBidi" w:hAnsiTheme="majorBidi" w:cstheme="majorBidi"/>
          <w:i/>
          <w:iCs/>
          <w:sz w:val="20"/>
          <w:szCs w:val="20"/>
        </w:rPr>
        <w:t>ūniversitās</w:t>
      </w:r>
      <w:r w:rsidRPr="003752F7">
        <w:rPr>
          <w:rFonts w:asciiTheme="majorBidi" w:hAnsiTheme="majorBidi" w:cstheme="majorBidi"/>
          <w:sz w:val="20"/>
          <w:szCs w:val="20"/>
        </w:rPr>
        <w:t>, except that it is an active participle, conveying the sense of an institution that literally “brings all things together as a collective whole.”</w:t>
      </w:r>
    </w:p>
  </w:footnote>
  <w:footnote w:id="170">
    <w:p w14:paraId="79F85636" w14:textId="7C7DDDB4" w:rsidR="007E7963" w:rsidRPr="003752F7" w:rsidRDefault="007E7963" w:rsidP="00F64D4D">
      <w:pPr>
        <w:autoSpaceDE w:val="0"/>
        <w:autoSpaceDN w:val="0"/>
        <w:adjustRightInd w:val="0"/>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000F7392" w:rsidRPr="003752F7">
        <w:rPr>
          <w:rFonts w:asciiTheme="majorBidi" w:hAnsiTheme="majorBidi" w:cstheme="majorBidi"/>
          <w:sz w:val="20"/>
          <w:szCs w:val="20"/>
        </w:rPr>
        <w:t xml:space="preserve">This </w:t>
      </w:r>
      <w:r w:rsidR="005C27C5" w:rsidRPr="003752F7">
        <w:rPr>
          <w:rFonts w:asciiTheme="majorBidi" w:hAnsiTheme="majorBidi" w:cstheme="majorBidi"/>
          <w:sz w:val="20"/>
          <w:szCs w:val="20"/>
        </w:rPr>
        <w:t xml:space="preserve">well-known </w:t>
      </w:r>
      <w:r w:rsidR="000F7392" w:rsidRPr="003752F7">
        <w:rPr>
          <w:rFonts w:asciiTheme="majorBidi" w:hAnsiTheme="majorBidi" w:cstheme="majorBidi"/>
          <w:sz w:val="20"/>
          <w:szCs w:val="20"/>
        </w:rPr>
        <w:t xml:space="preserve">adage probably comes from the Latin </w:t>
      </w:r>
      <w:r w:rsidR="00F64D4D" w:rsidRPr="003752F7">
        <w:rPr>
          <w:rFonts w:asciiTheme="majorBidi" w:hAnsiTheme="majorBidi" w:cstheme="majorBidi"/>
          <w:sz w:val="20"/>
          <w:szCs w:val="20"/>
        </w:rPr>
        <w:t xml:space="preserve">saying: “The deepest rivers flow with the least sound” (Latin: </w:t>
      </w:r>
      <w:r w:rsidR="00F64D4D" w:rsidRPr="003752F7">
        <w:rPr>
          <w:rFonts w:asciiTheme="majorBidi" w:hAnsiTheme="majorBidi" w:cstheme="majorBidi"/>
          <w:i/>
          <w:iCs/>
          <w:color w:val="202122"/>
          <w:sz w:val="20"/>
          <w:szCs w:val="20"/>
        </w:rPr>
        <w:t>Altissima quaeque fl</w:t>
      </w:r>
      <w:r w:rsidR="005974CA" w:rsidRPr="003752F7">
        <w:rPr>
          <w:rFonts w:asciiTheme="majorBidi" w:hAnsiTheme="majorBidi" w:cstheme="majorBidi"/>
          <w:i/>
          <w:iCs/>
          <w:sz w:val="20"/>
          <w:szCs w:val="20"/>
        </w:rPr>
        <w:t>ū</w:t>
      </w:r>
      <w:r w:rsidR="00F64D4D" w:rsidRPr="003752F7">
        <w:rPr>
          <w:rFonts w:asciiTheme="majorBidi" w:hAnsiTheme="majorBidi" w:cstheme="majorBidi"/>
          <w:i/>
          <w:iCs/>
          <w:color w:val="202122"/>
          <w:sz w:val="20"/>
          <w:szCs w:val="20"/>
        </w:rPr>
        <w:t>mina minimo sono labi</w:t>
      </w:r>
      <w:r w:rsidR="005C27C5" w:rsidRPr="003752F7">
        <w:rPr>
          <w:rStyle w:val="apple-converted-space"/>
          <w:rFonts w:asciiTheme="majorBidi" w:eastAsiaTheme="majorEastAsia" w:hAnsiTheme="majorBidi" w:cstheme="majorBidi"/>
          <w:color w:val="202122"/>
          <w:sz w:val="20"/>
          <w:szCs w:val="20"/>
          <w:shd w:val="clear" w:color="auto" w:fill="FFFFFF"/>
        </w:rPr>
        <w:t>).</w:t>
      </w:r>
    </w:p>
  </w:footnote>
  <w:footnote w:id="171">
    <w:p w14:paraId="04E83A4B" w14:textId="711AC7B0" w:rsidR="009F0FB4" w:rsidRPr="003752F7" w:rsidRDefault="00DC59D9" w:rsidP="009162DC">
      <w:pPr>
        <w:rPr>
          <w:rFonts w:asciiTheme="majorBidi" w:hAnsiTheme="majorBidi" w:cstheme="majorBidi"/>
          <w:color w:val="0F252D"/>
          <w:sz w:val="20"/>
          <w:szCs w:val="20"/>
        </w:rPr>
      </w:pPr>
      <w:r w:rsidRPr="003752F7">
        <w:rPr>
          <w:rStyle w:val="FootnoteReference"/>
          <w:sz w:val="20"/>
          <w:szCs w:val="20"/>
        </w:rPr>
        <w:footnoteRef/>
      </w:r>
      <w:r w:rsidRPr="003752F7">
        <w:rPr>
          <w:sz w:val="20"/>
          <w:szCs w:val="20"/>
        </w:rPr>
        <w:t xml:space="preserve"> </w:t>
      </w:r>
      <w:r w:rsidRPr="003752F7">
        <w:rPr>
          <w:b/>
          <w:bCs/>
          <w:i/>
          <w:iCs/>
          <w:color w:val="0F252D"/>
          <w:sz w:val="20"/>
          <w:szCs w:val="20"/>
        </w:rPr>
        <w:t>Ijtih</w:t>
      </w:r>
      <w:r w:rsidRPr="003752F7">
        <w:rPr>
          <w:b/>
          <w:bCs/>
          <w:i/>
          <w:iCs/>
          <w:sz w:val="20"/>
          <w:szCs w:val="20"/>
        </w:rPr>
        <w:t>ā</w:t>
      </w:r>
      <w:r w:rsidRPr="003752F7">
        <w:rPr>
          <w:b/>
          <w:bCs/>
          <w:i/>
          <w:iCs/>
          <w:color w:val="0F252D"/>
          <w:sz w:val="20"/>
          <w:szCs w:val="20"/>
        </w:rPr>
        <w:t>d</w:t>
      </w:r>
      <w:r w:rsidR="00FB6873" w:rsidRPr="003752F7">
        <w:rPr>
          <w:sz w:val="20"/>
          <w:szCs w:val="20"/>
        </w:rPr>
        <w:t xml:space="preserve"> refers in Islam to</w:t>
      </w:r>
      <w:r w:rsidR="009F0FB4" w:rsidRPr="003752F7">
        <w:rPr>
          <w:sz w:val="20"/>
          <w:szCs w:val="20"/>
        </w:rPr>
        <w:t xml:space="preserve"> exercising due diligence and</w:t>
      </w:r>
      <w:r w:rsidR="00FB6873" w:rsidRPr="003752F7">
        <w:rPr>
          <w:color w:val="0F252D"/>
          <w:sz w:val="20"/>
          <w:szCs w:val="20"/>
        </w:rPr>
        <w:t xml:space="preserve"> </w:t>
      </w:r>
      <w:r w:rsidR="00961E51" w:rsidRPr="003752F7">
        <w:rPr>
          <w:color w:val="0F252D"/>
          <w:sz w:val="20"/>
          <w:szCs w:val="20"/>
        </w:rPr>
        <w:t xml:space="preserve">personal </w:t>
      </w:r>
      <w:r w:rsidR="00FB6873" w:rsidRPr="003752F7">
        <w:rPr>
          <w:color w:val="0F252D"/>
          <w:sz w:val="20"/>
          <w:szCs w:val="20"/>
        </w:rPr>
        <w:t xml:space="preserve">effort and even </w:t>
      </w:r>
      <w:r w:rsidR="00961E51" w:rsidRPr="003752F7">
        <w:rPr>
          <w:color w:val="0F252D"/>
          <w:sz w:val="20"/>
          <w:szCs w:val="20"/>
        </w:rPr>
        <w:t xml:space="preserve">struggle to discover </w:t>
      </w:r>
      <w:r w:rsidR="00FB6873" w:rsidRPr="003752F7">
        <w:rPr>
          <w:color w:val="0F252D"/>
          <w:sz w:val="20"/>
          <w:szCs w:val="20"/>
        </w:rPr>
        <w:t>T</w:t>
      </w:r>
      <w:r w:rsidR="00961E51" w:rsidRPr="003752F7">
        <w:rPr>
          <w:color w:val="0F252D"/>
          <w:sz w:val="20"/>
          <w:szCs w:val="20"/>
        </w:rPr>
        <w:t>ruth</w:t>
      </w:r>
      <w:r w:rsidR="00FB6873" w:rsidRPr="003752F7">
        <w:rPr>
          <w:color w:val="0F252D"/>
          <w:sz w:val="20"/>
          <w:szCs w:val="20"/>
        </w:rPr>
        <w:t xml:space="preserve"> or to arrive as some other worthy objective, </w:t>
      </w:r>
      <w:r w:rsidR="008A66E8" w:rsidRPr="003752F7">
        <w:rPr>
          <w:color w:val="0F252D"/>
          <w:sz w:val="20"/>
          <w:szCs w:val="20"/>
        </w:rPr>
        <w:t xml:space="preserve">but </w:t>
      </w:r>
      <w:r w:rsidR="00FB6873" w:rsidRPr="003752F7">
        <w:rPr>
          <w:color w:val="0F252D"/>
          <w:sz w:val="20"/>
          <w:szCs w:val="20"/>
        </w:rPr>
        <w:t>especially</w:t>
      </w:r>
      <w:r w:rsidR="00961E51" w:rsidRPr="003752F7">
        <w:rPr>
          <w:color w:val="0F252D"/>
          <w:sz w:val="20"/>
          <w:szCs w:val="20"/>
        </w:rPr>
        <w:t xml:space="preserve"> </w:t>
      </w:r>
      <w:r w:rsidR="00961E51" w:rsidRPr="003752F7">
        <w:rPr>
          <w:sz w:val="20"/>
          <w:szCs w:val="20"/>
        </w:rPr>
        <w:t>in the</w:t>
      </w:r>
      <w:r w:rsidR="008A66E8" w:rsidRPr="003752F7">
        <w:rPr>
          <w:sz w:val="20"/>
          <w:szCs w:val="20"/>
        </w:rPr>
        <w:t xml:space="preserve"> </w:t>
      </w:r>
      <w:r w:rsidR="002D2DDB" w:rsidRPr="003752F7">
        <w:rPr>
          <w:rFonts w:asciiTheme="majorBidi" w:hAnsiTheme="majorBidi" w:cstheme="majorBidi"/>
          <w:i/>
          <w:iCs/>
          <w:sz w:val="20"/>
          <w:szCs w:val="20"/>
        </w:rPr>
        <w:t xml:space="preserve">Sharī‘a </w:t>
      </w:r>
      <w:r w:rsidR="002D2DDB" w:rsidRPr="003752F7">
        <w:rPr>
          <w:rFonts w:asciiTheme="majorBidi" w:hAnsiTheme="majorBidi" w:cstheme="majorBidi"/>
          <w:sz w:val="20"/>
          <w:szCs w:val="20"/>
        </w:rPr>
        <w:t>Sciences,</w:t>
      </w:r>
      <w:r w:rsidR="002D2DDB" w:rsidRPr="003752F7">
        <w:rPr>
          <w:sz w:val="20"/>
          <w:szCs w:val="20"/>
        </w:rPr>
        <w:t xml:space="preserve"> </w:t>
      </w:r>
      <w:r w:rsidR="00961E51" w:rsidRPr="003752F7">
        <w:rPr>
          <w:sz w:val="20"/>
          <w:szCs w:val="20"/>
        </w:rPr>
        <w:t>Divinity</w:t>
      </w:r>
      <w:r w:rsidR="002D2DDB" w:rsidRPr="003752F7">
        <w:rPr>
          <w:sz w:val="20"/>
          <w:szCs w:val="20"/>
        </w:rPr>
        <w:t>,</w:t>
      </w:r>
      <w:r w:rsidR="00961E51" w:rsidRPr="003752F7">
        <w:rPr>
          <w:sz w:val="20"/>
          <w:szCs w:val="20"/>
        </w:rPr>
        <w:t xml:space="preserve"> and the service of sound Prophetic </w:t>
      </w:r>
      <w:r w:rsidR="00FB6873" w:rsidRPr="003752F7">
        <w:rPr>
          <w:sz w:val="20"/>
          <w:szCs w:val="20"/>
        </w:rPr>
        <w:t>B</w:t>
      </w:r>
      <w:r w:rsidR="00961E51" w:rsidRPr="003752F7">
        <w:rPr>
          <w:sz w:val="20"/>
          <w:szCs w:val="20"/>
        </w:rPr>
        <w:t>elief.</w:t>
      </w:r>
      <w:r w:rsidR="002D2DDB" w:rsidRPr="003752F7">
        <w:rPr>
          <w:sz w:val="20"/>
          <w:szCs w:val="20"/>
        </w:rPr>
        <w:t xml:space="preserve"> The term applies equally well, however, to the exertions of Scientists, physicians, and others in finding solutions to problems in their fields.</w:t>
      </w:r>
      <w:r w:rsidR="00961E51" w:rsidRPr="003752F7">
        <w:rPr>
          <w:sz w:val="20"/>
          <w:szCs w:val="20"/>
        </w:rPr>
        <w:t xml:space="preserve"> </w:t>
      </w:r>
      <w:r w:rsidR="009F0FB4" w:rsidRPr="003752F7">
        <w:rPr>
          <w:sz w:val="20"/>
          <w:szCs w:val="20"/>
        </w:rPr>
        <w:t>The word “</w:t>
      </w:r>
      <w:r w:rsidR="009F0FB4" w:rsidRPr="003752F7">
        <w:rPr>
          <w:i/>
          <w:iCs/>
          <w:color w:val="0F252D"/>
          <w:sz w:val="20"/>
          <w:szCs w:val="20"/>
        </w:rPr>
        <w:t>Ijtih</w:t>
      </w:r>
      <w:r w:rsidR="009F0FB4" w:rsidRPr="003752F7">
        <w:rPr>
          <w:i/>
          <w:iCs/>
          <w:sz w:val="20"/>
          <w:szCs w:val="20"/>
        </w:rPr>
        <w:t>ā</w:t>
      </w:r>
      <w:r w:rsidR="009F0FB4" w:rsidRPr="003752F7">
        <w:rPr>
          <w:i/>
          <w:iCs/>
          <w:color w:val="0F252D"/>
          <w:sz w:val="20"/>
          <w:szCs w:val="20"/>
        </w:rPr>
        <w:t>d</w:t>
      </w:r>
      <w:r w:rsidR="009F0FB4" w:rsidRPr="003752F7">
        <w:rPr>
          <w:color w:val="0F252D"/>
          <w:sz w:val="20"/>
          <w:szCs w:val="20"/>
        </w:rPr>
        <w:t xml:space="preserve">” comes from </w:t>
      </w:r>
      <w:r w:rsidR="009F0FB4" w:rsidRPr="003752F7">
        <w:rPr>
          <w:rFonts w:asciiTheme="majorBidi" w:hAnsiTheme="majorBidi" w:cstheme="majorBidi"/>
          <w:color w:val="000000"/>
          <w:sz w:val="20"/>
          <w:szCs w:val="20"/>
        </w:rPr>
        <w:t xml:space="preserve">the Arabic root </w:t>
      </w:r>
      <w:r w:rsidR="009F0FB4" w:rsidRPr="003752F7">
        <w:rPr>
          <w:rFonts w:asciiTheme="majorBidi" w:hAnsiTheme="majorBidi" w:cstheme="majorBidi"/>
          <w:i/>
          <w:iCs/>
          <w:color w:val="000000"/>
          <w:sz w:val="20"/>
          <w:szCs w:val="20"/>
        </w:rPr>
        <w:t>J-H-D</w:t>
      </w:r>
      <w:r w:rsidR="009F0FB4" w:rsidRPr="003752F7">
        <w:rPr>
          <w:rFonts w:asciiTheme="majorBidi" w:hAnsiTheme="majorBidi" w:cstheme="majorBidi"/>
          <w:color w:val="000000"/>
          <w:sz w:val="20"/>
          <w:szCs w:val="20"/>
        </w:rPr>
        <w:t xml:space="preserve">, which means “to struggle” or “to expend great effort” and is also the root of the word </w:t>
      </w:r>
      <w:r w:rsidR="009F0FB4" w:rsidRPr="003752F7">
        <w:rPr>
          <w:rFonts w:asciiTheme="majorBidi" w:hAnsiTheme="majorBidi" w:cstheme="majorBidi"/>
          <w:i/>
          <w:iCs/>
          <w:color w:val="000000"/>
          <w:sz w:val="20"/>
          <w:szCs w:val="20"/>
        </w:rPr>
        <w:t>Jih</w:t>
      </w:r>
      <w:r w:rsidR="009F0FB4" w:rsidRPr="003752F7">
        <w:rPr>
          <w:b/>
          <w:bCs/>
          <w:i/>
          <w:iCs/>
          <w:sz w:val="20"/>
          <w:szCs w:val="20"/>
        </w:rPr>
        <w:t>ā</w:t>
      </w:r>
      <w:r w:rsidR="009F0FB4" w:rsidRPr="003752F7">
        <w:rPr>
          <w:rFonts w:asciiTheme="majorBidi" w:hAnsiTheme="majorBidi" w:cstheme="majorBidi"/>
          <w:i/>
          <w:iCs/>
          <w:color w:val="000000"/>
          <w:sz w:val="20"/>
          <w:szCs w:val="20"/>
        </w:rPr>
        <w:t>d</w:t>
      </w:r>
      <w:r w:rsidR="009F0FB4" w:rsidRPr="003752F7">
        <w:rPr>
          <w:rFonts w:asciiTheme="majorBidi" w:hAnsiTheme="majorBidi" w:cstheme="majorBidi"/>
          <w:color w:val="000000"/>
          <w:sz w:val="20"/>
          <w:szCs w:val="20"/>
        </w:rPr>
        <w:t xml:space="preserve"> for Moral and religious struggle, including—in some cases—the use of arms to defend the Community. In Islam, </w:t>
      </w:r>
      <w:r w:rsidR="009F0FB4" w:rsidRPr="003752F7">
        <w:rPr>
          <w:rFonts w:asciiTheme="majorBidi" w:hAnsiTheme="majorBidi" w:cstheme="majorBidi"/>
          <w:i/>
          <w:iCs/>
          <w:color w:val="000000"/>
          <w:sz w:val="20"/>
          <w:szCs w:val="20"/>
        </w:rPr>
        <w:t>Jih</w:t>
      </w:r>
      <w:r w:rsidR="009F0FB4" w:rsidRPr="003752F7">
        <w:rPr>
          <w:b/>
          <w:bCs/>
          <w:i/>
          <w:iCs/>
          <w:sz w:val="20"/>
          <w:szCs w:val="20"/>
        </w:rPr>
        <w:t>ā</w:t>
      </w:r>
      <w:r w:rsidR="009F0FB4" w:rsidRPr="003752F7">
        <w:rPr>
          <w:rFonts w:asciiTheme="majorBidi" w:hAnsiTheme="majorBidi" w:cstheme="majorBidi"/>
          <w:i/>
          <w:iCs/>
          <w:color w:val="000000"/>
          <w:sz w:val="20"/>
          <w:szCs w:val="20"/>
        </w:rPr>
        <w:t>d</w:t>
      </w:r>
      <w:r w:rsidR="009F0FB4" w:rsidRPr="003752F7">
        <w:rPr>
          <w:rFonts w:asciiTheme="majorBidi" w:hAnsiTheme="majorBidi" w:cstheme="majorBidi"/>
          <w:color w:val="000000"/>
          <w:sz w:val="20"/>
          <w:szCs w:val="20"/>
        </w:rPr>
        <w:t xml:space="preserve">—properly understood and practiced—as well as </w:t>
      </w:r>
      <w:r w:rsidR="009F0FB4" w:rsidRPr="003752F7">
        <w:rPr>
          <w:rFonts w:asciiTheme="majorBidi" w:hAnsiTheme="majorBidi" w:cstheme="majorBidi"/>
          <w:i/>
          <w:iCs/>
          <w:color w:val="000000"/>
          <w:sz w:val="20"/>
          <w:szCs w:val="20"/>
        </w:rPr>
        <w:t>Ijtih</w:t>
      </w:r>
      <w:r w:rsidR="009F0FB4" w:rsidRPr="003752F7">
        <w:rPr>
          <w:rFonts w:asciiTheme="majorBidi" w:hAnsiTheme="majorBidi" w:cstheme="majorBidi"/>
          <w:i/>
          <w:iCs/>
          <w:sz w:val="20"/>
          <w:szCs w:val="20"/>
        </w:rPr>
        <w:t>ā</w:t>
      </w:r>
      <w:r w:rsidR="009F0FB4" w:rsidRPr="003752F7">
        <w:rPr>
          <w:rFonts w:asciiTheme="majorBidi" w:hAnsiTheme="majorBidi" w:cstheme="majorBidi"/>
          <w:i/>
          <w:iCs/>
          <w:color w:val="000000"/>
          <w:sz w:val="20"/>
          <w:szCs w:val="20"/>
        </w:rPr>
        <w:t>d</w:t>
      </w:r>
      <w:r w:rsidR="009F0FB4" w:rsidRPr="003752F7">
        <w:rPr>
          <w:rFonts w:asciiTheme="majorBidi" w:hAnsiTheme="majorBidi" w:cstheme="majorBidi"/>
          <w:color w:val="000000"/>
          <w:sz w:val="20"/>
          <w:szCs w:val="20"/>
        </w:rPr>
        <w:t xml:space="preserve"> are highly laudatory terms </w:t>
      </w:r>
      <w:r w:rsidR="009F0FB4" w:rsidRPr="003752F7">
        <w:rPr>
          <w:rFonts w:asciiTheme="majorBidi" w:hAnsiTheme="majorBidi" w:cstheme="majorBidi"/>
          <w:i/>
          <w:iCs/>
          <w:color w:val="000000"/>
          <w:sz w:val="20"/>
          <w:szCs w:val="20"/>
        </w:rPr>
        <w:t>Ijtih</w:t>
      </w:r>
      <w:r w:rsidR="009F0FB4" w:rsidRPr="003752F7">
        <w:rPr>
          <w:rFonts w:asciiTheme="majorBidi" w:hAnsiTheme="majorBidi" w:cstheme="majorBidi"/>
          <w:i/>
          <w:iCs/>
          <w:sz w:val="20"/>
          <w:szCs w:val="20"/>
        </w:rPr>
        <w:t>ā</w:t>
      </w:r>
      <w:r w:rsidR="009F0FB4" w:rsidRPr="003752F7">
        <w:rPr>
          <w:rFonts w:asciiTheme="majorBidi" w:hAnsiTheme="majorBidi" w:cstheme="majorBidi"/>
          <w:i/>
          <w:iCs/>
          <w:color w:val="000000"/>
          <w:sz w:val="20"/>
          <w:szCs w:val="20"/>
        </w:rPr>
        <w:t>d</w:t>
      </w:r>
      <w:r w:rsidR="009F0FB4" w:rsidRPr="003752F7">
        <w:rPr>
          <w:rFonts w:asciiTheme="majorBidi" w:hAnsiTheme="majorBidi" w:cstheme="majorBidi"/>
          <w:color w:val="000000"/>
          <w:sz w:val="20"/>
          <w:szCs w:val="20"/>
        </w:rPr>
        <w:t xml:space="preserve"> at the core of Islamic Morality and Ethics. It is of note</w:t>
      </w:r>
      <w:r w:rsidR="007F7EA5" w:rsidRPr="003752F7">
        <w:rPr>
          <w:rFonts w:asciiTheme="majorBidi" w:hAnsiTheme="majorBidi" w:cstheme="majorBidi"/>
          <w:color w:val="000000"/>
          <w:sz w:val="20"/>
          <w:szCs w:val="20"/>
        </w:rPr>
        <w:t>—as we will show in Volume</w:t>
      </w:r>
      <w:r w:rsidR="00C06F56" w:rsidRPr="003752F7">
        <w:rPr>
          <w:rFonts w:asciiTheme="majorBidi" w:hAnsiTheme="majorBidi" w:cstheme="majorBidi"/>
          <w:color w:val="000000"/>
          <w:sz w:val="20"/>
          <w:szCs w:val="20"/>
        </w:rPr>
        <w:t xml:space="preserve"> Fifteen in our discussion of the Prophet Ezra</w:t>
      </w:r>
      <w:r w:rsidR="00371EA4" w:rsidRPr="003752F7">
        <w:rPr>
          <w:rFonts w:asciiTheme="majorBidi" w:hAnsiTheme="majorBidi" w:cstheme="majorBidi"/>
          <w:color w:val="000000"/>
          <w:sz w:val="20"/>
          <w:szCs w:val="20"/>
        </w:rPr>
        <w:t xml:space="preserve"> (flourished fifth or fourth century BCE)</w:t>
      </w:r>
      <w:r w:rsidR="00666753" w:rsidRPr="003752F7">
        <w:rPr>
          <w:rFonts w:asciiTheme="majorBidi" w:hAnsiTheme="majorBidi" w:cstheme="majorBidi"/>
          <w:color w:val="000000"/>
          <w:sz w:val="20"/>
          <w:szCs w:val="20"/>
        </w:rPr>
        <w:t xml:space="preserve">—that </w:t>
      </w:r>
      <w:r w:rsidR="00666753" w:rsidRPr="003752F7">
        <w:rPr>
          <w:rFonts w:asciiTheme="majorBidi" w:hAnsiTheme="majorBidi" w:cstheme="majorBidi"/>
          <w:i/>
          <w:iCs/>
          <w:color w:val="000000"/>
          <w:sz w:val="20"/>
          <w:szCs w:val="20"/>
        </w:rPr>
        <w:t>Ijtih</w:t>
      </w:r>
      <w:r w:rsidR="00666753" w:rsidRPr="003752F7">
        <w:rPr>
          <w:rFonts w:asciiTheme="majorBidi" w:hAnsiTheme="majorBidi" w:cstheme="majorBidi"/>
          <w:i/>
          <w:iCs/>
          <w:sz w:val="20"/>
          <w:szCs w:val="20"/>
        </w:rPr>
        <w:t>ā</w:t>
      </w:r>
      <w:r w:rsidR="00666753" w:rsidRPr="003752F7">
        <w:rPr>
          <w:rFonts w:asciiTheme="majorBidi" w:hAnsiTheme="majorBidi" w:cstheme="majorBidi"/>
          <w:i/>
          <w:iCs/>
          <w:color w:val="000000"/>
          <w:sz w:val="20"/>
          <w:szCs w:val="20"/>
        </w:rPr>
        <w:t>d</w:t>
      </w:r>
      <w:r w:rsidR="00666753" w:rsidRPr="003752F7">
        <w:rPr>
          <w:rFonts w:asciiTheme="majorBidi" w:hAnsiTheme="majorBidi" w:cstheme="majorBidi"/>
          <w:color w:val="000000"/>
          <w:sz w:val="20"/>
          <w:szCs w:val="20"/>
        </w:rPr>
        <w:t xml:space="preserve"> in </w:t>
      </w:r>
      <w:r w:rsidR="00666753" w:rsidRPr="003752F7">
        <w:rPr>
          <w:sz w:val="20"/>
          <w:szCs w:val="20"/>
        </w:rPr>
        <w:t xml:space="preserve">the </w:t>
      </w:r>
      <w:r w:rsidR="00666753" w:rsidRPr="003752F7">
        <w:rPr>
          <w:rFonts w:asciiTheme="majorBidi" w:hAnsiTheme="majorBidi" w:cstheme="majorBidi"/>
          <w:i/>
          <w:iCs/>
          <w:sz w:val="20"/>
          <w:szCs w:val="20"/>
        </w:rPr>
        <w:t xml:space="preserve">Sharī‘a </w:t>
      </w:r>
      <w:r w:rsidR="00666753" w:rsidRPr="003752F7">
        <w:rPr>
          <w:rFonts w:asciiTheme="majorBidi" w:hAnsiTheme="majorBidi" w:cstheme="majorBidi"/>
          <w:sz w:val="20"/>
          <w:szCs w:val="20"/>
        </w:rPr>
        <w:t>Sciences and</w:t>
      </w:r>
      <w:r w:rsidR="00666753" w:rsidRPr="003752F7">
        <w:rPr>
          <w:sz w:val="20"/>
          <w:szCs w:val="20"/>
        </w:rPr>
        <w:t xml:space="preserve"> Divinity was very much a distinction of the Islamic </w:t>
      </w:r>
      <w:r w:rsidR="00666753" w:rsidRPr="003752F7">
        <w:rPr>
          <w:i/>
          <w:iCs/>
          <w:sz w:val="20"/>
          <w:szCs w:val="20"/>
        </w:rPr>
        <w:t>Umma</w:t>
      </w:r>
      <w:r w:rsidR="00666753" w:rsidRPr="003752F7">
        <w:rPr>
          <w:sz w:val="20"/>
          <w:szCs w:val="20"/>
        </w:rPr>
        <w:t>. As regards the Children of Israel in ancient times, the abundance of Prophets who came to them</w:t>
      </w:r>
      <w:r w:rsidR="009162DC" w:rsidRPr="003752F7">
        <w:rPr>
          <w:sz w:val="20"/>
          <w:szCs w:val="20"/>
        </w:rPr>
        <w:t xml:space="preserve"> meant that they did not develop </w:t>
      </w:r>
      <w:r w:rsidR="009162DC" w:rsidRPr="003752F7">
        <w:rPr>
          <w:rFonts w:asciiTheme="majorBidi" w:hAnsiTheme="majorBidi" w:cstheme="majorBidi"/>
          <w:i/>
          <w:iCs/>
          <w:color w:val="000000"/>
          <w:sz w:val="20"/>
          <w:szCs w:val="20"/>
        </w:rPr>
        <w:t>Ijtih</w:t>
      </w:r>
      <w:r w:rsidR="009162DC" w:rsidRPr="003752F7">
        <w:rPr>
          <w:rFonts w:asciiTheme="majorBidi" w:hAnsiTheme="majorBidi" w:cstheme="majorBidi"/>
          <w:i/>
          <w:iCs/>
          <w:sz w:val="20"/>
          <w:szCs w:val="20"/>
        </w:rPr>
        <w:t>ā</w:t>
      </w:r>
      <w:r w:rsidR="009162DC" w:rsidRPr="003752F7">
        <w:rPr>
          <w:rFonts w:asciiTheme="majorBidi" w:hAnsiTheme="majorBidi" w:cstheme="majorBidi"/>
          <w:i/>
          <w:iCs/>
          <w:color w:val="000000"/>
          <w:sz w:val="20"/>
          <w:szCs w:val="20"/>
        </w:rPr>
        <w:t>d</w:t>
      </w:r>
      <w:r w:rsidR="009162DC" w:rsidRPr="003752F7">
        <w:rPr>
          <w:rFonts w:asciiTheme="majorBidi" w:hAnsiTheme="majorBidi" w:cstheme="majorBidi"/>
          <w:color w:val="000000"/>
          <w:sz w:val="20"/>
          <w:szCs w:val="20"/>
        </w:rPr>
        <w:t xml:space="preserve"> until after the days of Ezra, since </w:t>
      </w:r>
      <w:r w:rsidR="009F0FB4" w:rsidRPr="003752F7">
        <w:rPr>
          <w:rFonts w:eastAsia="Sakkal Majalla"/>
          <w:sz w:val="20"/>
          <w:szCs w:val="20"/>
        </w:rPr>
        <w:t>each of the Prophets was a perfect reference for the Law</w:t>
      </w:r>
      <w:r w:rsidR="009162DC" w:rsidRPr="003752F7">
        <w:rPr>
          <w:rFonts w:eastAsia="Sakkal Majalla"/>
          <w:sz w:val="20"/>
          <w:szCs w:val="20"/>
        </w:rPr>
        <w:t xml:space="preserve">. Thus, the Children of Israel </w:t>
      </w:r>
      <w:r w:rsidR="009F0FB4" w:rsidRPr="003752F7">
        <w:rPr>
          <w:rFonts w:eastAsia="Sakkal Majalla"/>
          <w:sz w:val="20"/>
          <w:szCs w:val="20"/>
        </w:rPr>
        <w:t xml:space="preserve">did not </w:t>
      </w:r>
      <w:r w:rsidR="009162DC" w:rsidRPr="003752F7">
        <w:rPr>
          <w:rFonts w:eastAsia="Sakkal Majalla"/>
          <w:sz w:val="20"/>
          <w:szCs w:val="20"/>
        </w:rPr>
        <w:t xml:space="preserve">need to </w:t>
      </w:r>
      <w:r w:rsidR="009F0FB4" w:rsidRPr="003752F7">
        <w:rPr>
          <w:rFonts w:eastAsia="Sakkal Majalla"/>
          <w:sz w:val="20"/>
          <w:szCs w:val="20"/>
        </w:rPr>
        <w:t xml:space="preserve">develop a culture of </w:t>
      </w:r>
      <w:r w:rsidR="009162DC" w:rsidRPr="003752F7">
        <w:rPr>
          <w:rFonts w:eastAsia="Sakkal Majalla"/>
          <w:sz w:val="20"/>
          <w:szCs w:val="20"/>
        </w:rPr>
        <w:t>personal</w:t>
      </w:r>
      <w:r w:rsidR="009F0FB4" w:rsidRPr="003752F7">
        <w:rPr>
          <w:rFonts w:eastAsia="Sakkal Majalla"/>
          <w:sz w:val="20"/>
          <w:szCs w:val="20"/>
        </w:rPr>
        <w:t xml:space="preserve"> </w:t>
      </w:r>
      <w:r w:rsidR="009162DC" w:rsidRPr="003752F7">
        <w:rPr>
          <w:rFonts w:eastAsia="Sakkal Majalla"/>
          <w:sz w:val="20"/>
          <w:szCs w:val="20"/>
        </w:rPr>
        <w:t>S</w:t>
      </w:r>
      <w:r w:rsidR="009F0FB4" w:rsidRPr="003752F7">
        <w:rPr>
          <w:rFonts w:eastAsia="Sakkal Majalla"/>
          <w:sz w:val="20"/>
          <w:szCs w:val="20"/>
        </w:rPr>
        <w:t xml:space="preserve">cholarship and independent </w:t>
      </w:r>
      <w:r w:rsidR="009162DC" w:rsidRPr="003752F7">
        <w:rPr>
          <w:rFonts w:eastAsia="Sakkal Majalla"/>
          <w:sz w:val="20"/>
          <w:szCs w:val="20"/>
        </w:rPr>
        <w:t>R</w:t>
      </w:r>
      <w:r w:rsidR="009F0FB4" w:rsidRPr="003752F7">
        <w:rPr>
          <w:rFonts w:eastAsia="Sakkal Majalla"/>
          <w:sz w:val="20"/>
          <w:szCs w:val="20"/>
        </w:rPr>
        <w:t>easoning (</w:t>
      </w:r>
      <w:r w:rsidR="009162DC" w:rsidRPr="003752F7">
        <w:rPr>
          <w:rFonts w:asciiTheme="majorBidi" w:hAnsiTheme="majorBidi" w:cstheme="majorBidi"/>
          <w:i/>
          <w:iCs/>
          <w:color w:val="000000"/>
          <w:sz w:val="20"/>
          <w:szCs w:val="20"/>
        </w:rPr>
        <w:t>Ijtih</w:t>
      </w:r>
      <w:r w:rsidR="009162DC" w:rsidRPr="003752F7">
        <w:rPr>
          <w:rFonts w:asciiTheme="majorBidi" w:hAnsiTheme="majorBidi" w:cstheme="majorBidi"/>
          <w:i/>
          <w:iCs/>
          <w:sz w:val="20"/>
          <w:szCs w:val="20"/>
        </w:rPr>
        <w:t>ā</w:t>
      </w:r>
      <w:r w:rsidR="009162DC" w:rsidRPr="003752F7">
        <w:rPr>
          <w:rFonts w:asciiTheme="majorBidi" w:hAnsiTheme="majorBidi" w:cstheme="majorBidi"/>
          <w:i/>
          <w:iCs/>
          <w:color w:val="000000"/>
          <w:sz w:val="20"/>
          <w:szCs w:val="20"/>
        </w:rPr>
        <w:t>d</w:t>
      </w:r>
      <w:r w:rsidR="009F0FB4" w:rsidRPr="003752F7">
        <w:rPr>
          <w:rFonts w:eastAsia="Sakkal Majalla"/>
          <w:sz w:val="20"/>
          <w:szCs w:val="20"/>
        </w:rPr>
        <w:t>)</w:t>
      </w:r>
      <w:r w:rsidR="009162DC" w:rsidRPr="003752F7">
        <w:rPr>
          <w:rFonts w:eastAsia="Sakkal Majalla"/>
          <w:sz w:val="20"/>
          <w:szCs w:val="20"/>
        </w:rPr>
        <w:t xml:space="preserve">, </w:t>
      </w:r>
      <w:r w:rsidR="009F0FB4" w:rsidRPr="003752F7">
        <w:rPr>
          <w:rFonts w:eastAsia="Sakkal Majalla"/>
          <w:sz w:val="20"/>
          <w:szCs w:val="20"/>
        </w:rPr>
        <w:t>until the voice of Prophecy fell silent around the time of Ezra after the destruction of the First Temple</w:t>
      </w:r>
      <w:r w:rsidR="00AE3324" w:rsidRPr="003752F7">
        <w:rPr>
          <w:rFonts w:eastAsia="Sakkal Majalla"/>
          <w:sz w:val="20"/>
          <w:szCs w:val="20"/>
        </w:rPr>
        <w:t xml:space="preserve"> (586 BCE)</w:t>
      </w:r>
      <w:r w:rsidR="009F0FB4" w:rsidRPr="003752F7">
        <w:rPr>
          <w:rFonts w:eastAsia="Sakkal Majalla"/>
          <w:sz w:val="20"/>
          <w:szCs w:val="20"/>
        </w:rPr>
        <w:t xml:space="preserve">. </w:t>
      </w:r>
      <w:r w:rsidR="009162DC" w:rsidRPr="003752F7">
        <w:rPr>
          <w:rFonts w:eastAsia="Sakkal Majalla"/>
          <w:sz w:val="20"/>
          <w:szCs w:val="20"/>
        </w:rPr>
        <w:t>But, s</w:t>
      </w:r>
      <w:r w:rsidR="009F0FB4" w:rsidRPr="003752F7">
        <w:rPr>
          <w:rFonts w:eastAsia="Sakkal Majalla"/>
          <w:sz w:val="20"/>
          <w:szCs w:val="20"/>
        </w:rPr>
        <w:t xml:space="preserve">ince the Prophet </w:t>
      </w:r>
      <w:r w:rsidR="009F0FB4" w:rsidRPr="003752F7">
        <w:rPr>
          <w:rFonts w:asciiTheme="majorBidi" w:hAnsiTheme="majorBidi" w:cstheme="majorBidi"/>
          <w:sz w:val="20"/>
          <w:szCs w:val="20"/>
        </w:rPr>
        <w:t xml:space="preserve">Muḥammad was the last of God’s Prophets and Messengers, his </w:t>
      </w:r>
      <w:r w:rsidR="009162DC" w:rsidRPr="003752F7">
        <w:rPr>
          <w:rFonts w:asciiTheme="majorBidi" w:hAnsiTheme="majorBidi" w:cstheme="majorBidi"/>
          <w:sz w:val="20"/>
          <w:szCs w:val="20"/>
        </w:rPr>
        <w:t>C</w:t>
      </w:r>
      <w:r w:rsidR="009F0FB4" w:rsidRPr="003752F7">
        <w:rPr>
          <w:rFonts w:asciiTheme="majorBidi" w:hAnsiTheme="majorBidi" w:cstheme="majorBidi"/>
          <w:sz w:val="20"/>
          <w:szCs w:val="20"/>
        </w:rPr>
        <w:t xml:space="preserve">ommunity initiated the development of an independent </w:t>
      </w:r>
      <w:r w:rsidR="009A5338" w:rsidRPr="003752F7">
        <w:rPr>
          <w:rFonts w:asciiTheme="majorBidi" w:hAnsiTheme="majorBidi" w:cstheme="majorBidi"/>
          <w:sz w:val="20"/>
          <w:szCs w:val="20"/>
        </w:rPr>
        <w:t>C</w:t>
      </w:r>
      <w:r w:rsidR="009F0FB4" w:rsidRPr="003752F7">
        <w:rPr>
          <w:rFonts w:asciiTheme="majorBidi" w:hAnsiTheme="majorBidi" w:cstheme="majorBidi"/>
          <w:sz w:val="20"/>
          <w:szCs w:val="20"/>
        </w:rPr>
        <w:t>ulture of skilled experts (</w:t>
      </w:r>
      <w:r w:rsidR="009A5338" w:rsidRPr="003752F7">
        <w:rPr>
          <w:rFonts w:asciiTheme="majorBidi" w:hAnsiTheme="majorBidi" w:cstheme="majorBidi"/>
          <w:i/>
          <w:iCs/>
          <w:sz w:val="20"/>
          <w:szCs w:val="20"/>
        </w:rPr>
        <w:t>M</w:t>
      </w:r>
      <w:r w:rsidR="009F0FB4" w:rsidRPr="003752F7">
        <w:rPr>
          <w:rFonts w:asciiTheme="majorBidi" w:hAnsiTheme="majorBidi" w:cstheme="majorBidi"/>
          <w:i/>
          <w:iCs/>
          <w:sz w:val="20"/>
          <w:szCs w:val="20"/>
        </w:rPr>
        <w:t>ujtahidūn</w:t>
      </w:r>
      <w:r w:rsidR="009A5338" w:rsidRPr="003752F7">
        <w:rPr>
          <w:rFonts w:asciiTheme="majorBidi" w:hAnsiTheme="majorBidi" w:cstheme="majorBidi"/>
          <w:sz w:val="20"/>
          <w:szCs w:val="20"/>
        </w:rPr>
        <w:t xml:space="preserve"> or “people of </w:t>
      </w:r>
      <w:r w:rsidR="009A5338" w:rsidRPr="003752F7">
        <w:rPr>
          <w:rFonts w:asciiTheme="majorBidi" w:hAnsiTheme="majorBidi" w:cstheme="majorBidi"/>
          <w:i/>
          <w:iCs/>
          <w:color w:val="000000"/>
          <w:sz w:val="20"/>
          <w:szCs w:val="20"/>
        </w:rPr>
        <w:t>Ijtih</w:t>
      </w:r>
      <w:r w:rsidR="009A5338" w:rsidRPr="003752F7">
        <w:rPr>
          <w:rFonts w:asciiTheme="majorBidi" w:hAnsiTheme="majorBidi" w:cstheme="majorBidi"/>
          <w:i/>
          <w:iCs/>
          <w:sz w:val="20"/>
          <w:szCs w:val="20"/>
        </w:rPr>
        <w:t>ā</w:t>
      </w:r>
      <w:r w:rsidR="009A5338" w:rsidRPr="003752F7">
        <w:rPr>
          <w:rFonts w:asciiTheme="majorBidi" w:hAnsiTheme="majorBidi" w:cstheme="majorBidi"/>
          <w:i/>
          <w:iCs/>
          <w:color w:val="000000"/>
          <w:sz w:val="20"/>
          <w:szCs w:val="20"/>
        </w:rPr>
        <w:t>d</w:t>
      </w:r>
      <w:r w:rsidR="009A5338" w:rsidRPr="003752F7">
        <w:rPr>
          <w:rFonts w:asciiTheme="majorBidi" w:hAnsiTheme="majorBidi" w:cstheme="majorBidi"/>
          <w:color w:val="000000"/>
          <w:sz w:val="20"/>
          <w:szCs w:val="20"/>
        </w:rPr>
        <w:t>”</w:t>
      </w:r>
      <w:r w:rsidR="009F0FB4" w:rsidRPr="003752F7">
        <w:rPr>
          <w:rFonts w:asciiTheme="majorBidi" w:hAnsiTheme="majorBidi" w:cstheme="majorBidi"/>
          <w:sz w:val="20"/>
          <w:szCs w:val="20"/>
        </w:rPr>
        <w:t>) from the time of his Prophecy, which flourished during subsequent centuries.</w:t>
      </w:r>
    </w:p>
    <w:p w14:paraId="71D84591" w14:textId="7B00A87D" w:rsidR="00DC59D9" w:rsidRPr="003752F7" w:rsidRDefault="009A5338" w:rsidP="002E4B7D">
      <w:pPr>
        <w:rPr>
          <w:color w:val="0F252D"/>
          <w:sz w:val="20"/>
          <w:szCs w:val="20"/>
        </w:rPr>
      </w:pPr>
      <w:r w:rsidRPr="003752F7">
        <w:rPr>
          <w:rFonts w:asciiTheme="majorBidi" w:hAnsiTheme="majorBidi" w:cstheme="majorBidi"/>
          <w:sz w:val="20"/>
          <w:szCs w:val="20"/>
        </w:rPr>
        <w:t xml:space="preserve">     </w:t>
      </w:r>
      <w:r w:rsidR="002D2DDB" w:rsidRPr="003752F7">
        <w:rPr>
          <w:sz w:val="20"/>
          <w:szCs w:val="20"/>
        </w:rPr>
        <w:t xml:space="preserve">As regards the Science of Divinity, however, </w:t>
      </w:r>
      <w:r w:rsidR="002D2DDB" w:rsidRPr="003752F7">
        <w:rPr>
          <w:color w:val="0F252D"/>
          <w:sz w:val="20"/>
          <w:szCs w:val="20"/>
        </w:rPr>
        <w:t>m</w:t>
      </w:r>
      <w:r w:rsidR="00FB6873" w:rsidRPr="003752F7">
        <w:rPr>
          <w:color w:val="0F252D"/>
          <w:sz w:val="20"/>
          <w:szCs w:val="20"/>
        </w:rPr>
        <w:t xml:space="preserve">any Muslim </w:t>
      </w:r>
      <w:r w:rsidR="00961E51" w:rsidRPr="003752F7">
        <w:rPr>
          <w:color w:val="0F252D"/>
          <w:sz w:val="20"/>
          <w:szCs w:val="20"/>
        </w:rPr>
        <w:t xml:space="preserve">Scholars </w:t>
      </w:r>
      <w:r w:rsidR="00FB6873" w:rsidRPr="003752F7">
        <w:rPr>
          <w:color w:val="0F252D"/>
          <w:sz w:val="20"/>
          <w:szCs w:val="20"/>
        </w:rPr>
        <w:t xml:space="preserve">believed that </w:t>
      </w:r>
      <w:r w:rsidR="00961E51" w:rsidRPr="003752F7">
        <w:rPr>
          <w:color w:val="0F252D"/>
          <w:sz w:val="20"/>
          <w:szCs w:val="20"/>
        </w:rPr>
        <w:t xml:space="preserve">the discipline of the Divine Science requires </w:t>
      </w:r>
      <w:r w:rsidR="00961E51" w:rsidRPr="003752F7">
        <w:rPr>
          <w:i/>
          <w:iCs/>
          <w:color w:val="0F252D"/>
          <w:sz w:val="20"/>
          <w:szCs w:val="20"/>
        </w:rPr>
        <w:t>Ijtih</w:t>
      </w:r>
      <w:r w:rsidR="00961E51" w:rsidRPr="003752F7">
        <w:rPr>
          <w:i/>
          <w:iCs/>
          <w:sz w:val="20"/>
          <w:szCs w:val="20"/>
        </w:rPr>
        <w:t>ā</w:t>
      </w:r>
      <w:r w:rsidR="00961E51" w:rsidRPr="003752F7">
        <w:rPr>
          <w:i/>
          <w:iCs/>
          <w:color w:val="0F252D"/>
          <w:sz w:val="20"/>
          <w:szCs w:val="20"/>
        </w:rPr>
        <w:t>d</w:t>
      </w:r>
      <w:r w:rsidR="00961E51" w:rsidRPr="003752F7">
        <w:rPr>
          <w:color w:val="0F252D"/>
          <w:sz w:val="20"/>
          <w:szCs w:val="20"/>
        </w:rPr>
        <w:t xml:space="preserve"> from each believer</w:t>
      </w:r>
      <w:r w:rsidR="00230770" w:rsidRPr="003752F7">
        <w:rPr>
          <w:color w:val="0F252D"/>
          <w:sz w:val="20"/>
          <w:szCs w:val="20"/>
        </w:rPr>
        <w:t xml:space="preserve"> and does not </w:t>
      </w:r>
      <w:r w:rsidR="00961E51" w:rsidRPr="003752F7">
        <w:rPr>
          <w:color w:val="0F252D"/>
          <w:sz w:val="20"/>
          <w:szCs w:val="20"/>
        </w:rPr>
        <w:t xml:space="preserve">allow for </w:t>
      </w:r>
      <w:r w:rsidR="00961E51" w:rsidRPr="003752F7">
        <w:rPr>
          <w:i/>
          <w:iCs/>
          <w:color w:val="0F252D"/>
          <w:sz w:val="20"/>
          <w:szCs w:val="20"/>
        </w:rPr>
        <w:t>taql</w:t>
      </w:r>
      <w:r w:rsidR="00961E51" w:rsidRPr="003752F7">
        <w:rPr>
          <w:i/>
          <w:iCs/>
          <w:sz w:val="20"/>
          <w:szCs w:val="20"/>
        </w:rPr>
        <w:t>ī</w:t>
      </w:r>
      <w:r w:rsidR="00961E51" w:rsidRPr="003752F7">
        <w:rPr>
          <w:i/>
          <w:iCs/>
          <w:color w:val="0F252D"/>
          <w:sz w:val="20"/>
          <w:szCs w:val="20"/>
        </w:rPr>
        <w:t xml:space="preserve">d </w:t>
      </w:r>
      <w:r w:rsidR="00961E51" w:rsidRPr="003752F7">
        <w:rPr>
          <w:color w:val="0F252D"/>
          <w:sz w:val="20"/>
          <w:szCs w:val="20"/>
        </w:rPr>
        <w:t>(uncritical acceptance)</w:t>
      </w:r>
      <w:r w:rsidR="00230770" w:rsidRPr="003752F7">
        <w:rPr>
          <w:color w:val="0F252D"/>
          <w:sz w:val="20"/>
          <w:szCs w:val="20"/>
        </w:rPr>
        <w:t>,</w:t>
      </w:r>
      <w:r w:rsidR="00F67E6D" w:rsidRPr="003752F7">
        <w:rPr>
          <w:color w:val="0F252D"/>
          <w:sz w:val="20"/>
          <w:szCs w:val="20"/>
        </w:rPr>
        <w:t xml:space="preserve"> although</w:t>
      </w:r>
      <w:r w:rsidR="00230770" w:rsidRPr="003752F7">
        <w:rPr>
          <w:color w:val="0F252D"/>
          <w:sz w:val="20"/>
          <w:szCs w:val="20"/>
        </w:rPr>
        <w:t xml:space="preserve"> that opinion was not a matter of consensus</w:t>
      </w:r>
      <w:r w:rsidR="00961E51" w:rsidRPr="003752F7">
        <w:rPr>
          <w:color w:val="0F252D"/>
          <w:sz w:val="20"/>
          <w:szCs w:val="20"/>
        </w:rPr>
        <w:t xml:space="preserve">. </w:t>
      </w:r>
      <w:r w:rsidR="00230770" w:rsidRPr="003752F7">
        <w:rPr>
          <w:color w:val="0F252D"/>
          <w:sz w:val="20"/>
          <w:szCs w:val="20"/>
        </w:rPr>
        <w:t>Nevertheless, m</w:t>
      </w:r>
      <w:r w:rsidR="00961E51" w:rsidRPr="003752F7">
        <w:rPr>
          <w:color w:val="0F252D"/>
          <w:sz w:val="20"/>
          <w:szCs w:val="20"/>
        </w:rPr>
        <w:t xml:space="preserve">any Scholars of Divinity held that their pursuits differed fundamentally from those of Islamic </w:t>
      </w:r>
      <w:r w:rsidR="00F67E6D" w:rsidRPr="003752F7">
        <w:rPr>
          <w:color w:val="0F252D"/>
          <w:sz w:val="20"/>
          <w:szCs w:val="20"/>
        </w:rPr>
        <w:t>S</w:t>
      </w:r>
      <w:r w:rsidR="00961E51" w:rsidRPr="003752F7">
        <w:rPr>
          <w:color w:val="0F252D"/>
          <w:sz w:val="20"/>
          <w:szCs w:val="20"/>
        </w:rPr>
        <w:t xml:space="preserve">ubstantive </w:t>
      </w:r>
      <w:r w:rsidR="00F67E6D" w:rsidRPr="003752F7">
        <w:rPr>
          <w:color w:val="0F252D"/>
          <w:sz w:val="20"/>
          <w:szCs w:val="20"/>
        </w:rPr>
        <w:t>R</w:t>
      </w:r>
      <w:r w:rsidR="00961E51" w:rsidRPr="003752F7">
        <w:rPr>
          <w:color w:val="0F252D"/>
          <w:sz w:val="20"/>
          <w:szCs w:val="20"/>
        </w:rPr>
        <w:t>egulations (</w:t>
      </w:r>
      <w:r w:rsidR="00961E51" w:rsidRPr="003752F7">
        <w:rPr>
          <w:i/>
          <w:iCs/>
          <w:color w:val="0F252D"/>
          <w:sz w:val="20"/>
          <w:szCs w:val="20"/>
        </w:rPr>
        <w:t>al-Fiqh</w:t>
      </w:r>
      <w:r w:rsidR="00961E51" w:rsidRPr="003752F7">
        <w:rPr>
          <w:color w:val="0F252D"/>
          <w:sz w:val="20"/>
          <w:szCs w:val="20"/>
        </w:rPr>
        <w:t>) in that each person—even one who is uneducated—must undertake their own individual</w:t>
      </w:r>
      <w:r w:rsidR="00961E51" w:rsidRPr="003752F7">
        <w:rPr>
          <w:i/>
          <w:iCs/>
          <w:color w:val="0F252D"/>
          <w:sz w:val="20"/>
          <w:szCs w:val="20"/>
        </w:rPr>
        <w:t xml:space="preserve"> Ijtih</w:t>
      </w:r>
      <w:r w:rsidR="00961E51" w:rsidRPr="003752F7">
        <w:rPr>
          <w:i/>
          <w:iCs/>
          <w:sz w:val="20"/>
          <w:szCs w:val="20"/>
        </w:rPr>
        <w:t>ā</w:t>
      </w:r>
      <w:r w:rsidR="00961E51" w:rsidRPr="003752F7">
        <w:rPr>
          <w:i/>
          <w:iCs/>
          <w:color w:val="0F252D"/>
          <w:sz w:val="20"/>
          <w:szCs w:val="20"/>
        </w:rPr>
        <w:t>d</w:t>
      </w:r>
      <w:r w:rsidR="00961E51" w:rsidRPr="003752F7">
        <w:rPr>
          <w:color w:val="0F252D"/>
          <w:sz w:val="20"/>
          <w:szCs w:val="20"/>
        </w:rPr>
        <w:t xml:space="preserve">, despite their limitations, in seeking to grasp the proofs of belief, according to their aptitudes and abilities. </w:t>
      </w:r>
    </w:p>
    <w:p w14:paraId="2291938B" w14:textId="50D44283" w:rsidR="00B55D1E" w:rsidRPr="003752F7" w:rsidRDefault="009A5338" w:rsidP="00D36138">
      <w:pPr>
        <w:rPr>
          <w:rFonts w:asciiTheme="majorBidi" w:hAnsiTheme="majorBidi" w:cstheme="majorBidi"/>
          <w:color w:val="000000"/>
          <w:sz w:val="20"/>
          <w:szCs w:val="20"/>
        </w:rPr>
      </w:pPr>
      <w:r w:rsidRPr="003752F7">
        <w:rPr>
          <w:rFonts w:asciiTheme="majorBidi" w:hAnsiTheme="majorBidi" w:cstheme="majorBidi"/>
          <w:sz w:val="20"/>
          <w:szCs w:val="20"/>
        </w:rPr>
        <w:t xml:space="preserve">     As we will see in what follows, t</w:t>
      </w:r>
      <w:r w:rsidR="00176E73" w:rsidRPr="003752F7">
        <w:rPr>
          <w:rFonts w:asciiTheme="majorBidi" w:hAnsiTheme="majorBidi" w:cstheme="majorBidi"/>
          <w:sz w:val="20"/>
          <w:szCs w:val="20"/>
        </w:rPr>
        <w:t xml:space="preserve">he role of Epistemological methods is central to the Islamic </w:t>
      </w:r>
      <w:r w:rsidRPr="003752F7">
        <w:rPr>
          <w:rFonts w:asciiTheme="majorBidi" w:hAnsiTheme="majorBidi" w:cstheme="majorBidi"/>
          <w:i/>
          <w:iCs/>
          <w:sz w:val="20"/>
          <w:szCs w:val="20"/>
        </w:rPr>
        <w:t xml:space="preserve">Sharī‘a </w:t>
      </w:r>
      <w:r w:rsidRPr="003752F7">
        <w:rPr>
          <w:rFonts w:asciiTheme="majorBidi" w:hAnsiTheme="majorBidi" w:cstheme="majorBidi"/>
          <w:sz w:val="20"/>
          <w:szCs w:val="20"/>
        </w:rPr>
        <w:t>Sciences and</w:t>
      </w:r>
      <w:r w:rsidRPr="003752F7">
        <w:rPr>
          <w:sz w:val="20"/>
          <w:szCs w:val="20"/>
        </w:rPr>
        <w:t xml:space="preserve"> Divinity</w:t>
      </w:r>
      <w:r w:rsidRPr="003752F7">
        <w:rPr>
          <w:rFonts w:asciiTheme="majorBidi" w:hAnsiTheme="majorBidi" w:cstheme="majorBidi"/>
          <w:sz w:val="20"/>
          <w:szCs w:val="20"/>
        </w:rPr>
        <w:t>, and, g</w:t>
      </w:r>
      <w:r w:rsidR="00176E73" w:rsidRPr="003752F7">
        <w:rPr>
          <w:rFonts w:asciiTheme="majorBidi" w:hAnsiTheme="majorBidi" w:cstheme="majorBidi"/>
          <w:sz w:val="20"/>
          <w:szCs w:val="20"/>
        </w:rPr>
        <w:t xml:space="preserve">iven the fact that most  </w:t>
      </w:r>
      <w:r w:rsidRPr="003752F7">
        <w:rPr>
          <w:rFonts w:asciiTheme="majorBidi" w:hAnsiTheme="majorBidi" w:cstheme="majorBidi"/>
          <w:i/>
          <w:iCs/>
          <w:sz w:val="20"/>
          <w:szCs w:val="20"/>
        </w:rPr>
        <w:t xml:space="preserve">Sharī‘a </w:t>
      </w:r>
      <w:r w:rsidR="00176E73" w:rsidRPr="003752F7">
        <w:rPr>
          <w:rFonts w:asciiTheme="majorBidi" w:hAnsiTheme="majorBidi" w:cstheme="majorBidi"/>
          <w:sz w:val="20"/>
          <w:szCs w:val="20"/>
        </w:rPr>
        <w:t xml:space="preserve">proofs in the Qur’ān and </w:t>
      </w:r>
      <w:r w:rsidR="00176E73" w:rsidRPr="003752F7">
        <w:rPr>
          <w:rFonts w:asciiTheme="majorBidi" w:hAnsiTheme="majorBidi" w:cstheme="majorBidi"/>
          <w:i/>
          <w:iCs/>
          <w:sz w:val="20"/>
          <w:szCs w:val="20"/>
        </w:rPr>
        <w:t>Sunna</w:t>
      </w:r>
      <w:r w:rsidR="00176E73" w:rsidRPr="003752F7">
        <w:rPr>
          <w:rFonts w:asciiTheme="majorBidi" w:hAnsiTheme="majorBidi" w:cstheme="majorBidi"/>
          <w:sz w:val="20"/>
          <w:szCs w:val="20"/>
        </w:rPr>
        <w:t xml:space="preserve"> are</w:t>
      </w:r>
      <w:r w:rsidRPr="003752F7">
        <w:rPr>
          <w:rFonts w:asciiTheme="majorBidi" w:hAnsiTheme="majorBidi" w:cstheme="majorBidi"/>
          <w:sz w:val="20"/>
          <w:szCs w:val="20"/>
        </w:rPr>
        <w:t>—</w:t>
      </w:r>
      <w:r w:rsidR="00176E73" w:rsidRPr="003752F7">
        <w:rPr>
          <w:rFonts w:asciiTheme="majorBidi" w:hAnsiTheme="majorBidi" w:cstheme="majorBidi"/>
          <w:sz w:val="20"/>
          <w:szCs w:val="20"/>
        </w:rPr>
        <w:t>by their intended nature</w:t>
      </w:r>
      <w:r w:rsidRPr="003752F7">
        <w:rPr>
          <w:rFonts w:asciiTheme="majorBidi" w:hAnsiTheme="majorBidi" w:cstheme="majorBidi"/>
          <w:sz w:val="20"/>
          <w:szCs w:val="20"/>
        </w:rPr>
        <w:t>—only P</w:t>
      </w:r>
      <w:r w:rsidR="00176E73" w:rsidRPr="003752F7">
        <w:rPr>
          <w:rFonts w:asciiTheme="majorBidi" w:hAnsiTheme="majorBidi" w:cstheme="majorBidi"/>
          <w:sz w:val="20"/>
          <w:szCs w:val="20"/>
        </w:rPr>
        <w:t xml:space="preserve">resumptively </w:t>
      </w:r>
      <w:r w:rsidRPr="003752F7">
        <w:rPr>
          <w:rFonts w:asciiTheme="majorBidi" w:hAnsiTheme="majorBidi" w:cstheme="majorBidi"/>
          <w:sz w:val="20"/>
          <w:szCs w:val="20"/>
        </w:rPr>
        <w:t>A</w:t>
      </w:r>
      <w:r w:rsidR="00176E73" w:rsidRPr="003752F7">
        <w:rPr>
          <w:rFonts w:asciiTheme="majorBidi" w:hAnsiTheme="majorBidi" w:cstheme="majorBidi"/>
          <w:sz w:val="20"/>
          <w:szCs w:val="20"/>
        </w:rPr>
        <w:t>uthoritative (</w:t>
      </w:r>
      <w:r w:rsidR="006279F8" w:rsidRPr="003752F7">
        <w:rPr>
          <w:rFonts w:asciiTheme="majorBidi" w:hAnsiTheme="majorBidi" w:cstheme="majorBidi"/>
          <w:i/>
          <w:iCs/>
          <w:sz w:val="20"/>
          <w:szCs w:val="20"/>
        </w:rPr>
        <w:t>Ẓ</w:t>
      </w:r>
      <w:r w:rsidR="00176E73" w:rsidRPr="003752F7">
        <w:rPr>
          <w:rFonts w:asciiTheme="majorBidi" w:hAnsiTheme="majorBidi" w:cstheme="majorBidi"/>
          <w:i/>
          <w:iCs/>
          <w:sz w:val="20"/>
          <w:szCs w:val="20"/>
        </w:rPr>
        <w:t>annī</w:t>
      </w:r>
      <w:r w:rsidR="00176E73" w:rsidRPr="003752F7">
        <w:rPr>
          <w:rFonts w:asciiTheme="majorBidi" w:hAnsiTheme="majorBidi" w:cstheme="majorBidi"/>
          <w:sz w:val="20"/>
          <w:szCs w:val="20"/>
        </w:rPr>
        <w:t>) as opposed to absolutely authoritative (</w:t>
      </w:r>
      <w:r w:rsidR="006279F8" w:rsidRPr="003752F7">
        <w:rPr>
          <w:rFonts w:asciiTheme="majorBidi" w:hAnsiTheme="majorBidi" w:cstheme="majorBidi"/>
          <w:i/>
          <w:iCs/>
          <w:sz w:val="20"/>
          <w:szCs w:val="20"/>
        </w:rPr>
        <w:t>Q</w:t>
      </w:r>
      <w:r w:rsidR="00176E73" w:rsidRPr="003752F7">
        <w:rPr>
          <w:rFonts w:asciiTheme="majorBidi" w:hAnsiTheme="majorBidi" w:cstheme="majorBidi"/>
          <w:i/>
          <w:iCs/>
          <w:sz w:val="20"/>
          <w:szCs w:val="20"/>
        </w:rPr>
        <w:t>aṭ‘ī</w:t>
      </w:r>
      <w:r w:rsidR="00176E73" w:rsidRPr="003752F7">
        <w:rPr>
          <w:rFonts w:asciiTheme="majorBidi" w:hAnsiTheme="majorBidi" w:cstheme="majorBidi"/>
          <w:sz w:val="20"/>
          <w:szCs w:val="20"/>
        </w:rPr>
        <w:t>), the</w:t>
      </w:r>
      <w:r w:rsidR="006279F8" w:rsidRPr="003752F7">
        <w:rPr>
          <w:rFonts w:asciiTheme="majorBidi" w:hAnsiTheme="majorBidi" w:cstheme="majorBidi"/>
          <w:sz w:val="20"/>
          <w:szCs w:val="20"/>
        </w:rPr>
        <w:t>se Sciences</w:t>
      </w:r>
      <w:r w:rsidR="00176E73" w:rsidRPr="003752F7">
        <w:rPr>
          <w:rFonts w:asciiTheme="majorBidi" w:hAnsiTheme="majorBidi" w:cstheme="majorBidi"/>
          <w:sz w:val="20"/>
          <w:szCs w:val="20"/>
        </w:rPr>
        <w:t xml:space="preserve"> naturally require</w:t>
      </w:r>
      <w:r w:rsidR="006279F8" w:rsidRPr="003752F7">
        <w:rPr>
          <w:rFonts w:asciiTheme="majorBidi" w:hAnsiTheme="majorBidi" w:cstheme="majorBidi"/>
          <w:sz w:val="20"/>
          <w:szCs w:val="20"/>
        </w:rPr>
        <w:t>d</w:t>
      </w:r>
      <w:r w:rsidR="00176E73" w:rsidRPr="003752F7">
        <w:rPr>
          <w:rFonts w:asciiTheme="majorBidi" w:hAnsiTheme="majorBidi" w:cstheme="majorBidi"/>
          <w:sz w:val="20"/>
          <w:szCs w:val="20"/>
        </w:rPr>
        <w:t xml:space="preserve"> careful</w:t>
      </w:r>
      <w:r w:rsidR="00176E73" w:rsidRPr="003752F7">
        <w:rPr>
          <w:rFonts w:asciiTheme="majorBidi" w:hAnsiTheme="majorBidi" w:cstheme="majorBidi"/>
          <w:color w:val="0F252D"/>
          <w:sz w:val="20"/>
          <w:szCs w:val="20"/>
        </w:rPr>
        <w:t xml:space="preserve"> </w:t>
      </w:r>
      <w:r w:rsidR="006279F8" w:rsidRPr="003752F7">
        <w:rPr>
          <w:rFonts w:asciiTheme="majorBidi" w:hAnsiTheme="majorBidi" w:cstheme="majorBidi"/>
          <w:color w:val="0F252D"/>
          <w:sz w:val="20"/>
          <w:szCs w:val="20"/>
        </w:rPr>
        <w:t>I</w:t>
      </w:r>
      <w:r w:rsidR="00176E73" w:rsidRPr="003752F7">
        <w:rPr>
          <w:rFonts w:asciiTheme="majorBidi" w:hAnsiTheme="majorBidi" w:cstheme="majorBidi"/>
          <w:color w:val="0F252D"/>
          <w:sz w:val="20"/>
          <w:szCs w:val="20"/>
        </w:rPr>
        <w:t xml:space="preserve">ntellectual assiduity </w:t>
      </w:r>
      <w:r w:rsidR="00176E73" w:rsidRPr="003752F7">
        <w:rPr>
          <w:rFonts w:asciiTheme="majorBidi" w:hAnsiTheme="majorBidi" w:cstheme="majorBidi"/>
          <w:sz w:val="20"/>
          <w:szCs w:val="20"/>
        </w:rPr>
        <w:t>(</w:t>
      </w:r>
      <w:r w:rsidR="006279F8" w:rsidRPr="003752F7">
        <w:rPr>
          <w:rFonts w:asciiTheme="majorBidi" w:hAnsiTheme="majorBidi" w:cstheme="majorBidi"/>
          <w:i/>
          <w:iCs/>
          <w:sz w:val="20"/>
          <w:szCs w:val="20"/>
        </w:rPr>
        <w:t>I</w:t>
      </w:r>
      <w:r w:rsidR="00176E73" w:rsidRPr="003752F7">
        <w:rPr>
          <w:rFonts w:asciiTheme="majorBidi" w:hAnsiTheme="majorBidi" w:cstheme="majorBidi"/>
          <w:i/>
          <w:iCs/>
          <w:sz w:val="20"/>
          <w:szCs w:val="20"/>
        </w:rPr>
        <w:t>jtihād</w:t>
      </w:r>
      <w:r w:rsidR="00176E73" w:rsidRPr="003752F7">
        <w:rPr>
          <w:rFonts w:asciiTheme="majorBidi" w:hAnsiTheme="majorBidi" w:cstheme="majorBidi"/>
          <w:sz w:val="20"/>
          <w:szCs w:val="20"/>
        </w:rPr>
        <w:t xml:space="preserve">) </w:t>
      </w:r>
      <w:r w:rsidR="00176E73" w:rsidRPr="003752F7">
        <w:rPr>
          <w:rFonts w:asciiTheme="majorBidi" w:hAnsiTheme="majorBidi" w:cstheme="majorBidi"/>
          <w:color w:val="0F252D"/>
          <w:sz w:val="20"/>
          <w:szCs w:val="20"/>
        </w:rPr>
        <w:t>to discover the best and truest interpretations</w:t>
      </w:r>
      <w:r w:rsidR="00176E73" w:rsidRPr="003752F7">
        <w:rPr>
          <w:rFonts w:asciiTheme="majorBidi" w:hAnsiTheme="majorBidi" w:cstheme="majorBidi"/>
          <w:sz w:val="20"/>
          <w:szCs w:val="20"/>
        </w:rPr>
        <w:t xml:space="preserve">. Thus, each of the formal </w:t>
      </w:r>
      <w:r w:rsidR="006279F8" w:rsidRPr="003752F7">
        <w:rPr>
          <w:rFonts w:asciiTheme="majorBidi" w:hAnsiTheme="majorBidi" w:cstheme="majorBidi"/>
          <w:sz w:val="20"/>
          <w:szCs w:val="20"/>
        </w:rPr>
        <w:t>S</w:t>
      </w:r>
      <w:r w:rsidR="00176E73" w:rsidRPr="003752F7">
        <w:rPr>
          <w:rFonts w:asciiTheme="majorBidi" w:hAnsiTheme="majorBidi" w:cstheme="majorBidi"/>
          <w:sz w:val="20"/>
          <w:szCs w:val="20"/>
        </w:rPr>
        <w:t xml:space="preserve">chools of Islamic Law developed its own unique methodology for doing this </w:t>
      </w:r>
      <w:r w:rsidR="006279F8" w:rsidRPr="003752F7">
        <w:rPr>
          <w:rFonts w:asciiTheme="majorBidi" w:hAnsiTheme="majorBidi" w:cstheme="majorBidi"/>
          <w:i/>
          <w:iCs/>
          <w:sz w:val="20"/>
          <w:szCs w:val="20"/>
        </w:rPr>
        <w:t>I</w:t>
      </w:r>
      <w:r w:rsidR="00176E73" w:rsidRPr="003752F7">
        <w:rPr>
          <w:rFonts w:asciiTheme="majorBidi" w:hAnsiTheme="majorBidi" w:cstheme="majorBidi"/>
          <w:i/>
          <w:iCs/>
          <w:sz w:val="20"/>
          <w:szCs w:val="20"/>
        </w:rPr>
        <w:t>jtihād</w:t>
      </w:r>
      <w:r w:rsidR="00176E73" w:rsidRPr="003752F7">
        <w:rPr>
          <w:rFonts w:asciiTheme="majorBidi" w:hAnsiTheme="majorBidi" w:cstheme="majorBidi"/>
          <w:sz w:val="20"/>
          <w:szCs w:val="20"/>
        </w:rPr>
        <w:t>, and it is their differences in method that produce their often dissenting conclusions in substantive Law (</w:t>
      </w:r>
      <w:r w:rsidR="00176E73" w:rsidRPr="003752F7">
        <w:rPr>
          <w:rFonts w:asciiTheme="majorBidi" w:hAnsiTheme="majorBidi" w:cstheme="majorBidi"/>
          <w:i/>
          <w:iCs/>
          <w:sz w:val="20"/>
          <w:szCs w:val="20"/>
        </w:rPr>
        <w:t>al-Fiqh</w:t>
      </w:r>
      <w:r w:rsidR="00176E73" w:rsidRPr="003752F7">
        <w:rPr>
          <w:rFonts w:asciiTheme="majorBidi" w:hAnsiTheme="majorBidi" w:cstheme="majorBidi"/>
          <w:sz w:val="20"/>
          <w:szCs w:val="20"/>
        </w:rPr>
        <w:t>) and Legal Theory (</w:t>
      </w:r>
      <w:r w:rsidR="00176E73" w:rsidRPr="003752F7">
        <w:rPr>
          <w:rFonts w:asciiTheme="majorBidi" w:hAnsiTheme="majorBidi" w:cstheme="majorBidi"/>
          <w:i/>
          <w:iCs/>
          <w:sz w:val="20"/>
          <w:szCs w:val="20"/>
        </w:rPr>
        <w:t>Uṣūl al-Fiqh</w:t>
      </w:r>
      <w:r w:rsidR="00176E73" w:rsidRPr="003752F7">
        <w:rPr>
          <w:rFonts w:asciiTheme="majorBidi" w:hAnsiTheme="majorBidi" w:cstheme="majorBidi"/>
          <w:sz w:val="20"/>
          <w:szCs w:val="20"/>
        </w:rPr>
        <w:t xml:space="preserve">). See </w:t>
      </w:r>
      <w:r w:rsidR="00176E73" w:rsidRPr="003752F7">
        <w:rPr>
          <w:rFonts w:asciiTheme="majorBidi" w:hAnsiTheme="majorBidi" w:cstheme="majorBidi"/>
          <w:color w:val="000000"/>
          <w:sz w:val="20"/>
          <w:szCs w:val="20"/>
        </w:rPr>
        <w:t xml:space="preserve">Umar F. Abd-Allah Wymann-Landgraf, </w:t>
      </w:r>
      <w:r w:rsidR="00176E73" w:rsidRPr="003752F7">
        <w:rPr>
          <w:rFonts w:asciiTheme="majorBidi" w:hAnsiTheme="majorBidi" w:cstheme="majorBidi"/>
          <w:i/>
          <w:iCs/>
          <w:color w:val="000000"/>
          <w:sz w:val="20"/>
          <w:szCs w:val="20"/>
        </w:rPr>
        <w:t>Mālik and Medina: Islamic Legal Reasoning in the Formative Period</w:t>
      </w:r>
      <w:r w:rsidR="00176E73" w:rsidRPr="003752F7">
        <w:rPr>
          <w:rFonts w:asciiTheme="majorBidi" w:hAnsiTheme="majorBidi" w:cstheme="majorBidi"/>
          <w:color w:val="000000"/>
          <w:sz w:val="20"/>
          <w:szCs w:val="20"/>
        </w:rPr>
        <w:t xml:space="preserve"> (Leiden: Brill, 2013)</w:t>
      </w:r>
      <w:r w:rsidR="00176E73" w:rsidRPr="003752F7">
        <w:rPr>
          <w:rFonts w:asciiTheme="majorBidi" w:hAnsiTheme="majorBidi" w:cstheme="majorBidi"/>
          <w:sz w:val="20"/>
          <w:szCs w:val="20"/>
        </w:rPr>
        <w:t xml:space="preserve"> and Umar F. Abd-Allah, “The Principal Imams and Their Schools,” 14 CDs (Chicago: The Nawawi Foundation, 2004) </w:t>
      </w:r>
      <w:r w:rsidR="00176E73" w:rsidRPr="003752F7">
        <w:rPr>
          <w:rFonts w:asciiTheme="majorBidi" w:hAnsiTheme="majorBidi" w:cstheme="majorBidi"/>
          <w:color w:val="000000"/>
          <w:sz w:val="20"/>
          <w:szCs w:val="20"/>
        </w:rPr>
        <w:t xml:space="preserve">available at </w:t>
      </w:r>
      <w:hyperlink r:id="rId4" w:history="1">
        <w:r w:rsidR="00176E73" w:rsidRPr="003752F7">
          <w:rPr>
            <w:rStyle w:val="Hyperlink"/>
            <w:rFonts w:asciiTheme="majorBidi" w:eastAsiaTheme="majorEastAsia" w:hAnsiTheme="majorBidi" w:cstheme="majorBidi"/>
            <w:sz w:val="20"/>
            <w:szCs w:val="20"/>
          </w:rPr>
          <w:t>https://www.theoasisinitiative.org</w:t>
        </w:r>
      </w:hyperlink>
      <w:r w:rsidR="00176E73" w:rsidRPr="003752F7">
        <w:rPr>
          <w:rFonts w:asciiTheme="majorBidi" w:hAnsiTheme="majorBidi" w:cstheme="majorBidi"/>
          <w:color w:val="000000"/>
          <w:sz w:val="20"/>
          <w:szCs w:val="20"/>
        </w:rPr>
        <w:t>.</w:t>
      </w:r>
    </w:p>
  </w:footnote>
  <w:footnote w:id="172">
    <w:p w14:paraId="5B3BBB85" w14:textId="07C001D4" w:rsidR="00E86172" w:rsidRPr="003752F7" w:rsidRDefault="00E86172" w:rsidP="00E86172">
      <w:pPr>
        <w:pStyle w:val="FootnoteText"/>
      </w:pPr>
      <w:r w:rsidRPr="003752F7">
        <w:rPr>
          <w:rStyle w:val="FootnoteReference"/>
        </w:rPr>
        <w:footnoteRef/>
      </w:r>
      <w:r w:rsidRPr="003752F7">
        <w:t xml:space="preserve"> </w:t>
      </w:r>
      <w:r w:rsidRPr="003752F7">
        <w:rPr>
          <w:b/>
          <w:bCs/>
          <w:i/>
          <w:iCs/>
          <w:color w:val="0F252D"/>
        </w:rPr>
        <w:t>Al-Fiqh</w:t>
      </w:r>
      <w:r w:rsidRPr="003752F7">
        <w:t xml:space="preserve"> in Arabic literally means “discernment” and “broad understanding,” referring especially to practical and applied wisdom. As Law and Legal Theory developed during the early centuries of Islam, the word </w:t>
      </w:r>
      <w:r w:rsidRPr="003752F7">
        <w:rPr>
          <w:i/>
          <w:iCs/>
        </w:rPr>
        <w:t>Fiqh</w:t>
      </w:r>
      <w:r w:rsidRPr="003752F7">
        <w:t xml:space="preserve"> came, however, to be applied almost exclusively to the understanding of </w:t>
      </w:r>
      <w:r w:rsidR="00B36702" w:rsidRPr="003752F7">
        <w:t xml:space="preserve">the </w:t>
      </w:r>
      <w:r w:rsidRPr="003752F7">
        <w:t xml:space="preserve">substantive </w:t>
      </w:r>
      <w:r w:rsidR="00B36702" w:rsidRPr="003752F7">
        <w:t xml:space="preserve">regulations of the </w:t>
      </w:r>
      <w:r w:rsidR="00B36702" w:rsidRPr="003752F7">
        <w:rPr>
          <w:i/>
          <w:iCs/>
        </w:rPr>
        <w:t>Shar</w:t>
      </w:r>
      <w:r w:rsidR="00C471E2" w:rsidRPr="003752F7">
        <w:rPr>
          <w:i/>
          <w:iCs/>
        </w:rPr>
        <w:t>ī</w:t>
      </w:r>
      <w:r w:rsidR="00B36702" w:rsidRPr="003752F7">
        <w:rPr>
          <w:i/>
          <w:iCs/>
        </w:rPr>
        <w:t xml:space="preserve">‘a </w:t>
      </w:r>
      <w:r w:rsidRPr="003752F7">
        <w:t xml:space="preserve">in the light of the emerging </w:t>
      </w:r>
      <w:r w:rsidR="00C471E2" w:rsidRPr="003752F7">
        <w:t>S</w:t>
      </w:r>
      <w:r w:rsidRPr="003752F7">
        <w:t xml:space="preserve">chools of </w:t>
      </w:r>
      <w:r w:rsidR="00C471E2" w:rsidRPr="003752F7">
        <w:t>L</w:t>
      </w:r>
      <w:r w:rsidRPr="003752F7">
        <w:t>aw</w:t>
      </w:r>
      <w:r w:rsidR="00C471E2" w:rsidRPr="003752F7">
        <w:t xml:space="preserve"> (</w:t>
      </w:r>
      <w:r w:rsidR="00C471E2" w:rsidRPr="003752F7">
        <w:rPr>
          <w:i/>
          <w:iCs/>
        </w:rPr>
        <w:t>Madh</w:t>
      </w:r>
      <w:r w:rsidR="00045E1E" w:rsidRPr="003752F7">
        <w:rPr>
          <w:i/>
          <w:iCs/>
        </w:rPr>
        <w:t>ā</w:t>
      </w:r>
      <w:r w:rsidR="00C471E2" w:rsidRPr="003752F7">
        <w:rPr>
          <w:i/>
          <w:iCs/>
        </w:rPr>
        <w:t>hib</w:t>
      </w:r>
      <w:r w:rsidR="00C471E2" w:rsidRPr="003752F7">
        <w:t>)</w:t>
      </w:r>
      <w:r w:rsidRPr="003752F7">
        <w:t xml:space="preserve"> and their distinctive</w:t>
      </w:r>
      <w:r w:rsidR="00045E1E" w:rsidRPr="003752F7">
        <w:t xml:space="preserve"> Philosophies of</w:t>
      </w:r>
      <w:r w:rsidRPr="003752F7">
        <w:t xml:space="preserve"> Jurisprudence. In the Qur’ān and </w:t>
      </w:r>
      <w:r w:rsidRPr="003752F7">
        <w:rPr>
          <w:i/>
          <w:iCs/>
        </w:rPr>
        <w:t>Sunna</w:t>
      </w:r>
      <w:r w:rsidRPr="003752F7">
        <w:t xml:space="preserve">, however, the word </w:t>
      </w:r>
      <w:r w:rsidRPr="003752F7">
        <w:rPr>
          <w:i/>
          <w:iCs/>
        </w:rPr>
        <w:t>fiqh</w:t>
      </w:r>
      <w:r w:rsidRPr="003752F7">
        <w:t xml:space="preserve"> always retains and </w:t>
      </w:r>
      <w:r w:rsidR="00045E1E" w:rsidRPr="003752F7">
        <w:t xml:space="preserve">continues to </w:t>
      </w:r>
      <w:r w:rsidRPr="003752F7">
        <w:t>reflect its broad earlier meaning of discernment and wisdom.</w:t>
      </w:r>
    </w:p>
  </w:footnote>
  <w:footnote w:id="173">
    <w:p w14:paraId="144FA351" w14:textId="17E17CCC" w:rsidR="00E86172" w:rsidRPr="003752F7" w:rsidRDefault="00E86172" w:rsidP="003752F7">
      <w:pPr>
        <w:pStyle w:val="NormalWeb"/>
        <w:spacing w:before="0" w:beforeAutospacing="0" w:after="0" w:afterAutospacing="0"/>
        <w:rPr>
          <w:rFonts w:asciiTheme="majorBidi" w:hAnsiTheme="majorBidi" w:cstheme="majorBidi"/>
          <w:color w:val="202122"/>
          <w:sz w:val="20"/>
          <w:szCs w:val="20"/>
        </w:rPr>
      </w:pPr>
      <w:r w:rsidRPr="003752F7">
        <w:rPr>
          <w:rStyle w:val="FootnoteReference"/>
          <w:sz w:val="20"/>
          <w:szCs w:val="20"/>
        </w:rPr>
        <w:footnoteRef/>
      </w:r>
      <w:r w:rsidRPr="003752F7">
        <w:rPr>
          <w:sz w:val="20"/>
          <w:szCs w:val="20"/>
        </w:rPr>
        <w:t xml:space="preserve"> </w:t>
      </w:r>
      <w:r w:rsidRPr="003752F7">
        <w:rPr>
          <w:rFonts w:asciiTheme="majorBidi" w:hAnsiTheme="majorBidi" w:cstheme="majorBidi"/>
          <w:b/>
          <w:bCs/>
          <w:color w:val="202122"/>
          <w:sz w:val="20"/>
          <w:szCs w:val="20"/>
        </w:rPr>
        <w:t>Thomas Clayton Wolfe</w:t>
      </w:r>
      <w:r w:rsidRPr="003752F7">
        <w:rPr>
          <w:rStyle w:val="apple-converted-space"/>
          <w:rFonts w:asciiTheme="majorBidi" w:hAnsiTheme="majorBidi" w:cstheme="majorBidi"/>
          <w:color w:val="202122"/>
          <w:sz w:val="20"/>
          <w:szCs w:val="20"/>
        </w:rPr>
        <w:t> </w:t>
      </w:r>
      <w:r w:rsidRPr="003752F7">
        <w:rPr>
          <w:rFonts w:asciiTheme="majorBidi" w:hAnsiTheme="majorBidi" w:cstheme="majorBidi"/>
          <w:color w:val="202122"/>
          <w:sz w:val="20"/>
          <w:szCs w:val="20"/>
        </w:rPr>
        <w:t xml:space="preserve">(d. 1357/1938) hailed from North Carolina and was a famous American novelist and literary figure of the early </w:t>
      </w:r>
      <w:r w:rsidR="0095587F" w:rsidRPr="003752F7">
        <w:rPr>
          <w:rFonts w:asciiTheme="majorBidi" w:hAnsiTheme="majorBidi" w:cstheme="majorBidi"/>
          <w:color w:val="202122"/>
          <w:sz w:val="20"/>
          <w:szCs w:val="20"/>
        </w:rPr>
        <w:t>fourteenth/</w:t>
      </w:r>
      <w:r w:rsidRPr="003752F7">
        <w:rPr>
          <w:rFonts w:asciiTheme="majorBidi" w:hAnsiTheme="majorBidi" w:cstheme="majorBidi"/>
          <w:color w:val="202122"/>
          <w:sz w:val="20"/>
          <w:szCs w:val="20"/>
        </w:rPr>
        <w:t xml:space="preserve">twentieth century. Wolfe wrote four lengthy novels as well as many short stories, dramatic works, and novellas. His books vividly portray and </w:t>
      </w:r>
      <w:r w:rsidR="0095587F" w:rsidRPr="003752F7">
        <w:rPr>
          <w:rFonts w:asciiTheme="majorBidi" w:hAnsiTheme="majorBidi" w:cstheme="majorBidi"/>
          <w:color w:val="202122"/>
          <w:sz w:val="20"/>
          <w:szCs w:val="20"/>
        </w:rPr>
        <w:t xml:space="preserve">profoundly </w:t>
      </w:r>
      <w:r w:rsidRPr="003752F7">
        <w:rPr>
          <w:rFonts w:asciiTheme="majorBidi" w:hAnsiTheme="majorBidi" w:cstheme="majorBidi"/>
          <w:color w:val="202122"/>
          <w:sz w:val="20"/>
          <w:szCs w:val="20"/>
        </w:rPr>
        <w:t xml:space="preserve">reflect upon American </w:t>
      </w:r>
      <w:r w:rsidR="0095587F" w:rsidRPr="003752F7">
        <w:rPr>
          <w:rFonts w:asciiTheme="majorBidi" w:hAnsiTheme="majorBidi" w:cstheme="majorBidi"/>
          <w:color w:val="202122"/>
          <w:sz w:val="20"/>
          <w:szCs w:val="20"/>
        </w:rPr>
        <w:t>C</w:t>
      </w:r>
      <w:r w:rsidRPr="003752F7">
        <w:rPr>
          <w:rFonts w:asciiTheme="majorBidi" w:hAnsiTheme="majorBidi" w:cstheme="majorBidi"/>
          <w:color w:val="202122"/>
          <w:sz w:val="20"/>
          <w:szCs w:val="20"/>
        </w:rPr>
        <w:t xml:space="preserve">ulture and its values. </w:t>
      </w:r>
    </w:p>
  </w:footnote>
  <w:footnote w:id="174">
    <w:p w14:paraId="4E391E9C" w14:textId="7B84A61D" w:rsidR="00E86172" w:rsidRPr="003752F7" w:rsidRDefault="00E86172" w:rsidP="00E86172">
      <w:pPr>
        <w:pStyle w:val="FootnoteText"/>
      </w:pPr>
      <w:r w:rsidRPr="003752F7">
        <w:rPr>
          <w:rStyle w:val="FootnoteReference"/>
        </w:rPr>
        <w:footnoteRef/>
      </w:r>
      <w:r w:rsidRPr="003752F7">
        <w:t xml:space="preserve"> </w:t>
      </w:r>
      <w:r w:rsidRPr="003752F7">
        <w:rPr>
          <w:b/>
          <w:bCs/>
          <w:color w:val="202122"/>
        </w:rPr>
        <w:t>Ernest Burgmann</w:t>
      </w:r>
      <w:r w:rsidRPr="003752F7">
        <w:rPr>
          <w:rStyle w:val="apple-converted-space"/>
          <w:color w:val="202122"/>
        </w:rPr>
        <w:t> </w:t>
      </w:r>
      <w:r w:rsidRPr="003752F7">
        <w:rPr>
          <w:color w:val="202122"/>
        </w:rPr>
        <w:t xml:space="preserve">(d. 1387/1967) or, more fully, Ernest Henry Burgmann, </w:t>
      </w:r>
      <w:r w:rsidRPr="003752F7">
        <w:t xml:space="preserve">was a prominent Australian Bishop of the Church of England and </w:t>
      </w:r>
      <w:r w:rsidR="00222719" w:rsidRPr="003752F7">
        <w:t xml:space="preserve">an </w:t>
      </w:r>
      <w:r w:rsidRPr="003752F7">
        <w:t>outspoken social activist. Throughout his life, however, he avoided joining any particular political party</w:t>
      </w:r>
      <w:r w:rsidR="00222719" w:rsidRPr="003752F7">
        <w:t>,</w:t>
      </w:r>
      <w:r w:rsidRPr="003752F7">
        <w:t xml:space="preserve"> while still </w:t>
      </w:r>
      <w:r w:rsidR="00222719" w:rsidRPr="003752F7">
        <w:t>remaining</w:t>
      </w:r>
      <w:r w:rsidRPr="003752F7">
        <w:t xml:space="preserve"> active in Australian politics</w:t>
      </w:r>
      <w:r w:rsidR="00BA63A4" w:rsidRPr="003752F7">
        <w:t>. Burgmann expressed</w:t>
      </w:r>
      <w:r w:rsidRPr="003752F7">
        <w:t xml:space="preserve"> strong interest</w:t>
      </w:r>
      <w:r w:rsidR="00BA63A4" w:rsidRPr="003752F7">
        <w:t>s</w:t>
      </w:r>
      <w:r w:rsidRPr="003752F7">
        <w:t xml:space="preserve"> in </w:t>
      </w:r>
      <w:r w:rsidR="00BA63A4" w:rsidRPr="003752F7">
        <w:t xml:space="preserve">and commitments to </w:t>
      </w:r>
      <w:r w:rsidRPr="003752F7">
        <w:t xml:space="preserve">working-class issues. He was part of the Australian delegation to the United Nations Assembly in Paris in 1367/1948. </w:t>
      </w:r>
      <w:r w:rsidR="00204EAE" w:rsidRPr="003752F7">
        <w:t xml:space="preserve">During his life, </w:t>
      </w:r>
      <w:r w:rsidRPr="003752F7">
        <w:t xml:space="preserve">Burgmann wrote prolifically on Biblical interpretation, social justice, and reform. </w:t>
      </w:r>
    </w:p>
  </w:footnote>
  <w:footnote w:id="175">
    <w:p w14:paraId="51933FDD" w14:textId="44467458" w:rsidR="00E86172" w:rsidRPr="003752F7" w:rsidRDefault="00E86172" w:rsidP="00E86172">
      <w:pPr>
        <w:pStyle w:val="FootnoteText"/>
      </w:pPr>
      <w:r w:rsidRPr="003752F7">
        <w:rPr>
          <w:rStyle w:val="FootnoteReference"/>
        </w:rPr>
        <w:footnoteRef/>
      </w:r>
      <w:r w:rsidRPr="003752F7">
        <w:t xml:space="preserve"> </w:t>
      </w:r>
      <w:r w:rsidRPr="003752F7">
        <w:rPr>
          <w:b/>
          <w:bCs/>
        </w:rPr>
        <w:t>Hannah Arendt</w:t>
      </w:r>
      <w:r w:rsidRPr="003752F7">
        <w:t xml:space="preserve"> (d. 1395/1975) was a German-Jewish and American political theorist and </w:t>
      </w:r>
      <w:r w:rsidR="00204EAE" w:rsidRPr="003752F7">
        <w:t>P</w:t>
      </w:r>
      <w:r w:rsidRPr="003752F7">
        <w:t xml:space="preserve">hilosopher of penetrating insight, especially as regards the nature of modern totalitarian regimes. </w:t>
      </w:r>
    </w:p>
  </w:footnote>
  <w:footnote w:id="176">
    <w:p w14:paraId="1905D655" w14:textId="2454F033" w:rsidR="00E86172" w:rsidRPr="003752F7" w:rsidRDefault="00E86172" w:rsidP="00E86172">
      <w:pPr>
        <w:rPr>
          <w:rFonts w:asciiTheme="majorBidi" w:hAnsiTheme="majorBidi" w:cstheme="majorBidi"/>
          <w:color w:val="222222"/>
          <w:sz w:val="20"/>
          <w:szCs w:val="20"/>
          <w:shd w:val="clear" w:color="auto" w:fill="FFFFFF"/>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Jesus said: “</w:t>
      </w:r>
      <w:r w:rsidRPr="003752F7">
        <w:rPr>
          <w:rFonts w:asciiTheme="majorBidi" w:hAnsiTheme="majorBidi" w:cstheme="majorBidi"/>
          <w:sz w:val="20"/>
          <w:szCs w:val="20"/>
          <w:u w:val="single"/>
        </w:rPr>
        <w:t>And if a house be divided against itself, that house cannot stand</w:t>
      </w:r>
      <w:r w:rsidRPr="003752F7">
        <w:rPr>
          <w:rFonts w:asciiTheme="majorBidi" w:hAnsiTheme="majorBidi" w:cstheme="majorBidi"/>
          <w:sz w:val="20"/>
          <w:szCs w:val="20"/>
        </w:rPr>
        <w:t xml:space="preserve">” (Mark, 3:25). Abraham Lincoln (d. 1282/1865) cited these words in a famous speech he gave in 1274/1858 after being nominated as </w:t>
      </w:r>
      <w:r w:rsidR="00F31E17" w:rsidRPr="003752F7">
        <w:rPr>
          <w:rFonts w:asciiTheme="majorBidi" w:hAnsiTheme="majorBidi" w:cstheme="majorBidi"/>
          <w:sz w:val="20"/>
          <w:szCs w:val="20"/>
        </w:rPr>
        <w:t xml:space="preserve">an </w:t>
      </w:r>
      <w:r w:rsidRPr="003752F7">
        <w:rPr>
          <w:rFonts w:asciiTheme="majorBidi" w:hAnsiTheme="majorBidi" w:cstheme="majorBidi"/>
          <w:sz w:val="20"/>
          <w:szCs w:val="20"/>
        </w:rPr>
        <w:t xml:space="preserve">Illinois </w:t>
      </w:r>
      <w:r w:rsidR="00F31E17" w:rsidRPr="003752F7">
        <w:rPr>
          <w:rFonts w:asciiTheme="majorBidi" w:hAnsiTheme="majorBidi" w:cstheme="majorBidi"/>
          <w:sz w:val="20"/>
          <w:szCs w:val="20"/>
        </w:rPr>
        <w:t>S</w:t>
      </w:r>
      <w:r w:rsidRPr="003752F7">
        <w:rPr>
          <w:rFonts w:asciiTheme="majorBidi" w:hAnsiTheme="majorBidi" w:cstheme="majorBidi"/>
          <w:sz w:val="20"/>
          <w:szCs w:val="20"/>
        </w:rPr>
        <w:t xml:space="preserve">enator and before becoming United States </w:t>
      </w:r>
      <w:r w:rsidR="00F31E17" w:rsidRPr="003752F7">
        <w:rPr>
          <w:rFonts w:asciiTheme="majorBidi" w:hAnsiTheme="majorBidi" w:cstheme="majorBidi"/>
          <w:sz w:val="20"/>
          <w:szCs w:val="20"/>
        </w:rPr>
        <w:t>P</w:t>
      </w:r>
      <w:r w:rsidRPr="003752F7">
        <w:rPr>
          <w:rFonts w:asciiTheme="majorBidi" w:hAnsiTheme="majorBidi" w:cstheme="majorBidi"/>
          <w:sz w:val="20"/>
          <w:szCs w:val="20"/>
        </w:rPr>
        <w:t xml:space="preserve">resident three years later. </w:t>
      </w:r>
      <w:r w:rsidR="00F31E17" w:rsidRPr="003752F7">
        <w:rPr>
          <w:rFonts w:asciiTheme="majorBidi" w:hAnsiTheme="majorBidi" w:cstheme="majorBidi"/>
          <w:sz w:val="20"/>
          <w:szCs w:val="20"/>
        </w:rPr>
        <w:t>Lincoln</w:t>
      </w:r>
      <w:r w:rsidRPr="003752F7">
        <w:rPr>
          <w:rFonts w:asciiTheme="majorBidi" w:hAnsiTheme="majorBidi" w:cstheme="majorBidi"/>
          <w:sz w:val="20"/>
          <w:szCs w:val="20"/>
        </w:rPr>
        <w:t xml:space="preserve"> said: “</w:t>
      </w:r>
      <w:r w:rsidRPr="003752F7">
        <w:rPr>
          <w:rFonts w:asciiTheme="majorBidi" w:hAnsiTheme="majorBidi" w:cstheme="majorBidi"/>
          <w:color w:val="222222"/>
          <w:sz w:val="20"/>
          <w:szCs w:val="20"/>
          <w:shd w:val="clear" w:color="auto" w:fill="FFFFFF"/>
        </w:rPr>
        <w:t xml:space="preserve">A house divided against itself, cannot stand. I believe this government cannot endure, permanently, half slave and half free.” </w:t>
      </w:r>
      <w:r w:rsidRPr="003752F7">
        <w:rPr>
          <w:rFonts w:asciiTheme="majorBidi" w:eastAsia="MS Gothic" w:hAnsiTheme="majorBidi" w:cstheme="majorBidi"/>
          <w:color w:val="131315"/>
          <w:sz w:val="20"/>
          <w:szCs w:val="20"/>
        </w:rPr>
        <w:t xml:space="preserve">In this timeless address, </w:t>
      </w:r>
      <w:r w:rsidR="00A93B92" w:rsidRPr="003752F7">
        <w:rPr>
          <w:rFonts w:asciiTheme="majorBidi" w:eastAsia="MS Gothic" w:hAnsiTheme="majorBidi" w:cstheme="majorBidi"/>
          <w:color w:val="131315"/>
          <w:sz w:val="20"/>
          <w:szCs w:val="20"/>
        </w:rPr>
        <w:t xml:space="preserve">Abraham </w:t>
      </w:r>
      <w:r w:rsidRPr="003752F7">
        <w:rPr>
          <w:rFonts w:asciiTheme="majorBidi" w:eastAsia="MS Gothic" w:hAnsiTheme="majorBidi" w:cstheme="majorBidi"/>
          <w:color w:val="131315"/>
          <w:sz w:val="20"/>
          <w:szCs w:val="20"/>
        </w:rPr>
        <w:t>Lincoln was alluding to the 1273/1857 Dred Scott decision of the previous year, which had opened the doors, not only to slavery’s spread into the</w:t>
      </w:r>
      <w:r w:rsidR="00A93B92" w:rsidRPr="003752F7">
        <w:rPr>
          <w:rFonts w:asciiTheme="majorBidi" w:eastAsia="MS Gothic" w:hAnsiTheme="majorBidi" w:cstheme="majorBidi"/>
          <w:color w:val="131315"/>
          <w:sz w:val="20"/>
          <w:szCs w:val="20"/>
        </w:rPr>
        <w:t xml:space="preserve"> newly acquired</w:t>
      </w:r>
      <w:r w:rsidRPr="003752F7">
        <w:rPr>
          <w:rFonts w:asciiTheme="majorBidi" w:eastAsia="MS Gothic" w:hAnsiTheme="majorBidi" w:cstheme="majorBidi"/>
          <w:color w:val="131315"/>
          <w:sz w:val="20"/>
          <w:szCs w:val="20"/>
        </w:rPr>
        <w:t xml:space="preserve"> Western territories</w:t>
      </w:r>
      <w:r w:rsidR="00A93B92" w:rsidRPr="003752F7">
        <w:rPr>
          <w:rFonts w:asciiTheme="majorBidi" w:eastAsia="MS Gothic" w:hAnsiTheme="majorBidi" w:cstheme="majorBidi"/>
          <w:color w:val="131315"/>
          <w:sz w:val="20"/>
          <w:szCs w:val="20"/>
        </w:rPr>
        <w:t xml:space="preserve"> of the United States</w:t>
      </w:r>
      <w:r w:rsidRPr="003752F7">
        <w:rPr>
          <w:rFonts w:asciiTheme="majorBidi" w:hAnsiTheme="majorBidi" w:cstheme="majorBidi"/>
          <w:sz w:val="20"/>
          <w:szCs w:val="20"/>
        </w:rPr>
        <w:t>—</w:t>
      </w:r>
      <w:r w:rsidR="00E54468" w:rsidRPr="003752F7">
        <w:rPr>
          <w:rFonts w:asciiTheme="majorBidi" w:hAnsiTheme="majorBidi" w:cstheme="majorBidi"/>
          <w:sz w:val="20"/>
          <w:szCs w:val="20"/>
        </w:rPr>
        <w:t xml:space="preserve">an outcome </w:t>
      </w:r>
      <w:r w:rsidRPr="003752F7">
        <w:rPr>
          <w:rFonts w:asciiTheme="majorBidi" w:eastAsia="MS Gothic" w:hAnsiTheme="majorBidi" w:cstheme="majorBidi"/>
          <w:color w:val="131315"/>
          <w:sz w:val="20"/>
          <w:szCs w:val="20"/>
        </w:rPr>
        <w:t xml:space="preserve">which Lincoln </w:t>
      </w:r>
      <w:r w:rsidR="00E54468" w:rsidRPr="003752F7">
        <w:rPr>
          <w:rFonts w:asciiTheme="majorBidi" w:eastAsia="MS Gothic" w:hAnsiTheme="majorBidi" w:cstheme="majorBidi"/>
          <w:color w:val="131315"/>
          <w:sz w:val="20"/>
          <w:szCs w:val="20"/>
        </w:rPr>
        <w:t xml:space="preserve">deeply </w:t>
      </w:r>
      <w:r w:rsidRPr="003752F7">
        <w:rPr>
          <w:rFonts w:asciiTheme="majorBidi" w:eastAsia="MS Gothic" w:hAnsiTheme="majorBidi" w:cstheme="majorBidi"/>
          <w:color w:val="131315"/>
          <w:sz w:val="20"/>
          <w:szCs w:val="20"/>
        </w:rPr>
        <w:t>feared</w:t>
      </w:r>
      <w:r w:rsidRPr="003752F7">
        <w:rPr>
          <w:rFonts w:asciiTheme="majorBidi" w:hAnsiTheme="majorBidi" w:cstheme="majorBidi"/>
          <w:sz w:val="20"/>
          <w:szCs w:val="20"/>
        </w:rPr>
        <w:t>—</w:t>
      </w:r>
      <w:r w:rsidRPr="003752F7">
        <w:rPr>
          <w:rFonts w:asciiTheme="majorBidi" w:eastAsia="MS Gothic" w:hAnsiTheme="majorBidi" w:cstheme="majorBidi"/>
          <w:color w:val="131315"/>
          <w:sz w:val="20"/>
          <w:szCs w:val="20"/>
        </w:rPr>
        <w:t xml:space="preserve">but </w:t>
      </w:r>
      <w:r w:rsidR="00E54468" w:rsidRPr="003752F7">
        <w:rPr>
          <w:rFonts w:asciiTheme="majorBidi" w:eastAsia="MS Gothic" w:hAnsiTheme="majorBidi" w:cstheme="majorBidi"/>
          <w:color w:val="131315"/>
          <w:sz w:val="20"/>
          <w:szCs w:val="20"/>
        </w:rPr>
        <w:t>slavery’s</w:t>
      </w:r>
      <w:r w:rsidRPr="003752F7">
        <w:rPr>
          <w:rFonts w:asciiTheme="majorBidi" w:eastAsia="MS Gothic" w:hAnsiTheme="majorBidi" w:cstheme="majorBidi"/>
          <w:color w:val="131315"/>
          <w:sz w:val="20"/>
          <w:szCs w:val="20"/>
        </w:rPr>
        <w:t xml:space="preserve"> greater legitimization in the</w:t>
      </w:r>
      <w:r w:rsidR="00E54468" w:rsidRPr="003752F7">
        <w:rPr>
          <w:rFonts w:asciiTheme="majorBidi" w:eastAsia="MS Gothic" w:hAnsiTheme="majorBidi" w:cstheme="majorBidi"/>
          <w:color w:val="131315"/>
          <w:sz w:val="20"/>
          <w:szCs w:val="20"/>
        </w:rPr>
        <w:t xml:space="preserve"> so-called</w:t>
      </w:r>
      <w:r w:rsidRPr="003752F7">
        <w:rPr>
          <w:rFonts w:asciiTheme="majorBidi" w:eastAsia="MS Gothic" w:hAnsiTheme="majorBidi" w:cstheme="majorBidi"/>
          <w:color w:val="131315"/>
          <w:sz w:val="20"/>
          <w:szCs w:val="20"/>
        </w:rPr>
        <w:t xml:space="preserve"> “free” states of the North, which had rejected </w:t>
      </w:r>
      <w:r w:rsidR="00E54468" w:rsidRPr="003752F7">
        <w:rPr>
          <w:rFonts w:asciiTheme="majorBidi" w:eastAsia="MS Gothic" w:hAnsiTheme="majorBidi" w:cstheme="majorBidi"/>
          <w:color w:val="131315"/>
          <w:sz w:val="20"/>
          <w:szCs w:val="20"/>
        </w:rPr>
        <w:t>the</w:t>
      </w:r>
      <w:r w:rsidRPr="003752F7">
        <w:rPr>
          <w:rFonts w:asciiTheme="majorBidi" w:eastAsia="MS Gothic" w:hAnsiTheme="majorBidi" w:cstheme="majorBidi"/>
          <w:color w:val="131315"/>
          <w:sz w:val="20"/>
          <w:szCs w:val="20"/>
        </w:rPr>
        <w:t xml:space="preserve"> </w:t>
      </w:r>
      <w:r w:rsidR="00E54468" w:rsidRPr="003752F7">
        <w:rPr>
          <w:rFonts w:asciiTheme="majorBidi" w:eastAsia="MS Gothic" w:hAnsiTheme="majorBidi" w:cstheme="majorBidi"/>
          <w:color w:val="131315"/>
          <w:sz w:val="20"/>
          <w:szCs w:val="20"/>
        </w:rPr>
        <w:t xml:space="preserve">institution’s </w:t>
      </w:r>
      <w:r w:rsidRPr="003752F7">
        <w:rPr>
          <w:rFonts w:asciiTheme="majorBidi" w:eastAsia="MS Gothic" w:hAnsiTheme="majorBidi" w:cstheme="majorBidi"/>
          <w:color w:val="131315"/>
          <w:sz w:val="20"/>
          <w:szCs w:val="20"/>
        </w:rPr>
        <w:t>legality. Lincoln was speaking to more than one thousand delegates, who we may imagine understood as well as he the ominous implications that he was invoking, namely, that the institution of slavery in the land</w:t>
      </w:r>
      <w:r w:rsidRPr="003752F7">
        <w:rPr>
          <w:rFonts w:asciiTheme="majorBidi" w:hAnsiTheme="majorBidi" w:cstheme="majorBidi"/>
          <w:sz w:val="20"/>
          <w:szCs w:val="20"/>
        </w:rPr>
        <w:t>—</w:t>
      </w:r>
      <w:r w:rsidRPr="003752F7">
        <w:rPr>
          <w:rFonts w:asciiTheme="majorBidi" w:eastAsia="MS Gothic" w:hAnsiTheme="majorBidi" w:cstheme="majorBidi"/>
          <w:color w:val="131315"/>
          <w:sz w:val="20"/>
          <w:szCs w:val="20"/>
        </w:rPr>
        <w:t>and especially its potential expansion into the Western territories</w:t>
      </w:r>
      <w:r w:rsidRPr="003752F7">
        <w:rPr>
          <w:rFonts w:asciiTheme="majorBidi" w:hAnsiTheme="majorBidi" w:cstheme="majorBidi"/>
          <w:sz w:val="20"/>
          <w:szCs w:val="20"/>
        </w:rPr>
        <w:t>—</w:t>
      </w:r>
      <w:r w:rsidRPr="003752F7">
        <w:rPr>
          <w:rFonts w:asciiTheme="majorBidi" w:eastAsia="MS Gothic" w:hAnsiTheme="majorBidi" w:cstheme="majorBidi"/>
          <w:color w:val="131315"/>
          <w:sz w:val="20"/>
          <w:szCs w:val="20"/>
        </w:rPr>
        <w:t xml:space="preserve">would utterly tear the </w:t>
      </w:r>
      <w:r w:rsidR="00CD256C" w:rsidRPr="003752F7">
        <w:rPr>
          <w:rFonts w:asciiTheme="majorBidi" w:eastAsia="MS Gothic" w:hAnsiTheme="majorBidi" w:cstheme="majorBidi"/>
          <w:color w:val="131315"/>
          <w:sz w:val="20"/>
          <w:szCs w:val="20"/>
        </w:rPr>
        <w:t>United States</w:t>
      </w:r>
      <w:r w:rsidRPr="003752F7">
        <w:rPr>
          <w:rFonts w:asciiTheme="majorBidi" w:eastAsia="MS Gothic" w:hAnsiTheme="majorBidi" w:cstheme="majorBidi"/>
          <w:color w:val="131315"/>
          <w:sz w:val="20"/>
          <w:szCs w:val="20"/>
        </w:rPr>
        <w:t xml:space="preserve"> apart.</w:t>
      </w:r>
      <w:r w:rsidRPr="003752F7">
        <w:rPr>
          <w:rFonts w:asciiTheme="majorBidi" w:hAnsiTheme="majorBidi" w:cstheme="majorBidi"/>
          <w:color w:val="222222"/>
          <w:sz w:val="20"/>
          <w:szCs w:val="20"/>
          <w:shd w:val="clear" w:color="auto" w:fill="FFFFFF"/>
        </w:rPr>
        <w:t xml:space="preserve"> Lincoln understood </w:t>
      </w:r>
      <w:r w:rsidR="00CD256C" w:rsidRPr="003752F7">
        <w:rPr>
          <w:rFonts w:asciiTheme="majorBidi" w:hAnsiTheme="majorBidi" w:cstheme="majorBidi"/>
          <w:color w:val="222222"/>
          <w:sz w:val="20"/>
          <w:szCs w:val="20"/>
          <w:shd w:val="clear" w:color="auto" w:fill="FFFFFF"/>
        </w:rPr>
        <w:t xml:space="preserve">well </w:t>
      </w:r>
      <w:r w:rsidRPr="003752F7">
        <w:rPr>
          <w:rFonts w:asciiTheme="majorBidi" w:hAnsiTheme="majorBidi" w:cstheme="majorBidi"/>
          <w:color w:val="222222"/>
          <w:sz w:val="20"/>
          <w:szCs w:val="20"/>
          <w:shd w:val="clear" w:color="auto" w:fill="FFFFFF"/>
        </w:rPr>
        <w:t xml:space="preserve">the </w:t>
      </w:r>
      <w:r w:rsidR="00CD256C" w:rsidRPr="003752F7">
        <w:rPr>
          <w:rFonts w:asciiTheme="majorBidi" w:hAnsiTheme="majorBidi" w:cstheme="majorBidi"/>
          <w:color w:val="222222"/>
          <w:sz w:val="20"/>
          <w:szCs w:val="20"/>
          <w:shd w:val="clear" w:color="auto" w:fill="FFFFFF"/>
        </w:rPr>
        <w:t xml:space="preserve">Biblical </w:t>
      </w:r>
      <w:r w:rsidRPr="003752F7">
        <w:rPr>
          <w:rFonts w:asciiTheme="majorBidi" w:hAnsiTheme="majorBidi" w:cstheme="majorBidi"/>
          <w:color w:val="222222"/>
          <w:sz w:val="20"/>
          <w:szCs w:val="20"/>
          <w:shd w:val="clear" w:color="auto" w:fill="FFFFFF"/>
        </w:rPr>
        <w:t>verse he quoted, but man</w:t>
      </w:r>
      <w:r w:rsidR="00AA1862" w:rsidRPr="003752F7">
        <w:rPr>
          <w:rFonts w:asciiTheme="majorBidi" w:hAnsiTheme="majorBidi" w:cstheme="majorBidi"/>
          <w:color w:val="222222"/>
          <w:sz w:val="20"/>
          <w:szCs w:val="20"/>
          <w:shd w:val="clear" w:color="auto" w:fill="FFFFFF"/>
        </w:rPr>
        <w:t>y reader-</w:t>
      </w:r>
      <w:r w:rsidR="00DE29FD" w:rsidRPr="003752F7">
        <w:rPr>
          <w:rFonts w:asciiTheme="majorBidi" w:hAnsiTheme="majorBidi" w:cstheme="majorBidi"/>
          <w:color w:val="222222"/>
          <w:sz w:val="20"/>
          <w:szCs w:val="20"/>
          <w:shd w:val="clear" w:color="auto" w:fill="FFFFFF"/>
        </w:rPr>
        <w:t>listeners</w:t>
      </w:r>
      <w:r w:rsidRPr="003752F7">
        <w:rPr>
          <w:rFonts w:asciiTheme="majorBidi" w:hAnsiTheme="majorBidi" w:cstheme="majorBidi"/>
          <w:color w:val="222222"/>
          <w:sz w:val="20"/>
          <w:szCs w:val="20"/>
          <w:shd w:val="clear" w:color="auto" w:fill="FFFFFF"/>
        </w:rPr>
        <w:t xml:space="preserve"> are likely to misunderstand it. The metaphor of the house in this verse does not refer to the physical structure of a house, as readily comes to mind for many English-speakers</w:t>
      </w:r>
      <w:r w:rsidR="001828CC" w:rsidRPr="003752F7">
        <w:rPr>
          <w:rFonts w:asciiTheme="majorBidi" w:hAnsiTheme="majorBidi" w:cstheme="majorBidi"/>
          <w:color w:val="222222"/>
          <w:sz w:val="20"/>
          <w:szCs w:val="20"/>
          <w:shd w:val="clear" w:color="auto" w:fill="FFFFFF"/>
        </w:rPr>
        <w:t xml:space="preserve"> and as </w:t>
      </w:r>
      <w:r w:rsidR="00AD68E3" w:rsidRPr="003752F7">
        <w:rPr>
          <w:rFonts w:asciiTheme="majorBidi" w:hAnsiTheme="majorBidi" w:cstheme="majorBidi"/>
          <w:color w:val="222222"/>
          <w:sz w:val="20"/>
          <w:szCs w:val="20"/>
          <w:shd w:val="clear" w:color="auto" w:fill="FFFFFF"/>
        </w:rPr>
        <w:t>we have invoked in our image above</w:t>
      </w:r>
      <w:r w:rsidRPr="003752F7">
        <w:rPr>
          <w:rFonts w:asciiTheme="majorBidi" w:hAnsiTheme="majorBidi" w:cstheme="majorBidi"/>
          <w:sz w:val="20"/>
          <w:szCs w:val="20"/>
        </w:rPr>
        <w:t>—</w:t>
      </w:r>
      <w:r w:rsidRPr="003752F7">
        <w:rPr>
          <w:rFonts w:asciiTheme="majorBidi" w:hAnsiTheme="majorBidi" w:cstheme="majorBidi"/>
          <w:color w:val="222222"/>
          <w:sz w:val="20"/>
          <w:szCs w:val="20"/>
          <w:shd w:val="clear" w:color="auto" w:fill="FFFFFF"/>
        </w:rPr>
        <w:t>which would make one think, for example, of a house divided by an earthquake or other physical catastrophe. Rather, it refers to a household, an extended family, kingdom</w:t>
      </w:r>
      <w:r w:rsidRPr="003752F7">
        <w:rPr>
          <w:rFonts w:asciiTheme="majorBidi" w:hAnsiTheme="majorBidi" w:cstheme="majorBidi"/>
          <w:sz w:val="20"/>
          <w:szCs w:val="20"/>
        </w:rPr>
        <w:t>—</w:t>
      </w:r>
      <w:r w:rsidRPr="003752F7">
        <w:rPr>
          <w:rFonts w:asciiTheme="majorBidi" w:hAnsiTheme="majorBidi" w:cstheme="majorBidi"/>
          <w:color w:val="222222"/>
          <w:sz w:val="20"/>
          <w:szCs w:val="20"/>
          <w:shd w:val="clear" w:color="auto" w:fill="FFFFFF"/>
        </w:rPr>
        <w:t xml:space="preserve">which is mentioned in the previous verse </w:t>
      </w:r>
      <w:r w:rsidR="005546CD" w:rsidRPr="003752F7">
        <w:rPr>
          <w:rFonts w:asciiTheme="majorBidi" w:hAnsiTheme="majorBidi" w:cstheme="majorBidi"/>
          <w:color w:val="222222"/>
          <w:sz w:val="20"/>
          <w:szCs w:val="20"/>
          <w:shd w:val="clear" w:color="auto" w:fill="FFFFFF"/>
        </w:rPr>
        <w:t xml:space="preserve">Mark, </w:t>
      </w:r>
      <w:r w:rsidRPr="003752F7">
        <w:rPr>
          <w:rFonts w:asciiTheme="majorBidi" w:hAnsiTheme="majorBidi" w:cstheme="majorBidi"/>
          <w:color w:val="222222"/>
          <w:sz w:val="20"/>
          <w:szCs w:val="20"/>
          <w:shd w:val="clear" w:color="auto" w:fill="FFFFFF"/>
        </w:rPr>
        <w:t>3:24</w:t>
      </w:r>
      <w:r w:rsidRPr="003752F7">
        <w:rPr>
          <w:rFonts w:asciiTheme="majorBidi" w:hAnsiTheme="majorBidi" w:cstheme="majorBidi"/>
          <w:sz w:val="20"/>
          <w:szCs w:val="20"/>
        </w:rPr>
        <w:t>—</w:t>
      </w:r>
      <w:r w:rsidRPr="003752F7">
        <w:rPr>
          <w:rFonts w:asciiTheme="majorBidi" w:hAnsiTheme="majorBidi" w:cstheme="majorBidi"/>
          <w:color w:val="222222"/>
          <w:sz w:val="20"/>
          <w:szCs w:val="20"/>
          <w:shd w:val="clear" w:color="auto" w:fill="FFFFFF"/>
        </w:rPr>
        <w:t>something like the House of Jacob. Although the immediate reference is to Satan’s realm falling apart if it were divided, it brings to mind the House of Jacob and the Jews of Christ’s time facing their own downfall or ruin if they should persist in disbelieving in Christ and rejecting him</w:t>
      </w:r>
      <w:r w:rsidRPr="003752F7">
        <w:rPr>
          <w:rFonts w:asciiTheme="majorBidi" w:hAnsiTheme="majorBidi" w:cstheme="majorBidi"/>
          <w:sz w:val="20"/>
          <w:szCs w:val="20"/>
        </w:rPr>
        <w:t>—</w:t>
      </w:r>
      <w:r w:rsidRPr="003752F7">
        <w:rPr>
          <w:rFonts w:asciiTheme="majorBidi" w:hAnsiTheme="majorBidi" w:cstheme="majorBidi"/>
          <w:color w:val="222222"/>
          <w:sz w:val="20"/>
          <w:szCs w:val="20"/>
          <w:shd w:val="clear" w:color="auto" w:fill="FFFFFF"/>
        </w:rPr>
        <w:t>such as by</w:t>
      </w:r>
      <w:r w:rsidR="00FA7232" w:rsidRPr="003752F7">
        <w:rPr>
          <w:rFonts w:asciiTheme="majorBidi" w:hAnsiTheme="majorBidi" w:cstheme="majorBidi"/>
          <w:color w:val="222222"/>
          <w:sz w:val="20"/>
          <w:szCs w:val="20"/>
          <w:shd w:val="clear" w:color="auto" w:fill="FFFFFF"/>
        </w:rPr>
        <w:t xml:space="preserve"> the act of</w:t>
      </w:r>
      <w:r w:rsidRPr="003752F7">
        <w:rPr>
          <w:rFonts w:asciiTheme="majorBidi" w:hAnsiTheme="majorBidi" w:cstheme="majorBidi"/>
          <w:color w:val="222222"/>
          <w:sz w:val="20"/>
          <w:szCs w:val="20"/>
          <w:shd w:val="clear" w:color="auto" w:fill="FFFFFF"/>
        </w:rPr>
        <w:t xml:space="preserve"> attributing his miracles to Satan</w:t>
      </w:r>
      <w:r w:rsidRPr="003752F7">
        <w:rPr>
          <w:rFonts w:asciiTheme="majorBidi" w:hAnsiTheme="majorBidi" w:cstheme="majorBidi"/>
          <w:sz w:val="20"/>
          <w:szCs w:val="20"/>
        </w:rPr>
        <w:t>—</w:t>
      </w:r>
      <w:r w:rsidRPr="003752F7">
        <w:rPr>
          <w:rFonts w:asciiTheme="majorBidi" w:hAnsiTheme="majorBidi" w:cstheme="majorBidi"/>
          <w:color w:val="222222"/>
          <w:sz w:val="20"/>
          <w:szCs w:val="20"/>
          <w:shd w:val="clear" w:color="auto" w:fill="FFFFFF"/>
        </w:rPr>
        <w:t>and, indeed, God did divide them in the generations immediately following Christ’s ascension, banished them from Palestine, dispersed them throughout the earth, and greatly reduced the</w:t>
      </w:r>
      <w:r w:rsidR="00FA7232" w:rsidRPr="003752F7">
        <w:rPr>
          <w:rFonts w:asciiTheme="majorBidi" w:hAnsiTheme="majorBidi" w:cstheme="majorBidi"/>
          <w:color w:val="222222"/>
          <w:sz w:val="20"/>
          <w:szCs w:val="20"/>
          <w:shd w:val="clear" w:color="auto" w:fill="FFFFFF"/>
        </w:rPr>
        <w:t>ir</w:t>
      </w:r>
      <w:r w:rsidRPr="003752F7">
        <w:rPr>
          <w:rFonts w:asciiTheme="majorBidi" w:hAnsiTheme="majorBidi" w:cstheme="majorBidi"/>
          <w:color w:val="222222"/>
          <w:sz w:val="20"/>
          <w:szCs w:val="20"/>
          <w:shd w:val="clear" w:color="auto" w:fill="FFFFFF"/>
        </w:rPr>
        <w:t xml:space="preserve"> former numbers</w:t>
      </w:r>
      <w:r w:rsidR="00FA7232" w:rsidRPr="003752F7">
        <w:rPr>
          <w:rFonts w:asciiTheme="majorBidi" w:hAnsiTheme="majorBidi" w:cstheme="majorBidi"/>
          <w:color w:val="222222"/>
          <w:sz w:val="20"/>
          <w:szCs w:val="20"/>
          <w:shd w:val="clear" w:color="auto" w:fill="FFFFFF"/>
        </w:rPr>
        <w:t>, which</w:t>
      </w:r>
      <w:r w:rsidRPr="003752F7">
        <w:rPr>
          <w:rFonts w:asciiTheme="majorBidi" w:hAnsiTheme="majorBidi" w:cstheme="majorBidi"/>
          <w:color w:val="222222"/>
          <w:sz w:val="20"/>
          <w:szCs w:val="20"/>
          <w:shd w:val="clear" w:color="auto" w:fill="FFFFFF"/>
        </w:rPr>
        <w:t xml:space="preserve"> they had enjoyed as a single people prior to Christ’s advent. In the Greek New Testament, the Greek word “</w:t>
      </w:r>
      <w:r w:rsidRPr="003752F7">
        <w:rPr>
          <w:rFonts w:asciiTheme="majorBidi" w:hAnsiTheme="majorBidi" w:cstheme="majorBidi"/>
          <w:i/>
          <w:iCs/>
          <w:color w:val="222222"/>
          <w:sz w:val="20"/>
          <w:szCs w:val="20"/>
          <w:shd w:val="clear" w:color="auto" w:fill="FFFFFF"/>
        </w:rPr>
        <w:t>meristh</w:t>
      </w:r>
      <w:r w:rsidR="0040203E" w:rsidRPr="003752F7">
        <w:rPr>
          <w:rFonts w:asciiTheme="majorBidi" w:hAnsiTheme="majorBidi" w:cstheme="majorBidi"/>
          <w:i/>
          <w:iCs/>
          <w:color w:val="000000" w:themeColor="text1"/>
          <w:sz w:val="20"/>
          <w:szCs w:val="20"/>
        </w:rPr>
        <w:t>ê</w:t>
      </w:r>
      <w:r w:rsidR="00BB78BF" w:rsidRPr="003752F7">
        <w:rPr>
          <w:rFonts w:asciiTheme="majorBidi" w:hAnsiTheme="majorBidi" w:cstheme="majorBidi"/>
          <w:color w:val="000000" w:themeColor="text1"/>
          <w:sz w:val="20"/>
          <w:szCs w:val="20"/>
        </w:rPr>
        <w:t xml:space="preserve">, </w:t>
      </w:r>
      <w:r w:rsidR="00BB78BF" w:rsidRPr="003752F7">
        <w:rPr>
          <w:rFonts w:asciiTheme="majorBidi" w:hAnsiTheme="majorBidi" w:cstheme="majorBidi"/>
          <w:i/>
          <w:iCs/>
          <w:color w:val="474747"/>
          <w:sz w:val="20"/>
          <w:szCs w:val="20"/>
          <w:shd w:val="clear" w:color="auto" w:fill="FFFFFF"/>
        </w:rPr>
        <w:t>μερισθῇ</w:t>
      </w:r>
      <w:r w:rsidRPr="003752F7">
        <w:rPr>
          <w:rFonts w:asciiTheme="majorBidi" w:hAnsiTheme="majorBidi" w:cstheme="majorBidi"/>
          <w:color w:val="000000" w:themeColor="text1"/>
          <w:sz w:val="20"/>
          <w:szCs w:val="20"/>
        </w:rPr>
        <w:t>” is used in this verse for “divided,” which means to be separated into different components and</w:t>
      </w:r>
      <w:r w:rsidR="0040203E" w:rsidRPr="003752F7">
        <w:rPr>
          <w:rFonts w:asciiTheme="majorBidi" w:hAnsiTheme="majorBidi" w:cstheme="majorBidi"/>
          <w:color w:val="000000" w:themeColor="text1"/>
          <w:sz w:val="20"/>
          <w:szCs w:val="20"/>
        </w:rPr>
        <w:t xml:space="preserve"> then</w:t>
      </w:r>
      <w:r w:rsidRPr="003752F7">
        <w:rPr>
          <w:rFonts w:asciiTheme="majorBidi" w:hAnsiTheme="majorBidi" w:cstheme="majorBidi"/>
          <w:color w:val="000000" w:themeColor="text1"/>
          <w:sz w:val="20"/>
          <w:szCs w:val="20"/>
        </w:rPr>
        <w:t xml:space="preserve"> have those parts scattered. It does not mean, for example, to “be split” in the sense that we might think of a physical house structure being “split” down the middle. Further, the Greek word for “to stand” (</w:t>
      </w:r>
      <w:r w:rsidRPr="003752F7">
        <w:rPr>
          <w:rFonts w:asciiTheme="majorBidi" w:hAnsiTheme="majorBidi" w:cstheme="majorBidi"/>
          <w:i/>
          <w:iCs/>
          <w:color w:val="000000" w:themeColor="text1"/>
          <w:sz w:val="20"/>
          <w:szCs w:val="20"/>
        </w:rPr>
        <w:t>stathēnai</w:t>
      </w:r>
      <w:r w:rsidRPr="003752F7">
        <w:rPr>
          <w:rFonts w:asciiTheme="majorBidi" w:hAnsiTheme="majorBidi" w:cstheme="majorBidi"/>
          <w:color w:val="000000" w:themeColor="text1"/>
          <w:sz w:val="20"/>
          <w:szCs w:val="20"/>
        </w:rPr>
        <w:t>,</w:t>
      </w:r>
      <w:r w:rsidRPr="003752F7">
        <w:rPr>
          <w:rFonts w:asciiTheme="majorBidi" w:hAnsiTheme="majorBidi" w:cstheme="majorBidi"/>
          <w:i/>
          <w:iCs/>
          <w:color w:val="000000" w:themeColor="text1"/>
          <w:sz w:val="20"/>
          <w:szCs w:val="20"/>
        </w:rPr>
        <w:t xml:space="preserve"> </w:t>
      </w:r>
      <w:r w:rsidRPr="003752F7">
        <w:rPr>
          <w:rFonts w:asciiTheme="majorBidi" w:hAnsiTheme="majorBidi" w:cstheme="majorBidi"/>
          <w:i/>
          <w:iCs/>
          <w:color w:val="000000" w:themeColor="text1"/>
          <w:sz w:val="20"/>
          <w:szCs w:val="20"/>
          <w:shd w:val="clear" w:color="auto" w:fill="FFFFFF"/>
        </w:rPr>
        <w:t>σταθῆναι</w:t>
      </w:r>
      <w:r w:rsidRPr="003752F7">
        <w:rPr>
          <w:rFonts w:asciiTheme="majorBidi" w:hAnsiTheme="majorBidi" w:cstheme="majorBidi"/>
          <w:color w:val="000000" w:themeColor="text1"/>
          <w:sz w:val="20"/>
          <w:szCs w:val="20"/>
        </w:rPr>
        <w:t>) in the expression “cannot stand” does not convey the sense of “standing upright”—as we might imagine from the mistaken metaphor of a physical house structure—but means to “remain whole” and, consequently, for a thing to maintain its structure, force, and authority.</w:t>
      </w:r>
    </w:p>
  </w:footnote>
  <w:footnote w:id="177">
    <w:p w14:paraId="0FFC42F7" w14:textId="3C01CEAF" w:rsidR="00E86172" w:rsidRPr="003752F7" w:rsidRDefault="00E86172" w:rsidP="00E86172">
      <w:pPr>
        <w:pStyle w:val="FootnoteText"/>
      </w:pPr>
      <w:r w:rsidRPr="003752F7">
        <w:rPr>
          <w:rStyle w:val="FootnoteReference"/>
        </w:rPr>
        <w:footnoteRef/>
      </w:r>
      <w:r w:rsidRPr="003752F7">
        <w:t xml:space="preserve"> “</w:t>
      </w:r>
      <w:r w:rsidRPr="003752F7">
        <w:rPr>
          <w:color w:val="222222"/>
          <w:u w:val="single"/>
          <w:shd w:val="clear" w:color="auto" w:fill="FFFFFF"/>
        </w:rPr>
        <w:t xml:space="preserve">The </w:t>
      </w:r>
      <w:r w:rsidRPr="003752F7">
        <w:rPr>
          <w:u w:val="single"/>
        </w:rPr>
        <w:t>one thing needed</w:t>
      </w:r>
      <w:r w:rsidRPr="003752F7">
        <w:t xml:space="preserve">” is belief in God and His Prophets, reception of their teachings and willing submission to them. In the Gospel, Jesus came to a village where a woman named Martha and her sister Mary received him and his following as guests into their house. Mary was so absorbed by the blessed presence of Jesus Christ that she sat at his feet, listening to him intently instead of helping her sister, Martha, serve him and those with him. By this personal devotion and belief in Jesus and his teaching, Mary had found “the one thing needed” in life. Martha, however, did not understand this perspective and could not conceal her annoyance with her sister for not assisting her. When </w:t>
      </w:r>
      <w:r w:rsidR="00930853" w:rsidRPr="003752F7">
        <w:t>Martha</w:t>
      </w:r>
      <w:r w:rsidRPr="003752F7">
        <w:t xml:space="preserve"> complained to Jesus, he said to her: “Martha, Martha, you are worried and upset about many things, but only one thing is needed. Mary has chosen what is better, and it will not be taken away from her” (Luke,10:41-42).</w:t>
      </w:r>
    </w:p>
  </w:footnote>
  <w:footnote w:id="178">
    <w:p w14:paraId="350C61ED" w14:textId="77777777" w:rsidR="00486213" w:rsidRPr="003752F7" w:rsidRDefault="00486213" w:rsidP="00486213">
      <w:pPr>
        <w:pStyle w:val="FootnoteText"/>
      </w:pPr>
      <w:r w:rsidRPr="003752F7">
        <w:rPr>
          <w:rStyle w:val="FootnoteReference"/>
        </w:rPr>
        <w:footnoteRef/>
      </w:r>
      <w:r w:rsidRPr="003752F7">
        <w:t xml:space="preserve"> Mark, 3:25.</w:t>
      </w:r>
    </w:p>
  </w:footnote>
  <w:footnote w:id="179">
    <w:p w14:paraId="5BA1A72A" w14:textId="77777777" w:rsidR="00E86172" w:rsidRPr="003752F7" w:rsidRDefault="00E86172" w:rsidP="00E86172">
      <w:pPr>
        <w:pStyle w:val="NormalWeb"/>
        <w:spacing w:before="0" w:beforeAutospacing="0" w:after="0" w:afterAutospacing="0"/>
        <w:rPr>
          <w:rFonts w:asciiTheme="majorBidi" w:hAnsiTheme="majorBidi" w:cstheme="majorBidi"/>
          <w:color w:val="202122"/>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Y</w:t>
      </w:r>
      <w:r w:rsidRPr="003752F7">
        <w:rPr>
          <w:rFonts w:asciiTheme="majorBidi" w:hAnsiTheme="majorBidi" w:cstheme="majorBidi"/>
          <w:b/>
          <w:bCs/>
          <w:color w:val="202122"/>
          <w:sz w:val="20"/>
          <w:szCs w:val="20"/>
        </w:rPr>
        <w:t>asiin Bey</w:t>
      </w:r>
      <w:r w:rsidRPr="003752F7">
        <w:rPr>
          <w:rFonts w:asciiTheme="majorBidi" w:hAnsiTheme="majorBidi" w:cstheme="majorBidi"/>
          <w:color w:val="202122"/>
          <w:sz w:val="20"/>
          <w:szCs w:val="20"/>
        </w:rPr>
        <w:t xml:space="preserve"> (born 1393/1973) is a famous and exceptionally talented African-American rapper, singer, songwriter, and actor. He was formerly known by his stage name Mos Def (a contraction for “most definitely”) but later insisted instead upon only using his Muslim name</w:t>
      </w:r>
      <w:r w:rsidRPr="003752F7">
        <w:rPr>
          <w:rFonts w:asciiTheme="majorBidi" w:hAnsiTheme="majorBidi" w:cstheme="majorBidi"/>
          <w:sz w:val="20"/>
          <w:szCs w:val="20"/>
        </w:rPr>
        <w:t>—</w:t>
      </w:r>
      <w:r w:rsidRPr="003752F7">
        <w:rPr>
          <w:rFonts w:asciiTheme="majorBidi" w:hAnsiTheme="majorBidi" w:cstheme="majorBidi"/>
          <w:color w:val="202122"/>
          <w:sz w:val="20"/>
          <w:szCs w:val="20"/>
        </w:rPr>
        <w:t>Yasiin Bey</w:t>
      </w:r>
      <w:r w:rsidRPr="003752F7">
        <w:rPr>
          <w:rFonts w:asciiTheme="majorBidi" w:hAnsiTheme="majorBidi" w:cstheme="majorBidi"/>
          <w:sz w:val="20"/>
          <w:szCs w:val="20"/>
        </w:rPr>
        <w:t>—</w:t>
      </w:r>
      <w:r w:rsidRPr="003752F7">
        <w:rPr>
          <w:rFonts w:asciiTheme="majorBidi" w:hAnsiTheme="majorBidi" w:cstheme="majorBidi"/>
          <w:color w:val="202122"/>
          <w:sz w:val="20"/>
          <w:szCs w:val="20"/>
        </w:rPr>
        <w:t>in order to separate himself from the predatory entertainment industry and its aim of reducing him to nothing more than a profitable commodity. Yasiin Bey was born Dante Terrell Smith in Brooklyn, New York. He became an accomplished actor and television star from the time he was a child. In his brilliant career, he became known as one of the greatest rappers and hip-hop artists of our time</w:t>
      </w:r>
    </w:p>
  </w:footnote>
  <w:footnote w:id="180">
    <w:p w14:paraId="23C4109D" w14:textId="25C1F208" w:rsidR="0002421F" w:rsidRPr="003752F7" w:rsidRDefault="0002421F" w:rsidP="0002421F">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(Ecclesiastes, 1:11). The passage is about the loss of meaning</w:t>
      </w:r>
      <w:r w:rsidR="00D07DEC" w:rsidRPr="003752F7">
        <w:rPr>
          <w:rFonts w:asciiTheme="majorBidi" w:hAnsiTheme="majorBidi" w:cstheme="majorBidi"/>
          <w:sz w:val="20"/>
          <w:szCs w:val="20"/>
        </w:rPr>
        <w:t>. It is attributed to the Prophet Soloman</w:t>
      </w:r>
      <w:r w:rsidRPr="003752F7">
        <w:rPr>
          <w:rFonts w:asciiTheme="majorBidi" w:hAnsiTheme="majorBidi" w:cstheme="majorBidi"/>
          <w:sz w:val="20"/>
          <w:szCs w:val="20"/>
        </w:rPr>
        <w:t xml:space="preserve"> and begins: </w:t>
      </w:r>
      <w:r w:rsidR="00D07DEC" w:rsidRPr="003752F7">
        <w:rPr>
          <w:rStyle w:val="text"/>
          <w:rFonts w:asciiTheme="majorBidi" w:eastAsiaTheme="majorEastAsia" w:hAnsiTheme="majorBidi" w:cstheme="majorBidi"/>
          <w:color w:val="000000"/>
          <w:sz w:val="20"/>
          <w:szCs w:val="20"/>
        </w:rPr>
        <w:t>“Meaningless! Meaningless!”</w:t>
      </w:r>
      <w:r w:rsidR="00D07DEC" w:rsidRPr="003752F7">
        <w:rPr>
          <w:rFonts w:asciiTheme="majorBidi" w:hAnsiTheme="majorBidi" w:cstheme="majorBidi"/>
          <w:color w:val="000000"/>
          <w:sz w:val="20"/>
          <w:szCs w:val="20"/>
        </w:rPr>
        <w:t xml:space="preserve"> </w:t>
      </w:r>
      <w:r w:rsidR="00D07DEC" w:rsidRPr="003752F7">
        <w:rPr>
          <w:rStyle w:val="text"/>
          <w:rFonts w:asciiTheme="majorBidi" w:eastAsiaTheme="majorEastAsia" w:hAnsiTheme="majorBidi" w:cstheme="majorBidi"/>
          <w:color w:val="000000"/>
          <w:sz w:val="20"/>
          <w:szCs w:val="20"/>
        </w:rPr>
        <w:t>says the Teacher.</w:t>
      </w:r>
      <w:r w:rsidR="00D07DEC" w:rsidRPr="003752F7">
        <w:rPr>
          <w:rFonts w:asciiTheme="majorBidi" w:hAnsiTheme="majorBidi" w:cstheme="majorBidi"/>
          <w:color w:val="000000"/>
          <w:sz w:val="20"/>
          <w:szCs w:val="20"/>
        </w:rPr>
        <w:t xml:space="preserve"> </w:t>
      </w:r>
      <w:r w:rsidR="00D07DEC" w:rsidRPr="003752F7">
        <w:rPr>
          <w:rStyle w:val="text"/>
          <w:rFonts w:asciiTheme="majorBidi" w:eastAsiaTheme="majorEastAsia" w:hAnsiTheme="majorBidi" w:cstheme="majorBidi"/>
          <w:color w:val="000000"/>
          <w:sz w:val="20"/>
          <w:szCs w:val="20"/>
        </w:rPr>
        <w:t>“Utterly meaningless!</w:t>
      </w:r>
      <w:r w:rsidR="00D07DEC" w:rsidRPr="003752F7">
        <w:rPr>
          <w:rFonts w:asciiTheme="majorBidi" w:hAnsiTheme="majorBidi" w:cstheme="majorBidi"/>
          <w:color w:val="000000"/>
          <w:sz w:val="20"/>
          <w:szCs w:val="20"/>
        </w:rPr>
        <w:t xml:space="preserve"> </w:t>
      </w:r>
      <w:r w:rsidR="00D07DEC" w:rsidRPr="003752F7">
        <w:rPr>
          <w:rStyle w:val="text"/>
          <w:rFonts w:asciiTheme="majorBidi" w:eastAsiaTheme="majorEastAsia" w:hAnsiTheme="majorBidi" w:cstheme="majorBidi"/>
          <w:color w:val="000000"/>
          <w:sz w:val="20"/>
          <w:szCs w:val="20"/>
        </w:rPr>
        <w:t>Everything is meaningless” (Ecclesiastes, 1:2).</w:t>
      </w:r>
    </w:p>
  </w:footnote>
  <w:footnote w:id="181">
    <w:p w14:paraId="6117E215" w14:textId="0604E4EC" w:rsidR="00822E1E" w:rsidRPr="003752F7" w:rsidRDefault="00822E1E" w:rsidP="00EA32BD">
      <w:pPr>
        <w:rPr>
          <w:rFonts w:asciiTheme="majorBidi" w:hAnsiTheme="majorBidi" w:cstheme="majorBidi"/>
          <w:sz w:val="20"/>
          <w:szCs w:val="20"/>
        </w:rPr>
      </w:pPr>
      <w:r w:rsidRPr="003752F7">
        <w:rPr>
          <w:rStyle w:val="FootnoteReference"/>
          <w:sz w:val="20"/>
          <w:szCs w:val="20"/>
        </w:rPr>
        <w:footnoteRef/>
      </w:r>
      <w:r w:rsidRPr="003752F7">
        <w:rPr>
          <w:b/>
          <w:bCs/>
          <w:sz w:val="20"/>
          <w:szCs w:val="20"/>
        </w:rPr>
        <w:t xml:space="preserve"> </w:t>
      </w:r>
      <w:r w:rsidR="00EA32BD" w:rsidRPr="003752F7">
        <w:rPr>
          <w:b/>
          <w:bCs/>
          <w:sz w:val="20"/>
          <w:szCs w:val="20"/>
        </w:rPr>
        <w:t xml:space="preserve">The </w:t>
      </w:r>
      <w:r w:rsidRPr="003752F7">
        <w:rPr>
          <w:b/>
          <w:bCs/>
          <w:sz w:val="20"/>
          <w:szCs w:val="20"/>
        </w:rPr>
        <w:t>Global Monoculture</w:t>
      </w:r>
      <w:r w:rsidR="00EA32BD" w:rsidRPr="003752F7">
        <w:rPr>
          <w:rFonts w:asciiTheme="majorBidi" w:hAnsiTheme="majorBidi" w:cstheme="majorBidi"/>
          <w:b/>
          <w:bCs/>
          <w:sz w:val="20"/>
          <w:szCs w:val="20"/>
        </w:rPr>
        <w:t xml:space="preserve"> </w:t>
      </w:r>
      <w:r w:rsidR="00EA32BD" w:rsidRPr="003752F7">
        <w:rPr>
          <w:rFonts w:asciiTheme="majorBidi" w:hAnsiTheme="majorBidi" w:cstheme="majorBidi"/>
          <w:sz w:val="20"/>
          <w:szCs w:val="20"/>
        </w:rPr>
        <w:t>is a Modern phenomenon and</w:t>
      </w:r>
      <w:r w:rsidR="003930D0" w:rsidRPr="003752F7">
        <w:rPr>
          <w:rFonts w:asciiTheme="majorBidi" w:hAnsiTheme="majorBidi" w:cstheme="majorBidi"/>
          <w:sz w:val="20"/>
          <w:szCs w:val="20"/>
        </w:rPr>
        <w:t xml:space="preserve"> one of the</w:t>
      </w:r>
      <w:r w:rsidR="00171FE5" w:rsidRPr="003752F7">
        <w:rPr>
          <w:rFonts w:asciiTheme="majorBidi" w:hAnsiTheme="majorBidi" w:cstheme="majorBidi"/>
          <w:sz w:val="20"/>
          <w:szCs w:val="20"/>
        </w:rPr>
        <w:t xml:space="preserve"> most powerful drivers and</w:t>
      </w:r>
      <w:r w:rsidR="003930D0" w:rsidRPr="003752F7">
        <w:rPr>
          <w:rFonts w:asciiTheme="majorBidi" w:hAnsiTheme="majorBidi" w:cstheme="majorBidi"/>
          <w:sz w:val="20"/>
          <w:szCs w:val="20"/>
        </w:rPr>
        <w:t xml:space="preserve"> influential</w:t>
      </w:r>
      <w:r w:rsidR="00EA32BD" w:rsidRPr="003752F7">
        <w:rPr>
          <w:rFonts w:asciiTheme="majorBidi" w:hAnsiTheme="majorBidi" w:cstheme="majorBidi"/>
          <w:sz w:val="20"/>
          <w:szCs w:val="20"/>
        </w:rPr>
        <w:t xml:space="preserve"> realit</w:t>
      </w:r>
      <w:r w:rsidR="003930D0" w:rsidRPr="003752F7">
        <w:rPr>
          <w:rFonts w:asciiTheme="majorBidi" w:hAnsiTheme="majorBidi" w:cstheme="majorBidi"/>
          <w:sz w:val="20"/>
          <w:szCs w:val="20"/>
        </w:rPr>
        <w:t>ies</w:t>
      </w:r>
      <w:r w:rsidR="00EA32BD" w:rsidRPr="003752F7">
        <w:rPr>
          <w:rFonts w:asciiTheme="majorBidi" w:hAnsiTheme="majorBidi" w:cstheme="majorBidi"/>
          <w:sz w:val="20"/>
          <w:szCs w:val="20"/>
        </w:rPr>
        <w:t xml:space="preserve"> of our time</w:t>
      </w:r>
      <w:r w:rsidR="003930D0" w:rsidRPr="003752F7">
        <w:rPr>
          <w:rFonts w:asciiTheme="majorBidi" w:hAnsiTheme="majorBidi" w:cstheme="majorBidi"/>
          <w:sz w:val="20"/>
          <w:szCs w:val="20"/>
        </w:rPr>
        <w:t>. The Global Monoculture</w:t>
      </w:r>
      <w:r w:rsidR="00920EAF" w:rsidRPr="003752F7">
        <w:rPr>
          <w:rFonts w:asciiTheme="majorBidi" w:hAnsiTheme="majorBidi" w:cstheme="majorBidi"/>
          <w:sz w:val="20"/>
          <w:szCs w:val="20"/>
        </w:rPr>
        <w:t xml:space="preserve"> is</w:t>
      </w:r>
      <w:r w:rsidR="00EA32BD" w:rsidRPr="003752F7">
        <w:rPr>
          <w:rFonts w:asciiTheme="majorBidi" w:hAnsiTheme="majorBidi" w:cstheme="majorBidi"/>
          <w:sz w:val="20"/>
          <w:szCs w:val="20"/>
        </w:rPr>
        <w:t xml:space="preserve"> closely related to the economic</w:t>
      </w:r>
      <w:r w:rsidR="00920EAF" w:rsidRPr="003752F7">
        <w:rPr>
          <w:rFonts w:asciiTheme="majorBidi" w:hAnsiTheme="majorBidi" w:cstheme="majorBidi"/>
          <w:sz w:val="20"/>
          <w:szCs w:val="20"/>
        </w:rPr>
        <w:t xml:space="preserve"> dynamics</w:t>
      </w:r>
      <w:r w:rsidR="00EA32BD" w:rsidRPr="003752F7">
        <w:rPr>
          <w:rFonts w:asciiTheme="majorBidi" w:hAnsiTheme="majorBidi" w:cstheme="majorBidi"/>
          <w:sz w:val="20"/>
          <w:szCs w:val="20"/>
        </w:rPr>
        <w:t xml:space="preserve"> of Western Globalism</w:t>
      </w:r>
      <w:r w:rsidR="00920EAF" w:rsidRPr="003752F7">
        <w:rPr>
          <w:rFonts w:asciiTheme="majorBidi" w:hAnsiTheme="majorBidi" w:cstheme="majorBidi"/>
          <w:sz w:val="20"/>
          <w:szCs w:val="20"/>
        </w:rPr>
        <w:t xml:space="preserve"> as it has developed</w:t>
      </w:r>
      <w:r w:rsidR="00E364CE" w:rsidRPr="003752F7">
        <w:rPr>
          <w:rFonts w:asciiTheme="majorBidi" w:hAnsiTheme="majorBidi" w:cstheme="majorBidi"/>
          <w:sz w:val="20"/>
          <w:szCs w:val="20"/>
        </w:rPr>
        <w:t xml:space="preserve"> </w:t>
      </w:r>
      <w:r w:rsidR="00171FE5" w:rsidRPr="003752F7">
        <w:rPr>
          <w:rFonts w:asciiTheme="majorBidi" w:hAnsiTheme="majorBidi" w:cstheme="majorBidi"/>
          <w:sz w:val="20"/>
          <w:szCs w:val="20"/>
        </w:rPr>
        <w:t xml:space="preserve">over recent centuries </w:t>
      </w:r>
      <w:r w:rsidR="00E364CE" w:rsidRPr="003752F7">
        <w:rPr>
          <w:rFonts w:asciiTheme="majorBidi" w:hAnsiTheme="majorBidi" w:cstheme="majorBidi"/>
          <w:sz w:val="20"/>
          <w:szCs w:val="20"/>
        </w:rPr>
        <w:t>and reached its culmination</w:t>
      </w:r>
      <w:r w:rsidR="00171FE5" w:rsidRPr="003752F7">
        <w:rPr>
          <w:rFonts w:asciiTheme="majorBidi" w:hAnsiTheme="majorBidi" w:cstheme="majorBidi"/>
          <w:sz w:val="20"/>
          <w:szCs w:val="20"/>
        </w:rPr>
        <w:t xml:space="preserve"> in the last decades</w:t>
      </w:r>
      <w:r w:rsidR="00EA32BD" w:rsidRPr="003752F7">
        <w:rPr>
          <w:rFonts w:asciiTheme="majorBidi" w:hAnsiTheme="majorBidi" w:cstheme="majorBidi"/>
          <w:sz w:val="20"/>
          <w:szCs w:val="20"/>
        </w:rPr>
        <w:t>.</w:t>
      </w:r>
      <w:r w:rsidR="00E364CE" w:rsidRPr="003752F7">
        <w:rPr>
          <w:rFonts w:asciiTheme="majorBidi" w:hAnsiTheme="majorBidi" w:cstheme="majorBidi"/>
          <w:sz w:val="20"/>
          <w:szCs w:val="20"/>
        </w:rPr>
        <w:t xml:space="preserve"> </w:t>
      </w:r>
      <w:r w:rsidR="00EA32BD" w:rsidRPr="003752F7">
        <w:rPr>
          <w:rFonts w:asciiTheme="majorBidi" w:hAnsiTheme="majorBidi" w:cstheme="majorBidi"/>
          <w:sz w:val="20"/>
          <w:szCs w:val="20"/>
        </w:rPr>
        <w:t xml:space="preserve">The Global Monoculture contrasts sharply—in both </w:t>
      </w:r>
      <w:r w:rsidR="00171FE5" w:rsidRPr="003752F7">
        <w:rPr>
          <w:rFonts w:asciiTheme="majorBidi" w:hAnsiTheme="majorBidi" w:cstheme="majorBidi"/>
          <w:sz w:val="20"/>
          <w:szCs w:val="20"/>
        </w:rPr>
        <w:t xml:space="preserve">economic and </w:t>
      </w:r>
      <w:r w:rsidR="00EA32BD" w:rsidRPr="003752F7">
        <w:rPr>
          <w:rFonts w:asciiTheme="majorBidi" w:hAnsiTheme="majorBidi" w:cstheme="majorBidi"/>
          <w:sz w:val="20"/>
          <w:szCs w:val="20"/>
        </w:rPr>
        <w:t>Cultural—with Islam’s Cultural Imperative, which lay at the heart of pre-Modern Islamic Globalism and systematically protected and brought out the beauty of local peoples, their Identities, and their Cultures.</w:t>
      </w:r>
      <w:r w:rsidR="000A39DA" w:rsidRPr="003752F7">
        <w:rPr>
          <w:rFonts w:asciiTheme="majorBidi" w:hAnsiTheme="majorBidi" w:cstheme="majorBidi"/>
          <w:sz w:val="20"/>
          <w:szCs w:val="20"/>
        </w:rPr>
        <w:t xml:space="preserve"> </w:t>
      </w:r>
      <w:r w:rsidR="00EA32BD" w:rsidRPr="003752F7">
        <w:rPr>
          <w:rFonts w:asciiTheme="majorBidi" w:hAnsiTheme="majorBidi" w:cstheme="majorBidi"/>
          <w:sz w:val="20"/>
          <w:szCs w:val="20"/>
        </w:rPr>
        <w:t xml:space="preserve">Today’s Global Monoculture is characterized by the </w:t>
      </w:r>
      <w:r w:rsidR="00EA32BD" w:rsidRPr="003752F7">
        <w:rPr>
          <w:rFonts w:asciiTheme="majorBidi" w:hAnsiTheme="majorBidi" w:cstheme="majorBidi"/>
          <w:i/>
          <w:iCs/>
          <w:sz w:val="20"/>
          <w:szCs w:val="20"/>
        </w:rPr>
        <w:t>homogenization</w:t>
      </w:r>
      <w:r w:rsidR="00EA32BD" w:rsidRPr="003752F7">
        <w:rPr>
          <w:rFonts w:asciiTheme="majorBidi" w:hAnsiTheme="majorBidi" w:cstheme="majorBidi"/>
          <w:sz w:val="20"/>
          <w:szCs w:val="20"/>
        </w:rPr>
        <w:t xml:space="preserve"> of markets and Culture across the world, especially as an offshoot of Western Cap</w:t>
      </w:r>
      <w:r w:rsidR="000A39DA" w:rsidRPr="003752F7">
        <w:rPr>
          <w:rFonts w:asciiTheme="majorBidi" w:hAnsiTheme="majorBidi" w:cstheme="majorBidi"/>
          <w:sz w:val="20"/>
          <w:szCs w:val="20"/>
        </w:rPr>
        <w:t>i</w:t>
      </w:r>
      <w:r w:rsidR="00EA32BD" w:rsidRPr="003752F7">
        <w:rPr>
          <w:rFonts w:asciiTheme="majorBidi" w:hAnsiTheme="majorBidi" w:cstheme="majorBidi"/>
          <w:sz w:val="20"/>
          <w:szCs w:val="20"/>
        </w:rPr>
        <w:t xml:space="preserve">talism and </w:t>
      </w:r>
      <w:r w:rsidR="000A39DA" w:rsidRPr="003752F7">
        <w:rPr>
          <w:rFonts w:asciiTheme="majorBidi" w:hAnsiTheme="majorBidi" w:cstheme="majorBidi"/>
          <w:sz w:val="20"/>
          <w:szCs w:val="20"/>
        </w:rPr>
        <w:t xml:space="preserve">its </w:t>
      </w:r>
      <w:r w:rsidR="00EA32BD" w:rsidRPr="003752F7">
        <w:rPr>
          <w:rFonts w:asciiTheme="majorBidi" w:hAnsiTheme="majorBidi" w:cstheme="majorBidi"/>
          <w:sz w:val="20"/>
          <w:szCs w:val="20"/>
        </w:rPr>
        <w:t xml:space="preserve">market-based </w:t>
      </w:r>
      <w:r w:rsidR="000A39DA" w:rsidRPr="003752F7">
        <w:rPr>
          <w:rFonts w:asciiTheme="majorBidi" w:hAnsiTheme="majorBidi" w:cstheme="majorBidi"/>
          <w:sz w:val="20"/>
          <w:szCs w:val="20"/>
        </w:rPr>
        <w:t xml:space="preserve">commercial and Cultural </w:t>
      </w:r>
      <w:r w:rsidR="00EA32BD" w:rsidRPr="003752F7">
        <w:rPr>
          <w:rFonts w:asciiTheme="majorBidi" w:hAnsiTheme="majorBidi" w:cstheme="majorBidi"/>
          <w:sz w:val="20"/>
          <w:szCs w:val="20"/>
        </w:rPr>
        <w:t>domination</w:t>
      </w:r>
      <w:r w:rsidR="000A39DA" w:rsidRPr="003752F7">
        <w:rPr>
          <w:rFonts w:asciiTheme="majorBidi" w:hAnsiTheme="majorBidi" w:cstheme="majorBidi"/>
          <w:sz w:val="20"/>
          <w:szCs w:val="20"/>
        </w:rPr>
        <w:t xml:space="preserve"> based upon an ethic</w:t>
      </w:r>
      <w:r w:rsidR="008073E3" w:rsidRPr="003752F7">
        <w:rPr>
          <w:rFonts w:asciiTheme="majorBidi" w:hAnsiTheme="majorBidi" w:cstheme="majorBidi"/>
          <w:sz w:val="20"/>
          <w:szCs w:val="20"/>
        </w:rPr>
        <w:t xml:space="preserve"> mass worldwide consumption and consumer Culture.</w:t>
      </w:r>
      <w:r w:rsidR="000A39DA" w:rsidRPr="003752F7">
        <w:rPr>
          <w:rFonts w:asciiTheme="majorBidi" w:hAnsiTheme="majorBidi" w:cstheme="majorBidi"/>
          <w:sz w:val="20"/>
          <w:szCs w:val="20"/>
        </w:rPr>
        <w:t xml:space="preserve"> </w:t>
      </w:r>
      <w:r w:rsidR="00EA32BD" w:rsidRPr="003752F7">
        <w:rPr>
          <w:rFonts w:asciiTheme="majorBidi" w:eastAsiaTheme="majorEastAsia" w:hAnsiTheme="majorBidi" w:cstheme="majorBidi"/>
          <w:sz w:val="20"/>
          <w:szCs w:val="20"/>
        </w:rPr>
        <w:t xml:space="preserve">As a result of Global Monoculture and its ubiquitous commercialization of everything, people across the world have </w:t>
      </w:r>
      <w:r w:rsidR="008073E3" w:rsidRPr="003752F7">
        <w:rPr>
          <w:rFonts w:asciiTheme="majorBidi" w:eastAsiaTheme="majorEastAsia" w:hAnsiTheme="majorBidi" w:cstheme="majorBidi"/>
          <w:sz w:val="20"/>
          <w:szCs w:val="20"/>
        </w:rPr>
        <w:t xml:space="preserve">largely </w:t>
      </w:r>
      <w:r w:rsidR="00EA32BD" w:rsidRPr="003752F7">
        <w:rPr>
          <w:rFonts w:asciiTheme="majorBidi" w:eastAsiaTheme="majorEastAsia" w:hAnsiTheme="majorBidi" w:cstheme="majorBidi"/>
          <w:sz w:val="20"/>
          <w:szCs w:val="20"/>
        </w:rPr>
        <w:t>come to dress, eat, and behave</w:t>
      </w:r>
      <w:r w:rsidR="00BB29CA" w:rsidRPr="003752F7">
        <w:rPr>
          <w:rFonts w:asciiTheme="majorBidi" w:eastAsiaTheme="majorEastAsia" w:hAnsiTheme="majorBidi" w:cstheme="majorBidi"/>
          <w:sz w:val="20"/>
          <w:szCs w:val="20"/>
        </w:rPr>
        <w:t xml:space="preserve"> in identical</w:t>
      </w:r>
      <w:r w:rsidR="00EA32BD" w:rsidRPr="003752F7">
        <w:rPr>
          <w:rFonts w:asciiTheme="majorBidi" w:eastAsiaTheme="majorEastAsia" w:hAnsiTheme="majorBidi" w:cstheme="majorBidi"/>
          <w:sz w:val="20"/>
          <w:szCs w:val="20"/>
        </w:rPr>
        <w:t xml:space="preserve"> way</w:t>
      </w:r>
      <w:r w:rsidR="00BB29CA" w:rsidRPr="003752F7">
        <w:rPr>
          <w:rFonts w:asciiTheme="majorBidi" w:eastAsiaTheme="majorEastAsia" w:hAnsiTheme="majorBidi" w:cstheme="majorBidi"/>
          <w:sz w:val="20"/>
          <w:szCs w:val="20"/>
        </w:rPr>
        <w:t>s</w:t>
      </w:r>
      <w:r w:rsidR="00EA32BD" w:rsidRPr="003752F7">
        <w:rPr>
          <w:rFonts w:asciiTheme="majorBidi" w:eastAsiaTheme="majorEastAsia" w:hAnsiTheme="majorBidi" w:cstheme="majorBidi"/>
          <w:sz w:val="20"/>
          <w:szCs w:val="20"/>
        </w:rPr>
        <w:t xml:space="preserve">, while watching the same films, listening to </w:t>
      </w:r>
      <w:r w:rsidR="00BB29CA" w:rsidRPr="003752F7">
        <w:rPr>
          <w:rFonts w:asciiTheme="majorBidi" w:eastAsiaTheme="majorEastAsia" w:hAnsiTheme="majorBidi" w:cstheme="majorBidi"/>
          <w:sz w:val="20"/>
          <w:szCs w:val="20"/>
        </w:rPr>
        <w:t>shared</w:t>
      </w:r>
      <w:r w:rsidR="00EA32BD" w:rsidRPr="003752F7">
        <w:rPr>
          <w:rFonts w:asciiTheme="majorBidi" w:eastAsiaTheme="majorEastAsia" w:hAnsiTheme="majorBidi" w:cstheme="majorBidi"/>
          <w:sz w:val="20"/>
          <w:szCs w:val="20"/>
        </w:rPr>
        <w:t xml:space="preserve"> music, and being obsessed with </w:t>
      </w:r>
      <w:r w:rsidR="008421DD" w:rsidRPr="003752F7">
        <w:rPr>
          <w:rFonts w:asciiTheme="majorBidi" w:eastAsiaTheme="majorEastAsia" w:hAnsiTheme="majorBidi" w:cstheme="majorBidi"/>
          <w:sz w:val="20"/>
          <w:szCs w:val="20"/>
        </w:rPr>
        <w:t>identical</w:t>
      </w:r>
      <w:r w:rsidR="00EA32BD" w:rsidRPr="003752F7">
        <w:rPr>
          <w:rFonts w:asciiTheme="majorBidi" w:eastAsiaTheme="majorEastAsia" w:hAnsiTheme="majorBidi" w:cstheme="majorBidi"/>
          <w:sz w:val="20"/>
          <w:szCs w:val="20"/>
        </w:rPr>
        <w:t xml:space="preserve"> media celebrities. Global Monoculture is also reflected by the dominance of the English language across the world</w:t>
      </w:r>
      <w:r w:rsidR="006D1A91" w:rsidRPr="003752F7">
        <w:rPr>
          <w:rFonts w:asciiTheme="majorBidi" w:eastAsiaTheme="majorEastAsia" w:hAnsiTheme="majorBidi" w:cstheme="majorBidi"/>
          <w:sz w:val="20"/>
          <w:szCs w:val="20"/>
        </w:rPr>
        <w:t xml:space="preserve">, especially </w:t>
      </w:r>
      <w:r w:rsidR="00EA32BD" w:rsidRPr="003752F7">
        <w:rPr>
          <w:rFonts w:asciiTheme="majorBidi" w:eastAsiaTheme="majorEastAsia" w:hAnsiTheme="majorBidi" w:cstheme="majorBidi"/>
          <w:sz w:val="20"/>
          <w:szCs w:val="20"/>
        </w:rPr>
        <w:t xml:space="preserve">on the Internet and </w:t>
      </w:r>
      <w:r w:rsidR="006D1A91" w:rsidRPr="003752F7">
        <w:rPr>
          <w:rFonts w:asciiTheme="majorBidi" w:eastAsiaTheme="majorEastAsia" w:hAnsiTheme="majorBidi" w:cstheme="majorBidi"/>
          <w:sz w:val="20"/>
          <w:szCs w:val="20"/>
        </w:rPr>
        <w:t xml:space="preserve">in </w:t>
      </w:r>
      <w:r w:rsidR="00EA32BD" w:rsidRPr="003752F7">
        <w:rPr>
          <w:rFonts w:asciiTheme="majorBidi" w:eastAsiaTheme="majorEastAsia" w:hAnsiTheme="majorBidi" w:cstheme="majorBidi"/>
          <w:sz w:val="20"/>
          <w:szCs w:val="20"/>
        </w:rPr>
        <w:t xml:space="preserve">contemporary technology, since </w:t>
      </w:r>
      <w:r w:rsidR="006D1A91" w:rsidRPr="003752F7">
        <w:rPr>
          <w:rFonts w:asciiTheme="majorBidi" w:eastAsiaTheme="majorEastAsia" w:hAnsiTheme="majorBidi" w:cstheme="majorBidi"/>
          <w:sz w:val="20"/>
          <w:szCs w:val="20"/>
        </w:rPr>
        <w:t xml:space="preserve">English has become </w:t>
      </w:r>
      <w:r w:rsidR="00EA32BD" w:rsidRPr="003752F7">
        <w:rPr>
          <w:rFonts w:asciiTheme="majorBidi" w:eastAsiaTheme="majorEastAsia" w:hAnsiTheme="majorBidi" w:cstheme="majorBidi"/>
          <w:sz w:val="20"/>
          <w:szCs w:val="20"/>
        </w:rPr>
        <w:t>the</w:t>
      </w:r>
      <w:r w:rsidR="006D1A91" w:rsidRPr="003752F7">
        <w:rPr>
          <w:rFonts w:asciiTheme="majorBidi" w:eastAsiaTheme="majorEastAsia" w:hAnsiTheme="majorBidi" w:cstheme="majorBidi"/>
          <w:sz w:val="20"/>
          <w:szCs w:val="20"/>
        </w:rPr>
        <w:t xml:space="preserve"> Monoculture’s</w:t>
      </w:r>
      <w:r w:rsidR="00EA32BD" w:rsidRPr="003752F7">
        <w:rPr>
          <w:rFonts w:asciiTheme="majorBidi" w:eastAsiaTheme="majorEastAsia" w:hAnsiTheme="majorBidi" w:cstheme="majorBidi"/>
          <w:sz w:val="20"/>
          <w:szCs w:val="20"/>
        </w:rPr>
        <w:t xml:space="preserve"> </w:t>
      </w:r>
      <w:r w:rsidR="00EA32BD" w:rsidRPr="003752F7">
        <w:rPr>
          <w:rFonts w:asciiTheme="majorBidi" w:eastAsiaTheme="majorEastAsia" w:hAnsiTheme="majorBidi" w:cstheme="majorBidi"/>
          <w:i/>
          <w:iCs/>
          <w:sz w:val="20"/>
          <w:szCs w:val="20"/>
        </w:rPr>
        <w:t>lingua franca</w:t>
      </w:r>
      <w:r w:rsidR="00EA32BD" w:rsidRPr="003752F7">
        <w:rPr>
          <w:rFonts w:asciiTheme="majorBidi" w:eastAsiaTheme="majorEastAsia" w:hAnsiTheme="majorBidi" w:cstheme="majorBidi"/>
          <w:sz w:val="20"/>
          <w:szCs w:val="20"/>
        </w:rPr>
        <w:t xml:space="preserve">. </w:t>
      </w:r>
      <w:r w:rsidR="009D170A" w:rsidRPr="003752F7">
        <w:rPr>
          <w:rFonts w:asciiTheme="majorBidi" w:eastAsiaTheme="majorEastAsia" w:hAnsiTheme="majorBidi" w:cstheme="majorBidi"/>
          <w:sz w:val="20"/>
          <w:szCs w:val="20"/>
        </w:rPr>
        <w:t>While s</w:t>
      </w:r>
      <w:r w:rsidR="00EA32BD" w:rsidRPr="003752F7">
        <w:rPr>
          <w:rFonts w:asciiTheme="majorBidi" w:eastAsiaTheme="majorEastAsia" w:hAnsiTheme="majorBidi" w:cstheme="majorBidi"/>
          <w:sz w:val="20"/>
          <w:szCs w:val="20"/>
        </w:rPr>
        <w:t>uch domination of the English language</w:t>
      </w:r>
      <w:r w:rsidR="009D170A" w:rsidRPr="003752F7">
        <w:rPr>
          <w:rFonts w:asciiTheme="majorBidi" w:eastAsiaTheme="majorEastAsia" w:hAnsiTheme="majorBidi" w:cstheme="majorBidi"/>
          <w:sz w:val="20"/>
          <w:szCs w:val="20"/>
        </w:rPr>
        <w:t xml:space="preserve"> serves the interests of global consumer markets, it directly</w:t>
      </w:r>
      <w:r w:rsidR="00EA32BD" w:rsidRPr="003752F7">
        <w:rPr>
          <w:rFonts w:asciiTheme="majorBidi" w:eastAsiaTheme="majorEastAsia" w:hAnsiTheme="majorBidi" w:cstheme="majorBidi"/>
          <w:sz w:val="20"/>
          <w:szCs w:val="20"/>
        </w:rPr>
        <w:t xml:space="preserve"> threatens the </w:t>
      </w:r>
      <w:r w:rsidR="009D170A" w:rsidRPr="003752F7">
        <w:rPr>
          <w:rFonts w:asciiTheme="majorBidi" w:eastAsiaTheme="majorEastAsia" w:hAnsiTheme="majorBidi" w:cstheme="majorBidi"/>
          <w:sz w:val="20"/>
          <w:szCs w:val="20"/>
        </w:rPr>
        <w:t xml:space="preserve">well-being and </w:t>
      </w:r>
      <w:r w:rsidR="00EA32BD" w:rsidRPr="003752F7">
        <w:rPr>
          <w:rFonts w:asciiTheme="majorBidi" w:eastAsiaTheme="majorEastAsia" w:hAnsiTheme="majorBidi" w:cstheme="majorBidi"/>
          <w:sz w:val="20"/>
          <w:szCs w:val="20"/>
        </w:rPr>
        <w:t>survival of hundreds of languages spoken</w:t>
      </w:r>
      <w:r w:rsidR="00763047" w:rsidRPr="003752F7">
        <w:rPr>
          <w:rFonts w:asciiTheme="majorBidi" w:eastAsiaTheme="majorEastAsia" w:hAnsiTheme="majorBidi" w:cstheme="majorBidi"/>
          <w:sz w:val="20"/>
          <w:szCs w:val="20"/>
        </w:rPr>
        <w:t xml:space="preserve"> throughout</w:t>
      </w:r>
      <w:r w:rsidR="00EA32BD" w:rsidRPr="003752F7">
        <w:rPr>
          <w:rFonts w:asciiTheme="majorBidi" w:eastAsiaTheme="majorEastAsia" w:hAnsiTheme="majorBidi" w:cstheme="majorBidi"/>
          <w:sz w:val="20"/>
          <w:szCs w:val="20"/>
        </w:rPr>
        <w:t xml:space="preserve"> the world</w:t>
      </w:r>
      <w:r w:rsidR="00763047" w:rsidRPr="003752F7">
        <w:rPr>
          <w:rFonts w:asciiTheme="majorBidi" w:eastAsiaTheme="majorEastAsia" w:hAnsiTheme="majorBidi" w:cstheme="majorBidi"/>
          <w:sz w:val="20"/>
          <w:szCs w:val="20"/>
        </w:rPr>
        <w:t xml:space="preserve">. This </w:t>
      </w:r>
      <w:r w:rsidR="00330DF3" w:rsidRPr="003752F7">
        <w:rPr>
          <w:rFonts w:asciiTheme="majorBidi" w:eastAsiaTheme="majorEastAsia" w:hAnsiTheme="majorBidi" w:cstheme="majorBidi"/>
          <w:sz w:val="20"/>
          <w:szCs w:val="20"/>
        </w:rPr>
        <w:t xml:space="preserve">peril to diverse world languages is so great that </w:t>
      </w:r>
      <w:r w:rsidR="00EA32BD" w:rsidRPr="003752F7">
        <w:rPr>
          <w:rFonts w:asciiTheme="majorBidi" w:eastAsiaTheme="majorEastAsia" w:hAnsiTheme="majorBidi" w:cstheme="majorBidi"/>
          <w:sz w:val="20"/>
          <w:szCs w:val="20"/>
        </w:rPr>
        <w:t xml:space="preserve">some estimates predict that </w:t>
      </w:r>
      <w:r w:rsidR="00A0204E" w:rsidRPr="003752F7">
        <w:rPr>
          <w:rFonts w:asciiTheme="majorBidi" w:eastAsiaTheme="majorEastAsia" w:hAnsiTheme="majorBidi" w:cstheme="majorBidi"/>
          <w:sz w:val="20"/>
          <w:szCs w:val="20"/>
        </w:rPr>
        <w:t>as many as one</w:t>
      </w:r>
      <w:r w:rsidR="00EA32BD" w:rsidRPr="003752F7">
        <w:rPr>
          <w:rFonts w:asciiTheme="majorBidi" w:eastAsiaTheme="majorEastAsia" w:hAnsiTheme="majorBidi" w:cstheme="majorBidi"/>
          <w:sz w:val="20"/>
          <w:szCs w:val="20"/>
        </w:rPr>
        <w:t xml:space="preserve"> half of the world’s six thousand or so languages will be lost by the end of the fifteenth/twenty-first century, if the Global Monoculture continues to hold sway in its present form. Since </w:t>
      </w:r>
      <w:r w:rsidR="00A0204E" w:rsidRPr="003752F7">
        <w:rPr>
          <w:rFonts w:asciiTheme="majorBidi" w:eastAsiaTheme="majorEastAsia" w:hAnsiTheme="majorBidi" w:cstheme="majorBidi"/>
          <w:sz w:val="20"/>
          <w:szCs w:val="20"/>
        </w:rPr>
        <w:t xml:space="preserve">the </w:t>
      </w:r>
      <w:r w:rsidR="00EA32BD" w:rsidRPr="003752F7">
        <w:rPr>
          <w:rFonts w:asciiTheme="majorBidi" w:eastAsiaTheme="majorEastAsia" w:hAnsiTheme="majorBidi" w:cstheme="majorBidi"/>
          <w:sz w:val="20"/>
          <w:szCs w:val="20"/>
        </w:rPr>
        <w:t>Global Monoculture has come to permeate</w:t>
      </w:r>
      <w:r w:rsidR="00A0204E" w:rsidRPr="003752F7">
        <w:rPr>
          <w:rFonts w:asciiTheme="majorBidi" w:eastAsiaTheme="majorEastAsia" w:hAnsiTheme="majorBidi" w:cstheme="majorBidi"/>
          <w:sz w:val="20"/>
          <w:szCs w:val="20"/>
        </w:rPr>
        <w:t xml:space="preserve"> virtually all</w:t>
      </w:r>
      <w:r w:rsidR="00EA32BD" w:rsidRPr="003752F7">
        <w:rPr>
          <w:rFonts w:asciiTheme="majorBidi" w:eastAsiaTheme="majorEastAsia" w:hAnsiTheme="majorBidi" w:cstheme="majorBidi"/>
          <w:sz w:val="20"/>
          <w:szCs w:val="20"/>
        </w:rPr>
        <w:t xml:space="preserve"> the peoples of the world, it also constitutes a threat to their Tradition</w:t>
      </w:r>
      <w:r w:rsidR="00A0204E" w:rsidRPr="003752F7">
        <w:rPr>
          <w:rFonts w:asciiTheme="majorBidi" w:eastAsiaTheme="majorEastAsia" w:hAnsiTheme="majorBidi" w:cstheme="majorBidi"/>
          <w:sz w:val="20"/>
          <w:szCs w:val="20"/>
        </w:rPr>
        <w:t>al Identities</w:t>
      </w:r>
      <w:r w:rsidR="00EA32BD" w:rsidRPr="003752F7">
        <w:rPr>
          <w:rFonts w:asciiTheme="majorBidi" w:eastAsiaTheme="majorEastAsia" w:hAnsiTheme="majorBidi" w:cstheme="majorBidi"/>
          <w:sz w:val="20"/>
          <w:szCs w:val="20"/>
        </w:rPr>
        <w:t xml:space="preserve"> and local </w:t>
      </w:r>
      <w:r w:rsidR="00A0204E" w:rsidRPr="003752F7">
        <w:rPr>
          <w:rFonts w:asciiTheme="majorBidi" w:eastAsiaTheme="majorEastAsia" w:hAnsiTheme="majorBidi" w:cstheme="majorBidi"/>
          <w:sz w:val="20"/>
          <w:szCs w:val="20"/>
        </w:rPr>
        <w:t>C</w:t>
      </w:r>
      <w:r w:rsidR="00EA32BD" w:rsidRPr="003752F7">
        <w:rPr>
          <w:rFonts w:asciiTheme="majorBidi" w:eastAsiaTheme="majorEastAsia" w:hAnsiTheme="majorBidi" w:cstheme="majorBidi"/>
          <w:sz w:val="20"/>
          <w:szCs w:val="20"/>
        </w:rPr>
        <w:t xml:space="preserve">ultures, which stand in the way of </w:t>
      </w:r>
      <w:r w:rsidR="00A0204E" w:rsidRPr="003752F7">
        <w:rPr>
          <w:rFonts w:asciiTheme="majorBidi" w:eastAsiaTheme="majorEastAsia" w:hAnsiTheme="majorBidi" w:cstheme="majorBidi"/>
          <w:sz w:val="20"/>
          <w:szCs w:val="20"/>
        </w:rPr>
        <w:t>market</w:t>
      </w:r>
      <w:r w:rsidR="00EA32BD" w:rsidRPr="003752F7">
        <w:rPr>
          <w:rFonts w:asciiTheme="majorBidi" w:eastAsiaTheme="majorEastAsia" w:hAnsiTheme="majorBidi" w:cstheme="majorBidi"/>
          <w:sz w:val="20"/>
          <w:szCs w:val="20"/>
        </w:rPr>
        <w:t xml:space="preserve"> uniformity</w:t>
      </w:r>
      <w:r w:rsidR="00A0204E" w:rsidRPr="003752F7">
        <w:rPr>
          <w:rFonts w:asciiTheme="majorBidi" w:eastAsiaTheme="majorEastAsia" w:hAnsiTheme="majorBidi" w:cstheme="majorBidi"/>
          <w:sz w:val="20"/>
          <w:szCs w:val="20"/>
        </w:rPr>
        <w:t xml:space="preserve">. Moreover, the Global Monoculture </w:t>
      </w:r>
      <w:r w:rsidR="00EA32BD" w:rsidRPr="003752F7">
        <w:rPr>
          <w:rFonts w:asciiTheme="majorBidi" w:eastAsiaTheme="majorEastAsia" w:hAnsiTheme="majorBidi" w:cstheme="majorBidi"/>
          <w:sz w:val="20"/>
          <w:szCs w:val="20"/>
        </w:rPr>
        <w:t>also brings with it</w:t>
      </w:r>
      <w:r w:rsidR="00A0204E" w:rsidRPr="003752F7">
        <w:rPr>
          <w:rFonts w:asciiTheme="majorBidi" w:eastAsiaTheme="majorEastAsia" w:hAnsiTheme="majorBidi" w:cstheme="majorBidi"/>
          <w:sz w:val="20"/>
          <w:szCs w:val="20"/>
        </w:rPr>
        <w:t xml:space="preserve"> and effectively promotes</w:t>
      </w:r>
      <w:r w:rsidR="00EA32BD" w:rsidRPr="003752F7">
        <w:rPr>
          <w:rFonts w:asciiTheme="majorBidi" w:eastAsiaTheme="majorEastAsia" w:hAnsiTheme="majorBidi" w:cstheme="majorBidi"/>
          <w:sz w:val="20"/>
          <w:szCs w:val="20"/>
        </w:rPr>
        <w:t xml:space="preserve"> Western Secular values and lifestyles. Such encroachment upon local Cultures </w:t>
      </w:r>
      <w:r w:rsidR="00A0204E" w:rsidRPr="003752F7">
        <w:rPr>
          <w:rFonts w:asciiTheme="majorBidi" w:eastAsiaTheme="majorEastAsia" w:hAnsiTheme="majorBidi" w:cstheme="majorBidi"/>
          <w:sz w:val="20"/>
          <w:szCs w:val="20"/>
        </w:rPr>
        <w:t>endangers</w:t>
      </w:r>
      <w:r w:rsidR="00EA32BD" w:rsidRPr="003752F7">
        <w:rPr>
          <w:rFonts w:asciiTheme="majorBidi" w:eastAsiaTheme="majorEastAsia" w:hAnsiTheme="majorBidi" w:cstheme="majorBidi"/>
          <w:sz w:val="20"/>
          <w:szCs w:val="20"/>
        </w:rPr>
        <w:t xml:space="preserve"> Traditional regional </w:t>
      </w:r>
      <w:r w:rsidR="00A0204E" w:rsidRPr="003752F7">
        <w:rPr>
          <w:rFonts w:asciiTheme="majorBidi" w:eastAsiaTheme="majorEastAsia" w:hAnsiTheme="majorBidi" w:cstheme="majorBidi"/>
          <w:sz w:val="20"/>
          <w:szCs w:val="20"/>
        </w:rPr>
        <w:t xml:space="preserve">forms of </w:t>
      </w:r>
      <w:r w:rsidR="00EA32BD" w:rsidRPr="003752F7">
        <w:rPr>
          <w:rFonts w:asciiTheme="majorBidi" w:eastAsiaTheme="majorEastAsia" w:hAnsiTheme="majorBidi" w:cstheme="majorBidi"/>
          <w:sz w:val="20"/>
          <w:szCs w:val="20"/>
        </w:rPr>
        <w:t xml:space="preserve">knowledge, values, and skills, while </w:t>
      </w:r>
      <w:r w:rsidR="00A0204E" w:rsidRPr="003752F7">
        <w:rPr>
          <w:rFonts w:asciiTheme="majorBidi" w:eastAsiaTheme="majorEastAsia" w:hAnsiTheme="majorBidi" w:cstheme="majorBidi"/>
          <w:sz w:val="20"/>
          <w:szCs w:val="20"/>
        </w:rPr>
        <w:t xml:space="preserve">sometimes </w:t>
      </w:r>
      <w:r w:rsidR="00EA32BD" w:rsidRPr="003752F7">
        <w:rPr>
          <w:rFonts w:asciiTheme="majorBidi" w:eastAsiaTheme="majorEastAsia" w:hAnsiTheme="majorBidi" w:cstheme="majorBidi"/>
          <w:sz w:val="20"/>
          <w:szCs w:val="20"/>
        </w:rPr>
        <w:t>completely destroying Traditional artisans, their arts and crafts, as well as other aspects of Cultural diversity. From China and the Pacific islands of the East to Africa and Latin America in the West, young people</w:t>
      </w:r>
      <w:r w:rsidR="00A0204E" w:rsidRPr="003752F7">
        <w:rPr>
          <w:rFonts w:asciiTheme="majorBidi" w:eastAsiaTheme="majorEastAsia" w:hAnsiTheme="majorBidi" w:cstheme="majorBidi"/>
          <w:sz w:val="20"/>
          <w:szCs w:val="20"/>
        </w:rPr>
        <w:t xml:space="preserve"> as a whole</w:t>
      </w:r>
      <w:r w:rsidR="00EA32BD" w:rsidRPr="003752F7">
        <w:rPr>
          <w:rFonts w:asciiTheme="majorBidi" w:eastAsiaTheme="majorEastAsia" w:hAnsiTheme="majorBidi" w:cstheme="majorBidi"/>
          <w:sz w:val="20"/>
          <w:szCs w:val="20"/>
        </w:rPr>
        <w:t xml:space="preserve"> aspire to wear Gap clothing, Nike sneakers, </w:t>
      </w:r>
      <w:r w:rsidR="00A0204E" w:rsidRPr="003752F7">
        <w:rPr>
          <w:rFonts w:asciiTheme="majorBidi" w:eastAsiaTheme="majorEastAsia" w:hAnsiTheme="majorBidi" w:cstheme="majorBidi"/>
          <w:sz w:val="20"/>
          <w:szCs w:val="20"/>
        </w:rPr>
        <w:t xml:space="preserve">and </w:t>
      </w:r>
      <w:r w:rsidR="00EA32BD" w:rsidRPr="003752F7">
        <w:rPr>
          <w:rFonts w:asciiTheme="majorBidi" w:eastAsiaTheme="majorEastAsia" w:hAnsiTheme="majorBidi" w:cstheme="majorBidi"/>
          <w:sz w:val="20"/>
          <w:szCs w:val="20"/>
        </w:rPr>
        <w:t>Michael Jordan T-shirts.</w:t>
      </w:r>
      <w:r w:rsidR="00A0204E" w:rsidRPr="003752F7">
        <w:rPr>
          <w:rFonts w:asciiTheme="majorBidi" w:eastAsiaTheme="majorEastAsia" w:hAnsiTheme="majorBidi" w:cstheme="majorBidi"/>
          <w:sz w:val="20"/>
          <w:szCs w:val="20"/>
        </w:rPr>
        <w:t xml:space="preserve"> Moreover, t</w:t>
      </w:r>
      <w:r w:rsidR="00EA32BD" w:rsidRPr="003752F7">
        <w:rPr>
          <w:rFonts w:asciiTheme="majorBidi" w:eastAsiaTheme="majorEastAsia" w:hAnsiTheme="majorBidi" w:cstheme="majorBidi"/>
          <w:sz w:val="20"/>
          <w:szCs w:val="20"/>
        </w:rPr>
        <w:t>he</w:t>
      </w:r>
      <w:r w:rsidR="00692484" w:rsidRPr="003752F7">
        <w:rPr>
          <w:rFonts w:asciiTheme="majorBidi" w:eastAsiaTheme="majorEastAsia" w:hAnsiTheme="majorBidi" w:cstheme="majorBidi"/>
          <w:sz w:val="20"/>
          <w:szCs w:val="20"/>
        </w:rPr>
        <w:t xml:space="preserve"> </w:t>
      </w:r>
      <w:r w:rsidR="00EA32BD" w:rsidRPr="003752F7">
        <w:rPr>
          <w:rFonts w:asciiTheme="majorBidi" w:eastAsiaTheme="majorEastAsia" w:hAnsiTheme="majorBidi" w:cstheme="majorBidi"/>
          <w:sz w:val="20"/>
          <w:szCs w:val="20"/>
        </w:rPr>
        <w:t xml:space="preserve">Entertainment-Industrial Complex of </w:t>
      </w:r>
      <w:r w:rsidR="00A0204E" w:rsidRPr="003752F7">
        <w:rPr>
          <w:rFonts w:asciiTheme="majorBidi" w:eastAsiaTheme="majorEastAsia" w:hAnsiTheme="majorBidi" w:cstheme="majorBidi"/>
          <w:sz w:val="20"/>
          <w:szCs w:val="20"/>
        </w:rPr>
        <w:t xml:space="preserve">the </w:t>
      </w:r>
      <w:r w:rsidR="00EA32BD" w:rsidRPr="003752F7">
        <w:rPr>
          <w:rFonts w:asciiTheme="majorBidi" w:eastAsiaTheme="majorEastAsia" w:hAnsiTheme="majorBidi" w:cstheme="majorBidi"/>
          <w:sz w:val="20"/>
          <w:szCs w:val="20"/>
        </w:rPr>
        <w:t xml:space="preserve">Global Monoculture views </w:t>
      </w:r>
      <w:r w:rsidR="00A0204E" w:rsidRPr="003752F7">
        <w:rPr>
          <w:rFonts w:asciiTheme="majorBidi" w:eastAsiaTheme="majorEastAsia" w:hAnsiTheme="majorBidi" w:cstheme="majorBidi"/>
          <w:sz w:val="20"/>
          <w:szCs w:val="20"/>
        </w:rPr>
        <w:t>“</w:t>
      </w:r>
      <w:r w:rsidR="00EA32BD" w:rsidRPr="003752F7">
        <w:rPr>
          <w:rFonts w:asciiTheme="majorBidi" w:eastAsiaTheme="majorEastAsia" w:hAnsiTheme="majorBidi" w:cstheme="majorBidi"/>
          <w:sz w:val="20"/>
          <w:szCs w:val="20"/>
        </w:rPr>
        <w:t>Culture</w:t>
      </w:r>
      <w:r w:rsidR="00A0204E" w:rsidRPr="003752F7">
        <w:rPr>
          <w:rFonts w:asciiTheme="majorBidi" w:eastAsiaTheme="majorEastAsia" w:hAnsiTheme="majorBidi" w:cstheme="majorBidi"/>
          <w:sz w:val="20"/>
          <w:szCs w:val="20"/>
        </w:rPr>
        <w:t>”</w:t>
      </w:r>
      <w:r w:rsidR="00EA32BD" w:rsidRPr="003752F7">
        <w:rPr>
          <w:rFonts w:asciiTheme="majorBidi" w:eastAsiaTheme="majorEastAsia" w:hAnsiTheme="majorBidi" w:cstheme="majorBidi"/>
          <w:sz w:val="20"/>
          <w:szCs w:val="20"/>
        </w:rPr>
        <w:t xml:space="preserve"> as nothing more than business, and the </w:t>
      </w:r>
      <w:r w:rsidR="00A0204E" w:rsidRPr="003752F7">
        <w:rPr>
          <w:rFonts w:asciiTheme="majorBidi" w:eastAsiaTheme="majorEastAsia" w:hAnsiTheme="majorBidi" w:cstheme="majorBidi"/>
          <w:sz w:val="20"/>
          <w:szCs w:val="20"/>
        </w:rPr>
        <w:t xml:space="preserve">dynamics of </w:t>
      </w:r>
      <w:r w:rsidR="00EA32BD" w:rsidRPr="003752F7">
        <w:rPr>
          <w:rFonts w:asciiTheme="majorBidi" w:eastAsiaTheme="majorEastAsia" w:hAnsiTheme="majorBidi" w:cstheme="majorBidi"/>
          <w:sz w:val="20"/>
          <w:szCs w:val="20"/>
        </w:rPr>
        <w:t>production and market</w:t>
      </w:r>
      <w:r w:rsidR="00A0204E" w:rsidRPr="003752F7">
        <w:rPr>
          <w:rFonts w:asciiTheme="majorBidi" w:eastAsiaTheme="majorEastAsia" w:hAnsiTheme="majorBidi" w:cstheme="majorBidi"/>
          <w:sz w:val="20"/>
          <w:szCs w:val="20"/>
        </w:rPr>
        <w:t>ing</w:t>
      </w:r>
      <w:r w:rsidR="00692484" w:rsidRPr="003752F7">
        <w:rPr>
          <w:rFonts w:asciiTheme="majorBidi" w:eastAsiaTheme="majorEastAsia" w:hAnsiTheme="majorBidi" w:cstheme="majorBidi"/>
          <w:sz w:val="20"/>
          <w:szCs w:val="20"/>
        </w:rPr>
        <w:t xml:space="preserve"> promoted by its</w:t>
      </w:r>
      <w:r w:rsidR="00EA32BD" w:rsidRPr="003752F7">
        <w:rPr>
          <w:rFonts w:asciiTheme="majorBidi" w:eastAsiaTheme="majorEastAsia" w:hAnsiTheme="majorBidi" w:cstheme="majorBidi"/>
          <w:sz w:val="20"/>
          <w:szCs w:val="20"/>
        </w:rPr>
        <w:t xml:space="preserve"> global business cycle</w:t>
      </w:r>
      <w:r w:rsidR="00692484" w:rsidRPr="003752F7">
        <w:rPr>
          <w:rFonts w:asciiTheme="majorBidi" w:eastAsiaTheme="majorEastAsia" w:hAnsiTheme="majorBidi" w:cstheme="majorBidi"/>
          <w:sz w:val="20"/>
          <w:szCs w:val="20"/>
        </w:rPr>
        <w:t>s</w:t>
      </w:r>
      <w:r w:rsidR="00EA32BD" w:rsidRPr="003752F7">
        <w:rPr>
          <w:rFonts w:asciiTheme="majorBidi" w:eastAsiaTheme="majorEastAsia" w:hAnsiTheme="majorBidi" w:cstheme="majorBidi"/>
          <w:sz w:val="20"/>
          <w:szCs w:val="20"/>
        </w:rPr>
        <w:t xml:space="preserve"> are aggressively advanced by the international trade agreements of institutions such as</w:t>
      </w:r>
      <w:r w:rsidR="00EA6FE4" w:rsidRPr="003752F7">
        <w:rPr>
          <w:rFonts w:asciiTheme="majorBidi" w:eastAsiaTheme="majorEastAsia" w:hAnsiTheme="majorBidi" w:cstheme="majorBidi"/>
          <w:sz w:val="20"/>
          <w:szCs w:val="20"/>
        </w:rPr>
        <w:t>—most notably—the</w:t>
      </w:r>
      <w:r w:rsidR="00EA32BD" w:rsidRPr="003752F7">
        <w:rPr>
          <w:rFonts w:asciiTheme="majorBidi" w:eastAsiaTheme="majorEastAsia" w:hAnsiTheme="majorBidi" w:cstheme="majorBidi"/>
          <w:sz w:val="20"/>
          <w:szCs w:val="20"/>
        </w:rPr>
        <w:t xml:space="preserve"> World Trade Organization (WTO)</w:t>
      </w:r>
      <w:r w:rsidR="00EA6FE4" w:rsidRPr="003752F7">
        <w:rPr>
          <w:rFonts w:asciiTheme="majorBidi" w:eastAsiaTheme="majorEastAsia" w:hAnsiTheme="majorBidi" w:cstheme="majorBidi"/>
          <w:sz w:val="20"/>
          <w:szCs w:val="20"/>
        </w:rPr>
        <w:t>. The WTO</w:t>
      </w:r>
      <w:r w:rsidR="00EA32BD" w:rsidRPr="003752F7">
        <w:rPr>
          <w:rFonts w:asciiTheme="majorBidi" w:eastAsiaTheme="majorEastAsia" w:hAnsiTheme="majorBidi" w:cstheme="majorBidi"/>
          <w:sz w:val="20"/>
          <w:szCs w:val="20"/>
        </w:rPr>
        <w:t xml:space="preserve"> </w:t>
      </w:r>
      <w:r w:rsidR="00EA6FE4" w:rsidRPr="003752F7">
        <w:rPr>
          <w:rFonts w:asciiTheme="majorBidi" w:eastAsiaTheme="majorEastAsia" w:hAnsiTheme="majorBidi" w:cstheme="majorBidi"/>
          <w:sz w:val="20"/>
          <w:szCs w:val="20"/>
        </w:rPr>
        <w:t xml:space="preserve">serves as a backbone for the Global Monoculture. It </w:t>
      </w:r>
      <w:r w:rsidR="00EA32BD" w:rsidRPr="003752F7">
        <w:rPr>
          <w:rFonts w:asciiTheme="majorBidi" w:eastAsiaTheme="majorEastAsia" w:hAnsiTheme="majorBidi" w:cstheme="majorBidi"/>
          <w:sz w:val="20"/>
          <w:szCs w:val="20"/>
        </w:rPr>
        <w:t>was founded in 1415/1995, is based in Geneva,</w:t>
      </w:r>
      <w:r w:rsidR="00EA6FE4" w:rsidRPr="003752F7">
        <w:rPr>
          <w:rFonts w:asciiTheme="majorBidi" w:eastAsiaTheme="majorEastAsia" w:hAnsiTheme="majorBidi" w:cstheme="majorBidi"/>
          <w:sz w:val="20"/>
          <w:szCs w:val="20"/>
        </w:rPr>
        <w:t xml:space="preserve"> Switzerland,</w:t>
      </w:r>
      <w:r w:rsidR="00EA32BD" w:rsidRPr="003752F7">
        <w:rPr>
          <w:rFonts w:asciiTheme="majorBidi" w:eastAsiaTheme="majorEastAsia" w:hAnsiTheme="majorBidi" w:cstheme="majorBidi"/>
          <w:sz w:val="20"/>
          <w:szCs w:val="20"/>
        </w:rPr>
        <w:t xml:space="preserve"> and constitutes today</w:t>
      </w:r>
      <w:r w:rsidR="00EA32BD" w:rsidRPr="003752F7">
        <w:rPr>
          <w:rFonts w:asciiTheme="majorBidi" w:hAnsiTheme="majorBidi" w:cstheme="majorBidi"/>
          <w:color w:val="202122"/>
          <w:sz w:val="20"/>
          <w:szCs w:val="20"/>
          <w:shd w:val="clear" w:color="auto" w:fill="FFFFFF"/>
        </w:rPr>
        <w:t xml:space="preserve"> the world's largest international economic organization, </w:t>
      </w:r>
      <w:r w:rsidR="00EA6FE4" w:rsidRPr="003752F7">
        <w:rPr>
          <w:rFonts w:asciiTheme="majorBidi" w:hAnsiTheme="majorBidi" w:cstheme="majorBidi"/>
          <w:color w:val="202122"/>
          <w:sz w:val="20"/>
          <w:szCs w:val="20"/>
          <w:shd w:val="clear" w:color="auto" w:fill="FFFFFF"/>
        </w:rPr>
        <w:t>made up of</w:t>
      </w:r>
      <w:r w:rsidR="00EA32BD" w:rsidRPr="003752F7">
        <w:rPr>
          <w:rFonts w:asciiTheme="majorBidi" w:hAnsiTheme="majorBidi" w:cstheme="majorBidi"/>
          <w:color w:val="202122"/>
          <w:sz w:val="20"/>
          <w:szCs w:val="20"/>
          <w:shd w:val="clear" w:color="auto" w:fill="FFFFFF"/>
        </w:rPr>
        <w:t xml:space="preserve"> one hundred and sixty-six (166) member nations and representing</w:t>
      </w:r>
      <w:r w:rsidR="000866E0" w:rsidRPr="003752F7">
        <w:rPr>
          <w:rFonts w:asciiTheme="majorBidi" w:hAnsiTheme="majorBidi" w:cstheme="majorBidi"/>
          <w:color w:val="202122"/>
          <w:sz w:val="20"/>
          <w:szCs w:val="20"/>
          <w:shd w:val="clear" w:color="auto" w:fill="FFFFFF"/>
        </w:rPr>
        <w:t xml:space="preserve"> at present</w:t>
      </w:r>
      <w:r w:rsidR="00EA32BD" w:rsidRPr="003752F7">
        <w:rPr>
          <w:rFonts w:asciiTheme="majorBidi" w:hAnsiTheme="majorBidi" w:cstheme="majorBidi"/>
          <w:color w:val="202122"/>
          <w:sz w:val="20"/>
          <w:szCs w:val="20"/>
          <w:shd w:val="clear" w:color="auto" w:fill="FFFFFF"/>
        </w:rPr>
        <w:t xml:space="preserve"> ninety-eight percent of all global trade. </w:t>
      </w:r>
    </w:p>
  </w:footnote>
  <w:footnote w:id="182">
    <w:p w14:paraId="43841E77" w14:textId="7033A980" w:rsidR="00E86172" w:rsidRPr="003752F7" w:rsidRDefault="00E86172" w:rsidP="00205146">
      <w:pPr>
        <w:rPr>
          <w:sz w:val="20"/>
          <w:szCs w:val="20"/>
        </w:rPr>
      </w:pPr>
      <w:r w:rsidRPr="003752F7">
        <w:rPr>
          <w:rStyle w:val="FootnoteReference"/>
          <w:sz w:val="20"/>
          <w:szCs w:val="20"/>
        </w:rPr>
        <w:footnoteRef/>
      </w:r>
      <w:r w:rsidRPr="003752F7">
        <w:rPr>
          <w:sz w:val="20"/>
          <w:szCs w:val="20"/>
        </w:rPr>
        <w:t xml:space="preserve"> The notion of “</w:t>
      </w:r>
      <w:r w:rsidRPr="003752F7">
        <w:rPr>
          <w:b/>
          <w:bCs/>
          <w:sz w:val="20"/>
          <w:szCs w:val="20"/>
        </w:rPr>
        <w:t>wrong-headedness</w:t>
      </w:r>
      <w:r w:rsidRPr="003752F7">
        <w:rPr>
          <w:sz w:val="20"/>
          <w:szCs w:val="20"/>
        </w:rPr>
        <w:t>” is taken from t</w:t>
      </w:r>
      <w:r w:rsidRPr="003752F7">
        <w:rPr>
          <w:color w:val="000000"/>
          <w:sz w:val="20"/>
          <w:szCs w:val="20"/>
        </w:rPr>
        <w:t xml:space="preserve">he Andalusian Saint, </w:t>
      </w:r>
      <w:r w:rsidR="00665A30" w:rsidRPr="003752F7">
        <w:rPr>
          <w:color w:val="000000"/>
          <w:sz w:val="20"/>
          <w:szCs w:val="20"/>
        </w:rPr>
        <w:t>S</w:t>
      </w:r>
      <w:r w:rsidRPr="003752F7">
        <w:rPr>
          <w:color w:val="000000"/>
          <w:sz w:val="20"/>
          <w:szCs w:val="20"/>
        </w:rPr>
        <w:t xml:space="preserve">cholar, </w:t>
      </w:r>
      <w:r w:rsidR="00665A30" w:rsidRPr="003752F7">
        <w:rPr>
          <w:color w:val="000000"/>
          <w:sz w:val="20"/>
          <w:szCs w:val="20"/>
        </w:rPr>
        <w:t>S</w:t>
      </w:r>
      <w:r w:rsidRPr="003752F7">
        <w:rPr>
          <w:color w:val="000000"/>
          <w:sz w:val="20"/>
          <w:szCs w:val="20"/>
        </w:rPr>
        <w:t>age, and poet</w:t>
      </w:r>
      <w:r w:rsidRPr="003752F7">
        <w:rPr>
          <w:sz w:val="20"/>
          <w:szCs w:val="20"/>
        </w:rPr>
        <w:t xml:space="preserve"> Muḥammad ibn ‘Alī ibn al-‘Arabī (d. 638/1240), who will be introduced below. For Ibn al-‘Arabī, exclusively horizontal knowledge</w:t>
      </w:r>
      <w:r w:rsidR="004C5921" w:rsidRPr="003752F7">
        <w:rPr>
          <w:sz w:val="20"/>
          <w:szCs w:val="20"/>
        </w:rPr>
        <w:t xml:space="preserve"> is “wrong-headed” because it is ill-conceived, ill-intended, and misguided from the start. Horizontal </w:t>
      </w:r>
      <w:r w:rsidRPr="003752F7">
        <w:rPr>
          <w:sz w:val="20"/>
          <w:szCs w:val="20"/>
        </w:rPr>
        <w:t>knowledge</w:t>
      </w:r>
      <w:r w:rsidR="004C5921" w:rsidRPr="003752F7">
        <w:rPr>
          <w:sz w:val="20"/>
          <w:szCs w:val="20"/>
        </w:rPr>
        <w:t xml:space="preserve">—as we will see in the coming notes—is </w:t>
      </w:r>
      <w:r w:rsidRPr="003752F7">
        <w:rPr>
          <w:sz w:val="20"/>
          <w:szCs w:val="20"/>
        </w:rPr>
        <w:t xml:space="preserve">circular, </w:t>
      </w:r>
      <w:r w:rsidR="004C5921" w:rsidRPr="003752F7">
        <w:rPr>
          <w:sz w:val="20"/>
          <w:szCs w:val="20"/>
        </w:rPr>
        <w:t xml:space="preserve">because it </w:t>
      </w:r>
      <w:r w:rsidRPr="003752F7">
        <w:rPr>
          <w:sz w:val="20"/>
          <w:szCs w:val="20"/>
        </w:rPr>
        <w:t>ascribes things to other things and phenomena to</w:t>
      </w:r>
      <w:r w:rsidR="004C5921" w:rsidRPr="003752F7">
        <w:rPr>
          <w:sz w:val="20"/>
          <w:szCs w:val="20"/>
        </w:rPr>
        <w:t xml:space="preserve"> other</w:t>
      </w:r>
      <w:r w:rsidRPr="003752F7">
        <w:rPr>
          <w:sz w:val="20"/>
          <w:szCs w:val="20"/>
        </w:rPr>
        <w:t xml:space="preserve"> phenomena</w:t>
      </w:r>
      <w:r w:rsidR="004C5921" w:rsidRPr="003752F7">
        <w:rPr>
          <w:sz w:val="20"/>
          <w:szCs w:val="20"/>
        </w:rPr>
        <w:t xml:space="preserve">, without ever getting to bottom of things. </w:t>
      </w:r>
      <w:r w:rsidRPr="003752F7">
        <w:rPr>
          <w:sz w:val="20"/>
          <w:szCs w:val="20"/>
        </w:rPr>
        <w:t xml:space="preserve">Metaphorical </w:t>
      </w:r>
      <w:r w:rsidR="00205146" w:rsidRPr="003752F7">
        <w:rPr>
          <w:sz w:val="20"/>
          <w:szCs w:val="20"/>
        </w:rPr>
        <w:t>K</w:t>
      </w:r>
      <w:r w:rsidRPr="003752F7">
        <w:rPr>
          <w:sz w:val="20"/>
          <w:szCs w:val="20"/>
        </w:rPr>
        <w:t>nowledge, which is defined in the next note, lies at the heart of “wrong-headedness” because it utterly lacks verticality and, thus, can never discover its</w:t>
      </w:r>
      <w:r w:rsidR="004C5921" w:rsidRPr="003752F7">
        <w:rPr>
          <w:sz w:val="20"/>
          <w:szCs w:val="20"/>
        </w:rPr>
        <w:t xml:space="preserve"> own</w:t>
      </w:r>
      <w:r w:rsidRPr="003752F7">
        <w:rPr>
          <w:sz w:val="20"/>
          <w:szCs w:val="20"/>
        </w:rPr>
        <w:t xml:space="preserve"> true roots or lead to valid understanding of either the subject</w:t>
      </w:r>
      <w:r w:rsidR="004C5921" w:rsidRPr="003752F7">
        <w:rPr>
          <w:sz w:val="20"/>
          <w:szCs w:val="20"/>
        </w:rPr>
        <w:t>-</w:t>
      </w:r>
      <w:r w:rsidRPr="003752F7">
        <w:rPr>
          <w:sz w:val="20"/>
          <w:szCs w:val="20"/>
        </w:rPr>
        <w:t>knower or the object</w:t>
      </w:r>
      <w:r w:rsidR="00DB0DA6" w:rsidRPr="003752F7">
        <w:rPr>
          <w:sz w:val="20"/>
          <w:szCs w:val="20"/>
        </w:rPr>
        <w:t xml:space="preserve"> or </w:t>
      </w:r>
      <w:r w:rsidRPr="003752F7">
        <w:rPr>
          <w:sz w:val="20"/>
          <w:szCs w:val="20"/>
        </w:rPr>
        <w:t>thing known</w:t>
      </w:r>
      <w:r w:rsidR="00DB0DA6" w:rsidRPr="003752F7">
        <w:rPr>
          <w:sz w:val="20"/>
          <w:szCs w:val="20"/>
        </w:rPr>
        <w:t>. Thus,</w:t>
      </w:r>
      <w:r w:rsidRPr="003752F7">
        <w:rPr>
          <w:sz w:val="20"/>
          <w:szCs w:val="20"/>
        </w:rPr>
        <w:t xml:space="preserve"> the nature of existence</w:t>
      </w:r>
      <w:r w:rsidR="00DB0DA6" w:rsidRPr="003752F7">
        <w:rPr>
          <w:sz w:val="20"/>
          <w:szCs w:val="20"/>
        </w:rPr>
        <w:t xml:space="preserve"> is concealed by </w:t>
      </w:r>
      <w:r w:rsidR="00205146" w:rsidRPr="003752F7">
        <w:rPr>
          <w:sz w:val="20"/>
          <w:szCs w:val="20"/>
        </w:rPr>
        <w:t>M</w:t>
      </w:r>
      <w:r w:rsidR="00DB0DA6" w:rsidRPr="003752F7">
        <w:rPr>
          <w:sz w:val="20"/>
          <w:szCs w:val="20"/>
        </w:rPr>
        <w:t xml:space="preserve">etaphorical </w:t>
      </w:r>
      <w:r w:rsidR="00205146" w:rsidRPr="003752F7">
        <w:rPr>
          <w:sz w:val="20"/>
          <w:szCs w:val="20"/>
        </w:rPr>
        <w:t>K</w:t>
      </w:r>
      <w:r w:rsidR="00DB0DA6" w:rsidRPr="003752F7">
        <w:rPr>
          <w:sz w:val="20"/>
          <w:szCs w:val="20"/>
        </w:rPr>
        <w:t>nowledge as well as a proper understanding of</w:t>
      </w:r>
      <w:r w:rsidRPr="003752F7">
        <w:rPr>
          <w:sz w:val="20"/>
          <w:szCs w:val="20"/>
        </w:rPr>
        <w:t xml:space="preserve"> the role we are meant play in this world as </w:t>
      </w:r>
      <w:r w:rsidR="00DB0DA6" w:rsidRPr="003752F7">
        <w:rPr>
          <w:sz w:val="20"/>
          <w:szCs w:val="20"/>
        </w:rPr>
        <w:t>H</w:t>
      </w:r>
      <w:r w:rsidRPr="003752F7">
        <w:rPr>
          <w:sz w:val="20"/>
          <w:szCs w:val="20"/>
        </w:rPr>
        <w:t xml:space="preserve">uman </w:t>
      </w:r>
      <w:r w:rsidR="00DB0DA6" w:rsidRPr="003752F7">
        <w:rPr>
          <w:sz w:val="20"/>
          <w:szCs w:val="20"/>
        </w:rPr>
        <w:t>B</w:t>
      </w:r>
      <w:r w:rsidRPr="003752F7">
        <w:rPr>
          <w:sz w:val="20"/>
          <w:szCs w:val="20"/>
        </w:rPr>
        <w:t xml:space="preserve">eings. Knowledge that is “wrongheaded” </w:t>
      </w:r>
      <w:r w:rsidR="00DB0DA6" w:rsidRPr="003752F7">
        <w:rPr>
          <w:sz w:val="20"/>
          <w:szCs w:val="20"/>
        </w:rPr>
        <w:t>or</w:t>
      </w:r>
      <w:r w:rsidRPr="003752F7">
        <w:rPr>
          <w:sz w:val="20"/>
          <w:szCs w:val="20"/>
        </w:rPr>
        <w:t xml:space="preserve"> “metaphorical” ultimately produces l</w:t>
      </w:r>
      <w:r w:rsidRPr="003752F7">
        <w:rPr>
          <w:sz w:val="20"/>
          <w:szCs w:val="20"/>
          <w:u w:val="single"/>
        </w:rPr>
        <w:t>abyrinths of disconnected information without end</w:t>
      </w:r>
      <w:r w:rsidRPr="003752F7">
        <w:rPr>
          <w:sz w:val="20"/>
          <w:szCs w:val="20"/>
        </w:rPr>
        <w:t xml:space="preserve">, which is our situation today: “The more we learn, the less we know.” </w:t>
      </w:r>
      <w:r w:rsidR="00DB0DA6" w:rsidRPr="003752F7">
        <w:rPr>
          <w:sz w:val="20"/>
          <w:szCs w:val="20"/>
        </w:rPr>
        <w:t>Today, we</w:t>
      </w:r>
      <w:r w:rsidRPr="003752F7">
        <w:rPr>
          <w:sz w:val="20"/>
          <w:szCs w:val="20"/>
        </w:rPr>
        <w:t xml:space="preserve"> suffer from “information overload” and find ourselves continually unable to understand the endless profusions of </w:t>
      </w:r>
      <w:r w:rsidR="00DB0DA6" w:rsidRPr="003752F7">
        <w:rPr>
          <w:sz w:val="20"/>
          <w:szCs w:val="20"/>
        </w:rPr>
        <w:t>facts</w:t>
      </w:r>
      <w:r w:rsidRPr="003752F7">
        <w:rPr>
          <w:sz w:val="20"/>
          <w:szCs w:val="20"/>
        </w:rPr>
        <w:t xml:space="preserve"> that we constantly manufacture. </w:t>
      </w:r>
      <w:r w:rsidR="00AD3C4E" w:rsidRPr="003752F7">
        <w:rPr>
          <w:sz w:val="20"/>
          <w:szCs w:val="20"/>
        </w:rPr>
        <w:t xml:space="preserve">For “facts” </w:t>
      </w:r>
      <w:r w:rsidR="00C61B97" w:rsidRPr="003752F7">
        <w:rPr>
          <w:sz w:val="20"/>
          <w:szCs w:val="20"/>
        </w:rPr>
        <w:t>are not Science any more than a dictionary is literature.</w:t>
      </w:r>
      <w:r w:rsidR="0089580F" w:rsidRPr="003752F7">
        <w:rPr>
          <w:sz w:val="20"/>
          <w:szCs w:val="20"/>
        </w:rPr>
        <w:t xml:space="preserve"> Indeed, “facts” taken by themselves are like the </w:t>
      </w:r>
      <w:r w:rsidR="0019316E" w:rsidRPr="003752F7">
        <w:rPr>
          <w:sz w:val="20"/>
          <w:szCs w:val="20"/>
        </w:rPr>
        <w:t xml:space="preserve">dummy sitting on the ventriloquist’s lap. </w:t>
      </w:r>
      <w:r w:rsidR="00B915EB" w:rsidRPr="003752F7">
        <w:rPr>
          <w:sz w:val="20"/>
          <w:szCs w:val="20"/>
        </w:rPr>
        <w:t xml:space="preserve">The Scientist must make the “facts” speak, just as the ventriloquist must </w:t>
      </w:r>
      <w:r w:rsidR="00205146" w:rsidRPr="003752F7">
        <w:rPr>
          <w:sz w:val="20"/>
          <w:szCs w:val="20"/>
        </w:rPr>
        <w:t>animate his puppet. Thus, today, w</w:t>
      </w:r>
      <w:r w:rsidRPr="003752F7">
        <w:rPr>
          <w:sz w:val="20"/>
          <w:szCs w:val="20"/>
        </w:rPr>
        <w:t xml:space="preserve">e are unable to navigate these seas of information </w:t>
      </w:r>
      <w:r w:rsidR="00205146" w:rsidRPr="003752F7">
        <w:rPr>
          <w:sz w:val="20"/>
          <w:szCs w:val="20"/>
        </w:rPr>
        <w:t xml:space="preserve">that engulf us or </w:t>
      </w:r>
      <w:r w:rsidRPr="003752F7">
        <w:rPr>
          <w:sz w:val="20"/>
          <w:szCs w:val="20"/>
        </w:rPr>
        <w:t xml:space="preserve">extract real knowledge from them, in any true sense </w:t>
      </w:r>
      <w:r w:rsidR="0052016B" w:rsidRPr="003752F7">
        <w:rPr>
          <w:sz w:val="20"/>
          <w:szCs w:val="20"/>
        </w:rPr>
        <w:t>that</w:t>
      </w:r>
      <w:r w:rsidRPr="003752F7">
        <w:rPr>
          <w:sz w:val="20"/>
          <w:szCs w:val="20"/>
        </w:rPr>
        <w:t xml:space="preserve"> </w:t>
      </w:r>
      <w:r w:rsidR="0052016B" w:rsidRPr="003752F7">
        <w:rPr>
          <w:sz w:val="20"/>
          <w:szCs w:val="20"/>
        </w:rPr>
        <w:t>c</w:t>
      </w:r>
      <w:r w:rsidRPr="003752F7">
        <w:rPr>
          <w:sz w:val="20"/>
          <w:szCs w:val="20"/>
        </w:rPr>
        <w:t>ould promise to</w:t>
      </w:r>
      <w:r w:rsidR="00205146" w:rsidRPr="003752F7">
        <w:rPr>
          <w:sz w:val="20"/>
          <w:szCs w:val="20"/>
        </w:rPr>
        <w:t xml:space="preserve"> give us enlightenment or</w:t>
      </w:r>
      <w:r w:rsidRPr="003752F7">
        <w:rPr>
          <w:sz w:val="20"/>
          <w:szCs w:val="20"/>
        </w:rPr>
        <w:t xml:space="preserve"> bring us immediate and long-term benefit, while protecting us from</w:t>
      </w:r>
      <w:r w:rsidR="0052016B" w:rsidRPr="003752F7">
        <w:rPr>
          <w:sz w:val="20"/>
          <w:szCs w:val="20"/>
        </w:rPr>
        <w:t xml:space="preserve"> immense potential</w:t>
      </w:r>
      <w:r w:rsidRPr="003752F7">
        <w:rPr>
          <w:sz w:val="20"/>
          <w:szCs w:val="20"/>
        </w:rPr>
        <w:t xml:space="preserve"> harm. </w:t>
      </w:r>
    </w:p>
  </w:footnote>
  <w:footnote w:id="183">
    <w:p w14:paraId="4720F55F" w14:textId="77777777" w:rsidR="002328C9" w:rsidRPr="003752F7" w:rsidRDefault="00E86172" w:rsidP="00E86172">
      <w:pPr>
        <w:rPr>
          <w:sz w:val="20"/>
          <w:szCs w:val="20"/>
        </w:rPr>
      </w:pPr>
      <w:r w:rsidRPr="003752F7">
        <w:rPr>
          <w:rStyle w:val="FootnoteReference"/>
          <w:sz w:val="20"/>
          <w:szCs w:val="20"/>
        </w:rPr>
        <w:footnoteRef/>
      </w:r>
      <w:r w:rsidRPr="003752F7">
        <w:rPr>
          <w:sz w:val="20"/>
          <w:szCs w:val="20"/>
        </w:rPr>
        <w:t xml:space="preserve"> “</w:t>
      </w:r>
      <w:r w:rsidR="00205146" w:rsidRPr="003752F7">
        <w:rPr>
          <w:b/>
          <w:bCs/>
          <w:sz w:val="20"/>
          <w:szCs w:val="20"/>
        </w:rPr>
        <w:t>M</w:t>
      </w:r>
      <w:r w:rsidRPr="003752F7">
        <w:rPr>
          <w:b/>
          <w:bCs/>
          <w:sz w:val="20"/>
          <w:szCs w:val="20"/>
        </w:rPr>
        <w:t xml:space="preserve">etaphorical </w:t>
      </w:r>
      <w:r w:rsidR="00205146" w:rsidRPr="003752F7">
        <w:rPr>
          <w:b/>
          <w:bCs/>
          <w:sz w:val="20"/>
          <w:szCs w:val="20"/>
        </w:rPr>
        <w:t>K</w:t>
      </w:r>
      <w:r w:rsidRPr="003752F7">
        <w:rPr>
          <w:b/>
          <w:bCs/>
          <w:sz w:val="20"/>
          <w:szCs w:val="20"/>
        </w:rPr>
        <w:t>nowledge</w:t>
      </w:r>
      <w:r w:rsidRPr="003752F7">
        <w:rPr>
          <w:sz w:val="20"/>
          <w:szCs w:val="20"/>
        </w:rPr>
        <w:t>” (</w:t>
      </w:r>
      <w:r w:rsidRPr="003752F7">
        <w:rPr>
          <w:b/>
          <w:bCs/>
          <w:i/>
          <w:iCs/>
          <w:sz w:val="20"/>
          <w:szCs w:val="20"/>
        </w:rPr>
        <w:t>al-‘</w:t>
      </w:r>
      <w:r w:rsidR="00205146" w:rsidRPr="003752F7">
        <w:rPr>
          <w:b/>
          <w:bCs/>
          <w:i/>
          <w:iCs/>
          <w:sz w:val="20"/>
          <w:szCs w:val="20"/>
        </w:rPr>
        <w:t>I</w:t>
      </w:r>
      <w:r w:rsidRPr="003752F7">
        <w:rPr>
          <w:b/>
          <w:bCs/>
          <w:i/>
          <w:iCs/>
          <w:sz w:val="20"/>
          <w:szCs w:val="20"/>
        </w:rPr>
        <w:t>lm al-</w:t>
      </w:r>
      <w:r w:rsidR="00205146" w:rsidRPr="003752F7">
        <w:rPr>
          <w:b/>
          <w:bCs/>
          <w:i/>
          <w:iCs/>
          <w:sz w:val="20"/>
          <w:szCs w:val="20"/>
        </w:rPr>
        <w:t>M</w:t>
      </w:r>
      <w:r w:rsidRPr="003752F7">
        <w:rPr>
          <w:b/>
          <w:bCs/>
          <w:i/>
          <w:iCs/>
          <w:sz w:val="20"/>
          <w:szCs w:val="20"/>
        </w:rPr>
        <w:t>aj</w:t>
      </w:r>
      <w:r w:rsidRPr="003752F7">
        <w:rPr>
          <w:rFonts w:asciiTheme="majorBidi" w:hAnsiTheme="majorBidi" w:cstheme="majorBidi"/>
          <w:b/>
          <w:bCs/>
          <w:i/>
          <w:iCs/>
          <w:sz w:val="20"/>
          <w:szCs w:val="20"/>
        </w:rPr>
        <w:t>ā</w:t>
      </w:r>
      <w:r w:rsidRPr="003752F7">
        <w:rPr>
          <w:b/>
          <w:bCs/>
          <w:i/>
          <w:iCs/>
          <w:sz w:val="20"/>
          <w:szCs w:val="20"/>
        </w:rPr>
        <w:t>z</w:t>
      </w:r>
      <w:r w:rsidRPr="003752F7">
        <w:rPr>
          <w:rFonts w:asciiTheme="majorBidi" w:hAnsiTheme="majorBidi" w:cstheme="majorBidi"/>
          <w:b/>
          <w:bCs/>
          <w:i/>
          <w:iCs/>
          <w:sz w:val="20"/>
          <w:szCs w:val="20"/>
        </w:rPr>
        <w:t>ī</w:t>
      </w:r>
      <w:r w:rsidRPr="003752F7">
        <w:rPr>
          <w:sz w:val="20"/>
          <w:szCs w:val="20"/>
        </w:rPr>
        <w:t xml:space="preserve">) </w:t>
      </w:r>
      <w:r w:rsidR="00205146" w:rsidRPr="003752F7">
        <w:rPr>
          <w:sz w:val="20"/>
          <w:szCs w:val="20"/>
        </w:rPr>
        <w:t>contrasts with</w:t>
      </w:r>
      <w:r w:rsidRPr="003752F7">
        <w:rPr>
          <w:sz w:val="20"/>
          <w:szCs w:val="20"/>
        </w:rPr>
        <w:t xml:space="preserve"> “</w:t>
      </w:r>
      <w:r w:rsidR="00205146" w:rsidRPr="003752F7">
        <w:rPr>
          <w:b/>
          <w:bCs/>
          <w:sz w:val="20"/>
          <w:szCs w:val="20"/>
        </w:rPr>
        <w:t>R</w:t>
      </w:r>
      <w:r w:rsidRPr="003752F7">
        <w:rPr>
          <w:b/>
          <w:bCs/>
          <w:sz w:val="20"/>
          <w:szCs w:val="20"/>
        </w:rPr>
        <w:t xml:space="preserve">eal </w:t>
      </w:r>
      <w:r w:rsidR="00205146" w:rsidRPr="003752F7">
        <w:rPr>
          <w:b/>
          <w:bCs/>
          <w:sz w:val="20"/>
          <w:szCs w:val="20"/>
        </w:rPr>
        <w:t>K</w:t>
      </w:r>
      <w:r w:rsidRPr="003752F7">
        <w:rPr>
          <w:b/>
          <w:bCs/>
          <w:sz w:val="20"/>
          <w:szCs w:val="20"/>
        </w:rPr>
        <w:t>nowledge</w:t>
      </w:r>
      <w:r w:rsidRPr="003752F7">
        <w:rPr>
          <w:sz w:val="20"/>
          <w:szCs w:val="20"/>
        </w:rPr>
        <w:t>”</w:t>
      </w:r>
      <w:r w:rsidR="00205146" w:rsidRPr="003752F7">
        <w:rPr>
          <w:sz w:val="20"/>
          <w:szCs w:val="20"/>
        </w:rPr>
        <w:t xml:space="preserve"> (</w:t>
      </w:r>
      <w:r w:rsidR="00205146" w:rsidRPr="003752F7">
        <w:rPr>
          <w:b/>
          <w:bCs/>
          <w:i/>
          <w:iCs/>
          <w:sz w:val="20"/>
          <w:szCs w:val="20"/>
        </w:rPr>
        <w:t>al-‘Ilm al-</w:t>
      </w:r>
      <w:r w:rsidR="0088371B" w:rsidRPr="003752F7">
        <w:rPr>
          <w:rFonts w:asciiTheme="majorBidi" w:hAnsiTheme="majorBidi" w:cstheme="majorBidi"/>
          <w:b/>
          <w:bCs/>
          <w:i/>
          <w:iCs/>
          <w:sz w:val="20"/>
          <w:szCs w:val="20"/>
        </w:rPr>
        <w:t>Ḥ</w:t>
      </w:r>
      <w:r w:rsidR="00205146" w:rsidRPr="003752F7">
        <w:rPr>
          <w:b/>
          <w:bCs/>
          <w:i/>
          <w:iCs/>
          <w:sz w:val="20"/>
          <w:szCs w:val="20"/>
        </w:rPr>
        <w:t>a</w:t>
      </w:r>
      <w:r w:rsidR="0088371B" w:rsidRPr="003752F7">
        <w:rPr>
          <w:b/>
          <w:bCs/>
          <w:i/>
          <w:iCs/>
          <w:sz w:val="20"/>
          <w:szCs w:val="20"/>
        </w:rPr>
        <w:t>q</w:t>
      </w:r>
      <w:r w:rsidR="00205146" w:rsidRPr="003752F7">
        <w:rPr>
          <w:rFonts w:asciiTheme="majorBidi" w:hAnsiTheme="majorBidi" w:cstheme="majorBidi"/>
          <w:b/>
          <w:bCs/>
          <w:i/>
          <w:iCs/>
          <w:sz w:val="20"/>
          <w:szCs w:val="20"/>
        </w:rPr>
        <w:t>ī</w:t>
      </w:r>
      <w:r w:rsidR="0088371B" w:rsidRPr="003752F7">
        <w:rPr>
          <w:rFonts w:asciiTheme="majorBidi" w:hAnsiTheme="majorBidi" w:cstheme="majorBidi"/>
          <w:b/>
          <w:bCs/>
          <w:i/>
          <w:iCs/>
          <w:sz w:val="20"/>
          <w:szCs w:val="20"/>
        </w:rPr>
        <w:t>qī</w:t>
      </w:r>
      <w:r w:rsidR="00205146" w:rsidRPr="003752F7">
        <w:rPr>
          <w:sz w:val="20"/>
          <w:szCs w:val="20"/>
        </w:rPr>
        <w:t>)</w:t>
      </w:r>
      <w:r w:rsidR="0088371B" w:rsidRPr="003752F7">
        <w:rPr>
          <w:sz w:val="20"/>
          <w:szCs w:val="20"/>
        </w:rPr>
        <w:t xml:space="preserve">. </w:t>
      </w:r>
      <w:r w:rsidR="00974247" w:rsidRPr="003752F7">
        <w:rPr>
          <w:sz w:val="20"/>
          <w:szCs w:val="20"/>
        </w:rPr>
        <w:t>The notion of Metaphorical Knowledge</w:t>
      </w:r>
      <w:r w:rsidRPr="003752F7">
        <w:rPr>
          <w:sz w:val="20"/>
          <w:szCs w:val="20"/>
        </w:rPr>
        <w:t xml:space="preserve"> is also taken from t</w:t>
      </w:r>
      <w:r w:rsidRPr="003752F7">
        <w:rPr>
          <w:rFonts w:asciiTheme="majorBidi" w:eastAsiaTheme="minorHAnsi" w:hAnsiTheme="majorBidi" w:cstheme="majorBidi"/>
          <w:color w:val="000000"/>
          <w:sz w:val="20"/>
          <w:szCs w:val="20"/>
        </w:rPr>
        <w:t>he great Saint and Scholar I</w:t>
      </w:r>
      <w:r w:rsidRPr="003752F7">
        <w:rPr>
          <w:rFonts w:asciiTheme="majorBidi" w:hAnsiTheme="majorBidi" w:cstheme="majorBidi"/>
          <w:sz w:val="20"/>
          <w:szCs w:val="20"/>
        </w:rPr>
        <w:t>bn al-‘Arabī (d. 638/1240)</w:t>
      </w:r>
      <w:r w:rsidR="00974247" w:rsidRPr="003752F7">
        <w:rPr>
          <w:rFonts w:asciiTheme="majorBidi" w:hAnsiTheme="majorBidi" w:cstheme="majorBidi"/>
          <w:sz w:val="20"/>
          <w:szCs w:val="20"/>
        </w:rPr>
        <w:t xml:space="preserve">, about whom we will speak in </w:t>
      </w:r>
      <w:r w:rsidR="00E228FD" w:rsidRPr="003752F7">
        <w:rPr>
          <w:rFonts w:asciiTheme="majorBidi" w:hAnsiTheme="majorBidi" w:cstheme="majorBidi"/>
          <w:sz w:val="20"/>
          <w:szCs w:val="20"/>
        </w:rPr>
        <w:t>greater detail in what immediately follows</w:t>
      </w:r>
      <w:r w:rsidRPr="003752F7">
        <w:rPr>
          <w:rFonts w:asciiTheme="majorBidi" w:hAnsiTheme="majorBidi" w:cstheme="majorBidi"/>
          <w:sz w:val="20"/>
          <w:szCs w:val="20"/>
        </w:rPr>
        <w:t xml:space="preserve">. </w:t>
      </w:r>
      <w:r w:rsidR="00E228FD" w:rsidRPr="003752F7">
        <w:rPr>
          <w:rFonts w:asciiTheme="majorBidi" w:eastAsiaTheme="minorHAnsi" w:hAnsiTheme="majorBidi" w:cstheme="majorBidi"/>
          <w:color w:val="000000"/>
          <w:sz w:val="20"/>
          <w:szCs w:val="20"/>
        </w:rPr>
        <w:t>I</w:t>
      </w:r>
      <w:r w:rsidR="00E228FD" w:rsidRPr="003752F7">
        <w:rPr>
          <w:rFonts w:asciiTheme="majorBidi" w:hAnsiTheme="majorBidi" w:cstheme="majorBidi"/>
          <w:sz w:val="20"/>
          <w:szCs w:val="20"/>
        </w:rPr>
        <w:t>bn al-‘Arabī</w:t>
      </w:r>
      <w:r w:rsidRPr="003752F7">
        <w:rPr>
          <w:rFonts w:asciiTheme="majorBidi" w:hAnsiTheme="majorBidi" w:cstheme="majorBidi"/>
          <w:sz w:val="20"/>
          <w:szCs w:val="20"/>
        </w:rPr>
        <w:t xml:space="preserve"> taught that whenever </w:t>
      </w:r>
      <w:r w:rsidR="00E228FD" w:rsidRPr="003752F7">
        <w:rPr>
          <w:rFonts w:asciiTheme="majorBidi" w:hAnsiTheme="majorBidi" w:cstheme="majorBidi"/>
          <w:sz w:val="20"/>
          <w:szCs w:val="20"/>
        </w:rPr>
        <w:t>H</w:t>
      </w:r>
      <w:r w:rsidRPr="003752F7">
        <w:rPr>
          <w:rFonts w:asciiTheme="majorBidi" w:hAnsiTheme="majorBidi" w:cstheme="majorBidi"/>
          <w:sz w:val="20"/>
          <w:szCs w:val="20"/>
        </w:rPr>
        <w:t xml:space="preserve">uman </w:t>
      </w:r>
      <w:r w:rsidR="00E228FD" w:rsidRPr="003752F7">
        <w:rPr>
          <w:rFonts w:asciiTheme="majorBidi" w:hAnsiTheme="majorBidi" w:cstheme="majorBidi"/>
          <w:sz w:val="20"/>
          <w:szCs w:val="20"/>
        </w:rPr>
        <w:t>B</w:t>
      </w:r>
      <w:r w:rsidRPr="003752F7">
        <w:rPr>
          <w:rFonts w:asciiTheme="majorBidi" w:hAnsiTheme="majorBidi" w:cstheme="majorBidi"/>
          <w:sz w:val="20"/>
          <w:szCs w:val="20"/>
        </w:rPr>
        <w:t>eings lose sight of God</w:t>
      </w:r>
      <w:r w:rsidR="00E228FD" w:rsidRPr="003752F7">
        <w:rPr>
          <w:rFonts w:asciiTheme="majorBidi" w:hAnsiTheme="majorBidi" w:cstheme="majorBidi"/>
          <w:sz w:val="20"/>
          <w:szCs w:val="20"/>
        </w:rPr>
        <w:t xml:space="preserve">—their vertical connection—and </w:t>
      </w:r>
      <w:r w:rsidRPr="003752F7">
        <w:rPr>
          <w:rFonts w:asciiTheme="majorBidi" w:hAnsiTheme="majorBidi" w:cstheme="majorBidi"/>
          <w:sz w:val="20"/>
          <w:szCs w:val="20"/>
        </w:rPr>
        <w:t>seek to “explain” one created thing by reference to another created thing</w:t>
      </w:r>
      <w:r w:rsidR="00E228FD" w:rsidRPr="003752F7">
        <w:rPr>
          <w:rFonts w:asciiTheme="majorBidi" w:hAnsiTheme="majorBidi" w:cstheme="majorBidi"/>
          <w:sz w:val="20"/>
          <w:szCs w:val="20"/>
        </w:rPr>
        <w:t xml:space="preserve">—which is horizonal knowledge—the </w:t>
      </w:r>
      <w:r w:rsidRPr="003752F7">
        <w:rPr>
          <w:rFonts w:asciiTheme="majorBidi" w:hAnsiTheme="majorBidi" w:cstheme="majorBidi"/>
          <w:sz w:val="20"/>
          <w:szCs w:val="20"/>
        </w:rPr>
        <w:t>result is not “</w:t>
      </w:r>
      <w:r w:rsidR="00E228FD" w:rsidRPr="003752F7">
        <w:rPr>
          <w:rFonts w:asciiTheme="majorBidi" w:hAnsiTheme="majorBidi" w:cstheme="majorBidi"/>
          <w:sz w:val="20"/>
          <w:szCs w:val="20"/>
        </w:rPr>
        <w:t>T</w:t>
      </w:r>
      <w:r w:rsidRPr="003752F7">
        <w:rPr>
          <w:rFonts w:asciiTheme="majorBidi" w:hAnsiTheme="majorBidi" w:cstheme="majorBidi"/>
          <w:sz w:val="20"/>
          <w:szCs w:val="20"/>
        </w:rPr>
        <w:t>rue</w:t>
      </w:r>
      <w:r w:rsidR="00E228FD" w:rsidRPr="003752F7">
        <w:rPr>
          <w:rFonts w:asciiTheme="majorBidi" w:hAnsiTheme="majorBidi" w:cstheme="majorBidi"/>
          <w:sz w:val="20"/>
          <w:szCs w:val="20"/>
        </w:rPr>
        <w:t>” or “Real</w:t>
      </w:r>
      <w:r w:rsidRPr="003752F7">
        <w:rPr>
          <w:rFonts w:asciiTheme="majorBidi" w:hAnsiTheme="majorBidi" w:cstheme="majorBidi"/>
          <w:sz w:val="20"/>
          <w:szCs w:val="20"/>
        </w:rPr>
        <w:t xml:space="preserve"> </w:t>
      </w:r>
      <w:r w:rsidR="00E228FD" w:rsidRPr="003752F7">
        <w:rPr>
          <w:rFonts w:asciiTheme="majorBidi" w:hAnsiTheme="majorBidi" w:cstheme="majorBidi"/>
          <w:sz w:val="20"/>
          <w:szCs w:val="20"/>
        </w:rPr>
        <w:t>K</w:t>
      </w:r>
      <w:r w:rsidRPr="003752F7">
        <w:rPr>
          <w:rFonts w:asciiTheme="majorBidi" w:hAnsiTheme="majorBidi" w:cstheme="majorBidi"/>
          <w:sz w:val="20"/>
          <w:szCs w:val="20"/>
        </w:rPr>
        <w:t xml:space="preserve">nowledge” but only a semblance or metaphor for it. </w:t>
      </w:r>
      <w:r w:rsidR="00C00F6C" w:rsidRPr="003752F7">
        <w:rPr>
          <w:rFonts w:asciiTheme="majorBidi" w:hAnsiTheme="majorBidi" w:cstheme="majorBidi"/>
          <w:sz w:val="20"/>
          <w:szCs w:val="20"/>
        </w:rPr>
        <w:t xml:space="preserve">Thus, </w:t>
      </w:r>
      <w:r w:rsidRPr="003752F7">
        <w:rPr>
          <w:rFonts w:asciiTheme="majorBidi" w:hAnsiTheme="majorBidi" w:cstheme="majorBidi"/>
          <w:sz w:val="20"/>
          <w:szCs w:val="20"/>
        </w:rPr>
        <w:t xml:space="preserve">“Metaphorical knowledge” is horizontal and two-dimensional, lacking any </w:t>
      </w:r>
      <w:r w:rsidR="00C00F6C" w:rsidRPr="003752F7">
        <w:rPr>
          <w:rFonts w:asciiTheme="majorBidi" w:hAnsiTheme="majorBidi" w:cstheme="majorBidi"/>
          <w:sz w:val="20"/>
          <w:szCs w:val="20"/>
        </w:rPr>
        <w:t xml:space="preserve">true </w:t>
      </w:r>
      <w:r w:rsidRPr="003752F7">
        <w:rPr>
          <w:rFonts w:asciiTheme="majorBidi" w:hAnsiTheme="majorBidi" w:cstheme="majorBidi"/>
          <w:sz w:val="20"/>
          <w:szCs w:val="20"/>
        </w:rPr>
        <w:t xml:space="preserve">verticality. It cannot look up to </w:t>
      </w:r>
      <w:r w:rsidR="00C00F6C" w:rsidRPr="003752F7">
        <w:rPr>
          <w:rFonts w:asciiTheme="majorBidi" w:hAnsiTheme="majorBidi" w:cstheme="majorBidi"/>
          <w:sz w:val="20"/>
          <w:szCs w:val="20"/>
        </w:rPr>
        <w:t>H</w:t>
      </w:r>
      <w:r w:rsidRPr="003752F7">
        <w:rPr>
          <w:rFonts w:asciiTheme="majorBidi" w:hAnsiTheme="majorBidi" w:cstheme="majorBidi"/>
          <w:sz w:val="20"/>
          <w:szCs w:val="20"/>
        </w:rPr>
        <w:t>eaven</w:t>
      </w:r>
      <w:r w:rsidR="00A12540" w:rsidRPr="003752F7">
        <w:rPr>
          <w:rFonts w:asciiTheme="majorBidi" w:hAnsiTheme="majorBidi" w:cstheme="majorBidi"/>
          <w:sz w:val="20"/>
          <w:szCs w:val="20"/>
        </w:rPr>
        <w:t xml:space="preserve"> or look down to First Principles</w:t>
      </w:r>
      <w:r w:rsidRPr="003752F7">
        <w:rPr>
          <w:rFonts w:asciiTheme="majorBidi" w:hAnsiTheme="majorBidi" w:cstheme="majorBidi"/>
          <w:sz w:val="20"/>
          <w:szCs w:val="20"/>
        </w:rPr>
        <w:t xml:space="preserve"> and discover the third dimension that makes sense of everything and enables us to attribute all created things to the Creator. On the contrary, </w:t>
      </w:r>
      <w:r w:rsidR="00A12540" w:rsidRPr="003752F7">
        <w:rPr>
          <w:rFonts w:asciiTheme="majorBidi" w:hAnsiTheme="majorBidi" w:cstheme="majorBidi"/>
          <w:sz w:val="20"/>
          <w:szCs w:val="20"/>
        </w:rPr>
        <w:t>M</w:t>
      </w:r>
      <w:r w:rsidRPr="003752F7">
        <w:rPr>
          <w:rFonts w:asciiTheme="majorBidi" w:hAnsiTheme="majorBidi" w:cstheme="majorBidi"/>
          <w:sz w:val="20"/>
          <w:szCs w:val="20"/>
        </w:rPr>
        <w:t xml:space="preserve">etaphorical </w:t>
      </w:r>
      <w:r w:rsidR="00A12540" w:rsidRPr="003752F7">
        <w:rPr>
          <w:rFonts w:asciiTheme="majorBidi" w:hAnsiTheme="majorBidi" w:cstheme="majorBidi"/>
          <w:sz w:val="20"/>
          <w:szCs w:val="20"/>
        </w:rPr>
        <w:t>K</w:t>
      </w:r>
      <w:r w:rsidRPr="003752F7">
        <w:rPr>
          <w:rFonts w:asciiTheme="majorBidi" w:hAnsiTheme="majorBidi" w:cstheme="majorBidi"/>
          <w:sz w:val="20"/>
          <w:szCs w:val="20"/>
        </w:rPr>
        <w:t>nowledge</w:t>
      </w:r>
      <w:r w:rsidR="00A12540" w:rsidRPr="003752F7">
        <w:rPr>
          <w:rFonts w:asciiTheme="majorBidi" w:hAnsiTheme="majorBidi" w:cstheme="majorBidi"/>
          <w:sz w:val="20"/>
          <w:szCs w:val="20"/>
        </w:rPr>
        <w:t xml:space="preserve"> tends</w:t>
      </w:r>
      <w:r w:rsidRPr="003752F7">
        <w:rPr>
          <w:rFonts w:asciiTheme="majorBidi" w:hAnsiTheme="majorBidi" w:cstheme="majorBidi"/>
          <w:sz w:val="20"/>
          <w:szCs w:val="20"/>
        </w:rPr>
        <w:t xml:space="preserve"> </w:t>
      </w:r>
      <w:r w:rsidR="00A12540" w:rsidRPr="003752F7">
        <w:rPr>
          <w:rFonts w:asciiTheme="majorBidi" w:hAnsiTheme="majorBidi" w:cstheme="majorBidi"/>
          <w:sz w:val="20"/>
          <w:szCs w:val="20"/>
        </w:rPr>
        <w:t xml:space="preserve">to </w:t>
      </w:r>
      <w:r w:rsidRPr="003752F7">
        <w:rPr>
          <w:rFonts w:asciiTheme="majorBidi" w:hAnsiTheme="majorBidi" w:cstheme="majorBidi"/>
          <w:sz w:val="20"/>
          <w:szCs w:val="20"/>
        </w:rPr>
        <w:t>conceal vertical reality from us</w:t>
      </w:r>
      <w:r w:rsidR="00A12540" w:rsidRPr="003752F7">
        <w:rPr>
          <w:rFonts w:asciiTheme="majorBidi" w:hAnsiTheme="majorBidi" w:cstheme="majorBidi"/>
          <w:sz w:val="20"/>
          <w:szCs w:val="20"/>
        </w:rPr>
        <w:t>, since it systematically</w:t>
      </w:r>
      <w:r w:rsidRPr="003752F7">
        <w:rPr>
          <w:rFonts w:asciiTheme="majorBidi" w:hAnsiTheme="majorBidi" w:cstheme="majorBidi"/>
          <w:sz w:val="20"/>
          <w:szCs w:val="20"/>
        </w:rPr>
        <w:t xml:space="preserve"> ascribes things to things and phenomena to phenomena. Thus, it veils us from the </w:t>
      </w:r>
      <w:r w:rsidR="00A12540" w:rsidRPr="003752F7">
        <w:rPr>
          <w:rFonts w:asciiTheme="majorBidi" w:hAnsiTheme="majorBidi" w:cstheme="majorBidi"/>
          <w:sz w:val="20"/>
          <w:szCs w:val="20"/>
        </w:rPr>
        <w:t>T</w:t>
      </w:r>
      <w:r w:rsidRPr="003752F7">
        <w:rPr>
          <w:rFonts w:asciiTheme="majorBidi" w:hAnsiTheme="majorBidi" w:cstheme="majorBidi"/>
          <w:sz w:val="20"/>
          <w:szCs w:val="20"/>
        </w:rPr>
        <w:t>ruth by devising various schemes of “</w:t>
      </w:r>
      <w:r w:rsidR="00A12540" w:rsidRPr="003752F7">
        <w:rPr>
          <w:rFonts w:asciiTheme="majorBidi" w:hAnsiTheme="majorBidi" w:cstheme="majorBidi"/>
          <w:sz w:val="20"/>
          <w:szCs w:val="20"/>
        </w:rPr>
        <w:t>M</w:t>
      </w:r>
      <w:r w:rsidRPr="003752F7">
        <w:rPr>
          <w:rFonts w:asciiTheme="majorBidi" w:hAnsiTheme="majorBidi" w:cstheme="majorBidi"/>
          <w:sz w:val="20"/>
          <w:szCs w:val="20"/>
        </w:rPr>
        <w:t xml:space="preserve">etaphorical </w:t>
      </w:r>
      <w:r w:rsidR="00A12540" w:rsidRPr="003752F7">
        <w:rPr>
          <w:rFonts w:asciiTheme="majorBidi" w:hAnsiTheme="majorBidi" w:cstheme="majorBidi"/>
          <w:sz w:val="20"/>
          <w:szCs w:val="20"/>
        </w:rPr>
        <w:t>K</w:t>
      </w:r>
      <w:r w:rsidRPr="003752F7">
        <w:rPr>
          <w:rFonts w:asciiTheme="majorBidi" w:hAnsiTheme="majorBidi" w:cstheme="majorBidi"/>
          <w:sz w:val="20"/>
          <w:szCs w:val="20"/>
        </w:rPr>
        <w:t xml:space="preserve">nowledge,” one after another, until, ultimately, we are left with </w:t>
      </w:r>
      <w:r w:rsidR="00FE54A5" w:rsidRPr="003752F7">
        <w:rPr>
          <w:rFonts w:asciiTheme="majorBidi" w:hAnsiTheme="majorBidi" w:cstheme="majorBidi"/>
          <w:sz w:val="20"/>
          <w:szCs w:val="20"/>
        </w:rPr>
        <w:t>little</w:t>
      </w:r>
      <w:r w:rsidRPr="003752F7">
        <w:rPr>
          <w:rFonts w:asciiTheme="majorBidi" w:hAnsiTheme="majorBidi" w:cstheme="majorBidi"/>
          <w:sz w:val="20"/>
          <w:szCs w:val="20"/>
        </w:rPr>
        <w:t xml:space="preserve"> valid understanding of anything at all.</w:t>
      </w:r>
      <w:r w:rsidR="00FE54A5" w:rsidRPr="003752F7">
        <w:rPr>
          <w:rFonts w:asciiTheme="majorBidi" w:hAnsiTheme="majorBidi" w:cstheme="majorBidi"/>
          <w:sz w:val="20"/>
          <w:szCs w:val="20"/>
        </w:rPr>
        <w:t xml:space="preserve"> We must, however, be careful about condemning Metaphorical Knowledge in the absolute.</w:t>
      </w:r>
      <w:r w:rsidR="00332E28" w:rsidRPr="003752F7">
        <w:rPr>
          <w:sz w:val="20"/>
          <w:szCs w:val="20"/>
        </w:rPr>
        <w:t xml:space="preserve"> Metaphors </w:t>
      </w:r>
    </w:p>
    <w:p w14:paraId="3E919286" w14:textId="704CA348" w:rsidR="00E86172" w:rsidRPr="003752F7" w:rsidRDefault="00332E28" w:rsidP="00E86172">
      <w:pPr>
        <w:rPr>
          <w:rFonts w:asciiTheme="majorBidi" w:hAnsiTheme="majorBidi" w:cstheme="majorBidi"/>
          <w:sz w:val="20"/>
          <w:szCs w:val="20"/>
        </w:rPr>
      </w:pPr>
      <w:r w:rsidRPr="003752F7">
        <w:rPr>
          <w:sz w:val="20"/>
          <w:szCs w:val="20"/>
        </w:rPr>
        <w:t>stand out, after all, as some of the most expressive and fertile powers possessed by Human language.</w:t>
      </w:r>
      <w:r w:rsidR="00CD51BA" w:rsidRPr="003752F7">
        <w:rPr>
          <w:sz w:val="20"/>
          <w:szCs w:val="20"/>
        </w:rPr>
        <w:t xml:space="preserve"> Thus—just like facts—Metaphorical Knowledge requires sound interpretation, which can bring its true findings to light and distinguish them from its fallacy</w:t>
      </w:r>
      <w:r w:rsidR="00CA272C" w:rsidRPr="003752F7">
        <w:rPr>
          <w:sz w:val="20"/>
          <w:szCs w:val="20"/>
        </w:rPr>
        <w:t>, thereby converting Metaphorical Knowledge to Real Knowledge.</w:t>
      </w:r>
      <w:r w:rsidR="00A06DF0" w:rsidRPr="003752F7">
        <w:rPr>
          <w:sz w:val="20"/>
          <w:szCs w:val="20"/>
        </w:rPr>
        <w:t xml:space="preserve"> Similarly, “horizontality” is not wrong in itself. Rather, it must be conjoined with “verticality,” so that both modes fertilize each other and become fully productive.</w:t>
      </w:r>
    </w:p>
  </w:footnote>
  <w:footnote w:id="184">
    <w:p w14:paraId="6FA2CE07" w14:textId="5F1CBB85" w:rsidR="00462E45" w:rsidRPr="003752F7" w:rsidRDefault="00462E45">
      <w:pPr>
        <w:pStyle w:val="FootnoteText"/>
      </w:pPr>
      <w:r w:rsidRPr="003752F7">
        <w:rPr>
          <w:rStyle w:val="FootnoteReference"/>
        </w:rPr>
        <w:footnoteRef/>
      </w:r>
      <w:r w:rsidRPr="003752F7">
        <w:t xml:space="preserve"> </w:t>
      </w:r>
      <w:r w:rsidR="00F652FD" w:rsidRPr="003752F7">
        <w:t>“</w:t>
      </w:r>
      <w:r w:rsidR="00F652FD" w:rsidRPr="003752F7">
        <w:rPr>
          <w:b/>
          <w:bCs/>
        </w:rPr>
        <w:t>Horzontal</w:t>
      </w:r>
      <w:r w:rsidR="00CA272C" w:rsidRPr="003752F7">
        <w:rPr>
          <w:b/>
          <w:bCs/>
        </w:rPr>
        <w:t xml:space="preserve"> knowledge,</w:t>
      </w:r>
      <w:r w:rsidR="00F652FD" w:rsidRPr="003752F7">
        <w:t>”</w:t>
      </w:r>
      <w:r w:rsidR="00CA272C" w:rsidRPr="003752F7">
        <w:t xml:space="preserve"> “</w:t>
      </w:r>
      <w:r w:rsidR="00CA272C" w:rsidRPr="003752F7">
        <w:rPr>
          <w:b/>
          <w:bCs/>
        </w:rPr>
        <w:t>horizontality</w:t>
      </w:r>
      <w:r w:rsidR="00CA272C" w:rsidRPr="003752F7">
        <w:t>,”</w:t>
      </w:r>
      <w:r w:rsidR="00F652FD" w:rsidRPr="003752F7">
        <w:t xml:space="preserve"> “</w:t>
      </w:r>
      <w:r w:rsidR="00F652FD" w:rsidRPr="003752F7">
        <w:rPr>
          <w:b/>
          <w:bCs/>
        </w:rPr>
        <w:t>vertical</w:t>
      </w:r>
      <w:r w:rsidR="00CA272C" w:rsidRPr="003752F7">
        <w:rPr>
          <w:b/>
          <w:bCs/>
        </w:rPr>
        <w:t xml:space="preserve"> knowledge,</w:t>
      </w:r>
      <w:r w:rsidR="00F652FD" w:rsidRPr="003752F7">
        <w:t>”</w:t>
      </w:r>
      <w:r w:rsidR="00CA272C" w:rsidRPr="003752F7">
        <w:t xml:space="preserve"> and “</w:t>
      </w:r>
      <w:r w:rsidR="00CA272C" w:rsidRPr="003752F7">
        <w:rPr>
          <w:b/>
          <w:bCs/>
        </w:rPr>
        <w:t>verticality</w:t>
      </w:r>
      <w:r w:rsidR="00CA272C" w:rsidRPr="003752F7">
        <w:t>” make up</w:t>
      </w:r>
      <w:r w:rsidR="00F652FD" w:rsidRPr="003752F7">
        <w:t xml:space="preserve"> </w:t>
      </w:r>
      <w:r w:rsidR="00200F74" w:rsidRPr="003752F7">
        <w:t xml:space="preserve">fundamental Paradigms in </w:t>
      </w:r>
      <w:r w:rsidR="00200F74" w:rsidRPr="003752F7">
        <w:rPr>
          <w:i/>
          <w:iCs/>
        </w:rPr>
        <w:t xml:space="preserve">The First Teaching. </w:t>
      </w:r>
      <w:r w:rsidR="00F652FD" w:rsidRPr="003752F7">
        <w:t>“Horizontal” knowledge attributes things to things</w:t>
      </w:r>
      <w:r w:rsidR="00AB625E" w:rsidRPr="003752F7">
        <w:t xml:space="preserve"> and phenomena to phenomena</w:t>
      </w:r>
      <w:r w:rsidR="00F652FD" w:rsidRPr="003752F7">
        <w:t xml:space="preserve"> and may said to be two-dimensional</w:t>
      </w:r>
      <w:r w:rsidR="00AB625E" w:rsidRPr="003752F7">
        <w:t>, because it does not “root” knowledge or delve into the ultimate causes and necessary explanations of things</w:t>
      </w:r>
      <w:r w:rsidR="00F652FD" w:rsidRPr="003752F7">
        <w:t>. “Vertical” knowledge</w:t>
      </w:r>
      <w:r w:rsidR="00AB625E" w:rsidRPr="003752F7">
        <w:t xml:space="preserve"> and “verticality,” on the other hand,</w:t>
      </w:r>
      <w:r w:rsidR="00F652FD" w:rsidRPr="003752F7">
        <w:t xml:space="preserve"> </w:t>
      </w:r>
      <w:r w:rsidR="00AB625E" w:rsidRPr="003752F7">
        <w:t xml:space="preserve">“root” knowledge in First Principles and </w:t>
      </w:r>
      <w:r w:rsidR="00AB625E" w:rsidRPr="003752F7">
        <w:rPr>
          <w:i/>
          <w:iCs/>
        </w:rPr>
        <w:t xml:space="preserve">A Priori </w:t>
      </w:r>
      <w:r w:rsidR="00AB625E" w:rsidRPr="003752F7">
        <w:t xml:space="preserve">Truths, which ultimately leads to the </w:t>
      </w:r>
      <w:r w:rsidR="00F652FD" w:rsidRPr="003752F7">
        <w:t>attribut</w:t>
      </w:r>
      <w:r w:rsidR="00AB625E" w:rsidRPr="003752F7">
        <w:t>ion</w:t>
      </w:r>
      <w:r w:rsidR="00F652FD" w:rsidRPr="003752F7">
        <w:t xml:space="preserve"> things</w:t>
      </w:r>
      <w:r w:rsidR="00AB625E" w:rsidRPr="003752F7">
        <w:t xml:space="preserve"> and phenomena</w:t>
      </w:r>
      <w:r w:rsidR="00F652FD" w:rsidRPr="003752F7">
        <w:t xml:space="preserve"> to the source of things</w:t>
      </w:r>
      <w:r w:rsidR="00AB625E" w:rsidRPr="003752F7">
        <w:t xml:space="preserve"> and phenomena:</w:t>
      </w:r>
      <w:r w:rsidR="00F652FD" w:rsidRPr="003752F7">
        <w:t xml:space="preserve"> the One, the Good, the Absolute</w:t>
      </w:r>
      <w:r w:rsidR="00AB625E" w:rsidRPr="003752F7">
        <w:t>,</w:t>
      </w:r>
      <w:r w:rsidR="00F652FD" w:rsidRPr="003752F7">
        <w:t xml:space="preserve"> and</w:t>
      </w:r>
      <w:r w:rsidR="00AB625E" w:rsidRPr="003752F7">
        <w:t xml:space="preserve"> the</w:t>
      </w:r>
      <w:r w:rsidR="00F652FD" w:rsidRPr="003752F7">
        <w:t xml:space="preserve"> Infinite—that is God Himself.</w:t>
      </w:r>
      <w:r w:rsidR="00AB625E" w:rsidRPr="003752F7">
        <w:t xml:space="preserve"> It should be noted, however, that “horizontality” and “verticality” are metaphorical</w:t>
      </w:r>
      <w:r w:rsidR="00EA50B5" w:rsidRPr="003752F7">
        <w:t xml:space="preserve"> and, in that regard, are not perfectly accurate. In reality, “vertical” Truths do not exist “above” in spatial terms</w:t>
      </w:r>
      <w:r w:rsidR="005E32FC" w:rsidRPr="003752F7">
        <w:t xml:space="preserve">. Rather, they are with us here in the things we perceive, and this pertains also to other archetypical realities of the Intellect and the Spirit. They are here before our very eyes </w:t>
      </w:r>
      <w:r w:rsidR="00FB1D3B" w:rsidRPr="003752F7">
        <w:t>but cannot be perceived without being first unveiled.</w:t>
      </w:r>
    </w:p>
  </w:footnote>
  <w:footnote w:id="185">
    <w:p w14:paraId="71AEE99B" w14:textId="2027A27F" w:rsidR="00E86172" w:rsidRPr="003752F7" w:rsidRDefault="00E86172" w:rsidP="00E86172">
      <w:pPr>
        <w:rPr>
          <w:rFonts w:asciiTheme="majorBidi" w:hAnsiTheme="majorBidi" w:cstheme="majorBidi"/>
          <w:sz w:val="20"/>
          <w:szCs w:val="20"/>
        </w:rPr>
      </w:pPr>
      <w:r w:rsidRPr="003752F7">
        <w:rPr>
          <w:rStyle w:val="FootnoteReference"/>
          <w:sz w:val="20"/>
          <w:szCs w:val="20"/>
        </w:rPr>
        <w:footnoteRef/>
      </w:r>
      <w:r w:rsidRPr="003752F7">
        <w:rPr>
          <w:sz w:val="20"/>
          <w:szCs w:val="20"/>
        </w:rPr>
        <w:t xml:space="preserve"> </w:t>
      </w:r>
      <w:r w:rsidR="00FB1D3B" w:rsidRPr="003752F7">
        <w:rPr>
          <w:b/>
          <w:bCs/>
          <w:sz w:val="20"/>
          <w:szCs w:val="20"/>
        </w:rPr>
        <w:t>“K</w:t>
      </w:r>
      <w:r w:rsidRPr="003752F7">
        <w:rPr>
          <w:b/>
          <w:bCs/>
          <w:sz w:val="20"/>
          <w:szCs w:val="20"/>
        </w:rPr>
        <w:t>nots of the Soul</w:t>
      </w:r>
      <w:r w:rsidRPr="003752F7">
        <w:rPr>
          <w:sz w:val="20"/>
          <w:szCs w:val="20"/>
        </w:rPr>
        <w:t>” (</w:t>
      </w:r>
      <w:r w:rsidRPr="003752F7">
        <w:rPr>
          <w:b/>
          <w:bCs/>
          <w:i/>
          <w:iCs/>
          <w:sz w:val="20"/>
          <w:szCs w:val="20"/>
        </w:rPr>
        <w:t>‘</w:t>
      </w:r>
      <w:r w:rsidR="00FB1D3B" w:rsidRPr="003752F7">
        <w:rPr>
          <w:b/>
          <w:bCs/>
          <w:i/>
          <w:iCs/>
          <w:sz w:val="20"/>
          <w:szCs w:val="20"/>
        </w:rPr>
        <w:t>U</w:t>
      </w:r>
      <w:r w:rsidRPr="003752F7">
        <w:rPr>
          <w:b/>
          <w:bCs/>
          <w:i/>
          <w:iCs/>
          <w:sz w:val="20"/>
          <w:szCs w:val="20"/>
        </w:rPr>
        <w:t>qad al-</w:t>
      </w:r>
      <w:r w:rsidR="00FB1D3B" w:rsidRPr="003752F7">
        <w:rPr>
          <w:b/>
          <w:bCs/>
          <w:i/>
          <w:iCs/>
          <w:sz w:val="20"/>
          <w:szCs w:val="20"/>
        </w:rPr>
        <w:t>N</w:t>
      </w:r>
      <w:r w:rsidRPr="003752F7">
        <w:rPr>
          <w:b/>
          <w:bCs/>
          <w:i/>
          <w:iCs/>
          <w:sz w:val="20"/>
          <w:szCs w:val="20"/>
        </w:rPr>
        <w:t>afs</w:t>
      </w:r>
      <w:r w:rsidRPr="003752F7">
        <w:rPr>
          <w:sz w:val="20"/>
          <w:szCs w:val="20"/>
        </w:rPr>
        <w:t xml:space="preserve">) </w:t>
      </w:r>
      <w:r w:rsidR="00FB1D3B" w:rsidRPr="003752F7">
        <w:rPr>
          <w:sz w:val="20"/>
          <w:szCs w:val="20"/>
        </w:rPr>
        <w:t xml:space="preserve">is a metaphor that </w:t>
      </w:r>
      <w:r w:rsidRPr="003752F7">
        <w:rPr>
          <w:sz w:val="20"/>
          <w:szCs w:val="20"/>
        </w:rPr>
        <w:t>also comes from Ibn al-‘Ara</w:t>
      </w:r>
      <w:r w:rsidRPr="003752F7">
        <w:rPr>
          <w:rFonts w:asciiTheme="majorBidi" w:hAnsiTheme="majorBidi" w:cstheme="majorBidi"/>
          <w:sz w:val="20"/>
          <w:szCs w:val="20"/>
        </w:rPr>
        <w:t>bī</w:t>
      </w:r>
      <w:r w:rsidR="00FB1D3B" w:rsidRPr="003752F7">
        <w:rPr>
          <w:rFonts w:asciiTheme="majorBidi" w:hAnsiTheme="majorBidi" w:cstheme="majorBidi"/>
          <w:sz w:val="20"/>
          <w:szCs w:val="20"/>
        </w:rPr>
        <w:t xml:space="preserve">. “Knots of the Soul” </w:t>
      </w:r>
      <w:r w:rsidRPr="003752F7">
        <w:rPr>
          <w:sz w:val="20"/>
          <w:szCs w:val="20"/>
        </w:rPr>
        <w:t xml:space="preserve">refer to </w:t>
      </w:r>
      <w:r w:rsidR="00DA69F8" w:rsidRPr="003752F7">
        <w:rPr>
          <w:sz w:val="20"/>
          <w:szCs w:val="20"/>
        </w:rPr>
        <w:t>en</w:t>
      </w:r>
      <w:r w:rsidRPr="003752F7">
        <w:rPr>
          <w:sz w:val="20"/>
          <w:szCs w:val="20"/>
        </w:rPr>
        <w:t>tangle</w:t>
      </w:r>
      <w:r w:rsidR="00DA69F8" w:rsidRPr="003752F7">
        <w:rPr>
          <w:sz w:val="20"/>
          <w:szCs w:val="20"/>
        </w:rPr>
        <w:t>ments and</w:t>
      </w:r>
      <w:r w:rsidRPr="003752F7">
        <w:rPr>
          <w:sz w:val="20"/>
          <w:szCs w:val="20"/>
        </w:rPr>
        <w:t xml:space="preserve"> self-contradictory misconceptions and complexities that obstruct us as </w:t>
      </w:r>
      <w:r w:rsidR="00DA69F8" w:rsidRPr="003752F7">
        <w:rPr>
          <w:sz w:val="20"/>
          <w:szCs w:val="20"/>
        </w:rPr>
        <w:t>H</w:t>
      </w:r>
      <w:r w:rsidRPr="003752F7">
        <w:rPr>
          <w:sz w:val="20"/>
          <w:szCs w:val="20"/>
        </w:rPr>
        <w:t xml:space="preserve">uman </w:t>
      </w:r>
      <w:r w:rsidR="00DA69F8" w:rsidRPr="003752F7">
        <w:rPr>
          <w:sz w:val="20"/>
          <w:szCs w:val="20"/>
        </w:rPr>
        <w:t>B</w:t>
      </w:r>
      <w:r w:rsidRPr="003752F7">
        <w:rPr>
          <w:sz w:val="20"/>
          <w:szCs w:val="20"/>
        </w:rPr>
        <w:t xml:space="preserve">eings and alienate us from our </w:t>
      </w:r>
      <w:r w:rsidR="00DA69F8" w:rsidRPr="003752F7">
        <w:rPr>
          <w:sz w:val="20"/>
          <w:szCs w:val="20"/>
        </w:rPr>
        <w:t>P</w:t>
      </w:r>
      <w:r w:rsidRPr="003752F7">
        <w:rPr>
          <w:sz w:val="20"/>
          <w:szCs w:val="20"/>
        </w:rPr>
        <w:t xml:space="preserve">rimordial </w:t>
      </w:r>
      <w:r w:rsidR="00DA69F8" w:rsidRPr="003752F7">
        <w:rPr>
          <w:sz w:val="20"/>
          <w:szCs w:val="20"/>
        </w:rPr>
        <w:t>N</w:t>
      </w:r>
      <w:r w:rsidRPr="003752F7">
        <w:rPr>
          <w:sz w:val="20"/>
          <w:szCs w:val="20"/>
        </w:rPr>
        <w:t>ature</w:t>
      </w:r>
      <w:r w:rsidR="00DA69F8" w:rsidRPr="003752F7">
        <w:rPr>
          <w:sz w:val="20"/>
          <w:szCs w:val="20"/>
        </w:rPr>
        <w:t>s</w:t>
      </w:r>
      <w:r w:rsidRPr="003752F7">
        <w:rPr>
          <w:sz w:val="20"/>
          <w:szCs w:val="20"/>
        </w:rPr>
        <w:t xml:space="preserve"> (</w:t>
      </w:r>
      <w:r w:rsidRPr="003752F7">
        <w:rPr>
          <w:i/>
          <w:iCs/>
          <w:sz w:val="20"/>
          <w:szCs w:val="20"/>
        </w:rPr>
        <w:t>al-Fi</w:t>
      </w:r>
      <w:r w:rsidRPr="003752F7">
        <w:rPr>
          <w:rFonts w:asciiTheme="majorBidi" w:hAnsiTheme="majorBidi" w:cstheme="majorBidi"/>
          <w:i/>
          <w:iCs/>
          <w:sz w:val="20"/>
          <w:szCs w:val="20"/>
        </w:rPr>
        <w:t>ṭ</w:t>
      </w:r>
      <w:r w:rsidRPr="003752F7">
        <w:rPr>
          <w:i/>
          <w:iCs/>
          <w:sz w:val="20"/>
          <w:szCs w:val="20"/>
        </w:rPr>
        <w:t>ra</w:t>
      </w:r>
      <w:r w:rsidRPr="003752F7">
        <w:rPr>
          <w:sz w:val="20"/>
          <w:szCs w:val="20"/>
        </w:rPr>
        <w:t xml:space="preserve">)—especially at the cognitive, psychological, and </w:t>
      </w:r>
      <w:r w:rsidR="00DA69F8" w:rsidRPr="003752F7">
        <w:rPr>
          <w:sz w:val="20"/>
          <w:szCs w:val="20"/>
        </w:rPr>
        <w:t>S</w:t>
      </w:r>
      <w:r w:rsidRPr="003752F7">
        <w:rPr>
          <w:sz w:val="20"/>
          <w:szCs w:val="20"/>
        </w:rPr>
        <w:t>piritual levels. Thus, “</w:t>
      </w:r>
      <w:r w:rsidR="001C1FF0" w:rsidRPr="003752F7">
        <w:rPr>
          <w:sz w:val="20"/>
          <w:szCs w:val="20"/>
        </w:rPr>
        <w:t>K</w:t>
      </w:r>
      <w:r w:rsidRPr="003752F7">
        <w:rPr>
          <w:sz w:val="20"/>
          <w:szCs w:val="20"/>
        </w:rPr>
        <w:t xml:space="preserve">nots of the Soul” bind us up and tie us down, while preventing us from discovering our true selves and the nature of reality. “Knots of the </w:t>
      </w:r>
      <w:r w:rsidR="00DA69F8" w:rsidRPr="003752F7">
        <w:rPr>
          <w:sz w:val="20"/>
          <w:szCs w:val="20"/>
        </w:rPr>
        <w:t>S</w:t>
      </w:r>
      <w:r w:rsidRPr="003752F7">
        <w:rPr>
          <w:sz w:val="20"/>
          <w:szCs w:val="20"/>
        </w:rPr>
        <w:t>oul” arise from the lack of clear vision and</w:t>
      </w:r>
      <w:r w:rsidR="00DA69F8" w:rsidRPr="003752F7">
        <w:rPr>
          <w:sz w:val="20"/>
          <w:szCs w:val="20"/>
        </w:rPr>
        <w:t xml:space="preserve"> absence of</w:t>
      </w:r>
      <w:r w:rsidRPr="003752F7">
        <w:rPr>
          <w:sz w:val="20"/>
          <w:szCs w:val="20"/>
        </w:rPr>
        <w:t xml:space="preserve"> consistent </w:t>
      </w:r>
      <w:r w:rsidR="00DA69F8" w:rsidRPr="003752F7">
        <w:rPr>
          <w:sz w:val="20"/>
          <w:szCs w:val="20"/>
        </w:rPr>
        <w:t>E</w:t>
      </w:r>
      <w:r w:rsidRPr="003752F7">
        <w:rPr>
          <w:sz w:val="20"/>
          <w:szCs w:val="20"/>
        </w:rPr>
        <w:t>thical behavior, since they are predicated upon the complete absence of any sound, consistent, and holistic worldview. We cannot unravel the “</w:t>
      </w:r>
      <w:r w:rsidR="001C1FF0" w:rsidRPr="003752F7">
        <w:rPr>
          <w:sz w:val="20"/>
          <w:szCs w:val="20"/>
        </w:rPr>
        <w:t>K</w:t>
      </w:r>
      <w:r w:rsidRPr="003752F7">
        <w:rPr>
          <w:sz w:val="20"/>
          <w:szCs w:val="20"/>
        </w:rPr>
        <w:t xml:space="preserve">nots of our </w:t>
      </w:r>
      <w:r w:rsidR="001C1FF0" w:rsidRPr="003752F7">
        <w:rPr>
          <w:sz w:val="20"/>
          <w:szCs w:val="20"/>
        </w:rPr>
        <w:t>S</w:t>
      </w:r>
      <w:r w:rsidRPr="003752F7">
        <w:rPr>
          <w:sz w:val="20"/>
          <w:szCs w:val="20"/>
        </w:rPr>
        <w:t xml:space="preserve">ouls” without embracing “the one thing needed” and becoming aware of the </w:t>
      </w:r>
      <w:r w:rsidR="00D0280D" w:rsidRPr="003752F7">
        <w:rPr>
          <w:sz w:val="20"/>
          <w:szCs w:val="20"/>
        </w:rPr>
        <w:t>H</w:t>
      </w:r>
      <w:r w:rsidRPr="003752F7">
        <w:rPr>
          <w:sz w:val="20"/>
          <w:szCs w:val="20"/>
        </w:rPr>
        <w:t xml:space="preserve">uman </w:t>
      </w:r>
      <w:r w:rsidR="00D0280D" w:rsidRPr="003752F7">
        <w:rPr>
          <w:sz w:val="20"/>
          <w:szCs w:val="20"/>
        </w:rPr>
        <w:t>S</w:t>
      </w:r>
      <w:r w:rsidRPr="003752F7">
        <w:rPr>
          <w:sz w:val="20"/>
          <w:szCs w:val="20"/>
        </w:rPr>
        <w:t>oul’s dire</w:t>
      </w:r>
      <w:r w:rsidR="00D0280D" w:rsidRPr="003752F7">
        <w:rPr>
          <w:sz w:val="20"/>
          <w:szCs w:val="20"/>
        </w:rPr>
        <w:t xml:space="preserve"> and inherent</w:t>
      </w:r>
      <w:r w:rsidRPr="003752F7">
        <w:rPr>
          <w:sz w:val="20"/>
          <w:szCs w:val="20"/>
        </w:rPr>
        <w:t xml:space="preserve"> need to move beyond a purely horizontal conception of material existence so that it can discover the marvelous harmony and beauty that pervade</w:t>
      </w:r>
      <w:r w:rsidR="00A06DF0" w:rsidRPr="003752F7">
        <w:rPr>
          <w:sz w:val="20"/>
          <w:szCs w:val="20"/>
        </w:rPr>
        <w:t xml:space="preserve"> itself,</w:t>
      </w:r>
      <w:r w:rsidRPr="003752F7">
        <w:rPr>
          <w:sz w:val="20"/>
          <w:szCs w:val="20"/>
        </w:rPr>
        <w:t xml:space="preserve"> the natural order</w:t>
      </w:r>
      <w:r w:rsidR="00A06DF0" w:rsidRPr="003752F7">
        <w:rPr>
          <w:sz w:val="20"/>
          <w:szCs w:val="20"/>
        </w:rPr>
        <w:t>,</w:t>
      </w:r>
      <w:r w:rsidRPr="003752F7">
        <w:rPr>
          <w:sz w:val="20"/>
          <w:szCs w:val="20"/>
        </w:rPr>
        <w:t xml:space="preserve"> and the universe. This achievement of escaping “wrong-headedness” and “metaphorical knowledge,” </w:t>
      </w:r>
      <w:r w:rsidR="00A06DF0" w:rsidRPr="003752F7">
        <w:rPr>
          <w:sz w:val="20"/>
          <w:szCs w:val="20"/>
        </w:rPr>
        <w:t xml:space="preserve">while </w:t>
      </w:r>
      <w:r w:rsidRPr="003752F7">
        <w:rPr>
          <w:sz w:val="20"/>
          <w:szCs w:val="20"/>
        </w:rPr>
        <w:t>untying the “</w:t>
      </w:r>
      <w:r w:rsidR="00A06DF0" w:rsidRPr="003752F7">
        <w:rPr>
          <w:sz w:val="20"/>
          <w:szCs w:val="20"/>
        </w:rPr>
        <w:t>K</w:t>
      </w:r>
      <w:r w:rsidRPr="003752F7">
        <w:rPr>
          <w:sz w:val="20"/>
          <w:szCs w:val="20"/>
        </w:rPr>
        <w:t xml:space="preserve">nots of the Soul,” and getting ourselves right with God and with ourselves is only possible when we combine verticality with horizontality. Once </w:t>
      </w:r>
      <w:r w:rsidRPr="003752F7">
        <w:rPr>
          <w:rFonts w:asciiTheme="majorBidi" w:hAnsiTheme="majorBidi" w:cstheme="majorBidi"/>
          <w:sz w:val="20"/>
          <w:szCs w:val="20"/>
        </w:rPr>
        <w:t xml:space="preserve">we make this monumental shift, it is no longer difficult for us to remove “the </w:t>
      </w:r>
      <w:r w:rsidR="00A06DF0" w:rsidRPr="003752F7">
        <w:rPr>
          <w:rFonts w:asciiTheme="majorBidi" w:hAnsiTheme="majorBidi" w:cstheme="majorBidi"/>
          <w:sz w:val="20"/>
          <w:szCs w:val="20"/>
        </w:rPr>
        <w:t>K</w:t>
      </w:r>
      <w:r w:rsidRPr="003752F7">
        <w:rPr>
          <w:rFonts w:asciiTheme="majorBidi" w:hAnsiTheme="majorBidi" w:cstheme="majorBidi"/>
          <w:sz w:val="20"/>
          <w:szCs w:val="20"/>
        </w:rPr>
        <w:t xml:space="preserve">nots of our </w:t>
      </w:r>
      <w:r w:rsidR="00A06DF0" w:rsidRPr="003752F7">
        <w:rPr>
          <w:rFonts w:asciiTheme="majorBidi" w:hAnsiTheme="majorBidi" w:cstheme="majorBidi"/>
          <w:sz w:val="20"/>
          <w:szCs w:val="20"/>
        </w:rPr>
        <w:t>S</w:t>
      </w:r>
      <w:r w:rsidRPr="003752F7">
        <w:rPr>
          <w:rFonts w:asciiTheme="majorBidi" w:hAnsiTheme="majorBidi" w:cstheme="majorBidi"/>
          <w:sz w:val="20"/>
          <w:szCs w:val="20"/>
        </w:rPr>
        <w:t xml:space="preserve">ouls” </w:t>
      </w:r>
      <w:r w:rsidR="00A06DF0" w:rsidRPr="003752F7">
        <w:rPr>
          <w:rFonts w:asciiTheme="majorBidi" w:hAnsiTheme="majorBidi" w:cstheme="majorBidi"/>
          <w:sz w:val="20"/>
          <w:szCs w:val="20"/>
        </w:rPr>
        <w:t xml:space="preserve">nor </w:t>
      </w:r>
      <w:r w:rsidRPr="003752F7">
        <w:rPr>
          <w:rFonts w:asciiTheme="majorBidi" w:hAnsiTheme="majorBidi" w:cstheme="majorBidi"/>
          <w:sz w:val="20"/>
          <w:szCs w:val="20"/>
        </w:rPr>
        <w:t xml:space="preserve">to convert </w:t>
      </w:r>
      <w:r w:rsidR="00A06DF0" w:rsidRPr="003752F7">
        <w:rPr>
          <w:rFonts w:asciiTheme="majorBidi" w:hAnsiTheme="majorBidi" w:cstheme="majorBidi"/>
          <w:sz w:val="20"/>
          <w:szCs w:val="20"/>
        </w:rPr>
        <w:t>M</w:t>
      </w:r>
      <w:r w:rsidRPr="003752F7">
        <w:rPr>
          <w:rFonts w:asciiTheme="majorBidi" w:hAnsiTheme="majorBidi" w:cstheme="majorBidi"/>
          <w:sz w:val="20"/>
          <w:szCs w:val="20"/>
        </w:rPr>
        <w:t>etaphorical</w:t>
      </w:r>
      <w:r w:rsidR="00A06DF0" w:rsidRPr="003752F7">
        <w:rPr>
          <w:rFonts w:asciiTheme="majorBidi" w:hAnsiTheme="majorBidi" w:cstheme="majorBidi"/>
          <w:sz w:val="20"/>
          <w:szCs w:val="20"/>
        </w:rPr>
        <w:t xml:space="preserve"> K</w:t>
      </w:r>
      <w:r w:rsidRPr="003752F7">
        <w:rPr>
          <w:rFonts w:asciiTheme="majorBidi" w:hAnsiTheme="majorBidi" w:cstheme="majorBidi"/>
          <w:sz w:val="20"/>
          <w:szCs w:val="20"/>
        </w:rPr>
        <w:t xml:space="preserve">nowledge into </w:t>
      </w:r>
      <w:r w:rsidR="00A06DF0" w:rsidRPr="003752F7">
        <w:rPr>
          <w:rFonts w:asciiTheme="majorBidi" w:hAnsiTheme="majorBidi" w:cstheme="majorBidi"/>
          <w:sz w:val="20"/>
          <w:szCs w:val="20"/>
        </w:rPr>
        <w:t>R</w:t>
      </w:r>
      <w:r w:rsidRPr="003752F7">
        <w:rPr>
          <w:rFonts w:asciiTheme="majorBidi" w:hAnsiTheme="majorBidi" w:cstheme="majorBidi"/>
          <w:sz w:val="20"/>
          <w:szCs w:val="20"/>
        </w:rPr>
        <w:t xml:space="preserve">eal </w:t>
      </w:r>
      <w:r w:rsidR="00A06DF0" w:rsidRPr="003752F7">
        <w:rPr>
          <w:rFonts w:asciiTheme="majorBidi" w:hAnsiTheme="majorBidi" w:cstheme="majorBidi"/>
          <w:sz w:val="20"/>
          <w:szCs w:val="20"/>
        </w:rPr>
        <w:t>K</w:t>
      </w:r>
      <w:r w:rsidRPr="003752F7">
        <w:rPr>
          <w:rFonts w:asciiTheme="majorBidi" w:hAnsiTheme="majorBidi" w:cstheme="majorBidi"/>
          <w:sz w:val="20"/>
          <w:szCs w:val="20"/>
        </w:rPr>
        <w:t>nowledge</w:t>
      </w:r>
      <w:r w:rsidR="00A06DF0" w:rsidRPr="003752F7">
        <w:rPr>
          <w:rFonts w:asciiTheme="majorBidi" w:hAnsiTheme="majorBidi" w:cstheme="majorBidi"/>
          <w:sz w:val="20"/>
          <w:szCs w:val="20"/>
        </w:rPr>
        <w:t xml:space="preserve"> as a source of profound</w:t>
      </w:r>
      <w:r w:rsidRPr="003752F7">
        <w:rPr>
          <w:rFonts w:asciiTheme="majorBidi" w:hAnsiTheme="majorBidi" w:cstheme="majorBidi"/>
          <w:sz w:val="20"/>
          <w:szCs w:val="20"/>
        </w:rPr>
        <w:t xml:space="preserve"> understanding and</w:t>
      </w:r>
      <w:r w:rsidR="00A06DF0" w:rsidRPr="003752F7">
        <w:rPr>
          <w:rFonts w:asciiTheme="majorBidi" w:hAnsiTheme="majorBidi" w:cstheme="majorBidi"/>
          <w:sz w:val="20"/>
          <w:szCs w:val="20"/>
        </w:rPr>
        <w:t xml:space="preserve"> lasting</w:t>
      </w:r>
      <w:r w:rsidRPr="003752F7">
        <w:rPr>
          <w:rFonts w:asciiTheme="majorBidi" w:hAnsiTheme="majorBidi" w:cstheme="majorBidi"/>
          <w:sz w:val="20"/>
          <w:szCs w:val="20"/>
        </w:rPr>
        <w:t xml:space="preserve"> wisdom.</w:t>
      </w:r>
    </w:p>
  </w:footnote>
  <w:footnote w:id="186">
    <w:p w14:paraId="4B1DBF8C" w14:textId="4C4312AF" w:rsidR="005F0D78" w:rsidRPr="003752F7" w:rsidRDefault="005F0D78" w:rsidP="00200F74">
      <w:pPr>
        <w:rPr>
          <w:sz w:val="20"/>
          <w:szCs w:val="20"/>
        </w:rPr>
      </w:pPr>
      <w:r w:rsidRPr="003752F7">
        <w:rPr>
          <w:rStyle w:val="FootnoteReference"/>
          <w:sz w:val="20"/>
          <w:szCs w:val="20"/>
        </w:rPr>
        <w:footnoteRef/>
      </w:r>
      <w:r w:rsidRPr="003752F7">
        <w:rPr>
          <w:sz w:val="20"/>
          <w:szCs w:val="20"/>
        </w:rPr>
        <w:t xml:space="preserve"> W. H. Auden </w:t>
      </w:r>
      <w:r w:rsidR="001964F4" w:rsidRPr="003752F7">
        <w:rPr>
          <w:rFonts w:eastAsia="Cambria"/>
          <w:sz w:val="20"/>
          <w:szCs w:val="20"/>
        </w:rPr>
        <w:t>(d. 1393/1973)</w:t>
      </w:r>
      <w:r w:rsidRPr="003752F7">
        <w:rPr>
          <w:sz w:val="20"/>
          <w:szCs w:val="20"/>
        </w:rPr>
        <w:t>.</w:t>
      </w:r>
    </w:p>
  </w:footnote>
  <w:footnote w:id="187">
    <w:p w14:paraId="6722359F" w14:textId="77777777" w:rsidR="00580774" w:rsidRPr="003752F7" w:rsidRDefault="00E86172" w:rsidP="00027BEE">
      <w:pPr>
        <w:rPr>
          <w:rFonts w:asciiTheme="majorBidi" w:hAnsiTheme="majorBidi" w:cstheme="majorBidi"/>
          <w:i/>
          <w:iCs/>
          <w:sz w:val="20"/>
          <w:szCs w:val="20"/>
        </w:rPr>
      </w:pPr>
      <w:r w:rsidRPr="003752F7">
        <w:rPr>
          <w:rStyle w:val="FootnoteReference"/>
          <w:sz w:val="20"/>
          <w:szCs w:val="20"/>
        </w:rPr>
        <w:footnoteRef/>
      </w:r>
      <w:r w:rsidRPr="003752F7">
        <w:rPr>
          <w:sz w:val="20"/>
          <w:szCs w:val="20"/>
        </w:rPr>
        <w:t xml:space="preserve"> </w:t>
      </w:r>
      <w:r w:rsidRPr="003752F7">
        <w:rPr>
          <w:rFonts w:asciiTheme="majorBidi" w:hAnsiTheme="majorBidi" w:cstheme="majorBidi"/>
          <w:b/>
          <w:bCs/>
          <w:i/>
          <w:iCs/>
          <w:sz w:val="20"/>
          <w:szCs w:val="20"/>
        </w:rPr>
        <w:t>Ahl-al-Sunna wa al-Jamā‘a</w:t>
      </w:r>
      <w:r w:rsidRPr="003752F7">
        <w:rPr>
          <w:rFonts w:asciiTheme="majorBidi" w:hAnsiTheme="majorBidi" w:cstheme="majorBidi"/>
          <w:sz w:val="20"/>
          <w:szCs w:val="20"/>
        </w:rPr>
        <w:t xml:space="preserve"> </w:t>
      </w:r>
      <w:r w:rsidR="009A5D5F" w:rsidRPr="003752F7">
        <w:rPr>
          <w:rFonts w:asciiTheme="majorBidi" w:hAnsiTheme="majorBidi" w:cstheme="majorBidi"/>
          <w:sz w:val="20"/>
          <w:szCs w:val="20"/>
        </w:rPr>
        <w:t>(</w:t>
      </w:r>
      <w:r w:rsidRPr="003752F7">
        <w:rPr>
          <w:rFonts w:asciiTheme="majorBidi" w:hAnsiTheme="majorBidi" w:cstheme="majorBidi"/>
          <w:color w:val="000000"/>
          <w:sz w:val="20"/>
          <w:szCs w:val="20"/>
        </w:rPr>
        <w:t>the People of the Prophetic Way and the Mainstream Consensus</w:t>
      </w:r>
      <w:r w:rsidR="009A5D5F" w:rsidRPr="003752F7">
        <w:rPr>
          <w:rFonts w:asciiTheme="majorBidi" w:hAnsiTheme="majorBidi" w:cstheme="majorBidi"/>
          <w:color w:val="000000"/>
          <w:sz w:val="20"/>
          <w:szCs w:val="20"/>
        </w:rPr>
        <w:t>)</w:t>
      </w:r>
      <w:r w:rsidRPr="003752F7">
        <w:rPr>
          <w:rFonts w:asciiTheme="majorBidi" w:hAnsiTheme="majorBidi" w:cstheme="majorBidi"/>
          <w:sz w:val="20"/>
          <w:szCs w:val="20"/>
        </w:rPr>
        <w:t xml:space="preserve"> literally means the “people who follow the path and </w:t>
      </w:r>
      <w:r w:rsidR="00C01848" w:rsidRPr="003752F7">
        <w:rPr>
          <w:rFonts w:asciiTheme="majorBidi" w:hAnsiTheme="majorBidi" w:cstheme="majorBidi"/>
          <w:sz w:val="20"/>
          <w:szCs w:val="20"/>
        </w:rPr>
        <w:t>standard practice (</w:t>
      </w:r>
      <w:r w:rsidRPr="003752F7">
        <w:rPr>
          <w:rFonts w:asciiTheme="majorBidi" w:hAnsiTheme="majorBidi" w:cstheme="majorBidi"/>
          <w:i/>
          <w:iCs/>
          <w:sz w:val="20"/>
          <w:szCs w:val="20"/>
        </w:rPr>
        <w:t>manhaj</w:t>
      </w:r>
      <w:r w:rsidR="00C01848" w:rsidRPr="003752F7">
        <w:rPr>
          <w:rFonts w:asciiTheme="majorBidi" w:hAnsiTheme="majorBidi" w:cstheme="majorBidi"/>
          <w:sz w:val="20"/>
          <w:szCs w:val="20"/>
        </w:rPr>
        <w:t>)</w:t>
      </w:r>
      <w:r w:rsidRPr="003752F7">
        <w:rPr>
          <w:rFonts w:asciiTheme="majorBidi" w:hAnsiTheme="majorBidi" w:cstheme="majorBidi"/>
          <w:i/>
          <w:iCs/>
          <w:sz w:val="20"/>
          <w:szCs w:val="20"/>
        </w:rPr>
        <w:t xml:space="preserve"> </w:t>
      </w:r>
      <w:r w:rsidRPr="003752F7">
        <w:rPr>
          <w:rFonts w:asciiTheme="majorBidi" w:hAnsiTheme="majorBidi" w:cstheme="majorBidi"/>
          <w:sz w:val="20"/>
          <w:szCs w:val="20"/>
        </w:rPr>
        <w:t xml:space="preserve">that the Prophet </w:t>
      </w:r>
      <w:r w:rsidR="00C01848" w:rsidRPr="003752F7">
        <w:rPr>
          <w:rFonts w:asciiTheme="majorBidi" w:hAnsiTheme="majorBidi" w:cstheme="majorBidi"/>
          <w:sz w:val="20"/>
          <w:szCs w:val="20"/>
        </w:rPr>
        <w:t xml:space="preserve">taught and </w:t>
      </w:r>
      <w:r w:rsidRPr="003752F7">
        <w:rPr>
          <w:rFonts w:asciiTheme="majorBidi" w:hAnsiTheme="majorBidi" w:cstheme="majorBidi"/>
          <w:sz w:val="20"/>
          <w:szCs w:val="20"/>
        </w:rPr>
        <w:t>adhered to</w:t>
      </w:r>
      <w:r w:rsidR="00C01848" w:rsidRPr="003752F7">
        <w:rPr>
          <w:rFonts w:asciiTheme="majorBidi" w:hAnsiTheme="majorBidi" w:cstheme="majorBidi"/>
          <w:sz w:val="20"/>
          <w:szCs w:val="20"/>
        </w:rPr>
        <w:t xml:space="preserve">. They hold to this </w:t>
      </w:r>
      <w:r w:rsidR="00A47B84" w:rsidRPr="003752F7">
        <w:rPr>
          <w:rFonts w:asciiTheme="majorBidi" w:hAnsiTheme="majorBidi" w:cstheme="majorBidi"/>
          <w:sz w:val="20"/>
          <w:szCs w:val="20"/>
        </w:rPr>
        <w:t xml:space="preserve">principle </w:t>
      </w:r>
      <w:r w:rsidRPr="003752F7">
        <w:rPr>
          <w:rFonts w:asciiTheme="majorBidi" w:hAnsiTheme="majorBidi" w:cstheme="majorBidi"/>
          <w:sz w:val="20"/>
          <w:szCs w:val="20"/>
        </w:rPr>
        <w:t>in their Creed</w:t>
      </w:r>
      <w:r w:rsidR="00A47B84" w:rsidRPr="003752F7">
        <w:rPr>
          <w:rFonts w:asciiTheme="majorBidi" w:hAnsiTheme="majorBidi" w:cstheme="majorBidi"/>
          <w:sz w:val="20"/>
          <w:szCs w:val="20"/>
        </w:rPr>
        <w:t xml:space="preserve"> and general belief and their understanding and practive of the</w:t>
      </w:r>
      <w:r w:rsidRPr="003752F7">
        <w:rPr>
          <w:rFonts w:asciiTheme="majorBidi" w:hAnsiTheme="majorBidi" w:cstheme="majorBidi"/>
          <w:sz w:val="20"/>
          <w:szCs w:val="20"/>
        </w:rPr>
        <w:t xml:space="preserve"> </w:t>
      </w:r>
      <w:r w:rsidRPr="003752F7">
        <w:rPr>
          <w:rFonts w:asciiTheme="majorBidi" w:hAnsiTheme="majorBidi" w:cstheme="majorBidi"/>
          <w:i/>
          <w:iCs/>
          <w:sz w:val="20"/>
          <w:szCs w:val="20"/>
        </w:rPr>
        <w:t>Sharī‘a</w:t>
      </w:r>
      <w:r w:rsidRPr="003752F7">
        <w:rPr>
          <w:rFonts w:asciiTheme="majorBidi" w:hAnsiTheme="majorBidi" w:cstheme="majorBidi"/>
          <w:sz w:val="20"/>
          <w:szCs w:val="20"/>
        </w:rPr>
        <w:t>, Morality</w:t>
      </w:r>
      <w:r w:rsidR="00A47B84" w:rsidRPr="003752F7">
        <w:rPr>
          <w:rFonts w:asciiTheme="majorBidi" w:hAnsiTheme="majorBidi" w:cstheme="majorBidi"/>
          <w:sz w:val="20"/>
          <w:szCs w:val="20"/>
        </w:rPr>
        <w:t>,</w:t>
      </w:r>
      <w:r w:rsidRPr="003752F7">
        <w:rPr>
          <w:rFonts w:asciiTheme="majorBidi" w:hAnsiTheme="majorBidi" w:cstheme="majorBidi"/>
          <w:sz w:val="20"/>
          <w:szCs w:val="20"/>
        </w:rPr>
        <w:t xml:space="preserve"> and Ethics</w:t>
      </w:r>
      <w:r w:rsidR="00A47B84" w:rsidRPr="003752F7">
        <w:rPr>
          <w:rFonts w:asciiTheme="majorBidi" w:hAnsiTheme="majorBidi" w:cstheme="majorBidi"/>
          <w:sz w:val="20"/>
          <w:szCs w:val="20"/>
        </w:rPr>
        <w:t xml:space="preserve">, all of which they regard as falling squarely under </w:t>
      </w:r>
      <w:r w:rsidRPr="003752F7">
        <w:rPr>
          <w:rFonts w:asciiTheme="majorBidi" w:hAnsiTheme="majorBidi" w:cstheme="majorBidi"/>
          <w:sz w:val="20"/>
          <w:szCs w:val="20"/>
        </w:rPr>
        <w:t xml:space="preserve">the Prophetic </w:t>
      </w:r>
      <w:r w:rsidRPr="003752F7">
        <w:rPr>
          <w:rFonts w:asciiTheme="majorBidi" w:hAnsiTheme="majorBidi" w:cstheme="majorBidi"/>
          <w:i/>
          <w:iCs/>
          <w:sz w:val="20"/>
          <w:szCs w:val="20"/>
        </w:rPr>
        <w:t>Sunna</w:t>
      </w:r>
      <w:r w:rsidRPr="003752F7">
        <w:rPr>
          <w:rFonts w:asciiTheme="majorBidi" w:hAnsiTheme="majorBidi" w:cstheme="majorBidi"/>
          <w:sz w:val="20"/>
          <w:szCs w:val="20"/>
        </w:rPr>
        <w:t>.</w:t>
      </w:r>
      <w:r w:rsidR="00200F74" w:rsidRPr="003752F7">
        <w:rPr>
          <w:rFonts w:asciiTheme="majorBidi" w:hAnsiTheme="majorBidi" w:cstheme="majorBidi"/>
          <w:sz w:val="20"/>
          <w:szCs w:val="20"/>
        </w:rPr>
        <w:t xml:space="preserve"> </w:t>
      </w:r>
      <w:r w:rsidR="00B56036" w:rsidRPr="003752F7">
        <w:rPr>
          <w:rFonts w:asciiTheme="majorBidi" w:hAnsiTheme="majorBidi" w:cstheme="majorBidi"/>
          <w:sz w:val="20"/>
          <w:szCs w:val="20"/>
        </w:rPr>
        <w:t xml:space="preserve">It is also valid and historically correct to refer to </w:t>
      </w:r>
      <w:r w:rsidRPr="003752F7">
        <w:rPr>
          <w:rFonts w:asciiTheme="majorBidi" w:hAnsiTheme="majorBidi" w:cstheme="majorBidi"/>
          <w:i/>
          <w:iCs/>
          <w:sz w:val="20"/>
          <w:szCs w:val="20"/>
        </w:rPr>
        <w:t>Ahl-al-Sunna wa al-Jamā‘a</w:t>
      </w:r>
      <w:r w:rsidR="00B56036" w:rsidRPr="003752F7">
        <w:rPr>
          <w:rFonts w:asciiTheme="majorBidi" w:hAnsiTheme="majorBidi" w:cstheme="majorBidi"/>
          <w:sz w:val="20"/>
          <w:szCs w:val="20"/>
        </w:rPr>
        <w:t xml:space="preserve">—as some Scholars do—as </w:t>
      </w:r>
      <w:r w:rsidRPr="003752F7">
        <w:rPr>
          <w:rFonts w:asciiTheme="majorBidi" w:hAnsiTheme="majorBidi" w:cstheme="majorBidi"/>
          <w:i/>
          <w:iCs/>
          <w:sz w:val="20"/>
          <w:szCs w:val="20"/>
        </w:rPr>
        <w:t xml:space="preserve">Ahl-al-Sunna </w:t>
      </w:r>
      <w:r w:rsidRPr="003752F7">
        <w:rPr>
          <w:rFonts w:asciiTheme="majorBidi" w:hAnsiTheme="majorBidi" w:cstheme="majorBidi"/>
          <w:b/>
          <w:bCs/>
          <w:i/>
          <w:iCs/>
          <w:sz w:val="20"/>
          <w:szCs w:val="20"/>
        </w:rPr>
        <w:t>al-Marfū‘a</w:t>
      </w:r>
      <w:r w:rsidRPr="003752F7">
        <w:rPr>
          <w:rFonts w:asciiTheme="majorBidi" w:hAnsiTheme="majorBidi" w:cstheme="majorBidi"/>
          <w:i/>
          <w:iCs/>
          <w:sz w:val="20"/>
          <w:szCs w:val="20"/>
        </w:rPr>
        <w:t xml:space="preserve"> wa al-Jamā‘a</w:t>
      </w:r>
      <w:r w:rsidR="000D0269" w:rsidRPr="003752F7">
        <w:rPr>
          <w:rFonts w:asciiTheme="majorBidi" w:hAnsiTheme="majorBidi" w:cstheme="majorBidi"/>
          <w:i/>
          <w:iCs/>
          <w:sz w:val="20"/>
          <w:szCs w:val="20"/>
        </w:rPr>
        <w:t xml:space="preserve"> </w:t>
      </w:r>
      <w:r w:rsidR="000D0269" w:rsidRPr="003752F7">
        <w:rPr>
          <w:rFonts w:asciiTheme="majorBidi" w:hAnsiTheme="majorBidi" w:cstheme="majorBidi"/>
          <w:sz w:val="20"/>
          <w:szCs w:val="20"/>
        </w:rPr>
        <w:t>(</w:t>
      </w:r>
      <w:r w:rsidR="000D0269" w:rsidRPr="003752F7">
        <w:rPr>
          <w:rFonts w:asciiTheme="majorBidi" w:hAnsiTheme="majorBidi" w:cstheme="majorBidi"/>
          <w:color w:val="000000"/>
          <w:sz w:val="20"/>
          <w:szCs w:val="20"/>
        </w:rPr>
        <w:t xml:space="preserve">the People of </w:t>
      </w:r>
      <w:r w:rsidR="000D0269" w:rsidRPr="003752F7">
        <w:rPr>
          <w:rFonts w:asciiTheme="majorBidi" w:hAnsiTheme="majorBidi" w:cstheme="majorBidi"/>
          <w:b/>
          <w:bCs/>
          <w:i/>
          <w:iCs/>
          <w:color w:val="000000"/>
          <w:sz w:val="20"/>
          <w:szCs w:val="20"/>
        </w:rPr>
        <w:t xml:space="preserve">the fully authorized and </w:t>
      </w:r>
      <w:r w:rsidR="004D2063" w:rsidRPr="003752F7">
        <w:rPr>
          <w:rFonts w:asciiTheme="majorBidi" w:hAnsiTheme="majorBidi" w:cstheme="majorBidi"/>
          <w:b/>
          <w:bCs/>
          <w:i/>
          <w:iCs/>
          <w:color w:val="000000"/>
          <w:sz w:val="20"/>
          <w:szCs w:val="20"/>
        </w:rPr>
        <w:t xml:space="preserve">carefully </w:t>
      </w:r>
      <w:r w:rsidR="000D0269" w:rsidRPr="003752F7">
        <w:rPr>
          <w:rFonts w:asciiTheme="majorBidi" w:hAnsiTheme="majorBidi" w:cstheme="majorBidi"/>
          <w:b/>
          <w:bCs/>
          <w:i/>
          <w:iCs/>
          <w:color w:val="000000"/>
          <w:sz w:val="20"/>
          <w:szCs w:val="20"/>
        </w:rPr>
        <w:t>documented</w:t>
      </w:r>
      <w:r w:rsidR="000D0269" w:rsidRPr="003752F7">
        <w:rPr>
          <w:rFonts w:asciiTheme="majorBidi" w:hAnsiTheme="majorBidi" w:cstheme="majorBidi"/>
          <w:b/>
          <w:bCs/>
          <w:color w:val="000000"/>
          <w:sz w:val="20"/>
          <w:szCs w:val="20"/>
        </w:rPr>
        <w:t xml:space="preserve"> </w:t>
      </w:r>
      <w:r w:rsidR="000D0269" w:rsidRPr="003752F7">
        <w:rPr>
          <w:rFonts w:asciiTheme="majorBidi" w:hAnsiTheme="majorBidi" w:cstheme="majorBidi"/>
          <w:color w:val="000000"/>
          <w:sz w:val="20"/>
          <w:szCs w:val="20"/>
        </w:rPr>
        <w:t>Prophetic Way and the Mainstream Consensus)</w:t>
      </w:r>
      <w:r w:rsidR="00B56036" w:rsidRPr="003752F7">
        <w:rPr>
          <w:rFonts w:asciiTheme="majorBidi" w:hAnsiTheme="majorBidi" w:cstheme="majorBidi"/>
          <w:sz w:val="20"/>
          <w:szCs w:val="20"/>
        </w:rPr>
        <w:t>, although</w:t>
      </w:r>
      <w:r w:rsidR="004D2063" w:rsidRPr="003752F7">
        <w:rPr>
          <w:rFonts w:asciiTheme="majorBidi" w:hAnsiTheme="majorBidi" w:cstheme="majorBidi"/>
          <w:sz w:val="20"/>
          <w:szCs w:val="20"/>
        </w:rPr>
        <w:t xml:space="preserve"> it</w:t>
      </w:r>
      <w:r w:rsidR="00B56036" w:rsidRPr="003752F7">
        <w:rPr>
          <w:rFonts w:asciiTheme="majorBidi" w:hAnsiTheme="majorBidi" w:cstheme="majorBidi"/>
          <w:sz w:val="20"/>
          <w:szCs w:val="20"/>
        </w:rPr>
        <w:t xml:space="preserve"> is not a customary usage</w:t>
      </w:r>
      <w:r w:rsidR="004D2063" w:rsidRPr="003752F7">
        <w:rPr>
          <w:rFonts w:asciiTheme="majorBidi" w:hAnsiTheme="majorBidi" w:cstheme="majorBidi"/>
          <w:sz w:val="20"/>
          <w:szCs w:val="20"/>
        </w:rPr>
        <w:t xml:space="preserve"> to define </w:t>
      </w:r>
      <w:r w:rsidR="004D2063" w:rsidRPr="003752F7">
        <w:rPr>
          <w:rFonts w:asciiTheme="majorBidi" w:hAnsiTheme="majorBidi" w:cstheme="majorBidi"/>
          <w:i/>
          <w:iCs/>
          <w:sz w:val="20"/>
          <w:szCs w:val="20"/>
        </w:rPr>
        <w:t>Ahl al-Sunna</w:t>
      </w:r>
      <w:r w:rsidR="004D2063" w:rsidRPr="003752F7">
        <w:rPr>
          <w:rFonts w:asciiTheme="majorBidi" w:hAnsiTheme="majorBidi" w:cstheme="majorBidi"/>
          <w:sz w:val="20"/>
          <w:szCs w:val="20"/>
        </w:rPr>
        <w:t xml:space="preserve"> in this manner</w:t>
      </w:r>
      <w:r w:rsidR="00B56036" w:rsidRPr="003752F7">
        <w:rPr>
          <w:rFonts w:asciiTheme="majorBidi" w:hAnsiTheme="majorBidi" w:cstheme="majorBidi"/>
          <w:sz w:val="20"/>
          <w:szCs w:val="20"/>
        </w:rPr>
        <w:t xml:space="preserve">. </w:t>
      </w:r>
      <w:r w:rsidR="00B56036" w:rsidRPr="003752F7">
        <w:rPr>
          <w:rFonts w:asciiTheme="majorBidi" w:hAnsiTheme="majorBidi" w:cstheme="majorBidi"/>
          <w:i/>
          <w:iCs/>
          <w:sz w:val="20"/>
          <w:szCs w:val="20"/>
        </w:rPr>
        <w:t>Marfū‘a</w:t>
      </w:r>
      <w:r w:rsidR="00E33551" w:rsidRPr="003752F7">
        <w:rPr>
          <w:rFonts w:asciiTheme="majorBidi" w:hAnsiTheme="majorBidi" w:cstheme="majorBidi"/>
          <w:sz w:val="20"/>
          <w:szCs w:val="20"/>
        </w:rPr>
        <w:t xml:space="preserve"> (</w:t>
      </w:r>
      <w:r w:rsidR="00F2629D" w:rsidRPr="003752F7">
        <w:rPr>
          <w:rFonts w:asciiTheme="majorBidi" w:hAnsiTheme="majorBidi" w:cstheme="majorBidi"/>
          <w:sz w:val="20"/>
          <w:szCs w:val="20"/>
        </w:rPr>
        <w:t>“lifted up</w:t>
      </w:r>
      <w:r w:rsidR="001822F3" w:rsidRPr="003752F7">
        <w:rPr>
          <w:rFonts w:asciiTheme="majorBidi" w:hAnsiTheme="majorBidi" w:cstheme="majorBidi"/>
          <w:sz w:val="20"/>
          <w:szCs w:val="20"/>
        </w:rPr>
        <w:t>,</w:t>
      </w:r>
      <w:r w:rsidR="00F2629D" w:rsidRPr="003752F7">
        <w:rPr>
          <w:rFonts w:asciiTheme="majorBidi" w:hAnsiTheme="majorBidi" w:cstheme="majorBidi"/>
          <w:sz w:val="20"/>
          <w:szCs w:val="20"/>
        </w:rPr>
        <w:t xml:space="preserve">” </w:t>
      </w:r>
      <w:r w:rsidR="001822F3" w:rsidRPr="003752F7">
        <w:rPr>
          <w:rFonts w:asciiTheme="majorBidi" w:hAnsiTheme="majorBidi" w:cstheme="majorBidi"/>
          <w:sz w:val="20"/>
          <w:szCs w:val="20"/>
        </w:rPr>
        <w:t>“[fully] elevated,” or “</w:t>
      </w:r>
      <w:r w:rsidR="001F09B7" w:rsidRPr="003752F7">
        <w:rPr>
          <w:rFonts w:asciiTheme="majorBidi" w:hAnsiTheme="majorBidi" w:cstheme="majorBidi"/>
          <w:sz w:val="20"/>
          <w:szCs w:val="20"/>
        </w:rPr>
        <w:t>raised</w:t>
      </w:r>
      <w:r w:rsidR="00E2060F" w:rsidRPr="003752F7">
        <w:rPr>
          <w:rFonts w:asciiTheme="majorBidi" w:hAnsiTheme="majorBidi" w:cstheme="majorBidi"/>
          <w:sz w:val="20"/>
          <w:szCs w:val="20"/>
        </w:rPr>
        <w:t xml:space="preserve"> up</w:t>
      </w:r>
      <w:r w:rsidR="001822F3" w:rsidRPr="003752F7">
        <w:rPr>
          <w:rFonts w:asciiTheme="majorBidi" w:hAnsiTheme="majorBidi" w:cstheme="majorBidi"/>
          <w:sz w:val="20"/>
          <w:szCs w:val="20"/>
        </w:rPr>
        <w:t>”)</w:t>
      </w:r>
      <w:r w:rsidR="004D2063" w:rsidRPr="003752F7">
        <w:rPr>
          <w:rFonts w:asciiTheme="majorBidi" w:hAnsiTheme="majorBidi" w:cstheme="majorBidi"/>
          <w:sz w:val="20"/>
          <w:szCs w:val="20"/>
        </w:rPr>
        <w:t>, in this expression,</w:t>
      </w:r>
      <w:r w:rsidR="00E2060F" w:rsidRPr="003752F7">
        <w:rPr>
          <w:rFonts w:asciiTheme="majorBidi" w:hAnsiTheme="majorBidi" w:cstheme="majorBidi"/>
          <w:sz w:val="20"/>
          <w:szCs w:val="20"/>
        </w:rPr>
        <w:t xml:space="preserve"> is a term</w:t>
      </w:r>
      <w:r w:rsidR="004D2063" w:rsidRPr="003752F7">
        <w:rPr>
          <w:rFonts w:asciiTheme="majorBidi" w:hAnsiTheme="majorBidi" w:cstheme="majorBidi"/>
          <w:sz w:val="20"/>
          <w:szCs w:val="20"/>
        </w:rPr>
        <w:t xml:space="preserve"> taken from</w:t>
      </w:r>
      <w:r w:rsidR="00E2060F" w:rsidRPr="003752F7">
        <w:rPr>
          <w:rFonts w:asciiTheme="majorBidi" w:hAnsiTheme="majorBidi" w:cstheme="majorBidi"/>
          <w:sz w:val="20"/>
          <w:szCs w:val="20"/>
        </w:rPr>
        <w:t xml:space="preserve"> the</w:t>
      </w:r>
      <w:r w:rsidR="00E2060F" w:rsidRPr="003752F7">
        <w:rPr>
          <w:rFonts w:asciiTheme="majorBidi" w:hAnsiTheme="majorBidi" w:cstheme="majorBidi"/>
          <w:b/>
          <w:bCs/>
          <w:sz w:val="20"/>
          <w:szCs w:val="20"/>
        </w:rPr>
        <w:t xml:space="preserve"> </w:t>
      </w:r>
      <w:r w:rsidR="00566247" w:rsidRPr="003752F7">
        <w:rPr>
          <w:rFonts w:asciiTheme="majorBidi" w:hAnsiTheme="majorBidi" w:cstheme="majorBidi"/>
          <w:i/>
          <w:iCs/>
          <w:sz w:val="20"/>
          <w:szCs w:val="20"/>
        </w:rPr>
        <w:t>Ḥadīth</w:t>
      </w:r>
      <w:r w:rsidR="00566247" w:rsidRPr="003752F7">
        <w:rPr>
          <w:rFonts w:asciiTheme="majorBidi" w:hAnsiTheme="majorBidi" w:cstheme="majorBidi"/>
          <w:sz w:val="20"/>
          <w:szCs w:val="20"/>
        </w:rPr>
        <w:t xml:space="preserve"> Sciences for any transmission</w:t>
      </w:r>
      <w:r w:rsidR="004D2063" w:rsidRPr="003752F7">
        <w:rPr>
          <w:rFonts w:asciiTheme="majorBidi" w:hAnsiTheme="majorBidi" w:cstheme="majorBidi"/>
          <w:sz w:val="20"/>
          <w:szCs w:val="20"/>
        </w:rPr>
        <w:t xml:space="preserve"> from the Prophet</w:t>
      </w:r>
      <w:r w:rsidR="00566247" w:rsidRPr="003752F7">
        <w:rPr>
          <w:rFonts w:asciiTheme="majorBidi" w:hAnsiTheme="majorBidi" w:cstheme="majorBidi"/>
          <w:sz w:val="20"/>
          <w:szCs w:val="20"/>
        </w:rPr>
        <w:t xml:space="preserve"> that can be traced back—step-by-step, transmitter-by-transmitter—to the Prophet himself.</w:t>
      </w:r>
      <w:r w:rsidR="003F1548" w:rsidRPr="003752F7">
        <w:rPr>
          <w:rFonts w:asciiTheme="majorBidi" w:hAnsiTheme="majorBidi" w:cstheme="majorBidi"/>
          <w:sz w:val="20"/>
          <w:szCs w:val="20"/>
        </w:rPr>
        <w:t xml:space="preserve"> Thus, </w:t>
      </w:r>
      <w:r w:rsidR="003F1548" w:rsidRPr="003752F7">
        <w:rPr>
          <w:rFonts w:asciiTheme="majorBidi" w:hAnsiTheme="majorBidi" w:cstheme="majorBidi"/>
          <w:i/>
          <w:iCs/>
          <w:sz w:val="20"/>
          <w:szCs w:val="20"/>
        </w:rPr>
        <w:t>al-Ḥadīth al-</w:t>
      </w:r>
      <w:r w:rsidR="003F1548" w:rsidRPr="003752F7">
        <w:rPr>
          <w:rFonts w:asciiTheme="majorBidi" w:hAnsiTheme="majorBidi" w:cstheme="majorBidi"/>
          <w:b/>
          <w:bCs/>
          <w:i/>
          <w:iCs/>
          <w:sz w:val="20"/>
          <w:szCs w:val="20"/>
        </w:rPr>
        <w:t xml:space="preserve"> </w:t>
      </w:r>
      <w:r w:rsidR="003F1548" w:rsidRPr="003752F7">
        <w:rPr>
          <w:rFonts w:asciiTheme="majorBidi" w:hAnsiTheme="majorBidi" w:cstheme="majorBidi"/>
          <w:i/>
          <w:iCs/>
          <w:sz w:val="20"/>
          <w:szCs w:val="20"/>
        </w:rPr>
        <w:t>Marfū‘</w:t>
      </w:r>
      <w:r w:rsidR="003F1548" w:rsidRPr="003752F7">
        <w:rPr>
          <w:rFonts w:asciiTheme="majorBidi" w:hAnsiTheme="majorBidi" w:cstheme="majorBidi"/>
          <w:sz w:val="20"/>
          <w:szCs w:val="20"/>
          <w:u w:val="single"/>
        </w:rPr>
        <w:t xml:space="preserve"> is</w:t>
      </w:r>
      <w:r w:rsidR="007B4BD9" w:rsidRPr="003752F7">
        <w:rPr>
          <w:rFonts w:asciiTheme="majorBidi" w:hAnsiTheme="majorBidi" w:cstheme="majorBidi"/>
          <w:sz w:val="20"/>
          <w:szCs w:val="20"/>
          <w:u w:val="single"/>
        </w:rPr>
        <w:t xml:space="preserve"> regarded as</w:t>
      </w:r>
      <w:r w:rsidR="003F1548" w:rsidRPr="003752F7">
        <w:rPr>
          <w:rFonts w:asciiTheme="majorBidi" w:hAnsiTheme="majorBidi" w:cstheme="majorBidi"/>
          <w:sz w:val="20"/>
          <w:szCs w:val="20"/>
          <w:u w:val="single"/>
        </w:rPr>
        <w:t xml:space="preserve"> the most authentic</w:t>
      </w:r>
      <w:r w:rsidR="007B4BD9" w:rsidRPr="003752F7">
        <w:rPr>
          <w:rFonts w:asciiTheme="majorBidi" w:hAnsiTheme="majorBidi" w:cstheme="majorBidi"/>
          <w:sz w:val="20"/>
          <w:szCs w:val="20"/>
          <w:u w:val="single"/>
        </w:rPr>
        <w:t xml:space="preserve"> type of </w:t>
      </w:r>
      <w:r w:rsidR="007B4BD9" w:rsidRPr="003752F7">
        <w:rPr>
          <w:rFonts w:asciiTheme="majorBidi" w:hAnsiTheme="majorBidi" w:cstheme="majorBidi"/>
          <w:i/>
          <w:iCs/>
          <w:sz w:val="20"/>
          <w:szCs w:val="20"/>
        </w:rPr>
        <w:t>Ḥadīth</w:t>
      </w:r>
      <w:r w:rsidR="003F1548" w:rsidRPr="003752F7">
        <w:rPr>
          <w:rFonts w:asciiTheme="majorBidi" w:hAnsiTheme="majorBidi" w:cstheme="majorBidi"/>
          <w:sz w:val="20"/>
          <w:szCs w:val="20"/>
          <w:u w:val="single"/>
        </w:rPr>
        <w:t xml:space="preserve">, if </w:t>
      </w:r>
      <w:r w:rsidR="007B4BD9" w:rsidRPr="003752F7">
        <w:rPr>
          <w:rFonts w:asciiTheme="majorBidi" w:hAnsiTheme="majorBidi" w:cstheme="majorBidi"/>
          <w:sz w:val="20"/>
          <w:szCs w:val="20"/>
          <w:u w:val="single"/>
        </w:rPr>
        <w:t xml:space="preserve">all of </w:t>
      </w:r>
      <w:r w:rsidR="003F1548" w:rsidRPr="003752F7">
        <w:rPr>
          <w:rFonts w:asciiTheme="majorBidi" w:hAnsiTheme="majorBidi" w:cstheme="majorBidi"/>
          <w:sz w:val="20"/>
          <w:szCs w:val="20"/>
          <w:u w:val="single"/>
        </w:rPr>
        <w:t>its narrators are sound.</w:t>
      </w:r>
      <w:r w:rsidR="003F1548" w:rsidRPr="003752F7">
        <w:rPr>
          <w:rFonts w:asciiTheme="majorBidi" w:hAnsiTheme="majorBidi" w:cstheme="majorBidi"/>
          <w:sz w:val="20"/>
          <w:szCs w:val="20"/>
        </w:rPr>
        <w:t xml:space="preserve"> </w:t>
      </w:r>
      <w:r w:rsidR="00F4412C" w:rsidRPr="003752F7">
        <w:rPr>
          <w:rFonts w:asciiTheme="majorBidi" w:hAnsiTheme="majorBidi" w:cstheme="majorBidi"/>
          <w:i/>
          <w:iCs/>
          <w:sz w:val="20"/>
          <w:szCs w:val="20"/>
        </w:rPr>
        <w:t>Ahl-al-Sunna al-Marfū‘a</w:t>
      </w:r>
      <w:r w:rsidR="00F4412C" w:rsidRPr="003752F7">
        <w:rPr>
          <w:rFonts w:asciiTheme="majorBidi" w:hAnsiTheme="majorBidi" w:cstheme="majorBidi"/>
          <w:sz w:val="20"/>
          <w:szCs w:val="20"/>
        </w:rPr>
        <w:t xml:space="preserve"> indicates therefore, that the Mainstream Muslim Community </w:t>
      </w:r>
      <w:r w:rsidR="002A7610" w:rsidRPr="003752F7">
        <w:rPr>
          <w:rFonts w:asciiTheme="majorBidi" w:hAnsiTheme="majorBidi" w:cstheme="majorBidi"/>
          <w:sz w:val="20"/>
          <w:szCs w:val="20"/>
        </w:rPr>
        <w:t>is</w:t>
      </w:r>
      <w:r w:rsidR="00F4412C" w:rsidRPr="003752F7">
        <w:rPr>
          <w:rFonts w:asciiTheme="majorBidi" w:hAnsiTheme="majorBidi" w:cstheme="majorBidi"/>
          <w:sz w:val="20"/>
          <w:szCs w:val="20"/>
        </w:rPr>
        <w:t xml:space="preserve">, without question, the most authentic in </w:t>
      </w:r>
      <w:r w:rsidR="002A7610" w:rsidRPr="003752F7">
        <w:rPr>
          <w:rFonts w:asciiTheme="majorBidi" w:hAnsiTheme="majorBidi" w:cstheme="majorBidi"/>
          <w:sz w:val="20"/>
          <w:szCs w:val="20"/>
        </w:rPr>
        <w:t>its</w:t>
      </w:r>
      <w:r w:rsidR="00F4412C" w:rsidRPr="003752F7">
        <w:rPr>
          <w:rFonts w:asciiTheme="majorBidi" w:hAnsiTheme="majorBidi" w:cstheme="majorBidi"/>
          <w:sz w:val="20"/>
          <w:szCs w:val="20"/>
        </w:rPr>
        <w:t xml:space="preserve"> transmission of</w:t>
      </w:r>
      <w:r w:rsidR="00F4412C" w:rsidRPr="003752F7">
        <w:rPr>
          <w:rFonts w:asciiTheme="majorBidi" w:hAnsiTheme="majorBidi" w:cstheme="majorBidi"/>
          <w:b/>
          <w:bCs/>
          <w:sz w:val="20"/>
          <w:szCs w:val="20"/>
        </w:rPr>
        <w:t xml:space="preserve"> </w:t>
      </w:r>
      <w:r w:rsidR="009878B9" w:rsidRPr="003752F7">
        <w:rPr>
          <w:rFonts w:asciiTheme="majorBidi" w:hAnsiTheme="majorBidi" w:cstheme="majorBidi"/>
          <w:i/>
          <w:iCs/>
          <w:sz w:val="20"/>
          <w:szCs w:val="20"/>
        </w:rPr>
        <w:t>Ḥadīth</w:t>
      </w:r>
      <w:r w:rsidR="009878B9" w:rsidRPr="003752F7">
        <w:rPr>
          <w:rFonts w:asciiTheme="majorBidi" w:hAnsiTheme="majorBidi" w:cstheme="majorBidi"/>
          <w:sz w:val="20"/>
          <w:szCs w:val="20"/>
        </w:rPr>
        <w:t xml:space="preserve"> and other narratives</w:t>
      </w:r>
      <w:r w:rsidR="002A7610" w:rsidRPr="003752F7">
        <w:rPr>
          <w:rFonts w:asciiTheme="majorBidi" w:hAnsiTheme="majorBidi" w:cstheme="majorBidi"/>
          <w:sz w:val="20"/>
          <w:szCs w:val="20"/>
        </w:rPr>
        <w:t>. Through the centuries, t</w:t>
      </w:r>
      <w:r w:rsidR="009F7255" w:rsidRPr="003752F7">
        <w:rPr>
          <w:rFonts w:asciiTheme="majorBidi" w:hAnsiTheme="majorBidi" w:cstheme="majorBidi"/>
          <w:sz w:val="20"/>
          <w:szCs w:val="20"/>
        </w:rPr>
        <w:t>he</w:t>
      </w:r>
      <w:r w:rsidR="009F7255" w:rsidRPr="003752F7">
        <w:rPr>
          <w:rFonts w:asciiTheme="majorBidi" w:hAnsiTheme="majorBidi" w:cstheme="majorBidi"/>
          <w:i/>
          <w:iCs/>
          <w:sz w:val="20"/>
          <w:szCs w:val="20"/>
        </w:rPr>
        <w:t xml:space="preserve"> Sunna</w:t>
      </w:r>
      <w:r w:rsidR="009F7255" w:rsidRPr="003752F7">
        <w:rPr>
          <w:rFonts w:asciiTheme="majorBidi" w:hAnsiTheme="majorBidi" w:cstheme="majorBidi"/>
          <w:sz w:val="20"/>
          <w:szCs w:val="20"/>
        </w:rPr>
        <w:t xml:space="preserve"> for the Mainstream Community has been fully protected and </w:t>
      </w:r>
      <w:r w:rsidR="002A7610" w:rsidRPr="003752F7">
        <w:rPr>
          <w:rFonts w:asciiTheme="majorBidi" w:hAnsiTheme="majorBidi" w:cstheme="majorBidi"/>
          <w:sz w:val="20"/>
          <w:szCs w:val="20"/>
        </w:rPr>
        <w:t>may be readily verified as</w:t>
      </w:r>
      <w:r w:rsidR="009F7255" w:rsidRPr="003752F7">
        <w:rPr>
          <w:rFonts w:asciiTheme="majorBidi" w:hAnsiTheme="majorBidi" w:cstheme="majorBidi"/>
          <w:sz w:val="20"/>
          <w:szCs w:val="20"/>
        </w:rPr>
        <w:t xml:space="preserve"> directly traceable by sound chains of transmission (</w:t>
      </w:r>
      <w:r w:rsidR="009F7255" w:rsidRPr="003752F7">
        <w:rPr>
          <w:rFonts w:asciiTheme="majorBidi" w:hAnsiTheme="majorBidi" w:cstheme="majorBidi"/>
          <w:i/>
          <w:iCs/>
          <w:sz w:val="20"/>
          <w:szCs w:val="20"/>
        </w:rPr>
        <w:t>isnād</w:t>
      </w:r>
      <w:r w:rsidR="009F7255" w:rsidRPr="003752F7">
        <w:rPr>
          <w:rFonts w:asciiTheme="majorBidi" w:hAnsiTheme="majorBidi" w:cstheme="majorBidi"/>
          <w:sz w:val="20"/>
          <w:szCs w:val="20"/>
        </w:rPr>
        <w:t>s) going directly back to the Prophet</w:t>
      </w:r>
      <w:r w:rsidR="009878B9" w:rsidRPr="003752F7">
        <w:rPr>
          <w:rFonts w:asciiTheme="majorBidi" w:hAnsiTheme="majorBidi" w:cstheme="majorBidi"/>
          <w:sz w:val="20"/>
          <w:szCs w:val="20"/>
        </w:rPr>
        <w:t xml:space="preserve">. Reference to </w:t>
      </w:r>
      <w:r w:rsidR="009878B9" w:rsidRPr="003752F7">
        <w:rPr>
          <w:rFonts w:asciiTheme="majorBidi" w:hAnsiTheme="majorBidi" w:cstheme="majorBidi"/>
          <w:i/>
          <w:iCs/>
          <w:sz w:val="20"/>
          <w:szCs w:val="20"/>
        </w:rPr>
        <w:t>Ahl-al-Sunna al-Marfū‘a</w:t>
      </w:r>
      <w:r w:rsidRPr="003752F7">
        <w:rPr>
          <w:rFonts w:asciiTheme="majorBidi" w:hAnsiTheme="majorBidi" w:cstheme="majorBidi"/>
          <w:sz w:val="20"/>
          <w:szCs w:val="20"/>
        </w:rPr>
        <w:t xml:space="preserve"> is a valid</w:t>
      </w:r>
      <w:r w:rsidR="009878B9" w:rsidRPr="003752F7">
        <w:rPr>
          <w:rFonts w:asciiTheme="majorBidi" w:hAnsiTheme="majorBidi" w:cstheme="majorBidi"/>
          <w:sz w:val="20"/>
          <w:szCs w:val="20"/>
        </w:rPr>
        <w:t xml:space="preserve"> </w:t>
      </w:r>
      <w:r w:rsidR="006C1EBE" w:rsidRPr="003752F7">
        <w:rPr>
          <w:rFonts w:asciiTheme="majorBidi" w:hAnsiTheme="majorBidi" w:cstheme="majorBidi"/>
          <w:sz w:val="20"/>
          <w:szCs w:val="20"/>
        </w:rPr>
        <w:t>“commentary by allusion” (</w:t>
      </w:r>
      <w:r w:rsidRPr="003752F7">
        <w:rPr>
          <w:rFonts w:asciiTheme="majorBidi" w:hAnsiTheme="majorBidi" w:cstheme="majorBidi"/>
          <w:i/>
          <w:iCs/>
          <w:sz w:val="20"/>
          <w:szCs w:val="20"/>
        </w:rPr>
        <w:t>tafsīr ishārī</w:t>
      </w:r>
      <w:r w:rsidR="006C1EBE" w:rsidRPr="003752F7">
        <w:rPr>
          <w:rFonts w:asciiTheme="majorBidi" w:hAnsiTheme="majorBidi" w:cstheme="majorBidi"/>
          <w:sz w:val="20"/>
          <w:szCs w:val="20"/>
        </w:rPr>
        <w:t>)</w:t>
      </w:r>
      <w:r w:rsidR="002A7610" w:rsidRPr="003752F7">
        <w:rPr>
          <w:rFonts w:asciiTheme="majorBidi" w:hAnsiTheme="majorBidi" w:cstheme="majorBidi"/>
          <w:sz w:val="20"/>
          <w:szCs w:val="20"/>
        </w:rPr>
        <w:t xml:space="preserve"> for </w:t>
      </w:r>
      <w:r w:rsidR="002A7610" w:rsidRPr="003752F7">
        <w:rPr>
          <w:rFonts w:asciiTheme="majorBidi" w:hAnsiTheme="majorBidi" w:cstheme="majorBidi"/>
          <w:i/>
          <w:iCs/>
          <w:sz w:val="20"/>
          <w:szCs w:val="20"/>
        </w:rPr>
        <w:t>Ahl al-Sunna</w:t>
      </w:r>
      <w:r w:rsidR="002A7610" w:rsidRPr="003752F7">
        <w:rPr>
          <w:rFonts w:asciiTheme="majorBidi" w:hAnsiTheme="majorBidi" w:cstheme="majorBidi"/>
          <w:sz w:val="20"/>
          <w:szCs w:val="20"/>
        </w:rPr>
        <w:t xml:space="preserve"> by virtue of</w:t>
      </w:r>
      <w:r w:rsidR="006C1EBE" w:rsidRPr="003752F7">
        <w:rPr>
          <w:rFonts w:asciiTheme="majorBidi" w:hAnsiTheme="majorBidi" w:cstheme="majorBidi"/>
          <w:sz w:val="20"/>
          <w:szCs w:val="20"/>
        </w:rPr>
        <w:t xml:space="preserve"> this </w:t>
      </w:r>
      <w:r w:rsidR="002A7610" w:rsidRPr="003752F7">
        <w:rPr>
          <w:rFonts w:asciiTheme="majorBidi" w:hAnsiTheme="majorBidi" w:cstheme="majorBidi"/>
          <w:sz w:val="20"/>
          <w:szCs w:val="20"/>
        </w:rPr>
        <w:t xml:space="preserve">historical </w:t>
      </w:r>
      <w:r w:rsidR="006C1EBE" w:rsidRPr="003752F7">
        <w:rPr>
          <w:rFonts w:asciiTheme="majorBidi" w:hAnsiTheme="majorBidi" w:cstheme="majorBidi"/>
          <w:sz w:val="20"/>
          <w:szCs w:val="20"/>
        </w:rPr>
        <w:t>fact</w:t>
      </w:r>
      <w:r w:rsidRPr="003752F7">
        <w:rPr>
          <w:rFonts w:asciiTheme="majorBidi" w:hAnsiTheme="majorBidi" w:cstheme="majorBidi"/>
          <w:sz w:val="20"/>
          <w:szCs w:val="20"/>
        </w:rPr>
        <w:t>, although</w:t>
      </w:r>
      <w:r w:rsidR="006C1EBE" w:rsidRPr="003752F7">
        <w:rPr>
          <w:rFonts w:asciiTheme="majorBidi" w:hAnsiTheme="majorBidi" w:cstheme="majorBidi"/>
          <w:sz w:val="20"/>
          <w:szCs w:val="20"/>
        </w:rPr>
        <w:t xml:space="preserve">, again, </w:t>
      </w:r>
      <w:r w:rsidRPr="003752F7">
        <w:rPr>
          <w:rFonts w:asciiTheme="majorBidi" w:hAnsiTheme="majorBidi" w:cstheme="majorBidi"/>
          <w:sz w:val="20"/>
          <w:szCs w:val="20"/>
        </w:rPr>
        <w:t>it is not the primary meaning of the term</w:t>
      </w:r>
      <w:r w:rsidR="006C1EBE" w:rsidRPr="003752F7">
        <w:rPr>
          <w:rFonts w:asciiTheme="majorBidi" w:hAnsiTheme="majorBidi" w:cstheme="majorBidi"/>
          <w:sz w:val="20"/>
          <w:szCs w:val="20"/>
        </w:rPr>
        <w:t xml:space="preserve"> </w:t>
      </w:r>
      <w:r w:rsidR="006C1EBE" w:rsidRPr="003752F7">
        <w:rPr>
          <w:rFonts w:asciiTheme="majorBidi" w:hAnsiTheme="majorBidi" w:cstheme="majorBidi"/>
          <w:i/>
          <w:iCs/>
          <w:sz w:val="20"/>
          <w:szCs w:val="20"/>
        </w:rPr>
        <w:t>Ahl-al-Sunna wa al-Jamā‘a</w:t>
      </w:r>
      <w:r w:rsidRPr="003752F7">
        <w:rPr>
          <w:rFonts w:asciiTheme="majorBidi" w:hAnsiTheme="majorBidi" w:cstheme="majorBidi"/>
          <w:i/>
          <w:iCs/>
          <w:sz w:val="20"/>
          <w:szCs w:val="20"/>
        </w:rPr>
        <w:t>.</w:t>
      </w:r>
    </w:p>
    <w:p w14:paraId="6889B5BD" w14:textId="65B25FB0" w:rsidR="00E86172" w:rsidRPr="003752F7" w:rsidRDefault="00580774" w:rsidP="00027BEE">
      <w:pPr>
        <w:rPr>
          <w:rFonts w:asciiTheme="majorBidi" w:hAnsiTheme="majorBidi" w:cstheme="majorBidi"/>
          <w:sz w:val="20"/>
          <w:szCs w:val="20"/>
        </w:rPr>
      </w:pPr>
      <w:r w:rsidRPr="003752F7">
        <w:rPr>
          <w:rFonts w:asciiTheme="majorBidi" w:hAnsiTheme="majorBidi" w:cstheme="majorBidi"/>
          <w:i/>
          <w:iCs/>
          <w:sz w:val="20"/>
          <w:szCs w:val="20"/>
        </w:rPr>
        <w:t xml:space="preserve">     </w:t>
      </w:r>
      <w:r w:rsidR="00E86172" w:rsidRPr="003752F7">
        <w:rPr>
          <w:rFonts w:asciiTheme="majorBidi" w:hAnsiTheme="majorBidi" w:cstheme="majorBidi"/>
          <w:sz w:val="20"/>
          <w:szCs w:val="20"/>
        </w:rPr>
        <w:t xml:space="preserve">All Islamic groups claimed to follow the Prophet and his </w:t>
      </w:r>
      <w:r w:rsidR="00E86172" w:rsidRPr="003752F7">
        <w:rPr>
          <w:rFonts w:asciiTheme="majorBidi" w:hAnsiTheme="majorBidi" w:cstheme="majorBidi"/>
          <w:i/>
          <w:iCs/>
          <w:sz w:val="20"/>
          <w:szCs w:val="20"/>
        </w:rPr>
        <w:t>Sunna</w:t>
      </w:r>
      <w:r w:rsidR="00E86172" w:rsidRPr="003752F7">
        <w:rPr>
          <w:rFonts w:asciiTheme="majorBidi" w:hAnsiTheme="majorBidi" w:cstheme="majorBidi"/>
          <w:sz w:val="20"/>
          <w:szCs w:val="20"/>
        </w:rPr>
        <w:t xml:space="preserve">, but only </w:t>
      </w:r>
      <w:r w:rsidR="00E86172" w:rsidRPr="003752F7">
        <w:rPr>
          <w:rFonts w:asciiTheme="majorBidi" w:hAnsiTheme="majorBidi" w:cstheme="majorBidi"/>
          <w:i/>
          <w:iCs/>
          <w:sz w:val="20"/>
          <w:szCs w:val="20"/>
        </w:rPr>
        <w:t>Ahl-al-Sunna wa al-Jamā‘a</w:t>
      </w:r>
      <w:r w:rsidR="00E86172" w:rsidRPr="003752F7">
        <w:rPr>
          <w:rFonts w:asciiTheme="majorBidi" w:hAnsiTheme="majorBidi" w:cstheme="majorBidi"/>
          <w:sz w:val="20"/>
          <w:szCs w:val="20"/>
        </w:rPr>
        <w:t xml:space="preserve"> </w:t>
      </w:r>
      <w:r w:rsidRPr="003752F7">
        <w:rPr>
          <w:rFonts w:asciiTheme="majorBidi" w:hAnsiTheme="majorBidi" w:cstheme="majorBidi"/>
          <w:sz w:val="20"/>
          <w:szCs w:val="20"/>
        </w:rPr>
        <w:t xml:space="preserve">have succeeded in </w:t>
      </w:r>
      <w:r w:rsidR="00AA3D6C" w:rsidRPr="003752F7">
        <w:rPr>
          <w:rFonts w:asciiTheme="majorBidi" w:hAnsiTheme="majorBidi" w:cstheme="majorBidi"/>
          <w:sz w:val="20"/>
          <w:szCs w:val="20"/>
        </w:rPr>
        <w:t>realizing that goal</w:t>
      </w:r>
      <w:r w:rsidR="00E86172" w:rsidRPr="003752F7">
        <w:rPr>
          <w:rFonts w:asciiTheme="majorBidi" w:hAnsiTheme="majorBidi" w:cstheme="majorBidi"/>
          <w:sz w:val="20"/>
          <w:szCs w:val="20"/>
        </w:rPr>
        <w:t xml:space="preserve"> through carefully authenticated and unbroken </w:t>
      </w:r>
      <w:r w:rsidR="00AA3D6C" w:rsidRPr="003752F7">
        <w:rPr>
          <w:rFonts w:asciiTheme="majorBidi" w:hAnsiTheme="majorBidi" w:cstheme="majorBidi"/>
          <w:sz w:val="20"/>
          <w:szCs w:val="20"/>
        </w:rPr>
        <w:t xml:space="preserve">chains of </w:t>
      </w:r>
      <w:r w:rsidR="00E86172" w:rsidRPr="003752F7">
        <w:rPr>
          <w:rFonts w:asciiTheme="majorBidi" w:hAnsiTheme="majorBidi" w:cstheme="majorBidi"/>
          <w:sz w:val="20"/>
          <w:szCs w:val="20"/>
        </w:rPr>
        <w:t>transmission going back to the Prophet</w:t>
      </w:r>
      <w:r w:rsidR="00AA3D6C" w:rsidRPr="003752F7">
        <w:rPr>
          <w:rFonts w:asciiTheme="majorBidi" w:hAnsiTheme="majorBidi" w:cstheme="majorBidi"/>
          <w:sz w:val="20"/>
          <w:szCs w:val="20"/>
        </w:rPr>
        <w:t xml:space="preserve"> as well as other authoritative figures in the early Community.</w:t>
      </w:r>
      <w:r w:rsidR="00E86172" w:rsidRPr="003752F7">
        <w:rPr>
          <w:rFonts w:asciiTheme="majorBidi" w:hAnsiTheme="majorBidi" w:cstheme="majorBidi"/>
          <w:sz w:val="20"/>
          <w:szCs w:val="20"/>
        </w:rPr>
        <w:t xml:space="preserve"> The </w:t>
      </w:r>
      <w:r w:rsidR="00E86172" w:rsidRPr="003752F7">
        <w:rPr>
          <w:rFonts w:asciiTheme="majorBidi" w:hAnsiTheme="majorBidi" w:cstheme="majorBidi"/>
          <w:i/>
          <w:iCs/>
          <w:sz w:val="20"/>
          <w:szCs w:val="20"/>
        </w:rPr>
        <w:t>Aḥādīth marfū‘a</w:t>
      </w:r>
      <w:r w:rsidR="00E86172" w:rsidRPr="003752F7">
        <w:rPr>
          <w:rFonts w:asciiTheme="majorBidi" w:hAnsiTheme="majorBidi" w:cstheme="majorBidi"/>
          <w:sz w:val="20"/>
          <w:szCs w:val="20"/>
        </w:rPr>
        <w:t xml:space="preserve"> of all Shī‘a sects as transmitted in their books</w:t>
      </w:r>
      <w:r w:rsidR="00AA3D6C" w:rsidRPr="003752F7">
        <w:rPr>
          <w:rFonts w:asciiTheme="majorBidi" w:hAnsiTheme="majorBidi" w:cstheme="majorBidi"/>
          <w:sz w:val="20"/>
          <w:szCs w:val="20"/>
        </w:rPr>
        <w:t>, for example,</w:t>
      </w:r>
      <w:r w:rsidR="00E86172" w:rsidRPr="003752F7">
        <w:rPr>
          <w:rFonts w:asciiTheme="majorBidi" w:hAnsiTheme="majorBidi" w:cstheme="majorBidi"/>
          <w:sz w:val="20"/>
          <w:szCs w:val="20"/>
        </w:rPr>
        <w:t xml:space="preserve"> are very few</w:t>
      </w:r>
      <w:r w:rsidR="00AA3D6C" w:rsidRPr="003752F7">
        <w:rPr>
          <w:rFonts w:asciiTheme="majorBidi" w:hAnsiTheme="majorBidi" w:cstheme="majorBidi"/>
          <w:sz w:val="20"/>
          <w:szCs w:val="20"/>
        </w:rPr>
        <w:t xml:space="preserve"> by both the standards of the Shī‘ites themselves and </w:t>
      </w:r>
      <w:r w:rsidR="00AA3D6C" w:rsidRPr="003752F7">
        <w:rPr>
          <w:rFonts w:asciiTheme="majorBidi" w:hAnsiTheme="majorBidi" w:cstheme="majorBidi"/>
          <w:i/>
          <w:iCs/>
          <w:sz w:val="20"/>
          <w:szCs w:val="20"/>
        </w:rPr>
        <w:t>Ahl-al-Sunna</w:t>
      </w:r>
      <w:r w:rsidR="00E86172" w:rsidRPr="003752F7">
        <w:rPr>
          <w:rFonts w:asciiTheme="majorBidi" w:hAnsiTheme="majorBidi" w:cstheme="majorBidi"/>
          <w:sz w:val="20"/>
          <w:szCs w:val="20"/>
        </w:rPr>
        <w:t xml:space="preserve">. </w:t>
      </w:r>
      <w:r w:rsidR="00AA3D6C" w:rsidRPr="003752F7">
        <w:rPr>
          <w:rFonts w:asciiTheme="majorBidi" w:hAnsiTheme="majorBidi" w:cstheme="majorBidi"/>
          <w:sz w:val="20"/>
          <w:szCs w:val="20"/>
        </w:rPr>
        <w:t>As an example, t</w:t>
      </w:r>
      <w:r w:rsidR="00E86172" w:rsidRPr="003752F7">
        <w:rPr>
          <w:rFonts w:asciiTheme="majorBidi" w:hAnsiTheme="majorBidi" w:cstheme="majorBidi"/>
          <w:sz w:val="20"/>
          <w:szCs w:val="20"/>
        </w:rPr>
        <w:t>hose</w:t>
      </w:r>
      <w:r w:rsidR="00AA3D6C" w:rsidRPr="003752F7">
        <w:rPr>
          <w:rFonts w:asciiTheme="majorBidi" w:hAnsiTheme="majorBidi" w:cstheme="majorBidi"/>
          <w:sz w:val="20"/>
          <w:szCs w:val="20"/>
        </w:rPr>
        <w:t xml:space="preserve"> reports</w:t>
      </w:r>
      <w:r w:rsidR="00E86172" w:rsidRPr="003752F7">
        <w:rPr>
          <w:rFonts w:asciiTheme="majorBidi" w:hAnsiTheme="majorBidi" w:cstheme="majorBidi"/>
          <w:sz w:val="20"/>
          <w:szCs w:val="20"/>
        </w:rPr>
        <w:t xml:space="preserve"> that go back directly to Fāṭima</w:t>
      </w:r>
      <w:r w:rsidR="00172A7D" w:rsidRPr="003752F7">
        <w:rPr>
          <w:rFonts w:asciiTheme="majorBidi" w:hAnsiTheme="majorBidi" w:cstheme="majorBidi"/>
          <w:color w:val="202122"/>
          <w:sz w:val="20"/>
          <w:szCs w:val="20"/>
          <w:shd w:val="clear" w:color="auto" w:fill="FFFFFF"/>
        </w:rPr>
        <w:t xml:space="preserve"> (d. 11/632)</w:t>
      </w:r>
      <w:r w:rsidR="00027BEE" w:rsidRPr="003752F7">
        <w:rPr>
          <w:rFonts w:asciiTheme="majorBidi" w:hAnsiTheme="majorBidi" w:cstheme="majorBidi"/>
          <w:sz w:val="20"/>
          <w:szCs w:val="20"/>
        </w:rPr>
        <w:t xml:space="preserve">, the </w:t>
      </w:r>
      <w:r w:rsidR="0077112D" w:rsidRPr="003752F7">
        <w:rPr>
          <w:rFonts w:asciiTheme="majorBidi" w:hAnsiTheme="majorBidi" w:cstheme="majorBidi"/>
          <w:sz w:val="20"/>
          <w:szCs w:val="20"/>
        </w:rPr>
        <w:t xml:space="preserve">daughter of the Prophet, which are </w:t>
      </w:r>
      <w:r w:rsidR="00AA3D6C" w:rsidRPr="003752F7">
        <w:rPr>
          <w:rFonts w:asciiTheme="majorBidi" w:hAnsiTheme="majorBidi" w:cstheme="majorBidi"/>
          <w:sz w:val="20"/>
          <w:szCs w:val="20"/>
        </w:rPr>
        <w:t xml:space="preserve">soundly </w:t>
      </w:r>
      <w:r w:rsidR="0077112D" w:rsidRPr="003752F7">
        <w:rPr>
          <w:rFonts w:asciiTheme="majorBidi" w:hAnsiTheme="majorBidi" w:cstheme="majorBidi"/>
          <w:sz w:val="20"/>
          <w:szCs w:val="20"/>
        </w:rPr>
        <w:t>transmitted</w:t>
      </w:r>
      <w:r w:rsidR="00E86172" w:rsidRPr="003752F7">
        <w:rPr>
          <w:rFonts w:asciiTheme="majorBidi" w:hAnsiTheme="majorBidi" w:cstheme="majorBidi"/>
          <w:sz w:val="20"/>
          <w:szCs w:val="20"/>
        </w:rPr>
        <w:t xml:space="preserve"> with</w:t>
      </w:r>
      <w:r w:rsidR="0077112D" w:rsidRPr="003752F7">
        <w:rPr>
          <w:rFonts w:asciiTheme="majorBidi" w:hAnsiTheme="majorBidi" w:cstheme="majorBidi"/>
          <w:sz w:val="20"/>
          <w:szCs w:val="20"/>
        </w:rPr>
        <w:t xml:space="preserve"> fully authenticated chains of transmission</w:t>
      </w:r>
      <w:r w:rsidR="00AA3D6C" w:rsidRPr="003752F7">
        <w:rPr>
          <w:rFonts w:asciiTheme="majorBidi" w:hAnsiTheme="majorBidi" w:cstheme="majorBidi"/>
          <w:sz w:val="20"/>
          <w:szCs w:val="20"/>
        </w:rPr>
        <w:t xml:space="preserve"> going back directly to her</w:t>
      </w:r>
      <w:r w:rsidR="0077112D" w:rsidRPr="003752F7">
        <w:rPr>
          <w:rFonts w:asciiTheme="majorBidi" w:hAnsiTheme="majorBidi" w:cstheme="majorBidi"/>
          <w:sz w:val="20"/>
          <w:szCs w:val="20"/>
        </w:rPr>
        <w:t xml:space="preserve"> (</w:t>
      </w:r>
      <w:r w:rsidR="00AA3D6C" w:rsidRPr="003752F7">
        <w:rPr>
          <w:rFonts w:asciiTheme="majorBidi" w:hAnsiTheme="majorBidi" w:cstheme="majorBidi"/>
          <w:i/>
          <w:iCs/>
          <w:sz w:val="20"/>
          <w:szCs w:val="20"/>
        </w:rPr>
        <w:t>bi-</w:t>
      </w:r>
      <w:r w:rsidR="00E86172" w:rsidRPr="003752F7">
        <w:rPr>
          <w:rFonts w:asciiTheme="majorBidi" w:hAnsiTheme="majorBidi" w:cstheme="majorBidi"/>
          <w:i/>
          <w:iCs/>
          <w:sz w:val="20"/>
          <w:szCs w:val="20"/>
        </w:rPr>
        <w:t>asānīd marfū‘a</w:t>
      </w:r>
      <w:r w:rsidR="0077112D" w:rsidRPr="003752F7">
        <w:rPr>
          <w:rFonts w:asciiTheme="majorBidi" w:hAnsiTheme="majorBidi" w:cstheme="majorBidi"/>
          <w:sz w:val="20"/>
          <w:szCs w:val="20"/>
        </w:rPr>
        <w:t>)</w:t>
      </w:r>
      <w:r w:rsidR="00E86172" w:rsidRPr="003752F7">
        <w:rPr>
          <w:rFonts w:asciiTheme="majorBidi" w:hAnsiTheme="majorBidi" w:cstheme="majorBidi"/>
          <w:sz w:val="20"/>
          <w:szCs w:val="20"/>
        </w:rPr>
        <w:t xml:space="preserve"> are less than one percent</w:t>
      </w:r>
      <w:r w:rsidR="0077112D" w:rsidRPr="003752F7">
        <w:rPr>
          <w:rFonts w:asciiTheme="majorBidi" w:hAnsiTheme="majorBidi" w:cstheme="majorBidi"/>
          <w:sz w:val="20"/>
          <w:szCs w:val="20"/>
        </w:rPr>
        <w:t>, and similar observations can be made about their transmissions from al-Im</w:t>
      </w:r>
      <w:r w:rsidR="00172A7D" w:rsidRPr="003752F7">
        <w:rPr>
          <w:rFonts w:asciiTheme="majorBidi" w:hAnsiTheme="majorBidi" w:cstheme="majorBidi"/>
          <w:sz w:val="20"/>
          <w:szCs w:val="20"/>
        </w:rPr>
        <w:t>ā</w:t>
      </w:r>
      <w:r w:rsidR="0077112D" w:rsidRPr="003752F7">
        <w:rPr>
          <w:rFonts w:asciiTheme="majorBidi" w:hAnsiTheme="majorBidi" w:cstheme="majorBidi"/>
          <w:sz w:val="20"/>
          <w:szCs w:val="20"/>
        </w:rPr>
        <w:t>m ‘Al</w:t>
      </w:r>
      <w:r w:rsidR="00172A7D" w:rsidRPr="003752F7">
        <w:rPr>
          <w:rFonts w:asciiTheme="majorBidi" w:hAnsiTheme="majorBidi" w:cstheme="majorBidi"/>
          <w:sz w:val="20"/>
          <w:szCs w:val="20"/>
        </w:rPr>
        <w:t>ī</w:t>
      </w:r>
      <w:r w:rsidR="0077112D" w:rsidRPr="003752F7">
        <w:rPr>
          <w:rFonts w:asciiTheme="majorBidi" w:hAnsiTheme="majorBidi" w:cstheme="majorBidi"/>
          <w:sz w:val="20"/>
          <w:szCs w:val="20"/>
        </w:rPr>
        <w:t xml:space="preserve"> </w:t>
      </w:r>
      <w:r w:rsidR="00172A7D" w:rsidRPr="003752F7">
        <w:rPr>
          <w:rFonts w:asciiTheme="majorBidi" w:hAnsiTheme="majorBidi" w:cstheme="majorBidi"/>
          <w:sz w:val="20"/>
          <w:szCs w:val="20"/>
        </w:rPr>
        <w:t>(d. 40/661)</w:t>
      </w:r>
      <w:r w:rsidR="00AA3D6C" w:rsidRPr="003752F7">
        <w:rPr>
          <w:rFonts w:asciiTheme="majorBidi" w:hAnsiTheme="majorBidi" w:cstheme="majorBidi"/>
          <w:sz w:val="20"/>
          <w:szCs w:val="20"/>
        </w:rPr>
        <w:t>,</w:t>
      </w:r>
      <w:r w:rsidR="0077112D" w:rsidRPr="003752F7">
        <w:rPr>
          <w:rFonts w:asciiTheme="majorBidi" w:hAnsiTheme="majorBidi" w:cstheme="majorBidi"/>
          <w:sz w:val="20"/>
          <w:szCs w:val="20"/>
        </w:rPr>
        <w:t xml:space="preserve"> other members of the Household of the Prophet</w:t>
      </w:r>
      <w:r w:rsidR="00AA3D6C" w:rsidRPr="003752F7">
        <w:rPr>
          <w:rFonts w:asciiTheme="majorBidi" w:hAnsiTheme="majorBidi" w:cstheme="majorBidi"/>
          <w:sz w:val="20"/>
          <w:szCs w:val="20"/>
        </w:rPr>
        <w:t>, and the great Imāms</w:t>
      </w:r>
      <w:r w:rsidR="0077112D" w:rsidRPr="003752F7">
        <w:rPr>
          <w:rFonts w:asciiTheme="majorBidi" w:hAnsiTheme="majorBidi" w:cstheme="majorBidi"/>
          <w:sz w:val="20"/>
          <w:szCs w:val="20"/>
        </w:rPr>
        <w:t>.</w:t>
      </w:r>
      <w:r w:rsidR="00AA3D6C" w:rsidRPr="003752F7">
        <w:rPr>
          <w:rFonts w:asciiTheme="majorBidi" w:hAnsiTheme="majorBidi" w:cstheme="majorBidi"/>
          <w:sz w:val="20"/>
          <w:szCs w:val="20"/>
        </w:rPr>
        <w:t xml:space="preserve"> </w:t>
      </w:r>
      <w:r w:rsidR="00E86172" w:rsidRPr="003752F7">
        <w:rPr>
          <w:rFonts w:asciiTheme="majorBidi" w:hAnsiTheme="majorBidi" w:cstheme="majorBidi"/>
          <w:sz w:val="20"/>
          <w:szCs w:val="20"/>
        </w:rPr>
        <w:t>The Ibāḍīs and other sects of the Khawārij fare no better</w:t>
      </w:r>
      <w:r w:rsidR="00AA3D6C" w:rsidRPr="003752F7">
        <w:rPr>
          <w:rFonts w:asciiTheme="majorBidi" w:hAnsiTheme="majorBidi" w:cstheme="majorBidi"/>
          <w:sz w:val="20"/>
          <w:szCs w:val="20"/>
        </w:rPr>
        <w:t xml:space="preserve"> in their transmissions—again, both by their own standards and those of </w:t>
      </w:r>
      <w:r w:rsidR="00AA3D6C" w:rsidRPr="003752F7">
        <w:rPr>
          <w:rFonts w:asciiTheme="majorBidi" w:hAnsiTheme="majorBidi" w:cstheme="majorBidi"/>
          <w:i/>
          <w:iCs/>
          <w:sz w:val="20"/>
          <w:szCs w:val="20"/>
        </w:rPr>
        <w:t>Ahl-al-Sunna</w:t>
      </w:r>
      <w:r w:rsidR="00E86172" w:rsidRPr="003752F7">
        <w:rPr>
          <w:rFonts w:asciiTheme="majorBidi" w:hAnsiTheme="majorBidi" w:cstheme="majorBidi"/>
          <w:sz w:val="20"/>
          <w:szCs w:val="20"/>
        </w:rPr>
        <w:t xml:space="preserve">. This fact is one of the neglected proofs of the profound strength of the </w:t>
      </w:r>
      <w:r w:rsidR="00AA3D6C" w:rsidRPr="003752F7">
        <w:rPr>
          <w:rFonts w:asciiTheme="majorBidi" w:hAnsiTheme="majorBidi" w:cstheme="majorBidi"/>
          <w:sz w:val="20"/>
          <w:szCs w:val="20"/>
        </w:rPr>
        <w:t>S</w:t>
      </w:r>
      <w:r w:rsidR="00E86172" w:rsidRPr="003752F7">
        <w:rPr>
          <w:rFonts w:asciiTheme="majorBidi" w:hAnsiTheme="majorBidi" w:cstheme="majorBidi"/>
          <w:sz w:val="20"/>
          <w:szCs w:val="20"/>
        </w:rPr>
        <w:t xml:space="preserve">cience and practice of </w:t>
      </w:r>
      <w:r w:rsidR="00E86172" w:rsidRPr="003752F7">
        <w:rPr>
          <w:rFonts w:asciiTheme="majorBidi" w:hAnsiTheme="majorBidi" w:cstheme="majorBidi"/>
          <w:i/>
          <w:iCs/>
          <w:sz w:val="20"/>
          <w:szCs w:val="20"/>
        </w:rPr>
        <w:t>isnad</w:t>
      </w:r>
      <w:r w:rsidR="00E86172" w:rsidRPr="003752F7">
        <w:rPr>
          <w:rFonts w:asciiTheme="majorBidi" w:hAnsiTheme="majorBidi" w:cstheme="majorBidi"/>
          <w:sz w:val="20"/>
          <w:szCs w:val="20"/>
        </w:rPr>
        <w:t xml:space="preserve"> in Islamic history, such that none of the non-Sunnī groups could successfully forge complete </w:t>
      </w:r>
      <w:r w:rsidR="00E86172" w:rsidRPr="003752F7">
        <w:rPr>
          <w:rFonts w:asciiTheme="majorBidi" w:hAnsiTheme="majorBidi" w:cstheme="majorBidi"/>
          <w:i/>
          <w:iCs/>
          <w:sz w:val="20"/>
          <w:szCs w:val="20"/>
        </w:rPr>
        <w:t>isnād</w:t>
      </w:r>
      <w:r w:rsidR="00E86172" w:rsidRPr="003752F7">
        <w:rPr>
          <w:rFonts w:asciiTheme="majorBidi" w:hAnsiTheme="majorBidi" w:cstheme="majorBidi"/>
          <w:sz w:val="20"/>
          <w:szCs w:val="20"/>
        </w:rPr>
        <w:t xml:space="preserve">s going back to the Prophet without being </w:t>
      </w:r>
      <w:r w:rsidR="00AA3D6C" w:rsidRPr="003752F7">
        <w:rPr>
          <w:rFonts w:asciiTheme="majorBidi" w:hAnsiTheme="majorBidi" w:cstheme="majorBidi"/>
          <w:sz w:val="20"/>
          <w:szCs w:val="20"/>
        </w:rPr>
        <w:t xml:space="preserve">readily </w:t>
      </w:r>
      <w:r w:rsidR="00E86172" w:rsidRPr="003752F7">
        <w:rPr>
          <w:rFonts w:asciiTheme="majorBidi" w:hAnsiTheme="majorBidi" w:cstheme="majorBidi"/>
          <w:sz w:val="20"/>
          <w:szCs w:val="20"/>
        </w:rPr>
        <w:t>detected</w:t>
      </w:r>
      <w:r w:rsidR="00AA3D6C" w:rsidRPr="003752F7">
        <w:rPr>
          <w:rFonts w:asciiTheme="majorBidi" w:hAnsiTheme="majorBidi" w:cstheme="majorBidi"/>
          <w:sz w:val="20"/>
          <w:szCs w:val="20"/>
        </w:rPr>
        <w:t xml:space="preserve"> and denounced</w:t>
      </w:r>
      <w:r w:rsidR="00E86172" w:rsidRPr="003752F7">
        <w:rPr>
          <w:rFonts w:asciiTheme="majorBidi" w:hAnsiTheme="majorBidi" w:cstheme="majorBidi"/>
          <w:sz w:val="20"/>
          <w:szCs w:val="20"/>
        </w:rPr>
        <w:t>. Moreover, the</w:t>
      </w:r>
      <w:r w:rsidR="00AA3D6C" w:rsidRPr="003752F7">
        <w:rPr>
          <w:rFonts w:asciiTheme="majorBidi" w:hAnsiTheme="majorBidi" w:cstheme="majorBidi"/>
          <w:sz w:val="20"/>
          <w:szCs w:val="20"/>
        </w:rPr>
        <w:t xml:space="preserve"> valid</w:t>
      </w:r>
      <w:r w:rsidR="00E86172" w:rsidRPr="003752F7">
        <w:rPr>
          <w:rFonts w:asciiTheme="majorBidi" w:hAnsiTheme="majorBidi" w:cstheme="majorBidi"/>
          <w:sz w:val="20"/>
          <w:szCs w:val="20"/>
        </w:rPr>
        <w:t xml:space="preserve"> </w:t>
      </w:r>
      <w:r w:rsidR="00E86172" w:rsidRPr="003752F7">
        <w:rPr>
          <w:rFonts w:asciiTheme="majorBidi" w:hAnsiTheme="majorBidi" w:cstheme="majorBidi"/>
          <w:i/>
          <w:iCs/>
          <w:sz w:val="20"/>
          <w:szCs w:val="20"/>
        </w:rPr>
        <w:t>isnād</w:t>
      </w:r>
      <w:r w:rsidR="00E86172" w:rsidRPr="003752F7">
        <w:rPr>
          <w:rFonts w:asciiTheme="majorBidi" w:hAnsiTheme="majorBidi" w:cstheme="majorBidi"/>
          <w:sz w:val="20"/>
          <w:szCs w:val="20"/>
        </w:rPr>
        <w:t xml:space="preserve">s they do </w:t>
      </w:r>
      <w:r w:rsidR="00AA3D6C" w:rsidRPr="003752F7">
        <w:rPr>
          <w:rFonts w:asciiTheme="majorBidi" w:hAnsiTheme="majorBidi" w:cstheme="majorBidi"/>
          <w:sz w:val="20"/>
          <w:szCs w:val="20"/>
        </w:rPr>
        <w:t>possess</w:t>
      </w:r>
      <w:r w:rsidR="00E86172" w:rsidRPr="003752F7">
        <w:rPr>
          <w:rFonts w:asciiTheme="majorBidi" w:hAnsiTheme="majorBidi" w:cstheme="majorBidi"/>
          <w:sz w:val="20"/>
          <w:szCs w:val="20"/>
        </w:rPr>
        <w:t xml:space="preserve"> generally go back to </w:t>
      </w:r>
      <w:r w:rsidR="00E86172" w:rsidRPr="003752F7">
        <w:rPr>
          <w:rFonts w:asciiTheme="majorBidi" w:hAnsiTheme="majorBidi" w:cstheme="majorBidi"/>
          <w:i/>
          <w:iCs/>
          <w:sz w:val="20"/>
          <w:szCs w:val="20"/>
        </w:rPr>
        <w:t>Ahl-al-Sunna wa al-Jamā‘a</w:t>
      </w:r>
      <w:r w:rsidR="00AA3D6C" w:rsidRPr="003752F7">
        <w:rPr>
          <w:rFonts w:asciiTheme="majorBidi" w:hAnsiTheme="majorBidi" w:cstheme="majorBidi"/>
          <w:sz w:val="20"/>
          <w:szCs w:val="20"/>
        </w:rPr>
        <w:t xml:space="preserve"> and were taken from them.</w:t>
      </w:r>
      <w:r w:rsidR="00027BEE" w:rsidRPr="003752F7">
        <w:rPr>
          <w:rFonts w:asciiTheme="majorBidi" w:hAnsiTheme="majorBidi" w:cstheme="majorBidi"/>
          <w:sz w:val="20"/>
          <w:szCs w:val="20"/>
        </w:rPr>
        <w:t xml:space="preserve"> </w:t>
      </w:r>
      <w:r w:rsidR="00E86172" w:rsidRPr="003752F7">
        <w:rPr>
          <w:rFonts w:asciiTheme="majorBidi" w:hAnsiTheme="majorBidi" w:cstheme="majorBidi"/>
          <w:sz w:val="20"/>
          <w:szCs w:val="20"/>
        </w:rPr>
        <w:t>Th</w:t>
      </w:r>
      <w:r w:rsidR="001D4FFE" w:rsidRPr="003752F7">
        <w:rPr>
          <w:rFonts w:asciiTheme="majorBidi" w:hAnsiTheme="majorBidi" w:cstheme="majorBidi"/>
          <w:sz w:val="20"/>
          <w:szCs w:val="20"/>
        </w:rPr>
        <w:t>us, th</w:t>
      </w:r>
      <w:r w:rsidR="00E86172" w:rsidRPr="003752F7">
        <w:rPr>
          <w:rFonts w:asciiTheme="majorBidi" w:hAnsiTheme="majorBidi" w:cstheme="majorBidi"/>
          <w:sz w:val="20"/>
          <w:szCs w:val="20"/>
        </w:rPr>
        <w:t>e</w:t>
      </w:r>
      <w:r w:rsidR="00027BEE" w:rsidRPr="003752F7">
        <w:rPr>
          <w:rFonts w:asciiTheme="majorBidi" w:hAnsiTheme="majorBidi" w:cstheme="majorBidi"/>
          <w:sz w:val="20"/>
          <w:szCs w:val="20"/>
        </w:rPr>
        <w:t xml:space="preserve"> historical validity of Chains of Transmission (</w:t>
      </w:r>
      <w:r w:rsidR="00027BEE" w:rsidRPr="003752F7">
        <w:rPr>
          <w:rFonts w:asciiTheme="majorBidi" w:hAnsiTheme="majorBidi" w:cstheme="majorBidi"/>
          <w:i/>
          <w:iCs/>
          <w:sz w:val="20"/>
          <w:szCs w:val="20"/>
        </w:rPr>
        <w:t>al-</w:t>
      </w:r>
      <w:r w:rsidR="00E86172" w:rsidRPr="003752F7">
        <w:rPr>
          <w:rFonts w:asciiTheme="majorBidi" w:hAnsiTheme="majorBidi" w:cstheme="majorBidi"/>
          <w:i/>
          <w:iCs/>
          <w:sz w:val="20"/>
          <w:szCs w:val="20"/>
        </w:rPr>
        <w:t>Asānīd</w:t>
      </w:r>
      <w:r w:rsidR="00027BEE" w:rsidRPr="003752F7">
        <w:rPr>
          <w:rFonts w:asciiTheme="majorBidi" w:hAnsiTheme="majorBidi" w:cstheme="majorBidi"/>
          <w:sz w:val="20"/>
          <w:szCs w:val="20"/>
        </w:rPr>
        <w:t xml:space="preserve">) </w:t>
      </w:r>
      <w:r w:rsidR="001D4FFE" w:rsidRPr="003752F7">
        <w:rPr>
          <w:rFonts w:asciiTheme="majorBidi" w:hAnsiTheme="majorBidi" w:cstheme="majorBidi"/>
          <w:sz w:val="20"/>
          <w:szCs w:val="20"/>
        </w:rPr>
        <w:t xml:space="preserve">of historical narratives </w:t>
      </w:r>
      <w:r w:rsidR="00027BEE" w:rsidRPr="003752F7">
        <w:rPr>
          <w:rFonts w:asciiTheme="majorBidi" w:hAnsiTheme="majorBidi" w:cstheme="majorBidi"/>
          <w:sz w:val="20"/>
          <w:szCs w:val="20"/>
        </w:rPr>
        <w:t>is one of</w:t>
      </w:r>
      <w:r w:rsidR="00E86172" w:rsidRPr="003752F7">
        <w:rPr>
          <w:rFonts w:asciiTheme="majorBidi" w:hAnsiTheme="majorBidi" w:cstheme="majorBidi"/>
          <w:sz w:val="20"/>
          <w:szCs w:val="20"/>
        </w:rPr>
        <w:t xml:space="preserve"> the chief difference between </w:t>
      </w:r>
      <w:r w:rsidR="00E86172" w:rsidRPr="003752F7">
        <w:rPr>
          <w:rFonts w:asciiTheme="majorBidi" w:hAnsiTheme="majorBidi" w:cstheme="majorBidi"/>
          <w:i/>
          <w:iCs/>
          <w:sz w:val="20"/>
          <w:szCs w:val="20"/>
        </w:rPr>
        <w:t>Ahl-al-Sunna wa al-Jamā‘a</w:t>
      </w:r>
      <w:r w:rsidR="00E86172" w:rsidRPr="003752F7">
        <w:rPr>
          <w:rFonts w:asciiTheme="majorBidi" w:hAnsiTheme="majorBidi" w:cstheme="majorBidi"/>
          <w:sz w:val="20"/>
          <w:szCs w:val="20"/>
        </w:rPr>
        <w:t xml:space="preserve"> and other groups</w:t>
      </w:r>
      <w:r w:rsidR="00027BEE" w:rsidRPr="003752F7">
        <w:rPr>
          <w:rFonts w:asciiTheme="majorBidi" w:hAnsiTheme="majorBidi" w:cstheme="majorBidi"/>
          <w:sz w:val="20"/>
          <w:szCs w:val="20"/>
        </w:rPr>
        <w:t>, and this is a matter</w:t>
      </w:r>
      <w:r w:rsidR="00E86172" w:rsidRPr="003752F7">
        <w:rPr>
          <w:rFonts w:asciiTheme="majorBidi" w:hAnsiTheme="majorBidi" w:cstheme="majorBidi"/>
          <w:sz w:val="20"/>
          <w:szCs w:val="20"/>
        </w:rPr>
        <w:t xml:space="preserve"> well established</w:t>
      </w:r>
      <w:r w:rsidR="00027BEE" w:rsidRPr="003752F7">
        <w:rPr>
          <w:rFonts w:asciiTheme="majorBidi" w:hAnsiTheme="majorBidi" w:cstheme="majorBidi"/>
          <w:sz w:val="20"/>
          <w:szCs w:val="20"/>
        </w:rPr>
        <w:t xml:space="preserve"> in Islamic Scholarship, </w:t>
      </w:r>
      <w:r w:rsidR="008327F7" w:rsidRPr="003752F7">
        <w:rPr>
          <w:rFonts w:asciiTheme="majorBidi" w:hAnsiTheme="majorBidi" w:cstheme="majorBidi"/>
          <w:sz w:val="20"/>
          <w:szCs w:val="20"/>
        </w:rPr>
        <w:t>which deserves</w:t>
      </w:r>
      <w:r w:rsidR="00027BEE" w:rsidRPr="003752F7">
        <w:rPr>
          <w:rFonts w:asciiTheme="majorBidi" w:hAnsiTheme="majorBidi" w:cstheme="majorBidi"/>
          <w:sz w:val="20"/>
          <w:szCs w:val="20"/>
        </w:rPr>
        <w:t xml:space="preserve"> further detailed study because of its importance.</w:t>
      </w:r>
      <w:r w:rsidR="00E86172" w:rsidRPr="003752F7">
        <w:rPr>
          <w:rFonts w:asciiTheme="majorBidi" w:hAnsiTheme="majorBidi" w:cstheme="majorBidi"/>
          <w:sz w:val="20"/>
          <w:szCs w:val="20"/>
        </w:rPr>
        <w:t xml:space="preserve"> </w:t>
      </w:r>
    </w:p>
  </w:footnote>
  <w:footnote w:id="188">
    <w:p w14:paraId="060E01F5" w14:textId="52578B7E" w:rsidR="00E86172" w:rsidRPr="003752F7" w:rsidRDefault="00E86172" w:rsidP="00E86172">
      <w:pPr>
        <w:rPr>
          <w:sz w:val="20"/>
          <w:szCs w:val="20"/>
        </w:rPr>
      </w:pPr>
      <w:r w:rsidRPr="003752F7">
        <w:rPr>
          <w:rStyle w:val="FootnoteReference"/>
          <w:rFonts w:asciiTheme="majorBidi" w:hAnsiTheme="majorBidi" w:cstheme="majorBidi"/>
          <w:sz w:val="20"/>
          <w:szCs w:val="20"/>
        </w:rPr>
        <w:footnoteRef/>
      </w:r>
      <w:r w:rsidRPr="003752F7">
        <w:rPr>
          <w:sz w:val="20"/>
          <w:szCs w:val="20"/>
        </w:rPr>
        <w:t xml:space="preserve"> </w:t>
      </w:r>
      <w:r w:rsidRPr="003752F7">
        <w:rPr>
          <w:b/>
          <w:bCs/>
          <w:sz w:val="20"/>
          <w:szCs w:val="20"/>
        </w:rPr>
        <w:t>Orthodoxy</w:t>
      </w:r>
      <w:r w:rsidRPr="003752F7">
        <w:rPr>
          <w:sz w:val="20"/>
          <w:szCs w:val="20"/>
        </w:rPr>
        <w:t xml:space="preserve"> means “authentic doctrine” or “correct belief” </w:t>
      </w:r>
      <w:r w:rsidR="0082680E" w:rsidRPr="003752F7">
        <w:rPr>
          <w:sz w:val="20"/>
          <w:szCs w:val="20"/>
        </w:rPr>
        <w:t>a</w:t>
      </w:r>
      <w:r w:rsidRPr="003752F7">
        <w:rPr>
          <w:sz w:val="20"/>
          <w:szCs w:val="20"/>
        </w:rPr>
        <w:t>t its basic level</w:t>
      </w:r>
      <w:r w:rsidRPr="003752F7">
        <w:rPr>
          <w:rFonts w:asciiTheme="majorBidi" w:hAnsiTheme="majorBidi" w:cstheme="majorBidi"/>
          <w:sz w:val="20"/>
          <w:szCs w:val="20"/>
        </w:rPr>
        <w:t>—</w:t>
      </w:r>
      <w:r w:rsidRPr="003752F7">
        <w:rPr>
          <w:sz w:val="20"/>
          <w:szCs w:val="20"/>
        </w:rPr>
        <w:t>as is discussed in</w:t>
      </w:r>
      <w:r w:rsidR="005E3F2D" w:rsidRPr="003752F7">
        <w:rPr>
          <w:sz w:val="20"/>
          <w:szCs w:val="20"/>
        </w:rPr>
        <w:t xml:space="preserve"> Volumes One and Six in </w:t>
      </w:r>
      <w:r w:rsidR="0082680E" w:rsidRPr="003752F7">
        <w:rPr>
          <w:sz w:val="20"/>
          <w:szCs w:val="20"/>
        </w:rPr>
        <w:t>d</w:t>
      </w:r>
      <w:r w:rsidRPr="003752F7">
        <w:rPr>
          <w:sz w:val="20"/>
          <w:szCs w:val="20"/>
        </w:rPr>
        <w:t>efining the Core Creed (</w:t>
      </w:r>
      <w:r w:rsidRPr="003752F7">
        <w:rPr>
          <w:i/>
          <w:iCs/>
          <w:sz w:val="20"/>
          <w:szCs w:val="20"/>
        </w:rPr>
        <w:t>al-‘Aqīda</w:t>
      </w:r>
      <w:r w:rsidR="0082680E" w:rsidRPr="003752F7">
        <w:rPr>
          <w:sz w:val="20"/>
          <w:szCs w:val="20"/>
        </w:rPr>
        <w:t>)—which, by definition, is obligatory</w:t>
      </w:r>
      <w:r w:rsidR="0082680E" w:rsidRPr="003752F7">
        <w:rPr>
          <w:rFonts w:asciiTheme="majorBidi" w:hAnsiTheme="majorBidi" w:cstheme="majorBidi"/>
          <w:sz w:val="20"/>
          <w:szCs w:val="20"/>
        </w:rPr>
        <w:t xml:space="preserve"> for the entire Muslim Community. </w:t>
      </w:r>
      <w:r w:rsidRPr="003752F7">
        <w:rPr>
          <w:sz w:val="20"/>
          <w:szCs w:val="20"/>
        </w:rPr>
        <w:t>Its contraries are heterodoxy, heresy, and disbelief. Orthodoxy extends</w:t>
      </w:r>
      <w:r w:rsidR="0082680E" w:rsidRPr="003752F7">
        <w:rPr>
          <w:sz w:val="20"/>
          <w:szCs w:val="20"/>
        </w:rPr>
        <w:t xml:space="preserve"> also</w:t>
      </w:r>
      <w:r w:rsidRPr="003752F7">
        <w:rPr>
          <w:sz w:val="20"/>
          <w:szCs w:val="20"/>
        </w:rPr>
        <w:t xml:space="preserve"> to the secondary teachings of Islamic belief as well, since they too must fall under the broad compass of what is soundly deduced from Islam’s core obligatory teachings, which are established in its Revealed sources and the scholarly Consensus (</w:t>
      </w:r>
      <w:r w:rsidRPr="003752F7">
        <w:rPr>
          <w:i/>
          <w:iCs/>
          <w:sz w:val="20"/>
          <w:szCs w:val="20"/>
        </w:rPr>
        <w:t>al-Ijmā‘</w:t>
      </w:r>
      <w:r w:rsidRPr="003752F7">
        <w:rPr>
          <w:sz w:val="20"/>
          <w:szCs w:val="20"/>
        </w:rPr>
        <w:t>) of the Community (</w:t>
      </w:r>
      <w:r w:rsidRPr="003752F7">
        <w:rPr>
          <w:i/>
          <w:iCs/>
          <w:sz w:val="20"/>
          <w:szCs w:val="20"/>
        </w:rPr>
        <w:t>al-Umma</w:t>
      </w:r>
      <w:r w:rsidRPr="003752F7">
        <w:rPr>
          <w:sz w:val="20"/>
          <w:szCs w:val="20"/>
        </w:rPr>
        <w:t>).</w:t>
      </w:r>
      <w:r w:rsidR="00A11E33" w:rsidRPr="003752F7">
        <w:rPr>
          <w:sz w:val="20"/>
          <w:szCs w:val="20"/>
        </w:rPr>
        <w:t xml:space="preserve"> In this regard, Shaykh ‘Abd-al-Q</w:t>
      </w:r>
      <w:r w:rsidR="009A4BC9" w:rsidRPr="003752F7">
        <w:rPr>
          <w:rFonts w:asciiTheme="majorBidi" w:hAnsiTheme="majorBidi" w:cstheme="majorBidi"/>
          <w:sz w:val="20"/>
          <w:szCs w:val="20"/>
        </w:rPr>
        <w:t>ā</w:t>
      </w:r>
      <w:r w:rsidR="00A11E33" w:rsidRPr="003752F7">
        <w:rPr>
          <w:sz w:val="20"/>
          <w:szCs w:val="20"/>
        </w:rPr>
        <w:t>dir</w:t>
      </w:r>
      <w:r w:rsidR="009A4BC9" w:rsidRPr="003752F7">
        <w:rPr>
          <w:sz w:val="20"/>
          <w:szCs w:val="20"/>
        </w:rPr>
        <w:t xml:space="preserve"> al-J</w:t>
      </w:r>
      <w:r w:rsidR="005426C4" w:rsidRPr="003752F7">
        <w:rPr>
          <w:rFonts w:asciiTheme="majorBidi" w:hAnsiTheme="majorBidi" w:cstheme="majorBidi"/>
          <w:sz w:val="20"/>
          <w:szCs w:val="20"/>
        </w:rPr>
        <w:t>ī</w:t>
      </w:r>
      <w:r w:rsidR="009A4BC9" w:rsidRPr="003752F7">
        <w:rPr>
          <w:sz w:val="20"/>
          <w:szCs w:val="20"/>
        </w:rPr>
        <w:t>l</w:t>
      </w:r>
      <w:r w:rsidR="009A4BC9" w:rsidRPr="003752F7">
        <w:rPr>
          <w:rFonts w:asciiTheme="majorBidi" w:hAnsiTheme="majorBidi" w:cstheme="majorBidi"/>
          <w:sz w:val="20"/>
          <w:szCs w:val="20"/>
        </w:rPr>
        <w:t>ā</w:t>
      </w:r>
      <w:r w:rsidR="009A4BC9" w:rsidRPr="003752F7">
        <w:rPr>
          <w:sz w:val="20"/>
          <w:szCs w:val="20"/>
        </w:rPr>
        <w:t>n</w:t>
      </w:r>
      <w:r w:rsidR="005426C4" w:rsidRPr="003752F7">
        <w:rPr>
          <w:rFonts w:asciiTheme="majorBidi" w:hAnsiTheme="majorBidi" w:cstheme="majorBidi"/>
          <w:sz w:val="20"/>
          <w:szCs w:val="20"/>
        </w:rPr>
        <w:t xml:space="preserve">ī </w:t>
      </w:r>
      <w:r w:rsidR="00A87596" w:rsidRPr="003752F7">
        <w:rPr>
          <w:rFonts w:asciiTheme="majorBidi" w:hAnsiTheme="majorBidi" w:cstheme="majorBidi"/>
          <w:sz w:val="20"/>
          <w:szCs w:val="20"/>
        </w:rPr>
        <w:t>(d. 561/1166), who was a bastion of Sunn</w:t>
      </w:r>
      <w:r w:rsidR="0006147B" w:rsidRPr="003752F7">
        <w:rPr>
          <w:rFonts w:asciiTheme="majorBidi" w:hAnsiTheme="majorBidi" w:cstheme="majorBidi"/>
          <w:sz w:val="20"/>
          <w:szCs w:val="20"/>
        </w:rPr>
        <w:t>ī Orthodoxy and Orthopraxy, asserted: “Any ultimate reality [or Metaphysical Truth]</w:t>
      </w:r>
      <w:r w:rsidR="00245076" w:rsidRPr="003752F7">
        <w:rPr>
          <w:rFonts w:asciiTheme="majorBidi" w:hAnsiTheme="majorBidi" w:cstheme="majorBidi"/>
          <w:sz w:val="20"/>
          <w:szCs w:val="20"/>
        </w:rPr>
        <w:t xml:space="preserve"> (</w:t>
      </w:r>
      <w:r w:rsidR="00361981" w:rsidRPr="003752F7">
        <w:rPr>
          <w:rFonts w:asciiTheme="majorBidi" w:hAnsiTheme="majorBidi" w:cstheme="majorBidi"/>
          <w:i/>
          <w:iCs/>
          <w:sz w:val="20"/>
          <w:szCs w:val="20"/>
        </w:rPr>
        <w:t>ḥaq</w:t>
      </w:r>
      <w:r w:rsidR="00361981" w:rsidRPr="003752F7">
        <w:rPr>
          <w:i/>
          <w:iCs/>
          <w:sz w:val="20"/>
          <w:szCs w:val="20"/>
        </w:rPr>
        <w:t>ī</w:t>
      </w:r>
      <w:r w:rsidR="00361981" w:rsidRPr="003752F7">
        <w:rPr>
          <w:rFonts w:asciiTheme="majorBidi" w:hAnsiTheme="majorBidi" w:cstheme="majorBidi"/>
          <w:i/>
          <w:iCs/>
          <w:sz w:val="20"/>
          <w:szCs w:val="20"/>
        </w:rPr>
        <w:t>qa</w:t>
      </w:r>
      <w:r w:rsidR="00245076" w:rsidRPr="003752F7">
        <w:rPr>
          <w:rFonts w:asciiTheme="majorBidi" w:hAnsiTheme="majorBidi" w:cstheme="majorBidi"/>
          <w:sz w:val="20"/>
          <w:szCs w:val="20"/>
        </w:rPr>
        <w:t>)</w:t>
      </w:r>
      <w:r w:rsidR="0006147B" w:rsidRPr="003752F7">
        <w:rPr>
          <w:rFonts w:asciiTheme="majorBidi" w:hAnsiTheme="majorBidi" w:cstheme="majorBidi"/>
          <w:sz w:val="20"/>
          <w:szCs w:val="20"/>
        </w:rPr>
        <w:t xml:space="preserve"> to which the </w:t>
      </w:r>
      <w:r w:rsidR="00245076" w:rsidRPr="003752F7">
        <w:rPr>
          <w:rFonts w:asciiTheme="majorBidi" w:hAnsiTheme="majorBidi" w:cstheme="majorBidi"/>
          <w:sz w:val="20"/>
          <w:szCs w:val="20"/>
        </w:rPr>
        <w:t xml:space="preserve">Qur’ān and </w:t>
      </w:r>
      <w:r w:rsidR="00245076" w:rsidRPr="003752F7">
        <w:rPr>
          <w:rFonts w:asciiTheme="majorBidi" w:hAnsiTheme="majorBidi" w:cstheme="majorBidi"/>
          <w:i/>
          <w:iCs/>
          <w:sz w:val="20"/>
          <w:szCs w:val="20"/>
        </w:rPr>
        <w:t>Sunna</w:t>
      </w:r>
      <w:r w:rsidR="00245076" w:rsidRPr="003752F7">
        <w:rPr>
          <w:rFonts w:asciiTheme="majorBidi" w:hAnsiTheme="majorBidi" w:cstheme="majorBidi"/>
          <w:sz w:val="20"/>
          <w:szCs w:val="20"/>
        </w:rPr>
        <w:t xml:space="preserve"> do not bear witness is heresy (</w:t>
      </w:r>
      <w:r w:rsidR="00245076" w:rsidRPr="003752F7">
        <w:rPr>
          <w:rFonts w:asciiTheme="majorBidi" w:hAnsiTheme="majorBidi" w:cstheme="majorBidi"/>
          <w:i/>
          <w:iCs/>
          <w:sz w:val="20"/>
          <w:szCs w:val="20"/>
        </w:rPr>
        <w:t>zandaqa</w:t>
      </w:r>
      <w:r w:rsidR="00245076" w:rsidRPr="003752F7">
        <w:rPr>
          <w:rFonts w:asciiTheme="majorBidi" w:hAnsiTheme="majorBidi" w:cstheme="majorBidi"/>
          <w:sz w:val="20"/>
          <w:szCs w:val="20"/>
        </w:rPr>
        <w:t>).”</w:t>
      </w:r>
    </w:p>
  </w:footnote>
  <w:footnote w:id="189">
    <w:p w14:paraId="626DD5DD" w14:textId="211F1A86" w:rsidR="00E86172" w:rsidRPr="003752F7" w:rsidRDefault="00E86172" w:rsidP="00E86172">
      <w:pPr>
        <w:pStyle w:val="FootnoteText"/>
      </w:pPr>
      <w:r w:rsidRPr="003752F7">
        <w:rPr>
          <w:rStyle w:val="FootnoteReference"/>
        </w:rPr>
        <w:footnoteRef/>
      </w:r>
      <w:r w:rsidRPr="003752F7">
        <w:t xml:space="preserve"> </w:t>
      </w:r>
      <w:r w:rsidRPr="003752F7">
        <w:rPr>
          <w:b/>
          <w:bCs/>
        </w:rPr>
        <w:t xml:space="preserve">Orthopraxy </w:t>
      </w:r>
      <w:r w:rsidRPr="003752F7">
        <w:t>means “correct practice” or “right conduct.” In Islam, Orthopraxy is essentially a</w:t>
      </w:r>
      <w:r w:rsidR="00361981" w:rsidRPr="003752F7">
        <w:t xml:space="preserve"> matter of conforming to the outward regulations of the Prophetic Code of Life (</w:t>
      </w:r>
      <w:r w:rsidR="00361981" w:rsidRPr="003752F7">
        <w:rPr>
          <w:i/>
          <w:iCs/>
        </w:rPr>
        <w:t>al-</w:t>
      </w:r>
      <w:r w:rsidRPr="003752F7">
        <w:rPr>
          <w:rFonts w:eastAsiaTheme="majorEastAsia"/>
          <w:i/>
          <w:iCs/>
        </w:rPr>
        <w:t>Shar</w:t>
      </w:r>
      <w:r w:rsidR="00361981" w:rsidRPr="003752F7">
        <w:rPr>
          <w:i/>
          <w:iCs/>
        </w:rPr>
        <w:t>ī</w:t>
      </w:r>
      <w:r w:rsidRPr="003752F7">
        <w:rPr>
          <w:rFonts w:eastAsiaTheme="majorEastAsia"/>
          <w:i/>
          <w:iCs/>
        </w:rPr>
        <w:t>‘</w:t>
      </w:r>
      <w:r w:rsidR="00361981" w:rsidRPr="003752F7">
        <w:rPr>
          <w:i/>
          <w:iCs/>
        </w:rPr>
        <w:t>a</w:t>
      </w:r>
      <w:r w:rsidRPr="003752F7">
        <w:rPr>
          <w:rFonts w:eastAsiaTheme="majorEastAsia"/>
        </w:rPr>
        <w:t xml:space="preserve">), </w:t>
      </w:r>
      <w:r w:rsidR="00883652" w:rsidRPr="003752F7">
        <w:rPr>
          <w:rFonts w:eastAsiaTheme="majorEastAsia"/>
        </w:rPr>
        <w:t xml:space="preserve">which </w:t>
      </w:r>
      <w:r w:rsidRPr="003752F7">
        <w:rPr>
          <w:rFonts w:eastAsiaTheme="majorEastAsia"/>
        </w:rPr>
        <w:t xml:space="preserve">deals with the practical concerns of this world. </w:t>
      </w:r>
      <w:r w:rsidR="00883652" w:rsidRPr="003752F7">
        <w:rPr>
          <w:rFonts w:eastAsiaTheme="majorEastAsia"/>
        </w:rPr>
        <w:t xml:space="preserve">But </w:t>
      </w:r>
      <w:r w:rsidRPr="003752F7">
        <w:rPr>
          <w:rFonts w:eastAsiaTheme="majorEastAsia"/>
        </w:rPr>
        <w:t>Islamic Orthopraxy</w:t>
      </w:r>
      <w:r w:rsidR="00883652" w:rsidRPr="003752F7">
        <w:rPr>
          <w:rFonts w:eastAsiaTheme="majorEastAsia"/>
        </w:rPr>
        <w:t xml:space="preserve"> also overlaps with Orthodoxy, since it also</w:t>
      </w:r>
      <w:r w:rsidRPr="003752F7">
        <w:rPr>
          <w:rFonts w:eastAsiaTheme="majorEastAsia"/>
        </w:rPr>
        <w:t xml:space="preserve"> takes in basic dimensions of the Prophetic faith</w:t>
      </w:r>
      <w:r w:rsidR="00883652" w:rsidRPr="003752F7">
        <w:rPr>
          <w:rFonts w:eastAsiaTheme="majorEastAsia"/>
        </w:rPr>
        <w:t xml:space="preserve"> in addition to matters</w:t>
      </w:r>
      <w:r w:rsidRPr="003752F7">
        <w:rPr>
          <w:rFonts w:eastAsiaTheme="majorEastAsia"/>
        </w:rPr>
        <w:t xml:space="preserve"> such as worship, ritual, </w:t>
      </w:r>
      <w:r w:rsidR="00883652" w:rsidRPr="003752F7">
        <w:rPr>
          <w:rFonts w:eastAsiaTheme="majorEastAsia"/>
        </w:rPr>
        <w:t>Morality, E</w:t>
      </w:r>
      <w:r w:rsidRPr="003752F7">
        <w:rPr>
          <w:rFonts w:eastAsiaTheme="majorEastAsia"/>
        </w:rPr>
        <w:t xml:space="preserve">thics, and private as well as </w:t>
      </w:r>
      <w:r w:rsidR="00883652" w:rsidRPr="003752F7">
        <w:rPr>
          <w:rFonts w:eastAsiaTheme="majorEastAsia"/>
        </w:rPr>
        <w:t>C</w:t>
      </w:r>
      <w:r w:rsidRPr="003752F7">
        <w:rPr>
          <w:rFonts w:eastAsiaTheme="majorEastAsia"/>
        </w:rPr>
        <w:t xml:space="preserve">ommunal </w:t>
      </w:r>
      <w:r w:rsidR="00883652" w:rsidRPr="003752F7">
        <w:rPr>
          <w:rFonts w:eastAsiaTheme="majorEastAsia"/>
        </w:rPr>
        <w:t>norms of behavior</w:t>
      </w:r>
      <w:r w:rsidRPr="003752F7">
        <w:rPr>
          <w:rFonts w:eastAsiaTheme="majorEastAsia"/>
        </w:rPr>
        <w:t>.</w:t>
      </w:r>
    </w:p>
  </w:footnote>
  <w:footnote w:id="190">
    <w:p w14:paraId="2AB27287" w14:textId="50232285" w:rsidR="00E86172" w:rsidRPr="003752F7" w:rsidRDefault="00E86172" w:rsidP="00E86172">
      <w:pPr>
        <w:pStyle w:val="FootnoteText"/>
      </w:pPr>
      <w:r w:rsidRPr="003752F7">
        <w:rPr>
          <w:rStyle w:val="FootnoteReference"/>
        </w:rPr>
        <w:footnoteRef/>
      </w:r>
      <w:r w:rsidRPr="003752F7">
        <w:t xml:space="preserve"> </w:t>
      </w:r>
      <w:r w:rsidRPr="003752F7">
        <w:rPr>
          <w:b/>
          <w:bCs/>
        </w:rPr>
        <w:t>Al-Imām al-Māturīdī</w:t>
      </w:r>
      <w:r w:rsidRPr="003752F7">
        <w:t xml:space="preserve"> (d. 332/944) or, more fully, al-Imām Abū al-Manṣūr Muḥammad al-Māturīdī was one of the greatest Sunnī</w:t>
      </w:r>
      <w:r w:rsidR="007F5890" w:rsidRPr="003752F7">
        <w:t xml:space="preserve"> Masters of Divinity</w:t>
      </w:r>
      <w:r w:rsidRPr="003752F7">
        <w:t>, Qur’ānic commenta</w:t>
      </w:r>
      <w:r w:rsidR="007F5890" w:rsidRPr="003752F7">
        <w:t>ry</w:t>
      </w:r>
      <w:r w:rsidRPr="003752F7">
        <w:t xml:space="preserve">, and </w:t>
      </w:r>
      <w:r w:rsidR="007F5890" w:rsidRPr="003752F7">
        <w:t xml:space="preserve">the </w:t>
      </w:r>
      <w:r w:rsidR="007F5890" w:rsidRPr="003752F7">
        <w:rPr>
          <w:rFonts w:eastAsiaTheme="majorEastAsia"/>
          <w:i/>
          <w:iCs/>
        </w:rPr>
        <w:t>Shar</w:t>
      </w:r>
      <w:r w:rsidR="007F5890" w:rsidRPr="003752F7">
        <w:rPr>
          <w:i/>
          <w:iCs/>
        </w:rPr>
        <w:t>ī</w:t>
      </w:r>
      <w:r w:rsidR="007F5890" w:rsidRPr="003752F7">
        <w:rPr>
          <w:rFonts w:eastAsiaTheme="majorEastAsia"/>
          <w:i/>
          <w:iCs/>
        </w:rPr>
        <w:t>‘</w:t>
      </w:r>
      <w:r w:rsidR="007F5890" w:rsidRPr="003752F7">
        <w:rPr>
          <w:i/>
          <w:iCs/>
        </w:rPr>
        <w:t>a</w:t>
      </w:r>
      <w:r w:rsidR="007F5890" w:rsidRPr="003752F7">
        <w:t xml:space="preserve"> Sciences of </w:t>
      </w:r>
      <w:r w:rsidRPr="003752F7">
        <w:t xml:space="preserve">substantive </w:t>
      </w:r>
      <w:r w:rsidR="007F5890" w:rsidRPr="003752F7">
        <w:t>regulations (</w:t>
      </w:r>
      <w:r w:rsidR="007F5890" w:rsidRPr="003752F7">
        <w:rPr>
          <w:i/>
          <w:iCs/>
        </w:rPr>
        <w:t>al-Fiqh</w:t>
      </w:r>
      <w:r w:rsidR="007F5890" w:rsidRPr="003752F7">
        <w:t>)</w:t>
      </w:r>
      <w:r w:rsidRPr="003752F7">
        <w:t xml:space="preserve"> and </w:t>
      </w:r>
      <w:r w:rsidR="007F5890" w:rsidRPr="003752F7">
        <w:t>Philosophical</w:t>
      </w:r>
      <w:r w:rsidRPr="003752F7">
        <w:t xml:space="preserve"> Jurisprudence</w:t>
      </w:r>
      <w:r w:rsidR="007F5890" w:rsidRPr="003752F7">
        <w:t xml:space="preserve"> (</w:t>
      </w:r>
      <w:r w:rsidR="007F5890" w:rsidRPr="003752F7">
        <w:rPr>
          <w:i/>
          <w:iCs/>
        </w:rPr>
        <w:t>U</w:t>
      </w:r>
      <w:r w:rsidR="00160CE5" w:rsidRPr="003752F7">
        <w:rPr>
          <w:i/>
          <w:iCs/>
        </w:rPr>
        <w:t>ṣ</w:t>
      </w:r>
      <w:r w:rsidR="00BB0928" w:rsidRPr="003752F7">
        <w:rPr>
          <w:i/>
          <w:iCs/>
        </w:rPr>
        <w:t>ū</w:t>
      </w:r>
      <w:r w:rsidR="007F5890" w:rsidRPr="003752F7">
        <w:rPr>
          <w:i/>
          <w:iCs/>
        </w:rPr>
        <w:t>l-al-Fiqh</w:t>
      </w:r>
      <w:r w:rsidR="007F5890" w:rsidRPr="003752F7">
        <w:t>)</w:t>
      </w:r>
      <w:r w:rsidRPr="003752F7">
        <w:t xml:space="preserve">. The Māturīdī </w:t>
      </w:r>
      <w:r w:rsidR="00BB0928" w:rsidRPr="003752F7">
        <w:t>School of Divinity</w:t>
      </w:r>
      <w:r w:rsidRPr="003752F7">
        <w:t>, which is named after him, ranks as one of the most important expressions of</w:t>
      </w:r>
      <w:r w:rsidR="00BB0928" w:rsidRPr="003752F7">
        <w:t xml:space="preserve"> that Science in Islam.</w:t>
      </w:r>
    </w:p>
  </w:footnote>
  <w:footnote w:id="191">
    <w:p w14:paraId="1AE06675" w14:textId="2953D199" w:rsidR="00E86172" w:rsidRPr="003752F7" w:rsidRDefault="00E86172" w:rsidP="00E86172">
      <w:pPr>
        <w:pStyle w:val="FootnoteText"/>
        <w:rPr>
          <w:shd w:val="clear" w:color="auto" w:fill="FFFFFF" w:themeFill="background1"/>
        </w:rPr>
      </w:pPr>
      <w:r w:rsidRPr="003752F7">
        <w:rPr>
          <w:rStyle w:val="FootnoteReference"/>
        </w:rPr>
        <w:footnoteRef/>
      </w:r>
      <w:r w:rsidRPr="003752F7">
        <w:t xml:space="preserve"> </w:t>
      </w:r>
      <w:r w:rsidRPr="003752F7">
        <w:rPr>
          <w:b/>
          <w:bCs/>
        </w:rPr>
        <w:t xml:space="preserve">Al-Imām al-Ghazālī </w:t>
      </w:r>
      <w:r w:rsidRPr="003752F7">
        <w:t xml:space="preserve">(d. 505/1111) or, more fully, Abū Ḥāmid Muḥammad ibn Muḥammad al-Ghazālī, was a </w:t>
      </w:r>
      <w:r w:rsidR="00BB0928" w:rsidRPr="003752F7">
        <w:t>M</w:t>
      </w:r>
      <w:r w:rsidRPr="003752F7">
        <w:t xml:space="preserve">aster of the outward and inward </w:t>
      </w:r>
      <w:r w:rsidR="00BB0928" w:rsidRPr="003752F7">
        <w:t>S</w:t>
      </w:r>
      <w:r w:rsidRPr="003752F7">
        <w:t xml:space="preserve">ciences of Islam and one of the most </w:t>
      </w:r>
      <w:r w:rsidR="00BB0928" w:rsidRPr="003752F7">
        <w:t xml:space="preserve">highly </w:t>
      </w:r>
      <w:r w:rsidRPr="003752F7">
        <w:t xml:space="preserve">acclaimed religious Scholars in Islamic history. He is </w:t>
      </w:r>
      <w:r w:rsidRPr="003752F7">
        <w:rPr>
          <w:shd w:val="clear" w:color="auto" w:fill="FFFFFF" w:themeFill="background1"/>
        </w:rPr>
        <w:t>well known for his work in</w:t>
      </w:r>
      <w:r w:rsidR="008456D7" w:rsidRPr="003752F7">
        <w:rPr>
          <w:shd w:val="clear" w:color="auto" w:fill="FFFFFF" w:themeFill="background1"/>
        </w:rPr>
        <w:t xml:space="preserve"> the </w:t>
      </w:r>
      <w:r w:rsidR="008456D7" w:rsidRPr="003752F7">
        <w:rPr>
          <w:rFonts w:eastAsiaTheme="majorEastAsia"/>
          <w:i/>
          <w:iCs/>
        </w:rPr>
        <w:t>Shar</w:t>
      </w:r>
      <w:r w:rsidR="008456D7" w:rsidRPr="003752F7">
        <w:rPr>
          <w:i/>
          <w:iCs/>
        </w:rPr>
        <w:t>ī</w:t>
      </w:r>
      <w:r w:rsidR="008456D7" w:rsidRPr="003752F7">
        <w:rPr>
          <w:rFonts w:eastAsiaTheme="majorEastAsia"/>
          <w:i/>
          <w:iCs/>
        </w:rPr>
        <w:t>‘</w:t>
      </w:r>
      <w:r w:rsidR="008456D7" w:rsidRPr="003752F7">
        <w:rPr>
          <w:i/>
          <w:iCs/>
        </w:rPr>
        <w:t>a</w:t>
      </w:r>
      <w:r w:rsidR="008456D7" w:rsidRPr="003752F7">
        <w:t xml:space="preserve"> Sciences of </w:t>
      </w:r>
      <w:r w:rsidRPr="003752F7">
        <w:rPr>
          <w:shd w:val="clear" w:color="auto" w:fill="FFFFFF" w:themeFill="background1"/>
        </w:rPr>
        <w:t>Islamic Law,</w:t>
      </w:r>
      <w:r w:rsidR="008456D7" w:rsidRPr="003752F7">
        <w:rPr>
          <w:shd w:val="clear" w:color="auto" w:fill="FFFFFF" w:themeFill="background1"/>
        </w:rPr>
        <w:t xml:space="preserve"> the Science of Divinity</w:t>
      </w:r>
      <w:r w:rsidRPr="003752F7">
        <w:rPr>
          <w:shd w:val="clear" w:color="auto" w:fill="FFFFFF" w:themeFill="background1"/>
        </w:rPr>
        <w:t xml:space="preserve">, and </w:t>
      </w:r>
      <w:r w:rsidR="008456D7" w:rsidRPr="003752F7">
        <w:rPr>
          <w:shd w:val="clear" w:color="auto" w:fill="FFFFFF" w:themeFill="background1"/>
        </w:rPr>
        <w:t>S</w:t>
      </w:r>
      <w:r w:rsidRPr="003752F7">
        <w:rPr>
          <w:shd w:val="clear" w:color="auto" w:fill="FFFFFF" w:themeFill="background1"/>
        </w:rPr>
        <w:t>pirituality.</w:t>
      </w:r>
      <w:r w:rsidRPr="003752F7">
        <w:t xml:space="preserve"> </w:t>
      </w:r>
      <w:r w:rsidR="0048418A" w:rsidRPr="003752F7">
        <w:t>Al-Ghazālī</w:t>
      </w:r>
      <w:r w:rsidRPr="003752F7">
        <w:t xml:space="preserve"> wrote important </w:t>
      </w:r>
      <w:r w:rsidR="0048418A" w:rsidRPr="003752F7">
        <w:t>responses to</w:t>
      </w:r>
      <w:r w:rsidRPr="003752F7">
        <w:t xml:space="preserve"> the Muslim Philosophers (</w:t>
      </w:r>
      <w:r w:rsidRPr="003752F7">
        <w:rPr>
          <w:i/>
          <w:iCs/>
        </w:rPr>
        <w:t>al-Falāsifa</w:t>
      </w:r>
      <w:r w:rsidRPr="003752F7">
        <w:t>) and the esoteric extremists (</w:t>
      </w:r>
      <w:r w:rsidRPr="003752F7">
        <w:rPr>
          <w:i/>
          <w:iCs/>
        </w:rPr>
        <w:t>al-Bāṭiniyyūn</w:t>
      </w:r>
      <w:r w:rsidRPr="003752F7">
        <w:t xml:space="preserve">) </w:t>
      </w:r>
      <w:r w:rsidRPr="003752F7">
        <w:rPr>
          <w:shd w:val="clear" w:color="auto" w:fill="FFFFFF" w:themeFill="background1"/>
        </w:rPr>
        <w:t xml:space="preserve">of his </w:t>
      </w:r>
      <w:r w:rsidR="0048418A" w:rsidRPr="003752F7">
        <w:rPr>
          <w:shd w:val="clear" w:color="auto" w:fill="FFFFFF" w:themeFill="background1"/>
        </w:rPr>
        <w:t>and earlier generations</w:t>
      </w:r>
      <w:r w:rsidRPr="003752F7">
        <w:t xml:space="preserve">. He is best known for his highly personal autobiography that illustrates the doubts and perplexities that overwhelmed him prior to his famous Spiritual journey of personal enlightenment, after which he became a great reviver of the faith. His most influential work is </w:t>
      </w:r>
      <w:r w:rsidRPr="003752F7">
        <w:rPr>
          <w:i/>
          <w:iCs/>
        </w:rPr>
        <w:t>Iḥyā’</w:t>
      </w:r>
      <w:r w:rsidR="00DC49E2" w:rsidRPr="003752F7">
        <w:rPr>
          <w:i/>
          <w:iCs/>
        </w:rPr>
        <w:t>-</w:t>
      </w:r>
      <w:r w:rsidRPr="003752F7">
        <w:rPr>
          <w:i/>
          <w:iCs/>
        </w:rPr>
        <w:t>‘Ulūm</w:t>
      </w:r>
      <w:r w:rsidR="00DC49E2" w:rsidRPr="003752F7">
        <w:rPr>
          <w:i/>
          <w:iCs/>
        </w:rPr>
        <w:t>-</w:t>
      </w:r>
      <w:r w:rsidRPr="003752F7">
        <w:rPr>
          <w:i/>
          <w:iCs/>
        </w:rPr>
        <w:t>al-Dīn</w:t>
      </w:r>
      <w:r w:rsidRPr="003752F7">
        <w:t xml:space="preserve"> (the Revival of the Religious Sciences), which he began writing during the years of his </w:t>
      </w:r>
      <w:r w:rsidR="00DC49E2" w:rsidRPr="003752F7">
        <w:t>S</w:t>
      </w:r>
      <w:r w:rsidRPr="003752F7">
        <w:t>piritual journey.</w:t>
      </w:r>
    </w:p>
  </w:footnote>
  <w:footnote w:id="192">
    <w:p w14:paraId="2DC75FEF" w14:textId="4421C6EA" w:rsidR="00E86172" w:rsidRPr="003752F7" w:rsidRDefault="00E86172" w:rsidP="00E86172">
      <w:pPr>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Al-Imām al-</w:t>
      </w:r>
      <w:r w:rsidRPr="003752F7">
        <w:rPr>
          <w:rFonts w:asciiTheme="majorBidi" w:hAnsiTheme="majorBidi" w:cstheme="majorBidi"/>
          <w:b/>
          <w:bCs/>
          <w:color w:val="000000"/>
          <w:sz w:val="20"/>
          <w:szCs w:val="20"/>
        </w:rPr>
        <w:t>Awzā‘ī</w:t>
      </w:r>
      <w:r w:rsidRPr="003752F7">
        <w:rPr>
          <w:rFonts w:asciiTheme="majorBidi" w:hAnsiTheme="majorBidi" w:cstheme="majorBidi"/>
          <w:color w:val="000000"/>
          <w:sz w:val="20"/>
          <w:szCs w:val="20"/>
        </w:rPr>
        <w:t xml:space="preserve"> (d. 157/774) or, more fully, </w:t>
      </w:r>
      <w:r w:rsidRPr="003752F7">
        <w:rPr>
          <w:rFonts w:asciiTheme="majorBidi" w:hAnsiTheme="majorBidi" w:cstheme="majorBidi"/>
          <w:color w:val="202122"/>
          <w:sz w:val="20"/>
          <w:szCs w:val="20"/>
        </w:rPr>
        <w:t>‘Abd-al-Ra</w:t>
      </w:r>
      <w:r w:rsidRPr="003752F7">
        <w:rPr>
          <w:rFonts w:asciiTheme="majorBidi" w:hAnsiTheme="majorBidi" w:cstheme="majorBidi"/>
          <w:sz w:val="20"/>
          <w:szCs w:val="20"/>
        </w:rPr>
        <w:t>ḥ</w:t>
      </w:r>
      <w:r w:rsidRPr="003752F7">
        <w:rPr>
          <w:rFonts w:asciiTheme="majorBidi" w:hAnsiTheme="majorBidi" w:cstheme="majorBidi"/>
          <w:color w:val="202122"/>
          <w:sz w:val="20"/>
          <w:szCs w:val="20"/>
        </w:rPr>
        <w:t>m</w:t>
      </w:r>
      <w:r w:rsidRPr="003752F7">
        <w:rPr>
          <w:rFonts w:asciiTheme="majorBidi" w:hAnsiTheme="majorBidi" w:cstheme="majorBidi"/>
          <w:color w:val="000000"/>
          <w:sz w:val="20"/>
          <w:szCs w:val="20"/>
        </w:rPr>
        <w:t>ā</w:t>
      </w:r>
      <w:r w:rsidRPr="003752F7">
        <w:rPr>
          <w:rFonts w:asciiTheme="majorBidi" w:hAnsiTheme="majorBidi" w:cstheme="majorBidi"/>
          <w:color w:val="202122"/>
          <w:sz w:val="20"/>
          <w:szCs w:val="20"/>
        </w:rPr>
        <w:t>n ibn ‘Amr al-</w:t>
      </w:r>
      <w:r w:rsidRPr="003752F7">
        <w:rPr>
          <w:rFonts w:asciiTheme="majorBidi" w:hAnsiTheme="majorBidi" w:cstheme="majorBidi"/>
          <w:color w:val="000000"/>
          <w:sz w:val="20"/>
          <w:szCs w:val="20"/>
        </w:rPr>
        <w:t xml:space="preserve">Awzā‘ī </w:t>
      </w:r>
      <w:r w:rsidRPr="003752F7">
        <w:rPr>
          <w:rFonts w:asciiTheme="majorBidi" w:hAnsiTheme="majorBidi" w:cstheme="majorBidi"/>
          <w:color w:val="202122"/>
          <w:sz w:val="20"/>
          <w:szCs w:val="20"/>
          <w:shd w:val="clear" w:color="auto" w:fill="FFFFFF"/>
        </w:rPr>
        <w:t xml:space="preserve">was born in </w:t>
      </w:r>
      <w:r w:rsidR="00241A0E" w:rsidRPr="003752F7">
        <w:rPr>
          <w:rFonts w:asciiTheme="majorBidi" w:hAnsiTheme="majorBidi" w:cstheme="majorBidi"/>
          <w:color w:val="202122"/>
          <w:sz w:val="20"/>
          <w:szCs w:val="20"/>
          <w:shd w:val="clear" w:color="auto" w:fill="FFFFFF"/>
        </w:rPr>
        <w:t>m</w:t>
      </w:r>
      <w:r w:rsidRPr="003752F7">
        <w:rPr>
          <w:rFonts w:asciiTheme="majorBidi" w:hAnsiTheme="majorBidi" w:cstheme="majorBidi"/>
          <w:color w:val="202122"/>
          <w:sz w:val="20"/>
          <w:szCs w:val="20"/>
          <w:shd w:val="clear" w:color="auto" w:fill="FFFFFF"/>
        </w:rPr>
        <w:t>odern-day Lebanon and is buried in Beirut, where his grave is well-preserved. He hailed from the Arab tribe of Hamd</w:t>
      </w:r>
      <w:r w:rsidRPr="003752F7">
        <w:rPr>
          <w:rFonts w:asciiTheme="majorBidi" w:hAnsiTheme="majorBidi" w:cstheme="majorBidi"/>
          <w:color w:val="000000"/>
          <w:sz w:val="20"/>
          <w:szCs w:val="20"/>
        </w:rPr>
        <w:t>ā</w:t>
      </w:r>
      <w:r w:rsidRPr="003752F7">
        <w:rPr>
          <w:rFonts w:asciiTheme="majorBidi" w:hAnsiTheme="majorBidi" w:cstheme="majorBidi"/>
          <w:color w:val="202122"/>
          <w:sz w:val="20"/>
          <w:szCs w:val="20"/>
          <w:shd w:val="clear" w:color="auto" w:fill="FFFFFF"/>
        </w:rPr>
        <w:t xml:space="preserve">n and became one of the greatest Islamic </w:t>
      </w:r>
      <w:r w:rsidR="00241A0E" w:rsidRPr="003752F7">
        <w:rPr>
          <w:rFonts w:asciiTheme="majorBidi" w:hAnsiTheme="majorBidi" w:cstheme="majorBidi"/>
          <w:color w:val="202122"/>
          <w:sz w:val="20"/>
          <w:szCs w:val="20"/>
          <w:shd w:val="clear" w:color="auto" w:fill="FFFFFF"/>
        </w:rPr>
        <w:t>S</w:t>
      </w:r>
      <w:r w:rsidRPr="003752F7">
        <w:rPr>
          <w:rFonts w:asciiTheme="majorBidi" w:hAnsiTheme="majorBidi" w:cstheme="majorBidi"/>
          <w:color w:val="202122"/>
          <w:sz w:val="20"/>
          <w:szCs w:val="20"/>
          <w:shd w:val="clear" w:color="auto" w:fill="FFFFFF"/>
        </w:rPr>
        <w:t xml:space="preserve">cholars of the formative period. </w:t>
      </w:r>
      <w:r w:rsidR="00241A0E" w:rsidRPr="003752F7">
        <w:rPr>
          <w:rFonts w:asciiTheme="majorBidi" w:hAnsiTheme="majorBidi" w:cstheme="majorBidi"/>
          <w:color w:val="202122"/>
          <w:sz w:val="20"/>
          <w:szCs w:val="20"/>
        </w:rPr>
        <w:t>Al-</w:t>
      </w:r>
      <w:r w:rsidR="00241A0E" w:rsidRPr="003752F7">
        <w:rPr>
          <w:rFonts w:asciiTheme="majorBidi" w:hAnsiTheme="majorBidi" w:cstheme="majorBidi"/>
          <w:color w:val="000000"/>
          <w:sz w:val="20"/>
          <w:szCs w:val="20"/>
        </w:rPr>
        <w:t>Awzā‘ī</w:t>
      </w:r>
      <w:r w:rsidRPr="003752F7">
        <w:rPr>
          <w:rFonts w:asciiTheme="majorBidi" w:hAnsiTheme="majorBidi" w:cstheme="majorBidi"/>
          <w:color w:val="202122"/>
          <w:sz w:val="20"/>
          <w:szCs w:val="20"/>
          <w:shd w:val="clear" w:color="auto" w:fill="FFFFFF"/>
        </w:rPr>
        <w:t xml:space="preserve"> was a </w:t>
      </w:r>
      <w:r w:rsidR="00241A0E" w:rsidRPr="003752F7">
        <w:rPr>
          <w:rFonts w:asciiTheme="majorBidi" w:hAnsiTheme="majorBidi" w:cstheme="majorBidi"/>
          <w:color w:val="202122"/>
          <w:sz w:val="20"/>
          <w:szCs w:val="20"/>
          <w:shd w:val="clear" w:color="auto" w:fill="FFFFFF"/>
        </w:rPr>
        <w:t>M</w:t>
      </w:r>
      <w:r w:rsidRPr="003752F7">
        <w:rPr>
          <w:rFonts w:asciiTheme="majorBidi" w:hAnsiTheme="majorBidi" w:cstheme="majorBidi"/>
          <w:color w:val="202122"/>
          <w:sz w:val="20"/>
          <w:szCs w:val="20"/>
          <w:shd w:val="clear" w:color="auto" w:fill="FFFFFF"/>
        </w:rPr>
        <w:t xml:space="preserve">aster of the </w:t>
      </w:r>
      <w:r w:rsidR="00241A0E" w:rsidRPr="003752F7">
        <w:rPr>
          <w:rFonts w:asciiTheme="majorBidi" w:hAnsiTheme="majorBidi" w:cstheme="majorBidi"/>
          <w:color w:val="202122"/>
          <w:sz w:val="20"/>
          <w:szCs w:val="20"/>
          <w:shd w:val="clear" w:color="auto" w:fill="FFFFFF"/>
        </w:rPr>
        <w:t>S</w:t>
      </w:r>
      <w:r w:rsidRPr="003752F7">
        <w:rPr>
          <w:rFonts w:asciiTheme="majorBidi" w:hAnsiTheme="majorBidi" w:cstheme="majorBidi"/>
          <w:color w:val="202122"/>
          <w:sz w:val="20"/>
          <w:szCs w:val="20"/>
          <w:shd w:val="clear" w:color="auto" w:fill="FFFFFF"/>
        </w:rPr>
        <w:t xml:space="preserve">cience of </w:t>
      </w:r>
      <w:r w:rsidRPr="003752F7">
        <w:rPr>
          <w:rFonts w:asciiTheme="majorBidi" w:hAnsiTheme="majorBidi" w:cstheme="majorBidi"/>
          <w:i/>
          <w:iCs/>
          <w:sz w:val="20"/>
          <w:szCs w:val="20"/>
        </w:rPr>
        <w:t>Ḥadīth</w:t>
      </w:r>
      <w:r w:rsidRPr="003752F7">
        <w:rPr>
          <w:rFonts w:asciiTheme="majorBidi" w:hAnsiTheme="majorBidi" w:cstheme="majorBidi"/>
          <w:sz w:val="20"/>
          <w:szCs w:val="20"/>
        </w:rPr>
        <w:t xml:space="preserve"> and an accomplished Jurist, to whom the early</w:t>
      </w:r>
      <w:r w:rsidRPr="003752F7">
        <w:rPr>
          <w:rFonts w:asciiTheme="majorBidi" w:hAnsiTheme="majorBidi" w:cstheme="majorBidi"/>
          <w:color w:val="000000"/>
          <w:sz w:val="20"/>
          <w:szCs w:val="20"/>
        </w:rPr>
        <w:t xml:space="preserve"> Awzā‘ī </w:t>
      </w:r>
      <w:r w:rsidR="00EF2E30"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chool of </w:t>
      </w:r>
      <w:r w:rsidR="00EF2E30" w:rsidRPr="003752F7">
        <w:rPr>
          <w:rFonts w:asciiTheme="majorBidi" w:hAnsiTheme="majorBidi" w:cstheme="majorBidi"/>
          <w:color w:val="000000"/>
          <w:sz w:val="20"/>
          <w:szCs w:val="20"/>
        </w:rPr>
        <w:t>Jurisprudence</w:t>
      </w:r>
      <w:r w:rsidRPr="003752F7">
        <w:rPr>
          <w:rFonts w:asciiTheme="majorBidi" w:hAnsiTheme="majorBidi" w:cstheme="majorBidi"/>
          <w:color w:val="000000"/>
          <w:sz w:val="20"/>
          <w:szCs w:val="20"/>
        </w:rPr>
        <w:t xml:space="preserve"> is attributed</w:t>
      </w:r>
      <w:r w:rsidRPr="003752F7">
        <w:rPr>
          <w:rFonts w:asciiTheme="majorBidi" w:hAnsiTheme="majorBidi" w:cstheme="majorBidi"/>
          <w:color w:val="202122"/>
          <w:sz w:val="20"/>
          <w:szCs w:val="20"/>
          <w:shd w:val="clear" w:color="auto" w:fill="FFFFFF"/>
        </w:rPr>
        <w:t>. Only few of his writings survive</w:t>
      </w:r>
      <w:r w:rsidR="00EF2E30" w:rsidRPr="003752F7">
        <w:rPr>
          <w:rFonts w:asciiTheme="majorBidi" w:hAnsiTheme="majorBidi" w:cstheme="majorBidi"/>
          <w:color w:val="202122"/>
          <w:sz w:val="20"/>
          <w:szCs w:val="20"/>
          <w:shd w:val="clear" w:color="auto" w:fill="FFFFFF"/>
        </w:rPr>
        <w:t>, however, and</w:t>
      </w:r>
      <w:r w:rsidRPr="003752F7">
        <w:rPr>
          <w:rFonts w:asciiTheme="majorBidi" w:hAnsiTheme="majorBidi" w:cstheme="majorBidi"/>
          <w:color w:val="202122"/>
          <w:sz w:val="20"/>
          <w:szCs w:val="20"/>
          <w:shd w:val="clear" w:color="auto" w:fill="FFFFFF"/>
        </w:rPr>
        <w:t xml:space="preserve"> </w:t>
      </w:r>
      <w:r w:rsidR="00EF2E30" w:rsidRPr="003752F7">
        <w:rPr>
          <w:rFonts w:asciiTheme="majorBidi" w:hAnsiTheme="majorBidi" w:cstheme="majorBidi"/>
          <w:color w:val="202122"/>
          <w:sz w:val="20"/>
          <w:szCs w:val="20"/>
          <w:shd w:val="clear" w:color="auto" w:fill="FFFFFF"/>
        </w:rPr>
        <w:t>h</w:t>
      </w:r>
      <w:r w:rsidRPr="003752F7">
        <w:rPr>
          <w:rFonts w:asciiTheme="majorBidi" w:hAnsiTheme="majorBidi" w:cstheme="majorBidi"/>
          <w:color w:val="202122"/>
          <w:sz w:val="20"/>
          <w:szCs w:val="20"/>
          <w:shd w:val="clear" w:color="auto" w:fill="FFFFFF"/>
        </w:rPr>
        <w:t xml:space="preserve">is Legal </w:t>
      </w:r>
      <w:r w:rsidR="00EF2E30" w:rsidRPr="003752F7">
        <w:rPr>
          <w:rFonts w:asciiTheme="majorBidi" w:hAnsiTheme="majorBidi" w:cstheme="majorBidi"/>
          <w:color w:val="202122"/>
          <w:sz w:val="20"/>
          <w:szCs w:val="20"/>
          <w:shd w:val="clear" w:color="auto" w:fill="FFFFFF"/>
        </w:rPr>
        <w:t>S</w:t>
      </w:r>
      <w:r w:rsidRPr="003752F7">
        <w:rPr>
          <w:rFonts w:asciiTheme="majorBidi" w:hAnsiTheme="majorBidi" w:cstheme="majorBidi"/>
          <w:color w:val="202122"/>
          <w:sz w:val="20"/>
          <w:szCs w:val="20"/>
          <w:shd w:val="clear" w:color="auto" w:fill="FFFFFF"/>
        </w:rPr>
        <w:t>chool eventually died out</w:t>
      </w:r>
      <w:r w:rsidR="00EF2E30" w:rsidRPr="003752F7">
        <w:rPr>
          <w:rFonts w:asciiTheme="majorBidi" w:hAnsiTheme="majorBidi" w:cstheme="majorBidi"/>
          <w:color w:val="202122"/>
          <w:sz w:val="20"/>
          <w:szCs w:val="20"/>
          <w:shd w:val="clear" w:color="auto" w:fill="FFFFFF"/>
        </w:rPr>
        <w:t xml:space="preserve"> also</w:t>
      </w:r>
      <w:r w:rsidRPr="003752F7">
        <w:rPr>
          <w:rFonts w:asciiTheme="majorBidi" w:hAnsiTheme="majorBidi" w:cstheme="majorBidi"/>
          <w:color w:val="202122"/>
          <w:sz w:val="20"/>
          <w:szCs w:val="20"/>
          <w:shd w:val="clear" w:color="auto" w:fill="FFFFFF"/>
        </w:rPr>
        <w:t>, although it flourished for generations in Greater Syria, North Africa, and Muslim Spain and Portugal.</w:t>
      </w:r>
    </w:p>
  </w:footnote>
  <w:footnote w:id="193">
    <w:p w14:paraId="4B94BC75" w14:textId="54619563" w:rsidR="00965EC0" w:rsidRPr="003752F7" w:rsidRDefault="00965EC0" w:rsidP="007762FD">
      <w:pPr>
        <w:autoSpaceDE w:val="0"/>
        <w:autoSpaceDN w:val="0"/>
        <w:adjustRightInd w:val="0"/>
        <w:rPr>
          <w:rFonts w:asciiTheme="majorBidi"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007762FD" w:rsidRPr="003752F7">
        <w:rPr>
          <w:rFonts w:asciiTheme="majorBidi" w:hAnsiTheme="majorBidi" w:cstheme="majorBidi"/>
          <w:sz w:val="20"/>
          <w:szCs w:val="20"/>
        </w:rPr>
        <w:t xml:space="preserve">The Middle Path is the </w:t>
      </w:r>
      <w:r w:rsidR="007762FD" w:rsidRPr="003752F7">
        <w:rPr>
          <w:rFonts w:asciiTheme="majorBidi" w:hAnsiTheme="majorBidi" w:cstheme="majorBidi"/>
          <w:i/>
          <w:iCs/>
          <w:sz w:val="20"/>
          <w:szCs w:val="20"/>
        </w:rPr>
        <w:t>only</w:t>
      </w:r>
      <w:r w:rsidR="007762FD" w:rsidRPr="003752F7">
        <w:rPr>
          <w:rFonts w:asciiTheme="majorBidi" w:hAnsiTheme="majorBidi" w:cstheme="majorBidi"/>
          <w:sz w:val="20"/>
          <w:szCs w:val="20"/>
        </w:rPr>
        <w:t xml:space="preserve"> road, and it alone leads to true Morality. The </w:t>
      </w:r>
      <w:r w:rsidR="001926E7" w:rsidRPr="003752F7">
        <w:rPr>
          <w:rFonts w:asciiTheme="majorBidi" w:hAnsiTheme="majorBidi" w:cstheme="majorBidi"/>
          <w:sz w:val="20"/>
          <w:szCs w:val="20"/>
        </w:rPr>
        <w:t xml:space="preserve">above </w:t>
      </w:r>
      <w:r w:rsidR="007762FD" w:rsidRPr="003752F7">
        <w:rPr>
          <w:rFonts w:asciiTheme="majorBidi" w:hAnsiTheme="majorBidi" w:cstheme="majorBidi"/>
          <w:sz w:val="20"/>
          <w:szCs w:val="20"/>
        </w:rPr>
        <w:t>quotation</w:t>
      </w:r>
      <w:r w:rsidRPr="003752F7">
        <w:rPr>
          <w:rFonts w:asciiTheme="majorBidi" w:hAnsiTheme="majorBidi" w:cstheme="majorBidi"/>
          <w:sz w:val="20"/>
          <w:szCs w:val="20"/>
        </w:rPr>
        <w:t xml:space="preserve"> is adapted from </w:t>
      </w:r>
      <w:r w:rsidR="00BC1D46" w:rsidRPr="003752F7">
        <w:rPr>
          <w:rFonts w:asciiTheme="majorBidi" w:hAnsiTheme="majorBidi" w:cstheme="majorBidi"/>
          <w:sz w:val="20"/>
          <w:szCs w:val="20"/>
        </w:rPr>
        <w:t>Daniel O’Connell</w:t>
      </w:r>
      <w:r w:rsidR="00BA7C71" w:rsidRPr="003752F7">
        <w:rPr>
          <w:rFonts w:asciiTheme="majorBidi" w:hAnsiTheme="majorBidi" w:cstheme="majorBidi"/>
          <w:sz w:val="20"/>
          <w:szCs w:val="20"/>
        </w:rPr>
        <w:t xml:space="preserve"> (</w:t>
      </w:r>
      <w:r w:rsidR="0033524C" w:rsidRPr="003752F7">
        <w:rPr>
          <w:rFonts w:asciiTheme="majorBidi" w:hAnsiTheme="majorBidi" w:cstheme="majorBidi"/>
          <w:sz w:val="20"/>
          <w:szCs w:val="20"/>
        </w:rPr>
        <w:t xml:space="preserve">Irish Gaelic: </w:t>
      </w:r>
      <w:r w:rsidR="00BA7C71" w:rsidRPr="003752F7">
        <w:rPr>
          <w:rFonts w:asciiTheme="majorBidi" w:hAnsiTheme="majorBidi" w:cstheme="majorBidi"/>
          <w:i/>
          <w:iCs/>
          <w:color w:val="202122"/>
          <w:sz w:val="20"/>
          <w:szCs w:val="20"/>
          <w:lang w:val="ga-IE"/>
        </w:rPr>
        <w:t>Dónall Ó Conaill</w:t>
      </w:r>
      <w:r w:rsidR="007762FD" w:rsidRPr="003752F7">
        <w:rPr>
          <w:rFonts w:asciiTheme="majorBidi" w:hAnsiTheme="majorBidi" w:cstheme="majorBidi"/>
          <w:color w:val="202122"/>
          <w:sz w:val="20"/>
          <w:szCs w:val="20"/>
          <w:shd w:val="clear" w:color="auto" w:fill="FFFFFF"/>
        </w:rPr>
        <w:t xml:space="preserve">) </w:t>
      </w:r>
      <w:r w:rsidR="00BF2664" w:rsidRPr="003752F7">
        <w:rPr>
          <w:rFonts w:asciiTheme="majorBidi" w:hAnsiTheme="majorBidi" w:cstheme="majorBidi"/>
          <w:sz w:val="20"/>
          <w:szCs w:val="20"/>
        </w:rPr>
        <w:t xml:space="preserve">(d. </w:t>
      </w:r>
      <w:r w:rsidR="009761E1" w:rsidRPr="003752F7">
        <w:rPr>
          <w:rFonts w:asciiTheme="majorBidi" w:hAnsiTheme="majorBidi" w:cstheme="majorBidi"/>
          <w:sz w:val="20"/>
          <w:szCs w:val="20"/>
        </w:rPr>
        <w:t>1263/</w:t>
      </w:r>
      <w:r w:rsidR="00BF2664" w:rsidRPr="003752F7">
        <w:rPr>
          <w:rFonts w:asciiTheme="majorBidi" w:hAnsiTheme="majorBidi" w:cstheme="majorBidi"/>
          <w:sz w:val="20"/>
          <w:szCs w:val="20"/>
        </w:rPr>
        <w:t>1847)</w:t>
      </w:r>
      <w:r w:rsidR="00BC1D46" w:rsidRPr="003752F7">
        <w:rPr>
          <w:rFonts w:asciiTheme="majorBidi" w:hAnsiTheme="majorBidi" w:cstheme="majorBidi"/>
          <w:sz w:val="20"/>
          <w:szCs w:val="20"/>
        </w:rPr>
        <w:t>: “</w:t>
      </w:r>
      <w:r w:rsidRPr="003752F7">
        <w:rPr>
          <w:rFonts w:asciiTheme="majorBidi" w:hAnsiTheme="majorBidi" w:cstheme="majorBidi"/>
          <w:color w:val="101010"/>
          <w:sz w:val="20"/>
          <w:szCs w:val="20"/>
          <w:shd w:val="clear" w:color="auto" w:fill="FFFFFF"/>
        </w:rPr>
        <w:t>Nothing is politically right which is morally wrong</w:t>
      </w:r>
      <w:r w:rsidR="00BC1D46" w:rsidRPr="003752F7">
        <w:rPr>
          <w:rFonts w:asciiTheme="majorBidi" w:hAnsiTheme="majorBidi" w:cstheme="majorBidi"/>
          <w:color w:val="101010"/>
          <w:sz w:val="20"/>
          <w:szCs w:val="20"/>
          <w:shd w:val="clear" w:color="auto" w:fill="FFFFFF"/>
        </w:rPr>
        <w:t>.”</w:t>
      </w:r>
      <w:r w:rsidR="0033524C" w:rsidRPr="003752F7">
        <w:rPr>
          <w:rFonts w:asciiTheme="majorBidi" w:hAnsiTheme="majorBidi" w:cstheme="majorBidi"/>
          <w:color w:val="101010"/>
          <w:sz w:val="20"/>
          <w:szCs w:val="20"/>
          <w:shd w:val="clear" w:color="auto" w:fill="FFFFFF"/>
        </w:rPr>
        <w:t xml:space="preserve"> In his time,</w:t>
      </w:r>
      <w:r w:rsidR="0033524C" w:rsidRPr="003752F7">
        <w:rPr>
          <w:rFonts w:asciiTheme="majorBidi" w:hAnsiTheme="majorBidi" w:cstheme="majorBidi"/>
          <w:sz w:val="20"/>
          <w:szCs w:val="20"/>
        </w:rPr>
        <w:t xml:space="preserve"> Daniel O’Connell, who championed Ireland’s Roman Catholic majority, was called “the Liberator”</w:t>
      </w:r>
      <w:r w:rsidR="00CE6A5D" w:rsidRPr="003752F7">
        <w:rPr>
          <w:rFonts w:asciiTheme="majorBidi" w:hAnsiTheme="majorBidi" w:cstheme="majorBidi"/>
          <w:sz w:val="20"/>
          <w:szCs w:val="20"/>
        </w:rPr>
        <w:t xml:space="preserve"> by his Irish countrymen. </w:t>
      </w:r>
      <w:r w:rsidR="0033524C" w:rsidRPr="003752F7">
        <w:rPr>
          <w:rFonts w:asciiTheme="majorBidi" w:hAnsiTheme="majorBidi" w:cstheme="majorBidi"/>
          <w:color w:val="101010"/>
          <w:sz w:val="20"/>
          <w:szCs w:val="20"/>
          <w:shd w:val="clear" w:color="auto" w:fill="FFFFFF"/>
        </w:rPr>
        <w:t xml:space="preserve"> </w:t>
      </w:r>
    </w:p>
  </w:footnote>
  <w:footnote w:id="194">
    <w:p w14:paraId="54B82DF6" w14:textId="02D788BF" w:rsidR="00E86172" w:rsidRPr="003752F7" w:rsidRDefault="00E86172" w:rsidP="00E86172">
      <w:pPr>
        <w:rPr>
          <w:rFonts w:asciiTheme="majorBidi" w:hAnsiTheme="majorBidi" w:cstheme="majorBidi"/>
          <w:sz w:val="20"/>
          <w:szCs w:val="20"/>
          <w:highlight w:val="yellow"/>
        </w:rPr>
      </w:pPr>
      <w:r w:rsidRPr="003752F7">
        <w:rPr>
          <w:rFonts w:asciiTheme="majorBidi" w:hAnsiTheme="majorBidi" w:cstheme="majorBidi"/>
          <w:sz w:val="20"/>
          <w:szCs w:val="20"/>
          <w:vertAlign w:val="superscript"/>
        </w:rPr>
        <w:footnoteRef/>
      </w:r>
      <w:r w:rsidRPr="003752F7">
        <w:rPr>
          <w:rFonts w:asciiTheme="majorBidi" w:hAnsiTheme="majorBidi" w:cstheme="majorBidi"/>
          <w:sz w:val="20"/>
          <w:szCs w:val="20"/>
        </w:rPr>
        <w:t xml:space="preserve"> The use of “</w:t>
      </w:r>
      <w:r w:rsidRPr="003752F7">
        <w:rPr>
          <w:rFonts w:asciiTheme="majorBidi" w:hAnsiTheme="majorBidi" w:cstheme="majorBidi"/>
          <w:b/>
          <w:bCs/>
          <w:sz w:val="20"/>
          <w:szCs w:val="20"/>
        </w:rPr>
        <w:t>We</w:t>
      </w:r>
      <w:r w:rsidRPr="003752F7">
        <w:rPr>
          <w:rFonts w:asciiTheme="majorBidi" w:hAnsiTheme="majorBidi" w:cstheme="majorBidi"/>
          <w:sz w:val="20"/>
          <w:szCs w:val="20"/>
        </w:rPr>
        <w:t xml:space="preserve">” for God in the Qur’ān is often called “the royal we,” as in “we, the king.” It is not a literal plural of multiplicity but refers only to the first person, singular (I) by the rhetorical plural (We) as an indication of eminence. In Arabic, Hebrew, and other languages, the use of this </w:t>
      </w:r>
      <w:r w:rsidR="002C4ACB" w:rsidRPr="003752F7">
        <w:rPr>
          <w:rFonts w:asciiTheme="majorBidi" w:hAnsiTheme="majorBidi" w:cstheme="majorBidi"/>
          <w:sz w:val="20"/>
          <w:szCs w:val="20"/>
        </w:rPr>
        <w:t xml:space="preserve">and other </w:t>
      </w:r>
      <w:r w:rsidRPr="003752F7">
        <w:rPr>
          <w:rFonts w:asciiTheme="majorBidi" w:hAnsiTheme="majorBidi" w:cstheme="majorBidi"/>
          <w:sz w:val="20"/>
          <w:szCs w:val="20"/>
        </w:rPr>
        <w:t>plural</w:t>
      </w:r>
      <w:r w:rsidR="002C4ACB" w:rsidRPr="003752F7">
        <w:rPr>
          <w:rFonts w:asciiTheme="majorBidi" w:hAnsiTheme="majorBidi" w:cstheme="majorBidi"/>
          <w:sz w:val="20"/>
          <w:szCs w:val="20"/>
        </w:rPr>
        <w:t>s</w:t>
      </w:r>
      <w:r w:rsidRPr="003752F7">
        <w:rPr>
          <w:rFonts w:asciiTheme="majorBidi" w:hAnsiTheme="majorBidi" w:cstheme="majorBidi"/>
          <w:sz w:val="20"/>
          <w:szCs w:val="20"/>
        </w:rPr>
        <w:t xml:space="preserve"> of eminence is often associated with high status, and Biblical Hebrew uses </w:t>
      </w:r>
      <w:r w:rsidR="002C4ACB" w:rsidRPr="003752F7">
        <w:rPr>
          <w:rFonts w:asciiTheme="majorBidi" w:hAnsiTheme="majorBidi" w:cstheme="majorBidi"/>
          <w:sz w:val="20"/>
          <w:szCs w:val="20"/>
        </w:rPr>
        <w:t>this semantic</w:t>
      </w:r>
      <w:r w:rsidR="005727B7" w:rsidRPr="003752F7">
        <w:rPr>
          <w:rFonts w:asciiTheme="majorBidi" w:hAnsiTheme="majorBidi" w:cstheme="majorBidi"/>
          <w:sz w:val="20"/>
          <w:szCs w:val="20"/>
        </w:rPr>
        <w:t xml:space="preserve"> form</w:t>
      </w:r>
      <w:r w:rsidRPr="003752F7">
        <w:rPr>
          <w:rFonts w:asciiTheme="majorBidi" w:hAnsiTheme="majorBidi" w:cstheme="majorBidi"/>
          <w:sz w:val="20"/>
          <w:szCs w:val="20"/>
        </w:rPr>
        <w:t xml:space="preserve"> in its most common name for God, </w:t>
      </w:r>
      <w:r w:rsidRPr="003752F7">
        <w:rPr>
          <w:rFonts w:asciiTheme="majorBidi" w:eastAsiaTheme="majorEastAsia" w:hAnsiTheme="majorBidi" w:cstheme="majorBidi"/>
          <w:i/>
          <w:iCs/>
          <w:sz w:val="20"/>
          <w:szCs w:val="20"/>
        </w:rPr>
        <w:t xml:space="preserve">Elōhîm </w:t>
      </w:r>
      <w:r w:rsidRPr="003752F7">
        <w:rPr>
          <w:rFonts w:asciiTheme="majorBidi" w:eastAsiaTheme="majorEastAsia" w:hAnsiTheme="majorBidi" w:cstheme="majorBidi"/>
          <w:sz w:val="20"/>
          <w:szCs w:val="20"/>
        </w:rPr>
        <w:t>(God</w:t>
      </w:r>
      <w:r w:rsidRPr="003752F7">
        <w:rPr>
          <w:rFonts w:asciiTheme="majorBidi" w:hAnsiTheme="majorBidi" w:cstheme="majorBidi"/>
          <w:sz w:val="20"/>
          <w:szCs w:val="20"/>
        </w:rPr>
        <w:t>), which is a masculine plural</w:t>
      </w:r>
      <w:r w:rsidR="005727B7" w:rsidRPr="003752F7">
        <w:rPr>
          <w:rFonts w:asciiTheme="majorBidi" w:hAnsiTheme="majorBidi" w:cstheme="majorBidi"/>
          <w:sz w:val="20"/>
          <w:szCs w:val="20"/>
        </w:rPr>
        <w:t xml:space="preserve"> of eminence</w:t>
      </w:r>
      <w:r w:rsidRPr="003752F7">
        <w:rPr>
          <w:rFonts w:asciiTheme="majorBidi" w:hAnsiTheme="majorBidi" w:cstheme="majorBidi"/>
          <w:sz w:val="20"/>
          <w:szCs w:val="20"/>
        </w:rPr>
        <w:t>.</w:t>
      </w:r>
      <w:r w:rsidRPr="003752F7">
        <w:rPr>
          <w:rFonts w:asciiTheme="majorBidi" w:eastAsiaTheme="majorEastAsia" w:hAnsiTheme="majorBidi" w:cstheme="majorBidi"/>
          <w:sz w:val="20"/>
          <w:szCs w:val="20"/>
        </w:rPr>
        <w:t xml:space="preserve"> Such grand semantic use of the plural in Arabic can also be seen in emphatic nominals such as the names </w:t>
      </w:r>
      <w:r w:rsidRPr="003752F7">
        <w:rPr>
          <w:rFonts w:asciiTheme="majorBidi" w:hAnsiTheme="majorBidi" w:cstheme="majorBidi"/>
          <w:i/>
          <w:iCs/>
          <w:sz w:val="20"/>
          <w:szCs w:val="20"/>
        </w:rPr>
        <w:t>Ḥam</w:t>
      </w:r>
      <w:r w:rsidRPr="003752F7">
        <w:rPr>
          <w:rFonts w:asciiTheme="majorBidi" w:eastAsia="Calibri" w:hAnsiTheme="majorBidi" w:cstheme="majorBidi"/>
          <w:i/>
          <w:iCs/>
          <w:sz w:val="20"/>
          <w:szCs w:val="20"/>
        </w:rPr>
        <w:t>dūn</w:t>
      </w:r>
      <w:r w:rsidRPr="003752F7">
        <w:rPr>
          <w:rFonts w:asciiTheme="majorBidi" w:eastAsia="Calibri" w:hAnsiTheme="majorBidi" w:cstheme="majorBidi"/>
          <w:sz w:val="20"/>
          <w:szCs w:val="20"/>
        </w:rPr>
        <w:t xml:space="preserve">, </w:t>
      </w:r>
      <w:r w:rsidRPr="003752F7">
        <w:rPr>
          <w:rFonts w:asciiTheme="majorBidi" w:eastAsiaTheme="majorEastAsia" w:hAnsiTheme="majorBidi" w:cstheme="majorBidi"/>
          <w:i/>
          <w:iCs/>
          <w:sz w:val="20"/>
          <w:szCs w:val="20"/>
        </w:rPr>
        <w:t>Sa‘d</w:t>
      </w:r>
      <w:r w:rsidRPr="003752F7">
        <w:rPr>
          <w:rFonts w:asciiTheme="majorBidi" w:eastAsia="Calibri" w:hAnsiTheme="majorBidi" w:cstheme="majorBidi"/>
          <w:i/>
          <w:iCs/>
          <w:sz w:val="20"/>
          <w:szCs w:val="20"/>
        </w:rPr>
        <w:t>ūn</w:t>
      </w:r>
      <w:r w:rsidRPr="003752F7">
        <w:rPr>
          <w:rFonts w:asciiTheme="majorBidi" w:eastAsia="Calibri" w:hAnsiTheme="majorBidi" w:cstheme="majorBidi"/>
          <w:sz w:val="20"/>
          <w:szCs w:val="20"/>
        </w:rPr>
        <w:t>,</w:t>
      </w:r>
      <w:r w:rsidRPr="003752F7">
        <w:rPr>
          <w:rFonts w:asciiTheme="majorBidi" w:eastAsia="Calibri" w:hAnsiTheme="majorBidi" w:cstheme="majorBidi"/>
          <w:i/>
          <w:iCs/>
          <w:sz w:val="20"/>
          <w:szCs w:val="20"/>
        </w:rPr>
        <w:t xml:space="preserve"> Khaldūn</w:t>
      </w:r>
      <w:r w:rsidRPr="003752F7">
        <w:rPr>
          <w:rFonts w:asciiTheme="majorBidi" w:eastAsiaTheme="majorEastAsia" w:hAnsiTheme="majorBidi" w:cstheme="majorBidi"/>
          <w:i/>
          <w:iCs/>
          <w:sz w:val="20"/>
          <w:szCs w:val="20"/>
        </w:rPr>
        <w:t>,</w:t>
      </w:r>
      <w:r w:rsidRPr="003752F7">
        <w:rPr>
          <w:rFonts w:asciiTheme="majorBidi" w:eastAsia="Calibri" w:hAnsiTheme="majorBidi" w:cstheme="majorBidi"/>
          <w:i/>
          <w:iCs/>
          <w:sz w:val="20"/>
          <w:szCs w:val="20"/>
        </w:rPr>
        <w:t xml:space="preserve"> </w:t>
      </w:r>
      <w:r w:rsidRPr="003752F7">
        <w:rPr>
          <w:rFonts w:asciiTheme="majorBidi" w:eastAsia="Calibri" w:hAnsiTheme="majorBidi" w:cstheme="majorBidi"/>
          <w:sz w:val="20"/>
          <w:szCs w:val="20"/>
        </w:rPr>
        <w:t>and even the rare but authentic form</w:t>
      </w:r>
      <w:r w:rsidRPr="003752F7">
        <w:rPr>
          <w:rFonts w:asciiTheme="majorBidi" w:eastAsia="Calibri" w:hAnsiTheme="majorBidi" w:cstheme="majorBidi"/>
          <w:i/>
          <w:iCs/>
          <w:sz w:val="20"/>
          <w:szCs w:val="20"/>
        </w:rPr>
        <w:t xml:space="preserve"> Muḥammadūn</w:t>
      </w:r>
      <w:r w:rsidRPr="003752F7">
        <w:rPr>
          <w:rFonts w:asciiTheme="majorBidi" w:eastAsia="Calibri" w:hAnsiTheme="majorBidi" w:cstheme="majorBidi"/>
          <w:sz w:val="20"/>
          <w:szCs w:val="20"/>
        </w:rPr>
        <w:t>—none of which is understood as a literal plural.</w:t>
      </w:r>
    </w:p>
  </w:footnote>
  <w:footnote w:id="195">
    <w:p w14:paraId="711690E9" w14:textId="7E5D5AC2" w:rsidR="00E86172" w:rsidRPr="003752F7" w:rsidRDefault="00E86172" w:rsidP="00E86172">
      <w:pPr>
        <w:pStyle w:val="FootnoteText"/>
      </w:pPr>
      <w:r w:rsidRPr="003752F7">
        <w:rPr>
          <w:rStyle w:val="FootnoteReference"/>
        </w:rPr>
        <w:footnoteRef/>
      </w:r>
      <w:r w:rsidRPr="003752F7">
        <w:t xml:space="preserve"> </w:t>
      </w:r>
      <w:r w:rsidRPr="003752F7">
        <w:rPr>
          <w:b/>
          <w:bCs/>
        </w:rPr>
        <w:t>Al-Imām al-Ash‘arī</w:t>
      </w:r>
      <w:r w:rsidRPr="003752F7">
        <w:t xml:space="preserve"> (d. 324/936) or, more fully, al-Imām Abū al-Ḥasan ‘Alī al-Ash‘arī, was a great Sunnī </w:t>
      </w:r>
      <w:r w:rsidR="00130113" w:rsidRPr="003752F7">
        <w:t xml:space="preserve">Scholar of Divinity from </w:t>
      </w:r>
      <w:r w:rsidRPr="003752F7">
        <w:t xml:space="preserve">Iraq and </w:t>
      </w:r>
      <w:r w:rsidR="00130113" w:rsidRPr="003752F7">
        <w:t xml:space="preserve">a </w:t>
      </w:r>
      <w:r w:rsidRPr="003752F7">
        <w:t>contemporary of al-Māturīdī (d. 332/944), who lived in Central Asia</w:t>
      </w:r>
      <w:r w:rsidR="00223127" w:rsidRPr="003752F7">
        <w:t>. The</w:t>
      </w:r>
      <w:r w:rsidRPr="003752F7">
        <w:t xml:space="preserve"> two </w:t>
      </w:r>
      <w:r w:rsidR="00223127" w:rsidRPr="003752F7">
        <w:t xml:space="preserve">Scholars </w:t>
      </w:r>
      <w:r w:rsidRPr="003752F7">
        <w:t>are not known to have met</w:t>
      </w:r>
      <w:r w:rsidR="00223127" w:rsidRPr="003752F7">
        <w:t xml:space="preserve"> each other, however,</w:t>
      </w:r>
      <w:r w:rsidRPr="003752F7">
        <w:t xml:space="preserve"> or to have</w:t>
      </w:r>
      <w:r w:rsidR="00223127" w:rsidRPr="003752F7">
        <w:t xml:space="preserve"> exercised</w:t>
      </w:r>
      <w:r w:rsidRPr="003752F7">
        <w:t xml:space="preserve"> direct influence</w:t>
      </w:r>
      <w:r w:rsidR="00223127" w:rsidRPr="003752F7">
        <w:t>s upon</w:t>
      </w:r>
      <w:r w:rsidRPr="003752F7">
        <w:t xml:space="preserve"> each other. The Ash‘arī </w:t>
      </w:r>
      <w:r w:rsidR="00107708" w:rsidRPr="003752F7">
        <w:t>S</w:t>
      </w:r>
      <w:r w:rsidRPr="003752F7">
        <w:t xml:space="preserve">chool of </w:t>
      </w:r>
      <w:r w:rsidR="00223127" w:rsidRPr="003752F7">
        <w:t>Divinity</w:t>
      </w:r>
      <w:r w:rsidRPr="003752F7">
        <w:t xml:space="preserve">, which is named after al-Imām al-Ash‘arī, is the largest and most influential of all the Sunnī </w:t>
      </w:r>
      <w:r w:rsidR="00107708" w:rsidRPr="003752F7">
        <w:t>S</w:t>
      </w:r>
      <w:r w:rsidRPr="003752F7">
        <w:t xml:space="preserve">chools of </w:t>
      </w:r>
      <w:r w:rsidR="00107708" w:rsidRPr="003752F7">
        <w:t>the Divine Science</w:t>
      </w:r>
      <w:r w:rsidRPr="003752F7">
        <w:t>.</w:t>
      </w:r>
    </w:p>
  </w:footnote>
  <w:footnote w:id="196">
    <w:p w14:paraId="09C230BC" w14:textId="38D5513F" w:rsidR="00E86172" w:rsidRPr="003752F7" w:rsidRDefault="00E86172" w:rsidP="008E4EC3">
      <w:pPr>
        <w:pStyle w:val="FootnoteText"/>
        <w:rPr>
          <w:color w:val="000000"/>
        </w:rPr>
      </w:pPr>
      <w:r w:rsidRPr="003752F7">
        <w:rPr>
          <w:rStyle w:val="FootnoteReference"/>
        </w:rPr>
        <w:footnoteRef/>
      </w:r>
      <w:r w:rsidRPr="003752F7">
        <w:t xml:space="preserve"> The </w:t>
      </w:r>
      <w:r w:rsidRPr="003752F7">
        <w:rPr>
          <w:b/>
          <w:bCs/>
        </w:rPr>
        <w:t>Upright Predecessors (</w:t>
      </w:r>
      <w:r w:rsidRPr="003752F7">
        <w:rPr>
          <w:b/>
          <w:bCs/>
          <w:i/>
          <w:iCs/>
        </w:rPr>
        <w:t>al-Salaf al-Ṣāliḥ</w:t>
      </w:r>
      <w:r w:rsidRPr="003752F7">
        <w:rPr>
          <w:b/>
          <w:bCs/>
        </w:rPr>
        <w:t>)</w:t>
      </w:r>
      <w:r w:rsidRPr="003752F7">
        <w:t xml:space="preserve"> refer to the</w:t>
      </w:r>
      <w:r w:rsidR="00BD308C" w:rsidRPr="003752F7">
        <w:t xml:space="preserve"> </w:t>
      </w:r>
      <w:r w:rsidRPr="003752F7">
        <w:t>exemplars of the first two or three generations of Islam, and—as we will see in the discussion of the Signs of the End of Time</w:t>
      </w:r>
      <w:r w:rsidR="00BD308C" w:rsidRPr="003752F7">
        <w:t xml:space="preserve"> in Volume Seventeen</w:t>
      </w:r>
      <w:r w:rsidRPr="003752F7">
        <w:t xml:space="preserve">—it is a Creedal obligation to believe that the upright believers of these early generations were the best of all Muslims and the best of all Mankind. </w:t>
      </w:r>
      <w:r w:rsidR="003E3160" w:rsidRPr="003752F7">
        <w:t>As an illustration of this principle, t</w:t>
      </w:r>
      <w:r w:rsidRPr="003752F7">
        <w:rPr>
          <w:color w:val="000000"/>
        </w:rPr>
        <w:t>he Prophet was once asked</w:t>
      </w:r>
      <w:r w:rsidR="003E3160" w:rsidRPr="003752F7">
        <w:rPr>
          <w:color w:val="000000"/>
        </w:rPr>
        <w:t xml:space="preserve"> explicitly</w:t>
      </w:r>
      <w:r w:rsidRPr="003752F7">
        <w:rPr>
          <w:color w:val="000000"/>
        </w:rPr>
        <w:t xml:space="preserve"> about the best people. He </w:t>
      </w:r>
      <w:r w:rsidR="003E3160" w:rsidRPr="003752F7">
        <w:rPr>
          <w:color w:val="000000"/>
        </w:rPr>
        <w:t>replied</w:t>
      </w:r>
      <w:r w:rsidRPr="003752F7">
        <w:rPr>
          <w:color w:val="000000"/>
        </w:rPr>
        <w:t xml:space="preserve"> in an authentic transmission narrated </w:t>
      </w:r>
      <w:r w:rsidR="003E3160" w:rsidRPr="003752F7">
        <w:rPr>
          <w:color w:val="000000"/>
        </w:rPr>
        <w:t>by</w:t>
      </w:r>
      <w:r w:rsidRPr="003752F7">
        <w:rPr>
          <w:color w:val="000000"/>
        </w:rPr>
        <w:t xml:space="preserve"> al-Bukhārī and Muslim:</w:t>
      </w:r>
      <w:r w:rsidR="008E4EC3" w:rsidRPr="003752F7">
        <w:rPr>
          <w:color w:val="000000"/>
        </w:rPr>
        <w:t xml:space="preserve"> “</w:t>
      </w:r>
      <w:r w:rsidRPr="003752F7">
        <w:rPr>
          <w:color w:val="000000"/>
        </w:rPr>
        <w:t>The most excellent of you (</w:t>
      </w:r>
      <w:r w:rsidRPr="003752F7">
        <w:rPr>
          <w:i/>
          <w:iCs/>
          <w:color w:val="000000"/>
        </w:rPr>
        <w:t>af</w:t>
      </w:r>
      <w:r w:rsidRPr="003752F7">
        <w:rPr>
          <w:i/>
          <w:iCs/>
        </w:rPr>
        <w:t>ḍ</w:t>
      </w:r>
      <w:r w:rsidRPr="003752F7">
        <w:rPr>
          <w:i/>
          <w:iCs/>
          <w:color w:val="000000"/>
        </w:rPr>
        <w:t>alukum</w:t>
      </w:r>
      <w:r w:rsidRPr="003752F7">
        <w:rPr>
          <w:color w:val="000000"/>
        </w:rPr>
        <w:t>) are my generation (</w:t>
      </w:r>
      <w:r w:rsidRPr="003752F7">
        <w:rPr>
          <w:i/>
          <w:iCs/>
          <w:color w:val="000000"/>
        </w:rPr>
        <w:t>qarn</w:t>
      </w:r>
      <w:r w:rsidRPr="003752F7">
        <w:rPr>
          <w:i/>
          <w:iCs/>
        </w:rPr>
        <w:t>ī</w:t>
      </w:r>
      <w:r w:rsidRPr="003752F7">
        <w:rPr>
          <w:color w:val="000000"/>
        </w:rPr>
        <w:t xml:space="preserve">), then those who shall come after them, then those </w:t>
      </w:r>
      <w:r w:rsidR="008E4EC3" w:rsidRPr="003752F7">
        <w:rPr>
          <w:color w:val="000000"/>
        </w:rPr>
        <w:t xml:space="preserve">who </w:t>
      </w:r>
      <w:r w:rsidRPr="003752F7">
        <w:rPr>
          <w:color w:val="000000"/>
        </w:rPr>
        <w:t>shall come after them.” The Prophet’s generation refers to his Companions (</w:t>
      </w:r>
      <w:r w:rsidRPr="003752F7">
        <w:rPr>
          <w:i/>
          <w:iCs/>
          <w:color w:val="000000"/>
        </w:rPr>
        <w:t>al-Ṣaḥāba</w:t>
      </w:r>
      <w:r w:rsidRPr="003752F7">
        <w:rPr>
          <w:color w:val="000000"/>
        </w:rPr>
        <w:t>), and it is a Creedal Islamic obligation</w:t>
      </w:r>
      <w:r w:rsidR="008E4EC3" w:rsidRPr="003752F7">
        <w:rPr>
          <w:color w:val="000000"/>
        </w:rPr>
        <w:t xml:space="preserve"> in Islam</w:t>
      </w:r>
      <w:r w:rsidRPr="003752F7">
        <w:rPr>
          <w:color w:val="000000"/>
        </w:rPr>
        <w:t xml:space="preserve"> to believe unequivocally in the probity and integrity of them all</w:t>
      </w:r>
      <w:r w:rsidRPr="003752F7">
        <w:t>—</w:t>
      </w:r>
      <w:r w:rsidRPr="003752F7">
        <w:rPr>
          <w:color w:val="000000"/>
        </w:rPr>
        <w:t>despite the differences that occurred between some of them after the Prophet’s passing. The next generation is that of the Successors (</w:t>
      </w:r>
      <w:r w:rsidRPr="003752F7">
        <w:rPr>
          <w:i/>
          <w:iCs/>
          <w:color w:val="000000"/>
        </w:rPr>
        <w:t>al-Tābi‘ūn</w:t>
      </w:r>
      <w:r w:rsidRPr="003752F7">
        <w:rPr>
          <w:color w:val="000000"/>
        </w:rPr>
        <w:t>), who are defined as those believers who saw the Companions</w:t>
      </w:r>
      <w:r w:rsidR="00B94985" w:rsidRPr="003752F7">
        <w:rPr>
          <w:color w:val="000000"/>
        </w:rPr>
        <w:t xml:space="preserve"> and took from them</w:t>
      </w:r>
      <w:r w:rsidRPr="003752F7">
        <w:rPr>
          <w:color w:val="000000"/>
        </w:rPr>
        <w:t>. The excellence of the</w:t>
      </w:r>
      <w:r w:rsidR="00B94985" w:rsidRPr="003752F7">
        <w:rPr>
          <w:color w:val="000000"/>
        </w:rPr>
        <w:t>se</w:t>
      </w:r>
      <w:r w:rsidRPr="003752F7">
        <w:rPr>
          <w:color w:val="000000"/>
        </w:rPr>
        <w:t xml:space="preserve"> post-Companions, however, is general and does not include every </w:t>
      </w:r>
      <w:r w:rsidR="00B94985" w:rsidRPr="003752F7">
        <w:rPr>
          <w:color w:val="000000"/>
        </w:rPr>
        <w:t>member</w:t>
      </w:r>
      <w:r w:rsidRPr="003752F7">
        <w:rPr>
          <w:color w:val="000000"/>
        </w:rPr>
        <w:t xml:space="preserve"> of their generation. This same general excellence pertains to the third generation, who are called the Successors of the Successors (</w:t>
      </w:r>
      <w:r w:rsidRPr="003752F7">
        <w:rPr>
          <w:i/>
          <w:iCs/>
          <w:color w:val="000000"/>
        </w:rPr>
        <w:t>Atbā‘</w:t>
      </w:r>
      <w:r w:rsidR="00B94985" w:rsidRPr="003752F7">
        <w:rPr>
          <w:i/>
          <w:iCs/>
          <w:color w:val="000000"/>
        </w:rPr>
        <w:t>-</w:t>
      </w:r>
      <w:r w:rsidRPr="003752F7">
        <w:rPr>
          <w:i/>
          <w:iCs/>
          <w:color w:val="000000"/>
        </w:rPr>
        <w:t>al-Tābi‘īn</w:t>
      </w:r>
      <w:r w:rsidRPr="003752F7">
        <w:rPr>
          <w:color w:val="000000"/>
        </w:rPr>
        <w:t xml:space="preserve">), </w:t>
      </w:r>
      <w:r w:rsidR="00B94985" w:rsidRPr="003752F7">
        <w:rPr>
          <w:color w:val="000000"/>
        </w:rPr>
        <w:t>who</w:t>
      </w:r>
      <w:r w:rsidRPr="003752F7">
        <w:rPr>
          <w:color w:val="000000"/>
        </w:rPr>
        <w:t xml:space="preserve"> are defined as those who saw the Successors</w:t>
      </w:r>
      <w:r w:rsidR="00B94985" w:rsidRPr="003752F7">
        <w:rPr>
          <w:color w:val="000000"/>
        </w:rPr>
        <w:t xml:space="preserve"> and took from them</w:t>
      </w:r>
      <w:r w:rsidRPr="003752F7">
        <w:rPr>
          <w:color w:val="000000"/>
        </w:rPr>
        <w:t>.</w:t>
      </w:r>
    </w:p>
  </w:footnote>
  <w:footnote w:id="197">
    <w:p w14:paraId="79D459F6" w14:textId="0374D6D4" w:rsidR="00E86172" w:rsidRPr="003752F7" w:rsidRDefault="00E86172" w:rsidP="00C158B1">
      <w:pPr>
        <w:pStyle w:val="FootnoteText"/>
      </w:pPr>
      <w:r w:rsidRPr="003752F7">
        <w:rPr>
          <w:rStyle w:val="FootnoteReference"/>
        </w:rPr>
        <w:footnoteRef/>
      </w:r>
      <w:r w:rsidRPr="003752F7">
        <w:t xml:space="preserve"> </w:t>
      </w:r>
      <w:r w:rsidRPr="003752F7">
        <w:rPr>
          <w:color w:val="323232"/>
        </w:rPr>
        <w:t xml:space="preserve">We will define and discuss the </w:t>
      </w:r>
      <w:r w:rsidRPr="003752F7">
        <w:rPr>
          <w:b/>
          <w:bCs/>
          <w:color w:val="323232"/>
        </w:rPr>
        <w:t>Sufis (</w:t>
      </w:r>
      <w:r w:rsidRPr="003752F7">
        <w:rPr>
          <w:b/>
          <w:bCs/>
          <w:i/>
          <w:iCs/>
          <w:color w:val="323232"/>
        </w:rPr>
        <w:t>al-</w:t>
      </w:r>
      <w:r w:rsidRPr="003752F7">
        <w:rPr>
          <w:b/>
          <w:bCs/>
          <w:i/>
          <w:iCs/>
        </w:rPr>
        <w:t>Ṣū</w:t>
      </w:r>
      <w:r w:rsidRPr="003752F7">
        <w:rPr>
          <w:b/>
          <w:bCs/>
          <w:i/>
          <w:iCs/>
          <w:color w:val="323232"/>
        </w:rPr>
        <w:t>fiyya</w:t>
      </w:r>
      <w:r w:rsidRPr="003752F7">
        <w:rPr>
          <w:b/>
          <w:bCs/>
          <w:color w:val="323232"/>
        </w:rPr>
        <w:t>)</w:t>
      </w:r>
      <w:r w:rsidRPr="003752F7">
        <w:rPr>
          <w:color w:val="323232"/>
        </w:rPr>
        <w:t xml:space="preserve"> and </w:t>
      </w:r>
      <w:r w:rsidRPr="003752F7">
        <w:rPr>
          <w:b/>
          <w:bCs/>
          <w:color w:val="323232"/>
        </w:rPr>
        <w:t>Sufism (</w:t>
      </w:r>
      <w:r w:rsidRPr="003752F7">
        <w:rPr>
          <w:b/>
          <w:bCs/>
          <w:i/>
          <w:iCs/>
          <w:color w:val="323232"/>
        </w:rPr>
        <w:t>al-Ta</w:t>
      </w:r>
      <w:r w:rsidRPr="003752F7">
        <w:rPr>
          <w:b/>
          <w:bCs/>
          <w:i/>
          <w:iCs/>
        </w:rPr>
        <w:t>ṣ</w:t>
      </w:r>
      <w:r w:rsidRPr="003752F7">
        <w:rPr>
          <w:b/>
          <w:bCs/>
          <w:i/>
          <w:iCs/>
          <w:color w:val="323232"/>
        </w:rPr>
        <w:t>awwuf</w:t>
      </w:r>
      <w:r w:rsidRPr="003752F7">
        <w:rPr>
          <w:b/>
          <w:bCs/>
          <w:color w:val="323232"/>
        </w:rPr>
        <w:t xml:space="preserve">) </w:t>
      </w:r>
      <w:r w:rsidRPr="003752F7">
        <w:rPr>
          <w:color w:val="323232"/>
        </w:rPr>
        <w:t xml:space="preserve">later in </w:t>
      </w:r>
      <w:r w:rsidR="00B94985" w:rsidRPr="003752F7">
        <w:rPr>
          <w:color w:val="323232"/>
        </w:rPr>
        <w:t xml:space="preserve">Volume Seventeen. </w:t>
      </w:r>
      <w:r w:rsidRPr="003752F7">
        <w:rPr>
          <w:color w:val="323232"/>
        </w:rPr>
        <w:t xml:space="preserve">Sufism is the </w:t>
      </w:r>
      <w:r w:rsidR="00770020" w:rsidRPr="003752F7">
        <w:rPr>
          <w:color w:val="323232"/>
        </w:rPr>
        <w:t>S</w:t>
      </w:r>
      <w:r w:rsidRPr="003752F7">
        <w:rPr>
          <w:color w:val="323232"/>
        </w:rPr>
        <w:t xml:space="preserve">cience of </w:t>
      </w:r>
      <w:r w:rsidRPr="003752F7">
        <w:rPr>
          <w:i/>
          <w:iCs/>
          <w:color w:val="323232"/>
        </w:rPr>
        <w:t>I</w:t>
      </w:r>
      <w:r w:rsidRPr="003752F7">
        <w:rPr>
          <w:i/>
          <w:iCs/>
        </w:rPr>
        <w:t>ḥ</w:t>
      </w:r>
      <w:r w:rsidRPr="003752F7">
        <w:rPr>
          <w:i/>
          <w:iCs/>
          <w:color w:val="323232"/>
        </w:rPr>
        <w:t>s</w:t>
      </w:r>
      <w:r w:rsidRPr="003752F7">
        <w:rPr>
          <w:i/>
          <w:iCs/>
        </w:rPr>
        <w:t>ā</w:t>
      </w:r>
      <w:r w:rsidRPr="003752F7">
        <w:rPr>
          <w:i/>
          <w:iCs/>
          <w:color w:val="323232"/>
        </w:rPr>
        <w:t>n</w:t>
      </w:r>
      <w:r w:rsidRPr="003752F7">
        <w:rPr>
          <w:color w:val="323232"/>
        </w:rPr>
        <w:t xml:space="preserve"> (</w:t>
      </w:r>
      <w:r w:rsidR="00770020" w:rsidRPr="003752F7">
        <w:rPr>
          <w:color w:val="323232"/>
        </w:rPr>
        <w:t>M</w:t>
      </w:r>
      <w:r w:rsidRPr="003752F7">
        <w:rPr>
          <w:color w:val="323232"/>
        </w:rPr>
        <w:t xml:space="preserve">oral </w:t>
      </w:r>
      <w:r w:rsidR="00770020" w:rsidRPr="003752F7">
        <w:rPr>
          <w:color w:val="323232"/>
        </w:rPr>
        <w:t>P</w:t>
      </w:r>
      <w:r w:rsidRPr="003752F7">
        <w:rPr>
          <w:color w:val="323232"/>
        </w:rPr>
        <w:t xml:space="preserve">erfection), as set forth in the famous Gabriel </w:t>
      </w:r>
      <w:r w:rsidRPr="003752F7">
        <w:rPr>
          <w:i/>
          <w:iCs/>
        </w:rPr>
        <w:t>Ḥadīth</w:t>
      </w:r>
      <w:r w:rsidRPr="003752F7">
        <w:t xml:space="preserve"> (</w:t>
      </w:r>
      <w:r w:rsidRPr="003752F7">
        <w:rPr>
          <w:i/>
          <w:iCs/>
        </w:rPr>
        <w:t>Ḥadīth Jibrīl</w:t>
      </w:r>
      <w:r w:rsidRPr="003752F7">
        <w:t>), which is discussed later</w:t>
      </w:r>
      <w:r w:rsidR="00770020" w:rsidRPr="003752F7">
        <w:t xml:space="preserve"> in Volume Six</w:t>
      </w:r>
      <w:r w:rsidRPr="003752F7">
        <w:t xml:space="preserve">. In the </w:t>
      </w:r>
      <w:r w:rsidRPr="003752F7">
        <w:rPr>
          <w:color w:val="323232"/>
        </w:rPr>
        <w:t xml:space="preserve">Gabriel </w:t>
      </w:r>
      <w:r w:rsidRPr="003752F7">
        <w:rPr>
          <w:i/>
          <w:iCs/>
        </w:rPr>
        <w:t>Ḥadīth</w:t>
      </w:r>
      <w:r w:rsidRPr="003752F7">
        <w:t>, the Prophet defined</w:t>
      </w:r>
      <w:r w:rsidRPr="003752F7">
        <w:rPr>
          <w:i/>
          <w:iCs/>
          <w:color w:val="323232"/>
        </w:rPr>
        <w:t xml:space="preserve"> I</w:t>
      </w:r>
      <w:r w:rsidRPr="003752F7">
        <w:rPr>
          <w:i/>
          <w:iCs/>
        </w:rPr>
        <w:t>ḥ</w:t>
      </w:r>
      <w:r w:rsidRPr="003752F7">
        <w:rPr>
          <w:i/>
          <w:iCs/>
          <w:color w:val="323232"/>
        </w:rPr>
        <w:t>s</w:t>
      </w:r>
      <w:r w:rsidRPr="003752F7">
        <w:rPr>
          <w:i/>
          <w:iCs/>
        </w:rPr>
        <w:t>ā</w:t>
      </w:r>
      <w:r w:rsidRPr="003752F7">
        <w:rPr>
          <w:i/>
          <w:iCs/>
          <w:color w:val="323232"/>
        </w:rPr>
        <w:t>n</w:t>
      </w:r>
      <w:r w:rsidRPr="003752F7">
        <w:rPr>
          <w:color w:val="323232"/>
        </w:rPr>
        <w:t xml:space="preserve"> as worshipping God “as if you could see Him</w:t>
      </w:r>
      <w:r w:rsidR="00770020" w:rsidRPr="003752F7">
        <w:rPr>
          <w:color w:val="323232"/>
        </w:rPr>
        <w:t>. F</w:t>
      </w:r>
      <w:r w:rsidRPr="003752F7">
        <w:rPr>
          <w:color w:val="323232"/>
        </w:rPr>
        <w:t>or, although you do not see Him, He sees you.” As we will see in our discussion of this</w:t>
      </w:r>
      <w:r w:rsidRPr="003752F7">
        <w:rPr>
          <w:i/>
          <w:iCs/>
        </w:rPr>
        <w:t xml:space="preserve"> Ḥadīth</w:t>
      </w:r>
      <w:r w:rsidRPr="003752F7">
        <w:t>, the essence of Islam is concentrated in</w:t>
      </w:r>
      <w:r w:rsidRPr="003752F7">
        <w:rPr>
          <w:i/>
          <w:iCs/>
          <w:color w:val="323232"/>
        </w:rPr>
        <w:t xml:space="preserve"> I</w:t>
      </w:r>
      <w:r w:rsidRPr="003752F7">
        <w:rPr>
          <w:i/>
          <w:iCs/>
        </w:rPr>
        <w:t>ḥ</w:t>
      </w:r>
      <w:r w:rsidRPr="003752F7">
        <w:rPr>
          <w:i/>
          <w:iCs/>
          <w:color w:val="323232"/>
        </w:rPr>
        <w:t>s</w:t>
      </w:r>
      <w:r w:rsidRPr="003752F7">
        <w:rPr>
          <w:i/>
          <w:iCs/>
        </w:rPr>
        <w:t>ā</w:t>
      </w:r>
      <w:r w:rsidRPr="003752F7">
        <w:rPr>
          <w:i/>
          <w:iCs/>
          <w:color w:val="323232"/>
        </w:rPr>
        <w:t>n</w:t>
      </w:r>
      <w:r w:rsidRPr="003752F7">
        <w:rPr>
          <w:color w:val="323232"/>
        </w:rPr>
        <w:t xml:space="preserve">, which is carefully upheld in authentic Sufism and fully realized in the Sufi </w:t>
      </w:r>
      <w:r w:rsidR="00775FFC" w:rsidRPr="003752F7">
        <w:rPr>
          <w:color w:val="323232"/>
        </w:rPr>
        <w:t xml:space="preserve">Masters and </w:t>
      </w:r>
      <w:r w:rsidRPr="003752F7">
        <w:rPr>
          <w:color w:val="323232"/>
        </w:rPr>
        <w:t>Saint</w:t>
      </w:r>
      <w:r w:rsidR="00775FFC" w:rsidRPr="003752F7">
        <w:rPr>
          <w:color w:val="323232"/>
        </w:rPr>
        <w:t>s</w:t>
      </w:r>
      <w:r w:rsidRPr="003752F7">
        <w:rPr>
          <w:color w:val="323232"/>
        </w:rPr>
        <w:t>.</w:t>
      </w:r>
      <w:r w:rsidRPr="003752F7">
        <w:t xml:space="preserve"> </w:t>
      </w:r>
      <w:r w:rsidR="004E749A" w:rsidRPr="003752F7">
        <w:t>It must be emphasized that nothing about authentic Sufism is foreign to the Prophetic teaching or borrowed from the outside. On the contrary, Sufism has always been an overwhelmingly Sunn</w:t>
      </w:r>
      <w:r w:rsidR="00E61550" w:rsidRPr="003752F7">
        <w:t xml:space="preserve">ī phenomenon, based directly upon the </w:t>
      </w:r>
      <w:r w:rsidR="003C4BE6" w:rsidRPr="003752F7">
        <w:t xml:space="preserve">Qur’ān and the Prophetic </w:t>
      </w:r>
      <w:r w:rsidR="003C4BE6" w:rsidRPr="003752F7">
        <w:rPr>
          <w:i/>
          <w:iCs/>
        </w:rPr>
        <w:t>Sunna</w:t>
      </w:r>
      <w:r w:rsidR="003C4BE6" w:rsidRPr="003752F7">
        <w:t xml:space="preserve"> as well as the examples of the Companions, Successors, and</w:t>
      </w:r>
      <w:r w:rsidR="008934B9" w:rsidRPr="003752F7">
        <w:t xml:space="preserve"> early generations of Islam. By the same token, Sufism has only been peripheral to the traditions of the Shī‘a and Khaw</w:t>
      </w:r>
      <w:r w:rsidR="00F05705" w:rsidRPr="003752F7">
        <w:t>ā</w:t>
      </w:r>
      <w:r w:rsidR="008934B9" w:rsidRPr="003752F7">
        <w:t>rij</w:t>
      </w:r>
      <w:r w:rsidR="00F05705" w:rsidRPr="003752F7">
        <w:t>, although these Communities have at times been influenced by the Sufis of Sunnī Islam</w:t>
      </w:r>
      <w:r w:rsidR="00C158B1" w:rsidRPr="003752F7">
        <w:t xml:space="preserve">, especially in the case of the Shī‘a by the Metaphysical Sufis. </w:t>
      </w:r>
      <w:r w:rsidRPr="003752F7">
        <w:rPr>
          <w:color w:val="323232"/>
        </w:rPr>
        <w:t xml:space="preserve">Sufism is the Path to </w:t>
      </w:r>
      <w:r w:rsidR="00775FFC" w:rsidRPr="003752F7">
        <w:rPr>
          <w:color w:val="323232"/>
        </w:rPr>
        <w:t>H</w:t>
      </w:r>
      <w:r w:rsidRPr="003752F7">
        <w:rPr>
          <w:color w:val="323232"/>
        </w:rPr>
        <w:t xml:space="preserve">uman </w:t>
      </w:r>
      <w:r w:rsidR="00775FFC" w:rsidRPr="003752F7">
        <w:rPr>
          <w:color w:val="323232"/>
        </w:rPr>
        <w:t>P</w:t>
      </w:r>
      <w:r w:rsidRPr="003752F7">
        <w:rPr>
          <w:color w:val="323232"/>
        </w:rPr>
        <w:t xml:space="preserve">erfection and the </w:t>
      </w:r>
      <w:r w:rsidR="00775FFC" w:rsidRPr="003752F7">
        <w:rPr>
          <w:color w:val="323232"/>
        </w:rPr>
        <w:t>T</w:t>
      </w:r>
      <w:r w:rsidRPr="003752F7">
        <w:rPr>
          <w:color w:val="323232"/>
        </w:rPr>
        <w:t>ranscendent</w:t>
      </w:r>
      <w:r w:rsidR="00775FFC" w:rsidRPr="003752F7">
        <w:rPr>
          <w:color w:val="323232"/>
        </w:rPr>
        <w:t xml:space="preserve"> or Moral</w:t>
      </w:r>
      <w:r w:rsidRPr="003752F7">
        <w:rPr>
          <w:color w:val="323232"/>
        </w:rPr>
        <w:t xml:space="preserve"> Humanism of Islam that is rooted in self-purification and self-knowledge</w:t>
      </w:r>
      <w:r w:rsidR="00775FFC" w:rsidRPr="003752F7">
        <w:rPr>
          <w:color w:val="323232"/>
        </w:rPr>
        <w:t xml:space="preserve"> and to which we made reference earlier</w:t>
      </w:r>
      <w:r w:rsidRPr="003752F7">
        <w:rPr>
          <w:color w:val="323232"/>
        </w:rPr>
        <w:t xml:space="preserve">. Thus, Sufism may also be defined as the quest to become truly </w:t>
      </w:r>
      <w:r w:rsidR="00775FFC" w:rsidRPr="003752F7">
        <w:rPr>
          <w:color w:val="323232"/>
        </w:rPr>
        <w:t>H</w:t>
      </w:r>
      <w:r w:rsidRPr="003752F7">
        <w:rPr>
          <w:color w:val="323232"/>
        </w:rPr>
        <w:t xml:space="preserve">uman. As noted above: “There is no Man without God,” and true Sufism brings about the fullest receptivity of the </w:t>
      </w:r>
      <w:r w:rsidR="00775FFC" w:rsidRPr="003752F7">
        <w:rPr>
          <w:color w:val="323232"/>
        </w:rPr>
        <w:t>S</w:t>
      </w:r>
      <w:r w:rsidRPr="003752F7">
        <w:rPr>
          <w:color w:val="323232"/>
        </w:rPr>
        <w:t>oul toward God, as well as the most perfect activity of the Intellect. Sufism requires outward and inward adherence to the Prophetic Way (</w:t>
      </w:r>
      <w:r w:rsidRPr="003752F7">
        <w:rPr>
          <w:i/>
          <w:iCs/>
          <w:color w:val="323232"/>
        </w:rPr>
        <w:t>al-Shar</w:t>
      </w:r>
      <w:r w:rsidRPr="003752F7">
        <w:rPr>
          <w:i/>
          <w:iCs/>
        </w:rPr>
        <w:t>ī</w:t>
      </w:r>
      <w:r w:rsidRPr="003752F7">
        <w:rPr>
          <w:i/>
          <w:iCs/>
          <w:color w:val="323232"/>
        </w:rPr>
        <w:t>‘a</w:t>
      </w:r>
      <w:r w:rsidRPr="003752F7">
        <w:rPr>
          <w:color w:val="323232"/>
        </w:rPr>
        <w:t xml:space="preserve">), and Sufism without the </w:t>
      </w:r>
      <w:r w:rsidRPr="003752F7">
        <w:rPr>
          <w:i/>
          <w:iCs/>
          <w:color w:val="323232"/>
        </w:rPr>
        <w:t>Shar</w:t>
      </w:r>
      <w:r w:rsidRPr="003752F7">
        <w:rPr>
          <w:i/>
          <w:iCs/>
        </w:rPr>
        <w:t>ī</w:t>
      </w:r>
      <w:r w:rsidRPr="003752F7">
        <w:rPr>
          <w:i/>
          <w:iCs/>
          <w:color w:val="323232"/>
        </w:rPr>
        <w:t>‘a</w:t>
      </w:r>
      <w:r w:rsidRPr="003752F7">
        <w:rPr>
          <w:color w:val="323232"/>
        </w:rPr>
        <w:t xml:space="preserve"> is nothing but a false claim</w:t>
      </w:r>
      <w:r w:rsidR="0044641D" w:rsidRPr="003752F7">
        <w:rPr>
          <w:color w:val="323232"/>
        </w:rPr>
        <w:t>, if not blatant heresy</w:t>
      </w:r>
      <w:r w:rsidRPr="003752F7">
        <w:rPr>
          <w:color w:val="323232"/>
        </w:rPr>
        <w:t>. As the great Sufi Masters of the past have said: “This knowledge of ours</w:t>
      </w:r>
      <w:r w:rsidR="0044641D" w:rsidRPr="003752F7">
        <w:t xml:space="preserve"> (</w:t>
      </w:r>
      <w:r w:rsidRPr="003752F7">
        <w:rPr>
          <w:color w:val="323232"/>
        </w:rPr>
        <w:t>Sufism</w:t>
      </w:r>
      <w:r w:rsidR="0044641D" w:rsidRPr="003752F7">
        <w:rPr>
          <w:color w:val="323232"/>
        </w:rPr>
        <w:t>)</w:t>
      </w:r>
      <w:r w:rsidR="0044641D" w:rsidRPr="003752F7">
        <w:t xml:space="preserve"> </w:t>
      </w:r>
      <w:r w:rsidRPr="003752F7">
        <w:rPr>
          <w:color w:val="323232"/>
        </w:rPr>
        <w:t xml:space="preserve">is only built on the foundations of the Book [of God] and the </w:t>
      </w:r>
      <w:r w:rsidRPr="003752F7">
        <w:rPr>
          <w:i/>
          <w:iCs/>
          <w:color w:val="323232"/>
        </w:rPr>
        <w:t>Sunna</w:t>
      </w:r>
      <w:r w:rsidRPr="003752F7">
        <w:rPr>
          <w:color w:val="323232"/>
        </w:rPr>
        <w:t>.”</w:t>
      </w:r>
      <w:r w:rsidRPr="003752F7">
        <w:rPr>
          <w:i/>
          <w:iCs/>
          <w:color w:val="323232"/>
        </w:rPr>
        <w:t xml:space="preserve"> </w:t>
      </w:r>
      <w:r w:rsidRPr="003752F7">
        <w:rPr>
          <w:color w:val="323232"/>
        </w:rPr>
        <w:t xml:space="preserve">But Sufism is never just formalized practices or acquired </w:t>
      </w:r>
      <w:r w:rsidR="0044641D" w:rsidRPr="003752F7">
        <w:rPr>
          <w:color w:val="323232"/>
        </w:rPr>
        <w:t>S</w:t>
      </w:r>
      <w:r w:rsidRPr="003752F7">
        <w:rPr>
          <w:color w:val="323232"/>
        </w:rPr>
        <w:t xml:space="preserve">ciences. It is above all proper </w:t>
      </w:r>
      <w:r w:rsidR="0044641D" w:rsidRPr="003752F7">
        <w:rPr>
          <w:color w:val="323232"/>
        </w:rPr>
        <w:t>C</w:t>
      </w:r>
      <w:r w:rsidRPr="003752F7">
        <w:rPr>
          <w:color w:val="323232"/>
        </w:rPr>
        <w:t>ourtesy (</w:t>
      </w:r>
      <w:r w:rsidRPr="003752F7">
        <w:rPr>
          <w:i/>
          <w:iCs/>
          <w:color w:val="323232"/>
        </w:rPr>
        <w:t>al-</w:t>
      </w:r>
      <w:r w:rsidR="0044641D" w:rsidRPr="003752F7">
        <w:rPr>
          <w:i/>
          <w:iCs/>
          <w:color w:val="323232"/>
        </w:rPr>
        <w:t>A</w:t>
      </w:r>
      <w:r w:rsidRPr="003752F7">
        <w:rPr>
          <w:i/>
          <w:iCs/>
          <w:color w:val="323232"/>
        </w:rPr>
        <w:t>dab</w:t>
      </w:r>
      <w:r w:rsidRPr="003752F7">
        <w:rPr>
          <w:color w:val="323232"/>
        </w:rPr>
        <w:t xml:space="preserve">) and </w:t>
      </w:r>
      <w:r w:rsidR="0044641D" w:rsidRPr="003752F7">
        <w:rPr>
          <w:color w:val="323232"/>
        </w:rPr>
        <w:t>E</w:t>
      </w:r>
      <w:r w:rsidRPr="003752F7">
        <w:rPr>
          <w:color w:val="323232"/>
        </w:rPr>
        <w:t xml:space="preserve">thical </w:t>
      </w:r>
      <w:r w:rsidR="0044641D" w:rsidRPr="003752F7">
        <w:rPr>
          <w:color w:val="323232"/>
        </w:rPr>
        <w:t>C</w:t>
      </w:r>
      <w:r w:rsidRPr="003752F7">
        <w:rPr>
          <w:color w:val="323232"/>
        </w:rPr>
        <w:t>onduct (</w:t>
      </w:r>
      <w:r w:rsidR="00C17C18" w:rsidRPr="003752F7">
        <w:rPr>
          <w:i/>
          <w:iCs/>
        </w:rPr>
        <w:t>Ḥusn-</w:t>
      </w:r>
      <w:r w:rsidRPr="003752F7">
        <w:rPr>
          <w:i/>
          <w:iCs/>
          <w:color w:val="323232"/>
        </w:rPr>
        <w:t>al-</w:t>
      </w:r>
      <w:r w:rsidR="0044641D" w:rsidRPr="003752F7">
        <w:rPr>
          <w:i/>
          <w:iCs/>
          <w:color w:val="323232"/>
        </w:rPr>
        <w:t>A</w:t>
      </w:r>
      <w:r w:rsidRPr="003752F7">
        <w:rPr>
          <w:i/>
          <w:iCs/>
          <w:color w:val="323232"/>
        </w:rPr>
        <w:t>khl</w:t>
      </w:r>
      <w:r w:rsidRPr="003752F7">
        <w:rPr>
          <w:i/>
          <w:iCs/>
        </w:rPr>
        <w:t>ā</w:t>
      </w:r>
      <w:r w:rsidRPr="003752F7">
        <w:rPr>
          <w:i/>
          <w:iCs/>
          <w:color w:val="323232"/>
        </w:rPr>
        <w:t>q</w:t>
      </w:r>
      <w:r w:rsidRPr="003752F7">
        <w:rPr>
          <w:color w:val="323232"/>
        </w:rPr>
        <w:t xml:space="preserve">). Thus, the doors of Sufism are practice based </w:t>
      </w:r>
      <w:r w:rsidR="00C17C18" w:rsidRPr="003752F7">
        <w:rPr>
          <w:color w:val="323232"/>
        </w:rPr>
        <w:t>up</w:t>
      </w:r>
      <w:r w:rsidRPr="003752F7">
        <w:rPr>
          <w:color w:val="323232"/>
        </w:rPr>
        <w:t>on sound knowledge, and that practice may be summed up</w:t>
      </w:r>
      <w:r w:rsidR="00C17C18" w:rsidRPr="003752F7">
        <w:rPr>
          <w:color w:val="323232"/>
        </w:rPr>
        <w:t xml:space="preserve"> as</w:t>
      </w:r>
      <w:r w:rsidRPr="003752F7">
        <w:rPr>
          <w:color w:val="323232"/>
        </w:rPr>
        <w:t xml:space="preserve"> service (</w:t>
      </w:r>
      <w:r w:rsidRPr="003752F7">
        <w:rPr>
          <w:i/>
          <w:iCs/>
          <w:color w:val="323232"/>
        </w:rPr>
        <w:t>al-khidma</w:t>
      </w:r>
      <w:r w:rsidRPr="003752F7">
        <w:rPr>
          <w:color w:val="323232"/>
        </w:rPr>
        <w:t>) and love (</w:t>
      </w:r>
      <w:r w:rsidRPr="003752F7">
        <w:rPr>
          <w:i/>
          <w:iCs/>
          <w:color w:val="323232"/>
        </w:rPr>
        <w:t>al-ma</w:t>
      </w:r>
      <w:r w:rsidRPr="003752F7">
        <w:rPr>
          <w:i/>
          <w:iCs/>
        </w:rPr>
        <w:t>ḥ</w:t>
      </w:r>
      <w:r w:rsidRPr="003752F7">
        <w:rPr>
          <w:i/>
          <w:iCs/>
          <w:color w:val="323232"/>
        </w:rPr>
        <w:t>abba</w:t>
      </w:r>
      <w:r w:rsidRPr="003752F7">
        <w:rPr>
          <w:color w:val="323232"/>
        </w:rPr>
        <w:t>).</w:t>
      </w:r>
    </w:p>
  </w:footnote>
  <w:footnote w:id="198">
    <w:p w14:paraId="34D4349C" w14:textId="7CC288C5" w:rsidR="00F77B60" w:rsidRPr="003752F7" w:rsidRDefault="00E86172" w:rsidP="00E86172">
      <w:pPr>
        <w:rPr>
          <w:rFonts w:asciiTheme="majorBidi" w:hAnsiTheme="majorBidi" w:cstheme="majorBidi"/>
          <w:sz w:val="20"/>
          <w:szCs w:val="20"/>
        </w:rPr>
      </w:pPr>
      <w:r w:rsidRPr="003752F7">
        <w:rPr>
          <w:rStyle w:val="FootnoteReference"/>
          <w:sz w:val="20"/>
          <w:szCs w:val="20"/>
        </w:rPr>
        <w:footnoteRef/>
      </w:r>
      <w:r w:rsidRPr="003752F7">
        <w:rPr>
          <w:sz w:val="20"/>
          <w:szCs w:val="20"/>
        </w:rPr>
        <w:t xml:space="preserve"> </w:t>
      </w:r>
      <w:r w:rsidR="001D7197" w:rsidRPr="003752F7">
        <w:rPr>
          <w:b/>
          <w:bCs/>
          <w:sz w:val="20"/>
          <w:szCs w:val="20"/>
        </w:rPr>
        <w:t xml:space="preserve">“The </w:t>
      </w:r>
      <w:r w:rsidRPr="003752F7">
        <w:rPr>
          <w:rFonts w:asciiTheme="majorBidi" w:hAnsiTheme="majorBidi" w:cstheme="majorBidi"/>
          <w:b/>
          <w:bCs/>
          <w:sz w:val="20"/>
          <w:szCs w:val="20"/>
        </w:rPr>
        <w:t>School of Verification</w:t>
      </w:r>
      <w:r w:rsidRPr="003752F7">
        <w:rPr>
          <w:rFonts w:asciiTheme="majorBidi" w:hAnsiTheme="majorBidi" w:cstheme="majorBidi"/>
          <w:sz w:val="20"/>
          <w:szCs w:val="20"/>
        </w:rPr>
        <w:t xml:space="preserve"> (</w:t>
      </w:r>
      <w:r w:rsidRPr="003752F7">
        <w:rPr>
          <w:rFonts w:asciiTheme="majorBidi" w:hAnsiTheme="majorBidi" w:cstheme="majorBidi"/>
          <w:b/>
          <w:bCs/>
          <w:i/>
          <w:iCs/>
          <w:sz w:val="20"/>
          <w:szCs w:val="20"/>
        </w:rPr>
        <w:t>Madhhab al-Taḥqīq</w:t>
      </w:r>
      <w:r w:rsidRPr="003752F7">
        <w:rPr>
          <w:rFonts w:asciiTheme="majorBidi" w:hAnsiTheme="majorBidi" w:cstheme="majorBidi"/>
          <w:b/>
          <w:bCs/>
          <w:sz w:val="20"/>
          <w:szCs w:val="20"/>
        </w:rPr>
        <w:t xml:space="preserve">) </w:t>
      </w:r>
      <w:r w:rsidRPr="003752F7">
        <w:rPr>
          <w:rFonts w:asciiTheme="majorBidi" w:hAnsiTheme="majorBidi" w:cstheme="majorBidi"/>
          <w:sz w:val="20"/>
          <w:szCs w:val="20"/>
        </w:rPr>
        <w:t>or</w:t>
      </w:r>
      <w:r w:rsidRPr="003752F7">
        <w:rPr>
          <w:rFonts w:asciiTheme="majorBidi" w:hAnsiTheme="majorBidi" w:cstheme="majorBidi"/>
          <w:b/>
          <w:bCs/>
          <w:sz w:val="20"/>
          <w:szCs w:val="20"/>
        </w:rPr>
        <w:t xml:space="preserve"> “</w:t>
      </w:r>
      <w:r w:rsidR="001D7197" w:rsidRPr="003752F7">
        <w:rPr>
          <w:rFonts w:asciiTheme="majorBidi" w:hAnsiTheme="majorBidi" w:cstheme="majorBidi"/>
          <w:b/>
          <w:bCs/>
          <w:sz w:val="20"/>
          <w:szCs w:val="20"/>
        </w:rPr>
        <w:t xml:space="preserve">the </w:t>
      </w:r>
      <w:r w:rsidRPr="003752F7">
        <w:rPr>
          <w:rFonts w:asciiTheme="majorBidi" w:eastAsiaTheme="minorEastAsia" w:hAnsiTheme="majorBidi" w:cstheme="majorBidi"/>
          <w:b/>
          <w:bCs/>
          <w:color w:val="000000"/>
          <w:sz w:val="20"/>
          <w:szCs w:val="20"/>
        </w:rPr>
        <w:t>Science of Verification</w:t>
      </w:r>
      <w:r w:rsidRPr="003752F7">
        <w:rPr>
          <w:rFonts w:asciiTheme="majorBidi" w:eastAsiaTheme="minorEastAsia" w:hAnsiTheme="majorBidi" w:cstheme="majorBidi"/>
          <w:color w:val="000000"/>
          <w:sz w:val="20"/>
          <w:szCs w:val="20"/>
        </w:rPr>
        <w:t xml:space="preserve"> (</w:t>
      </w:r>
      <w:r w:rsidRPr="003752F7">
        <w:rPr>
          <w:rFonts w:asciiTheme="majorBidi" w:eastAsiaTheme="minorEastAsia" w:hAnsiTheme="majorBidi" w:cstheme="majorBidi"/>
          <w:b/>
          <w:bCs/>
          <w:i/>
          <w:iCs/>
          <w:color w:val="000000"/>
          <w:sz w:val="20"/>
          <w:szCs w:val="20"/>
        </w:rPr>
        <w:t>‘Ilm al-Taḥqīq</w:t>
      </w:r>
      <w:r w:rsidRPr="003752F7">
        <w:rPr>
          <w:rFonts w:asciiTheme="majorBidi" w:eastAsiaTheme="minorEastAsia" w:hAnsiTheme="majorBidi" w:cstheme="majorBidi"/>
          <w:color w:val="000000"/>
          <w:sz w:val="20"/>
          <w:szCs w:val="20"/>
        </w:rPr>
        <w:t xml:space="preserve">) will be be presented in </w:t>
      </w:r>
      <w:r w:rsidR="001D7197" w:rsidRPr="003752F7">
        <w:rPr>
          <w:rFonts w:asciiTheme="majorBidi" w:eastAsiaTheme="minorEastAsia" w:hAnsiTheme="majorBidi" w:cstheme="majorBidi"/>
          <w:color w:val="000000"/>
          <w:sz w:val="20"/>
          <w:szCs w:val="20"/>
        </w:rPr>
        <w:t xml:space="preserve">some </w:t>
      </w:r>
      <w:r w:rsidRPr="003752F7">
        <w:rPr>
          <w:rFonts w:asciiTheme="majorBidi" w:eastAsiaTheme="minorEastAsia" w:hAnsiTheme="majorBidi" w:cstheme="majorBidi"/>
          <w:color w:val="000000"/>
          <w:sz w:val="20"/>
          <w:szCs w:val="20"/>
        </w:rPr>
        <w:t>detail in this chapter</w:t>
      </w:r>
      <w:r w:rsidR="001D7197" w:rsidRPr="003752F7">
        <w:rPr>
          <w:rFonts w:asciiTheme="majorBidi" w:eastAsiaTheme="minorEastAsia" w:hAnsiTheme="majorBidi" w:cstheme="majorBidi"/>
          <w:color w:val="000000"/>
          <w:sz w:val="20"/>
          <w:szCs w:val="20"/>
        </w:rPr>
        <w:t>. This Corrective or Mature Tradition was largely</w:t>
      </w:r>
      <w:r w:rsidRPr="003752F7">
        <w:rPr>
          <w:rFonts w:asciiTheme="majorBidi" w:eastAsiaTheme="minorEastAsia" w:hAnsiTheme="majorBidi" w:cstheme="majorBidi"/>
          <w:color w:val="000000"/>
          <w:sz w:val="20"/>
          <w:szCs w:val="20"/>
        </w:rPr>
        <w:t xml:space="preserve"> an essentially “Eastern Tradition” </w:t>
      </w:r>
      <w:r w:rsidR="001D7197" w:rsidRPr="003752F7">
        <w:rPr>
          <w:rFonts w:asciiTheme="majorBidi" w:eastAsiaTheme="minorEastAsia" w:hAnsiTheme="majorBidi" w:cstheme="majorBidi"/>
          <w:color w:val="000000"/>
          <w:sz w:val="20"/>
          <w:szCs w:val="20"/>
        </w:rPr>
        <w:t>in Sunn</w:t>
      </w:r>
      <w:r w:rsidR="00F964CD" w:rsidRPr="003752F7">
        <w:rPr>
          <w:rFonts w:asciiTheme="majorBidi" w:hAnsiTheme="majorBidi" w:cstheme="majorBidi"/>
          <w:sz w:val="20"/>
          <w:szCs w:val="20"/>
        </w:rPr>
        <w:t>ī</w:t>
      </w:r>
      <w:r w:rsidRPr="003752F7">
        <w:rPr>
          <w:rFonts w:asciiTheme="majorBidi" w:eastAsiaTheme="minorEastAsia" w:hAnsiTheme="majorBidi" w:cstheme="majorBidi"/>
          <w:color w:val="000000"/>
          <w:sz w:val="20"/>
          <w:szCs w:val="20"/>
        </w:rPr>
        <w:t xml:space="preserve"> Islam, in that its primary Scholars and representatives, as a rule, lived and flourished in the Islamic lands ranging from Greater Syria</w:t>
      </w:r>
      <w:r w:rsidR="00F964CD" w:rsidRPr="003752F7">
        <w:rPr>
          <w:rFonts w:asciiTheme="majorBidi" w:eastAsiaTheme="minorEastAsia" w:hAnsiTheme="majorBidi" w:cstheme="majorBidi"/>
          <w:color w:val="000000"/>
          <w:sz w:val="20"/>
          <w:szCs w:val="20"/>
        </w:rPr>
        <w:t xml:space="preserve"> and</w:t>
      </w:r>
      <w:r w:rsidRPr="003752F7">
        <w:rPr>
          <w:rFonts w:asciiTheme="majorBidi" w:eastAsiaTheme="minorEastAsia" w:hAnsiTheme="majorBidi" w:cstheme="majorBidi"/>
          <w:color w:val="000000"/>
          <w:sz w:val="20"/>
          <w:szCs w:val="20"/>
        </w:rPr>
        <w:t xml:space="preserve"> Iraq, </w:t>
      </w:r>
      <w:r w:rsidR="00F964CD" w:rsidRPr="003752F7">
        <w:rPr>
          <w:rFonts w:asciiTheme="majorBidi" w:eastAsiaTheme="minorEastAsia" w:hAnsiTheme="majorBidi" w:cstheme="majorBidi"/>
          <w:color w:val="000000"/>
          <w:sz w:val="20"/>
          <w:szCs w:val="20"/>
        </w:rPr>
        <w:t xml:space="preserve">to </w:t>
      </w:r>
      <w:r w:rsidRPr="003752F7">
        <w:rPr>
          <w:rFonts w:asciiTheme="majorBidi" w:eastAsiaTheme="minorEastAsia" w:hAnsiTheme="majorBidi" w:cstheme="majorBidi"/>
          <w:color w:val="000000"/>
          <w:sz w:val="20"/>
          <w:szCs w:val="20"/>
        </w:rPr>
        <w:t>Iran, Central Asia, Gr</w:t>
      </w:r>
      <w:r w:rsidR="00F964CD" w:rsidRPr="003752F7">
        <w:rPr>
          <w:rFonts w:asciiTheme="majorBidi" w:eastAsiaTheme="minorEastAsia" w:hAnsiTheme="majorBidi" w:cstheme="majorBidi"/>
          <w:color w:val="000000"/>
          <w:sz w:val="20"/>
          <w:szCs w:val="20"/>
        </w:rPr>
        <w:t>eater pre-Partition</w:t>
      </w:r>
      <w:r w:rsidRPr="003752F7">
        <w:rPr>
          <w:rFonts w:asciiTheme="majorBidi" w:eastAsiaTheme="minorEastAsia" w:hAnsiTheme="majorBidi" w:cstheme="majorBidi"/>
          <w:color w:val="000000"/>
          <w:sz w:val="20"/>
          <w:szCs w:val="20"/>
        </w:rPr>
        <w:t xml:space="preserve"> India, and China</w:t>
      </w:r>
      <w:r w:rsidR="00F964CD" w:rsidRPr="003752F7">
        <w:rPr>
          <w:rFonts w:asciiTheme="majorBidi" w:eastAsiaTheme="minorEastAsia" w:hAnsiTheme="majorBidi" w:cstheme="majorBidi"/>
          <w:color w:val="000000"/>
          <w:sz w:val="20"/>
          <w:szCs w:val="20"/>
        </w:rPr>
        <w:t xml:space="preserve">. </w:t>
      </w:r>
      <w:r w:rsidR="001E6F91" w:rsidRPr="003752F7">
        <w:rPr>
          <w:rFonts w:asciiTheme="majorBidi" w:eastAsiaTheme="minorEastAsia" w:hAnsiTheme="majorBidi" w:cstheme="majorBidi"/>
          <w:color w:val="000000"/>
          <w:sz w:val="20"/>
          <w:szCs w:val="20"/>
        </w:rPr>
        <w:t>Although the Corrective Tradition was shared by Sunn</w:t>
      </w:r>
      <w:r w:rsidR="001E6F91" w:rsidRPr="003752F7">
        <w:rPr>
          <w:rFonts w:asciiTheme="majorBidi" w:hAnsiTheme="majorBidi" w:cstheme="majorBidi"/>
          <w:sz w:val="20"/>
          <w:szCs w:val="20"/>
        </w:rPr>
        <w:t xml:space="preserve">īs and Shī‘ites alike in Islam’s Eastern realms, </w:t>
      </w:r>
      <w:r w:rsidRPr="003752F7">
        <w:rPr>
          <w:rFonts w:asciiTheme="majorBidi" w:eastAsiaTheme="minorEastAsia" w:hAnsiTheme="majorBidi" w:cstheme="majorBidi"/>
          <w:color w:val="000000"/>
          <w:sz w:val="20"/>
          <w:szCs w:val="20"/>
        </w:rPr>
        <w:t>it was little known, cultivated, or even especially welcomed in the “Western” Islamic lands</w:t>
      </w:r>
      <w:r w:rsidR="00EF70D2" w:rsidRPr="003752F7">
        <w:rPr>
          <w:rFonts w:asciiTheme="majorBidi" w:eastAsiaTheme="minorEastAsia" w:hAnsiTheme="majorBidi" w:cstheme="majorBidi"/>
          <w:color w:val="000000"/>
          <w:sz w:val="20"/>
          <w:szCs w:val="20"/>
        </w:rPr>
        <w:t>, ranging</w:t>
      </w:r>
      <w:r w:rsidRPr="003752F7">
        <w:rPr>
          <w:rFonts w:asciiTheme="majorBidi" w:eastAsiaTheme="minorEastAsia" w:hAnsiTheme="majorBidi" w:cstheme="majorBidi"/>
          <w:color w:val="000000"/>
          <w:sz w:val="20"/>
          <w:szCs w:val="20"/>
        </w:rPr>
        <w:t xml:space="preserve"> from Egypt to North and West Africa. </w:t>
      </w:r>
      <w:r w:rsidR="00EF70D2" w:rsidRPr="003752F7">
        <w:rPr>
          <w:rFonts w:asciiTheme="majorBidi" w:eastAsiaTheme="minorEastAsia" w:hAnsiTheme="majorBidi" w:cstheme="majorBidi"/>
          <w:color w:val="000000"/>
          <w:sz w:val="20"/>
          <w:szCs w:val="20"/>
        </w:rPr>
        <w:t>T</w:t>
      </w:r>
      <w:r w:rsidRPr="003752F7">
        <w:rPr>
          <w:rFonts w:asciiTheme="majorBidi" w:eastAsiaTheme="minorEastAsia" w:hAnsiTheme="majorBidi" w:cstheme="majorBidi"/>
          <w:color w:val="000000"/>
          <w:sz w:val="20"/>
          <w:szCs w:val="20"/>
        </w:rPr>
        <w:t xml:space="preserve">he </w:t>
      </w:r>
      <w:r w:rsidR="00EF70D2" w:rsidRPr="003752F7">
        <w:rPr>
          <w:rFonts w:asciiTheme="majorBidi" w:eastAsiaTheme="minorEastAsia" w:hAnsiTheme="majorBidi" w:cstheme="majorBidi"/>
          <w:color w:val="000000"/>
          <w:sz w:val="20"/>
          <w:szCs w:val="20"/>
        </w:rPr>
        <w:t xml:space="preserve">School of Verification </w:t>
      </w:r>
      <w:r w:rsidRPr="003752F7">
        <w:rPr>
          <w:rFonts w:asciiTheme="majorBidi" w:eastAsiaTheme="minorEastAsia" w:hAnsiTheme="majorBidi" w:cstheme="majorBidi"/>
          <w:color w:val="000000"/>
          <w:sz w:val="20"/>
          <w:szCs w:val="20"/>
        </w:rPr>
        <w:t xml:space="preserve">may be said to begin historically with </w:t>
      </w:r>
      <w:r w:rsidRPr="003752F7">
        <w:rPr>
          <w:rFonts w:asciiTheme="majorBidi" w:hAnsiTheme="majorBidi" w:cstheme="majorBidi"/>
          <w:color w:val="000000"/>
          <w:sz w:val="20"/>
          <w:szCs w:val="20"/>
        </w:rPr>
        <w:t>Fakhr-al-Dīn al-Rāzī (d. 605/1209) of Sunn</w:t>
      </w:r>
      <w:r w:rsidR="00EF70D2" w:rsidRPr="003752F7">
        <w:rPr>
          <w:rFonts w:asciiTheme="majorBidi" w:hAnsiTheme="majorBidi" w:cstheme="majorBidi"/>
          <w:sz w:val="20"/>
          <w:szCs w:val="20"/>
        </w:rPr>
        <w:t>ī</w:t>
      </w:r>
      <w:r w:rsidRPr="003752F7">
        <w:rPr>
          <w:rFonts w:asciiTheme="majorBidi" w:hAnsiTheme="majorBidi" w:cstheme="majorBidi"/>
          <w:color w:val="000000"/>
          <w:sz w:val="20"/>
          <w:szCs w:val="20"/>
        </w:rPr>
        <w:t xml:space="preserve"> Iran and Afghanistan</w:t>
      </w:r>
      <w:r w:rsidR="00EF70D2" w:rsidRPr="003752F7">
        <w:rPr>
          <w:rFonts w:asciiTheme="majorBidi" w:hAnsiTheme="majorBidi" w:cstheme="majorBidi"/>
          <w:color w:val="000000"/>
          <w:sz w:val="20"/>
          <w:szCs w:val="20"/>
        </w:rPr>
        <w:t xml:space="preserve">, although its Master and Guide—even in </w:t>
      </w:r>
      <w:r w:rsidR="00A768EB" w:rsidRPr="003752F7">
        <w:rPr>
          <w:rFonts w:asciiTheme="majorBidi" w:hAnsiTheme="majorBidi" w:cstheme="majorBidi"/>
          <w:color w:val="000000"/>
          <w:sz w:val="20"/>
          <w:szCs w:val="20"/>
        </w:rPr>
        <w:t xml:space="preserve">the life of al-Rāzī—was </w:t>
      </w:r>
      <w:r w:rsidRPr="003752F7">
        <w:rPr>
          <w:rFonts w:asciiTheme="majorBidi" w:hAnsiTheme="majorBidi" w:cstheme="majorBidi"/>
          <w:color w:val="000000"/>
          <w:sz w:val="20"/>
          <w:szCs w:val="20"/>
        </w:rPr>
        <w:t xml:space="preserve">his younger contemporary </w:t>
      </w:r>
      <w:r w:rsidRPr="003752F7">
        <w:rPr>
          <w:rFonts w:asciiTheme="majorBidi" w:hAnsiTheme="majorBidi" w:cstheme="majorBidi"/>
          <w:sz w:val="20"/>
          <w:szCs w:val="20"/>
        </w:rPr>
        <w:t xml:space="preserve">Al-Shaykh al-Akbar Muḥyī-al-Dīn </w:t>
      </w:r>
      <w:r w:rsidR="00A768EB" w:rsidRPr="003752F7">
        <w:rPr>
          <w:rFonts w:asciiTheme="majorBidi" w:hAnsiTheme="majorBidi" w:cstheme="majorBidi"/>
          <w:sz w:val="20"/>
          <w:szCs w:val="20"/>
        </w:rPr>
        <w:t>i</w:t>
      </w:r>
      <w:r w:rsidRPr="003752F7">
        <w:rPr>
          <w:rFonts w:asciiTheme="majorBidi" w:hAnsiTheme="majorBidi" w:cstheme="majorBidi"/>
          <w:sz w:val="20"/>
          <w:szCs w:val="20"/>
        </w:rPr>
        <w:t>bn al-‘Arabī (d. 638/1240) of al-Andalus</w:t>
      </w:r>
      <w:r w:rsidR="00A768EB" w:rsidRPr="003752F7">
        <w:rPr>
          <w:rFonts w:asciiTheme="majorBidi" w:hAnsiTheme="majorBidi" w:cstheme="majorBidi"/>
          <w:sz w:val="20"/>
          <w:szCs w:val="20"/>
        </w:rPr>
        <w:t>,</w:t>
      </w:r>
      <w:r w:rsidRPr="003752F7">
        <w:rPr>
          <w:rFonts w:asciiTheme="majorBidi" w:hAnsiTheme="majorBidi" w:cstheme="majorBidi"/>
          <w:sz w:val="20"/>
          <w:szCs w:val="20"/>
        </w:rPr>
        <w:t xml:space="preserve"> in the extreme Muslim “West</w:t>
      </w:r>
      <w:r w:rsidR="00A768EB" w:rsidRPr="003752F7">
        <w:rPr>
          <w:rFonts w:asciiTheme="majorBidi" w:hAnsiTheme="majorBidi" w:cstheme="majorBidi"/>
          <w:sz w:val="20"/>
          <w:szCs w:val="20"/>
        </w:rPr>
        <w:t>.</w:t>
      </w:r>
      <w:r w:rsidRPr="003752F7">
        <w:rPr>
          <w:rFonts w:asciiTheme="majorBidi" w:hAnsiTheme="majorBidi" w:cstheme="majorBidi"/>
          <w:sz w:val="20"/>
          <w:szCs w:val="20"/>
        </w:rPr>
        <w:t>”</w:t>
      </w:r>
      <w:r w:rsidR="00A768EB" w:rsidRPr="003752F7">
        <w:rPr>
          <w:rFonts w:asciiTheme="majorBidi" w:hAnsiTheme="majorBidi" w:cstheme="majorBidi"/>
          <w:sz w:val="20"/>
          <w:szCs w:val="20"/>
        </w:rPr>
        <w:t xml:space="preserve"> Without doubt,</w:t>
      </w:r>
      <w:r w:rsidRPr="003752F7">
        <w:rPr>
          <w:rFonts w:asciiTheme="majorBidi" w:hAnsiTheme="majorBidi" w:cstheme="majorBidi"/>
          <w:sz w:val="20"/>
          <w:szCs w:val="20"/>
        </w:rPr>
        <w:t xml:space="preserve"> </w:t>
      </w:r>
      <w:r w:rsidR="00A768EB" w:rsidRPr="003752F7">
        <w:rPr>
          <w:rFonts w:asciiTheme="majorBidi" w:hAnsiTheme="majorBidi" w:cstheme="majorBidi"/>
          <w:sz w:val="20"/>
          <w:szCs w:val="20"/>
        </w:rPr>
        <w:t xml:space="preserve">Ibn al-‘Arabī </w:t>
      </w:r>
      <w:r w:rsidRPr="003752F7">
        <w:rPr>
          <w:rFonts w:asciiTheme="majorBidi" w:hAnsiTheme="majorBidi" w:cstheme="majorBidi"/>
          <w:sz w:val="20"/>
          <w:szCs w:val="20"/>
        </w:rPr>
        <w:t xml:space="preserve">was the chief </w:t>
      </w:r>
      <w:r w:rsidR="00A768EB" w:rsidRPr="003752F7">
        <w:rPr>
          <w:rFonts w:asciiTheme="majorBidi" w:hAnsiTheme="majorBidi" w:cstheme="majorBidi"/>
          <w:sz w:val="20"/>
          <w:szCs w:val="20"/>
        </w:rPr>
        <w:t>I</w:t>
      </w:r>
      <w:r w:rsidRPr="003752F7">
        <w:rPr>
          <w:rFonts w:asciiTheme="majorBidi" w:hAnsiTheme="majorBidi" w:cstheme="majorBidi"/>
          <w:sz w:val="20"/>
          <w:szCs w:val="20"/>
        </w:rPr>
        <w:t xml:space="preserve">ntellectual and </w:t>
      </w:r>
      <w:r w:rsidR="00A768EB" w:rsidRPr="003752F7">
        <w:rPr>
          <w:rFonts w:asciiTheme="majorBidi" w:hAnsiTheme="majorBidi" w:cstheme="majorBidi"/>
          <w:sz w:val="20"/>
          <w:szCs w:val="20"/>
        </w:rPr>
        <w:t>S</w:t>
      </w:r>
      <w:r w:rsidRPr="003752F7">
        <w:rPr>
          <w:rFonts w:asciiTheme="majorBidi" w:hAnsiTheme="majorBidi" w:cstheme="majorBidi"/>
          <w:sz w:val="20"/>
          <w:szCs w:val="20"/>
        </w:rPr>
        <w:t>piritual force behind the School of Verification and remained its highest authority and most critical reference</w:t>
      </w:r>
      <w:r w:rsidR="00A768EB" w:rsidRPr="003752F7">
        <w:rPr>
          <w:rFonts w:asciiTheme="majorBidi" w:hAnsiTheme="majorBidi" w:cstheme="majorBidi"/>
          <w:sz w:val="20"/>
          <w:szCs w:val="20"/>
        </w:rPr>
        <w:t xml:space="preserve"> until the present</w:t>
      </w:r>
      <w:r w:rsidRPr="003752F7">
        <w:rPr>
          <w:rFonts w:asciiTheme="majorBidi" w:hAnsiTheme="majorBidi" w:cstheme="majorBidi"/>
          <w:sz w:val="20"/>
          <w:szCs w:val="20"/>
        </w:rPr>
        <w:t>. Th</w:t>
      </w:r>
      <w:r w:rsidR="00A768EB" w:rsidRPr="003752F7">
        <w:rPr>
          <w:rFonts w:asciiTheme="majorBidi" w:hAnsiTheme="majorBidi" w:cstheme="majorBidi"/>
          <w:sz w:val="20"/>
          <w:szCs w:val="20"/>
        </w:rPr>
        <w:t>us, th</w:t>
      </w:r>
      <w:r w:rsidRPr="003752F7">
        <w:rPr>
          <w:rFonts w:asciiTheme="majorBidi" w:hAnsiTheme="majorBidi" w:cstheme="majorBidi"/>
          <w:sz w:val="20"/>
          <w:szCs w:val="20"/>
        </w:rPr>
        <w:t>e School of Verification</w:t>
      </w:r>
      <w:r w:rsidR="00A768EB" w:rsidRPr="003752F7">
        <w:rPr>
          <w:rFonts w:asciiTheme="majorBidi" w:hAnsiTheme="majorBidi" w:cstheme="majorBidi"/>
          <w:sz w:val="20"/>
          <w:szCs w:val="20"/>
        </w:rPr>
        <w:t xml:space="preserve"> can be said to be</w:t>
      </w:r>
      <w:r w:rsidR="00F77B60" w:rsidRPr="003752F7">
        <w:rPr>
          <w:rFonts w:asciiTheme="majorBidi" w:hAnsiTheme="majorBidi" w:cstheme="majorBidi"/>
          <w:sz w:val="20"/>
          <w:szCs w:val="20"/>
        </w:rPr>
        <w:t xml:space="preserve"> an</w:t>
      </w:r>
      <w:r w:rsidR="00A768EB" w:rsidRPr="003752F7">
        <w:rPr>
          <w:rFonts w:asciiTheme="majorBidi" w:hAnsiTheme="majorBidi" w:cstheme="majorBidi"/>
          <w:sz w:val="20"/>
          <w:szCs w:val="20"/>
        </w:rPr>
        <w:t xml:space="preserve"> “Akbarian</w:t>
      </w:r>
      <w:r w:rsidR="00F77B60" w:rsidRPr="003752F7">
        <w:rPr>
          <w:rFonts w:asciiTheme="majorBidi" w:hAnsiTheme="majorBidi" w:cstheme="majorBidi"/>
          <w:sz w:val="20"/>
          <w:szCs w:val="20"/>
        </w:rPr>
        <w:t>” School. Throughout the centuries, it</w:t>
      </w:r>
      <w:r w:rsidRPr="003752F7">
        <w:rPr>
          <w:rFonts w:asciiTheme="majorBidi" w:hAnsiTheme="majorBidi" w:cstheme="majorBidi"/>
          <w:sz w:val="20"/>
          <w:szCs w:val="20"/>
        </w:rPr>
        <w:t xml:space="preserve"> was made up of amazing polymaths and brilliant thinkers until its most recent representatives in the fifteenth/twenty-first century. </w:t>
      </w:r>
      <w:r w:rsidR="00F77B60" w:rsidRPr="003752F7">
        <w:rPr>
          <w:rFonts w:asciiTheme="majorBidi" w:hAnsiTheme="majorBidi" w:cstheme="majorBidi"/>
          <w:sz w:val="20"/>
          <w:szCs w:val="20"/>
        </w:rPr>
        <w:t xml:space="preserve">The Corrective Tradition </w:t>
      </w:r>
      <w:r w:rsidRPr="003752F7">
        <w:rPr>
          <w:rFonts w:asciiTheme="majorBidi" w:hAnsiTheme="majorBidi" w:cstheme="majorBidi"/>
          <w:sz w:val="20"/>
          <w:szCs w:val="20"/>
        </w:rPr>
        <w:t xml:space="preserve">sought to check, verify, and reassess all earlier Islamic thought in </w:t>
      </w:r>
      <w:r w:rsidR="00F77B60" w:rsidRPr="003752F7">
        <w:rPr>
          <w:rFonts w:asciiTheme="majorBidi" w:hAnsiTheme="majorBidi" w:cstheme="majorBidi"/>
          <w:sz w:val="20"/>
          <w:szCs w:val="20"/>
        </w:rPr>
        <w:t>Divinity</w:t>
      </w:r>
      <w:r w:rsidRPr="003752F7">
        <w:rPr>
          <w:rFonts w:asciiTheme="majorBidi" w:hAnsiTheme="majorBidi" w:cstheme="majorBidi"/>
          <w:sz w:val="20"/>
          <w:szCs w:val="20"/>
        </w:rPr>
        <w:t xml:space="preserve">, Metaphysics, </w:t>
      </w:r>
      <w:r w:rsidR="00F77B60" w:rsidRPr="003752F7">
        <w:rPr>
          <w:rFonts w:asciiTheme="majorBidi" w:hAnsiTheme="majorBidi" w:cstheme="majorBidi"/>
          <w:sz w:val="20"/>
          <w:szCs w:val="20"/>
        </w:rPr>
        <w:t>L</w:t>
      </w:r>
      <w:r w:rsidRPr="003752F7">
        <w:rPr>
          <w:rFonts w:asciiTheme="majorBidi" w:hAnsiTheme="majorBidi" w:cstheme="majorBidi"/>
          <w:sz w:val="20"/>
          <w:szCs w:val="20"/>
        </w:rPr>
        <w:t xml:space="preserve">ogic, mathematics, astronomy, medicine, and all other </w:t>
      </w:r>
      <w:r w:rsidR="00F77B60" w:rsidRPr="003752F7">
        <w:rPr>
          <w:rFonts w:asciiTheme="majorBidi" w:hAnsiTheme="majorBidi" w:cstheme="majorBidi"/>
          <w:sz w:val="20"/>
          <w:szCs w:val="20"/>
        </w:rPr>
        <w:t>S</w:t>
      </w:r>
      <w:r w:rsidRPr="003752F7">
        <w:rPr>
          <w:rFonts w:asciiTheme="majorBidi" w:hAnsiTheme="majorBidi" w:cstheme="majorBidi"/>
          <w:sz w:val="20"/>
          <w:szCs w:val="20"/>
        </w:rPr>
        <w:t xml:space="preserve">ciences, and the results are generally astounding and </w:t>
      </w:r>
      <w:r w:rsidR="00F77B60" w:rsidRPr="003752F7">
        <w:rPr>
          <w:rFonts w:asciiTheme="majorBidi" w:hAnsiTheme="majorBidi" w:cstheme="majorBidi"/>
          <w:sz w:val="20"/>
          <w:szCs w:val="20"/>
        </w:rPr>
        <w:t xml:space="preserve">often </w:t>
      </w:r>
      <w:r w:rsidRPr="003752F7">
        <w:rPr>
          <w:rFonts w:asciiTheme="majorBidi" w:hAnsiTheme="majorBidi" w:cstheme="majorBidi"/>
          <w:sz w:val="20"/>
          <w:szCs w:val="20"/>
        </w:rPr>
        <w:t xml:space="preserve">remarkably relevant to the major </w:t>
      </w:r>
      <w:r w:rsidR="00F77B60" w:rsidRPr="003752F7">
        <w:rPr>
          <w:rFonts w:asciiTheme="majorBidi" w:hAnsiTheme="majorBidi" w:cstheme="majorBidi"/>
          <w:sz w:val="20"/>
          <w:szCs w:val="20"/>
        </w:rPr>
        <w:t>I</w:t>
      </w:r>
      <w:r w:rsidRPr="003752F7">
        <w:rPr>
          <w:rFonts w:asciiTheme="majorBidi" w:hAnsiTheme="majorBidi" w:cstheme="majorBidi"/>
          <w:sz w:val="20"/>
          <w:szCs w:val="20"/>
        </w:rPr>
        <w:t>ntellectual questions and quandaries of our time.</w:t>
      </w:r>
      <w:r w:rsidR="001B07F7" w:rsidRPr="003752F7">
        <w:rPr>
          <w:rFonts w:asciiTheme="majorBidi" w:hAnsiTheme="majorBidi" w:cstheme="majorBidi"/>
          <w:color w:val="000000"/>
          <w:sz w:val="20"/>
          <w:szCs w:val="20"/>
        </w:rPr>
        <w:t xml:space="preserve"> With regard to the Divine Science, the School of Verification sought to move beyond the issue-based dialectical mode of the early discursive mode of Divinity and make the Divine Science a universal Science, elucidating how things truly are in themselves. The Scholars of the Mature Tradition were not satisfied with winning arguments, convincing, or silencing opponents, but with discovering the actual fabric of reality as it truly is. As we will see in what follows, the Science of Verification did not restrict itself to Divinity and Metaphysics. Rather, it looked into all fields of knowledge, especially Logic, astronomy, and the empirical Sciences, including—as we will see above—the full development of the heliocentric theory of the solar system.</w:t>
      </w:r>
    </w:p>
    <w:p w14:paraId="628C1F03" w14:textId="416E42B2" w:rsidR="00E86172" w:rsidRPr="003752F7" w:rsidRDefault="00F77B60" w:rsidP="001B07F7">
      <w:pPr>
        <w:rPr>
          <w:rFonts w:asciiTheme="majorBidi" w:hAnsiTheme="majorBidi" w:cstheme="majorBidi"/>
          <w:color w:val="000000"/>
          <w:sz w:val="20"/>
          <w:szCs w:val="20"/>
        </w:rPr>
      </w:pPr>
      <w:r w:rsidRPr="003752F7">
        <w:rPr>
          <w:rFonts w:asciiTheme="majorBidi" w:hAnsiTheme="majorBidi" w:cstheme="majorBidi"/>
          <w:sz w:val="20"/>
          <w:szCs w:val="20"/>
        </w:rPr>
        <w:t xml:space="preserve">    </w:t>
      </w:r>
      <w:r w:rsidR="00E86172" w:rsidRPr="003752F7">
        <w:rPr>
          <w:rFonts w:asciiTheme="majorBidi" w:hAnsiTheme="majorBidi" w:cstheme="majorBidi"/>
          <w:color w:val="000000"/>
          <w:sz w:val="20"/>
          <w:szCs w:val="20"/>
        </w:rPr>
        <w:t xml:space="preserve">The word </w:t>
      </w:r>
      <w:r w:rsidR="00D95A8A" w:rsidRPr="003752F7">
        <w:rPr>
          <w:rFonts w:asciiTheme="majorBidi" w:hAnsiTheme="majorBidi" w:cstheme="majorBidi"/>
          <w:i/>
          <w:iCs/>
          <w:color w:val="000000"/>
          <w:sz w:val="20"/>
          <w:szCs w:val="20"/>
        </w:rPr>
        <w:t>T</w:t>
      </w:r>
      <w:r w:rsidR="00E86172" w:rsidRPr="003752F7">
        <w:rPr>
          <w:rFonts w:asciiTheme="majorBidi" w:hAnsiTheme="majorBidi" w:cstheme="majorBidi"/>
          <w:i/>
          <w:iCs/>
          <w:color w:val="000000"/>
          <w:sz w:val="20"/>
          <w:szCs w:val="20"/>
        </w:rPr>
        <w:t>aḥqīq</w:t>
      </w:r>
      <w:r w:rsidR="00E86172" w:rsidRPr="003752F7">
        <w:rPr>
          <w:rFonts w:asciiTheme="majorBidi" w:hAnsiTheme="majorBidi" w:cstheme="majorBidi"/>
          <w:color w:val="000000"/>
          <w:sz w:val="20"/>
          <w:szCs w:val="20"/>
        </w:rPr>
        <w:t xml:space="preserve"> (</w:t>
      </w:r>
      <w:r w:rsidR="00D95A8A" w:rsidRPr="003752F7">
        <w:rPr>
          <w:rFonts w:asciiTheme="majorBidi" w:hAnsiTheme="majorBidi" w:cstheme="majorBidi"/>
          <w:color w:val="000000"/>
          <w:sz w:val="20"/>
          <w:szCs w:val="20"/>
        </w:rPr>
        <w:t>V</w:t>
      </w:r>
      <w:r w:rsidR="00E86172" w:rsidRPr="003752F7">
        <w:rPr>
          <w:rFonts w:asciiTheme="majorBidi" w:hAnsiTheme="majorBidi" w:cstheme="majorBidi"/>
          <w:color w:val="000000"/>
          <w:sz w:val="20"/>
          <w:szCs w:val="20"/>
        </w:rPr>
        <w:t xml:space="preserve">erification) has several different meanings and applications in the Islamic </w:t>
      </w:r>
      <w:r w:rsidRPr="003752F7">
        <w:rPr>
          <w:rFonts w:asciiTheme="majorBidi" w:hAnsiTheme="majorBidi" w:cstheme="majorBidi"/>
          <w:color w:val="000000"/>
          <w:sz w:val="20"/>
          <w:szCs w:val="20"/>
        </w:rPr>
        <w:t>I</w:t>
      </w:r>
      <w:r w:rsidR="00E86172" w:rsidRPr="003752F7">
        <w:rPr>
          <w:rFonts w:asciiTheme="majorBidi" w:hAnsiTheme="majorBidi" w:cstheme="majorBidi"/>
          <w:color w:val="000000"/>
          <w:sz w:val="20"/>
          <w:szCs w:val="20"/>
        </w:rPr>
        <w:t>ntellectual Tradition, all of which go back to a dynamic search for truth by giving the things we study their “due right” (</w:t>
      </w:r>
      <w:r w:rsidR="00E86172" w:rsidRPr="003752F7">
        <w:rPr>
          <w:rFonts w:asciiTheme="majorBidi" w:hAnsiTheme="majorBidi" w:cstheme="majorBidi"/>
          <w:i/>
          <w:iCs/>
          <w:color w:val="000000"/>
          <w:sz w:val="20"/>
          <w:szCs w:val="20"/>
        </w:rPr>
        <w:t>ḥaqq</w:t>
      </w:r>
      <w:r w:rsidR="00E86172" w:rsidRPr="003752F7">
        <w:rPr>
          <w:rFonts w:asciiTheme="majorBidi" w:hAnsiTheme="majorBidi" w:cstheme="majorBidi"/>
          <w:color w:val="000000"/>
          <w:sz w:val="20"/>
          <w:szCs w:val="20"/>
        </w:rPr>
        <w:t>)</w:t>
      </w:r>
      <w:r w:rsidR="00705672" w:rsidRPr="003752F7">
        <w:rPr>
          <w:rFonts w:asciiTheme="majorBidi" w:hAnsiTheme="majorBidi" w:cstheme="majorBidi"/>
          <w:color w:val="000000"/>
          <w:sz w:val="20"/>
          <w:szCs w:val="20"/>
        </w:rPr>
        <w:t xml:space="preserve"> as a Right </w:t>
      </w:r>
      <w:r w:rsidR="007B38C4" w:rsidRPr="003752F7">
        <w:rPr>
          <w:rFonts w:asciiTheme="majorBidi" w:hAnsiTheme="majorBidi" w:cstheme="majorBidi"/>
          <w:color w:val="000000"/>
          <w:sz w:val="20"/>
          <w:szCs w:val="20"/>
        </w:rPr>
        <w:t>(</w:t>
      </w:r>
      <w:r w:rsidR="007B38C4" w:rsidRPr="003752F7">
        <w:rPr>
          <w:rFonts w:asciiTheme="majorBidi" w:hAnsiTheme="majorBidi" w:cstheme="majorBidi"/>
          <w:i/>
          <w:iCs/>
          <w:sz w:val="20"/>
          <w:szCs w:val="20"/>
        </w:rPr>
        <w:t>Ḥaqq</w:t>
      </w:r>
      <w:r w:rsidR="007B38C4" w:rsidRPr="003752F7">
        <w:rPr>
          <w:rFonts w:asciiTheme="majorBidi" w:hAnsiTheme="majorBidi" w:cstheme="majorBidi"/>
          <w:color w:val="000000"/>
          <w:sz w:val="20"/>
          <w:szCs w:val="20"/>
        </w:rPr>
        <w:t xml:space="preserve">) </w:t>
      </w:r>
      <w:r w:rsidR="00705672" w:rsidRPr="003752F7">
        <w:rPr>
          <w:rFonts w:asciiTheme="majorBidi" w:hAnsiTheme="majorBidi" w:cstheme="majorBidi"/>
          <w:color w:val="000000"/>
          <w:sz w:val="20"/>
          <w:szCs w:val="20"/>
        </w:rPr>
        <w:t>of God who created them in perfect wisdom</w:t>
      </w:r>
      <w:r w:rsidR="00E86172" w:rsidRPr="003752F7">
        <w:rPr>
          <w:rFonts w:asciiTheme="majorBidi" w:hAnsiTheme="majorBidi" w:cstheme="majorBidi"/>
          <w:color w:val="000000"/>
          <w:sz w:val="20"/>
          <w:szCs w:val="20"/>
        </w:rPr>
        <w:t xml:space="preserve">. </w:t>
      </w:r>
      <w:r w:rsidR="00A70A86" w:rsidRPr="003752F7">
        <w:rPr>
          <w:rFonts w:asciiTheme="majorBidi" w:hAnsiTheme="majorBidi" w:cstheme="majorBidi"/>
          <w:color w:val="000000"/>
          <w:sz w:val="20"/>
          <w:szCs w:val="20"/>
        </w:rPr>
        <w:t>With regard to empirical study, the Method of Verification (</w:t>
      </w:r>
      <w:r w:rsidR="00A70A86" w:rsidRPr="003752F7">
        <w:rPr>
          <w:rFonts w:asciiTheme="majorBidi" w:hAnsiTheme="majorBidi" w:cstheme="majorBidi"/>
          <w:i/>
          <w:iCs/>
          <w:color w:val="000000"/>
          <w:sz w:val="20"/>
          <w:szCs w:val="20"/>
        </w:rPr>
        <w:t>Manhaj</w:t>
      </w:r>
      <w:r w:rsidR="00D95A8A" w:rsidRPr="003752F7">
        <w:rPr>
          <w:rFonts w:asciiTheme="majorBidi" w:hAnsiTheme="majorBidi" w:cstheme="majorBidi"/>
          <w:i/>
          <w:iCs/>
          <w:color w:val="000000"/>
          <w:sz w:val="20"/>
          <w:szCs w:val="20"/>
        </w:rPr>
        <w:t>-</w:t>
      </w:r>
      <w:r w:rsidR="00A70A86" w:rsidRPr="003752F7">
        <w:rPr>
          <w:rFonts w:asciiTheme="majorBidi" w:hAnsiTheme="majorBidi" w:cstheme="majorBidi"/>
          <w:i/>
          <w:iCs/>
          <w:color w:val="000000"/>
          <w:sz w:val="20"/>
          <w:szCs w:val="20"/>
        </w:rPr>
        <w:t>al-Taḥqīq</w:t>
      </w:r>
      <w:r w:rsidR="00A70A86" w:rsidRPr="003752F7">
        <w:rPr>
          <w:rFonts w:asciiTheme="majorBidi" w:hAnsiTheme="majorBidi" w:cstheme="majorBidi"/>
          <w:color w:val="000000"/>
          <w:sz w:val="20"/>
          <w:szCs w:val="20"/>
        </w:rPr>
        <w:t xml:space="preserve">) asserted that the “right” or “rights” of the object of study should exercise authority over the cognitive subject carrying out the study. </w:t>
      </w:r>
      <w:r w:rsidR="00A70A86" w:rsidRPr="003752F7">
        <w:rPr>
          <w:rFonts w:asciiTheme="majorBidi" w:hAnsiTheme="majorBidi" w:cstheme="majorBidi"/>
          <w:color w:val="1E1E1E"/>
          <w:sz w:val="20"/>
          <w:szCs w:val="20"/>
        </w:rPr>
        <w:t>The object of study</w:t>
      </w:r>
      <w:r w:rsidR="00A70A86" w:rsidRPr="003752F7">
        <w:rPr>
          <w:rFonts w:asciiTheme="majorBidi" w:hAnsiTheme="majorBidi" w:cstheme="majorBidi"/>
          <w:sz w:val="20"/>
          <w:szCs w:val="20"/>
        </w:rPr>
        <w:t>—</w:t>
      </w:r>
      <w:r w:rsidR="00A70A86" w:rsidRPr="003752F7">
        <w:rPr>
          <w:rFonts w:asciiTheme="majorBidi" w:hAnsiTheme="majorBidi" w:cstheme="majorBidi"/>
          <w:color w:val="1E1E1E"/>
          <w:sz w:val="20"/>
          <w:szCs w:val="20"/>
        </w:rPr>
        <w:t>even if</w:t>
      </w:r>
      <w:r w:rsidR="003B713C" w:rsidRPr="003752F7">
        <w:rPr>
          <w:rFonts w:asciiTheme="majorBidi" w:hAnsiTheme="majorBidi" w:cstheme="majorBidi"/>
          <w:color w:val="1E1E1E"/>
          <w:sz w:val="20"/>
          <w:szCs w:val="20"/>
        </w:rPr>
        <w:t>, in Modern terms,</w:t>
      </w:r>
      <w:r w:rsidR="00A70A86" w:rsidRPr="003752F7">
        <w:rPr>
          <w:rFonts w:asciiTheme="majorBidi" w:hAnsiTheme="majorBidi" w:cstheme="majorBidi"/>
          <w:color w:val="1E1E1E"/>
          <w:sz w:val="20"/>
          <w:szCs w:val="20"/>
        </w:rPr>
        <w:t xml:space="preserve"> it were a white rat in a laboratory</w:t>
      </w:r>
      <w:r w:rsidR="00A70A86" w:rsidRPr="003752F7">
        <w:rPr>
          <w:rFonts w:asciiTheme="majorBidi" w:hAnsiTheme="majorBidi" w:cstheme="majorBidi"/>
          <w:sz w:val="20"/>
          <w:szCs w:val="20"/>
        </w:rPr>
        <w:t>—</w:t>
      </w:r>
      <w:r w:rsidR="00A70A86" w:rsidRPr="003752F7">
        <w:rPr>
          <w:rFonts w:asciiTheme="majorBidi" w:hAnsiTheme="majorBidi" w:cstheme="majorBidi"/>
          <w:color w:val="1E1E1E"/>
          <w:sz w:val="20"/>
          <w:szCs w:val="20"/>
        </w:rPr>
        <w:t>must never be taken for granted as if it were not part of the holistic fabric of all created being</w:t>
      </w:r>
      <w:r w:rsidR="00A70A86" w:rsidRPr="003752F7">
        <w:rPr>
          <w:rFonts w:asciiTheme="majorBidi" w:hAnsiTheme="majorBidi" w:cstheme="majorBidi"/>
          <w:sz w:val="20"/>
          <w:szCs w:val="20"/>
        </w:rPr>
        <w:t>—</w:t>
      </w:r>
      <w:r w:rsidR="00A70A86" w:rsidRPr="003752F7">
        <w:rPr>
          <w:rFonts w:asciiTheme="majorBidi" w:hAnsiTheme="majorBidi" w:cstheme="majorBidi"/>
          <w:color w:val="1E1E1E"/>
          <w:sz w:val="20"/>
          <w:szCs w:val="20"/>
        </w:rPr>
        <w:t xml:space="preserve">in which no part, however small, is ever insignificant. </w:t>
      </w:r>
      <w:r w:rsidR="00A70A86" w:rsidRPr="003752F7">
        <w:rPr>
          <w:rFonts w:asciiTheme="majorBidi" w:hAnsiTheme="majorBidi" w:cstheme="majorBidi"/>
          <w:color w:val="000000"/>
          <w:sz w:val="20"/>
          <w:szCs w:val="20"/>
          <w:u w:val="single"/>
        </w:rPr>
        <w:t>T</w:t>
      </w:r>
      <w:r w:rsidR="00A70A86" w:rsidRPr="003752F7">
        <w:rPr>
          <w:rFonts w:asciiTheme="majorBidi" w:hAnsiTheme="majorBidi" w:cstheme="majorBidi"/>
          <w:color w:val="0F252D"/>
          <w:sz w:val="20"/>
          <w:szCs w:val="20"/>
          <w:u w:val="single"/>
        </w:rPr>
        <w:t>he world as it is in itself does not reveal its secrets to hostile eyes</w:t>
      </w:r>
      <w:r w:rsidR="00A70A86" w:rsidRPr="003752F7">
        <w:rPr>
          <w:rFonts w:asciiTheme="majorBidi" w:hAnsiTheme="majorBidi" w:cstheme="majorBidi"/>
          <w:color w:val="0F252D"/>
          <w:sz w:val="20"/>
          <w:szCs w:val="20"/>
        </w:rPr>
        <w:t>.</w:t>
      </w:r>
      <w:r w:rsidR="00A70A86" w:rsidRPr="003752F7">
        <w:rPr>
          <w:rFonts w:asciiTheme="majorBidi" w:hAnsiTheme="majorBidi" w:cstheme="majorBidi"/>
          <w:color w:val="000000"/>
          <w:sz w:val="20"/>
          <w:szCs w:val="20"/>
        </w:rPr>
        <w:t xml:space="preserve"> Thus, just as no object</w:t>
      </w:r>
      <w:r w:rsidR="00745566" w:rsidRPr="003752F7">
        <w:rPr>
          <w:rFonts w:asciiTheme="majorBidi" w:hAnsiTheme="majorBidi" w:cstheme="majorBidi"/>
          <w:color w:val="000000"/>
          <w:sz w:val="20"/>
          <w:szCs w:val="20"/>
        </w:rPr>
        <w:t xml:space="preserve"> of study</w:t>
      </w:r>
      <w:r w:rsidR="00A70A86" w:rsidRPr="003752F7">
        <w:rPr>
          <w:rFonts w:asciiTheme="majorBidi" w:hAnsiTheme="majorBidi" w:cstheme="majorBidi"/>
          <w:color w:val="000000"/>
          <w:sz w:val="20"/>
          <w:szCs w:val="20"/>
        </w:rPr>
        <w:t xml:space="preserve"> is arbitrary, no subject</w:t>
      </w:r>
      <w:r w:rsidR="00745566" w:rsidRPr="003752F7">
        <w:rPr>
          <w:rFonts w:asciiTheme="majorBidi" w:hAnsiTheme="majorBidi" w:cstheme="majorBidi"/>
          <w:color w:val="000000"/>
          <w:sz w:val="20"/>
          <w:szCs w:val="20"/>
        </w:rPr>
        <w:t xml:space="preserve"> conducting a study</w:t>
      </w:r>
      <w:r w:rsidR="00A70A86" w:rsidRPr="003752F7">
        <w:rPr>
          <w:rFonts w:asciiTheme="majorBidi" w:hAnsiTheme="majorBidi" w:cstheme="majorBidi"/>
          <w:color w:val="000000"/>
          <w:sz w:val="20"/>
          <w:szCs w:val="20"/>
        </w:rPr>
        <w:t xml:space="preserve"> is autonomous. All parts are related to the whole, and all of them point in unison to the </w:t>
      </w:r>
      <w:r w:rsidR="00745566" w:rsidRPr="003752F7">
        <w:rPr>
          <w:rFonts w:asciiTheme="majorBidi" w:hAnsiTheme="majorBidi" w:cstheme="majorBidi"/>
          <w:color w:val="000000"/>
          <w:sz w:val="20"/>
          <w:szCs w:val="20"/>
        </w:rPr>
        <w:t>Grand S</w:t>
      </w:r>
      <w:r w:rsidR="00A70A86" w:rsidRPr="003752F7">
        <w:rPr>
          <w:rFonts w:asciiTheme="majorBidi" w:hAnsiTheme="majorBidi" w:cstheme="majorBidi"/>
          <w:color w:val="000000"/>
          <w:sz w:val="20"/>
          <w:szCs w:val="20"/>
        </w:rPr>
        <w:t xml:space="preserve">ource of their being. With regard to </w:t>
      </w:r>
      <w:r w:rsidR="00745566" w:rsidRPr="003752F7">
        <w:rPr>
          <w:rFonts w:asciiTheme="majorBidi" w:hAnsiTheme="majorBidi" w:cstheme="majorBidi"/>
          <w:color w:val="000000"/>
          <w:sz w:val="20"/>
          <w:szCs w:val="20"/>
        </w:rPr>
        <w:t>S</w:t>
      </w:r>
      <w:r w:rsidR="00A70A86" w:rsidRPr="003752F7">
        <w:rPr>
          <w:rFonts w:asciiTheme="majorBidi" w:hAnsiTheme="majorBidi" w:cstheme="majorBidi"/>
          <w:color w:val="000000"/>
          <w:sz w:val="20"/>
          <w:szCs w:val="20"/>
        </w:rPr>
        <w:t xml:space="preserve">cience and empirical realities, </w:t>
      </w:r>
      <w:r w:rsidR="00745566" w:rsidRPr="003752F7">
        <w:rPr>
          <w:rFonts w:asciiTheme="majorBidi" w:hAnsiTheme="majorBidi" w:cstheme="majorBidi"/>
          <w:i/>
          <w:iCs/>
          <w:color w:val="000000"/>
          <w:sz w:val="20"/>
          <w:szCs w:val="20"/>
        </w:rPr>
        <w:t>T</w:t>
      </w:r>
      <w:r w:rsidR="00A70A86" w:rsidRPr="003752F7">
        <w:rPr>
          <w:rFonts w:asciiTheme="majorBidi" w:hAnsiTheme="majorBidi" w:cstheme="majorBidi"/>
          <w:i/>
          <w:iCs/>
          <w:color w:val="000000"/>
          <w:sz w:val="20"/>
          <w:szCs w:val="20"/>
        </w:rPr>
        <w:t>aḥqīq</w:t>
      </w:r>
      <w:r w:rsidR="00A70A86" w:rsidRPr="003752F7">
        <w:rPr>
          <w:rFonts w:asciiTheme="majorBidi" w:hAnsiTheme="majorBidi" w:cstheme="majorBidi"/>
          <w:color w:val="000000"/>
          <w:sz w:val="20"/>
          <w:szCs w:val="20"/>
        </w:rPr>
        <w:t xml:space="preserve"> may also be referred to as the </w:t>
      </w:r>
      <w:r w:rsidR="00A70A86" w:rsidRPr="003752F7">
        <w:rPr>
          <w:rFonts w:asciiTheme="majorBidi" w:hAnsiTheme="majorBidi" w:cstheme="majorBidi"/>
          <w:i/>
          <w:iCs/>
          <w:color w:val="000000"/>
          <w:sz w:val="20"/>
          <w:szCs w:val="20"/>
        </w:rPr>
        <w:t>substantiating of realities</w:t>
      </w:r>
      <w:r w:rsidR="00A70A86" w:rsidRPr="003752F7">
        <w:rPr>
          <w:rFonts w:asciiTheme="majorBidi" w:hAnsiTheme="majorBidi" w:cstheme="majorBidi"/>
          <w:color w:val="000000"/>
          <w:sz w:val="20"/>
          <w:szCs w:val="20"/>
        </w:rPr>
        <w:t>, in which case it refers to the inherent ontological</w:t>
      </w:r>
      <w:r w:rsidR="00BA7123" w:rsidRPr="003752F7">
        <w:rPr>
          <w:rFonts w:asciiTheme="majorBidi" w:hAnsiTheme="majorBidi" w:cstheme="majorBidi"/>
          <w:color w:val="000000"/>
          <w:sz w:val="20"/>
          <w:szCs w:val="20"/>
        </w:rPr>
        <w:t xml:space="preserve"> and cognitive</w:t>
      </w:r>
      <w:r w:rsidR="00A70A86" w:rsidRPr="003752F7">
        <w:rPr>
          <w:rFonts w:asciiTheme="majorBidi" w:hAnsiTheme="majorBidi" w:cstheme="majorBidi"/>
          <w:color w:val="000000"/>
          <w:sz w:val="20"/>
          <w:szCs w:val="20"/>
        </w:rPr>
        <w:t xml:space="preserve"> demands of the objects studied upon the subjects</w:t>
      </w:r>
      <w:r w:rsidR="00A70A86" w:rsidRPr="003752F7">
        <w:rPr>
          <w:rFonts w:asciiTheme="majorBidi" w:hAnsiTheme="majorBidi" w:cstheme="majorBidi"/>
          <w:sz w:val="20"/>
          <w:szCs w:val="20"/>
        </w:rPr>
        <w:t>—</w:t>
      </w:r>
      <w:r w:rsidR="00A70A86" w:rsidRPr="003752F7">
        <w:rPr>
          <w:rFonts w:asciiTheme="majorBidi" w:hAnsiTheme="majorBidi" w:cstheme="majorBidi"/>
          <w:color w:val="000000"/>
          <w:sz w:val="20"/>
          <w:szCs w:val="20"/>
        </w:rPr>
        <w:t>ourselves</w:t>
      </w:r>
      <w:r w:rsidR="00A70A86" w:rsidRPr="003752F7">
        <w:rPr>
          <w:rFonts w:asciiTheme="majorBidi" w:hAnsiTheme="majorBidi" w:cstheme="majorBidi"/>
          <w:sz w:val="20"/>
          <w:szCs w:val="20"/>
        </w:rPr>
        <w:t>—</w:t>
      </w:r>
      <w:r w:rsidR="00A70A86" w:rsidRPr="003752F7">
        <w:rPr>
          <w:rFonts w:asciiTheme="majorBidi" w:hAnsiTheme="majorBidi" w:cstheme="majorBidi"/>
          <w:color w:val="000000"/>
          <w:sz w:val="20"/>
          <w:szCs w:val="20"/>
        </w:rPr>
        <w:t>who are studying them. When subjects</w:t>
      </w:r>
      <w:r w:rsidR="00A70A86" w:rsidRPr="003752F7">
        <w:rPr>
          <w:rFonts w:asciiTheme="majorBidi" w:hAnsiTheme="majorBidi" w:cstheme="majorBidi"/>
          <w:sz w:val="20"/>
          <w:szCs w:val="20"/>
        </w:rPr>
        <w:t>—</w:t>
      </w:r>
      <w:r w:rsidR="00A70A86" w:rsidRPr="003752F7">
        <w:rPr>
          <w:rFonts w:asciiTheme="majorBidi" w:hAnsiTheme="majorBidi" w:cstheme="majorBidi"/>
          <w:color w:val="000000"/>
          <w:sz w:val="20"/>
          <w:szCs w:val="20"/>
        </w:rPr>
        <w:t>such as ourselves</w:t>
      </w:r>
      <w:r w:rsidR="00A70A86" w:rsidRPr="003752F7">
        <w:rPr>
          <w:rFonts w:asciiTheme="majorBidi" w:hAnsiTheme="majorBidi" w:cstheme="majorBidi"/>
          <w:sz w:val="20"/>
          <w:szCs w:val="20"/>
        </w:rPr>
        <w:t>—</w:t>
      </w:r>
      <w:r w:rsidR="00A70A86" w:rsidRPr="003752F7">
        <w:rPr>
          <w:rFonts w:asciiTheme="majorBidi" w:hAnsiTheme="majorBidi" w:cstheme="majorBidi"/>
          <w:color w:val="000000"/>
          <w:sz w:val="20"/>
          <w:szCs w:val="20"/>
        </w:rPr>
        <w:t>undertake to study natural phenomena (the objects), for example, it is their ontological right upon us</w:t>
      </w:r>
      <w:r w:rsidR="00BA7123" w:rsidRPr="003752F7">
        <w:rPr>
          <w:rFonts w:asciiTheme="majorBidi" w:hAnsiTheme="majorBidi" w:cstheme="majorBidi"/>
          <w:color w:val="000000"/>
          <w:sz w:val="20"/>
          <w:szCs w:val="20"/>
        </w:rPr>
        <w:t xml:space="preserve"> before God, their Maker,</w:t>
      </w:r>
      <w:r w:rsidR="00A70A86" w:rsidRPr="003752F7">
        <w:rPr>
          <w:rFonts w:asciiTheme="majorBidi" w:hAnsiTheme="majorBidi" w:cstheme="majorBidi"/>
          <w:color w:val="000000"/>
          <w:sz w:val="20"/>
          <w:szCs w:val="20"/>
        </w:rPr>
        <w:t xml:space="preserve"> that we also seek to discover their unique reality and </w:t>
      </w:r>
      <w:r w:rsidR="00BA7123" w:rsidRPr="003752F7">
        <w:rPr>
          <w:rFonts w:asciiTheme="majorBidi" w:hAnsiTheme="majorBidi" w:cstheme="majorBidi"/>
          <w:color w:val="000000"/>
          <w:sz w:val="20"/>
          <w:szCs w:val="20"/>
        </w:rPr>
        <w:t xml:space="preserve">their God-given </w:t>
      </w:r>
      <w:r w:rsidR="00A70A86" w:rsidRPr="003752F7">
        <w:rPr>
          <w:rFonts w:asciiTheme="majorBidi" w:hAnsiTheme="majorBidi" w:cstheme="majorBidi"/>
          <w:color w:val="000000"/>
          <w:sz w:val="20"/>
          <w:szCs w:val="20"/>
        </w:rPr>
        <w:t>right (</w:t>
      </w:r>
      <w:r w:rsidR="00A70A86" w:rsidRPr="003752F7">
        <w:rPr>
          <w:rFonts w:asciiTheme="majorBidi" w:hAnsiTheme="majorBidi" w:cstheme="majorBidi"/>
          <w:i/>
          <w:iCs/>
          <w:color w:val="000000"/>
          <w:sz w:val="20"/>
          <w:szCs w:val="20"/>
        </w:rPr>
        <w:t>ḥaqq</w:t>
      </w:r>
      <w:r w:rsidR="00A70A86" w:rsidRPr="003752F7">
        <w:rPr>
          <w:rFonts w:asciiTheme="majorBidi" w:hAnsiTheme="majorBidi" w:cstheme="majorBidi"/>
          <w:color w:val="000000"/>
          <w:sz w:val="20"/>
          <w:szCs w:val="20"/>
        </w:rPr>
        <w:t>) and understand them in terms of their relation to God, which also means to discover their ultimate reality (</w:t>
      </w:r>
      <w:r w:rsidR="00A70A86" w:rsidRPr="003752F7">
        <w:rPr>
          <w:rFonts w:asciiTheme="majorBidi" w:hAnsiTheme="majorBidi" w:cstheme="majorBidi"/>
          <w:i/>
          <w:iCs/>
          <w:color w:val="000000"/>
          <w:sz w:val="20"/>
          <w:szCs w:val="20"/>
        </w:rPr>
        <w:t>ḥaqīqa</w:t>
      </w:r>
      <w:r w:rsidR="00A70A86" w:rsidRPr="003752F7">
        <w:rPr>
          <w:rFonts w:asciiTheme="majorBidi" w:hAnsiTheme="majorBidi" w:cstheme="majorBidi"/>
          <w:color w:val="000000"/>
          <w:sz w:val="20"/>
          <w:szCs w:val="20"/>
        </w:rPr>
        <w:t xml:space="preserve">) in the </w:t>
      </w:r>
      <w:r w:rsidR="00BA7123" w:rsidRPr="003752F7">
        <w:rPr>
          <w:rFonts w:asciiTheme="majorBidi" w:hAnsiTheme="majorBidi" w:cstheme="majorBidi"/>
          <w:color w:val="000000"/>
          <w:sz w:val="20"/>
          <w:szCs w:val="20"/>
        </w:rPr>
        <w:t xml:space="preserve">overall </w:t>
      </w:r>
      <w:r w:rsidR="00A70A86" w:rsidRPr="003752F7">
        <w:rPr>
          <w:rFonts w:asciiTheme="majorBidi" w:hAnsiTheme="majorBidi" w:cstheme="majorBidi"/>
          <w:color w:val="000000"/>
          <w:sz w:val="20"/>
          <w:szCs w:val="20"/>
        </w:rPr>
        <w:t xml:space="preserve">scheme of God’s creation. In the language of the </w:t>
      </w:r>
      <w:r w:rsidR="00A70A86" w:rsidRPr="003752F7">
        <w:rPr>
          <w:rFonts w:asciiTheme="majorBidi" w:hAnsiTheme="majorBidi" w:cstheme="majorBidi"/>
          <w:sz w:val="20"/>
          <w:szCs w:val="20"/>
        </w:rPr>
        <w:t>Qur’ān</w:t>
      </w:r>
      <w:r w:rsidR="00A70A86" w:rsidRPr="003752F7">
        <w:rPr>
          <w:rFonts w:asciiTheme="majorBidi" w:hAnsiTheme="majorBidi" w:cstheme="majorBidi"/>
          <w:color w:val="000000"/>
          <w:sz w:val="20"/>
          <w:szCs w:val="20"/>
        </w:rPr>
        <w:t>, we may call this endeavor the cognitive</w:t>
      </w:r>
      <w:r w:rsidR="00BA7123" w:rsidRPr="003752F7">
        <w:rPr>
          <w:rFonts w:asciiTheme="majorBidi" w:hAnsiTheme="majorBidi" w:cstheme="majorBidi"/>
          <w:color w:val="000000"/>
          <w:sz w:val="20"/>
          <w:szCs w:val="20"/>
        </w:rPr>
        <w:t xml:space="preserve"> as well as Spiritual</w:t>
      </w:r>
      <w:r w:rsidR="00A70A86" w:rsidRPr="003752F7">
        <w:rPr>
          <w:rFonts w:asciiTheme="majorBidi" w:hAnsiTheme="majorBidi" w:cstheme="majorBidi"/>
          <w:color w:val="000000"/>
          <w:sz w:val="20"/>
          <w:szCs w:val="20"/>
        </w:rPr>
        <w:t xml:space="preserve"> quest to “find the Face of God” in whatever object we study (see </w:t>
      </w:r>
      <w:r w:rsidR="00A70A86" w:rsidRPr="003752F7">
        <w:rPr>
          <w:rFonts w:asciiTheme="majorBidi" w:hAnsiTheme="majorBidi" w:cstheme="majorBidi"/>
          <w:sz w:val="20"/>
          <w:szCs w:val="20"/>
        </w:rPr>
        <w:t>Qur’ān, 2:115; 6:38; 12:105; 20:50; 27:93; 41:53; 49:29</w:t>
      </w:r>
      <w:r w:rsidR="00A70A86" w:rsidRPr="003752F7">
        <w:rPr>
          <w:rFonts w:asciiTheme="majorBidi" w:hAnsiTheme="majorBidi" w:cstheme="majorBidi"/>
          <w:color w:val="000000"/>
          <w:sz w:val="20"/>
          <w:szCs w:val="20"/>
        </w:rPr>
        <w:t xml:space="preserve">). In this process, we should </w:t>
      </w:r>
      <w:r w:rsidR="0005153B" w:rsidRPr="003752F7">
        <w:rPr>
          <w:rFonts w:asciiTheme="majorBidi" w:hAnsiTheme="majorBidi" w:cstheme="majorBidi"/>
          <w:color w:val="000000"/>
          <w:sz w:val="20"/>
          <w:szCs w:val="20"/>
        </w:rPr>
        <w:t xml:space="preserve">also </w:t>
      </w:r>
      <w:r w:rsidR="00A70A86" w:rsidRPr="003752F7">
        <w:rPr>
          <w:rFonts w:asciiTheme="majorBidi" w:hAnsiTheme="majorBidi" w:cstheme="majorBidi"/>
          <w:color w:val="000000"/>
          <w:sz w:val="20"/>
          <w:szCs w:val="20"/>
        </w:rPr>
        <w:t xml:space="preserve">seek to discern the </w:t>
      </w:r>
      <w:r w:rsidR="00A70A86" w:rsidRPr="003752F7">
        <w:rPr>
          <w:rFonts w:asciiTheme="majorBidi" w:hAnsiTheme="majorBidi" w:cstheme="majorBidi"/>
          <w:i/>
          <w:iCs/>
          <w:color w:val="000000"/>
          <w:sz w:val="20"/>
          <w:szCs w:val="20"/>
        </w:rPr>
        <w:t xml:space="preserve">ḥaqq </w:t>
      </w:r>
      <w:r w:rsidR="00A70A86" w:rsidRPr="003752F7">
        <w:rPr>
          <w:rFonts w:asciiTheme="majorBidi" w:hAnsiTheme="majorBidi" w:cstheme="majorBidi"/>
          <w:color w:val="000000"/>
          <w:sz w:val="20"/>
          <w:szCs w:val="20"/>
        </w:rPr>
        <w:t xml:space="preserve">that </w:t>
      </w:r>
      <w:r w:rsidR="007251D5" w:rsidRPr="003752F7">
        <w:rPr>
          <w:rFonts w:asciiTheme="majorBidi" w:hAnsiTheme="majorBidi" w:cstheme="majorBidi"/>
          <w:color w:val="000000"/>
          <w:sz w:val="20"/>
          <w:szCs w:val="20"/>
        </w:rPr>
        <w:t>all</w:t>
      </w:r>
      <w:r w:rsidR="00A70A86" w:rsidRPr="003752F7">
        <w:rPr>
          <w:rFonts w:asciiTheme="majorBidi" w:hAnsiTheme="majorBidi" w:cstheme="majorBidi"/>
          <w:color w:val="000000"/>
          <w:sz w:val="20"/>
          <w:szCs w:val="20"/>
        </w:rPr>
        <w:t xml:space="preserve"> created thing</w:t>
      </w:r>
      <w:r w:rsidR="007251D5" w:rsidRPr="003752F7">
        <w:rPr>
          <w:rFonts w:asciiTheme="majorBidi" w:hAnsiTheme="majorBidi" w:cstheme="majorBidi"/>
          <w:color w:val="000000"/>
          <w:sz w:val="20"/>
          <w:szCs w:val="20"/>
        </w:rPr>
        <w:t>s</w:t>
      </w:r>
      <w:r w:rsidR="0005153B" w:rsidRPr="003752F7">
        <w:rPr>
          <w:rFonts w:asciiTheme="majorBidi" w:hAnsiTheme="majorBidi" w:cstheme="majorBidi"/>
          <w:color w:val="000000"/>
          <w:sz w:val="20"/>
          <w:szCs w:val="20"/>
        </w:rPr>
        <w:t>—especially</w:t>
      </w:r>
      <w:r w:rsidR="007251D5" w:rsidRPr="003752F7">
        <w:rPr>
          <w:rFonts w:asciiTheme="majorBidi" w:hAnsiTheme="majorBidi" w:cstheme="majorBidi"/>
          <w:color w:val="000000"/>
          <w:sz w:val="20"/>
          <w:szCs w:val="20"/>
        </w:rPr>
        <w:t>,</w:t>
      </w:r>
      <w:r w:rsidR="0005153B" w:rsidRPr="003752F7">
        <w:rPr>
          <w:rFonts w:asciiTheme="majorBidi" w:hAnsiTheme="majorBidi" w:cstheme="majorBidi"/>
          <w:color w:val="000000"/>
          <w:sz w:val="20"/>
          <w:szCs w:val="20"/>
        </w:rPr>
        <w:t xml:space="preserve"> today</w:t>
      </w:r>
      <w:r w:rsidR="007251D5" w:rsidRPr="003752F7">
        <w:rPr>
          <w:rFonts w:asciiTheme="majorBidi" w:hAnsiTheme="majorBidi" w:cstheme="majorBidi"/>
          <w:color w:val="000000"/>
          <w:sz w:val="20"/>
          <w:szCs w:val="20"/>
        </w:rPr>
        <w:t>,</w:t>
      </w:r>
      <w:r w:rsidR="0005153B" w:rsidRPr="003752F7">
        <w:rPr>
          <w:rFonts w:asciiTheme="majorBidi" w:hAnsiTheme="majorBidi" w:cstheme="majorBidi"/>
          <w:color w:val="000000"/>
          <w:sz w:val="20"/>
          <w:szCs w:val="20"/>
        </w:rPr>
        <w:t xml:space="preserve"> the Environment and its many climes and creatures</w:t>
      </w:r>
      <w:r w:rsidR="007251D5" w:rsidRPr="003752F7">
        <w:rPr>
          <w:rFonts w:asciiTheme="majorBidi" w:hAnsiTheme="majorBidi" w:cstheme="majorBidi"/>
          <w:color w:val="000000"/>
          <w:sz w:val="20"/>
          <w:szCs w:val="20"/>
        </w:rPr>
        <w:t>—</w:t>
      </w:r>
      <w:r w:rsidR="00A70A86" w:rsidRPr="003752F7">
        <w:rPr>
          <w:rFonts w:asciiTheme="majorBidi" w:hAnsiTheme="majorBidi" w:cstheme="majorBidi"/>
          <w:color w:val="000000"/>
          <w:sz w:val="20"/>
          <w:szCs w:val="20"/>
        </w:rPr>
        <w:t>ha</w:t>
      </w:r>
      <w:r w:rsidR="007251D5" w:rsidRPr="003752F7">
        <w:rPr>
          <w:rFonts w:asciiTheme="majorBidi" w:hAnsiTheme="majorBidi" w:cstheme="majorBidi"/>
          <w:color w:val="000000"/>
          <w:sz w:val="20"/>
          <w:szCs w:val="20"/>
        </w:rPr>
        <w:t>ve</w:t>
      </w:r>
      <w:r w:rsidR="00A70A86" w:rsidRPr="003752F7">
        <w:rPr>
          <w:rFonts w:asciiTheme="majorBidi" w:hAnsiTheme="majorBidi" w:cstheme="majorBidi"/>
          <w:color w:val="000000"/>
          <w:sz w:val="20"/>
          <w:szCs w:val="20"/>
        </w:rPr>
        <w:t xml:space="preserve"> over us. When we </w:t>
      </w:r>
      <w:r w:rsidR="007251D5" w:rsidRPr="003752F7">
        <w:rPr>
          <w:rFonts w:asciiTheme="majorBidi" w:hAnsiTheme="majorBidi" w:cstheme="majorBidi"/>
          <w:color w:val="000000"/>
          <w:sz w:val="20"/>
          <w:szCs w:val="20"/>
        </w:rPr>
        <w:t>take that holistic approach</w:t>
      </w:r>
      <w:r w:rsidR="00A70A86" w:rsidRPr="003752F7">
        <w:rPr>
          <w:rFonts w:asciiTheme="majorBidi" w:hAnsiTheme="majorBidi" w:cstheme="majorBidi"/>
          <w:color w:val="000000"/>
          <w:sz w:val="20"/>
          <w:szCs w:val="20"/>
        </w:rPr>
        <w:t xml:space="preserve">, we </w:t>
      </w:r>
      <w:r w:rsidR="007251D5" w:rsidRPr="003752F7">
        <w:rPr>
          <w:rFonts w:asciiTheme="majorBidi" w:hAnsiTheme="majorBidi" w:cstheme="majorBidi"/>
          <w:color w:val="000000"/>
          <w:sz w:val="20"/>
          <w:szCs w:val="20"/>
        </w:rPr>
        <w:t xml:space="preserve">begin to </w:t>
      </w:r>
      <w:r w:rsidR="00A70A86" w:rsidRPr="003752F7">
        <w:rPr>
          <w:rFonts w:asciiTheme="majorBidi" w:hAnsiTheme="majorBidi" w:cstheme="majorBidi"/>
          <w:color w:val="000000"/>
          <w:sz w:val="20"/>
          <w:szCs w:val="20"/>
        </w:rPr>
        <w:t>see those objects</w:t>
      </w:r>
      <w:r w:rsidR="00F972D4" w:rsidRPr="003752F7">
        <w:rPr>
          <w:rFonts w:asciiTheme="majorBidi" w:hAnsiTheme="majorBidi" w:cstheme="majorBidi"/>
          <w:color w:val="000000"/>
          <w:sz w:val="20"/>
          <w:szCs w:val="20"/>
        </w:rPr>
        <w:t xml:space="preserve"> truly</w:t>
      </w:r>
      <w:r w:rsidR="00A70A86" w:rsidRPr="003752F7">
        <w:rPr>
          <w:rFonts w:asciiTheme="majorBidi" w:hAnsiTheme="majorBidi" w:cstheme="majorBidi"/>
          <w:color w:val="000000"/>
          <w:sz w:val="20"/>
          <w:szCs w:val="20"/>
        </w:rPr>
        <w:t xml:space="preserve"> as Signs of God, displaying His </w:t>
      </w:r>
      <w:r w:rsidR="00F972D4" w:rsidRPr="003752F7">
        <w:rPr>
          <w:rFonts w:asciiTheme="majorBidi" w:hAnsiTheme="majorBidi" w:cstheme="majorBidi"/>
          <w:color w:val="000000"/>
          <w:sz w:val="20"/>
          <w:szCs w:val="20"/>
        </w:rPr>
        <w:t>B</w:t>
      </w:r>
      <w:r w:rsidR="00A70A86" w:rsidRPr="003752F7">
        <w:rPr>
          <w:rFonts w:asciiTheme="majorBidi" w:hAnsiTheme="majorBidi" w:cstheme="majorBidi"/>
          <w:color w:val="000000"/>
          <w:sz w:val="20"/>
          <w:szCs w:val="20"/>
        </w:rPr>
        <w:t xml:space="preserve">eauty, </w:t>
      </w:r>
      <w:r w:rsidR="00F972D4" w:rsidRPr="003752F7">
        <w:rPr>
          <w:rFonts w:asciiTheme="majorBidi" w:hAnsiTheme="majorBidi" w:cstheme="majorBidi"/>
          <w:color w:val="000000"/>
          <w:sz w:val="20"/>
          <w:szCs w:val="20"/>
        </w:rPr>
        <w:t>M</w:t>
      </w:r>
      <w:r w:rsidR="00A70A86" w:rsidRPr="003752F7">
        <w:rPr>
          <w:rFonts w:asciiTheme="majorBidi" w:hAnsiTheme="majorBidi" w:cstheme="majorBidi"/>
          <w:color w:val="000000"/>
          <w:sz w:val="20"/>
          <w:szCs w:val="20"/>
        </w:rPr>
        <w:t xml:space="preserve">ajesty, and </w:t>
      </w:r>
      <w:r w:rsidR="00F972D4" w:rsidRPr="003752F7">
        <w:rPr>
          <w:rFonts w:asciiTheme="majorBidi" w:hAnsiTheme="majorBidi" w:cstheme="majorBidi"/>
          <w:color w:val="000000"/>
          <w:sz w:val="20"/>
          <w:szCs w:val="20"/>
        </w:rPr>
        <w:t>P</w:t>
      </w:r>
      <w:r w:rsidR="00A70A86" w:rsidRPr="003752F7">
        <w:rPr>
          <w:rFonts w:asciiTheme="majorBidi" w:hAnsiTheme="majorBidi" w:cstheme="majorBidi"/>
          <w:color w:val="000000"/>
          <w:sz w:val="20"/>
          <w:szCs w:val="20"/>
        </w:rPr>
        <w:t>erfection in creation. In this process of “</w:t>
      </w:r>
      <w:r w:rsidR="00F972D4" w:rsidRPr="003752F7">
        <w:rPr>
          <w:rFonts w:asciiTheme="majorBidi" w:hAnsiTheme="majorBidi" w:cstheme="majorBidi"/>
          <w:color w:val="000000"/>
          <w:sz w:val="20"/>
          <w:szCs w:val="20"/>
        </w:rPr>
        <w:t>V</w:t>
      </w:r>
      <w:r w:rsidR="00A70A86" w:rsidRPr="003752F7">
        <w:rPr>
          <w:rFonts w:asciiTheme="majorBidi" w:hAnsiTheme="majorBidi" w:cstheme="majorBidi"/>
          <w:color w:val="000000"/>
          <w:sz w:val="20"/>
          <w:szCs w:val="20"/>
        </w:rPr>
        <w:t>erification,” we also discover ourselves as</w:t>
      </w:r>
      <w:r w:rsidR="00F972D4" w:rsidRPr="003752F7">
        <w:rPr>
          <w:rFonts w:asciiTheme="majorBidi" w:hAnsiTheme="majorBidi" w:cstheme="majorBidi"/>
          <w:color w:val="000000"/>
          <w:sz w:val="20"/>
          <w:szCs w:val="20"/>
        </w:rPr>
        <w:t xml:space="preserve"> </w:t>
      </w:r>
      <w:r w:rsidR="00D04CEE" w:rsidRPr="003752F7">
        <w:rPr>
          <w:rFonts w:asciiTheme="majorBidi" w:hAnsiTheme="majorBidi" w:cstheme="majorBidi"/>
          <w:color w:val="000000"/>
          <w:sz w:val="20"/>
          <w:szCs w:val="20"/>
        </w:rPr>
        <w:t>unique</w:t>
      </w:r>
      <w:r w:rsidR="00A70A86" w:rsidRPr="003752F7">
        <w:rPr>
          <w:rFonts w:asciiTheme="majorBidi" w:hAnsiTheme="majorBidi" w:cstheme="majorBidi"/>
          <w:color w:val="000000"/>
          <w:sz w:val="20"/>
          <w:szCs w:val="20"/>
        </w:rPr>
        <w:t xml:space="preserve"> ultimate realities (</w:t>
      </w:r>
      <w:r w:rsidR="00A70A86" w:rsidRPr="003752F7">
        <w:rPr>
          <w:rFonts w:asciiTheme="majorBidi" w:hAnsiTheme="majorBidi" w:cstheme="majorBidi"/>
          <w:i/>
          <w:iCs/>
          <w:color w:val="000000"/>
          <w:sz w:val="20"/>
          <w:szCs w:val="20"/>
        </w:rPr>
        <w:t>ḥaq</w:t>
      </w:r>
      <w:r w:rsidR="00A70A86" w:rsidRPr="003752F7">
        <w:rPr>
          <w:rFonts w:asciiTheme="majorBidi" w:hAnsiTheme="majorBidi" w:cstheme="majorBidi"/>
          <w:i/>
          <w:iCs/>
          <w:sz w:val="20"/>
          <w:szCs w:val="20"/>
        </w:rPr>
        <w:t>ā’</w:t>
      </w:r>
      <w:r w:rsidR="00A70A86" w:rsidRPr="003752F7">
        <w:rPr>
          <w:rFonts w:asciiTheme="majorBidi" w:hAnsiTheme="majorBidi" w:cstheme="majorBidi"/>
          <w:i/>
          <w:iCs/>
          <w:color w:val="000000"/>
          <w:sz w:val="20"/>
          <w:szCs w:val="20"/>
        </w:rPr>
        <w:t>iq</w:t>
      </w:r>
      <w:r w:rsidR="00A70A86" w:rsidRPr="003752F7">
        <w:rPr>
          <w:rFonts w:asciiTheme="majorBidi" w:hAnsiTheme="majorBidi" w:cstheme="majorBidi"/>
          <w:color w:val="000000"/>
          <w:sz w:val="20"/>
          <w:szCs w:val="20"/>
        </w:rPr>
        <w:t xml:space="preserve">) </w:t>
      </w:r>
      <w:r w:rsidR="00D04CEE" w:rsidRPr="003752F7">
        <w:rPr>
          <w:rFonts w:asciiTheme="majorBidi" w:hAnsiTheme="majorBidi" w:cstheme="majorBidi"/>
          <w:color w:val="000000"/>
          <w:sz w:val="20"/>
          <w:szCs w:val="20"/>
        </w:rPr>
        <w:t>in</w:t>
      </w:r>
      <w:r w:rsidR="00A70A86" w:rsidRPr="003752F7">
        <w:rPr>
          <w:rFonts w:asciiTheme="majorBidi" w:hAnsiTheme="majorBidi" w:cstheme="majorBidi"/>
          <w:color w:val="000000"/>
          <w:sz w:val="20"/>
          <w:szCs w:val="20"/>
        </w:rPr>
        <w:t xml:space="preserve"> the world to which we</w:t>
      </w:r>
      <w:r w:rsidR="00D04CEE" w:rsidRPr="003752F7">
        <w:rPr>
          <w:rFonts w:asciiTheme="majorBidi" w:hAnsiTheme="majorBidi" w:cstheme="majorBidi"/>
          <w:color w:val="000000"/>
          <w:sz w:val="20"/>
          <w:szCs w:val="20"/>
        </w:rPr>
        <w:t xml:space="preserve"> and everything else</w:t>
      </w:r>
      <w:r w:rsidR="00A70A86" w:rsidRPr="003752F7">
        <w:rPr>
          <w:rFonts w:asciiTheme="majorBidi" w:hAnsiTheme="majorBidi" w:cstheme="majorBidi"/>
          <w:color w:val="000000"/>
          <w:sz w:val="20"/>
          <w:szCs w:val="20"/>
        </w:rPr>
        <w:t xml:space="preserve"> belong. Ultimately, such “</w:t>
      </w:r>
      <w:r w:rsidR="00D04CEE" w:rsidRPr="003752F7">
        <w:rPr>
          <w:rFonts w:asciiTheme="majorBidi" w:hAnsiTheme="majorBidi" w:cstheme="majorBidi"/>
          <w:color w:val="000000"/>
          <w:sz w:val="20"/>
          <w:szCs w:val="20"/>
        </w:rPr>
        <w:t>V</w:t>
      </w:r>
      <w:r w:rsidR="00A70A86" w:rsidRPr="003752F7">
        <w:rPr>
          <w:rFonts w:asciiTheme="majorBidi" w:hAnsiTheme="majorBidi" w:cstheme="majorBidi"/>
          <w:color w:val="000000"/>
          <w:sz w:val="20"/>
          <w:szCs w:val="20"/>
        </w:rPr>
        <w:t xml:space="preserve">erification” is a gesture of true humility that is at once both an act of </w:t>
      </w:r>
      <w:r w:rsidR="00D04CEE" w:rsidRPr="003752F7">
        <w:rPr>
          <w:rFonts w:asciiTheme="majorBidi" w:hAnsiTheme="majorBidi" w:cstheme="majorBidi"/>
          <w:color w:val="000000"/>
          <w:sz w:val="20"/>
          <w:szCs w:val="20"/>
        </w:rPr>
        <w:t>genuine S</w:t>
      </w:r>
      <w:r w:rsidR="00A70A86" w:rsidRPr="003752F7">
        <w:rPr>
          <w:rFonts w:asciiTheme="majorBidi" w:hAnsiTheme="majorBidi" w:cstheme="majorBidi"/>
          <w:color w:val="000000"/>
          <w:sz w:val="20"/>
          <w:szCs w:val="20"/>
        </w:rPr>
        <w:t xml:space="preserve">cientific study and of </w:t>
      </w:r>
      <w:r w:rsidR="00D04CEE" w:rsidRPr="003752F7">
        <w:rPr>
          <w:rFonts w:asciiTheme="majorBidi" w:hAnsiTheme="majorBidi" w:cstheme="majorBidi"/>
          <w:color w:val="000000"/>
          <w:sz w:val="20"/>
          <w:szCs w:val="20"/>
        </w:rPr>
        <w:t>sincere S</w:t>
      </w:r>
      <w:r w:rsidR="00A70A86" w:rsidRPr="003752F7">
        <w:rPr>
          <w:rFonts w:asciiTheme="majorBidi" w:hAnsiTheme="majorBidi" w:cstheme="majorBidi"/>
          <w:color w:val="000000"/>
          <w:sz w:val="20"/>
          <w:szCs w:val="20"/>
        </w:rPr>
        <w:t xml:space="preserve">piritual discipline. To understand anything in the universe or </w:t>
      </w:r>
      <w:r w:rsidR="00D04CEE" w:rsidRPr="003752F7">
        <w:rPr>
          <w:rFonts w:asciiTheme="majorBidi" w:hAnsiTheme="majorBidi" w:cstheme="majorBidi"/>
          <w:color w:val="000000"/>
          <w:sz w:val="20"/>
          <w:szCs w:val="20"/>
        </w:rPr>
        <w:t xml:space="preserve">simply to discover </w:t>
      </w:r>
      <w:r w:rsidR="00A70A86" w:rsidRPr="003752F7">
        <w:rPr>
          <w:rFonts w:asciiTheme="majorBidi" w:hAnsiTheme="majorBidi" w:cstheme="majorBidi"/>
          <w:color w:val="000000"/>
          <w:sz w:val="20"/>
          <w:szCs w:val="20"/>
        </w:rPr>
        <w:t>ourselves without</w:t>
      </w:r>
      <w:r w:rsidR="00D04CEE" w:rsidRPr="003752F7">
        <w:rPr>
          <w:rFonts w:asciiTheme="majorBidi" w:hAnsiTheme="majorBidi" w:cstheme="majorBidi"/>
          <w:color w:val="000000"/>
          <w:sz w:val="20"/>
          <w:szCs w:val="20"/>
        </w:rPr>
        <w:t xml:space="preserve"> first</w:t>
      </w:r>
      <w:r w:rsidR="00A70A86" w:rsidRPr="003752F7">
        <w:rPr>
          <w:rFonts w:asciiTheme="majorBidi" w:hAnsiTheme="majorBidi" w:cstheme="majorBidi"/>
          <w:color w:val="000000"/>
          <w:sz w:val="20"/>
          <w:szCs w:val="20"/>
        </w:rPr>
        <w:t xml:space="preserve"> “finding the Face of God</w:t>
      </w:r>
      <w:r w:rsidR="00DA2FD8" w:rsidRPr="003752F7">
        <w:rPr>
          <w:rFonts w:asciiTheme="majorBidi" w:hAnsiTheme="majorBidi" w:cstheme="majorBidi"/>
          <w:color w:val="000000"/>
          <w:sz w:val="20"/>
          <w:szCs w:val="20"/>
        </w:rPr>
        <w:t>,</w:t>
      </w:r>
      <w:r w:rsidR="00A70A86" w:rsidRPr="003752F7">
        <w:rPr>
          <w:rFonts w:asciiTheme="majorBidi" w:hAnsiTheme="majorBidi" w:cstheme="majorBidi"/>
          <w:color w:val="000000"/>
          <w:sz w:val="20"/>
          <w:szCs w:val="20"/>
        </w:rPr>
        <w:t>” is not just to lose sight of th</w:t>
      </w:r>
      <w:r w:rsidR="00DA2FD8" w:rsidRPr="003752F7">
        <w:rPr>
          <w:rFonts w:asciiTheme="majorBidi" w:hAnsiTheme="majorBidi" w:cstheme="majorBidi"/>
          <w:color w:val="000000"/>
          <w:sz w:val="20"/>
          <w:szCs w:val="20"/>
        </w:rPr>
        <w:t>e</w:t>
      </w:r>
      <w:r w:rsidR="00A70A86" w:rsidRPr="003752F7">
        <w:rPr>
          <w:rFonts w:asciiTheme="majorBidi" w:hAnsiTheme="majorBidi" w:cstheme="majorBidi"/>
          <w:color w:val="000000"/>
          <w:sz w:val="20"/>
          <w:szCs w:val="20"/>
        </w:rPr>
        <w:t xml:space="preserve"> </w:t>
      </w:r>
      <w:r w:rsidR="00A70A86" w:rsidRPr="003752F7">
        <w:rPr>
          <w:rFonts w:asciiTheme="majorBidi" w:hAnsiTheme="majorBidi" w:cstheme="majorBidi"/>
          <w:i/>
          <w:iCs/>
          <w:color w:val="000000"/>
          <w:sz w:val="20"/>
          <w:szCs w:val="20"/>
        </w:rPr>
        <w:t>ḥaqq</w:t>
      </w:r>
      <w:r w:rsidR="00A70A86" w:rsidRPr="003752F7">
        <w:rPr>
          <w:rFonts w:asciiTheme="majorBidi" w:hAnsiTheme="majorBidi" w:cstheme="majorBidi"/>
          <w:color w:val="000000"/>
          <w:sz w:val="20"/>
          <w:szCs w:val="20"/>
        </w:rPr>
        <w:t xml:space="preserve"> </w:t>
      </w:r>
      <w:r w:rsidR="00DA2FD8" w:rsidRPr="003752F7">
        <w:rPr>
          <w:rFonts w:asciiTheme="majorBidi" w:hAnsiTheme="majorBidi" w:cstheme="majorBidi"/>
          <w:color w:val="000000"/>
          <w:sz w:val="20"/>
          <w:szCs w:val="20"/>
        </w:rPr>
        <w:t xml:space="preserve">of our object of study </w:t>
      </w:r>
      <w:r w:rsidR="00A70A86" w:rsidRPr="003752F7">
        <w:rPr>
          <w:rFonts w:asciiTheme="majorBidi" w:hAnsiTheme="majorBidi" w:cstheme="majorBidi"/>
          <w:color w:val="000000"/>
          <w:sz w:val="20"/>
          <w:szCs w:val="20"/>
        </w:rPr>
        <w:t>but of God Himself, who is the Reality (</w:t>
      </w:r>
      <w:r w:rsidR="00A70A86" w:rsidRPr="003752F7">
        <w:rPr>
          <w:rFonts w:asciiTheme="majorBidi" w:hAnsiTheme="majorBidi" w:cstheme="majorBidi"/>
          <w:i/>
          <w:iCs/>
          <w:color w:val="000000"/>
          <w:sz w:val="20"/>
          <w:szCs w:val="20"/>
        </w:rPr>
        <w:t>al-</w:t>
      </w:r>
      <w:r w:rsidR="00A70A86" w:rsidRPr="003752F7">
        <w:rPr>
          <w:rFonts w:asciiTheme="majorBidi" w:hAnsiTheme="majorBidi" w:cstheme="majorBidi"/>
          <w:i/>
          <w:iCs/>
          <w:sz w:val="20"/>
          <w:szCs w:val="20"/>
        </w:rPr>
        <w:t>Ḥaqq</w:t>
      </w:r>
      <w:r w:rsidR="00A70A86" w:rsidRPr="003752F7">
        <w:rPr>
          <w:rFonts w:asciiTheme="majorBidi" w:hAnsiTheme="majorBidi" w:cstheme="majorBidi"/>
          <w:sz w:val="20"/>
          <w:szCs w:val="20"/>
        </w:rPr>
        <w:t>)</w:t>
      </w:r>
      <w:r w:rsidR="00A70A86" w:rsidRPr="003752F7">
        <w:rPr>
          <w:rFonts w:asciiTheme="majorBidi" w:hAnsiTheme="majorBidi" w:cstheme="majorBidi"/>
          <w:color w:val="000000"/>
          <w:sz w:val="20"/>
          <w:szCs w:val="20"/>
        </w:rPr>
        <w:t xml:space="preserve"> of all realities. Thus, when we lose sight of a thing’s </w:t>
      </w:r>
      <w:r w:rsidR="00A70A86" w:rsidRPr="003752F7">
        <w:rPr>
          <w:rFonts w:asciiTheme="majorBidi" w:hAnsiTheme="majorBidi" w:cstheme="majorBidi"/>
          <w:i/>
          <w:iCs/>
          <w:color w:val="000000"/>
          <w:sz w:val="20"/>
          <w:szCs w:val="20"/>
        </w:rPr>
        <w:t>ḥaqq,</w:t>
      </w:r>
      <w:r w:rsidR="00A70A86" w:rsidRPr="003752F7">
        <w:rPr>
          <w:rFonts w:asciiTheme="majorBidi" w:hAnsiTheme="majorBidi" w:cstheme="majorBidi"/>
          <w:color w:val="000000"/>
          <w:sz w:val="20"/>
          <w:szCs w:val="20"/>
        </w:rPr>
        <w:t xml:space="preserve"> we also lose sight of God, and </w:t>
      </w:r>
      <w:r w:rsidR="00DA2FD8" w:rsidRPr="003752F7">
        <w:rPr>
          <w:rFonts w:asciiTheme="majorBidi" w:hAnsiTheme="majorBidi" w:cstheme="majorBidi"/>
          <w:color w:val="000000"/>
          <w:sz w:val="20"/>
          <w:szCs w:val="20"/>
        </w:rPr>
        <w:t xml:space="preserve">we are in danger of </w:t>
      </w:r>
      <w:r w:rsidR="00A70A86" w:rsidRPr="003752F7">
        <w:rPr>
          <w:rFonts w:asciiTheme="majorBidi" w:hAnsiTheme="majorBidi" w:cstheme="majorBidi"/>
          <w:color w:val="000000"/>
          <w:sz w:val="20"/>
          <w:szCs w:val="20"/>
        </w:rPr>
        <w:t>stray</w:t>
      </w:r>
      <w:r w:rsidR="00DA2FD8" w:rsidRPr="003752F7">
        <w:rPr>
          <w:rFonts w:asciiTheme="majorBidi" w:hAnsiTheme="majorBidi" w:cstheme="majorBidi"/>
          <w:color w:val="000000"/>
          <w:sz w:val="20"/>
          <w:szCs w:val="20"/>
        </w:rPr>
        <w:t>ing</w:t>
      </w:r>
      <w:r w:rsidR="00A70A86" w:rsidRPr="003752F7">
        <w:rPr>
          <w:rFonts w:asciiTheme="majorBidi" w:hAnsiTheme="majorBidi" w:cstheme="majorBidi"/>
          <w:color w:val="000000"/>
          <w:sz w:val="20"/>
          <w:szCs w:val="20"/>
        </w:rPr>
        <w:t xml:space="preserve"> from the full reality of God’s supreme Oneness (</w:t>
      </w:r>
      <w:r w:rsidR="00A70A86" w:rsidRPr="003752F7">
        <w:rPr>
          <w:rFonts w:asciiTheme="majorBidi" w:hAnsiTheme="majorBidi" w:cstheme="majorBidi"/>
          <w:i/>
          <w:iCs/>
          <w:color w:val="000000"/>
          <w:sz w:val="20"/>
          <w:szCs w:val="20"/>
        </w:rPr>
        <w:t>Tawḥīd</w:t>
      </w:r>
      <w:r w:rsidR="00A70A86" w:rsidRPr="003752F7">
        <w:rPr>
          <w:rFonts w:asciiTheme="majorBidi" w:hAnsiTheme="majorBidi" w:cstheme="majorBidi"/>
          <w:color w:val="000000"/>
          <w:sz w:val="20"/>
          <w:szCs w:val="20"/>
        </w:rPr>
        <w:t>)</w:t>
      </w:r>
      <w:r w:rsidR="00E86172" w:rsidRPr="003752F7">
        <w:rPr>
          <w:rFonts w:asciiTheme="majorBidi" w:hAnsiTheme="majorBidi" w:cstheme="majorBidi"/>
          <w:color w:val="000000"/>
          <w:sz w:val="20"/>
          <w:szCs w:val="20"/>
        </w:rPr>
        <w:t>.</w:t>
      </w:r>
    </w:p>
  </w:footnote>
  <w:footnote w:id="199">
    <w:p w14:paraId="348E9E77" w14:textId="7D3878AF" w:rsidR="00E86172" w:rsidRPr="003752F7" w:rsidRDefault="00E86172" w:rsidP="00E86172">
      <w:pPr>
        <w:pStyle w:val="FootnoteText"/>
      </w:pPr>
      <w:r w:rsidRPr="003752F7">
        <w:rPr>
          <w:rStyle w:val="FootnoteReference"/>
        </w:rPr>
        <w:footnoteRef/>
      </w:r>
      <w:r w:rsidRPr="003752F7">
        <w:t xml:space="preserve"> </w:t>
      </w:r>
      <w:r w:rsidR="001B07F7" w:rsidRPr="003752F7">
        <w:rPr>
          <w:b/>
          <w:bCs/>
        </w:rPr>
        <w:t>“The Corrective Tradition”</w:t>
      </w:r>
      <w:r w:rsidR="001B07F7" w:rsidRPr="003752F7">
        <w:t xml:space="preserve"> or </w:t>
      </w:r>
      <w:r w:rsidR="001B07F7" w:rsidRPr="003752F7">
        <w:rPr>
          <w:b/>
          <w:bCs/>
        </w:rPr>
        <w:t>“the Mature Tradition”</w:t>
      </w:r>
      <w:r w:rsidR="001B07F7" w:rsidRPr="003752F7">
        <w:t xml:space="preserve"> are used in</w:t>
      </w:r>
      <w:r w:rsidR="001B07F7" w:rsidRPr="003752F7">
        <w:rPr>
          <w:b/>
          <w:bCs/>
        </w:rPr>
        <w:t xml:space="preserve"> </w:t>
      </w:r>
      <w:r w:rsidRPr="003752F7">
        <w:rPr>
          <w:i/>
          <w:iCs/>
        </w:rPr>
        <w:t xml:space="preserve">The First Teaching </w:t>
      </w:r>
      <w:r w:rsidR="001B07F7" w:rsidRPr="003752F7">
        <w:t>as</w:t>
      </w:r>
      <w:r w:rsidRPr="003752F7">
        <w:t xml:space="preserve"> synonyms for the “Science of Verification</w:t>
      </w:r>
      <w:r w:rsidR="001B07F7" w:rsidRPr="003752F7">
        <w:t>,</w:t>
      </w:r>
      <w:r w:rsidRPr="003752F7">
        <w:t xml:space="preserve">” because the spirit of </w:t>
      </w:r>
      <w:r w:rsidR="001B07F7" w:rsidRPr="003752F7">
        <w:t xml:space="preserve">Verification in </w:t>
      </w:r>
      <w:r w:rsidRPr="003752F7">
        <w:t>that Sc</w:t>
      </w:r>
      <w:r w:rsidR="001B07F7" w:rsidRPr="003752F7">
        <w:t>hool</w:t>
      </w:r>
      <w:r w:rsidRPr="003752F7">
        <w:t>, which</w:t>
      </w:r>
      <w:r w:rsidR="001B07F7" w:rsidRPr="003752F7">
        <w:t xml:space="preserve"> also</w:t>
      </w:r>
      <w:r w:rsidRPr="003752F7">
        <w:t xml:space="preserve"> is repeatedly manifested in the writings of Ibn al-‘Arabī, was “to correct and rectify” the shortcomings, confusions, imprecisions, and mistakes of certain earlier Islamic positions in </w:t>
      </w:r>
      <w:r w:rsidR="001B07F7" w:rsidRPr="003752F7">
        <w:t>Divinity</w:t>
      </w:r>
      <w:r w:rsidRPr="003752F7">
        <w:t>, Metaphysics, Philosophy, Logic, astronomy, and other sciences</w:t>
      </w:r>
      <w:r w:rsidR="001B07F7" w:rsidRPr="003752F7">
        <w:t>. Such corrections were done</w:t>
      </w:r>
      <w:r w:rsidRPr="003752F7">
        <w:t xml:space="preserve"> through careful systematic</w:t>
      </w:r>
      <w:r w:rsidR="001B07F7" w:rsidRPr="003752F7">
        <w:t xml:space="preserve">, which respected all earlier voices in the Tradition—even those of </w:t>
      </w:r>
      <w:r w:rsidR="000B4F38" w:rsidRPr="003752F7">
        <w:t xml:space="preserve">“unwanted” parties like the Philosophers—and </w:t>
      </w:r>
      <w:r w:rsidRPr="003752F7">
        <w:t>synthetic study, critique, and revision</w:t>
      </w:r>
      <w:r w:rsidR="000B4F38" w:rsidRPr="003752F7">
        <w:t xml:space="preserve"> of them</w:t>
      </w:r>
      <w:r w:rsidRPr="003752F7">
        <w:t>. It is a “Mature Tradition” because it emerged somewhat later in Islamic intellectual history—</w:t>
      </w:r>
      <w:r w:rsidR="000B4F38" w:rsidRPr="003752F7">
        <w:t xml:space="preserve">that is, </w:t>
      </w:r>
      <w:r w:rsidR="00B873AD" w:rsidRPr="003752F7">
        <w:t xml:space="preserve">in the wake of </w:t>
      </w:r>
      <w:r w:rsidRPr="003752F7">
        <w:t xml:space="preserve">the </w:t>
      </w:r>
      <w:r w:rsidR="00B873AD" w:rsidRPr="003752F7">
        <w:t>seventh</w:t>
      </w:r>
      <w:r w:rsidRPr="003752F7">
        <w:t>/thirteenth century and lasting</w:t>
      </w:r>
      <w:r w:rsidR="00B873AD" w:rsidRPr="003752F7">
        <w:t xml:space="preserve"> well</w:t>
      </w:r>
      <w:r w:rsidRPr="003752F7">
        <w:t xml:space="preserve"> into the colonial and post-colonial periods.</w:t>
      </w:r>
      <w:r w:rsidR="00B873AD" w:rsidRPr="003752F7">
        <w:t xml:space="preserve"> </w:t>
      </w:r>
      <w:r w:rsidRPr="003752F7">
        <w:t xml:space="preserve">Thus, </w:t>
      </w:r>
      <w:r w:rsidR="00B873AD" w:rsidRPr="003752F7">
        <w:t>the Mature Tradition</w:t>
      </w:r>
      <w:r w:rsidRPr="003752F7">
        <w:t xml:space="preserve"> stands out as one of the </w:t>
      </w:r>
      <w:r w:rsidR="00B873AD" w:rsidRPr="003752F7">
        <w:t xml:space="preserve">great </w:t>
      </w:r>
      <w:r w:rsidRPr="003752F7">
        <w:t xml:space="preserve">culminations and </w:t>
      </w:r>
      <w:r w:rsidR="00B873AD" w:rsidRPr="003752F7">
        <w:t xml:space="preserve">remarkable </w:t>
      </w:r>
      <w:r w:rsidRPr="003752F7">
        <w:t xml:space="preserve">signs of </w:t>
      </w:r>
      <w:r w:rsidR="00B873AD" w:rsidRPr="003752F7">
        <w:t>I</w:t>
      </w:r>
      <w:r w:rsidRPr="003752F7">
        <w:t xml:space="preserve">ntellectual growth and </w:t>
      </w:r>
      <w:r w:rsidR="00B873AD" w:rsidRPr="003752F7">
        <w:t>S</w:t>
      </w:r>
      <w:r w:rsidRPr="003752F7">
        <w:t>piritual maturity in the history of Islamic thought.</w:t>
      </w:r>
    </w:p>
  </w:footnote>
  <w:footnote w:id="200">
    <w:p w14:paraId="1F504331" w14:textId="7B9281BF" w:rsidR="00387AD9" w:rsidRPr="003752F7" w:rsidRDefault="00387AD9" w:rsidP="00387AD9">
      <w:pPr>
        <w:pStyle w:val="FootnoteText"/>
      </w:pPr>
      <w:r w:rsidRPr="003752F7">
        <w:rPr>
          <w:rStyle w:val="FootnoteReference"/>
        </w:rPr>
        <w:footnoteRef/>
      </w:r>
      <w:r w:rsidRPr="003752F7">
        <w:t xml:space="preserve"> </w:t>
      </w:r>
      <w:r w:rsidR="003E7E8D" w:rsidRPr="003752F7">
        <w:t xml:space="preserve">From </w:t>
      </w:r>
      <w:r w:rsidRPr="003752F7">
        <w:t xml:space="preserve">Johann Wolfgang von Goethe (d. </w:t>
      </w:r>
      <w:r w:rsidR="001A3F4A" w:rsidRPr="003752F7">
        <w:t>1248/</w:t>
      </w:r>
      <w:r w:rsidRPr="003752F7">
        <w:t>1832)</w:t>
      </w:r>
      <w:r w:rsidR="00952513" w:rsidRPr="003752F7">
        <w:t xml:space="preserve"> </w:t>
      </w:r>
      <w:r w:rsidR="00952513" w:rsidRPr="003752F7">
        <w:rPr>
          <w:i/>
          <w:iCs/>
        </w:rPr>
        <w:t>Faust</w:t>
      </w:r>
      <w:r w:rsidR="00952513" w:rsidRPr="003752F7">
        <w:t>.</w:t>
      </w:r>
      <w:r w:rsidR="00264ADD" w:rsidRPr="003752F7">
        <w:t xml:space="preserve"> </w:t>
      </w:r>
      <w:r w:rsidR="001C2B25" w:rsidRPr="003752F7">
        <w:t>The fuller</w:t>
      </w:r>
      <w:r w:rsidR="006F60C1" w:rsidRPr="003752F7">
        <w:t xml:space="preserve"> </w:t>
      </w:r>
      <w:r w:rsidR="001C2B25" w:rsidRPr="003752F7">
        <w:t>te</w:t>
      </w:r>
      <w:r w:rsidR="00E70489" w:rsidRPr="003752F7">
        <w:t>x</w:t>
      </w:r>
      <w:r w:rsidR="001C2B25" w:rsidRPr="003752F7">
        <w:t>t</w:t>
      </w:r>
      <w:r w:rsidR="00E70489" w:rsidRPr="003752F7">
        <w:t>, which was written to a friend in a letter,</w:t>
      </w:r>
      <w:r w:rsidR="001C2B25" w:rsidRPr="003752F7">
        <w:t xml:space="preserve"> is</w:t>
      </w:r>
      <w:r w:rsidR="00264ADD" w:rsidRPr="003752F7">
        <w:t>:</w:t>
      </w:r>
      <w:r w:rsidR="00E70489" w:rsidRPr="003752F7">
        <w:t xml:space="preserve"> “Theory, dear friend, is gray, but the golden tree of life springs forever green</w:t>
      </w:r>
      <w:r w:rsidR="006F60C1" w:rsidRPr="003752F7">
        <w:t xml:space="preserve">” (German: </w:t>
      </w:r>
      <w:r w:rsidR="001C2B25" w:rsidRPr="003752F7">
        <w:rPr>
          <w:i/>
          <w:iCs/>
        </w:rPr>
        <w:t>Grau, teurer Freund, ist all Theorie u</w:t>
      </w:r>
      <w:r w:rsidR="00264ADD" w:rsidRPr="003752F7">
        <w:rPr>
          <w:i/>
          <w:iCs/>
          <w:color w:val="001D35"/>
          <w:shd w:val="clear" w:color="auto" w:fill="FFFFFF"/>
        </w:rPr>
        <w:t>nd grün des Lebens goldner Baum</w:t>
      </w:r>
      <w:r w:rsidR="006F60C1" w:rsidRPr="003752F7">
        <w:rPr>
          <w:color w:val="001D35"/>
          <w:shd w:val="clear" w:color="auto" w:fill="FFFFFF"/>
        </w:rPr>
        <w:t>).</w:t>
      </w:r>
      <w:r w:rsidR="001C2B25" w:rsidRPr="003752F7">
        <w:rPr>
          <w:rStyle w:val="apple-converted-space"/>
          <w:rFonts w:ascii="Helvetica Neue" w:hAnsi="Helvetica Neue"/>
          <w:color w:val="1F1F1F"/>
          <w:shd w:val="clear" w:color="auto" w:fill="FFFFFF"/>
        </w:rPr>
        <w:t> </w:t>
      </w:r>
    </w:p>
  </w:footnote>
  <w:footnote w:id="201">
    <w:p w14:paraId="026D1ECB" w14:textId="77777777" w:rsidR="005B0A9F" w:rsidRPr="003752F7"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b/>
          <w:bCs/>
          <w:sz w:val="20"/>
          <w:szCs w:val="20"/>
        </w:rPr>
        <w:t xml:space="preserve"> </w:t>
      </w:r>
      <w:r w:rsidR="000F24CD" w:rsidRPr="003752F7">
        <w:rPr>
          <w:rFonts w:asciiTheme="majorBidi" w:eastAsiaTheme="majorEastAsia" w:hAnsiTheme="majorBidi" w:cstheme="majorBidi"/>
          <w:b/>
          <w:bCs/>
          <w:sz w:val="20"/>
          <w:szCs w:val="20"/>
        </w:rPr>
        <w:t xml:space="preserve">“The Science of Discourse” </w:t>
      </w:r>
      <w:r w:rsidRPr="003752F7">
        <w:rPr>
          <w:rFonts w:asciiTheme="majorBidi" w:hAnsiTheme="majorBidi" w:cstheme="majorBidi"/>
          <w:b/>
          <w:bCs/>
          <w:sz w:val="20"/>
          <w:szCs w:val="20"/>
        </w:rPr>
        <w:t>(</w:t>
      </w:r>
      <w:r w:rsidRPr="003752F7">
        <w:rPr>
          <w:rFonts w:asciiTheme="majorBidi" w:hAnsiTheme="majorBidi" w:cstheme="majorBidi"/>
          <w:b/>
          <w:bCs/>
          <w:i/>
          <w:iCs/>
          <w:sz w:val="20"/>
          <w:szCs w:val="20"/>
        </w:rPr>
        <w:t>‘Ilm al-Kal</w:t>
      </w:r>
      <w:r w:rsidR="005E7FB6" w:rsidRPr="003752F7">
        <w:rPr>
          <w:rFonts w:asciiTheme="majorBidi" w:hAnsiTheme="majorBidi" w:cstheme="majorBidi"/>
          <w:b/>
          <w:bCs/>
          <w:i/>
          <w:iCs/>
          <w:sz w:val="20"/>
          <w:szCs w:val="20"/>
        </w:rPr>
        <w:t>ā</w:t>
      </w:r>
      <w:r w:rsidRPr="003752F7">
        <w:rPr>
          <w:rFonts w:asciiTheme="majorBidi" w:hAnsiTheme="majorBidi" w:cstheme="majorBidi"/>
          <w:b/>
          <w:bCs/>
          <w:i/>
          <w:iCs/>
          <w:sz w:val="20"/>
          <w:szCs w:val="20"/>
        </w:rPr>
        <w:t>m</w:t>
      </w:r>
      <w:r w:rsidRPr="003752F7">
        <w:rPr>
          <w:rFonts w:asciiTheme="majorBidi" w:hAnsiTheme="majorBidi" w:cstheme="majorBidi"/>
          <w:b/>
          <w:bCs/>
          <w:sz w:val="20"/>
          <w:szCs w:val="20"/>
        </w:rPr>
        <w:t>)</w:t>
      </w:r>
      <w:r w:rsidRPr="003752F7">
        <w:rPr>
          <w:rFonts w:asciiTheme="majorBidi" w:eastAsiaTheme="majorEastAsia" w:hAnsiTheme="majorBidi" w:cstheme="majorBidi"/>
          <w:sz w:val="20"/>
          <w:szCs w:val="20"/>
        </w:rPr>
        <w:t xml:space="preserve"> refers</w:t>
      </w:r>
      <w:r w:rsidR="000F02E7" w:rsidRPr="003752F7">
        <w:rPr>
          <w:rFonts w:asciiTheme="majorBidi" w:eastAsiaTheme="majorEastAsia" w:hAnsiTheme="majorBidi" w:cstheme="majorBidi"/>
          <w:sz w:val="20"/>
          <w:szCs w:val="20"/>
        </w:rPr>
        <w:t xml:space="preserve"> tersely but</w:t>
      </w:r>
      <w:r w:rsidRPr="003752F7">
        <w:rPr>
          <w:rFonts w:asciiTheme="majorBidi" w:eastAsiaTheme="majorEastAsia" w:hAnsiTheme="majorBidi" w:cstheme="majorBidi"/>
          <w:sz w:val="20"/>
          <w:szCs w:val="20"/>
        </w:rPr>
        <w:t xml:space="preserve"> more exactly to the Discursive or Dialectical </w:t>
      </w:r>
      <w:r w:rsidR="000F02E7" w:rsidRPr="003752F7">
        <w:rPr>
          <w:rFonts w:asciiTheme="majorBidi" w:eastAsiaTheme="majorEastAsia" w:hAnsiTheme="majorBidi" w:cstheme="majorBidi"/>
          <w:sz w:val="20"/>
          <w:szCs w:val="20"/>
        </w:rPr>
        <w:t>Science of Divinity in Islam</w:t>
      </w:r>
      <w:r w:rsidRPr="003752F7">
        <w:rPr>
          <w:rFonts w:asciiTheme="majorBidi" w:eastAsiaTheme="majorEastAsia" w:hAnsiTheme="majorBidi" w:cstheme="majorBidi"/>
          <w:sz w:val="20"/>
          <w:szCs w:val="20"/>
        </w:rPr>
        <w:t xml:space="preserve">. It stands out as one of the most common terms for </w:t>
      </w:r>
      <w:r w:rsidR="000F02E7" w:rsidRPr="003752F7">
        <w:rPr>
          <w:rFonts w:asciiTheme="majorBidi" w:eastAsiaTheme="majorEastAsia" w:hAnsiTheme="majorBidi" w:cstheme="majorBidi"/>
          <w:sz w:val="20"/>
          <w:szCs w:val="20"/>
        </w:rPr>
        <w:t>Divinity Studies</w:t>
      </w:r>
      <w:r w:rsidRPr="003752F7">
        <w:rPr>
          <w:rFonts w:asciiTheme="majorBidi" w:eastAsiaTheme="majorEastAsia" w:hAnsiTheme="majorBidi" w:cstheme="majorBidi"/>
          <w:sz w:val="20"/>
          <w:szCs w:val="20"/>
        </w:rPr>
        <w:t xml:space="preserve"> in Islam and will be discussed at greater length in Volume </w:t>
      </w:r>
      <w:r w:rsidR="0007339B" w:rsidRPr="003752F7">
        <w:rPr>
          <w:rFonts w:asciiTheme="majorBidi" w:eastAsiaTheme="majorEastAsia" w:hAnsiTheme="majorBidi" w:cstheme="majorBidi"/>
          <w:sz w:val="20"/>
          <w:szCs w:val="20"/>
        </w:rPr>
        <w:t>Six</w:t>
      </w:r>
      <w:r w:rsidRPr="003752F7">
        <w:rPr>
          <w:rFonts w:asciiTheme="majorBidi" w:eastAsiaTheme="majorEastAsia" w:hAnsiTheme="majorBidi" w:cstheme="majorBidi"/>
          <w:sz w:val="20"/>
          <w:szCs w:val="20"/>
        </w:rPr>
        <w:t xml:space="preserve">. Although there have been numerous critiques of Discursive </w:t>
      </w:r>
      <w:r w:rsidR="0007339B" w:rsidRPr="003752F7">
        <w:rPr>
          <w:rFonts w:asciiTheme="majorBidi" w:eastAsiaTheme="majorEastAsia" w:hAnsiTheme="majorBidi" w:cstheme="majorBidi"/>
          <w:sz w:val="20"/>
          <w:szCs w:val="20"/>
        </w:rPr>
        <w:t>Divinity</w:t>
      </w:r>
      <w:r w:rsidRPr="003752F7">
        <w:rPr>
          <w:rFonts w:asciiTheme="majorBidi" w:eastAsiaTheme="majorEastAsia" w:hAnsiTheme="majorBidi" w:cstheme="majorBidi"/>
          <w:sz w:val="20"/>
          <w:szCs w:val="20"/>
        </w:rPr>
        <w:t xml:space="preserve"> during the course of Islamic intellectual history, the discipline was widely revered and practiced throughout that history, even</w:t>
      </w:r>
      <w:r w:rsidR="0007339B" w:rsidRPr="003752F7">
        <w:rPr>
          <w:rFonts w:asciiTheme="majorBidi" w:eastAsiaTheme="majorEastAsia" w:hAnsiTheme="majorBidi" w:cstheme="majorBidi"/>
          <w:sz w:val="20"/>
          <w:szCs w:val="20"/>
        </w:rPr>
        <w:t>—it must be emphasized—among most</w:t>
      </w:r>
      <w:r w:rsidRPr="003752F7">
        <w:rPr>
          <w:rFonts w:asciiTheme="majorBidi" w:eastAsiaTheme="majorEastAsia" w:hAnsiTheme="majorBidi" w:cstheme="majorBidi"/>
          <w:sz w:val="20"/>
          <w:szCs w:val="20"/>
        </w:rPr>
        <w:t xml:space="preserve"> Masters of the Corrective Tradition, until the present time. Indeed, a large number of them had their formative roots in M</w:t>
      </w:r>
      <w:r w:rsidRPr="003752F7">
        <w:rPr>
          <w:rFonts w:asciiTheme="majorBidi" w:hAnsiTheme="majorBidi" w:cstheme="majorBidi"/>
          <w:sz w:val="20"/>
          <w:szCs w:val="20"/>
        </w:rPr>
        <w:t>ā</w:t>
      </w:r>
      <w:r w:rsidRPr="003752F7">
        <w:rPr>
          <w:rFonts w:asciiTheme="majorBidi" w:eastAsiaTheme="majorEastAsia" w:hAnsiTheme="majorBidi" w:cstheme="majorBidi"/>
          <w:sz w:val="20"/>
          <w:szCs w:val="20"/>
        </w:rPr>
        <w:t>tur</w:t>
      </w:r>
      <w:r w:rsidRPr="003752F7">
        <w:rPr>
          <w:rFonts w:asciiTheme="majorBidi" w:hAnsiTheme="majorBidi" w:cstheme="majorBidi"/>
          <w:sz w:val="20"/>
          <w:szCs w:val="20"/>
        </w:rPr>
        <w:t>ī</w:t>
      </w:r>
      <w:r w:rsidRPr="003752F7">
        <w:rPr>
          <w:rFonts w:asciiTheme="majorBidi" w:eastAsiaTheme="majorEastAsia" w:hAnsiTheme="majorBidi" w:cstheme="majorBidi"/>
          <w:sz w:val="20"/>
          <w:szCs w:val="20"/>
        </w:rPr>
        <w:t>d</w:t>
      </w:r>
      <w:r w:rsidRPr="003752F7">
        <w:rPr>
          <w:rFonts w:asciiTheme="majorBidi" w:hAnsiTheme="majorBidi" w:cstheme="majorBidi"/>
          <w:sz w:val="20"/>
          <w:szCs w:val="20"/>
        </w:rPr>
        <w:t>ī</w:t>
      </w:r>
      <w:r w:rsidRPr="003752F7">
        <w:rPr>
          <w:rFonts w:asciiTheme="majorBidi" w:eastAsiaTheme="majorEastAsia" w:hAnsiTheme="majorBidi" w:cstheme="majorBidi"/>
          <w:sz w:val="20"/>
          <w:szCs w:val="20"/>
        </w:rPr>
        <w:t xml:space="preserve"> and Ash‘ar</w:t>
      </w:r>
      <w:r w:rsidRPr="003752F7">
        <w:rPr>
          <w:rFonts w:asciiTheme="majorBidi" w:hAnsiTheme="majorBidi" w:cstheme="majorBidi"/>
          <w:sz w:val="20"/>
          <w:szCs w:val="20"/>
        </w:rPr>
        <w:t>ī</w:t>
      </w:r>
      <w:r w:rsidRPr="003752F7">
        <w:rPr>
          <w:rFonts w:asciiTheme="majorBidi" w:eastAsiaTheme="majorEastAsia" w:hAnsiTheme="majorBidi" w:cstheme="majorBidi"/>
          <w:i/>
          <w:iCs/>
          <w:sz w:val="20"/>
          <w:szCs w:val="20"/>
        </w:rPr>
        <w:t xml:space="preserve"> Kal</w:t>
      </w:r>
      <w:r w:rsidRPr="003752F7">
        <w:rPr>
          <w:rFonts w:asciiTheme="majorBidi" w:hAnsiTheme="majorBidi" w:cstheme="majorBidi"/>
          <w:i/>
          <w:iCs/>
          <w:sz w:val="20"/>
          <w:szCs w:val="20"/>
        </w:rPr>
        <w:t>ā</w:t>
      </w:r>
      <w:r w:rsidRPr="003752F7">
        <w:rPr>
          <w:rFonts w:asciiTheme="majorBidi" w:eastAsiaTheme="majorEastAsia" w:hAnsiTheme="majorBidi" w:cstheme="majorBidi"/>
          <w:i/>
          <w:iCs/>
          <w:sz w:val="20"/>
          <w:szCs w:val="20"/>
        </w:rPr>
        <w:t>m</w:t>
      </w:r>
      <w:r w:rsidRPr="003752F7">
        <w:rPr>
          <w:rFonts w:asciiTheme="majorBidi" w:eastAsiaTheme="majorEastAsia" w:hAnsiTheme="majorBidi" w:cstheme="majorBidi"/>
          <w:sz w:val="20"/>
          <w:szCs w:val="20"/>
        </w:rPr>
        <w:t>.</w:t>
      </w:r>
      <w:r w:rsidR="007D6AB0" w:rsidRPr="003752F7">
        <w:rPr>
          <w:rFonts w:asciiTheme="majorBidi" w:eastAsiaTheme="majorEastAsia" w:hAnsiTheme="majorBidi" w:cstheme="majorBidi"/>
          <w:sz w:val="20"/>
          <w:szCs w:val="20"/>
        </w:rPr>
        <w:t xml:space="preserve"> </w:t>
      </w:r>
      <w:r w:rsidRPr="003752F7">
        <w:rPr>
          <w:rFonts w:asciiTheme="majorBidi" w:eastAsiaTheme="majorEastAsia" w:hAnsiTheme="majorBidi" w:cstheme="majorBidi"/>
          <w:i/>
          <w:iCs/>
          <w:sz w:val="20"/>
          <w:szCs w:val="20"/>
        </w:rPr>
        <w:t>‘Ilm al-Kalām</w:t>
      </w:r>
      <w:r w:rsidRPr="003752F7">
        <w:rPr>
          <w:rFonts w:asciiTheme="majorBidi" w:hAnsiTheme="majorBidi" w:cstheme="majorBidi"/>
          <w:sz w:val="20"/>
          <w:szCs w:val="20"/>
        </w:rPr>
        <w:t xml:space="preserve"> is sometimes referred to—especially by Western Scholars—as Dialectical Theology because of its extensive adoption of </w:t>
      </w:r>
      <w:r w:rsidRPr="003752F7">
        <w:rPr>
          <w:rFonts w:asciiTheme="majorBidi" w:hAnsiTheme="majorBidi" w:cstheme="majorBidi"/>
          <w:color w:val="000000"/>
          <w:sz w:val="20"/>
          <w:szCs w:val="20"/>
        </w:rPr>
        <w:t xml:space="preserve">rationalistic argumentation and </w:t>
      </w:r>
      <w:r w:rsidR="007D6AB0" w:rsidRPr="003752F7">
        <w:rPr>
          <w:rFonts w:asciiTheme="majorBidi" w:hAnsiTheme="majorBidi" w:cstheme="majorBidi"/>
          <w:color w:val="000000"/>
          <w:sz w:val="20"/>
          <w:szCs w:val="20"/>
        </w:rPr>
        <w:t xml:space="preserve">the </w:t>
      </w:r>
      <w:r w:rsidRPr="003752F7">
        <w:rPr>
          <w:rFonts w:asciiTheme="majorBidi" w:hAnsiTheme="majorBidi" w:cstheme="majorBidi"/>
          <w:color w:val="000000"/>
          <w:sz w:val="20"/>
          <w:szCs w:val="20"/>
        </w:rPr>
        <w:t xml:space="preserve">systematic debate methods of “dialectical” discourse. Typical dialectical presentations in the discipline </w:t>
      </w:r>
      <w:r w:rsidR="00730914" w:rsidRPr="003752F7">
        <w:rPr>
          <w:rFonts w:asciiTheme="majorBidi" w:hAnsiTheme="majorBidi" w:cstheme="majorBidi"/>
          <w:color w:val="000000"/>
          <w:sz w:val="20"/>
          <w:szCs w:val="20"/>
        </w:rPr>
        <w:t xml:space="preserve">often </w:t>
      </w:r>
      <w:r w:rsidRPr="003752F7">
        <w:rPr>
          <w:rFonts w:asciiTheme="majorBidi" w:hAnsiTheme="majorBidi" w:cstheme="majorBidi"/>
          <w:color w:val="000000"/>
          <w:sz w:val="20"/>
          <w:szCs w:val="20"/>
        </w:rPr>
        <w:t>invoke, for example, the formula: “If such-and-such is said,” then “we respond with such-and-such.” The method always assumes the presence of a second party</w:t>
      </w:r>
      <w:r w:rsidR="00730914" w:rsidRPr="003752F7">
        <w:rPr>
          <w:rFonts w:asciiTheme="majorBidi" w:hAnsiTheme="majorBidi" w:cstheme="majorBidi"/>
          <w:color w:val="000000"/>
          <w:sz w:val="20"/>
          <w:szCs w:val="20"/>
        </w:rPr>
        <w:t>,</w:t>
      </w:r>
      <w:r w:rsidRPr="003752F7">
        <w:rPr>
          <w:rFonts w:asciiTheme="majorBidi" w:hAnsiTheme="majorBidi" w:cstheme="majorBidi"/>
          <w:color w:val="000000"/>
          <w:sz w:val="20"/>
          <w:szCs w:val="20"/>
        </w:rPr>
        <w:t xml:space="preserve"> who holds a contrary position</w:t>
      </w:r>
      <w:r w:rsidR="00730914" w:rsidRPr="003752F7">
        <w:rPr>
          <w:rFonts w:asciiTheme="majorBidi" w:hAnsiTheme="majorBidi" w:cstheme="majorBidi"/>
          <w:color w:val="000000"/>
          <w:sz w:val="20"/>
          <w:szCs w:val="20"/>
        </w:rPr>
        <w:t>,</w:t>
      </w:r>
      <w:r w:rsidRPr="003752F7">
        <w:rPr>
          <w:rFonts w:asciiTheme="majorBidi" w:hAnsiTheme="majorBidi" w:cstheme="majorBidi"/>
          <w:color w:val="000000"/>
          <w:sz w:val="20"/>
          <w:szCs w:val="20"/>
        </w:rPr>
        <w:t xml:space="preserve"> that must be corrected or, at least, shown to be wrong. The dialectical approach was geared, therefore, to anticipate insofar as possible the various arguments that Muslims would likely face—from within and without their ranks—and set forth what were believed to be the best counterarguments.</w:t>
      </w:r>
    </w:p>
    <w:p w14:paraId="5E62160B" w14:textId="7C8BBAEE" w:rsidR="00E86172" w:rsidRPr="003752F7" w:rsidRDefault="005B0A9F"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b/>
          <w:bCs/>
          <w:sz w:val="20"/>
          <w:szCs w:val="20"/>
        </w:rPr>
      </w:pPr>
      <w:r w:rsidRPr="003752F7">
        <w:rPr>
          <w:rFonts w:asciiTheme="majorBidi" w:hAnsiTheme="majorBidi" w:cstheme="majorBidi"/>
          <w:color w:val="000000"/>
          <w:sz w:val="20"/>
          <w:szCs w:val="20"/>
        </w:rPr>
        <w:t xml:space="preserve">    </w:t>
      </w:r>
      <w:r w:rsidR="00E86172" w:rsidRPr="003752F7">
        <w:rPr>
          <w:rFonts w:asciiTheme="majorBidi" w:hAnsiTheme="majorBidi" w:cstheme="majorBidi"/>
          <w:color w:val="000000"/>
          <w:sz w:val="20"/>
          <w:szCs w:val="20"/>
        </w:rPr>
        <w:t xml:space="preserve">It is of note that this very dialectical method of early Classical </w:t>
      </w:r>
      <w:r w:rsidR="00E86172" w:rsidRPr="003752F7">
        <w:rPr>
          <w:rFonts w:asciiTheme="majorBidi" w:hAnsiTheme="majorBidi" w:cstheme="majorBidi"/>
          <w:i/>
          <w:iCs/>
          <w:color w:val="000000"/>
          <w:sz w:val="20"/>
          <w:szCs w:val="20"/>
        </w:rPr>
        <w:t xml:space="preserve">Kalām </w:t>
      </w:r>
      <w:r w:rsidR="00E86172" w:rsidRPr="003752F7">
        <w:rPr>
          <w:rFonts w:asciiTheme="majorBidi" w:hAnsiTheme="majorBidi" w:cstheme="majorBidi"/>
          <w:color w:val="000000"/>
          <w:sz w:val="20"/>
          <w:szCs w:val="20"/>
        </w:rPr>
        <w:t xml:space="preserve">has clear parallels among the ancient Greek </w:t>
      </w:r>
      <w:r w:rsidRPr="003752F7">
        <w:rPr>
          <w:rFonts w:asciiTheme="majorBidi" w:hAnsiTheme="majorBidi" w:cstheme="majorBidi"/>
          <w:color w:val="000000"/>
          <w:sz w:val="20"/>
          <w:szCs w:val="20"/>
        </w:rPr>
        <w:t>P</w:t>
      </w:r>
      <w:r w:rsidR="00E86172" w:rsidRPr="003752F7">
        <w:rPr>
          <w:rFonts w:asciiTheme="majorBidi" w:hAnsiTheme="majorBidi" w:cstheme="majorBidi"/>
          <w:color w:val="000000"/>
          <w:sz w:val="20"/>
          <w:szCs w:val="20"/>
        </w:rPr>
        <w:t xml:space="preserve">hilosophers, to whom it was indebted to some extent. </w:t>
      </w:r>
      <w:r w:rsidR="00E86172" w:rsidRPr="003752F7">
        <w:rPr>
          <w:rFonts w:asciiTheme="majorBidi" w:hAnsiTheme="majorBidi" w:cstheme="majorBidi"/>
          <w:sz w:val="20"/>
          <w:szCs w:val="20"/>
        </w:rPr>
        <w:t xml:space="preserve">The earliest reported beginnings of Discursive </w:t>
      </w:r>
      <w:r w:rsidR="00341D1B" w:rsidRPr="003752F7">
        <w:rPr>
          <w:rFonts w:asciiTheme="majorBidi" w:hAnsiTheme="majorBidi" w:cstheme="majorBidi"/>
          <w:sz w:val="20"/>
          <w:szCs w:val="20"/>
        </w:rPr>
        <w:t>Divinity</w:t>
      </w:r>
      <w:r w:rsidR="00E86172" w:rsidRPr="003752F7">
        <w:rPr>
          <w:rFonts w:asciiTheme="majorBidi" w:hAnsiTheme="majorBidi" w:cstheme="majorBidi"/>
          <w:sz w:val="20"/>
          <w:szCs w:val="20"/>
        </w:rPr>
        <w:t xml:space="preserve"> in the Islamic Tradition may be traced back to al-Ḥasan ibn Yasār al-Baṣrī (d. 110/728) and al-Imām Abū-Ḥanīfa (d. 150/767). Other great Scholars, including al-Imām Aḥmad ibn Ḥanbal (d. 241/855) and, before him, the great Imāms Mālik ibn Anas (d. 178/795) and Muḥammad ibn Idrīs al-Shāfi‘ī (d. 204/820), also provided important clarifications </w:t>
      </w:r>
      <w:r w:rsidR="00341D1B" w:rsidRPr="003752F7">
        <w:rPr>
          <w:rFonts w:asciiTheme="majorBidi" w:hAnsiTheme="majorBidi" w:cstheme="majorBidi"/>
          <w:sz w:val="20"/>
          <w:szCs w:val="20"/>
        </w:rPr>
        <w:t xml:space="preserve">in Divinity </w:t>
      </w:r>
      <w:r w:rsidR="00E86172" w:rsidRPr="003752F7">
        <w:rPr>
          <w:rFonts w:asciiTheme="majorBidi" w:hAnsiTheme="majorBidi" w:cstheme="majorBidi"/>
          <w:sz w:val="20"/>
          <w:szCs w:val="20"/>
        </w:rPr>
        <w:t xml:space="preserve">as needed in their times. Most notable among the early predecessors of Dialectical </w:t>
      </w:r>
      <w:r w:rsidR="00341D1B" w:rsidRPr="003752F7">
        <w:rPr>
          <w:rFonts w:asciiTheme="majorBidi" w:hAnsiTheme="majorBidi" w:cstheme="majorBidi"/>
          <w:sz w:val="20"/>
          <w:szCs w:val="20"/>
        </w:rPr>
        <w:t>Divinity</w:t>
      </w:r>
      <w:r w:rsidR="00E86172" w:rsidRPr="003752F7">
        <w:rPr>
          <w:rFonts w:asciiTheme="majorBidi" w:hAnsiTheme="majorBidi" w:cstheme="majorBidi"/>
          <w:sz w:val="20"/>
          <w:szCs w:val="20"/>
        </w:rPr>
        <w:t>, however, were ‘Abd-Allāh ibn Sa‘īd al-Qaṭṭān (d. ca. 241/855)</w:t>
      </w:r>
      <w:r w:rsidR="008B05B3" w:rsidRPr="003752F7">
        <w:rPr>
          <w:rFonts w:asciiTheme="majorBidi" w:hAnsiTheme="majorBidi" w:cstheme="majorBidi"/>
          <w:sz w:val="20"/>
          <w:szCs w:val="20"/>
        </w:rPr>
        <w:t>—</w:t>
      </w:r>
      <w:r w:rsidR="00E86172" w:rsidRPr="003752F7">
        <w:rPr>
          <w:rFonts w:asciiTheme="majorBidi" w:hAnsiTheme="majorBidi" w:cstheme="majorBidi"/>
          <w:sz w:val="20"/>
          <w:szCs w:val="20"/>
        </w:rPr>
        <w:t xml:space="preserve">who </w:t>
      </w:r>
      <w:r w:rsidR="008B05B3" w:rsidRPr="003752F7">
        <w:rPr>
          <w:rFonts w:asciiTheme="majorBidi" w:hAnsiTheme="majorBidi" w:cstheme="majorBidi"/>
          <w:sz w:val="20"/>
          <w:szCs w:val="20"/>
        </w:rPr>
        <w:t>is best</w:t>
      </w:r>
      <w:r w:rsidR="00E86172" w:rsidRPr="003752F7">
        <w:rPr>
          <w:rFonts w:asciiTheme="majorBidi" w:hAnsiTheme="majorBidi" w:cstheme="majorBidi"/>
          <w:sz w:val="20"/>
          <w:szCs w:val="20"/>
        </w:rPr>
        <w:t xml:space="preserve"> known as Ibn al-Kullāb</w:t>
      </w:r>
      <w:r w:rsidR="008B05B3" w:rsidRPr="003752F7">
        <w:rPr>
          <w:rFonts w:asciiTheme="majorBidi" w:hAnsiTheme="majorBidi" w:cstheme="majorBidi"/>
          <w:sz w:val="20"/>
          <w:szCs w:val="20"/>
        </w:rPr>
        <w:t>—</w:t>
      </w:r>
      <w:r w:rsidR="00E86172" w:rsidRPr="003752F7">
        <w:rPr>
          <w:rFonts w:asciiTheme="majorBidi" w:hAnsiTheme="majorBidi" w:cstheme="majorBidi"/>
          <w:sz w:val="20"/>
          <w:szCs w:val="20"/>
        </w:rPr>
        <w:t>Aḥmad ibn Ibrāhīm al-Qalānisī (d. 230</w:t>
      </w:r>
      <w:r w:rsidR="008B05B3" w:rsidRPr="003752F7">
        <w:rPr>
          <w:rFonts w:asciiTheme="majorBidi" w:hAnsiTheme="majorBidi" w:cstheme="majorBidi"/>
          <w:sz w:val="20"/>
          <w:szCs w:val="20"/>
        </w:rPr>
        <w:t>/845</w:t>
      </w:r>
      <w:r w:rsidR="00E86172" w:rsidRPr="003752F7">
        <w:rPr>
          <w:rFonts w:asciiTheme="majorBidi" w:hAnsiTheme="majorBidi" w:cstheme="majorBidi"/>
          <w:sz w:val="20"/>
          <w:szCs w:val="20"/>
        </w:rPr>
        <w:t xml:space="preserve"> or 232/847), and al-Ḥārith ibn Asad al-Muḥāsibī (d. 243/857). Their approaches to discourse </w:t>
      </w:r>
      <w:r w:rsidR="008B05B3" w:rsidRPr="003752F7">
        <w:rPr>
          <w:rFonts w:asciiTheme="majorBidi" w:hAnsiTheme="majorBidi" w:cstheme="majorBidi"/>
          <w:sz w:val="20"/>
          <w:szCs w:val="20"/>
        </w:rPr>
        <w:t xml:space="preserve">on Divinity </w:t>
      </w:r>
      <w:r w:rsidR="00E86172" w:rsidRPr="003752F7">
        <w:rPr>
          <w:rFonts w:asciiTheme="majorBidi" w:hAnsiTheme="majorBidi" w:cstheme="majorBidi"/>
          <w:sz w:val="20"/>
          <w:szCs w:val="20"/>
        </w:rPr>
        <w:t>tended</w:t>
      </w:r>
      <w:r w:rsidR="008D2EF5" w:rsidRPr="003752F7">
        <w:rPr>
          <w:rFonts w:asciiTheme="majorBidi" w:hAnsiTheme="majorBidi" w:cstheme="majorBidi"/>
          <w:sz w:val="20"/>
          <w:szCs w:val="20"/>
        </w:rPr>
        <w:t xml:space="preserve"> </w:t>
      </w:r>
      <w:r w:rsidR="00E86172" w:rsidRPr="003752F7">
        <w:rPr>
          <w:rFonts w:asciiTheme="majorBidi" w:hAnsiTheme="majorBidi" w:cstheme="majorBidi"/>
          <w:sz w:val="20"/>
          <w:szCs w:val="20"/>
        </w:rPr>
        <w:t>often not to be strictly “dialectical” or “argumentative” (</w:t>
      </w:r>
      <w:r w:rsidR="00E86172" w:rsidRPr="003752F7">
        <w:rPr>
          <w:rFonts w:asciiTheme="majorBidi" w:hAnsiTheme="majorBidi" w:cstheme="majorBidi"/>
          <w:i/>
          <w:iCs/>
          <w:sz w:val="20"/>
          <w:szCs w:val="20"/>
        </w:rPr>
        <w:t>jadalī</w:t>
      </w:r>
      <w:r w:rsidR="00E86172" w:rsidRPr="003752F7">
        <w:rPr>
          <w:rFonts w:asciiTheme="majorBidi" w:hAnsiTheme="majorBidi" w:cstheme="majorBidi"/>
          <w:sz w:val="20"/>
          <w:szCs w:val="20"/>
        </w:rPr>
        <w:t>), in the later sense of th</w:t>
      </w:r>
      <w:r w:rsidR="008D2EF5" w:rsidRPr="003752F7">
        <w:rPr>
          <w:rFonts w:asciiTheme="majorBidi" w:hAnsiTheme="majorBidi" w:cstheme="majorBidi"/>
          <w:sz w:val="20"/>
          <w:szCs w:val="20"/>
        </w:rPr>
        <w:t>ose</w:t>
      </w:r>
      <w:r w:rsidR="00E86172" w:rsidRPr="003752F7">
        <w:rPr>
          <w:rFonts w:asciiTheme="majorBidi" w:hAnsiTheme="majorBidi" w:cstheme="majorBidi"/>
          <w:sz w:val="20"/>
          <w:szCs w:val="20"/>
        </w:rPr>
        <w:t xml:space="preserve"> word</w:t>
      </w:r>
      <w:r w:rsidR="008D2EF5" w:rsidRPr="003752F7">
        <w:rPr>
          <w:rFonts w:asciiTheme="majorBidi" w:hAnsiTheme="majorBidi" w:cstheme="majorBidi"/>
          <w:sz w:val="20"/>
          <w:szCs w:val="20"/>
        </w:rPr>
        <w:t>s</w:t>
      </w:r>
      <w:r w:rsidR="00E86172" w:rsidRPr="003752F7">
        <w:rPr>
          <w:rFonts w:asciiTheme="majorBidi" w:hAnsiTheme="majorBidi" w:cstheme="majorBidi"/>
          <w:sz w:val="20"/>
          <w:szCs w:val="20"/>
        </w:rPr>
        <w:t>. Al-Muḥāsibī, for example, was inclined to be straightforward and holistic in his approach, and the same may be said of his precursors al-Ḥasan al-Baṣrī and al-Imām Abū-Ḥanīfa</w:t>
      </w:r>
      <w:r w:rsidR="005E2EDC" w:rsidRPr="003752F7">
        <w:rPr>
          <w:rFonts w:asciiTheme="majorBidi" w:hAnsiTheme="majorBidi" w:cstheme="majorBidi"/>
          <w:sz w:val="20"/>
          <w:szCs w:val="20"/>
        </w:rPr>
        <w:t>.</w:t>
      </w:r>
      <w:r w:rsidR="00E86172" w:rsidRPr="003752F7">
        <w:rPr>
          <w:rFonts w:asciiTheme="majorBidi" w:hAnsiTheme="majorBidi" w:cstheme="majorBidi"/>
          <w:sz w:val="20"/>
          <w:szCs w:val="20"/>
        </w:rPr>
        <w:t xml:space="preserve"> Al-Shahrastānī</w:t>
      </w:r>
      <w:r w:rsidR="005C4AB0" w:rsidRPr="003752F7">
        <w:rPr>
          <w:rFonts w:asciiTheme="majorBidi" w:hAnsiTheme="majorBidi" w:cstheme="majorBidi"/>
          <w:sz w:val="20"/>
          <w:szCs w:val="20"/>
        </w:rPr>
        <w:t xml:space="preserve"> </w:t>
      </w:r>
      <w:r w:rsidR="00584135" w:rsidRPr="003752F7">
        <w:rPr>
          <w:rFonts w:asciiTheme="majorBidi" w:hAnsiTheme="majorBidi" w:cstheme="majorBidi"/>
          <w:color w:val="222222"/>
          <w:sz w:val="20"/>
          <w:szCs w:val="20"/>
        </w:rPr>
        <w:t>(d. 547/1153)</w:t>
      </w:r>
      <w:r w:rsidR="00E86172" w:rsidRPr="003752F7">
        <w:rPr>
          <w:rFonts w:asciiTheme="majorBidi" w:hAnsiTheme="majorBidi" w:cstheme="majorBidi"/>
          <w:sz w:val="20"/>
          <w:szCs w:val="20"/>
        </w:rPr>
        <w:t xml:space="preserve"> and Ibn Khaldū</w:t>
      </w:r>
      <w:r w:rsidR="005C4AB0" w:rsidRPr="003752F7">
        <w:rPr>
          <w:rFonts w:asciiTheme="majorBidi" w:hAnsiTheme="majorBidi" w:cstheme="majorBidi"/>
          <w:sz w:val="20"/>
          <w:szCs w:val="20"/>
        </w:rPr>
        <w:t xml:space="preserve">n </w:t>
      </w:r>
      <w:r w:rsidR="00584135" w:rsidRPr="003752F7">
        <w:rPr>
          <w:rFonts w:asciiTheme="majorBidi" w:hAnsiTheme="majorBidi" w:cstheme="majorBidi"/>
          <w:sz w:val="20"/>
          <w:szCs w:val="20"/>
        </w:rPr>
        <w:t>(d. 809/1406)</w:t>
      </w:r>
      <w:r w:rsidR="005C4AB0" w:rsidRPr="003752F7">
        <w:rPr>
          <w:rFonts w:asciiTheme="majorBidi" w:hAnsiTheme="majorBidi" w:cstheme="majorBidi"/>
          <w:sz w:val="20"/>
          <w:szCs w:val="20"/>
        </w:rPr>
        <w:t xml:space="preserve"> often</w:t>
      </w:r>
      <w:r w:rsidR="00E86172" w:rsidRPr="003752F7">
        <w:rPr>
          <w:rFonts w:asciiTheme="majorBidi" w:hAnsiTheme="majorBidi" w:cstheme="majorBidi"/>
          <w:sz w:val="20"/>
          <w:szCs w:val="20"/>
        </w:rPr>
        <w:t xml:space="preserve"> refer to the discursive methods of these earliest Sunnī practitioners of </w:t>
      </w:r>
      <w:r w:rsidR="005C4AB0" w:rsidRPr="003752F7">
        <w:rPr>
          <w:rFonts w:asciiTheme="majorBidi" w:hAnsiTheme="majorBidi" w:cstheme="majorBidi"/>
          <w:sz w:val="20"/>
          <w:szCs w:val="20"/>
        </w:rPr>
        <w:t>Divinity</w:t>
      </w:r>
      <w:r w:rsidR="00E86172" w:rsidRPr="003752F7">
        <w:rPr>
          <w:rFonts w:asciiTheme="majorBidi" w:hAnsiTheme="majorBidi" w:cstheme="majorBidi"/>
          <w:sz w:val="20"/>
          <w:szCs w:val="20"/>
        </w:rPr>
        <w:t xml:space="preserve"> (</w:t>
      </w:r>
      <w:r w:rsidR="00E86172" w:rsidRPr="003752F7">
        <w:rPr>
          <w:rFonts w:asciiTheme="majorBidi" w:hAnsiTheme="majorBidi" w:cstheme="majorBidi"/>
          <w:i/>
          <w:iCs/>
          <w:sz w:val="20"/>
          <w:szCs w:val="20"/>
        </w:rPr>
        <w:t>‘Ilm al-Kalām</w:t>
      </w:r>
      <w:r w:rsidR="00E86172" w:rsidRPr="003752F7">
        <w:rPr>
          <w:rFonts w:asciiTheme="majorBidi" w:hAnsiTheme="majorBidi" w:cstheme="majorBidi"/>
          <w:sz w:val="20"/>
          <w:szCs w:val="20"/>
        </w:rPr>
        <w:t>) as “persuasive” (</w:t>
      </w:r>
      <w:r w:rsidR="00E86172" w:rsidRPr="003752F7">
        <w:rPr>
          <w:rFonts w:asciiTheme="majorBidi" w:hAnsiTheme="majorBidi" w:cstheme="majorBidi"/>
          <w:i/>
          <w:iCs/>
          <w:sz w:val="20"/>
          <w:szCs w:val="20"/>
        </w:rPr>
        <w:t>iqnā‘ī</w:t>
      </w:r>
      <w:r w:rsidR="00E86172" w:rsidRPr="003752F7">
        <w:rPr>
          <w:rFonts w:asciiTheme="majorBidi" w:hAnsiTheme="majorBidi" w:cstheme="majorBidi"/>
          <w:sz w:val="20"/>
          <w:szCs w:val="20"/>
        </w:rPr>
        <w:t xml:space="preserve">)” </w:t>
      </w:r>
      <w:r w:rsidR="00584135" w:rsidRPr="003752F7">
        <w:rPr>
          <w:rFonts w:asciiTheme="majorBidi" w:hAnsiTheme="majorBidi" w:cstheme="majorBidi"/>
          <w:sz w:val="20"/>
          <w:szCs w:val="20"/>
        </w:rPr>
        <w:t>but</w:t>
      </w:r>
      <w:r w:rsidR="00EA4C0F" w:rsidRPr="003752F7">
        <w:rPr>
          <w:rFonts w:asciiTheme="majorBidi" w:hAnsiTheme="majorBidi" w:cstheme="majorBidi"/>
          <w:sz w:val="20"/>
          <w:szCs w:val="20"/>
        </w:rPr>
        <w:t xml:space="preserve"> clearly</w:t>
      </w:r>
      <w:r w:rsidR="00E86172" w:rsidRPr="003752F7">
        <w:rPr>
          <w:rFonts w:asciiTheme="majorBidi" w:hAnsiTheme="majorBidi" w:cstheme="majorBidi"/>
          <w:sz w:val="20"/>
          <w:szCs w:val="20"/>
        </w:rPr>
        <w:t xml:space="preserve"> lacking a systematic </w:t>
      </w:r>
      <w:r w:rsidR="00EA4C0F" w:rsidRPr="003752F7">
        <w:rPr>
          <w:rFonts w:asciiTheme="majorBidi" w:hAnsiTheme="majorBidi" w:cstheme="majorBidi"/>
          <w:sz w:val="20"/>
          <w:szCs w:val="20"/>
        </w:rPr>
        <w:t>P</w:t>
      </w:r>
      <w:r w:rsidR="00E86172" w:rsidRPr="003752F7">
        <w:rPr>
          <w:rFonts w:asciiTheme="majorBidi" w:hAnsiTheme="majorBidi" w:cstheme="majorBidi"/>
          <w:sz w:val="20"/>
          <w:szCs w:val="20"/>
        </w:rPr>
        <w:t xml:space="preserve">hilosophical bent. </w:t>
      </w:r>
      <w:r w:rsidR="00622E98" w:rsidRPr="003752F7">
        <w:rPr>
          <w:rFonts w:asciiTheme="majorBidi" w:hAnsiTheme="majorBidi" w:cstheme="majorBidi"/>
          <w:sz w:val="20"/>
          <w:szCs w:val="20"/>
        </w:rPr>
        <w:t>In some ways, t</w:t>
      </w:r>
      <w:r w:rsidR="00E86172" w:rsidRPr="003752F7">
        <w:rPr>
          <w:rFonts w:asciiTheme="majorBidi" w:hAnsiTheme="majorBidi" w:cstheme="majorBidi"/>
          <w:sz w:val="20"/>
          <w:szCs w:val="20"/>
        </w:rPr>
        <w:t xml:space="preserve">he School of Verification—which was systematically </w:t>
      </w:r>
      <w:r w:rsidR="00EA4C0F" w:rsidRPr="003752F7">
        <w:rPr>
          <w:rFonts w:asciiTheme="majorBidi" w:hAnsiTheme="majorBidi" w:cstheme="majorBidi"/>
          <w:sz w:val="20"/>
          <w:szCs w:val="20"/>
        </w:rPr>
        <w:t>P</w:t>
      </w:r>
      <w:r w:rsidR="00E86172" w:rsidRPr="003752F7">
        <w:rPr>
          <w:rFonts w:asciiTheme="majorBidi" w:hAnsiTheme="majorBidi" w:cstheme="majorBidi"/>
          <w:sz w:val="20"/>
          <w:szCs w:val="20"/>
        </w:rPr>
        <w:t>hilosophical and sought to work out a complete and consistent Metaphysical worldview for the Divine Science—may be said to have returned to the roots of these first founders, such as al-Muḥāsibī in particular, in avoiding a systematically “dialectical” methodology. As we will see in what follows, al-Imām al-Ghazālī would fault the “argumentative (</w:t>
      </w:r>
      <w:r w:rsidR="00E86172" w:rsidRPr="003752F7">
        <w:rPr>
          <w:rFonts w:asciiTheme="majorBidi" w:hAnsiTheme="majorBidi" w:cstheme="majorBidi"/>
          <w:i/>
          <w:iCs/>
          <w:sz w:val="20"/>
          <w:szCs w:val="20"/>
        </w:rPr>
        <w:t>jadalī</w:t>
      </w:r>
      <w:r w:rsidR="00E86172" w:rsidRPr="003752F7">
        <w:rPr>
          <w:rFonts w:asciiTheme="majorBidi" w:hAnsiTheme="majorBidi" w:cstheme="majorBidi"/>
          <w:sz w:val="20"/>
          <w:szCs w:val="20"/>
        </w:rPr>
        <w:t xml:space="preserve">)” approach of Discursive </w:t>
      </w:r>
      <w:r w:rsidR="00222096" w:rsidRPr="003752F7">
        <w:rPr>
          <w:rFonts w:asciiTheme="majorBidi" w:hAnsiTheme="majorBidi" w:cstheme="majorBidi"/>
          <w:sz w:val="20"/>
          <w:szCs w:val="20"/>
        </w:rPr>
        <w:t>Divinity</w:t>
      </w:r>
      <w:r w:rsidR="00E86172" w:rsidRPr="003752F7">
        <w:rPr>
          <w:rFonts w:asciiTheme="majorBidi" w:hAnsiTheme="majorBidi" w:cstheme="majorBidi"/>
          <w:sz w:val="20"/>
          <w:szCs w:val="20"/>
        </w:rPr>
        <w:t xml:space="preserve">, </w:t>
      </w:r>
      <w:r w:rsidR="000A3ACA" w:rsidRPr="003752F7">
        <w:rPr>
          <w:rFonts w:asciiTheme="majorBidi" w:hAnsiTheme="majorBidi" w:cstheme="majorBidi"/>
          <w:sz w:val="20"/>
          <w:szCs w:val="20"/>
        </w:rPr>
        <w:t>since</w:t>
      </w:r>
      <w:r w:rsidR="00E86172" w:rsidRPr="003752F7">
        <w:rPr>
          <w:rFonts w:asciiTheme="majorBidi" w:hAnsiTheme="majorBidi" w:cstheme="majorBidi"/>
          <w:sz w:val="20"/>
          <w:szCs w:val="20"/>
        </w:rPr>
        <w:t xml:space="preserve"> he believed that it</w:t>
      </w:r>
      <w:r w:rsidR="000A3ACA" w:rsidRPr="003752F7">
        <w:rPr>
          <w:rFonts w:asciiTheme="majorBidi" w:hAnsiTheme="majorBidi" w:cstheme="majorBidi"/>
          <w:sz w:val="20"/>
          <w:szCs w:val="20"/>
        </w:rPr>
        <w:t xml:space="preserve"> hindered</w:t>
      </w:r>
      <w:r w:rsidR="00E86172" w:rsidRPr="003752F7">
        <w:rPr>
          <w:rFonts w:asciiTheme="majorBidi" w:hAnsiTheme="majorBidi" w:cstheme="majorBidi"/>
          <w:sz w:val="20"/>
          <w:szCs w:val="20"/>
        </w:rPr>
        <w:t xml:space="preserve"> </w:t>
      </w:r>
      <w:r w:rsidR="00222096" w:rsidRPr="003752F7">
        <w:rPr>
          <w:rFonts w:asciiTheme="majorBidi" w:hAnsiTheme="majorBidi" w:cstheme="majorBidi"/>
          <w:sz w:val="20"/>
          <w:szCs w:val="20"/>
        </w:rPr>
        <w:t>that field of knowledge</w:t>
      </w:r>
      <w:r w:rsidR="00E86172" w:rsidRPr="003752F7">
        <w:rPr>
          <w:rFonts w:asciiTheme="majorBidi" w:hAnsiTheme="majorBidi" w:cstheme="majorBidi"/>
          <w:sz w:val="20"/>
          <w:szCs w:val="20"/>
        </w:rPr>
        <w:t xml:space="preserve"> from becoming the universal </w:t>
      </w:r>
      <w:r w:rsidR="000A3ACA" w:rsidRPr="003752F7">
        <w:rPr>
          <w:rFonts w:asciiTheme="majorBidi" w:hAnsiTheme="majorBidi" w:cstheme="majorBidi"/>
          <w:sz w:val="20"/>
          <w:szCs w:val="20"/>
        </w:rPr>
        <w:t>S</w:t>
      </w:r>
      <w:r w:rsidR="00E86172" w:rsidRPr="003752F7">
        <w:rPr>
          <w:rFonts w:asciiTheme="majorBidi" w:hAnsiTheme="majorBidi" w:cstheme="majorBidi"/>
          <w:sz w:val="20"/>
          <w:szCs w:val="20"/>
        </w:rPr>
        <w:t>cience that it should necessarily be. But “argumentative” proofs have another inherent limitation, in that they focus only upon what is controversial, especially the doubts of the doubters with whom they argued. This is quite different from seeking to give a comprehensive account of reality as a whole as it actually is, which—it can be said—would be in tune with the profound certainties of the Saints and truthful believers, who count among the foremost Spiritual heirs of the Prophetic Path. In addressing such doubters “dialectically,” the proofs of the argumentative method are to some extent bound to</w:t>
      </w:r>
      <w:r w:rsidR="004F3A6B" w:rsidRPr="003752F7">
        <w:rPr>
          <w:rFonts w:asciiTheme="majorBidi" w:hAnsiTheme="majorBidi" w:cstheme="majorBidi"/>
          <w:sz w:val="20"/>
          <w:szCs w:val="20"/>
        </w:rPr>
        <w:t xml:space="preserve"> be skewed by</w:t>
      </w:r>
      <w:r w:rsidR="00E86172" w:rsidRPr="003752F7">
        <w:rPr>
          <w:rFonts w:asciiTheme="majorBidi" w:hAnsiTheme="majorBidi" w:cstheme="majorBidi"/>
          <w:sz w:val="20"/>
          <w:szCs w:val="20"/>
        </w:rPr>
        <w:t xml:space="preserve"> the framework of those doubts and, in some cases, could hardly be stronger than the degree of the doubts that occasion</w:t>
      </w:r>
      <w:r w:rsidR="0058074C" w:rsidRPr="003752F7">
        <w:rPr>
          <w:rFonts w:asciiTheme="majorBidi" w:hAnsiTheme="majorBidi" w:cstheme="majorBidi"/>
          <w:sz w:val="20"/>
          <w:szCs w:val="20"/>
        </w:rPr>
        <w:t>ed them in the first place</w:t>
      </w:r>
      <w:r w:rsidR="00E86172" w:rsidRPr="003752F7">
        <w:rPr>
          <w:rFonts w:asciiTheme="majorBidi" w:hAnsiTheme="majorBidi" w:cstheme="majorBidi"/>
          <w:sz w:val="20"/>
          <w:szCs w:val="20"/>
        </w:rPr>
        <w:t>. In fact, however, such doubts themselves had no real substance, such that they could reasonably demand proof (</w:t>
      </w:r>
      <w:r w:rsidR="00E86172" w:rsidRPr="003752F7">
        <w:rPr>
          <w:rFonts w:asciiTheme="majorBidi" w:hAnsiTheme="majorBidi" w:cstheme="majorBidi"/>
          <w:i/>
          <w:iCs/>
          <w:sz w:val="20"/>
          <w:szCs w:val="20"/>
        </w:rPr>
        <w:t>burhān</w:t>
      </w:r>
      <w:r w:rsidR="00E86172" w:rsidRPr="003752F7">
        <w:rPr>
          <w:rFonts w:asciiTheme="majorBidi" w:hAnsiTheme="majorBidi" w:cstheme="majorBidi"/>
          <w:sz w:val="20"/>
          <w:szCs w:val="20"/>
        </w:rPr>
        <w:t xml:space="preserve">). Something real is always needed to fill the vacuum of doubt and remedy the situation, but there is nothing really true about the doubt itself. Thus, the later Mature Tradition—as it were—may be said to begin by doubting the doubts themselves and—by that—seeking to establish a true </w:t>
      </w:r>
      <w:r w:rsidR="001773DE" w:rsidRPr="003752F7">
        <w:rPr>
          <w:rFonts w:asciiTheme="majorBidi" w:hAnsiTheme="majorBidi" w:cstheme="majorBidi"/>
          <w:sz w:val="20"/>
          <w:szCs w:val="20"/>
        </w:rPr>
        <w:t>foundationalism in Divinity</w:t>
      </w:r>
      <w:r w:rsidR="00E86172" w:rsidRPr="003752F7">
        <w:rPr>
          <w:rFonts w:asciiTheme="majorBidi" w:hAnsiTheme="majorBidi" w:cstheme="majorBidi"/>
          <w:sz w:val="20"/>
          <w:szCs w:val="20"/>
        </w:rPr>
        <w:t xml:space="preserve"> and Metaphysic</w:t>
      </w:r>
      <w:r w:rsidR="001773DE" w:rsidRPr="003752F7">
        <w:rPr>
          <w:rFonts w:asciiTheme="majorBidi" w:hAnsiTheme="majorBidi" w:cstheme="majorBidi"/>
          <w:sz w:val="20"/>
          <w:szCs w:val="20"/>
        </w:rPr>
        <w:t>s</w:t>
      </w:r>
      <w:r w:rsidR="00E86172" w:rsidRPr="003752F7">
        <w:rPr>
          <w:rFonts w:asciiTheme="majorBidi" w:hAnsiTheme="majorBidi" w:cstheme="majorBidi"/>
          <w:sz w:val="20"/>
          <w:szCs w:val="20"/>
        </w:rPr>
        <w:t xml:space="preserve"> based upon strong universal underpinnings.</w:t>
      </w:r>
    </w:p>
  </w:footnote>
  <w:footnote w:id="202">
    <w:p w14:paraId="4BCB950A" w14:textId="48E0F12E" w:rsidR="006F60C1" w:rsidRPr="003752F7" w:rsidRDefault="00E86172" w:rsidP="00E86172">
      <w:pPr>
        <w:pStyle w:val="FootnoteText"/>
        <w:rPr>
          <w:color w:val="1A1A1A"/>
          <w:shd w:val="clear" w:color="auto" w:fill="FFFFFF"/>
        </w:rPr>
      </w:pPr>
      <w:r w:rsidRPr="003752F7">
        <w:rPr>
          <w:rStyle w:val="FootnoteReference"/>
        </w:rPr>
        <w:footnoteRef/>
      </w:r>
      <w:r w:rsidRPr="003752F7">
        <w:t xml:space="preserve"> </w:t>
      </w:r>
      <w:r w:rsidRPr="003752F7">
        <w:rPr>
          <w:b/>
          <w:bCs/>
        </w:rPr>
        <w:t xml:space="preserve">The </w:t>
      </w:r>
      <w:r w:rsidR="008A0A5E" w:rsidRPr="003752F7">
        <w:rPr>
          <w:b/>
          <w:bCs/>
        </w:rPr>
        <w:t xml:space="preserve">Scholars of the </w:t>
      </w:r>
      <w:r w:rsidRPr="003752F7">
        <w:rPr>
          <w:b/>
          <w:bCs/>
        </w:rPr>
        <w:t xml:space="preserve">Dialectical </w:t>
      </w:r>
      <w:r w:rsidR="008A0A5E" w:rsidRPr="003752F7">
        <w:rPr>
          <w:b/>
          <w:bCs/>
        </w:rPr>
        <w:t>Science of Divinity</w:t>
      </w:r>
      <w:r w:rsidRPr="003752F7">
        <w:rPr>
          <w:b/>
          <w:bCs/>
        </w:rPr>
        <w:t xml:space="preserve"> (</w:t>
      </w:r>
      <w:r w:rsidRPr="003752F7">
        <w:rPr>
          <w:b/>
          <w:bCs/>
          <w:i/>
          <w:iCs/>
        </w:rPr>
        <w:t>al-Mutakallimūn</w:t>
      </w:r>
      <w:r w:rsidRPr="003752F7">
        <w:rPr>
          <w:b/>
          <w:bCs/>
        </w:rPr>
        <w:t xml:space="preserve">) </w:t>
      </w:r>
      <w:r w:rsidRPr="003752F7">
        <w:t xml:space="preserve">refer to the practitioners of </w:t>
      </w:r>
      <w:r w:rsidR="00445762" w:rsidRPr="003752F7">
        <w:t xml:space="preserve">the </w:t>
      </w:r>
      <w:r w:rsidRPr="003752F7">
        <w:t xml:space="preserve">Dialectical or Discursive </w:t>
      </w:r>
      <w:r w:rsidR="00445762" w:rsidRPr="003752F7">
        <w:t>Science of Divinity or, more literally, the Science of Discourse (</w:t>
      </w:r>
      <w:r w:rsidR="00445762" w:rsidRPr="003752F7">
        <w:rPr>
          <w:i/>
          <w:iCs/>
        </w:rPr>
        <w:t>‘Ilm al-Kalām</w:t>
      </w:r>
      <w:r w:rsidR="00445762" w:rsidRPr="003752F7">
        <w:t>)</w:t>
      </w:r>
      <w:r w:rsidRPr="003752F7">
        <w:t xml:space="preserve">. The expressions “Discursive </w:t>
      </w:r>
      <w:r w:rsidR="00445762" w:rsidRPr="003752F7">
        <w:t>Scholars of Divinity</w:t>
      </w:r>
      <w:r w:rsidRPr="003752F7">
        <w:t>” (</w:t>
      </w:r>
      <w:r w:rsidRPr="003752F7">
        <w:rPr>
          <w:i/>
          <w:iCs/>
        </w:rPr>
        <w:t>al-Mutakallimūn</w:t>
      </w:r>
      <w:r w:rsidRPr="003752F7">
        <w:t>), “the Science of Discourse” (</w:t>
      </w:r>
      <w:r w:rsidRPr="003752F7">
        <w:rPr>
          <w:i/>
          <w:iCs/>
        </w:rPr>
        <w:t>‘Ilm al-Kalām</w:t>
      </w:r>
      <w:r w:rsidRPr="003752F7">
        <w:t>), and “the people of Discourse” (</w:t>
      </w:r>
      <w:r w:rsidRPr="003752F7">
        <w:rPr>
          <w:i/>
          <w:iCs/>
        </w:rPr>
        <w:t>Ahl al-Kalām</w:t>
      </w:r>
      <w:r w:rsidRPr="003752F7">
        <w:t xml:space="preserve">) first entered the vocabulary of Islamic thought with explicit reference to discourse </w:t>
      </w:r>
      <w:r w:rsidR="001773DE" w:rsidRPr="003752F7">
        <w:t xml:space="preserve">of Divinity </w:t>
      </w:r>
      <w:r w:rsidRPr="003752F7">
        <w:t xml:space="preserve">during the second/eighth and third/ninth centuries. But broader usage of the word </w:t>
      </w:r>
      <w:r w:rsidRPr="003752F7">
        <w:rPr>
          <w:i/>
          <w:iCs/>
        </w:rPr>
        <w:t>kalām</w:t>
      </w:r>
      <w:r w:rsidRPr="003752F7">
        <w:t xml:space="preserve"> for speculative thought in general was older and went back to the earliest stages of the Graeco-Arabic translation movement during the second/eighth century. </w:t>
      </w:r>
      <w:r w:rsidRPr="003752F7">
        <w:rPr>
          <w:rFonts w:eastAsiaTheme="majorEastAsia"/>
        </w:rPr>
        <w:t>The Graeco-Arabic translation movement in early Islamic intellectual history—which we will discuss in some detail</w:t>
      </w:r>
      <w:r w:rsidR="004911C6" w:rsidRPr="003752F7">
        <w:rPr>
          <w:rFonts w:eastAsiaTheme="majorEastAsia"/>
        </w:rPr>
        <w:t xml:space="preserve"> in Volume Five</w:t>
      </w:r>
      <w:r w:rsidRPr="003752F7">
        <w:rPr>
          <w:rFonts w:eastAsiaTheme="majorEastAsia"/>
        </w:rPr>
        <w:t>—was</w:t>
      </w:r>
      <w:r w:rsidR="00F95450" w:rsidRPr="003752F7">
        <w:rPr>
          <w:rFonts w:eastAsiaTheme="majorEastAsia"/>
        </w:rPr>
        <w:t>, first of all, not restricted to the translation of Greek</w:t>
      </w:r>
      <w:r w:rsidR="005114A3" w:rsidRPr="003752F7">
        <w:rPr>
          <w:rFonts w:eastAsiaTheme="majorEastAsia"/>
        </w:rPr>
        <w:t xml:space="preserve"> but included Sanskrit and other languages as well. Above all, however, it was</w:t>
      </w:r>
      <w:r w:rsidRPr="003752F7">
        <w:rPr>
          <w:rFonts w:eastAsiaTheme="majorEastAsia"/>
        </w:rPr>
        <w:t xml:space="preserve"> large,</w:t>
      </w:r>
      <w:r w:rsidR="005114A3" w:rsidRPr="003752F7">
        <w:rPr>
          <w:rFonts w:eastAsiaTheme="majorEastAsia"/>
        </w:rPr>
        <w:t xml:space="preserve"> sweeping,</w:t>
      </w:r>
      <w:r w:rsidRPr="003752F7">
        <w:rPr>
          <w:rFonts w:eastAsiaTheme="majorEastAsia"/>
        </w:rPr>
        <w:t xml:space="preserve"> well-funded, and long sustained. </w:t>
      </w:r>
      <w:r w:rsidR="005114A3" w:rsidRPr="003752F7">
        <w:rPr>
          <w:rFonts w:eastAsiaTheme="majorEastAsia"/>
        </w:rPr>
        <w:t>The translation movement</w:t>
      </w:r>
      <w:r w:rsidRPr="003752F7">
        <w:rPr>
          <w:rFonts w:eastAsiaTheme="majorEastAsia"/>
        </w:rPr>
        <w:t xml:space="preserve"> was </w:t>
      </w:r>
      <w:r w:rsidR="005114A3" w:rsidRPr="003752F7">
        <w:rPr>
          <w:rFonts w:eastAsiaTheme="majorEastAsia"/>
        </w:rPr>
        <w:t xml:space="preserve">initially </w:t>
      </w:r>
      <w:r w:rsidRPr="003752F7">
        <w:rPr>
          <w:rFonts w:eastAsiaTheme="majorEastAsia"/>
        </w:rPr>
        <w:t>undertaken by the ‘Abb</w:t>
      </w:r>
      <w:r w:rsidR="003142B1" w:rsidRPr="003752F7">
        <w:t>ā</w:t>
      </w:r>
      <w:r w:rsidRPr="003752F7">
        <w:rPr>
          <w:rFonts w:eastAsiaTheme="majorEastAsia"/>
        </w:rPr>
        <w:t>sid dynasty in Baghdad, beginning around 132/750 and</w:t>
      </w:r>
      <w:r w:rsidR="005114A3" w:rsidRPr="003752F7">
        <w:rPr>
          <w:rFonts w:eastAsiaTheme="majorEastAsia"/>
        </w:rPr>
        <w:t xml:space="preserve"> then</w:t>
      </w:r>
      <w:r w:rsidRPr="003752F7">
        <w:rPr>
          <w:rFonts w:eastAsiaTheme="majorEastAsia"/>
        </w:rPr>
        <w:t xml:space="preserve"> lasting over two hundred and fifty years, well into the late fourth/tenth century. This ground-breaking Scholarly enterprise, which relied heavily upon Christian Arabs and other non-Muslims living under ‘Abb</w:t>
      </w:r>
      <w:r w:rsidR="003142B1" w:rsidRPr="003752F7">
        <w:t>ā</w:t>
      </w:r>
      <w:r w:rsidRPr="003752F7">
        <w:rPr>
          <w:rFonts w:eastAsiaTheme="majorEastAsia"/>
        </w:rPr>
        <w:t xml:space="preserve">sid rule, was an essential contribution to the fuller development of Islamic as well as Medieval Christian </w:t>
      </w:r>
      <w:r w:rsidR="00456EF0" w:rsidRPr="003752F7">
        <w:rPr>
          <w:rFonts w:eastAsiaTheme="majorEastAsia"/>
        </w:rPr>
        <w:t>L</w:t>
      </w:r>
      <w:r w:rsidRPr="003752F7">
        <w:rPr>
          <w:rFonts w:eastAsiaTheme="majorEastAsia"/>
        </w:rPr>
        <w:t xml:space="preserve">ogic, mathematics, </w:t>
      </w:r>
      <w:r w:rsidR="00456EF0" w:rsidRPr="003752F7">
        <w:rPr>
          <w:rFonts w:eastAsiaTheme="majorEastAsia"/>
        </w:rPr>
        <w:t>S</w:t>
      </w:r>
      <w:r w:rsidRPr="003752F7">
        <w:rPr>
          <w:rFonts w:eastAsiaTheme="majorEastAsia"/>
        </w:rPr>
        <w:t>cience, thought, and Civilization. At the direction of the ‘Abb</w:t>
      </w:r>
      <w:r w:rsidR="003142B1" w:rsidRPr="003752F7">
        <w:t>ā</w:t>
      </w:r>
      <w:r w:rsidRPr="003752F7">
        <w:rPr>
          <w:rFonts w:eastAsiaTheme="majorEastAsia"/>
        </w:rPr>
        <w:t xml:space="preserve">sids, the translators sought systematically to make the great works of Greek and Hellenistic Antiquity, as well as other Traditions from Babylon, Pharaonic Egypt, Persia, and India, accessible to the Arabic-speaking Islamic world. </w:t>
      </w:r>
      <w:r w:rsidR="009904FA" w:rsidRPr="003752F7">
        <w:rPr>
          <w:rFonts w:eastAsiaTheme="majorEastAsia"/>
        </w:rPr>
        <w:t>T</w:t>
      </w:r>
      <w:r w:rsidRPr="003752F7">
        <w:rPr>
          <w:rFonts w:eastAsiaTheme="majorEastAsia"/>
        </w:rPr>
        <w:t>he movement actively translated from Greek, Syriac, Middle Persian (Pahlavi), and Sanskrit. Greek, however, was its main focus, since Muslims were primarily interested in the learning of the Ancient and Hellenistic Greeks. Because of its concentration on Greek, the immense project can rightfully be called the Graeco-Arabic translation movement</w:t>
      </w:r>
      <w:r w:rsidR="005E30B7" w:rsidRPr="003752F7">
        <w:rPr>
          <w:rFonts w:eastAsiaTheme="majorEastAsia"/>
        </w:rPr>
        <w:t>, despite the fact that the term is not fully accurate</w:t>
      </w:r>
      <w:r w:rsidRPr="003752F7">
        <w:rPr>
          <w:rFonts w:eastAsiaTheme="majorEastAsia"/>
        </w:rPr>
        <w:t>. One of the bedrocks of the movement was “the House of Wisdom” (</w:t>
      </w:r>
      <w:r w:rsidRPr="003752F7">
        <w:rPr>
          <w:rFonts w:eastAsiaTheme="majorEastAsia"/>
          <w:i/>
          <w:iCs/>
        </w:rPr>
        <w:t>Bayt al-</w:t>
      </w:r>
      <w:r w:rsidRPr="003752F7">
        <w:rPr>
          <w:i/>
          <w:iCs/>
          <w:color w:val="1A1A1A"/>
          <w:shd w:val="clear" w:color="auto" w:fill="FFFFFF"/>
        </w:rPr>
        <w:t>Ḥikma</w:t>
      </w:r>
      <w:r w:rsidRPr="003752F7">
        <w:rPr>
          <w:color w:val="1A1A1A"/>
          <w:shd w:val="clear" w:color="auto" w:fill="FFFFFF"/>
        </w:rPr>
        <w:t>) or Grand Library of Baghdad, which the ‘Abb</w:t>
      </w:r>
      <w:r w:rsidR="005E30B7" w:rsidRPr="003752F7">
        <w:t>ā</w:t>
      </w:r>
      <w:r w:rsidRPr="003752F7">
        <w:rPr>
          <w:color w:val="1A1A1A"/>
          <w:shd w:val="clear" w:color="auto" w:fill="FFFFFF"/>
        </w:rPr>
        <w:t xml:space="preserve">sids established in 215/830. This immense public library contained hundreds of thousands of books, which, however, were later destroyed when the Mongols conquered and burned Baghdad in 656/1258. In Muslim Spain and Portugal, the Umayyad dynasty established </w:t>
      </w:r>
      <w:r w:rsidR="006F60C1" w:rsidRPr="003752F7">
        <w:rPr>
          <w:color w:val="1A1A1A"/>
          <w:shd w:val="clear" w:color="auto" w:fill="FFFFFF"/>
        </w:rPr>
        <w:t>its own</w:t>
      </w:r>
      <w:r w:rsidRPr="003752F7">
        <w:rPr>
          <w:color w:val="1A1A1A"/>
          <w:shd w:val="clear" w:color="auto" w:fill="FFFFFF"/>
        </w:rPr>
        <w:t xml:space="preserve"> rival library in Córdoba, which boasted of four hundred thousand books, </w:t>
      </w:r>
      <w:r w:rsidR="006F60C1" w:rsidRPr="003752F7">
        <w:rPr>
          <w:color w:val="1A1A1A"/>
          <w:shd w:val="clear" w:color="auto" w:fill="FFFFFF"/>
        </w:rPr>
        <w:t>yet</w:t>
      </w:r>
      <w:r w:rsidRPr="003752F7">
        <w:rPr>
          <w:color w:val="1A1A1A"/>
          <w:shd w:val="clear" w:color="auto" w:fill="FFFFFF"/>
        </w:rPr>
        <w:t xml:space="preserve"> was also </w:t>
      </w:r>
      <w:r w:rsidR="006F60C1" w:rsidRPr="003752F7">
        <w:rPr>
          <w:color w:val="1A1A1A"/>
          <w:shd w:val="clear" w:color="auto" w:fill="FFFFFF"/>
        </w:rPr>
        <w:t xml:space="preserve">ultimately </w:t>
      </w:r>
      <w:r w:rsidRPr="003752F7">
        <w:rPr>
          <w:color w:val="1A1A1A"/>
          <w:shd w:val="clear" w:color="auto" w:fill="FFFFFF"/>
        </w:rPr>
        <w:t>destroyed by the waves of</w:t>
      </w:r>
      <w:r w:rsidR="006F60C1" w:rsidRPr="003752F7">
        <w:rPr>
          <w:color w:val="1A1A1A"/>
          <w:shd w:val="clear" w:color="auto" w:fill="FFFFFF"/>
        </w:rPr>
        <w:t xml:space="preserve"> </w:t>
      </w:r>
      <w:r w:rsidRPr="003752F7">
        <w:rPr>
          <w:color w:val="1A1A1A"/>
          <w:shd w:val="clear" w:color="auto" w:fill="FFFFFF"/>
        </w:rPr>
        <w:t>Muslim Civil War,</w:t>
      </w:r>
      <w:r w:rsidR="006F60C1" w:rsidRPr="003752F7">
        <w:rPr>
          <w:color w:val="1A1A1A"/>
          <w:shd w:val="clear" w:color="auto" w:fill="FFFFFF"/>
        </w:rPr>
        <w:t xml:space="preserve"> followed by </w:t>
      </w:r>
      <w:r w:rsidRPr="003752F7">
        <w:rPr>
          <w:color w:val="1A1A1A"/>
          <w:shd w:val="clear" w:color="auto" w:fill="FFFFFF"/>
        </w:rPr>
        <w:t xml:space="preserve">the </w:t>
      </w:r>
      <w:r w:rsidR="006F60C1" w:rsidRPr="003752F7">
        <w:rPr>
          <w:color w:val="1A1A1A"/>
          <w:shd w:val="clear" w:color="auto" w:fill="FFFFFF"/>
        </w:rPr>
        <w:t xml:space="preserve">Western Iberian </w:t>
      </w:r>
      <w:r w:rsidRPr="003752F7">
        <w:rPr>
          <w:color w:val="1A1A1A"/>
          <w:shd w:val="clear" w:color="auto" w:fill="FFFFFF"/>
        </w:rPr>
        <w:t>Crusades, and</w:t>
      </w:r>
      <w:r w:rsidR="006F60C1" w:rsidRPr="003752F7">
        <w:rPr>
          <w:color w:val="1A1A1A"/>
          <w:shd w:val="clear" w:color="auto" w:fill="FFFFFF"/>
        </w:rPr>
        <w:t xml:space="preserve"> later</w:t>
      </w:r>
      <w:r w:rsidRPr="003752F7">
        <w:rPr>
          <w:color w:val="1A1A1A"/>
          <w:shd w:val="clear" w:color="auto" w:fill="FFFFFF"/>
        </w:rPr>
        <w:t xml:space="preserve"> the Inquisition.</w:t>
      </w:r>
    </w:p>
    <w:p w14:paraId="56B1127F" w14:textId="77777777" w:rsidR="00F72938" w:rsidRPr="003752F7" w:rsidRDefault="006F60C1" w:rsidP="00E86172">
      <w:pPr>
        <w:pStyle w:val="FootnoteText"/>
        <w:rPr>
          <w:rFonts w:eastAsiaTheme="majorEastAsia"/>
        </w:rPr>
      </w:pPr>
      <w:r w:rsidRPr="003752F7">
        <w:rPr>
          <w:color w:val="1A1A1A"/>
          <w:shd w:val="clear" w:color="auto" w:fill="FFFFFF"/>
        </w:rPr>
        <w:t xml:space="preserve">    </w:t>
      </w:r>
      <w:r w:rsidR="00E86172" w:rsidRPr="003752F7">
        <w:rPr>
          <w:color w:val="1A1A1A"/>
          <w:shd w:val="clear" w:color="auto" w:fill="FFFFFF"/>
        </w:rPr>
        <w:t xml:space="preserve">In the </w:t>
      </w:r>
      <w:r w:rsidR="00E86172" w:rsidRPr="003752F7">
        <w:rPr>
          <w:rFonts w:eastAsiaTheme="majorEastAsia"/>
        </w:rPr>
        <w:t>Graeco-Arabic translation movement</w:t>
      </w:r>
      <w:r w:rsidR="00E86172" w:rsidRPr="003752F7">
        <w:t>, the translators often used the word “</w:t>
      </w:r>
      <w:r w:rsidR="00E86172" w:rsidRPr="003752F7">
        <w:rPr>
          <w:rFonts w:eastAsiaTheme="majorEastAsia"/>
          <w:i/>
          <w:iCs/>
        </w:rPr>
        <w:t>al-kalām</w:t>
      </w:r>
      <w:r w:rsidR="00E86172" w:rsidRPr="003752F7">
        <w:t>”</w:t>
      </w:r>
      <w:r w:rsidRPr="003752F7">
        <w:t xml:space="preserve"> (“discourse;</w:t>
      </w:r>
      <w:r w:rsidR="006069E8" w:rsidRPr="003752F7">
        <w:t>”</w:t>
      </w:r>
      <w:r w:rsidRPr="003752F7">
        <w:t xml:space="preserve"> </w:t>
      </w:r>
      <w:r w:rsidR="006069E8" w:rsidRPr="003752F7">
        <w:t>“</w:t>
      </w:r>
      <w:r w:rsidRPr="003752F7">
        <w:t>speech”)</w:t>
      </w:r>
      <w:r w:rsidR="00E86172" w:rsidRPr="003752F7">
        <w:t xml:space="preserve"> to translate the highly polysemic Greek word </w:t>
      </w:r>
      <w:r w:rsidR="00E265B7" w:rsidRPr="003752F7">
        <w:rPr>
          <w:i/>
          <w:iCs/>
        </w:rPr>
        <w:t>l</w:t>
      </w:r>
      <w:r w:rsidR="00F72337" w:rsidRPr="003752F7">
        <w:rPr>
          <w:i/>
          <w:iCs/>
          <w:color w:val="000000" w:themeColor="text1"/>
        </w:rPr>
        <w:t>ó</w:t>
      </w:r>
      <w:r w:rsidR="00E265B7" w:rsidRPr="003752F7">
        <w:rPr>
          <w:i/>
          <w:iCs/>
        </w:rPr>
        <w:t>gos</w:t>
      </w:r>
      <w:r w:rsidR="00E265B7" w:rsidRPr="003752F7">
        <w:t xml:space="preserve">, </w:t>
      </w:r>
      <w:r w:rsidR="00E265B7" w:rsidRPr="003752F7">
        <w:rPr>
          <w:i/>
          <w:iCs/>
          <w:color w:val="001D35"/>
          <w:shd w:val="clear" w:color="auto" w:fill="FFFFFF"/>
        </w:rPr>
        <w:t>λόγος</w:t>
      </w:r>
      <w:r w:rsidR="00E86172" w:rsidRPr="003752F7">
        <w:t>—meaning, “reason,” “word,” “study,” “field of study,” “discourse,” and even “discursively reasoned argumentation.” We find traces of the Greek word</w:t>
      </w:r>
      <w:r w:rsidR="00E86172" w:rsidRPr="003752F7">
        <w:rPr>
          <w:i/>
          <w:iCs/>
        </w:rPr>
        <w:t xml:space="preserve"> l</w:t>
      </w:r>
      <w:r w:rsidR="00E86172" w:rsidRPr="003752F7">
        <w:rPr>
          <w:i/>
          <w:iCs/>
          <w:color w:val="000000" w:themeColor="text1"/>
        </w:rPr>
        <w:t>ó</w:t>
      </w:r>
      <w:r w:rsidR="00E86172" w:rsidRPr="003752F7">
        <w:rPr>
          <w:i/>
          <w:iCs/>
        </w:rPr>
        <w:t>gos</w:t>
      </w:r>
      <w:r w:rsidR="00E86172" w:rsidRPr="003752F7">
        <w:t xml:space="preserve"> in many English terms ending in “-ology”—like the word “Theology” itself—</w:t>
      </w:r>
      <w:r w:rsidR="00E64F4E" w:rsidRPr="003752F7">
        <w:t>“-ology” having been taken</w:t>
      </w:r>
      <w:r w:rsidR="00E86172" w:rsidRPr="003752F7">
        <w:t xml:space="preserve"> from the </w:t>
      </w:r>
      <w:r w:rsidR="00E86172" w:rsidRPr="003752F7">
        <w:rPr>
          <w:i/>
          <w:iCs/>
        </w:rPr>
        <w:t>l</w:t>
      </w:r>
      <w:r w:rsidR="00E86172" w:rsidRPr="003752F7">
        <w:rPr>
          <w:i/>
          <w:iCs/>
          <w:color w:val="000000" w:themeColor="text1"/>
        </w:rPr>
        <w:t>ó</w:t>
      </w:r>
      <w:r w:rsidR="00E86172" w:rsidRPr="003752F7">
        <w:rPr>
          <w:i/>
          <w:iCs/>
        </w:rPr>
        <w:t>gos</w:t>
      </w:r>
      <w:r w:rsidR="00E86172" w:rsidRPr="003752F7">
        <w:t xml:space="preserve">. </w:t>
      </w:r>
      <w:r w:rsidR="00E86172" w:rsidRPr="003752F7">
        <w:rPr>
          <w:i/>
          <w:iCs/>
        </w:rPr>
        <w:t>L</w:t>
      </w:r>
      <w:r w:rsidR="00E86172" w:rsidRPr="003752F7">
        <w:rPr>
          <w:i/>
          <w:iCs/>
          <w:color w:val="000000" w:themeColor="text1"/>
        </w:rPr>
        <w:t>ó</w:t>
      </w:r>
      <w:r w:rsidR="00E86172" w:rsidRPr="003752F7">
        <w:rPr>
          <w:i/>
          <w:iCs/>
        </w:rPr>
        <w:t>gos</w:t>
      </w:r>
      <w:r w:rsidR="00E86172" w:rsidRPr="003752F7">
        <w:t xml:space="preserve"> was also used in Greek to identify different disciplines, </w:t>
      </w:r>
      <w:r w:rsidR="00E64F4E" w:rsidRPr="003752F7">
        <w:t>S</w:t>
      </w:r>
      <w:r w:rsidR="00E86172" w:rsidRPr="003752F7">
        <w:t xml:space="preserve">ciences, and fields of knowledge. In Arabic, </w:t>
      </w:r>
      <w:r w:rsidR="006C208D" w:rsidRPr="003752F7">
        <w:t>the words</w:t>
      </w:r>
      <w:r w:rsidR="00E86172" w:rsidRPr="003752F7">
        <w:t xml:space="preserve"> </w:t>
      </w:r>
      <w:r w:rsidR="00E86172" w:rsidRPr="003752F7">
        <w:rPr>
          <w:i/>
          <w:iCs/>
        </w:rPr>
        <w:t xml:space="preserve">manṭiq </w:t>
      </w:r>
      <w:r w:rsidR="00E86172" w:rsidRPr="003752F7">
        <w:t>(</w:t>
      </w:r>
      <w:r w:rsidR="006C208D" w:rsidRPr="003752F7">
        <w:t>“speech,” “</w:t>
      </w:r>
      <w:r w:rsidR="00E86172" w:rsidRPr="003752F7">
        <w:t>intelligible speech</w:t>
      </w:r>
      <w:r w:rsidR="006C208D" w:rsidRPr="003752F7">
        <w:t>,”</w:t>
      </w:r>
      <w:r w:rsidR="00E86172" w:rsidRPr="003752F7">
        <w:t xml:space="preserve"> and </w:t>
      </w:r>
      <w:r w:rsidR="006C208D" w:rsidRPr="003752F7">
        <w:t>“</w:t>
      </w:r>
      <w:r w:rsidR="00E86172" w:rsidRPr="003752F7">
        <w:t>logic</w:t>
      </w:r>
      <w:r w:rsidR="006C208D" w:rsidRPr="003752F7">
        <w:t>”</w:t>
      </w:r>
      <w:r w:rsidR="00E86172" w:rsidRPr="003752F7">
        <w:t xml:space="preserve">) and </w:t>
      </w:r>
      <w:r w:rsidR="00E86172" w:rsidRPr="003752F7">
        <w:rPr>
          <w:rFonts w:eastAsiaTheme="majorEastAsia"/>
          <w:i/>
          <w:iCs/>
        </w:rPr>
        <w:t>kalām</w:t>
      </w:r>
      <w:r w:rsidR="00E86172" w:rsidRPr="003752F7">
        <w:rPr>
          <w:rFonts w:eastAsiaTheme="majorEastAsia"/>
        </w:rPr>
        <w:t xml:space="preserve"> were broadly</w:t>
      </w:r>
      <w:r w:rsidR="00E86172" w:rsidRPr="003752F7">
        <w:t xml:space="preserve"> synonymous with each other, and the translation movement used both of these Arabic words for the Greek </w:t>
      </w:r>
      <w:r w:rsidR="00E86172" w:rsidRPr="003752F7">
        <w:rPr>
          <w:i/>
          <w:iCs/>
        </w:rPr>
        <w:t>l</w:t>
      </w:r>
      <w:r w:rsidR="00E86172" w:rsidRPr="003752F7">
        <w:rPr>
          <w:i/>
          <w:iCs/>
          <w:color w:val="000000" w:themeColor="text1"/>
        </w:rPr>
        <w:t>ó</w:t>
      </w:r>
      <w:r w:rsidR="00E86172" w:rsidRPr="003752F7">
        <w:rPr>
          <w:i/>
          <w:iCs/>
        </w:rPr>
        <w:t>gos</w:t>
      </w:r>
      <w:r w:rsidR="00E86172" w:rsidRPr="003752F7">
        <w:t>.</w:t>
      </w:r>
      <w:r w:rsidR="00E86172" w:rsidRPr="003752F7">
        <w:rPr>
          <w:i/>
          <w:iCs/>
        </w:rPr>
        <w:t xml:space="preserve"> </w:t>
      </w:r>
      <w:r w:rsidR="00E86172" w:rsidRPr="003752F7">
        <w:t xml:space="preserve">As regards the emergence of the expression </w:t>
      </w:r>
      <w:r w:rsidR="00E86172" w:rsidRPr="003752F7">
        <w:rPr>
          <w:i/>
          <w:iCs/>
        </w:rPr>
        <w:t>‘Ilm al-Kal</w:t>
      </w:r>
      <w:r w:rsidR="00E86172" w:rsidRPr="003752F7">
        <w:rPr>
          <w:rFonts w:eastAsiaTheme="majorEastAsia"/>
          <w:i/>
          <w:iCs/>
        </w:rPr>
        <w:t>ā</w:t>
      </w:r>
      <w:r w:rsidR="00E86172" w:rsidRPr="003752F7">
        <w:rPr>
          <w:i/>
          <w:iCs/>
        </w:rPr>
        <w:t>m</w:t>
      </w:r>
      <w:r w:rsidR="00E86172" w:rsidRPr="003752F7">
        <w:t>, however, the Graeco-Arabic translators often applied the term “</w:t>
      </w:r>
      <w:r w:rsidR="00E86172" w:rsidRPr="003752F7">
        <w:rPr>
          <w:rFonts w:eastAsiaTheme="majorEastAsia"/>
          <w:i/>
          <w:iCs/>
        </w:rPr>
        <w:t>al-kalām</w:t>
      </w:r>
      <w:r w:rsidR="00E86172" w:rsidRPr="003752F7">
        <w:t xml:space="preserve">” to various </w:t>
      </w:r>
      <w:r w:rsidR="004A5BF6" w:rsidRPr="003752F7">
        <w:t>S</w:t>
      </w:r>
      <w:r w:rsidR="00E86172" w:rsidRPr="003752F7">
        <w:t>ciences and special branches of learning that</w:t>
      </w:r>
      <w:r w:rsidR="004A5BF6" w:rsidRPr="003752F7">
        <w:t xml:space="preserve"> originally</w:t>
      </w:r>
      <w:r w:rsidR="00E86172" w:rsidRPr="003752F7">
        <w:t xml:space="preserve"> used</w:t>
      </w:r>
      <w:r w:rsidR="00E86172" w:rsidRPr="003752F7">
        <w:rPr>
          <w:i/>
          <w:iCs/>
        </w:rPr>
        <w:t xml:space="preserve"> l</w:t>
      </w:r>
      <w:r w:rsidR="00E86172" w:rsidRPr="003752F7">
        <w:rPr>
          <w:i/>
          <w:iCs/>
          <w:color w:val="000000" w:themeColor="text1"/>
        </w:rPr>
        <w:t>ó</w:t>
      </w:r>
      <w:r w:rsidR="00E86172" w:rsidRPr="003752F7">
        <w:rPr>
          <w:i/>
          <w:iCs/>
        </w:rPr>
        <w:t>gos</w:t>
      </w:r>
      <w:r w:rsidR="00E86172" w:rsidRPr="003752F7">
        <w:t xml:space="preserve"> in Greek. Likewise, they would call the practitioners and exponents of each particular field its “</w:t>
      </w:r>
      <w:r w:rsidR="00E86172" w:rsidRPr="003752F7">
        <w:rPr>
          <w:i/>
          <w:iCs/>
        </w:rPr>
        <w:t>mutakallimūn</w:t>
      </w:r>
      <w:r w:rsidR="00E86172" w:rsidRPr="003752F7">
        <w:t>,” using the plural form of the active participle from the same root. Ultimately, the general expression “</w:t>
      </w:r>
      <w:r w:rsidR="00E86172" w:rsidRPr="003752F7">
        <w:rPr>
          <w:i/>
          <w:iCs/>
        </w:rPr>
        <w:t>al-Mutakallimūn,</w:t>
      </w:r>
      <w:r w:rsidR="00E86172" w:rsidRPr="003752F7">
        <w:t xml:space="preserve">” without reference to any particular field, would, of course, stand for the </w:t>
      </w:r>
      <w:r w:rsidR="003E0354" w:rsidRPr="003752F7">
        <w:t>Scholars of D</w:t>
      </w:r>
      <w:r w:rsidR="00E86172" w:rsidRPr="003752F7">
        <w:t>ialectical</w:t>
      </w:r>
      <w:r w:rsidR="003E0354" w:rsidRPr="003752F7">
        <w:t xml:space="preserve"> and Discursive Divinity in</w:t>
      </w:r>
      <w:r w:rsidR="00E86172" w:rsidRPr="003752F7">
        <w:t xml:space="preserve"> Islam, but such </w:t>
      </w:r>
      <w:r w:rsidR="00E86172" w:rsidRPr="003752F7">
        <w:rPr>
          <w:i/>
          <w:iCs/>
        </w:rPr>
        <w:t>cognitive closure</w:t>
      </w:r>
      <w:r w:rsidR="00E86172" w:rsidRPr="003752F7">
        <w:t xml:space="preserve"> was not</w:t>
      </w:r>
      <w:r w:rsidR="003E0354" w:rsidRPr="003752F7">
        <w:t xml:space="preserve"> yet</w:t>
      </w:r>
      <w:r w:rsidR="00E86172" w:rsidRPr="003752F7">
        <w:t xml:space="preserve"> true in the earliest period. Thus, the Greek study of nature and physics (</w:t>
      </w:r>
      <w:r w:rsidR="00E86172" w:rsidRPr="003752F7">
        <w:rPr>
          <w:i/>
          <w:iCs/>
        </w:rPr>
        <w:t>per</w:t>
      </w:r>
      <w:r w:rsidR="00E86172" w:rsidRPr="003752F7">
        <w:rPr>
          <w:i/>
          <w:iCs/>
          <w:color w:val="000000" w:themeColor="text1"/>
        </w:rPr>
        <w:t>ì</w:t>
      </w:r>
      <w:r w:rsidR="00E86172" w:rsidRPr="003752F7">
        <w:rPr>
          <w:i/>
          <w:iCs/>
        </w:rPr>
        <w:t xml:space="preserve"> ph</w:t>
      </w:r>
      <w:r w:rsidR="00E86172" w:rsidRPr="003752F7">
        <w:rPr>
          <w:i/>
          <w:iCs/>
          <w:color w:val="000000" w:themeColor="text1"/>
        </w:rPr>
        <w:t>ý</w:t>
      </w:r>
      <w:r w:rsidR="00E86172" w:rsidRPr="003752F7">
        <w:rPr>
          <w:i/>
          <w:iCs/>
        </w:rPr>
        <w:t>se</w:t>
      </w:r>
      <w:r w:rsidR="00E86172" w:rsidRPr="003752F7">
        <w:rPr>
          <w:i/>
          <w:iCs/>
          <w:color w:val="000000" w:themeColor="text1"/>
        </w:rPr>
        <w:t>ō</w:t>
      </w:r>
      <w:r w:rsidR="00E86172" w:rsidRPr="003752F7">
        <w:rPr>
          <w:i/>
          <w:iCs/>
        </w:rPr>
        <w:t xml:space="preserve">s </w:t>
      </w:r>
      <w:r w:rsidR="00C02AB4" w:rsidRPr="003752F7">
        <w:rPr>
          <w:i/>
          <w:iCs/>
        </w:rPr>
        <w:t>l</w:t>
      </w:r>
      <w:r w:rsidR="00F72337" w:rsidRPr="003752F7">
        <w:rPr>
          <w:i/>
          <w:iCs/>
          <w:color w:val="000000" w:themeColor="text1"/>
        </w:rPr>
        <w:t>ó</w:t>
      </w:r>
      <w:r w:rsidR="00C02AB4" w:rsidRPr="003752F7">
        <w:rPr>
          <w:i/>
          <w:iCs/>
        </w:rPr>
        <w:t>goi</w:t>
      </w:r>
      <w:r w:rsidR="00C02AB4" w:rsidRPr="003752F7">
        <w:t xml:space="preserve">, </w:t>
      </w:r>
      <w:r w:rsidR="00ED6E59" w:rsidRPr="003752F7">
        <w:rPr>
          <w:i/>
          <w:iCs/>
          <w:color w:val="000000" w:themeColor="text1"/>
        </w:rPr>
        <w:t>π</w:t>
      </w:r>
      <w:r w:rsidR="004B70B4" w:rsidRPr="003752F7">
        <w:rPr>
          <w:i/>
          <w:iCs/>
          <w:color w:val="474747"/>
          <w:shd w:val="clear" w:color="auto" w:fill="FFFFFF"/>
        </w:rPr>
        <w:t>ερὶ φύσεως</w:t>
      </w:r>
      <w:r w:rsidR="000835B6" w:rsidRPr="003752F7">
        <w:rPr>
          <w:i/>
          <w:iCs/>
          <w:color w:val="474747"/>
          <w:shd w:val="clear" w:color="auto" w:fill="FFFFFF"/>
        </w:rPr>
        <w:t xml:space="preserve"> </w:t>
      </w:r>
      <w:r w:rsidR="000835B6" w:rsidRPr="003752F7">
        <w:rPr>
          <w:i/>
          <w:iCs/>
          <w:color w:val="001D35"/>
          <w:shd w:val="clear" w:color="auto" w:fill="FFFFFF"/>
        </w:rPr>
        <w:t>λόγο</w:t>
      </w:r>
      <w:r w:rsidR="00F72337" w:rsidRPr="003752F7">
        <w:rPr>
          <w:i/>
          <w:iCs/>
          <w:color w:val="000000" w:themeColor="text1"/>
        </w:rPr>
        <w:t>ι</w:t>
      </w:r>
      <w:r w:rsidR="00CC1EEB" w:rsidRPr="003752F7">
        <w:rPr>
          <w:color w:val="000000" w:themeColor="text1"/>
        </w:rPr>
        <w:t xml:space="preserve"> [</w:t>
      </w:r>
      <w:r w:rsidR="00CC1EEB" w:rsidRPr="003752F7">
        <w:rPr>
          <w:i/>
          <w:iCs/>
        </w:rPr>
        <w:t>logoi</w:t>
      </w:r>
      <w:r w:rsidR="00CC1EEB" w:rsidRPr="003752F7">
        <w:t xml:space="preserve"> is the plural of </w:t>
      </w:r>
      <w:r w:rsidR="00CC1EEB" w:rsidRPr="003752F7">
        <w:rPr>
          <w:i/>
          <w:iCs/>
        </w:rPr>
        <w:t>logos</w:t>
      </w:r>
      <w:r w:rsidR="00CC1EEB" w:rsidRPr="003752F7">
        <w:t>]</w:t>
      </w:r>
      <w:r w:rsidR="00E86172" w:rsidRPr="003752F7">
        <w:t xml:space="preserve">) was called “nature-related </w:t>
      </w:r>
      <w:r w:rsidR="00E86172" w:rsidRPr="003752F7">
        <w:rPr>
          <w:rFonts w:eastAsiaTheme="majorEastAsia"/>
          <w:i/>
          <w:iCs/>
        </w:rPr>
        <w:t>kalām</w:t>
      </w:r>
      <w:r w:rsidR="00E86172" w:rsidRPr="003752F7">
        <w:rPr>
          <w:rFonts w:eastAsiaTheme="majorEastAsia"/>
        </w:rPr>
        <w:t>” (</w:t>
      </w:r>
      <w:r w:rsidR="00E86172" w:rsidRPr="003752F7">
        <w:rPr>
          <w:i/>
          <w:iCs/>
        </w:rPr>
        <w:t>al-kal</w:t>
      </w:r>
      <w:r w:rsidR="00E86172" w:rsidRPr="003752F7">
        <w:rPr>
          <w:rFonts w:eastAsiaTheme="majorEastAsia"/>
          <w:i/>
          <w:iCs/>
        </w:rPr>
        <w:t>ā</w:t>
      </w:r>
      <w:r w:rsidR="00E86172" w:rsidRPr="003752F7">
        <w:rPr>
          <w:i/>
          <w:iCs/>
        </w:rPr>
        <w:t>m al-ṭabī‘ī</w:t>
      </w:r>
      <w:r w:rsidR="00E86172" w:rsidRPr="003752F7">
        <w:rPr>
          <w:rFonts w:eastAsiaTheme="majorEastAsia"/>
        </w:rPr>
        <w:t>) or the</w:t>
      </w:r>
      <w:r w:rsidR="00E86172" w:rsidRPr="003752F7">
        <w:rPr>
          <w:rFonts w:eastAsiaTheme="majorEastAsia"/>
          <w:i/>
          <w:iCs/>
        </w:rPr>
        <w:t xml:space="preserve"> kalām</w:t>
      </w:r>
      <w:r w:rsidR="00E86172" w:rsidRPr="003752F7">
        <w:rPr>
          <w:rFonts w:eastAsiaTheme="majorEastAsia"/>
        </w:rPr>
        <w:t xml:space="preserve"> of the natural or physical world. Similarly, the masters of natural </w:t>
      </w:r>
      <w:r w:rsidR="00CC1EEB" w:rsidRPr="003752F7">
        <w:rPr>
          <w:rFonts w:eastAsiaTheme="majorEastAsia"/>
        </w:rPr>
        <w:t>P</w:t>
      </w:r>
      <w:r w:rsidR="00E86172" w:rsidRPr="003752F7">
        <w:rPr>
          <w:rFonts w:eastAsiaTheme="majorEastAsia"/>
        </w:rPr>
        <w:t>hilosophy and physics were called “</w:t>
      </w:r>
      <w:r w:rsidR="00E86172" w:rsidRPr="003752F7">
        <w:rPr>
          <w:i/>
          <w:iCs/>
        </w:rPr>
        <w:t>al-mutakallimūn fī al-ṭabī‘iyy</w:t>
      </w:r>
      <w:r w:rsidR="00E86172" w:rsidRPr="003752F7">
        <w:rPr>
          <w:rFonts w:eastAsiaTheme="majorEastAsia"/>
          <w:i/>
          <w:iCs/>
        </w:rPr>
        <w:t>ā</w:t>
      </w:r>
      <w:r w:rsidR="00E86172" w:rsidRPr="003752F7">
        <w:rPr>
          <w:i/>
          <w:iCs/>
        </w:rPr>
        <w:t>t</w:t>
      </w:r>
      <w:r w:rsidR="00E86172" w:rsidRPr="003752F7">
        <w:t xml:space="preserve">,” literally, “those who speak about the natures of physical things” or “who study them discursively.” Theology itself was ranked among the highest of the sciences among the Ancient Greeks and the Hellenes of Late Antiquity. The Greek-speaking “Theologians” were referred to as </w:t>
      </w:r>
      <w:r w:rsidR="00E86172" w:rsidRPr="003752F7">
        <w:rPr>
          <w:i/>
          <w:iCs/>
          <w:color w:val="000000" w:themeColor="text1"/>
        </w:rPr>
        <w:t>Theol</w:t>
      </w:r>
      <w:r w:rsidR="00E86172" w:rsidRPr="003752F7">
        <w:rPr>
          <w:rStyle w:val="tr"/>
          <w:i/>
          <w:iCs/>
          <w:color w:val="000000" w:themeColor="text1"/>
          <w:lang w:val="el"/>
        </w:rPr>
        <w:t>ó</w:t>
      </w:r>
      <w:r w:rsidR="00E86172" w:rsidRPr="003752F7">
        <w:rPr>
          <w:i/>
          <w:iCs/>
          <w:color w:val="000000" w:themeColor="text1"/>
        </w:rPr>
        <w:t>goi</w:t>
      </w:r>
      <w:r w:rsidR="00B62E98" w:rsidRPr="003752F7">
        <w:rPr>
          <w:color w:val="000000" w:themeColor="text1"/>
        </w:rPr>
        <w:t xml:space="preserve">, </w:t>
      </w:r>
      <w:r w:rsidR="0020620F" w:rsidRPr="003752F7">
        <w:rPr>
          <w:i/>
          <w:iCs/>
          <w:color w:val="000000" w:themeColor="text1"/>
        </w:rPr>
        <w:t>Θ</w:t>
      </w:r>
      <w:r w:rsidR="00B62E98" w:rsidRPr="003752F7">
        <w:rPr>
          <w:rStyle w:val="Emphasis"/>
          <w:color w:val="000000" w:themeColor="text1"/>
        </w:rPr>
        <w:t>εολόγοι</w:t>
      </w:r>
      <w:r w:rsidR="00E86172" w:rsidRPr="003752F7">
        <w:rPr>
          <w:color w:val="000000" w:themeColor="text1"/>
        </w:rPr>
        <w:t xml:space="preserve"> </w:t>
      </w:r>
      <w:r w:rsidR="00E86172" w:rsidRPr="003752F7">
        <w:t xml:space="preserve">(singular, </w:t>
      </w:r>
      <w:r w:rsidR="00E86172" w:rsidRPr="003752F7">
        <w:rPr>
          <w:rStyle w:val="tr"/>
          <w:i/>
          <w:iCs/>
          <w:color w:val="202122"/>
        </w:rPr>
        <w:t>T</w:t>
      </w:r>
      <w:r w:rsidR="00E86172" w:rsidRPr="003752F7">
        <w:rPr>
          <w:rStyle w:val="tr"/>
          <w:i/>
          <w:iCs/>
          <w:color w:val="202122"/>
          <w:lang w:val="el"/>
        </w:rPr>
        <w:t>heológos</w:t>
      </w:r>
      <w:r w:rsidR="000E11E3" w:rsidRPr="003752F7">
        <w:rPr>
          <w:rStyle w:val="tr"/>
          <w:color w:val="202122"/>
        </w:rPr>
        <w:t xml:space="preserve">, </w:t>
      </w:r>
      <w:r w:rsidR="004120D3" w:rsidRPr="003752F7">
        <w:rPr>
          <w:i/>
          <w:iCs/>
          <w:color w:val="000000" w:themeColor="text1"/>
        </w:rPr>
        <w:t>Θ</w:t>
      </w:r>
      <w:r w:rsidR="004120D3" w:rsidRPr="003752F7">
        <w:rPr>
          <w:i/>
          <w:iCs/>
          <w:color w:val="474747"/>
          <w:shd w:val="clear" w:color="auto" w:fill="FFFFFF"/>
        </w:rPr>
        <w:t>εολόγος</w:t>
      </w:r>
      <w:r w:rsidR="00E86172" w:rsidRPr="003752F7">
        <w:t>), which literally meant those “who speak about God</w:t>
      </w:r>
      <w:r w:rsidR="004120D3" w:rsidRPr="003752F7">
        <w:t xml:space="preserve"> (</w:t>
      </w:r>
      <w:r w:rsidR="00EA2633" w:rsidRPr="003752F7">
        <w:rPr>
          <w:i/>
          <w:iCs/>
        </w:rPr>
        <w:t>The</w:t>
      </w:r>
      <w:r w:rsidR="00EA2633" w:rsidRPr="003752F7">
        <w:rPr>
          <w:rStyle w:val="tr"/>
          <w:i/>
          <w:iCs/>
          <w:color w:val="202122"/>
          <w:lang w:val="el"/>
        </w:rPr>
        <w:t>ó</w:t>
      </w:r>
      <w:r w:rsidR="00EA2633" w:rsidRPr="003752F7">
        <w:rPr>
          <w:rStyle w:val="tr"/>
          <w:i/>
          <w:iCs/>
          <w:color w:val="202122"/>
        </w:rPr>
        <w:t>s</w:t>
      </w:r>
      <w:r w:rsidR="00EA2633" w:rsidRPr="003752F7">
        <w:rPr>
          <w:rStyle w:val="tr"/>
          <w:color w:val="202122"/>
        </w:rPr>
        <w:t>,</w:t>
      </w:r>
      <w:r w:rsidR="00EA2633" w:rsidRPr="003752F7">
        <w:rPr>
          <w:i/>
          <w:iCs/>
        </w:rPr>
        <w:t xml:space="preserve"> </w:t>
      </w:r>
      <w:r w:rsidR="00EA2633" w:rsidRPr="003752F7">
        <w:rPr>
          <w:i/>
          <w:iCs/>
          <w:color w:val="000000" w:themeColor="text1"/>
        </w:rPr>
        <w:t>Θ</w:t>
      </w:r>
      <w:r w:rsidR="00EA2633" w:rsidRPr="003752F7">
        <w:rPr>
          <w:i/>
          <w:iCs/>
          <w:color w:val="474747"/>
          <w:shd w:val="clear" w:color="auto" w:fill="FFFFFF"/>
        </w:rPr>
        <w:t>εός</w:t>
      </w:r>
      <w:r w:rsidR="004120D3" w:rsidRPr="003752F7">
        <w:t>)</w:t>
      </w:r>
      <w:r w:rsidR="00E86172" w:rsidRPr="003752F7">
        <w:t xml:space="preserve">” or “who carry on discursive dialogue about God.” The word </w:t>
      </w:r>
      <w:r w:rsidR="00E86172" w:rsidRPr="003752F7">
        <w:rPr>
          <w:rStyle w:val="tr"/>
          <w:i/>
          <w:iCs/>
          <w:color w:val="202122"/>
        </w:rPr>
        <w:t>T</w:t>
      </w:r>
      <w:r w:rsidR="00E86172" w:rsidRPr="003752F7">
        <w:rPr>
          <w:rStyle w:val="tr"/>
          <w:i/>
          <w:iCs/>
          <w:color w:val="202122"/>
          <w:lang w:val="el"/>
        </w:rPr>
        <w:t>heológos</w:t>
      </w:r>
      <w:r w:rsidR="00E86172" w:rsidRPr="003752F7">
        <w:t xml:space="preserve"> in this sense was applied, for example, to figures such as Plato</w:t>
      </w:r>
      <w:r w:rsidR="00E86172" w:rsidRPr="003752F7">
        <w:rPr>
          <w:color w:val="202122"/>
        </w:rPr>
        <w:t xml:space="preserve"> (d. 348 BCE)</w:t>
      </w:r>
      <w:r w:rsidR="00E86172" w:rsidRPr="003752F7">
        <w:t xml:space="preserve"> and Plotinus (d. 270 CE), whom the Arabic translators referred to as “the Masters of the Divine </w:t>
      </w:r>
      <w:r w:rsidR="00E86172" w:rsidRPr="003752F7">
        <w:rPr>
          <w:rFonts w:eastAsiaTheme="majorEastAsia"/>
          <w:i/>
          <w:iCs/>
        </w:rPr>
        <w:t>Kalām</w:t>
      </w:r>
      <w:r w:rsidR="00E86172" w:rsidRPr="003752F7">
        <w:rPr>
          <w:rFonts w:eastAsiaTheme="majorEastAsia"/>
        </w:rPr>
        <w:t>”</w:t>
      </w:r>
      <w:r w:rsidR="00E86172" w:rsidRPr="003752F7">
        <w:t xml:space="preserve"> (</w:t>
      </w:r>
      <w:r w:rsidR="00E86172" w:rsidRPr="003752F7">
        <w:rPr>
          <w:i/>
          <w:iCs/>
        </w:rPr>
        <w:t>Ash</w:t>
      </w:r>
      <w:r w:rsidR="00E86172" w:rsidRPr="003752F7">
        <w:rPr>
          <w:rFonts w:eastAsiaTheme="majorEastAsia"/>
          <w:i/>
          <w:iCs/>
        </w:rPr>
        <w:t>ā</w:t>
      </w:r>
      <w:r w:rsidR="00E86172" w:rsidRPr="003752F7">
        <w:rPr>
          <w:i/>
          <w:iCs/>
        </w:rPr>
        <w:t>b al-Kal</w:t>
      </w:r>
      <w:r w:rsidR="00E86172" w:rsidRPr="003752F7">
        <w:rPr>
          <w:rFonts w:eastAsiaTheme="majorEastAsia"/>
          <w:i/>
          <w:iCs/>
        </w:rPr>
        <w:t>ā</w:t>
      </w:r>
      <w:r w:rsidR="00E86172" w:rsidRPr="003752F7">
        <w:rPr>
          <w:i/>
          <w:iCs/>
        </w:rPr>
        <w:t>m al-Il</w:t>
      </w:r>
      <w:r w:rsidR="00E86172" w:rsidRPr="003752F7">
        <w:rPr>
          <w:rFonts w:eastAsiaTheme="majorEastAsia"/>
          <w:i/>
          <w:iCs/>
        </w:rPr>
        <w:t>ā</w:t>
      </w:r>
      <w:r w:rsidR="00E86172" w:rsidRPr="003752F7">
        <w:rPr>
          <w:i/>
          <w:iCs/>
        </w:rPr>
        <w:t>hī</w:t>
      </w:r>
      <w:r w:rsidR="00E86172" w:rsidRPr="003752F7">
        <w:t>) or “those who spoke about matters of Divinty” (</w:t>
      </w:r>
      <w:r w:rsidR="00E86172" w:rsidRPr="003752F7">
        <w:rPr>
          <w:i/>
          <w:iCs/>
        </w:rPr>
        <w:t>al-Mutakallimūn fī al-Il</w:t>
      </w:r>
      <w:r w:rsidR="00E86172" w:rsidRPr="003752F7">
        <w:rPr>
          <w:rFonts w:eastAsiaTheme="majorEastAsia"/>
          <w:i/>
          <w:iCs/>
        </w:rPr>
        <w:t>ā</w:t>
      </w:r>
      <w:r w:rsidR="00E86172" w:rsidRPr="003752F7">
        <w:rPr>
          <w:i/>
          <w:iCs/>
        </w:rPr>
        <w:t>hiyy</w:t>
      </w:r>
      <w:r w:rsidR="00E86172" w:rsidRPr="003752F7">
        <w:rPr>
          <w:rFonts w:eastAsiaTheme="majorEastAsia"/>
          <w:i/>
          <w:iCs/>
        </w:rPr>
        <w:t>ā</w:t>
      </w:r>
      <w:r w:rsidR="00E86172" w:rsidRPr="003752F7">
        <w:rPr>
          <w:i/>
          <w:iCs/>
        </w:rPr>
        <w:t>t</w:t>
      </w:r>
      <w:r w:rsidR="00E86172" w:rsidRPr="003752F7">
        <w:t>). In the same vein, al-Shahrastānī would later call Aristotelian “</w:t>
      </w:r>
      <w:r w:rsidR="006326D3" w:rsidRPr="003752F7">
        <w:t>P</w:t>
      </w:r>
      <w:r w:rsidR="00E86172" w:rsidRPr="003752F7">
        <w:t xml:space="preserve">hilosophy” Aristotle’s </w:t>
      </w:r>
      <w:r w:rsidR="00E86172" w:rsidRPr="003752F7">
        <w:rPr>
          <w:i/>
          <w:iCs/>
        </w:rPr>
        <w:t>Kal</w:t>
      </w:r>
      <w:r w:rsidR="00E86172" w:rsidRPr="003752F7">
        <w:rPr>
          <w:rFonts w:eastAsiaTheme="majorEastAsia"/>
          <w:i/>
          <w:iCs/>
        </w:rPr>
        <w:t>ā</w:t>
      </w:r>
      <w:r w:rsidR="00E86172" w:rsidRPr="003752F7">
        <w:rPr>
          <w:i/>
          <w:iCs/>
        </w:rPr>
        <w:t>m</w:t>
      </w:r>
      <w:r w:rsidR="00E86172" w:rsidRPr="003752F7">
        <w:t xml:space="preserve">, just as he refers to the Christian Trinitarian debates about the Divine Word and the Incarnation as a type of Christian </w:t>
      </w:r>
      <w:r w:rsidR="00E86172" w:rsidRPr="003752F7">
        <w:rPr>
          <w:i/>
          <w:iCs/>
        </w:rPr>
        <w:t>Kal</w:t>
      </w:r>
      <w:r w:rsidR="00E86172" w:rsidRPr="003752F7">
        <w:rPr>
          <w:rFonts w:eastAsiaTheme="majorEastAsia"/>
          <w:i/>
          <w:iCs/>
        </w:rPr>
        <w:t>ā</w:t>
      </w:r>
      <w:r w:rsidR="00E86172" w:rsidRPr="003752F7">
        <w:rPr>
          <w:i/>
          <w:iCs/>
        </w:rPr>
        <w:t>m</w:t>
      </w:r>
      <w:r w:rsidR="00E86172" w:rsidRPr="003752F7">
        <w:t>.</w:t>
      </w:r>
      <w:r w:rsidR="00E86172" w:rsidRPr="003752F7">
        <w:rPr>
          <w:i/>
          <w:iCs/>
        </w:rPr>
        <w:t xml:space="preserve"> </w:t>
      </w:r>
      <w:r w:rsidR="00E86172" w:rsidRPr="003752F7">
        <w:rPr>
          <w:rFonts w:eastAsiaTheme="majorEastAsia"/>
          <w:u w:val="single"/>
        </w:rPr>
        <w:t xml:space="preserve">In light of the above, it is probably the Graeco-Arabic translation movement that accounts for the origin of the somewhat strange technical term </w:t>
      </w:r>
      <w:r w:rsidR="00E86172" w:rsidRPr="003752F7">
        <w:rPr>
          <w:u w:val="single"/>
        </w:rPr>
        <w:t>“</w:t>
      </w:r>
      <w:r w:rsidR="00E86172" w:rsidRPr="003752F7">
        <w:rPr>
          <w:rFonts w:eastAsiaTheme="majorEastAsia"/>
          <w:i/>
          <w:iCs/>
          <w:u w:val="single"/>
        </w:rPr>
        <w:t>al-Kalām</w:t>
      </w:r>
      <w:r w:rsidR="00E86172" w:rsidRPr="003752F7">
        <w:rPr>
          <w:rFonts w:eastAsiaTheme="majorEastAsia"/>
          <w:u w:val="single"/>
        </w:rPr>
        <w:t>” for</w:t>
      </w:r>
      <w:r w:rsidR="005C3122" w:rsidRPr="003752F7">
        <w:rPr>
          <w:rFonts w:eastAsiaTheme="majorEastAsia"/>
          <w:u w:val="single"/>
        </w:rPr>
        <w:t xml:space="preserve"> </w:t>
      </w:r>
      <w:r w:rsidR="00E86172" w:rsidRPr="003752F7">
        <w:rPr>
          <w:rFonts w:eastAsiaTheme="majorEastAsia"/>
          <w:u w:val="single"/>
        </w:rPr>
        <w:t>Discursive</w:t>
      </w:r>
      <w:r w:rsidR="005C3122" w:rsidRPr="003752F7">
        <w:rPr>
          <w:rFonts w:eastAsiaTheme="majorEastAsia"/>
          <w:u w:val="single"/>
        </w:rPr>
        <w:t xml:space="preserve"> Divinity in Islam</w:t>
      </w:r>
      <w:r w:rsidR="00E86172" w:rsidRPr="003752F7">
        <w:rPr>
          <w:rFonts w:eastAsiaTheme="majorEastAsia"/>
        </w:rPr>
        <w:t>.</w:t>
      </w:r>
    </w:p>
    <w:p w14:paraId="73F48387" w14:textId="34DE1312" w:rsidR="00E86172" w:rsidRPr="003752F7" w:rsidRDefault="00F72938" w:rsidP="00E86172">
      <w:pPr>
        <w:pStyle w:val="FootnoteText"/>
        <w:rPr>
          <w:i/>
          <w:iCs/>
        </w:rPr>
      </w:pPr>
      <w:r w:rsidRPr="003752F7">
        <w:rPr>
          <w:rFonts w:eastAsiaTheme="majorEastAsia"/>
        </w:rPr>
        <w:t xml:space="preserve">   Again, however, the c</w:t>
      </w:r>
      <w:r w:rsidR="00E86172" w:rsidRPr="003752F7">
        <w:t xml:space="preserve">hoice of the Arabic word </w:t>
      </w:r>
      <w:r w:rsidR="00E86172" w:rsidRPr="003752F7">
        <w:rPr>
          <w:i/>
          <w:iCs/>
        </w:rPr>
        <w:t>kalām</w:t>
      </w:r>
      <w:r w:rsidR="00E86172" w:rsidRPr="003752F7">
        <w:t xml:space="preserve"> </w:t>
      </w:r>
      <w:r w:rsidRPr="003752F7">
        <w:t>remains</w:t>
      </w:r>
      <w:r w:rsidR="00E86172" w:rsidRPr="003752F7">
        <w:t xml:space="preserve"> curious</w:t>
      </w:r>
      <w:r w:rsidRPr="003752F7">
        <w:t xml:space="preserve"> and open to question</w:t>
      </w:r>
      <w:r w:rsidR="00E86172" w:rsidRPr="003752F7">
        <w:t xml:space="preserve"> because, in Arabic, there is no clear original semantic connection between it and dialectic, debate, or disputation, which may be more naturally expressed by other words.</w:t>
      </w:r>
      <w:r w:rsidR="00E86172" w:rsidRPr="003752F7">
        <w:rPr>
          <w:rFonts w:eastAsiaTheme="majorEastAsia"/>
        </w:rPr>
        <w:t xml:space="preserve"> The provenance of the unusual expression, “</w:t>
      </w:r>
      <w:r w:rsidR="00E86172" w:rsidRPr="003752F7">
        <w:rPr>
          <w:i/>
          <w:iCs/>
        </w:rPr>
        <w:t>al-Kalām</w:t>
      </w:r>
      <w:r w:rsidR="00E86172" w:rsidRPr="003752F7">
        <w:t>,”</w:t>
      </w:r>
      <w:r w:rsidR="00E86172" w:rsidRPr="003752F7">
        <w:rPr>
          <w:rFonts w:eastAsiaTheme="majorEastAsia"/>
        </w:rPr>
        <w:t xml:space="preserve"> remains, </w:t>
      </w:r>
      <w:r w:rsidR="00F40DFA" w:rsidRPr="003752F7">
        <w:rPr>
          <w:rFonts w:eastAsiaTheme="majorEastAsia"/>
        </w:rPr>
        <w:t>therefore</w:t>
      </w:r>
      <w:r w:rsidR="00E86172" w:rsidRPr="003752F7">
        <w:rPr>
          <w:rFonts w:eastAsiaTheme="majorEastAsia"/>
        </w:rPr>
        <w:t xml:space="preserve">, a matter of scholarly discussion until this day. </w:t>
      </w:r>
      <w:r w:rsidR="00E86172" w:rsidRPr="003752F7">
        <w:t xml:space="preserve">Some Muslim </w:t>
      </w:r>
      <w:r w:rsidR="00F40DFA" w:rsidRPr="003752F7">
        <w:t>S</w:t>
      </w:r>
      <w:r w:rsidR="00E86172" w:rsidRPr="003752F7">
        <w:t xml:space="preserve">cholars </w:t>
      </w:r>
      <w:r w:rsidR="00F40DFA" w:rsidRPr="003752F7">
        <w:t xml:space="preserve">have </w:t>
      </w:r>
      <w:r w:rsidR="00E86172" w:rsidRPr="003752F7">
        <w:t>speculated</w:t>
      </w:r>
      <w:r w:rsidR="00F40DFA" w:rsidRPr="003752F7">
        <w:t>, for example,</w:t>
      </w:r>
      <w:r w:rsidR="00E86172" w:rsidRPr="003752F7">
        <w:t xml:space="preserve"> that the word “</w:t>
      </w:r>
      <w:r w:rsidR="00E86172" w:rsidRPr="003752F7">
        <w:rPr>
          <w:i/>
          <w:iCs/>
        </w:rPr>
        <w:t>al-kalām</w:t>
      </w:r>
      <w:r w:rsidR="00E86172" w:rsidRPr="003752F7">
        <w:t xml:space="preserve">,” which—as noted—literally means “speech” in Arabic, took its technical usage for </w:t>
      </w:r>
      <w:r w:rsidR="00F40DFA" w:rsidRPr="003752F7">
        <w:t>Divinity</w:t>
      </w:r>
      <w:r w:rsidR="00E86172" w:rsidRPr="003752F7">
        <w:t xml:space="preserve"> from the fact that debate over the eternity of God’s </w:t>
      </w:r>
      <w:r w:rsidR="00F40DFA" w:rsidRPr="003752F7">
        <w:t>S</w:t>
      </w:r>
      <w:r w:rsidR="00E86172" w:rsidRPr="003752F7">
        <w:t xml:space="preserve">peech and the </w:t>
      </w:r>
      <w:r w:rsidR="00F40DFA" w:rsidRPr="003752F7">
        <w:t xml:space="preserve">“uncreated” </w:t>
      </w:r>
      <w:r w:rsidR="00E86172" w:rsidRPr="003752F7">
        <w:t xml:space="preserve">Qur’ān was one of the first problems of the discipline, especially in the earliest period during Islam’s initial encounter with the </w:t>
      </w:r>
      <w:r w:rsidR="00E86172" w:rsidRPr="003752F7">
        <w:rPr>
          <w:i/>
          <w:iCs/>
        </w:rPr>
        <w:t>Kalām</w:t>
      </w:r>
      <w:r w:rsidR="00E86172" w:rsidRPr="003752F7">
        <w:t xml:space="preserve"> of the Mu‘tazila</w:t>
      </w:r>
      <w:r w:rsidR="00E86172" w:rsidRPr="003752F7">
        <w:rPr>
          <w:i/>
          <w:iCs/>
        </w:rPr>
        <w:t xml:space="preserve"> </w:t>
      </w:r>
      <w:r w:rsidR="00E86172" w:rsidRPr="003752F7">
        <w:t xml:space="preserve">and </w:t>
      </w:r>
      <w:r w:rsidR="00F40DFA" w:rsidRPr="003752F7">
        <w:t>their</w:t>
      </w:r>
      <w:r w:rsidR="00E86172" w:rsidRPr="003752F7">
        <w:t xml:space="preserve"> insistence that God’s </w:t>
      </w:r>
      <w:r w:rsidR="00F40DFA" w:rsidRPr="003752F7">
        <w:t>S</w:t>
      </w:r>
      <w:r w:rsidR="00E86172" w:rsidRPr="003752F7">
        <w:t xml:space="preserve">peech as well as the Qur’ān are categorically created and temporal. Other Muslim </w:t>
      </w:r>
      <w:r w:rsidR="00F40DFA" w:rsidRPr="003752F7">
        <w:t>S</w:t>
      </w:r>
      <w:r w:rsidR="00E86172" w:rsidRPr="003752F7">
        <w:t xml:space="preserve">cholars have postulated that </w:t>
      </w:r>
      <w:r w:rsidR="00E86172" w:rsidRPr="003752F7">
        <w:rPr>
          <w:i/>
          <w:iCs/>
        </w:rPr>
        <w:t>Kalām</w:t>
      </w:r>
      <w:r w:rsidR="00E86172" w:rsidRPr="003752F7">
        <w:t xml:space="preserve"> as </w:t>
      </w:r>
      <w:r w:rsidR="00F40DFA" w:rsidRPr="003752F7">
        <w:t>D</w:t>
      </w:r>
      <w:r w:rsidR="00E86172" w:rsidRPr="003752F7">
        <w:t>iscourse</w:t>
      </w:r>
      <w:r w:rsidR="00F40DFA" w:rsidRPr="003752F7">
        <w:t xml:space="preserve"> of Divinity</w:t>
      </w:r>
      <w:r w:rsidR="00E86172" w:rsidRPr="003752F7">
        <w:t xml:space="preserve"> was first derived from the observation that it was “precise or subtle speech” (</w:t>
      </w:r>
      <w:r w:rsidR="00E86172" w:rsidRPr="003752F7">
        <w:rPr>
          <w:i/>
          <w:iCs/>
        </w:rPr>
        <w:t>daqīq al-kalām</w:t>
      </w:r>
      <w:r w:rsidR="00E86172" w:rsidRPr="003752F7">
        <w:t xml:space="preserve">”), by which they meant to indicate that the discursive reasoning of the early and later practitioners of the discipline was highly technical and carefully worded. </w:t>
      </w:r>
      <w:r w:rsidR="00652653" w:rsidRPr="003752F7">
        <w:t>But w</w:t>
      </w:r>
      <w:r w:rsidR="00E86172" w:rsidRPr="003752F7">
        <w:rPr>
          <w:rFonts w:eastAsiaTheme="majorEastAsia"/>
        </w:rPr>
        <w:t>hether or not the technical usage of “</w:t>
      </w:r>
      <w:r w:rsidR="00E86172" w:rsidRPr="003752F7">
        <w:rPr>
          <w:rFonts w:eastAsiaTheme="majorEastAsia"/>
          <w:i/>
          <w:iCs/>
        </w:rPr>
        <w:t>Kalām</w:t>
      </w:r>
      <w:r w:rsidR="00E86172" w:rsidRPr="003752F7">
        <w:rPr>
          <w:rFonts w:eastAsiaTheme="majorEastAsia"/>
        </w:rPr>
        <w:t xml:space="preserve">” for Islamic Theology arose from translators using that word to render the Greek </w:t>
      </w:r>
      <w:r w:rsidR="00E86172" w:rsidRPr="003752F7">
        <w:rPr>
          <w:rFonts w:eastAsiaTheme="majorEastAsia"/>
          <w:i/>
          <w:iCs/>
        </w:rPr>
        <w:t>l</w:t>
      </w:r>
      <w:r w:rsidR="00E86172" w:rsidRPr="003752F7">
        <w:rPr>
          <w:i/>
          <w:iCs/>
          <w:color w:val="000000" w:themeColor="text1"/>
        </w:rPr>
        <w:t>ó</w:t>
      </w:r>
      <w:r w:rsidR="00E86172" w:rsidRPr="003752F7">
        <w:rPr>
          <w:rFonts w:eastAsiaTheme="majorEastAsia"/>
          <w:i/>
          <w:iCs/>
        </w:rPr>
        <w:t>gos</w:t>
      </w:r>
      <w:r w:rsidR="00E86172" w:rsidRPr="003752F7">
        <w:rPr>
          <w:rFonts w:eastAsiaTheme="majorEastAsia"/>
        </w:rPr>
        <w:t xml:space="preserve"> into Arabic, there is no doubt that the development of Discursive</w:t>
      </w:r>
      <w:r w:rsidR="00652653" w:rsidRPr="003752F7">
        <w:rPr>
          <w:rFonts w:eastAsiaTheme="majorEastAsia"/>
        </w:rPr>
        <w:t xml:space="preserve"> Divinity in Islam</w:t>
      </w:r>
      <w:r w:rsidR="00E86172" w:rsidRPr="003752F7">
        <w:rPr>
          <w:rFonts w:eastAsiaTheme="majorEastAsia"/>
        </w:rPr>
        <w:t xml:space="preserve">, by whatever name it may </w:t>
      </w:r>
      <w:r w:rsidR="006C2B50" w:rsidRPr="003752F7">
        <w:rPr>
          <w:rFonts w:eastAsiaTheme="majorEastAsia"/>
        </w:rPr>
        <w:t xml:space="preserve">have </w:t>
      </w:r>
      <w:r w:rsidR="00E86172" w:rsidRPr="003752F7">
        <w:rPr>
          <w:rFonts w:eastAsiaTheme="majorEastAsia"/>
        </w:rPr>
        <w:t>be</w:t>
      </w:r>
      <w:r w:rsidR="006C2B50" w:rsidRPr="003752F7">
        <w:rPr>
          <w:rFonts w:eastAsiaTheme="majorEastAsia"/>
        </w:rPr>
        <w:t>en originally designated</w:t>
      </w:r>
      <w:r w:rsidR="00E86172" w:rsidRPr="003752F7">
        <w:t>—</w:t>
      </w:r>
      <w:r w:rsidR="00E86172" w:rsidRPr="003752F7">
        <w:rPr>
          <w:rFonts w:eastAsiaTheme="majorEastAsia"/>
        </w:rPr>
        <w:t>whether in its Mu‘tazil</w:t>
      </w:r>
      <w:r w:rsidR="00E86172" w:rsidRPr="003752F7">
        <w:t>ī</w:t>
      </w:r>
      <w:r w:rsidR="00E86172" w:rsidRPr="003752F7">
        <w:rPr>
          <w:rFonts w:eastAsiaTheme="majorEastAsia"/>
        </w:rPr>
        <w:t xml:space="preserve"> or Sunn</w:t>
      </w:r>
      <w:r w:rsidR="00E86172" w:rsidRPr="003752F7">
        <w:t>ī form—was the effect</w:t>
      </w:r>
      <w:r w:rsidR="009700BC" w:rsidRPr="003752F7">
        <w:t>, directly or indirectly,</w:t>
      </w:r>
      <w:r w:rsidR="00E86172" w:rsidRPr="003752F7">
        <w:t xml:space="preserve"> of </w:t>
      </w:r>
      <w:r w:rsidR="009700BC" w:rsidRPr="003752F7">
        <w:t xml:space="preserve">the </w:t>
      </w:r>
      <w:r w:rsidR="00E86172" w:rsidRPr="003752F7">
        <w:t xml:space="preserve">newly emergent Islamic </w:t>
      </w:r>
      <w:r w:rsidR="009700BC" w:rsidRPr="003752F7">
        <w:t>C</w:t>
      </w:r>
      <w:r w:rsidR="00E86172" w:rsidRPr="003752F7">
        <w:t xml:space="preserve">ivilization’s encounter </w:t>
      </w:r>
      <w:r w:rsidR="00E86172" w:rsidRPr="003752F7">
        <w:rPr>
          <w:rFonts w:eastAsiaTheme="majorEastAsia"/>
        </w:rPr>
        <w:t>through the Graeco-Arabic translation movement</w:t>
      </w:r>
      <w:r w:rsidR="00BA1F9B" w:rsidRPr="003752F7">
        <w:t xml:space="preserve"> and</w:t>
      </w:r>
      <w:r w:rsidR="00E86172" w:rsidRPr="003752F7">
        <w:t xml:space="preserve"> the</w:t>
      </w:r>
      <w:r w:rsidR="00E86172" w:rsidRPr="003752F7">
        <w:rPr>
          <w:rFonts w:eastAsiaTheme="majorEastAsia"/>
        </w:rPr>
        <w:t xml:space="preserve"> powerful </w:t>
      </w:r>
      <w:r w:rsidR="00BA1F9B" w:rsidRPr="003752F7">
        <w:rPr>
          <w:rFonts w:eastAsiaTheme="majorEastAsia"/>
        </w:rPr>
        <w:t>T</w:t>
      </w:r>
      <w:r w:rsidR="00E86172" w:rsidRPr="003752F7">
        <w:rPr>
          <w:rFonts w:eastAsiaTheme="majorEastAsia"/>
        </w:rPr>
        <w:t xml:space="preserve">raditions of Greek </w:t>
      </w:r>
      <w:r w:rsidR="00BA1F9B" w:rsidRPr="003752F7">
        <w:rPr>
          <w:rFonts w:eastAsiaTheme="majorEastAsia"/>
        </w:rPr>
        <w:t>R</w:t>
      </w:r>
      <w:r w:rsidR="00E86172" w:rsidRPr="003752F7">
        <w:rPr>
          <w:rFonts w:eastAsiaTheme="majorEastAsia"/>
        </w:rPr>
        <w:t xml:space="preserve">ationalism, </w:t>
      </w:r>
      <w:r w:rsidR="00BA1F9B" w:rsidRPr="003752F7">
        <w:rPr>
          <w:rFonts w:eastAsiaTheme="majorEastAsia"/>
        </w:rPr>
        <w:t>P</w:t>
      </w:r>
      <w:r w:rsidR="00E86172" w:rsidRPr="003752F7">
        <w:rPr>
          <w:rFonts w:eastAsiaTheme="majorEastAsia"/>
        </w:rPr>
        <w:t xml:space="preserve">hilosophy, and </w:t>
      </w:r>
      <w:r w:rsidR="00BA1F9B" w:rsidRPr="003752F7">
        <w:rPr>
          <w:rFonts w:eastAsiaTheme="majorEastAsia"/>
        </w:rPr>
        <w:t>S</w:t>
      </w:r>
      <w:r w:rsidR="00E86172" w:rsidRPr="003752F7">
        <w:rPr>
          <w:rFonts w:eastAsiaTheme="majorEastAsia"/>
        </w:rPr>
        <w:t xml:space="preserve">cience. The Greek Tradition brought with it immediate benefits to the Muslim world and greatly enriched Islamic thought. At the same time, however, it constituted a major </w:t>
      </w:r>
      <w:r w:rsidR="00BA1F9B" w:rsidRPr="003752F7">
        <w:rPr>
          <w:rFonts w:eastAsiaTheme="majorEastAsia"/>
        </w:rPr>
        <w:t>I</w:t>
      </w:r>
      <w:r w:rsidR="00E86172" w:rsidRPr="003752F7">
        <w:rPr>
          <w:rFonts w:eastAsiaTheme="majorEastAsia"/>
        </w:rPr>
        <w:t>ntellectual</w:t>
      </w:r>
      <w:r w:rsidR="00893467" w:rsidRPr="003752F7">
        <w:rPr>
          <w:rFonts w:eastAsiaTheme="majorEastAsia"/>
        </w:rPr>
        <w:t xml:space="preserve"> challenge in Divinity, Metaphysics, and Philosophy</w:t>
      </w:r>
      <w:r w:rsidR="00E86172" w:rsidRPr="003752F7">
        <w:t>—</w:t>
      </w:r>
      <w:r w:rsidR="00E86172" w:rsidRPr="003752F7">
        <w:rPr>
          <w:rFonts w:eastAsiaTheme="majorEastAsia"/>
        </w:rPr>
        <w:t xml:space="preserve">as had </w:t>
      </w:r>
      <w:r w:rsidR="00893467" w:rsidRPr="003752F7">
        <w:rPr>
          <w:rFonts w:eastAsiaTheme="majorEastAsia"/>
        </w:rPr>
        <w:t xml:space="preserve">also been the case </w:t>
      </w:r>
      <w:r w:rsidR="00E86172" w:rsidRPr="003752F7">
        <w:rPr>
          <w:rFonts w:eastAsiaTheme="majorEastAsia"/>
        </w:rPr>
        <w:t xml:space="preserve">earlier </w:t>
      </w:r>
      <w:r w:rsidR="00893467" w:rsidRPr="003752F7">
        <w:rPr>
          <w:rFonts w:eastAsiaTheme="majorEastAsia"/>
        </w:rPr>
        <w:t>for</w:t>
      </w:r>
      <w:r w:rsidR="00E86172" w:rsidRPr="003752F7">
        <w:rPr>
          <w:rFonts w:eastAsiaTheme="majorEastAsia"/>
        </w:rPr>
        <w:t xml:space="preserve"> the Jews and Christians of Late Antiquity. Greek thought in Arabic translation would continue to play an important role in the formation and development of Islamic </w:t>
      </w:r>
      <w:r w:rsidR="00893467" w:rsidRPr="003752F7">
        <w:rPr>
          <w:rFonts w:eastAsiaTheme="majorEastAsia"/>
        </w:rPr>
        <w:t>Divinity</w:t>
      </w:r>
      <w:r w:rsidR="00E86172" w:rsidRPr="003752F7">
        <w:rPr>
          <w:rFonts w:eastAsiaTheme="majorEastAsia"/>
        </w:rPr>
        <w:t xml:space="preserve">, Metaphysics, </w:t>
      </w:r>
      <w:r w:rsidR="00893467" w:rsidRPr="003752F7">
        <w:rPr>
          <w:rFonts w:eastAsiaTheme="majorEastAsia"/>
        </w:rPr>
        <w:t>Philosophy, S</w:t>
      </w:r>
      <w:r w:rsidR="00E86172" w:rsidRPr="003752F7">
        <w:rPr>
          <w:rFonts w:eastAsiaTheme="majorEastAsia"/>
        </w:rPr>
        <w:t xml:space="preserve">cience, and </w:t>
      </w:r>
      <w:r w:rsidR="00893467" w:rsidRPr="003752F7">
        <w:rPr>
          <w:rFonts w:eastAsiaTheme="majorEastAsia"/>
        </w:rPr>
        <w:t xml:space="preserve">other fields of </w:t>
      </w:r>
      <w:r w:rsidR="00E86172" w:rsidRPr="003752F7">
        <w:rPr>
          <w:rFonts w:eastAsiaTheme="majorEastAsia"/>
        </w:rPr>
        <w:t xml:space="preserve">thought over the centuries, and the Islamic reception of Greek and Hellenistic learning would also serve as its earliest tributary to Medieval Europe and the </w:t>
      </w:r>
      <w:r w:rsidR="00893467" w:rsidRPr="003752F7">
        <w:rPr>
          <w:rFonts w:eastAsiaTheme="majorEastAsia"/>
        </w:rPr>
        <w:t xml:space="preserve">continental </w:t>
      </w:r>
      <w:r w:rsidR="00E86172" w:rsidRPr="003752F7">
        <w:rPr>
          <w:rFonts w:eastAsiaTheme="majorEastAsia"/>
        </w:rPr>
        <w:t>West. As we have indicated and hope to demonstrate more fully in what follows, this</w:t>
      </w:r>
      <w:r w:rsidR="00893467" w:rsidRPr="003752F7">
        <w:rPr>
          <w:rFonts w:eastAsiaTheme="majorEastAsia"/>
        </w:rPr>
        <w:t xml:space="preserve"> rich</w:t>
      </w:r>
      <w:r w:rsidR="00E86172" w:rsidRPr="003752F7">
        <w:rPr>
          <w:rFonts w:eastAsiaTheme="majorEastAsia"/>
        </w:rPr>
        <w:t xml:space="preserve"> Greek </w:t>
      </w:r>
      <w:r w:rsidR="00893467" w:rsidRPr="003752F7">
        <w:rPr>
          <w:rFonts w:eastAsiaTheme="majorEastAsia"/>
        </w:rPr>
        <w:t>I</w:t>
      </w:r>
      <w:r w:rsidR="00E86172" w:rsidRPr="003752F7">
        <w:rPr>
          <w:rFonts w:eastAsiaTheme="majorEastAsia"/>
        </w:rPr>
        <w:t xml:space="preserve">ntellectual legacy would ultimately reach its fullest and most dynamic expression in the Akbarian-Avicennan synthesis at the heart of the Corrective Tradition, which both amended and built upon the Greeks and the Muslim prototypes in </w:t>
      </w:r>
      <w:r w:rsidR="00893467" w:rsidRPr="003752F7">
        <w:rPr>
          <w:rFonts w:eastAsiaTheme="majorEastAsia"/>
        </w:rPr>
        <w:t>Divinity</w:t>
      </w:r>
      <w:r w:rsidR="00E86172" w:rsidRPr="003752F7">
        <w:rPr>
          <w:rFonts w:eastAsiaTheme="majorEastAsia"/>
        </w:rPr>
        <w:t xml:space="preserve">, Metaphysics, </w:t>
      </w:r>
      <w:r w:rsidR="00893467" w:rsidRPr="003752F7">
        <w:rPr>
          <w:rFonts w:eastAsiaTheme="majorEastAsia"/>
        </w:rPr>
        <w:t xml:space="preserve">Philosophy, </w:t>
      </w:r>
      <w:r w:rsidR="00E86172" w:rsidRPr="003752F7">
        <w:rPr>
          <w:rFonts w:eastAsiaTheme="majorEastAsia"/>
        </w:rPr>
        <w:t xml:space="preserve">and </w:t>
      </w:r>
      <w:r w:rsidR="00893467" w:rsidRPr="003752F7">
        <w:rPr>
          <w:rFonts w:eastAsiaTheme="majorEastAsia"/>
        </w:rPr>
        <w:t>S</w:t>
      </w:r>
      <w:r w:rsidR="00E86172" w:rsidRPr="003752F7">
        <w:rPr>
          <w:rFonts w:eastAsiaTheme="majorEastAsia"/>
        </w:rPr>
        <w:t>cience.</w:t>
      </w:r>
    </w:p>
  </w:footnote>
  <w:footnote w:id="203">
    <w:p w14:paraId="0666C297" w14:textId="17D271A3" w:rsidR="00E86172" w:rsidRPr="003752F7" w:rsidRDefault="00E86172" w:rsidP="00E86172">
      <w:pPr>
        <w:autoSpaceDE w:val="0"/>
        <w:autoSpaceDN w:val="0"/>
        <w:adjustRightInd w:val="0"/>
        <w:rPr>
          <w:rFonts w:asciiTheme="majorBidi"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000000"/>
          <w:sz w:val="20"/>
          <w:szCs w:val="20"/>
        </w:rPr>
        <w:t>Fakhr-al-Dīn al-Rāzī</w:t>
      </w:r>
      <w:r w:rsidRPr="003752F7">
        <w:rPr>
          <w:rFonts w:asciiTheme="majorBidi" w:hAnsiTheme="majorBidi" w:cstheme="majorBidi"/>
          <w:color w:val="000000"/>
          <w:sz w:val="20"/>
          <w:szCs w:val="20"/>
        </w:rPr>
        <w:t xml:space="preserve"> (d. 605/1209) (the Boast of the Religion) is the honorary title of Muḥammad </w:t>
      </w:r>
      <w:r w:rsidRPr="003752F7">
        <w:rPr>
          <w:rFonts w:asciiTheme="majorBidi" w:hAnsiTheme="majorBidi" w:cstheme="majorBidi"/>
          <w:color w:val="141414"/>
          <w:sz w:val="20"/>
          <w:szCs w:val="20"/>
        </w:rPr>
        <w:t>ibn ‘Umar ibn al-</w:t>
      </w:r>
      <w:r w:rsidRPr="003752F7">
        <w:rPr>
          <w:rFonts w:asciiTheme="majorBidi" w:hAnsiTheme="majorBidi" w:cstheme="majorBidi"/>
          <w:color w:val="000000"/>
          <w:sz w:val="20"/>
          <w:szCs w:val="20"/>
        </w:rPr>
        <w:t>Ḥ</w:t>
      </w:r>
      <w:r w:rsidRPr="003752F7">
        <w:rPr>
          <w:rFonts w:asciiTheme="majorBidi" w:hAnsiTheme="majorBidi" w:cstheme="majorBidi"/>
          <w:color w:val="141414"/>
          <w:sz w:val="20"/>
          <w:szCs w:val="20"/>
        </w:rPr>
        <w:t>usayn at-Taym</w:t>
      </w:r>
      <w:r w:rsidRPr="003752F7">
        <w:rPr>
          <w:rFonts w:asciiTheme="majorBidi" w:hAnsiTheme="majorBidi" w:cstheme="majorBidi"/>
          <w:color w:val="000000"/>
          <w:sz w:val="20"/>
          <w:szCs w:val="20"/>
        </w:rPr>
        <w:t xml:space="preserve">ī </w:t>
      </w:r>
      <w:r w:rsidRPr="003752F7">
        <w:rPr>
          <w:rFonts w:asciiTheme="majorBidi" w:hAnsiTheme="majorBidi" w:cstheme="majorBidi"/>
          <w:color w:val="141414"/>
          <w:sz w:val="20"/>
          <w:szCs w:val="20"/>
        </w:rPr>
        <w:t>al-Bakr</w:t>
      </w:r>
      <w:r w:rsidRPr="003752F7">
        <w:rPr>
          <w:rFonts w:asciiTheme="majorBidi" w:hAnsiTheme="majorBidi" w:cstheme="majorBidi"/>
          <w:color w:val="000000"/>
          <w:sz w:val="20"/>
          <w:szCs w:val="20"/>
        </w:rPr>
        <w:t xml:space="preserve">ī, who hailed from Sunnī Persia and was a descendent of the Companion </w:t>
      </w:r>
      <w:r w:rsidRPr="003752F7">
        <w:rPr>
          <w:rFonts w:asciiTheme="majorBidi" w:hAnsiTheme="majorBidi" w:cstheme="majorBidi"/>
          <w:color w:val="141414"/>
          <w:sz w:val="20"/>
          <w:szCs w:val="20"/>
        </w:rPr>
        <w:t>Ab</w:t>
      </w:r>
      <w:r w:rsidRPr="003752F7">
        <w:rPr>
          <w:rFonts w:asciiTheme="majorBidi" w:hAnsiTheme="majorBidi" w:cstheme="majorBidi"/>
          <w:color w:val="000000"/>
          <w:sz w:val="20"/>
          <w:szCs w:val="20"/>
        </w:rPr>
        <w:t xml:space="preserve">ū Bakr al-Ṣiddīq </w:t>
      </w:r>
      <w:r w:rsidRPr="003752F7">
        <w:rPr>
          <w:rFonts w:asciiTheme="majorBidi" w:hAnsiTheme="majorBidi" w:cstheme="majorBidi"/>
          <w:sz w:val="20"/>
          <w:szCs w:val="20"/>
        </w:rPr>
        <w:t>(d. 13/634)</w:t>
      </w:r>
      <w:r w:rsidRPr="003752F7">
        <w:rPr>
          <w:rFonts w:asciiTheme="majorBidi" w:hAnsiTheme="majorBidi" w:cstheme="majorBidi"/>
          <w:color w:val="000000"/>
          <w:sz w:val="20"/>
          <w:szCs w:val="20"/>
        </w:rPr>
        <w:t xml:space="preserve">. Fakhr-al-Dīn al-Rāzī was an outstanding polymath and an eminent Islamic </w:t>
      </w:r>
      <w:r w:rsidR="00CC217F"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cholar, </w:t>
      </w:r>
      <w:r w:rsidR="00CC217F" w:rsidRPr="003752F7">
        <w:rPr>
          <w:rFonts w:asciiTheme="majorBidi" w:hAnsiTheme="majorBidi" w:cstheme="majorBidi"/>
          <w:color w:val="000000"/>
          <w:sz w:val="20"/>
          <w:szCs w:val="20"/>
        </w:rPr>
        <w:t xml:space="preserve">who is </w:t>
      </w:r>
      <w:r w:rsidRPr="003752F7">
        <w:rPr>
          <w:rFonts w:asciiTheme="majorBidi" w:hAnsiTheme="majorBidi" w:cstheme="majorBidi"/>
          <w:color w:val="000000"/>
          <w:sz w:val="20"/>
          <w:szCs w:val="20"/>
        </w:rPr>
        <w:t xml:space="preserve">especially noted among Muslims for his </w:t>
      </w:r>
      <w:r w:rsidR="006636E7" w:rsidRPr="003752F7">
        <w:rPr>
          <w:rFonts w:asciiTheme="majorBidi" w:hAnsiTheme="majorBidi" w:cstheme="majorBidi"/>
          <w:color w:val="000000"/>
          <w:sz w:val="20"/>
          <w:szCs w:val="20"/>
        </w:rPr>
        <w:t>massive</w:t>
      </w:r>
      <w:r w:rsidRPr="003752F7">
        <w:rPr>
          <w:rFonts w:asciiTheme="majorBidi" w:hAnsiTheme="majorBidi" w:cstheme="majorBidi"/>
          <w:color w:val="000000"/>
          <w:sz w:val="20"/>
          <w:szCs w:val="20"/>
        </w:rPr>
        <w:t xml:space="preserve"> thirty-volume Qur’ānic commentary. </w:t>
      </w:r>
      <w:r w:rsidRPr="003752F7">
        <w:rPr>
          <w:rFonts w:asciiTheme="majorBidi" w:hAnsiTheme="majorBidi" w:cstheme="majorBidi"/>
          <w:color w:val="141414"/>
          <w:sz w:val="20"/>
          <w:szCs w:val="20"/>
        </w:rPr>
        <w:t xml:space="preserve">He wrote on </w:t>
      </w:r>
      <w:r w:rsidR="006636E7" w:rsidRPr="003752F7">
        <w:rPr>
          <w:rFonts w:asciiTheme="majorBidi" w:hAnsiTheme="majorBidi" w:cstheme="majorBidi"/>
          <w:color w:val="141414"/>
          <w:sz w:val="20"/>
          <w:szCs w:val="20"/>
        </w:rPr>
        <w:t>Divinity</w:t>
      </w:r>
      <w:r w:rsidRPr="003752F7">
        <w:rPr>
          <w:rFonts w:asciiTheme="majorBidi" w:hAnsiTheme="majorBidi" w:cstheme="majorBidi"/>
          <w:color w:val="141414"/>
          <w:sz w:val="20"/>
          <w:szCs w:val="20"/>
        </w:rPr>
        <w:t>, Metaphysics,</w:t>
      </w:r>
      <w:r w:rsidR="00D1787D" w:rsidRPr="003752F7">
        <w:rPr>
          <w:rFonts w:asciiTheme="majorBidi" w:hAnsiTheme="majorBidi" w:cstheme="majorBidi"/>
          <w:color w:val="141414"/>
          <w:sz w:val="20"/>
          <w:szCs w:val="20"/>
        </w:rPr>
        <w:t xml:space="preserve"> the</w:t>
      </w:r>
      <w:r w:rsidRPr="003752F7">
        <w:rPr>
          <w:rFonts w:asciiTheme="majorBidi" w:hAnsiTheme="majorBidi" w:cstheme="majorBidi"/>
          <w:color w:val="141414"/>
          <w:sz w:val="20"/>
          <w:szCs w:val="20"/>
        </w:rPr>
        <w:t xml:space="preserve"> </w:t>
      </w:r>
      <w:r w:rsidR="006636E7" w:rsidRPr="003752F7">
        <w:rPr>
          <w:rFonts w:asciiTheme="majorBidi" w:hAnsiTheme="majorBidi" w:cstheme="majorBidi"/>
          <w:i/>
          <w:iCs/>
          <w:color w:val="141414"/>
          <w:sz w:val="20"/>
          <w:szCs w:val="20"/>
        </w:rPr>
        <w:t>Shar</w:t>
      </w:r>
      <w:r w:rsidR="00D1787D" w:rsidRPr="003752F7">
        <w:rPr>
          <w:rFonts w:asciiTheme="majorBidi" w:hAnsiTheme="majorBidi" w:cstheme="majorBidi"/>
          <w:i/>
          <w:iCs/>
          <w:sz w:val="20"/>
          <w:szCs w:val="20"/>
        </w:rPr>
        <w:t>ī</w:t>
      </w:r>
      <w:r w:rsidR="006636E7" w:rsidRPr="003752F7">
        <w:rPr>
          <w:rFonts w:asciiTheme="majorBidi" w:hAnsiTheme="majorBidi" w:cstheme="majorBidi"/>
          <w:i/>
          <w:iCs/>
          <w:color w:val="141414"/>
          <w:sz w:val="20"/>
          <w:szCs w:val="20"/>
        </w:rPr>
        <w:t xml:space="preserve">‘a </w:t>
      </w:r>
      <w:r w:rsidR="00D1787D" w:rsidRPr="003752F7">
        <w:rPr>
          <w:rFonts w:asciiTheme="majorBidi" w:hAnsiTheme="majorBidi" w:cstheme="majorBidi"/>
          <w:color w:val="141414"/>
          <w:sz w:val="20"/>
          <w:szCs w:val="20"/>
        </w:rPr>
        <w:t>Sciences</w:t>
      </w:r>
      <w:r w:rsidRPr="003752F7">
        <w:rPr>
          <w:rFonts w:asciiTheme="majorBidi" w:hAnsiTheme="majorBidi" w:cstheme="majorBidi"/>
          <w:color w:val="141414"/>
          <w:sz w:val="20"/>
          <w:szCs w:val="20"/>
        </w:rPr>
        <w:t xml:space="preserve">, medicine, physics, astronomy, history, literature, and other topics. </w:t>
      </w:r>
      <w:r w:rsidRPr="003752F7">
        <w:rPr>
          <w:rFonts w:asciiTheme="majorBidi" w:hAnsiTheme="majorBidi" w:cstheme="majorBidi"/>
          <w:color w:val="000000"/>
          <w:sz w:val="20"/>
          <w:szCs w:val="20"/>
        </w:rPr>
        <w:t>Fakhr-al-Dīn al-Rāzī is buried in Herat in western Afghanistan.</w:t>
      </w:r>
    </w:p>
  </w:footnote>
  <w:footnote w:id="204">
    <w:p w14:paraId="47A3568B" w14:textId="77777777" w:rsidR="006937F8" w:rsidRPr="003752F7" w:rsidRDefault="00E86172" w:rsidP="00E86172">
      <w:pPr>
        <w:autoSpaceDE w:val="0"/>
        <w:autoSpaceDN w:val="0"/>
        <w:adjustRightInd w:val="0"/>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 xml:space="preserve">Al-Shaykh al-Akbar Muḥyī-al-Dīn Ibn al-‘Arabī </w:t>
      </w:r>
      <w:r w:rsidRPr="003752F7">
        <w:rPr>
          <w:rFonts w:asciiTheme="majorBidi" w:hAnsiTheme="majorBidi" w:cstheme="majorBidi"/>
          <w:sz w:val="20"/>
          <w:szCs w:val="20"/>
        </w:rPr>
        <w:t>(d. 638/1240) or, more fully, Muḥyī-al-Dīn Muḥammad ibn ‘Alī ibn al-‘Arabī, is cited both as Ibn al-‘Arabī or Ibn ‘Arabī. He was an exceptionally outstanding Muslim S</w:t>
      </w:r>
      <w:r w:rsidRPr="003752F7">
        <w:rPr>
          <w:rFonts w:asciiTheme="majorBidi" w:eastAsiaTheme="minorHAnsi" w:hAnsiTheme="majorBidi" w:cstheme="majorBidi"/>
          <w:color w:val="000000"/>
          <w:sz w:val="20"/>
          <w:szCs w:val="20"/>
        </w:rPr>
        <w:t xml:space="preserve">age and Saint of Andalusian origins. </w:t>
      </w:r>
      <w:r w:rsidR="00887CAE" w:rsidRPr="003752F7">
        <w:rPr>
          <w:rFonts w:asciiTheme="majorBidi" w:hAnsiTheme="majorBidi" w:cstheme="majorBidi"/>
          <w:sz w:val="20"/>
          <w:szCs w:val="20"/>
        </w:rPr>
        <w:t>Ibn al-‘Arabī</w:t>
      </w:r>
      <w:r w:rsidRPr="003752F7">
        <w:rPr>
          <w:rFonts w:asciiTheme="majorBidi" w:eastAsiaTheme="minorHAnsi" w:hAnsiTheme="majorBidi" w:cstheme="majorBidi"/>
          <w:color w:val="000000"/>
          <w:sz w:val="20"/>
          <w:szCs w:val="20"/>
        </w:rPr>
        <w:t xml:space="preserve"> was a polymath, </w:t>
      </w:r>
      <w:r w:rsidR="00887CAE" w:rsidRPr="003752F7">
        <w:rPr>
          <w:rFonts w:asciiTheme="majorBidi" w:eastAsiaTheme="minorHAnsi" w:hAnsiTheme="majorBidi" w:cstheme="majorBidi"/>
          <w:color w:val="000000"/>
          <w:sz w:val="20"/>
          <w:szCs w:val="20"/>
        </w:rPr>
        <w:t>S</w:t>
      </w:r>
      <w:r w:rsidRPr="003752F7">
        <w:rPr>
          <w:rFonts w:asciiTheme="majorBidi" w:eastAsiaTheme="minorHAnsi" w:hAnsiTheme="majorBidi" w:cstheme="majorBidi"/>
          <w:color w:val="000000"/>
          <w:sz w:val="20"/>
          <w:szCs w:val="20"/>
        </w:rPr>
        <w:t>cholar, poet, and</w:t>
      </w:r>
      <w:r w:rsidR="00D23FA4" w:rsidRPr="003752F7">
        <w:rPr>
          <w:rFonts w:asciiTheme="majorBidi" w:eastAsiaTheme="minorHAnsi" w:hAnsiTheme="majorBidi" w:cstheme="majorBidi"/>
          <w:color w:val="000000"/>
          <w:sz w:val="20"/>
          <w:szCs w:val="20"/>
        </w:rPr>
        <w:t xml:space="preserve"> many other things as well.</w:t>
      </w:r>
      <w:r w:rsidRPr="003752F7">
        <w:rPr>
          <w:rFonts w:asciiTheme="majorBidi" w:eastAsiaTheme="minorHAnsi" w:hAnsiTheme="majorBidi" w:cstheme="majorBidi"/>
          <w:color w:val="000000"/>
          <w:sz w:val="20"/>
          <w:szCs w:val="20"/>
        </w:rPr>
        <w:t xml:space="preserve"> </w:t>
      </w:r>
      <w:r w:rsidR="00D23FA4" w:rsidRPr="003752F7">
        <w:rPr>
          <w:rFonts w:asciiTheme="majorBidi" w:eastAsiaTheme="minorHAnsi" w:hAnsiTheme="majorBidi" w:cstheme="majorBidi"/>
          <w:color w:val="000000"/>
          <w:sz w:val="20"/>
          <w:szCs w:val="20"/>
        </w:rPr>
        <w:t>T</w:t>
      </w:r>
      <w:r w:rsidRPr="003752F7">
        <w:rPr>
          <w:rFonts w:asciiTheme="majorBidi" w:eastAsiaTheme="minorHAnsi" w:hAnsiTheme="majorBidi" w:cstheme="majorBidi"/>
          <w:color w:val="000000"/>
          <w:sz w:val="20"/>
          <w:szCs w:val="20"/>
        </w:rPr>
        <w:t xml:space="preserve">he edifice of </w:t>
      </w:r>
      <w:r w:rsidR="00D23FA4" w:rsidRPr="003752F7">
        <w:rPr>
          <w:rFonts w:asciiTheme="majorBidi" w:eastAsiaTheme="minorHAnsi" w:hAnsiTheme="majorBidi" w:cstheme="majorBidi"/>
          <w:color w:val="000000"/>
          <w:sz w:val="20"/>
          <w:szCs w:val="20"/>
        </w:rPr>
        <w:t>the</w:t>
      </w:r>
      <w:r w:rsidRPr="003752F7">
        <w:rPr>
          <w:rFonts w:asciiTheme="majorBidi" w:eastAsiaTheme="minorHAnsi" w:hAnsiTheme="majorBidi" w:cstheme="majorBidi"/>
          <w:color w:val="000000"/>
          <w:sz w:val="20"/>
          <w:szCs w:val="20"/>
        </w:rPr>
        <w:t xml:space="preserve"> Divinely bestowed gifts</w:t>
      </w:r>
      <w:r w:rsidR="00D23FA4" w:rsidRPr="003752F7">
        <w:rPr>
          <w:rFonts w:asciiTheme="majorBidi" w:eastAsiaTheme="minorHAnsi" w:hAnsiTheme="majorBidi" w:cstheme="majorBidi"/>
          <w:color w:val="000000"/>
          <w:sz w:val="20"/>
          <w:szCs w:val="20"/>
        </w:rPr>
        <w:t xml:space="preserve"> upon </w:t>
      </w:r>
      <w:r w:rsidR="00D23FA4" w:rsidRPr="003752F7">
        <w:rPr>
          <w:rFonts w:asciiTheme="majorBidi" w:hAnsiTheme="majorBidi" w:cstheme="majorBidi"/>
          <w:sz w:val="20"/>
          <w:szCs w:val="20"/>
        </w:rPr>
        <w:t>Ibn al-‘Arabī</w:t>
      </w:r>
      <w:r w:rsidRPr="003752F7">
        <w:rPr>
          <w:rFonts w:asciiTheme="majorBidi" w:eastAsiaTheme="minorHAnsi" w:hAnsiTheme="majorBidi" w:cstheme="majorBidi"/>
          <w:color w:val="000000"/>
          <w:sz w:val="20"/>
          <w:szCs w:val="20"/>
        </w:rPr>
        <w:t xml:space="preserve"> was erected upon the foundation of his </w:t>
      </w:r>
      <w:r w:rsidR="006937F8" w:rsidRPr="003752F7">
        <w:rPr>
          <w:rFonts w:asciiTheme="majorBidi" w:eastAsiaTheme="minorHAnsi" w:hAnsiTheme="majorBidi" w:cstheme="majorBidi"/>
          <w:color w:val="000000"/>
          <w:sz w:val="20"/>
          <w:szCs w:val="20"/>
        </w:rPr>
        <w:t xml:space="preserve">excellent </w:t>
      </w:r>
      <w:r w:rsidRPr="003752F7">
        <w:rPr>
          <w:rFonts w:asciiTheme="majorBidi" w:eastAsiaTheme="minorHAnsi" w:hAnsiTheme="majorBidi" w:cstheme="majorBidi"/>
          <w:color w:val="000000"/>
          <w:sz w:val="20"/>
          <w:szCs w:val="20"/>
        </w:rPr>
        <w:t>family upbringing, education, and training. It was, however, the God-given aspect of these extraordinary gifts that Ibn al-‘Arab</w:t>
      </w:r>
      <w:r w:rsidRPr="003752F7">
        <w:rPr>
          <w:rFonts w:asciiTheme="majorBidi" w:hAnsiTheme="majorBidi" w:cstheme="majorBidi"/>
          <w:sz w:val="20"/>
          <w:szCs w:val="20"/>
        </w:rPr>
        <w:t>ī regarded</w:t>
      </w:r>
      <w:r w:rsidRPr="003752F7">
        <w:rPr>
          <w:rFonts w:asciiTheme="majorBidi" w:eastAsiaTheme="minorHAnsi" w:hAnsiTheme="majorBidi" w:cstheme="majorBidi"/>
          <w:color w:val="000000"/>
          <w:sz w:val="20"/>
          <w:szCs w:val="20"/>
        </w:rPr>
        <w:t xml:space="preserve"> as the greatest of all of his qualifications. His epithet “al-Shaykh al-Akbar” means “the Greatest Shaykh,” and there is no question that he stands out as one of the most illustrious Spiritual exemplars and guides of all times. He was also one of the Spiritual and </w:t>
      </w:r>
      <w:r w:rsidR="006937F8" w:rsidRPr="003752F7">
        <w:rPr>
          <w:rFonts w:asciiTheme="majorBidi" w:eastAsiaTheme="minorHAnsi" w:hAnsiTheme="majorBidi" w:cstheme="majorBidi"/>
          <w:color w:val="000000"/>
          <w:sz w:val="20"/>
          <w:szCs w:val="20"/>
        </w:rPr>
        <w:t>I</w:t>
      </w:r>
      <w:r w:rsidRPr="003752F7">
        <w:rPr>
          <w:rFonts w:asciiTheme="majorBidi" w:eastAsiaTheme="minorHAnsi" w:hAnsiTheme="majorBidi" w:cstheme="majorBidi"/>
          <w:color w:val="000000"/>
          <w:sz w:val="20"/>
          <w:szCs w:val="20"/>
        </w:rPr>
        <w:t xml:space="preserve">ntellectual giants of </w:t>
      </w:r>
      <w:r w:rsidR="006937F8" w:rsidRPr="003752F7">
        <w:rPr>
          <w:rFonts w:asciiTheme="majorBidi" w:eastAsiaTheme="minorHAnsi" w:hAnsiTheme="majorBidi" w:cstheme="majorBidi"/>
          <w:color w:val="000000"/>
          <w:sz w:val="20"/>
          <w:szCs w:val="20"/>
        </w:rPr>
        <w:t xml:space="preserve">all </w:t>
      </w:r>
      <w:r w:rsidRPr="003752F7">
        <w:rPr>
          <w:rFonts w:asciiTheme="majorBidi" w:eastAsiaTheme="minorHAnsi" w:hAnsiTheme="majorBidi" w:cstheme="majorBidi"/>
          <w:color w:val="000000"/>
          <w:sz w:val="20"/>
          <w:szCs w:val="20"/>
        </w:rPr>
        <w:t xml:space="preserve">Islamic and </w:t>
      </w:r>
      <w:r w:rsidR="006937F8" w:rsidRPr="003752F7">
        <w:rPr>
          <w:rFonts w:asciiTheme="majorBidi" w:eastAsiaTheme="minorHAnsi" w:hAnsiTheme="majorBidi" w:cstheme="majorBidi"/>
          <w:color w:val="000000"/>
          <w:sz w:val="20"/>
          <w:szCs w:val="20"/>
        </w:rPr>
        <w:t>H</w:t>
      </w:r>
      <w:r w:rsidRPr="003752F7">
        <w:rPr>
          <w:rFonts w:asciiTheme="majorBidi" w:eastAsiaTheme="minorHAnsi" w:hAnsiTheme="majorBidi" w:cstheme="majorBidi"/>
          <w:color w:val="000000"/>
          <w:sz w:val="20"/>
          <w:szCs w:val="20"/>
        </w:rPr>
        <w:t>uman history.</w:t>
      </w:r>
    </w:p>
    <w:p w14:paraId="6F4EA90E" w14:textId="77777777" w:rsidR="00743EA8" w:rsidRPr="003752F7" w:rsidRDefault="006937F8" w:rsidP="00E86172">
      <w:pPr>
        <w:autoSpaceDE w:val="0"/>
        <w:autoSpaceDN w:val="0"/>
        <w:adjustRightInd w:val="0"/>
        <w:rPr>
          <w:rFonts w:asciiTheme="majorBidi" w:hAnsiTheme="majorBidi" w:cstheme="majorBidi"/>
          <w:sz w:val="20"/>
          <w:szCs w:val="20"/>
        </w:rPr>
      </w:pPr>
      <w:r w:rsidRPr="003752F7">
        <w:rPr>
          <w:rFonts w:asciiTheme="majorBidi" w:hAnsiTheme="majorBidi" w:cstheme="majorBidi"/>
          <w:sz w:val="20"/>
          <w:szCs w:val="20"/>
        </w:rPr>
        <w:t xml:space="preserve">    </w:t>
      </w:r>
      <w:r w:rsidR="00E86172" w:rsidRPr="003752F7">
        <w:rPr>
          <w:rFonts w:asciiTheme="majorBidi" w:hAnsiTheme="majorBidi" w:cstheme="majorBidi"/>
          <w:color w:val="202122"/>
          <w:sz w:val="20"/>
          <w:szCs w:val="20"/>
        </w:rPr>
        <w:t>Ibn al-‘Arab</w:t>
      </w:r>
      <w:r w:rsidR="00E86172" w:rsidRPr="003752F7">
        <w:rPr>
          <w:rFonts w:asciiTheme="majorBidi" w:hAnsiTheme="majorBidi" w:cstheme="majorBidi"/>
          <w:sz w:val="20"/>
          <w:szCs w:val="20"/>
        </w:rPr>
        <w:t xml:space="preserve">ī made a sweeping overview of the entire </w:t>
      </w:r>
      <w:r w:rsidRPr="003752F7">
        <w:rPr>
          <w:rFonts w:asciiTheme="majorBidi" w:hAnsiTheme="majorBidi" w:cstheme="majorBidi"/>
          <w:sz w:val="20"/>
          <w:szCs w:val="20"/>
        </w:rPr>
        <w:t>I</w:t>
      </w:r>
      <w:r w:rsidR="00E86172" w:rsidRPr="003752F7">
        <w:rPr>
          <w:rFonts w:asciiTheme="majorBidi" w:hAnsiTheme="majorBidi" w:cstheme="majorBidi"/>
          <w:sz w:val="20"/>
          <w:szCs w:val="20"/>
        </w:rPr>
        <w:t xml:space="preserve">ntellectual and Spiritual history of Islam that preceded him. In so doing, he often validated the achievements of the past, while correcting mistakes and adding new </w:t>
      </w:r>
      <w:r w:rsidRPr="003752F7">
        <w:rPr>
          <w:rFonts w:asciiTheme="majorBidi" w:hAnsiTheme="majorBidi" w:cstheme="majorBidi"/>
          <w:sz w:val="20"/>
          <w:szCs w:val="20"/>
        </w:rPr>
        <w:t>P</w:t>
      </w:r>
      <w:r w:rsidR="00E86172" w:rsidRPr="003752F7">
        <w:rPr>
          <w:rFonts w:asciiTheme="majorBidi" w:hAnsiTheme="majorBidi" w:cstheme="majorBidi"/>
          <w:sz w:val="20"/>
          <w:szCs w:val="20"/>
        </w:rPr>
        <w:t xml:space="preserve">aradigms, </w:t>
      </w:r>
      <w:r w:rsidRPr="003752F7">
        <w:rPr>
          <w:rFonts w:asciiTheme="majorBidi" w:hAnsiTheme="majorBidi" w:cstheme="majorBidi"/>
          <w:sz w:val="20"/>
          <w:szCs w:val="20"/>
        </w:rPr>
        <w:t>C</w:t>
      </w:r>
      <w:r w:rsidR="00E86172" w:rsidRPr="003752F7">
        <w:rPr>
          <w:rFonts w:asciiTheme="majorBidi" w:hAnsiTheme="majorBidi" w:cstheme="majorBidi"/>
          <w:sz w:val="20"/>
          <w:szCs w:val="20"/>
        </w:rPr>
        <w:t xml:space="preserve">ognitive </w:t>
      </w:r>
      <w:r w:rsidRPr="003752F7">
        <w:rPr>
          <w:rFonts w:asciiTheme="majorBidi" w:hAnsiTheme="majorBidi" w:cstheme="majorBidi"/>
          <w:sz w:val="20"/>
          <w:szCs w:val="20"/>
        </w:rPr>
        <w:t>F</w:t>
      </w:r>
      <w:r w:rsidR="00E86172" w:rsidRPr="003752F7">
        <w:rPr>
          <w:rFonts w:asciiTheme="majorBidi" w:hAnsiTheme="majorBidi" w:cstheme="majorBidi"/>
          <w:sz w:val="20"/>
          <w:szCs w:val="20"/>
        </w:rPr>
        <w:t>rames, and</w:t>
      </w:r>
      <w:r w:rsidR="00EC2745" w:rsidRPr="003752F7">
        <w:rPr>
          <w:rFonts w:asciiTheme="majorBidi" w:hAnsiTheme="majorBidi" w:cstheme="majorBidi"/>
          <w:sz w:val="20"/>
          <w:szCs w:val="20"/>
        </w:rPr>
        <w:t xml:space="preserve"> careful</w:t>
      </w:r>
      <w:r w:rsidR="00E86172" w:rsidRPr="003752F7">
        <w:rPr>
          <w:rFonts w:asciiTheme="majorBidi" w:hAnsiTheme="majorBidi" w:cstheme="majorBidi"/>
          <w:sz w:val="20"/>
          <w:szCs w:val="20"/>
        </w:rPr>
        <w:t xml:space="preserve"> insights </w:t>
      </w:r>
      <w:r w:rsidR="00EC2745" w:rsidRPr="003752F7">
        <w:rPr>
          <w:rFonts w:asciiTheme="majorBidi" w:hAnsiTheme="majorBidi" w:cstheme="majorBidi"/>
          <w:sz w:val="20"/>
          <w:szCs w:val="20"/>
        </w:rPr>
        <w:t>drawn from</w:t>
      </w:r>
      <w:r w:rsidR="00E86172" w:rsidRPr="003752F7">
        <w:rPr>
          <w:rFonts w:asciiTheme="majorBidi" w:hAnsiTheme="majorBidi" w:cstheme="majorBidi"/>
          <w:sz w:val="20"/>
          <w:szCs w:val="20"/>
        </w:rPr>
        <w:t xml:space="preserve"> his sweeping knowledge of the Qur’ān and </w:t>
      </w:r>
      <w:r w:rsidR="00E86172" w:rsidRPr="003752F7">
        <w:rPr>
          <w:rFonts w:asciiTheme="majorBidi" w:hAnsiTheme="majorBidi" w:cstheme="majorBidi"/>
          <w:i/>
          <w:iCs/>
          <w:sz w:val="20"/>
          <w:szCs w:val="20"/>
        </w:rPr>
        <w:t>Sunna</w:t>
      </w:r>
      <w:r w:rsidR="00E86172" w:rsidRPr="003752F7">
        <w:rPr>
          <w:rFonts w:asciiTheme="majorBidi" w:hAnsiTheme="majorBidi" w:cstheme="majorBidi"/>
          <w:sz w:val="20"/>
          <w:szCs w:val="20"/>
        </w:rPr>
        <w:t xml:space="preserve"> as well as </w:t>
      </w:r>
      <w:r w:rsidR="00976485" w:rsidRPr="003752F7">
        <w:rPr>
          <w:rFonts w:asciiTheme="majorBidi" w:hAnsiTheme="majorBidi" w:cstheme="majorBidi"/>
          <w:sz w:val="20"/>
          <w:szCs w:val="20"/>
        </w:rPr>
        <w:t xml:space="preserve">his </w:t>
      </w:r>
      <w:r w:rsidR="00E86172" w:rsidRPr="003752F7">
        <w:rPr>
          <w:rFonts w:asciiTheme="majorBidi" w:hAnsiTheme="majorBidi" w:cstheme="majorBidi"/>
          <w:sz w:val="20"/>
          <w:szCs w:val="20"/>
        </w:rPr>
        <w:t>unique</w:t>
      </w:r>
      <w:r w:rsidR="00976485" w:rsidRPr="003752F7">
        <w:rPr>
          <w:rFonts w:asciiTheme="majorBidi" w:hAnsiTheme="majorBidi" w:cstheme="majorBidi"/>
          <w:sz w:val="20"/>
          <w:szCs w:val="20"/>
        </w:rPr>
        <w:t xml:space="preserve"> </w:t>
      </w:r>
      <w:r w:rsidR="00603A43" w:rsidRPr="003752F7">
        <w:rPr>
          <w:rFonts w:asciiTheme="majorBidi" w:hAnsiTheme="majorBidi" w:cstheme="majorBidi"/>
          <w:sz w:val="20"/>
          <w:szCs w:val="20"/>
        </w:rPr>
        <w:t>access to</w:t>
      </w:r>
      <w:r w:rsidR="00E86172" w:rsidRPr="003752F7">
        <w:rPr>
          <w:rFonts w:asciiTheme="majorBidi" w:hAnsiTheme="majorBidi" w:cstheme="majorBidi"/>
          <w:sz w:val="20"/>
          <w:szCs w:val="20"/>
        </w:rPr>
        <w:t xml:space="preserve"> Spiritual Unveiling (</w:t>
      </w:r>
      <w:r w:rsidR="00E86172" w:rsidRPr="003752F7">
        <w:rPr>
          <w:rFonts w:asciiTheme="majorBidi" w:hAnsiTheme="majorBidi" w:cstheme="majorBidi"/>
          <w:i/>
          <w:iCs/>
          <w:sz w:val="20"/>
          <w:szCs w:val="20"/>
        </w:rPr>
        <w:t>al-Kashf</w:t>
      </w:r>
      <w:r w:rsidR="00E86172" w:rsidRPr="003752F7">
        <w:rPr>
          <w:rFonts w:asciiTheme="majorBidi" w:hAnsiTheme="majorBidi" w:cstheme="majorBidi"/>
          <w:sz w:val="20"/>
          <w:szCs w:val="20"/>
        </w:rPr>
        <w:t>). As regards the vehicle of Unveiling</w:t>
      </w:r>
      <w:r w:rsidR="007B05C0" w:rsidRPr="003752F7">
        <w:rPr>
          <w:rFonts w:asciiTheme="majorBidi" w:hAnsiTheme="majorBidi" w:cstheme="majorBidi"/>
          <w:sz w:val="20"/>
          <w:szCs w:val="20"/>
        </w:rPr>
        <w:t>—which will be discussed in more detail in Volume Six—it</w:t>
      </w:r>
      <w:r w:rsidR="00E86172" w:rsidRPr="003752F7">
        <w:rPr>
          <w:rFonts w:asciiTheme="majorBidi" w:hAnsiTheme="majorBidi" w:cstheme="majorBidi"/>
          <w:sz w:val="20"/>
          <w:szCs w:val="20"/>
        </w:rPr>
        <w:t xml:space="preserve"> is also noteworthy that Ibn al-‘Arabī </w:t>
      </w:r>
      <w:r w:rsidR="004304CE" w:rsidRPr="003752F7">
        <w:rPr>
          <w:rFonts w:asciiTheme="majorBidi" w:hAnsiTheme="majorBidi" w:cstheme="majorBidi"/>
          <w:sz w:val="20"/>
          <w:szCs w:val="20"/>
        </w:rPr>
        <w:t xml:space="preserve">also </w:t>
      </w:r>
      <w:r w:rsidR="00E86172" w:rsidRPr="003752F7">
        <w:rPr>
          <w:rFonts w:asciiTheme="majorBidi" w:hAnsiTheme="majorBidi" w:cstheme="majorBidi"/>
          <w:sz w:val="20"/>
          <w:szCs w:val="20"/>
        </w:rPr>
        <w:t xml:space="preserve">set down a careful objective methodology for </w:t>
      </w:r>
      <w:r w:rsidR="009C5D6F" w:rsidRPr="003752F7">
        <w:rPr>
          <w:rFonts w:asciiTheme="majorBidi" w:hAnsiTheme="majorBidi" w:cstheme="majorBidi"/>
          <w:i/>
          <w:iCs/>
          <w:sz w:val="20"/>
          <w:szCs w:val="20"/>
        </w:rPr>
        <w:t>Kashf</w:t>
      </w:r>
      <w:r w:rsidR="00E86172" w:rsidRPr="003752F7">
        <w:rPr>
          <w:rFonts w:asciiTheme="majorBidi" w:hAnsiTheme="majorBidi" w:cstheme="majorBidi"/>
          <w:sz w:val="20"/>
          <w:szCs w:val="20"/>
        </w:rPr>
        <w:t xml:space="preserve"> so that claims might be objectively scrutinized. Although </w:t>
      </w:r>
      <w:r w:rsidR="009E2B77" w:rsidRPr="003752F7">
        <w:rPr>
          <w:rFonts w:asciiTheme="majorBidi" w:hAnsiTheme="majorBidi" w:cstheme="majorBidi"/>
          <w:color w:val="202122"/>
          <w:sz w:val="20"/>
          <w:szCs w:val="20"/>
        </w:rPr>
        <w:t>Ibn al-‘Arab</w:t>
      </w:r>
      <w:r w:rsidR="009E2B77" w:rsidRPr="003752F7">
        <w:rPr>
          <w:rFonts w:asciiTheme="majorBidi" w:hAnsiTheme="majorBidi" w:cstheme="majorBidi"/>
          <w:sz w:val="20"/>
          <w:szCs w:val="20"/>
        </w:rPr>
        <w:t>ī’s</w:t>
      </w:r>
      <w:r w:rsidR="00E86172" w:rsidRPr="003752F7">
        <w:rPr>
          <w:rFonts w:asciiTheme="majorBidi" w:hAnsiTheme="majorBidi" w:cstheme="majorBidi"/>
          <w:sz w:val="20"/>
          <w:szCs w:val="20"/>
        </w:rPr>
        <w:t xml:space="preserve"> writings often address the concerns of the Muslim Philosophers (</w:t>
      </w:r>
      <w:r w:rsidR="00E86172" w:rsidRPr="003752F7">
        <w:rPr>
          <w:rFonts w:asciiTheme="majorBidi" w:hAnsiTheme="majorBidi" w:cstheme="majorBidi"/>
          <w:i/>
          <w:iCs/>
          <w:sz w:val="20"/>
          <w:szCs w:val="20"/>
        </w:rPr>
        <w:t>al-Falāsifa</w:t>
      </w:r>
      <w:r w:rsidR="00E86172" w:rsidRPr="003752F7">
        <w:rPr>
          <w:rFonts w:asciiTheme="majorBidi" w:hAnsiTheme="majorBidi" w:cstheme="majorBidi"/>
          <w:sz w:val="20"/>
          <w:szCs w:val="20"/>
        </w:rPr>
        <w:t>), Ibn al-‘Arabī was not himself a Philosopher but rather a Spiritual Master. His reliance upon Unveiling (</w:t>
      </w:r>
      <w:r w:rsidR="00E86172" w:rsidRPr="003752F7">
        <w:rPr>
          <w:rFonts w:asciiTheme="majorBidi" w:hAnsiTheme="majorBidi" w:cstheme="majorBidi"/>
          <w:i/>
          <w:iCs/>
          <w:sz w:val="20"/>
          <w:szCs w:val="20"/>
        </w:rPr>
        <w:t>al-Kashf</w:t>
      </w:r>
      <w:r w:rsidR="00E86172" w:rsidRPr="003752F7">
        <w:rPr>
          <w:rFonts w:asciiTheme="majorBidi" w:hAnsiTheme="majorBidi" w:cstheme="majorBidi"/>
          <w:sz w:val="20"/>
          <w:szCs w:val="20"/>
        </w:rPr>
        <w:t xml:space="preserve">) as well as his profoundly thorough understanding of the Qur’ān and </w:t>
      </w:r>
      <w:r w:rsidR="00E86172" w:rsidRPr="003752F7">
        <w:rPr>
          <w:rFonts w:asciiTheme="majorBidi" w:hAnsiTheme="majorBidi" w:cstheme="majorBidi"/>
          <w:i/>
          <w:iCs/>
          <w:sz w:val="20"/>
          <w:szCs w:val="20"/>
        </w:rPr>
        <w:t>Sunna</w:t>
      </w:r>
      <w:r w:rsidR="00E86172" w:rsidRPr="003752F7">
        <w:rPr>
          <w:rFonts w:asciiTheme="majorBidi" w:hAnsiTheme="majorBidi" w:cstheme="majorBidi"/>
          <w:sz w:val="20"/>
          <w:szCs w:val="20"/>
        </w:rPr>
        <w:t xml:space="preserve"> empowered him to grasp and corroborate the valid insights of the Philosophers and others, while amending and giving better alternatives for their mistakes.</w:t>
      </w:r>
    </w:p>
    <w:p w14:paraId="2F43C797" w14:textId="29615285" w:rsidR="00E86172" w:rsidRPr="003752F7" w:rsidRDefault="00743EA8" w:rsidP="00E86172">
      <w:pPr>
        <w:autoSpaceDE w:val="0"/>
        <w:autoSpaceDN w:val="0"/>
        <w:adjustRightInd w:val="0"/>
        <w:rPr>
          <w:rFonts w:asciiTheme="majorBidi" w:hAnsiTheme="majorBidi" w:cstheme="majorBidi"/>
          <w:sz w:val="20"/>
          <w:szCs w:val="20"/>
        </w:rPr>
      </w:pPr>
      <w:r w:rsidRPr="003752F7">
        <w:rPr>
          <w:rFonts w:asciiTheme="majorBidi" w:hAnsiTheme="majorBidi" w:cstheme="majorBidi"/>
          <w:sz w:val="20"/>
          <w:szCs w:val="20"/>
        </w:rPr>
        <w:t xml:space="preserve">    </w:t>
      </w:r>
      <w:r w:rsidR="00E86172" w:rsidRPr="003752F7">
        <w:rPr>
          <w:rFonts w:asciiTheme="majorBidi" w:hAnsiTheme="majorBidi" w:cstheme="majorBidi"/>
          <w:sz w:val="20"/>
          <w:szCs w:val="20"/>
        </w:rPr>
        <w:t xml:space="preserve">It is </w:t>
      </w:r>
      <w:r w:rsidR="00335ABF" w:rsidRPr="003752F7">
        <w:rPr>
          <w:rFonts w:asciiTheme="majorBidi" w:hAnsiTheme="majorBidi" w:cstheme="majorBidi"/>
          <w:sz w:val="20"/>
          <w:szCs w:val="20"/>
        </w:rPr>
        <w:t>of utmost importance</w:t>
      </w:r>
      <w:r w:rsidR="00E86172" w:rsidRPr="003752F7">
        <w:rPr>
          <w:rFonts w:asciiTheme="majorBidi" w:hAnsiTheme="majorBidi" w:cstheme="majorBidi"/>
          <w:sz w:val="20"/>
          <w:szCs w:val="20"/>
        </w:rPr>
        <w:t xml:space="preserve"> to emphasize that there is no question about the Orthodoxy and Orthopraxy of </w:t>
      </w:r>
      <w:r w:rsidR="00E86172" w:rsidRPr="003752F7">
        <w:rPr>
          <w:rFonts w:asciiTheme="majorBidi" w:hAnsiTheme="majorBidi" w:cstheme="majorBidi"/>
          <w:color w:val="202122"/>
          <w:sz w:val="20"/>
          <w:szCs w:val="20"/>
        </w:rPr>
        <w:t>Ibn al-‘Arab</w:t>
      </w:r>
      <w:r w:rsidR="00E86172" w:rsidRPr="003752F7">
        <w:rPr>
          <w:rFonts w:asciiTheme="majorBidi" w:hAnsiTheme="majorBidi" w:cstheme="majorBidi"/>
          <w:sz w:val="20"/>
          <w:szCs w:val="20"/>
        </w:rPr>
        <w:t xml:space="preserve">ī, although he is easy to misunderstand and does not surrender his secrets easily, nor does he make them accessible to everyone. Sound access to the masterly work of </w:t>
      </w:r>
      <w:r w:rsidR="00E86172" w:rsidRPr="003752F7">
        <w:rPr>
          <w:rFonts w:asciiTheme="majorBidi" w:hAnsiTheme="majorBidi" w:cstheme="majorBidi"/>
          <w:color w:val="202122"/>
          <w:sz w:val="20"/>
          <w:szCs w:val="20"/>
        </w:rPr>
        <w:t>Ibn al-‘Arab</w:t>
      </w:r>
      <w:r w:rsidR="00E86172" w:rsidRPr="003752F7">
        <w:rPr>
          <w:rFonts w:asciiTheme="majorBidi" w:hAnsiTheme="majorBidi" w:cstheme="majorBidi"/>
          <w:sz w:val="20"/>
          <w:szCs w:val="20"/>
        </w:rPr>
        <w:t xml:space="preserve">ī requires respect for him and a sense of fellowship with him, and it must be based upon proper </w:t>
      </w:r>
      <w:r w:rsidR="00BF613F" w:rsidRPr="003752F7">
        <w:rPr>
          <w:rFonts w:asciiTheme="majorBidi" w:hAnsiTheme="majorBidi" w:cstheme="majorBidi"/>
          <w:sz w:val="20"/>
          <w:szCs w:val="20"/>
        </w:rPr>
        <w:t>C</w:t>
      </w:r>
      <w:r w:rsidR="00E86172" w:rsidRPr="003752F7">
        <w:rPr>
          <w:rFonts w:asciiTheme="majorBidi" w:hAnsiTheme="majorBidi" w:cstheme="majorBidi"/>
          <w:sz w:val="20"/>
          <w:szCs w:val="20"/>
        </w:rPr>
        <w:t>ourtesy (</w:t>
      </w:r>
      <w:r w:rsidR="00BF613F" w:rsidRPr="003752F7">
        <w:rPr>
          <w:rFonts w:asciiTheme="majorBidi" w:hAnsiTheme="majorBidi" w:cstheme="majorBidi"/>
          <w:i/>
          <w:iCs/>
          <w:sz w:val="20"/>
          <w:szCs w:val="20"/>
        </w:rPr>
        <w:t>A</w:t>
      </w:r>
      <w:r w:rsidR="00E86172" w:rsidRPr="003752F7">
        <w:rPr>
          <w:rFonts w:asciiTheme="majorBidi" w:hAnsiTheme="majorBidi" w:cstheme="majorBidi"/>
          <w:i/>
          <w:iCs/>
          <w:sz w:val="20"/>
          <w:szCs w:val="20"/>
        </w:rPr>
        <w:t>dab</w:t>
      </w:r>
      <w:r w:rsidR="00E86172" w:rsidRPr="003752F7">
        <w:rPr>
          <w:rFonts w:asciiTheme="majorBidi" w:hAnsiTheme="majorBidi" w:cstheme="majorBidi"/>
          <w:sz w:val="20"/>
          <w:szCs w:val="20"/>
        </w:rPr>
        <w:t>) and refinement of character (</w:t>
      </w:r>
      <w:r w:rsidR="00E86172" w:rsidRPr="003752F7">
        <w:rPr>
          <w:rFonts w:asciiTheme="majorBidi" w:hAnsiTheme="majorBidi" w:cstheme="majorBidi"/>
          <w:i/>
          <w:iCs/>
          <w:sz w:val="20"/>
          <w:szCs w:val="20"/>
        </w:rPr>
        <w:t>takhalluq</w:t>
      </w:r>
      <w:r w:rsidR="00E86172" w:rsidRPr="003752F7">
        <w:rPr>
          <w:rFonts w:asciiTheme="majorBidi" w:hAnsiTheme="majorBidi" w:cstheme="majorBidi"/>
          <w:sz w:val="20"/>
          <w:szCs w:val="20"/>
        </w:rPr>
        <w:t>), which includes self-awareness and consciousness of one’s own Scholarly and intellectual limits</w:t>
      </w:r>
      <w:r w:rsidR="001C564F" w:rsidRPr="003752F7">
        <w:rPr>
          <w:rFonts w:asciiTheme="majorBidi" w:hAnsiTheme="majorBidi" w:cstheme="majorBidi"/>
          <w:sz w:val="20"/>
          <w:szCs w:val="20"/>
        </w:rPr>
        <w:t>, not to mention the ability to examine one’s own Paradigms and Cognitive Frames</w:t>
      </w:r>
      <w:r w:rsidR="00E86172" w:rsidRPr="003752F7">
        <w:rPr>
          <w:rFonts w:asciiTheme="majorBidi" w:hAnsiTheme="majorBidi" w:cstheme="majorBidi"/>
          <w:sz w:val="20"/>
          <w:szCs w:val="20"/>
        </w:rPr>
        <w:t xml:space="preserve">. Moreover—like all the great </w:t>
      </w:r>
      <w:r w:rsidR="001C564F" w:rsidRPr="003752F7">
        <w:rPr>
          <w:rFonts w:asciiTheme="majorBidi" w:hAnsiTheme="majorBidi" w:cstheme="majorBidi"/>
          <w:sz w:val="20"/>
          <w:szCs w:val="20"/>
        </w:rPr>
        <w:t>I</w:t>
      </w:r>
      <w:r w:rsidR="00E86172" w:rsidRPr="003752F7">
        <w:rPr>
          <w:rFonts w:asciiTheme="majorBidi" w:hAnsiTheme="majorBidi" w:cstheme="majorBidi"/>
          <w:sz w:val="20"/>
          <w:szCs w:val="20"/>
        </w:rPr>
        <w:t>ntellectual works of the Islamic Tradition—Ibn al-‘Arabī’s books call for a number of prerequisites—especially a strong foundation in obligatory Sunnī Creed and Doctrine and sound knowledge and careful personal practice of the obligations of the Prophetic Way (</w:t>
      </w:r>
      <w:r w:rsidR="00E86172" w:rsidRPr="003752F7">
        <w:rPr>
          <w:rFonts w:asciiTheme="majorBidi" w:hAnsiTheme="majorBidi" w:cstheme="majorBidi"/>
          <w:i/>
          <w:iCs/>
          <w:sz w:val="20"/>
          <w:szCs w:val="20"/>
        </w:rPr>
        <w:t>al-Sharī‘a</w:t>
      </w:r>
      <w:r w:rsidR="00E86172" w:rsidRPr="003752F7">
        <w:rPr>
          <w:rFonts w:asciiTheme="majorBidi" w:hAnsiTheme="majorBidi" w:cstheme="majorBidi"/>
          <w:sz w:val="20"/>
          <w:szCs w:val="20"/>
        </w:rPr>
        <w:t xml:space="preserve">). In addition to these </w:t>
      </w:r>
      <w:r w:rsidR="00DA05B4" w:rsidRPr="003752F7">
        <w:rPr>
          <w:rFonts w:asciiTheme="majorBidi" w:hAnsiTheme="majorBidi" w:cstheme="majorBidi"/>
          <w:sz w:val="20"/>
          <w:szCs w:val="20"/>
        </w:rPr>
        <w:t>preconditions</w:t>
      </w:r>
      <w:r w:rsidR="00E86172" w:rsidRPr="003752F7">
        <w:rPr>
          <w:rFonts w:asciiTheme="majorBidi" w:hAnsiTheme="majorBidi" w:cstheme="majorBidi"/>
          <w:sz w:val="20"/>
          <w:szCs w:val="20"/>
        </w:rPr>
        <w:t xml:space="preserve">, the works of Ibn al-‘Arabī call for the guidance and permission that come from authorized teachers, upright Scholars, and authentic Shaykhs. In the end, however, understanding the words of Ibn al-‘Arabī is never merely an exercise of the </w:t>
      </w:r>
      <w:r w:rsidR="00370CC8" w:rsidRPr="003752F7">
        <w:rPr>
          <w:rFonts w:asciiTheme="majorBidi" w:hAnsiTheme="majorBidi" w:cstheme="majorBidi"/>
          <w:sz w:val="20"/>
          <w:szCs w:val="20"/>
        </w:rPr>
        <w:t>A</w:t>
      </w:r>
      <w:r w:rsidR="00E86172" w:rsidRPr="003752F7">
        <w:rPr>
          <w:rFonts w:asciiTheme="majorBidi" w:hAnsiTheme="majorBidi" w:cstheme="majorBidi"/>
          <w:sz w:val="20"/>
          <w:szCs w:val="20"/>
        </w:rPr>
        <w:t>ctive Intellect, no matter how gifted the student may be</w:t>
      </w:r>
      <w:r w:rsidR="00370CC8" w:rsidRPr="003752F7">
        <w:rPr>
          <w:rFonts w:asciiTheme="majorBidi" w:hAnsiTheme="majorBidi" w:cstheme="majorBidi"/>
          <w:sz w:val="20"/>
          <w:szCs w:val="20"/>
        </w:rPr>
        <w:t>. R</w:t>
      </w:r>
      <w:r w:rsidR="00E86172" w:rsidRPr="003752F7">
        <w:rPr>
          <w:rFonts w:asciiTheme="majorBidi" w:hAnsiTheme="majorBidi" w:cstheme="majorBidi"/>
          <w:sz w:val="20"/>
          <w:szCs w:val="20"/>
        </w:rPr>
        <w:t>ather, such discernment results from full engagement</w:t>
      </w:r>
      <w:r w:rsidR="00370CC8" w:rsidRPr="003752F7">
        <w:rPr>
          <w:rFonts w:asciiTheme="majorBidi" w:hAnsiTheme="majorBidi" w:cstheme="majorBidi"/>
          <w:sz w:val="20"/>
          <w:szCs w:val="20"/>
        </w:rPr>
        <w:t xml:space="preserve"> with Ibn al-‘Arabī</w:t>
      </w:r>
      <w:r w:rsidR="00F213B4" w:rsidRPr="003752F7">
        <w:rPr>
          <w:rFonts w:asciiTheme="majorBidi" w:hAnsiTheme="majorBidi" w:cstheme="majorBidi"/>
          <w:sz w:val="20"/>
          <w:szCs w:val="20"/>
        </w:rPr>
        <w:t xml:space="preserve"> in conjunction with</w:t>
      </w:r>
      <w:r w:rsidR="00E86172" w:rsidRPr="003752F7">
        <w:rPr>
          <w:rFonts w:asciiTheme="majorBidi" w:hAnsiTheme="majorBidi" w:cstheme="majorBidi"/>
          <w:sz w:val="20"/>
          <w:szCs w:val="20"/>
        </w:rPr>
        <w:t xml:space="preserve"> a receptive and well-endowed </w:t>
      </w:r>
      <w:r w:rsidR="00F213B4" w:rsidRPr="003752F7">
        <w:rPr>
          <w:rFonts w:asciiTheme="majorBidi" w:hAnsiTheme="majorBidi" w:cstheme="majorBidi"/>
          <w:sz w:val="20"/>
          <w:szCs w:val="20"/>
        </w:rPr>
        <w:t>P</w:t>
      </w:r>
      <w:r w:rsidR="00E86172" w:rsidRPr="003752F7">
        <w:rPr>
          <w:rFonts w:asciiTheme="majorBidi" w:hAnsiTheme="majorBidi" w:cstheme="majorBidi"/>
          <w:sz w:val="20"/>
          <w:szCs w:val="20"/>
        </w:rPr>
        <w:t xml:space="preserve">assive Intellect, personal humility, and a living connection with the Islamic Spiritual Tradition. </w:t>
      </w:r>
      <w:r w:rsidR="00E86172" w:rsidRPr="003752F7">
        <w:rPr>
          <w:rFonts w:asciiTheme="majorBidi" w:eastAsiaTheme="minorEastAsia" w:hAnsiTheme="majorBidi" w:cstheme="majorBidi"/>
          <w:color w:val="000000"/>
          <w:sz w:val="20"/>
          <w:szCs w:val="20"/>
        </w:rPr>
        <w:t>The people of Divine Gnosis (</w:t>
      </w:r>
      <w:r w:rsidR="00E86172" w:rsidRPr="003752F7">
        <w:rPr>
          <w:rFonts w:asciiTheme="majorBidi" w:eastAsiaTheme="minorEastAsia" w:hAnsiTheme="majorBidi" w:cstheme="majorBidi"/>
          <w:i/>
          <w:iCs/>
          <w:color w:val="000000"/>
          <w:sz w:val="20"/>
          <w:szCs w:val="20"/>
        </w:rPr>
        <w:t>al-Ma‘rifa</w:t>
      </w:r>
      <w:r w:rsidR="00E86172" w:rsidRPr="003752F7">
        <w:rPr>
          <w:rFonts w:asciiTheme="majorBidi" w:eastAsiaTheme="minorEastAsia" w:hAnsiTheme="majorBidi" w:cstheme="majorBidi"/>
          <w:color w:val="000000"/>
          <w:sz w:val="20"/>
          <w:szCs w:val="20"/>
        </w:rPr>
        <w:t xml:space="preserve">) say: “We are a people for whom it is forbidden for anyone to look in our books who is not of the </w:t>
      </w:r>
      <w:r w:rsidR="00F213B4" w:rsidRPr="003752F7">
        <w:rPr>
          <w:rFonts w:asciiTheme="majorBidi" w:eastAsiaTheme="minorEastAsia" w:hAnsiTheme="majorBidi" w:cstheme="majorBidi"/>
          <w:color w:val="000000"/>
          <w:sz w:val="20"/>
          <w:szCs w:val="20"/>
        </w:rPr>
        <w:t>P</w:t>
      </w:r>
      <w:r w:rsidR="00E86172" w:rsidRPr="003752F7">
        <w:rPr>
          <w:rFonts w:asciiTheme="majorBidi" w:eastAsiaTheme="minorEastAsia" w:hAnsiTheme="majorBidi" w:cstheme="majorBidi"/>
          <w:color w:val="000000"/>
          <w:sz w:val="20"/>
          <w:szCs w:val="20"/>
        </w:rPr>
        <w:t xml:space="preserve">eople of our Path.” Moreover, the words of such Masters like those of </w:t>
      </w:r>
      <w:r w:rsidR="00E86172" w:rsidRPr="003752F7">
        <w:rPr>
          <w:rFonts w:asciiTheme="majorBidi" w:hAnsiTheme="majorBidi" w:cstheme="majorBidi"/>
          <w:sz w:val="20"/>
          <w:szCs w:val="20"/>
        </w:rPr>
        <w:t>Ibn al-‘Arabī</w:t>
      </w:r>
      <w:r w:rsidR="00E86172" w:rsidRPr="003752F7">
        <w:rPr>
          <w:rFonts w:asciiTheme="majorBidi" w:eastAsiaTheme="minorEastAsia" w:hAnsiTheme="majorBidi" w:cstheme="majorBidi"/>
          <w:color w:val="000000"/>
          <w:sz w:val="20"/>
          <w:szCs w:val="20"/>
        </w:rPr>
        <w:t xml:space="preserve">—the greatest of Shaykhs—should not be transmitted to those who reject them, because such </w:t>
      </w:r>
      <w:r w:rsidR="00F160F9" w:rsidRPr="003752F7">
        <w:rPr>
          <w:rFonts w:asciiTheme="majorBidi" w:eastAsiaTheme="minorEastAsia" w:hAnsiTheme="majorBidi" w:cstheme="majorBidi"/>
          <w:color w:val="000000"/>
          <w:sz w:val="20"/>
          <w:szCs w:val="20"/>
        </w:rPr>
        <w:t>repudiation</w:t>
      </w:r>
      <w:r w:rsidR="00E86172" w:rsidRPr="003752F7">
        <w:rPr>
          <w:rFonts w:asciiTheme="majorBidi" w:eastAsiaTheme="minorEastAsia" w:hAnsiTheme="majorBidi" w:cstheme="majorBidi"/>
          <w:color w:val="000000"/>
          <w:sz w:val="20"/>
          <w:szCs w:val="20"/>
        </w:rPr>
        <w:t xml:space="preserve"> becomes severe trial</w:t>
      </w:r>
      <w:r w:rsidR="00F160F9" w:rsidRPr="003752F7">
        <w:rPr>
          <w:rFonts w:asciiTheme="majorBidi" w:eastAsiaTheme="minorEastAsia" w:hAnsiTheme="majorBidi" w:cstheme="majorBidi"/>
          <w:color w:val="000000"/>
          <w:sz w:val="20"/>
          <w:szCs w:val="20"/>
        </w:rPr>
        <w:t>s</w:t>
      </w:r>
      <w:r w:rsidR="00E86172" w:rsidRPr="003752F7">
        <w:rPr>
          <w:rFonts w:asciiTheme="majorBidi" w:eastAsiaTheme="minorEastAsia" w:hAnsiTheme="majorBidi" w:cstheme="majorBidi"/>
          <w:color w:val="000000"/>
          <w:sz w:val="20"/>
          <w:szCs w:val="20"/>
        </w:rPr>
        <w:t>, tribulation</w:t>
      </w:r>
      <w:r w:rsidR="00F160F9" w:rsidRPr="003752F7">
        <w:rPr>
          <w:rFonts w:asciiTheme="majorBidi" w:eastAsiaTheme="minorEastAsia" w:hAnsiTheme="majorBidi" w:cstheme="majorBidi"/>
          <w:color w:val="000000"/>
          <w:sz w:val="20"/>
          <w:szCs w:val="20"/>
        </w:rPr>
        <w:t>s</w:t>
      </w:r>
      <w:r w:rsidR="00E86172" w:rsidRPr="003752F7">
        <w:rPr>
          <w:rFonts w:asciiTheme="majorBidi" w:eastAsiaTheme="minorEastAsia" w:hAnsiTheme="majorBidi" w:cstheme="majorBidi"/>
          <w:color w:val="000000"/>
          <w:sz w:val="20"/>
          <w:szCs w:val="20"/>
        </w:rPr>
        <w:t>, and obstruction</w:t>
      </w:r>
      <w:r w:rsidR="00F160F9" w:rsidRPr="003752F7">
        <w:rPr>
          <w:rFonts w:asciiTheme="majorBidi" w:eastAsiaTheme="minorEastAsia" w:hAnsiTheme="majorBidi" w:cstheme="majorBidi"/>
          <w:color w:val="000000"/>
          <w:sz w:val="20"/>
          <w:szCs w:val="20"/>
        </w:rPr>
        <w:t>s</w:t>
      </w:r>
      <w:r w:rsidR="00E86172" w:rsidRPr="003752F7">
        <w:rPr>
          <w:rFonts w:asciiTheme="majorBidi" w:eastAsiaTheme="minorEastAsia" w:hAnsiTheme="majorBidi" w:cstheme="majorBidi"/>
          <w:color w:val="000000"/>
          <w:sz w:val="20"/>
          <w:szCs w:val="20"/>
        </w:rPr>
        <w:t xml:space="preserve"> for such deniers</w:t>
      </w:r>
      <w:r w:rsidR="00F160F9" w:rsidRPr="003752F7">
        <w:rPr>
          <w:rFonts w:asciiTheme="majorBidi" w:eastAsiaTheme="minorEastAsia" w:hAnsiTheme="majorBidi" w:cstheme="majorBidi"/>
          <w:color w:val="000000"/>
          <w:sz w:val="20"/>
          <w:szCs w:val="20"/>
        </w:rPr>
        <w:t>, which might even include the loss of faith</w:t>
      </w:r>
      <w:r w:rsidR="00E86172" w:rsidRPr="003752F7">
        <w:rPr>
          <w:rFonts w:asciiTheme="majorBidi" w:eastAsiaTheme="minorEastAsia" w:hAnsiTheme="majorBidi" w:cstheme="majorBidi"/>
          <w:color w:val="000000"/>
          <w:sz w:val="20"/>
          <w:szCs w:val="20"/>
        </w:rPr>
        <w:t>.</w:t>
      </w:r>
      <w:r w:rsidR="00E86172" w:rsidRPr="003752F7">
        <w:rPr>
          <w:rFonts w:asciiTheme="majorBidi" w:hAnsiTheme="majorBidi" w:cstheme="majorBidi"/>
          <w:sz w:val="20"/>
          <w:szCs w:val="20"/>
        </w:rPr>
        <w:t xml:space="preserve"> </w:t>
      </w:r>
      <w:r w:rsidR="00E86172" w:rsidRPr="003752F7">
        <w:rPr>
          <w:rFonts w:asciiTheme="majorBidi" w:eastAsiaTheme="minorEastAsia" w:hAnsiTheme="majorBidi" w:cstheme="majorBidi"/>
          <w:color w:val="000000"/>
          <w:sz w:val="20"/>
          <w:szCs w:val="20"/>
        </w:rPr>
        <w:t xml:space="preserve">The opacity of </w:t>
      </w:r>
      <w:r w:rsidR="00E86172" w:rsidRPr="003752F7">
        <w:rPr>
          <w:rFonts w:asciiTheme="majorBidi" w:hAnsiTheme="majorBidi" w:cstheme="majorBidi"/>
          <w:sz w:val="20"/>
          <w:szCs w:val="20"/>
        </w:rPr>
        <w:t>Ibn al-‘Arabī</w:t>
      </w:r>
      <w:r w:rsidR="00E86172" w:rsidRPr="003752F7">
        <w:rPr>
          <w:rFonts w:asciiTheme="majorBidi" w:eastAsiaTheme="minorEastAsia" w:hAnsiTheme="majorBidi" w:cstheme="majorBidi"/>
          <w:color w:val="000000"/>
          <w:sz w:val="20"/>
          <w:szCs w:val="20"/>
        </w:rPr>
        <w:t>’s expressions and the uncommon nature of his vision</w:t>
      </w:r>
      <w:r w:rsidR="00F160F9" w:rsidRPr="003752F7">
        <w:rPr>
          <w:rFonts w:asciiTheme="majorBidi" w:eastAsiaTheme="minorEastAsia" w:hAnsiTheme="majorBidi" w:cstheme="majorBidi"/>
          <w:color w:val="000000"/>
          <w:sz w:val="20"/>
          <w:szCs w:val="20"/>
        </w:rPr>
        <w:t>s</w:t>
      </w:r>
      <w:r w:rsidR="00E86172" w:rsidRPr="003752F7">
        <w:rPr>
          <w:rFonts w:asciiTheme="majorBidi" w:eastAsiaTheme="minorEastAsia" w:hAnsiTheme="majorBidi" w:cstheme="majorBidi"/>
          <w:color w:val="000000"/>
          <w:sz w:val="20"/>
          <w:szCs w:val="20"/>
        </w:rPr>
        <w:t xml:space="preserve"> have rightly led many Traditional Scholars to deem his writings off-limits for those who lack proper qualifications—even the most sincere. Indeed,</w:t>
      </w:r>
      <w:r w:rsidR="00E86172" w:rsidRPr="003752F7">
        <w:rPr>
          <w:rFonts w:asciiTheme="majorBidi" w:hAnsiTheme="majorBidi" w:cstheme="majorBidi"/>
          <w:sz w:val="20"/>
          <w:szCs w:val="20"/>
        </w:rPr>
        <w:t xml:space="preserve"> Ibn al-‘Arabī’s works may be</w:t>
      </w:r>
      <w:r w:rsidR="00E86172" w:rsidRPr="003752F7">
        <w:rPr>
          <w:rFonts w:asciiTheme="majorBidi" w:eastAsiaTheme="minorEastAsia" w:hAnsiTheme="majorBidi" w:cstheme="majorBidi"/>
          <w:color w:val="000000"/>
          <w:sz w:val="20"/>
          <w:szCs w:val="20"/>
        </w:rPr>
        <w:t xml:space="preserve"> “fatal poison” for unguided readers—especially those who are arrogant and condescending—because of the subtlety of their meanings, the finesse of their allusions, and the perplexity of their structure. Moreover, mere knowledge of or familiarity with the ideas of </w:t>
      </w:r>
      <w:r w:rsidR="00E86172" w:rsidRPr="003752F7">
        <w:rPr>
          <w:rFonts w:asciiTheme="majorBidi" w:hAnsiTheme="majorBidi" w:cstheme="majorBidi"/>
          <w:sz w:val="20"/>
          <w:szCs w:val="20"/>
        </w:rPr>
        <w:t xml:space="preserve">Ibn al-‘Arabī—as taken from secondary sources—is hardly enough. Rather, such comprehension must be combined with a thorough familiarity with his unique vocabulary and the peculiarities of his style—including its “echo effects” that reverberate throughout his thought, clarify it, and bring out its profoundest meanings, which are typically very unintuitive. </w:t>
      </w:r>
      <w:r w:rsidR="00E86172" w:rsidRPr="003752F7">
        <w:rPr>
          <w:rFonts w:asciiTheme="majorBidi" w:eastAsiaTheme="minorEastAsia" w:hAnsiTheme="majorBidi" w:cstheme="majorBidi"/>
          <w:color w:val="000000"/>
          <w:sz w:val="20"/>
          <w:szCs w:val="20"/>
        </w:rPr>
        <w:t>Only the sincerely patient are given the keys to the secrets of the Greatest Shaykh. He himself warned in this vein:</w:t>
      </w:r>
    </w:p>
    <w:p w14:paraId="564CB030" w14:textId="77777777" w:rsidR="00E86172" w:rsidRPr="003752F7" w:rsidRDefault="00E86172" w:rsidP="00E86172">
      <w:pPr>
        <w:autoSpaceDE w:val="0"/>
        <w:autoSpaceDN w:val="0"/>
        <w:adjustRightInd w:val="0"/>
        <w:jc w:val="center"/>
        <w:rPr>
          <w:rFonts w:asciiTheme="majorBidi" w:eastAsiaTheme="minorEastAsia" w:hAnsiTheme="majorBidi" w:cstheme="majorBidi"/>
          <w:color w:val="000000"/>
          <w:sz w:val="20"/>
          <w:szCs w:val="20"/>
        </w:rPr>
      </w:pPr>
      <w:r w:rsidRPr="003752F7">
        <w:rPr>
          <w:rFonts w:asciiTheme="majorBidi" w:eastAsiaTheme="minorEastAsia" w:hAnsiTheme="majorBidi" w:cstheme="majorBidi"/>
          <w:color w:val="000000"/>
          <w:sz w:val="20"/>
          <w:szCs w:val="20"/>
        </w:rPr>
        <w:t>It is my responsibility to carve out [these] rhymed [meanings] from their precious mines [of gold and silver]:</w:t>
      </w:r>
    </w:p>
    <w:p w14:paraId="57101474" w14:textId="77777777" w:rsidR="00E86172" w:rsidRPr="003752F7" w:rsidRDefault="00E86172" w:rsidP="00E86172">
      <w:pPr>
        <w:autoSpaceDE w:val="0"/>
        <w:autoSpaceDN w:val="0"/>
        <w:adjustRightInd w:val="0"/>
        <w:jc w:val="center"/>
        <w:rPr>
          <w:rFonts w:asciiTheme="majorBidi" w:eastAsiaTheme="minorEastAsia" w:hAnsiTheme="majorBidi" w:cstheme="majorBidi"/>
          <w:color w:val="000000"/>
          <w:sz w:val="20"/>
          <w:szCs w:val="20"/>
        </w:rPr>
      </w:pPr>
      <w:r w:rsidRPr="003752F7">
        <w:rPr>
          <w:rFonts w:asciiTheme="majorBidi" w:eastAsiaTheme="minorEastAsia" w:hAnsiTheme="majorBidi" w:cstheme="majorBidi"/>
          <w:color w:val="000000"/>
          <w:sz w:val="20"/>
          <w:szCs w:val="20"/>
        </w:rPr>
        <w:t>But it is not my fault if the livestock should fail to understand.</w:t>
      </w:r>
    </w:p>
    <w:p w14:paraId="1EED7903" w14:textId="77777777" w:rsidR="00E86172" w:rsidRPr="003752F7" w:rsidRDefault="00E86172" w:rsidP="00E86172">
      <w:pPr>
        <w:autoSpaceDE w:val="0"/>
        <w:autoSpaceDN w:val="0"/>
        <w:adjustRightInd w:val="0"/>
        <w:jc w:val="center"/>
        <w:rPr>
          <w:rFonts w:asciiTheme="majorBidi" w:eastAsiaTheme="minorEastAsia" w:hAnsiTheme="majorBidi" w:cstheme="majorBidi"/>
          <w:color w:val="000000"/>
          <w:sz w:val="20"/>
          <w:szCs w:val="20"/>
        </w:rPr>
      </w:pPr>
      <w:r w:rsidRPr="003752F7">
        <w:rPr>
          <w:rFonts w:asciiTheme="majorBidi" w:eastAsiaTheme="minorEastAsia" w:hAnsiTheme="majorBidi" w:cstheme="majorBidi"/>
          <w:i/>
          <w:iCs/>
          <w:color w:val="000000"/>
          <w:sz w:val="20"/>
          <w:szCs w:val="20"/>
        </w:rPr>
        <w:t>‘Alayya naḥt al-qawāfī</w:t>
      </w:r>
      <w:r w:rsidRPr="003752F7">
        <w:rPr>
          <w:rFonts w:asciiTheme="majorBidi" w:eastAsiaTheme="minorEastAsia" w:hAnsiTheme="majorBidi" w:cstheme="majorBidi"/>
          <w:color w:val="000000"/>
          <w:sz w:val="20"/>
          <w:szCs w:val="20"/>
        </w:rPr>
        <w:t xml:space="preserve"> </w:t>
      </w:r>
      <w:r w:rsidRPr="003752F7">
        <w:rPr>
          <w:rFonts w:asciiTheme="majorBidi" w:eastAsiaTheme="minorEastAsia" w:hAnsiTheme="majorBidi" w:cstheme="majorBidi"/>
          <w:i/>
          <w:iCs/>
          <w:color w:val="000000"/>
          <w:sz w:val="20"/>
          <w:szCs w:val="20"/>
        </w:rPr>
        <w:t>min ma‘ādinihā:</w:t>
      </w:r>
    </w:p>
    <w:p w14:paraId="17483DE3" w14:textId="77777777" w:rsidR="00E86172" w:rsidRPr="003752F7" w:rsidRDefault="00E86172" w:rsidP="00E86172">
      <w:pPr>
        <w:autoSpaceDE w:val="0"/>
        <w:autoSpaceDN w:val="0"/>
        <w:adjustRightInd w:val="0"/>
        <w:jc w:val="center"/>
        <w:rPr>
          <w:rFonts w:asciiTheme="majorBidi" w:eastAsiaTheme="minorEastAsia" w:hAnsiTheme="majorBidi" w:cstheme="majorBidi"/>
          <w:color w:val="0F252D"/>
          <w:sz w:val="20"/>
          <w:szCs w:val="20"/>
        </w:rPr>
      </w:pPr>
      <w:r w:rsidRPr="003752F7">
        <w:rPr>
          <w:rFonts w:asciiTheme="majorBidi" w:eastAsiaTheme="minorEastAsia" w:hAnsiTheme="majorBidi" w:cstheme="majorBidi"/>
          <w:i/>
          <w:iCs/>
          <w:color w:val="000000"/>
          <w:sz w:val="20"/>
          <w:szCs w:val="20"/>
        </w:rPr>
        <w:t>Wa mā</w:t>
      </w:r>
      <w:r w:rsidRPr="003752F7">
        <w:rPr>
          <w:rFonts w:asciiTheme="majorBidi" w:eastAsiaTheme="minorEastAsia" w:hAnsiTheme="majorBidi" w:cstheme="majorBidi"/>
          <w:color w:val="000000"/>
          <w:sz w:val="20"/>
          <w:szCs w:val="20"/>
        </w:rPr>
        <w:t xml:space="preserve"> </w:t>
      </w:r>
      <w:r w:rsidRPr="003752F7">
        <w:rPr>
          <w:rFonts w:asciiTheme="majorBidi" w:eastAsiaTheme="minorEastAsia" w:hAnsiTheme="majorBidi" w:cstheme="majorBidi"/>
          <w:i/>
          <w:iCs/>
          <w:color w:val="000000"/>
          <w:sz w:val="20"/>
          <w:szCs w:val="20"/>
        </w:rPr>
        <w:t>‘alayya idh</w:t>
      </w:r>
      <w:r w:rsidRPr="003752F7">
        <w:rPr>
          <w:rFonts w:asciiTheme="majorBidi" w:eastAsiaTheme="minorEastAsia" w:hAnsiTheme="majorBidi" w:cstheme="majorBidi"/>
          <w:color w:val="000000"/>
          <w:sz w:val="20"/>
          <w:szCs w:val="20"/>
        </w:rPr>
        <w:t xml:space="preserve"> </w:t>
      </w:r>
      <w:r w:rsidRPr="003752F7">
        <w:rPr>
          <w:rFonts w:asciiTheme="majorBidi" w:eastAsiaTheme="minorEastAsia" w:hAnsiTheme="majorBidi" w:cstheme="majorBidi"/>
          <w:i/>
          <w:iCs/>
          <w:color w:val="000000"/>
          <w:sz w:val="20"/>
          <w:szCs w:val="20"/>
        </w:rPr>
        <w:t>lam tafham al-baqaru</w:t>
      </w:r>
    </w:p>
    <w:p w14:paraId="497AE01E" w14:textId="52E79902" w:rsidR="00E86172" w:rsidRPr="003752F7" w:rsidRDefault="00E86172" w:rsidP="00E86172">
      <w:pPr>
        <w:autoSpaceDE w:val="0"/>
        <w:autoSpaceDN w:val="0"/>
        <w:adjustRightInd w:val="0"/>
        <w:rPr>
          <w:rFonts w:asciiTheme="majorBidi" w:hAnsiTheme="majorBidi" w:cstheme="majorBidi"/>
          <w:sz w:val="20"/>
          <w:szCs w:val="20"/>
        </w:rPr>
      </w:pPr>
      <w:r w:rsidRPr="003752F7">
        <w:rPr>
          <w:rFonts w:asciiTheme="majorBidi" w:hAnsiTheme="majorBidi" w:cstheme="majorBidi"/>
          <w:sz w:val="20"/>
          <w:szCs w:val="20"/>
        </w:rPr>
        <w:t>Although—as just mentioned—Ibn al-‘Arabī does not surrender his secrets easily, the same may also be said in all fairness of</w:t>
      </w:r>
      <w:r w:rsidR="00A953F7" w:rsidRPr="003752F7">
        <w:rPr>
          <w:rFonts w:asciiTheme="majorBidi" w:hAnsiTheme="majorBidi" w:cstheme="majorBidi"/>
          <w:sz w:val="20"/>
          <w:szCs w:val="20"/>
        </w:rPr>
        <w:t xml:space="preserve"> </w:t>
      </w:r>
      <w:r w:rsidRPr="003752F7">
        <w:rPr>
          <w:rFonts w:asciiTheme="majorBidi" w:hAnsiTheme="majorBidi" w:cstheme="majorBidi"/>
          <w:sz w:val="20"/>
          <w:szCs w:val="20"/>
        </w:rPr>
        <w:t>great thinkers</w:t>
      </w:r>
      <w:r w:rsidR="00A953F7" w:rsidRPr="003752F7">
        <w:rPr>
          <w:rFonts w:asciiTheme="majorBidi" w:hAnsiTheme="majorBidi" w:cstheme="majorBidi"/>
          <w:sz w:val="20"/>
          <w:szCs w:val="20"/>
        </w:rPr>
        <w:t xml:space="preserve"> in general</w:t>
      </w:r>
      <w:r w:rsidRPr="003752F7">
        <w:rPr>
          <w:rFonts w:asciiTheme="majorBidi" w:hAnsiTheme="majorBidi" w:cstheme="majorBidi"/>
          <w:sz w:val="20"/>
          <w:szCs w:val="20"/>
        </w:rPr>
        <w:t>. Indeed, the profoundly subtle reasoning of the two principal Sunnī Imāms, Mālik (</w:t>
      </w:r>
      <w:r w:rsidRPr="003752F7">
        <w:rPr>
          <w:sz w:val="20"/>
          <w:szCs w:val="20"/>
        </w:rPr>
        <w:t>d. 179/796</w:t>
      </w:r>
      <w:r w:rsidRPr="003752F7">
        <w:rPr>
          <w:rFonts w:asciiTheme="majorBidi" w:hAnsiTheme="majorBidi" w:cstheme="majorBidi"/>
          <w:sz w:val="20"/>
          <w:szCs w:val="20"/>
        </w:rPr>
        <w:t xml:space="preserve">) and Abū-Ḥanīfa </w:t>
      </w:r>
      <w:r w:rsidRPr="003752F7">
        <w:rPr>
          <w:sz w:val="20"/>
          <w:szCs w:val="20"/>
        </w:rPr>
        <w:t>(d. 150/767)</w:t>
      </w:r>
      <w:r w:rsidRPr="003752F7">
        <w:rPr>
          <w:rFonts w:asciiTheme="majorBidi" w:hAnsiTheme="majorBidi" w:cstheme="majorBidi"/>
          <w:sz w:val="20"/>
          <w:szCs w:val="20"/>
        </w:rPr>
        <w:t xml:space="preserve">, is also inaccessible to many students of </w:t>
      </w:r>
      <w:r w:rsidR="00A953F7" w:rsidRPr="003752F7">
        <w:rPr>
          <w:rFonts w:asciiTheme="majorBidi" w:hAnsiTheme="majorBidi" w:cstheme="majorBidi"/>
          <w:sz w:val="20"/>
          <w:szCs w:val="20"/>
        </w:rPr>
        <w:t xml:space="preserve">the </w:t>
      </w:r>
      <w:r w:rsidR="00A953F7" w:rsidRPr="003752F7">
        <w:rPr>
          <w:rFonts w:asciiTheme="majorBidi" w:hAnsiTheme="majorBidi" w:cstheme="majorBidi"/>
          <w:i/>
          <w:iCs/>
          <w:sz w:val="20"/>
          <w:szCs w:val="20"/>
        </w:rPr>
        <w:t>Shar</w:t>
      </w:r>
      <w:r w:rsidR="001247D1" w:rsidRPr="003752F7">
        <w:rPr>
          <w:rFonts w:asciiTheme="majorBidi" w:hAnsiTheme="majorBidi" w:cstheme="majorBidi"/>
          <w:i/>
          <w:iCs/>
          <w:sz w:val="20"/>
          <w:szCs w:val="20"/>
        </w:rPr>
        <w:t>ī</w:t>
      </w:r>
      <w:r w:rsidR="00A953F7" w:rsidRPr="003752F7">
        <w:rPr>
          <w:rFonts w:asciiTheme="majorBidi" w:hAnsiTheme="majorBidi" w:cstheme="majorBidi"/>
          <w:i/>
          <w:iCs/>
          <w:sz w:val="20"/>
          <w:szCs w:val="20"/>
        </w:rPr>
        <w:t xml:space="preserve">‘a </w:t>
      </w:r>
      <w:r w:rsidR="00A953F7" w:rsidRPr="003752F7">
        <w:rPr>
          <w:rFonts w:asciiTheme="majorBidi" w:hAnsiTheme="majorBidi" w:cstheme="majorBidi"/>
          <w:sz w:val="20"/>
          <w:szCs w:val="20"/>
        </w:rPr>
        <w:t>Sciences</w:t>
      </w:r>
      <w:r w:rsidRPr="003752F7">
        <w:rPr>
          <w:rFonts w:asciiTheme="majorBidi" w:hAnsiTheme="majorBidi" w:cstheme="majorBidi"/>
          <w:sz w:val="20"/>
          <w:szCs w:val="20"/>
        </w:rPr>
        <w:t>. This contrasts with the relatively straightforward textualism of the two other principal Sunnī Imāms, al-Shāfi‘ī (</w:t>
      </w:r>
      <w:r w:rsidRPr="003752F7">
        <w:rPr>
          <w:sz w:val="20"/>
          <w:szCs w:val="20"/>
        </w:rPr>
        <w:t>d. 204/</w:t>
      </w:r>
      <w:r w:rsidRPr="003752F7">
        <w:rPr>
          <w:color w:val="3C4043"/>
          <w:sz w:val="20"/>
          <w:szCs w:val="20"/>
          <w:shd w:val="clear" w:color="auto" w:fill="FFFFFF"/>
        </w:rPr>
        <w:t>820</w:t>
      </w:r>
      <w:r w:rsidRPr="003752F7">
        <w:rPr>
          <w:rFonts w:asciiTheme="majorBidi" w:hAnsiTheme="majorBidi" w:cstheme="majorBidi"/>
          <w:sz w:val="20"/>
          <w:szCs w:val="20"/>
        </w:rPr>
        <w:t>) and Ibn Ḥanbal (</w:t>
      </w:r>
      <w:r w:rsidRPr="003752F7">
        <w:rPr>
          <w:rFonts w:eastAsiaTheme="minorEastAsia"/>
          <w:color w:val="000000"/>
          <w:sz w:val="20"/>
          <w:szCs w:val="20"/>
        </w:rPr>
        <w:t>d. 855/241</w:t>
      </w:r>
      <w:r w:rsidRPr="003752F7">
        <w:rPr>
          <w:rFonts w:asciiTheme="majorBidi" w:hAnsiTheme="majorBidi" w:cstheme="majorBidi"/>
          <w:sz w:val="20"/>
          <w:szCs w:val="20"/>
        </w:rPr>
        <w:t xml:space="preserve">), although their methodologies also have </w:t>
      </w:r>
      <w:r w:rsidR="001247D1" w:rsidRPr="003752F7">
        <w:rPr>
          <w:rFonts w:asciiTheme="majorBidi" w:hAnsiTheme="majorBidi" w:cstheme="majorBidi"/>
          <w:sz w:val="20"/>
          <w:szCs w:val="20"/>
        </w:rPr>
        <w:t>hidden</w:t>
      </w:r>
      <w:r w:rsidRPr="003752F7">
        <w:rPr>
          <w:rFonts w:asciiTheme="majorBidi" w:hAnsiTheme="majorBidi" w:cstheme="majorBidi"/>
          <w:sz w:val="20"/>
          <w:szCs w:val="20"/>
        </w:rPr>
        <w:t xml:space="preserve"> subtleties that are not readily apparent. Each of these four principal Sunnī Imāms and their </w:t>
      </w:r>
      <w:r w:rsidR="00404034" w:rsidRPr="003752F7">
        <w:rPr>
          <w:rFonts w:asciiTheme="majorBidi" w:hAnsiTheme="majorBidi" w:cstheme="majorBidi"/>
          <w:sz w:val="20"/>
          <w:szCs w:val="20"/>
        </w:rPr>
        <w:t>S</w:t>
      </w:r>
      <w:r w:rsidRPr="003752F7">
        <w:rPr>
          <w:rFonts w:asciiTheme="majorBidi" w:hAnsiTheme="majorBidi" w:cstheme="majorBidi"/>
          <w:sz w:val="20"/>
          <w:szCs w:val="20"/>
        </w:rPr>
        <w:t xml:space="preserve">chools are based upon unique </w:t>
      </w:r>
      <w:r w:rsidR="00404034" w:rsidRPr="003752F7">
        <w:rPr>
          <w:rFonts w:asciiTheme="majorBidi" w:hAnsiTheme="majorBidi" w:cstheme="majorBidi"/>
          <w:sz w:val="20"/>
          <w:szCs w:val="20"/>
        </w:rPr>
        <w:t>insights,</w:t>
      </w:r>
      <w:r w:rsidRPr="003752F7">
        <w:rPr>
          <w:rFonts w:asciiTheme="majorBidi" w:hAnsiTheme="majorBidi" w:cstheme="majorBidi"/>
          <w:sz w:val="20"/>
          <w:szCs w:val="20"/>
        </w:rPr>
        <w:t xml:space="preserve"> theories</w:t>
      </w:r>
      <w:r w:rsidR="00404034" w:rsidRPr="003752F7">
        <w:rPr>
          <w:rFonts w:asciiTheme="majorBidi" w:hAnsiTheme="majorBidi" w:cstheme="majorBidi"/>
          <w:sz w:val="20"/>
          <w:szCs w:val="20"/>
        </w:rPr>
        <w:t>,</w:t>
      </w:r>
      <w:r w:rsidRPr="003752F7">
        <w:rPr>
          <w:rFonts w:asciiTheme="majorBidi" w:hAnsiTheme="majorBidi" w:cstheme="majorBidi"/>
          <w:sz w:val="20"/>
          <w:szCs w:val="20"/>
        </w:rPr>
        <w:t xml:space="preserve"> and </w:t>
      </w:r>
      <w:r w:rsidR="00404034" w:rsidRPr="003752F7">
        <w:rPr>
          <w:rFonts w:asciiTheme="majorBidi" w:hAnsiTheme="majorBidi" w:cstheme="majorBidi"/>
          <w:sz w:val="20"/>
          <w:szCs w:val="20"/>
        </w:rPr>
        <w:t xml:space="preserve">consistent </w:t>
      </w:r>
      <w:r w:rsidRPr="003752F7">
        <w:rPr>
          <w:rFonts w:asciiTheme="majorBidi" w:hAnsiTheme="majorBidi" w:cstheme="majorBidi"/>
          <w:sz w:val="20"/>
          <w:szCs w:val="20"/>
        </w:rPr>
        <w:t xml:space="preserve">methodologies for understanding the </w:t>
      </w:r>
      <w:r w:rsidRPr="003752F7">
        <w:rPr>
          <w:rFonts w:asciiTheme="majorBidi" w:hAnsiTheme="majorBidi" w:cstheme="majorBidi"/>
          <w:i/>
          <w:iCs/>
          <w:sz w:val="20"/>
          <w:szCs w:val="20"/>
        </w:rPr>
        <w:t>Sharī‘a</w:t>
      </w:r>
      <w:r w:rsidRPr="003752F7">
        <w:rPr>
          <w:rFonts w:asciiTheme="majorBidi" w:hAnsiTheme="majorBidi" w:cstheme="majorBidi"/>
          <w:sz w:val="20"/>
          <w:szCs w:val="20"/>
        </w:rPr>
        <w:t xml:space="preserve"> properly and exerting </w:t>
      </w:r>
      <w:r w:rsidR="00131867" w:rsidRPr="003752F7">
        <w:rPr>
          <w:rFonts w:asciiTheme="majorBidi" w:hAnsiTheme="majorBidi" w:cstheme="majorBidi"/>
          <w:sz w:val="20"/>
          <w:szCs w:val="20"/>
        </w:rPr>
        <w:t xml:space="preserve">the </w:t>
      </w:r>
      <w:r w:rsidRPr="003752F7">
        <w:rPr>
          <w:rFonts w:asciiTheme="majorBidi" w:hAnsiTheme="majorBidi" w:cstheme="majorBidi"/>
          <w:sz w:val="20"/>
          <w:szCs w:val="20"/>
        </w:rPr>
        <w:t>due</w:t>
      </w:r>
      <w:r w:rsidRPr="003752F7">
        <w:rPr>
          <w:rFonts w:asciiTheme="majorBidi" w:hAnsiTheme="majorBidi" w:cstheme="majorBidi"/>
          <w:color w:val="0F252D"/>
          <w:sz w:val="20"/>
          <w:szCs w:val="20"/>
        </w:rPr>
        <w:t xml:space="preserve"> </w:t>
      </w:r>
      <w:r w:rsidR="00404034" w:rsidRPr="003752F7">
        <w:rPr>
          <w:rFonts w:asciiTheme="majorBidi" w:hAnsiTheme="majorBidi" w:cstheme="majorBidi"/>
          <w:color w:val="0F252D"/>
          <w:sz w:val="20"/>
          <w:szCs w:val="20"/>
        </w:rPr>
        <w:t>I</w:t>
      </w:r>
      <w:r w:rsidRPr="003752F7">
        <w:rPr>
          <w:rFonts w:asciiTheme="majorBidi" w:hAnsiTheme="majorBidi" w:cstheme="majorBidi"/>
          <w:color w:val="0F252D"/>
          <w:sz w:val="20"/>
          <w:szCs w:val="20"/>
        </w:rPr>
        <w:t xml:space="preserve">ntellectual </w:t>
      </w:r>
      <w:r w:rsidR="00404034" w:rsidRPr="003752F7">
        <w:rPr>
          <w:rFonts w:asciiTheme="majorBidi" w:hAnsiTheme="majorBidi" w:cstheme="majorBidi"/>
          <w:color w:val="0F252D"/>
          <w:sz w:val="20"/>
          <w:szCs w:val="20"/>
        </w:rPr>
        <w:t>D</w:t>
      </w:r>
      <w:r w:rsidRPr="003752F7">
        <w:rPr>
          <w:rFonts w:asciiTheme="majorBidi" w:hAnsiTheme="majorBidi" w:cstheme="majorBidi"/>
          <w:color w:val="0F252D"/>
          <w:sz w:val="20"/>
          <w:szCs w:val="20"/>
        </w:rPr>
        <w:t xml:space="preserve">iligence </w:t>
      </w:r>
      <w:r w:rsidRPr="003752F7">
        <w:rPr>
          <w:rFonts w:asciiTheme="majorBidi" w:hAnsiTheme="majorBidi" w:cstheme="majorBidi"/>
          <w:sz w:val="20"/>
          <w:szCs w:val="20"/>
        </w:rPr>
        <w:t>(</w:t>
      </w:r>
      <w:r w:rsidRPr="003752F7">
        <w:rPr>
          <w:rFonts w:asciiTheme="majorBidi" w:hAnsiTheme="majorBidi" w:cstheme="majorBidi"/>
          <w:i/>
          <w:iCs/>
          <w:sz w:val="20"/>
          <w:szCs w:val="20"/>
        </w:rPr>
        <w:t>Ijtihād</w:t>
      </w:r>
      <w:r w:rsidRPr="003752F7">
        <w:rPr>
          <w:rFonts w:asciiTheme="majorBidi" w:hAnsiTheme="majorBidi" w:cstheme="majorBidi"/>
          <w:sz w:val="20"/>
          <w:szCs w:val="20"/>
        </w:rPr>
        <w:t xml:space="preserve">) necessary for finding the best answers to </w:t>
      </w:r>
      <w:r w:rsidR="00131867" w:rsidRPr="003752F7">
        <w:rPr>
          <w:rFonts w:asciiTheme="majorBidi" w:hAnsiTheme="majorBidi" w:cstheme="majorBidi"/>
          <w:i/>
          <w:iCs/>
          <w:sz w:val="20"/>
          <w:szCs w:val="20"/>
        </w:rPr>
        <w:t>Sharī‘a</w:t>
      </w:r>
      <w:r w:rsidRPr="003752F7">
        <w:rPr>
          <w:rFonts w:asciiTheme="majorBidi" w:hAnsiTheme="majorBidi" w:cstheme="majorBidi"/>
          <w:sz w:val="20"/>
          <w:szCs w:val="20"/>
        </w:rPr>
        <w:t xml:space="preserve"> questions. It is these differences in their methods in conjectural (</w:t>
      </w:r>
      <w:r w:rsidRPr="003752F7">
        <w:rPr>
          <w:rFonts w:asciiTheme="majorBidi" w:hAnsiTheme="majorBidi" w:cstheme="majorBidi"/>
          <w:i/>
          <w:iCs/>
          <w:sz w:val="20"/>
          <w:szCs w:val="20"/>
        </w:rPr>
        <w:t>ẓannī</w:t>
      </w:r>
      <w:r w:rsidRPr="003752F7">
        <w:rPr>
          <w:rFonts w:asciiTheme="majorBidi" w:hAnsiTheme="majorBidi" w:cstheme="majorBidi"/>
          <w:sz w:val="20"/>
          <w:szCs w:val="20"/>
        </w:rPr>
        <w:t>) proofs—as opposed to unequivocal textual proofs of a definitive (</w:t>
      </w:r>
      <w:r w:rsidRPr="003752F7">
        <w:rPr>
          <w:rFonts w:asciiTheme="majorBidi" w:hAnsiTheme="majorBidi" w:cstheme="majorBidi"/>
          <w:i/>
          <w:iCs/>
          <w:sz w:val="20"/>
          <w:szCs w:val="20"/>
        </w:rPr>
        <w:t>qaṭ‘ī</w:t>
      </w:r>
      <w:r w:rsidRPr="003752F7">
        <w:rPr>
          <w:rFonts w:asciiTheme="majorBidi" w:hAnsiTheme="majorBidi" w:cstheme="majorBidi"/>
          <w:sz w:val="20"/>
          <w:szCs w:val="20"/>
        </w:rPr>
        <w:t xml:space="preserve">) nature—that produce their distinctive Schools as well as their often dissenting conclusions regarding Substantive </w:t>
      </w:r>
      <w:r w:rsidR="00931ECB" w:rsidRPr="003752F7">
        <w:rPr>
          <w:rFonts w:asciiTheme="majorBidi" w:hAnsiTheme="majorBidi" w:cstheme="majorBidi"/>
          <w:sz w:val="20"/>
          <w:szCs w:val="20"/>
        </w:rPr>
        <w:t>Regulations</w:t>
      </w:r>
      <w:r w:rsidRPr="003752F7">
        <w:rPr>
          <w:rFonts w:asciiTheme="majorBidi" w:hAnsiTheme="majorBidi" w:cstheme="majorBidi"/>
          <w:sz w:val="20"/>
          <w:szCs w:val="20"/>
        </w:rPr>
        <w:t xml:space="preserve"> (</w:t>
      </w:r>
      <w:r w:rsidRPr="003752F7">
        <w:rPr>
          <w:rFonts w:asciiTheme="majorBidi" w:hAnsiTheme="majorBidi" w:cstheme="majorBidi"/>
          <w:i/>
          <w:iCs/>
          <w:sz w:val="20"/>
          <w:szCs w:val="20"/>
        </w:rPr>
        <w:t>al-Fiqh</w:t>
      </w:r>
      <w:r w:rsidRPr="003752F7">
        <w:rPr>
          <w:rFonts w:asciiTheme="majorBidi" w:hAnsiTheme="majorBidi" w:cstheme="majorBidi"/>
          <w:sz w:val="20"/>
          <w:szCs w:val="20"/>
        </w:rPr>
        <w:t xml:space="preserve">) and </w:t>
      </w:r>
      <w:r w:rsidR="00931ECB" w:rsidRPr="003752F7">
        <w:rPr>
          <w:rFonts w:asciiTheme="majorBidi" w:hAnsiTheme="majorBidi" w:cstheme="majorBidi"/>
          <w:sz w:val="20"/>
          <w:szCs w:val="20"/>
        </w:rPr>
        <w:t>Jurisprudential</w:t>
      </w:r>
      <w:r w:rsidRPr="003752F7">
        <w:rPr>
          <w:rFonts w:asciiTheme="majorBidi" w:hAnsiTheme="majorBidi" w:cstheme="majorBidi"/>
          <w:sz w:val="20"/>
          <w:szCs w:val="20"/>
        </w:rPr>
        <w:t xml:space="preserve"> Theory (</w:t>
      </w:r>
      <w:r w:rsidRPr="003752F7">
        <w:rPr>
          <w:rFonts w:asciiTheme="majorBidi" w:hAnsiTheme="majorBidi" w:cstheme="majorBidi"/>
          <w:i/>
          <w:iCs/>
          <w:sz w:val="20"/>
          <w:szCs w:val="20"/>
        </w:rPr>
        <w:t>Uṣūl al-Fiqh</w:t>
      </w:r>
      <w:r w:rsidRPr="003752F7">
        <w:rPr>
          <w:rFonts w:asciiTheme="majorBidi" w:hAnsiTheme="majorBidi" w:cstheme="majorBidi"/>
          <w:sz w:val="20"/>
          <w:szCs w:val="20"/>
        </w:rPr>
        <w:t xml:space="preserve">). See </w:t>
      </w:r>
      <w:r w:rsidRPr="003752F7">
        <w:rPr>
          <w:rFonts w:asciiTheme="majorBidi" w:hAnsiTheme="majorBidi" w:cstheme="majorBidi"/>
          <w:color w:val="000000"/>
          <w:sz w:val="20"/>
          <w:szCs w:val="20"/>
        </w:rPr>
        <w:t xml:space="preserve">Umar F. Abd-Allah Wymann-Landgraf, </w:t>
      </w:r>
      <w:r w:rsidRPr="003752F7">
        <w:rPr>
          <w:rFonts w:asciiTheme="majorBidi" w:hAnsiTheme="majorBidi" w:cstheme="majorBidi"/>
          <w:i/>
          <w:iCs/>
          <w:color w:val="000000"/>
          <w:sz w:val="20"/>
          <w:szCs w:val="20"/>
        </w:rPr>
        <w:t>Mālik and Medina: Islamic Legal Reasoning in the Formative Period</w:t>
      </w:r>
      <w:r w:rsidRPr="003752F7">
        <w:rPr>
          <w:rFonts w:asciiTheme="majorBidi" w:hAnsiTheme="majorBidi" w:cstheme="majorBidi"/>
          <w:color w:val="000000"/>
          <w:sz w:val="20"/>
          <w:szCs w:val="20"/>
        </w:rPr>
        <w:t xml:space="preserve"> (Leiden: Brill, 2013)</w:t>
      </w:r>
      <w:r w:rsidRPr="003752F7">
        <w:rPr>
          <w:rFonts w:asciiTheme="majorBidi" w:hAnsiTheme="majorBidi" w:cstheme="majorBidi"/>
          <w:sz w:val="20"/>
          <w:szCs w:val="20"/>
        </w:rPr>
        <w:t xml:space="preserve"> and Umar F. Abd-Allah, “The Principal Imams and Their Schools,” 14 CDs (Chicago: The Nawawi Foundation, 2004) </w:t>
      </w:r>
      <w:r w:rsidRPr="003752F7">
        <w:rPr>
          <w:rFonts w:asciiTheme="majorBidi" w:hAnsiTheme="majorBidi" w:cstheme="majorBidi"/>
          <w:color w:val="000000"/>
          <w:sz w:val="20"/>
          <w:szCs w:val="20"/>
        </w:rPr>
        <w:t xml:space="preserve">available at </w:t>
      </w:r>
      <w:hyperlink r:id="rId5" w:history="1">
        <w:r w:rsidRPr="003752F7">
          <w:rPr>
            <w:rStyle w:val="Hyperlink"/>
            <w:rFonts w:asciiTheme="majorBidi" w:eastAsiaTheme="majorEastAsia" w:hAnsiTheme="majorBidi" w:cstheme="majorBidi"/>
            <w:sz w:val="20"/>
            <w:szCs w:val="20"/>
          </w:rPr>
          <w:t>https://www.theoasisinitiative.org</w:t>
        </w:r>
      </w:hyperlink>
      <w:r w:rsidRPr="003752F7">
        <w:rPr>
          <w:rFonts w:asciiTheme="majorBidi" w:hAnsiTheme="majorBidi" w:cstheme="majorBidi"/>
          <w:color w:val="000000"/>
          <w:sz w:val="20"/>
          <w:szCs w:val="20"/>
        </w:rPr>
        <w:t>.</w:t>
      </w:r>
    </w:p>
  </w:footnote>
  <w:footnote w:id="205">
    <w:p w14:paraId="09F4B0A6" w14:textId="19A84853" w:rsidR="00E86172" w:rsidRPr="003752F7" w:rsidRDefault="00E86172" w:rsidP="00E86172">
      <w:pPr>
        <w:pStyle w:val="NormalWeb"/>
        <w:spacing w:before="0" w:beforeAutospacing="0" w:after="0" w:afterAutospacing="0"/>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Ibn al-‘Arabī’s letter or letters—he mentions two—that were addressed to Fakhr-al-Dīn al-Rāzī were probably written after </w:t>
      </w:r>
      <w:r w:rsidRPr="003752F7">
        <w:rPr>
          <w:rFonts w:asciiTheme="majorBidi" w:hAnsiTheme="majorBidi" w:cstheme="majorBidi"/>
          <w:color w:val="000000"/>
          <w:sz w:val="20"/>
          <w:szCs w:val="20"/>
        </w:rPr>
        <w:t>Ibn al-</w:t>
      </w:r>
      <w:r w:rsidRPr="003752F7">
        <w:rPr>
          <w:rFonts w:asciiTheme="majorBidi" w:hAnsiTheme="majorBidi" w:cstheme="majorBidi"/>
          <w:sz w:val="20"/>
          <w:szCs w:val="20"/>
        </w:rPr>
        <w:t xml:space="preserve">‘Arabī left Muslim Iberia and travelled to the East around the year </w:t>
      </w:r>
      <w:r w:rsidRPr="003752F7">
        <w:rPr>
          <w:rFonts w:asciiTheme="majorBidi" w:hAnsiTheme="majorBidi" w:cstheme="majorBidi"/>
          <w:color w:val="000000"/>
          <w:sz w:val="20"/>
          <w:szCs w:val="20"/>
        </w:rPr>
        <w:t>598/1200. Ibn al-</w:t>
      </w:r>
      <w:r w:rsidRPr="003752F7">
        <w:rPr>
          <w:rFonts w:asciiTheme="majorBidi" w:hAnsiTheme="majorBidi" w:cstheme="majorBidi"/>
          <w:sz w:val="20"/>
          <w:szCs w:val="20"/>
        </w:rPr>
        <w:t>‘Arabī commends al-Rāzī for his extensive knowledge and powerful imaginative faculty (</w:t>
      </w:r>
      <w:r w:rsidRPr="003752F7">
        <w:rPr>
          <w:rFonts w:asciiTheme="majorBidi" w:hAnsiTheme="majorBidi" w:cstheme="majorBidi"/>
          <w:i/>
          <w:iCs/>
          <w:sz w:val="20"/>
          <w:szCs w:val="20"/>
        </w:rPr>
        <w:t>al-quwwa al-mutakhayyila</w:t>
      </w:r>
      <w:r w:rsidRPr="003752F7">
        <w:rPr>
          <w:rFonts w:asciiTheme="majorBidi" w:hAnsiTheme="majorBidi" w:cstheme="majorBidi"/>
          <w:sz w:val="20"/>
          <w:szCs w:val="20"/>
        </w:rPr>
        <w:t xml:space="preserve">), which he has seen evinced in his writings. Ibn al-‘Arabī speaks of al-Rāzī as his personal friend and expresses his love for him, as recommended by the Prophet’s words: “When one of you loves his brother, let him know about that love.” He then invokes his </w:t>
      </w:r>
      <w:r w:rsidR="007F1669" w:rsidRPr="003752F7">
        <w:rPr>
          <w:rFonts w:asciiTheme="majorBidi" w:hAnsiTheme="majorBidi" w:cstheme="majorBidi"/>
          <w:sz w:val="20"/>
          <w:szCs w:val="20"/>
        </w:rPr>
        <w:t>personal affection</w:t>
      </w:r>
      <w:r w:rsidRPr="003752F7">
        <w:rPr>
          <w:rFonts w:asciiTheme="majorBidi" w:hAnsiTheme="majorBidi" w:cstheme="majorBidi"/>
          <w:sz w:val="20"/>
          <w:szCs w:val="20"/>
        </w:rPr>
        <w:t xml:space="preserve"> for al-Rāzī as the basis of his exhortation of the </w:t>
      </w:r>
      <w:r w:rsidR="007F1669" w:rsidRPr="003752F7">
        <w:rPr>
          <w:rFonts w:asciiTheme="majorBidi" w:hAnsiTheme="majorBidi" w:cstheme="majorBidi"/>
          <w:sz w:val="20"/>
          <w:szCs w:val="20"/>
        </w:rPr>
        <w:t>T</w:t>
      </w:r>
      <w:r w:rsidRPr="003752F7">
        <w:rPr>
          <w:rFonts w:asciiTheme="majorBidi" w:hAnsiTheme="majorBidi" w:cstheme="majorBidi"/>
          <w:sz w:val="20"/>
          <w:szCs w:val="20"/>
        </w:rPr>
        <w:t xml:space="preserve">ruth to him, as God commands in the Qur’ān (103:3). Ibn al-‘Arabī identifies al-Rāzī as a </w:t>
      </w:r>
      <w:r w:rsidR="007F1669" w:rsidRPr="003752F7">
        <w:rPr>
          <w:rFonts w:asciiTheme="majorBidi" w:hAnsiTheme="majorBidi" w:cstheme="majorBidi"/>
          <w:sz w:val="20"/>
          <w:szCs w:val="20"/>
        </w:rPr>
        <w:t>M</w:t>
      </w:r>
      <w:r w:rsidRPr="003752F7">
        <w:rPr>
          <w:rFonts w:asciiTheme="majorBidi" w:hAnsiTheme="majorBidi" w:cstheme="majorBidi"/>
          <w:sz w:val="20"/>
          <w:szCs w:val="20"/>
        </w:rPr>
        <w:t xml:space="preserve">an of high Spiritual </w:t>
      </w:r>
      <w:r w:rsidR="007F1669" w:rsidRPr="003752F7">
        <w:rPr>
          <w:rFonts w:asciiTheme="majorBidi" w:hAnsiTheme="majorBidi" w:cstheme="majorBidi"/>
          <w:sz w:val="20"/>
          <w:szCs w:val="20"/>
        </w:rPr>
        <w:t>A</w:t>
      </w:r>
      <w:r w:rsidRPr="003752F7">
        <w:rPr>
          <w:rFonts w:asciiTheme="majorBidi" w:hAnsiTheme="majorBidi" w:cstheme="majorBidi"/>
          <w:sz w:val="20"/>
          <w:szCs w:val="20"/>
        </w:rPr>
        <w:t>spiration (</w:t>
      </w:r>
      <w:r w:rsidR="007F1669" w:rsidRPr="003752F7">
        <w:rPr>
          <w:rFonts w:asciiTheme="majorBidi" w:hAnsiTheme="majorBidi" w:cstheme="majorBidi"/>
          <w:i/>
          <w:iCs/>
          <w:sz w:val="20"/>
          <w:szCs w:val="20"/>
        </w:rPr>
        <w:t>H</w:t>
      </w:r>
      <w:r w:rsidRPr="003752F7">
        <w:rPr>
          <w:rFonts w:asciiTheme="majorBidi" w:hAnsiTheme="majorBidi" w:cstheme="majorBidi"/>
          <w:i/>
          <w:iCs/>
          <w:sz w:val="20"/>
          <w:szCs w:val="20"/>
        </w:rPr>
        <w:t>imma</w:t>
      </w:r>
      <w:r w:rsidRPr="003752F7">
        <w:rPr>
          <w:rFonts w:asciiTheme="majorBidi" w:hAnsiTheme="majorBidi" w:cstheme="majorBidi"/>
          <w:sz w:val="20"/>
          <w:szCs w:val="20"/>
        </w:rPr>
        <w:t xml:space="preserve">), </w:t>
      </w:r>
      <w:r w:rsidR="00C774A4" w:rsidRPr="003752F7">
        <w:rPr>
          <w:rFonts w:asciiTheme="majorBidi" w:hAnsiTheme="majorBidi" w:cstheme="majorBidi"/>
          <w:sz w:val="20"/>
          <w:szCs w:val="20"/>
        </w:rPr>
        <w:t>although</w:t>
      </w:r>
      <w:r w:rsidRPr="003752F7">
        <w:rPr>
          <w:rFonts w:asciiTheme="majorBidi" w:hAnsiTheme="majorBidi" w:cstheme="majorBidi"/>
          <w:sz w:val="20"/>
          <w:szCs w:val="20"/>
        </w:rPr>
        <w:t xml:space="preserve"> he then speaks to </w:t>
      </w:r>
      <w:r w:rsidR="00C774A4" w:rsidRPr="003752F7">
        <w:rPr>
          <w:rFonts w:asciiTheme="majorBidi" w:hAnsiTheme="majorBidi" w:cstheme="majorBidi"/>
          <w:sz w:val="20"/>
          <w:szCs w:val="20"/>
        </w:rPr>
        <w:t>al-Rāzī</w:t>
      </w:r>
      <w:r w:rsidRPr="003752F7">
        <w:rPr>
          <w:rFonts w:asciiTheme="majorBidi" w:hAnsiTheme="majorBidi" w:cstheme="majorBidi"/>
          <w:sz w:val="20"/>
          <w:szCs w:val="20"/>
        </w:rPr>
        <w:t xml:space="preserve"> about the nature of </w:t>
      </w:r>
      <w:r w:rsidR="00464300" w:rsidRPr="003752F7">
        <w:rPr>
          <w:rFonts w:asciiTheme="majorBidi" w:hAnsiTheme="majorBidi" w:cstheme="majorBidi"/>
          <w:sz w:val="20"/>
          <w:szCs w:val="20"/>
        </w:rPr>
        <w:t xml:space="preserve">these </w:t>
      </w:r>
      <w:r w:rsidRPr="003752F7">
        <w:rPr>
          <w:rFonts w:asciiTheme="majorBidi" w:hAnsiTheme="majorBidi" w:cstheme="majorBidi"/>
          <w:sz w:val="20"/>
          <w:szCs w:val="20"/>
        </w:rPr>
        <w:t xml:space="preserve">high Spiritual </w:t>
      </w:r>
      <w:r w:rsidR="00464300" w:rsidRPr="003752F7">
        <w:rPr>
          <w:rFonts w:asciiTheme="majorBidi" w:hAnsiTheme="majorBidi" w:cstheme="majorBidi"/>
          <w:sz w:val="20"/>
          <w:szCs w:val="20"/>
        </w:rPr>
        <w:t>A</w:t>
      </w:r>
      <w:r w:rsidRPr="003752F7">
        <w:rPr>
          <w:rFonts w:asciiTheme="majorBidi" w:hAnsiTheme="majorBidi" w:cstheme="majorBidi"/>
          <w:sz w:val="20"/>
          <w:szCs w:val="20"/>
        </w:rPr>
        <w:t>spirations (</w:t>
      </w:r>
      <w:r w:rsidRPr="003752F7">
        <w:rPr>
          <w:rFonts w:asciiTheme="majorBidi" w:hAnsiTheme="majorBidi" w:cstheme="majorBidi"/>
          <w:i/>
          <w:iCs/>
          <w:sz w:val="20"/>
          <w:szCs w:val="20"/>
        </w:rPr>
        <w:t>al-</w:t>
      </w:r>
      <w:r w:rsidR="00C774A4" w:rsidRPr="003752F7">
        <w:rPr>
          <w:rFonts w:asciiTheme="majorBidi" w:hAnsiTheme="majorBidi" w:cstheme="majorBidi"/>
          <w:i/>
          <w:iCs/>
          <w:sz w:val="20"/>
          <w:szCs w:val="20"/>
        </w:rPr>
        <w:t>H</w:t>
      </w:r>
      <w:r w:rsidRPr="003752F7">
        <w:rPr>
          <w:rFonts w:asciiTheme="majorBidi" w:hAnsiTheme="majorBidi" w:cstheme="majorBidi"/>
          <w:i/>
          <w:iCs/>
          <w:sz w:val="20"/>
          <w:szCs w:val="20"/>
        </w:rPr>
        <w:t>imam</w:t>
      </w:r>
      <w:r w:rsidRPr="003752F7">
        <w:rPr>
          <w:rFonts w:asciiTheme="majorBidi" w:hAnsiTheme="majorBidi" w:cstheme="majorBidi"/>
          <w:sz w:val="20"/>
          <w:szCs w:val="20"/>
        </w:rPr>
        <w:t xml:space="preserve">) as well as the lives of people who have been blessed with them. </w:t>
      </w:r>
      <w:r w:rsidR="00464300" w:rsidRPr="003752F7">
        <w:rPr>
          <w:rFonts w:asciiTheme="majorBidi" w:hAnsiTheme="majorBidi" w:cstheme="majorBidi"/>
          <w:sz w:val="20"/>
          <w:szCs w:val="20"/>
        </w:rPr>
        <w:t>Ibn al-‘Arabī</w:t>
      </w:r>
      <w:r w:rsidRPr="003752F7">
        <w:rPr>
          <w:rFonts w:asciiTheme="majorBidi" w:hAnsiTheme="majorBidi" w:cstheme="majorBidi"/>
          <w:sz w:val="20"/>
          <w:szCs w:val="20"/>
        </w:rPr>
        <w:t xml:space="preserve"> deems al-Rāzī’s </w:t>
      </w:r>
      <w:r w:rsidR="00464300" w:rsidRPr="003752F7">
        <w:rPr>
          <w:rFonts w:asciiTheme="majorBidi" w:hAnsiTheme="majorBidi" w:cstheme="majorBidi"/>
          <w:sz w:val="20"/>
          <w:szCs w:val="20"/>
        </w:rPr>
        <w:t>A</w:t>
      </w:r>
      <w:r w:rsidRPr="003752F7">
        <w:rPr>
          <w:rFonts w:asciiTheme="majorBidi" w:hAnsiTheme="majorBidi" w:cstheme="majorBidi"/>
          <w:sz w:val="20"/>
          <w:szCs w:val="20"/>
        </w:rPr>
        <w:t xml:space="preserve">spirations to be legitimate and praiseworthy, but he warns him of the dangers inherent in over reliance upon </w:t>
      </w:r>
      <w:r w:rsidR="00464300" w:rsidRPr="003752F7">
        <w:rPr>
          <w:rFonts w:asciiTheme="majorBidi" w:hAnsiTheme="majorBidi" w:cstheme="majorBidi"/>
          <w:sz w:val="20"/>
          <w:szCs w:val="20"/>
        </w:rPr>
        <w:t>R</w:t>
      </w:r>
      <w:r w:rsidRPr="003752F7">
        <w:rPr>
          <w:rFonts w:asciiTheme="majorBidi" w:hAnsiTheme="majorBidi" w:cstheme="majorBidi"/>
          <w:sz w:val="20"/>
          <w:szCs w:val="20"/>
        </w:rPr>
        <w:t xml:space="preserve">ational </w:t>
      </w:r>
      <w:r w:rsidR="00464300" w:rsidRPr="003752F7">
        <w:rPr>
          <w:rFonts w:asciiTheme="majorBidi" w:hAnsiTheme="majorBidi" w:cstheme="majorBidi"/>
          <w:sz w:val="20"/>
          <w:szCs w:val="20"/>
        </w:rPr>
        <w:t>C</w:t>
      </w:r>
      <w:r w:rsidRPr="003752F7">
        <w:rPr>
          <w:rFonts w:asciiTheme="majorBidi" w:hAnsiTheme="majorBidi" w:cstheme="majorBidi"/>
          <w:sz w:val="20"/>
          <w:szCs w:val="20"/>
        </w:rPr>
        <w:t>ognition (</w:t>
      </w:r>
      <w:r w:rsidRPr="003752F7">
        <w:rPr>
          <w:rFonts w:asciiTheme="majorBidi" w:hAnsiTheme="majorBidi" w:cstheme="majorBidi"/>
          <w:i/>
          <w:iCs/>
          <w:sz w:val="20"/>
          <w:szCs w:val="20"/>
        </w:rPr>
        <w:t>al-</w:t>
      </w:r>
      <w:r w:rsidR="00464300" w:rsidRPr="003752F7">
        <w:rPr>
          <w:rFonts w:asciiTheme="majorBidi" w:hAnsiTheme="majorBidi" w:cstheme="majorBidi"/>
          <w:i/>
          <w:iCs/>
          <w:sz w:val="20"/>
          <w:szCs w:val="20"/>
        </w:rPr>
        <w:t>F</w:t>
      </w:r>
      <w:r w:rsidRPr="003752F7">
        <w:rPr>
          <w:rFonts w:asciiTheme="majorBidi" w:hAnsiTheme="majorBidi" w:cstheme="majorBidi"/>
          <w:i/>
          <w:iCs/>
          <w:sz w:val="20"/>
          <w:szCs w:val="20"/>
        </w:rPr>
        <w:t>ikr</w:t>
      </w:r>
      <w:r w:rsidRPr="003752F7">
        <w:rPr>
          <w:rFonts w:asciiTheme="majorBidi" w:hAnsiTheme="majorBidi" w:cstheme="majorBidi"/>
          <w:sz w:val="20"/>
          <w:szCs w:val="20"/>
        </w:rPr>
        <w:t>) in attempting to discern ultimate realities and the true nature of things. Ibn al-‘Arabī illustrates this danger by indicating the radical difference between knowing God’s Self-Necessity</w:t>
      </w:r>
      <w:r w:rsidRPr="003752F7">
        <w:rPr>
          <w:rFonts w:asciiTheme="majorBidi" w:hAnsiTheme="majorBidi" w:cstheme="majorBidi"/>
          <w:i/>
          <w:iCs/>
          <w:sz w:val="20"/>
          <w:szCs w:val="20"/>
        </w:rPr>
        <w:t xml:space="preserve"> </w:t>
      </w:r>
      <w:r w:rsidR="0092377C" w:rsidRPr="003752F7">
        <w:rPr>
          <w:rFonts w:asciiTheme="majorBidi" w:hAnsiTheme="majorBidi" w:cstheme="majorBidi"/>
          <w:sz w:val="20"/>
          <w:szCs w:val="20"/>
        </w:rPr>
        <w:t>through</w:t>
      </w:r>
      <w:r w:rsidRPr="003752F7">
        <w:rPr>
          <w:rFonts w:asciiTheme="majorBidi" w:hAnsiTheme="majorBidi" w:cstheme="majorBidi"/>
          <w:sz w:val="20"/>
          <w:szCs w:val="20"/>
        </w:rPr>
        <w:t xml:space="preserve"> rational proofs, on the one hand, and the direct Spiritual Experience of God (</w:t>
      </w:r>
      <w:r w:rsidRPr="003752F7">
        <w:rPr>
          <w:rFonts w:asciiTheme="majorBidi" w:hAnsiTheme="majorBidi" w:cstheme="majorBidi"/>
          <w:i/>
          <w:iCs/>
          <w:sz w:val="20"/>
          <w:szCs w:val="20"/>
        </w:rPr>
        <w:t>al-Ma‘rifa</w:t>
      </w:r>
      <w:r w:rsidRPr="003752F7">
        <w:rPr>
          <w:rFonts w:asciiTheme="majorBidi" w:hAnsiTheme="majorBidi" w:cstheme="majorBidi"/>
          <w:sz w:val="20"/>
          <w:szCs w:val="20"/>
        </w:rPr>
        <w:t xml:space="preserve">) and the true </w:t>
      </w:r>
      <w:r w:rsidR="0092377C" w:rsidRPr="003752F7">
        <w:rPr>
          <w:rFonts w:asciiTheme="majorBidi" w:hAnsiTheme="majorBidi" w:cstheme="majorBidi"/>
          <w:sz w:val="20"/>
          <w:szCs w:val="20"/>
        </w:rPr>
        <w:t>K</w:t>
      </w:r>
      <w:r w:rsidRPr="003752F7">
        <w:rPr>
          <w:rFonts w:asciiTheme="majorBidi" w:hAnsiTheme="majorBidi" w:cstheme="majorBidi"/>
          <w:sz w:val="20"/>
          <w:szCs w:val="20"/>
        </w:rPr>
        <w:t>nowledge of God that it brings. In this context, Ibn al-‘Arabī advises al-Rāzī that—if he truly aspires to know God—he must attempt to approach Him in a manner that will take him to God and enable him to “witness” Him through Spiritual Unveiling (</w:t>
      </w:r>
      <w:r w:rsidRPr="003752F7">
        <w:rPr>
          <w:rFonts w:asciiTheme="majorBidi" w:hAnsiTheme="majorBidi" w:cstheme="majorBidi"/>
          <w:i/>
          <w:iCs/>
          <w:sz w:val="20"/>
          <w:szCs w:val="20"/>
        </w:rPr>
        <w:t>al-Kashf</w:t>
      </w:r>
      <w:r w:rsidRPr="003752F7">
        <w:rPr>
          <w:rFonts w:asciiTheme="majorBidi" w:hAnsiTheme="majorBidi" w:cstheme="majorBidi"/>
          <w:sz w:val="20"/>
          <w:szCs w:val="20"/>
        </w:rPr>
        <w:t xml:space="preserve">). Ibn al-‘Arabī mentions to al-Rāzī that some of the latter’s students, who love him greatly, have informed him that al-Rāzī has sometimes been known to weep because of personal doubts that overwhelm him </w:t>
      </w:r>
      <w:r w:rsidR="00863CD0" w:rsidRPr="003752F7">
        <w:rPr>
          <w:rFonts w:asciiTheme="majorBidi" w:hAnsiTheme="majorBidi" w:cstheme="majorBidi"/>
          <w:sz w:val="20"/>
          <w:szCs w:val="20"/>
        </w:rPr>
        <w:t>as a result of</w:t>
      </w:r>
      <w:r w:rsidRPr="003752F7">
        <w:rPr>
          <w:rFonts w:asciiTheme="majorBidi" w:hAnsiTheme="majorBidi" w:cstheme="majorBidi"/>
          <w:sz w:val="20"/>
          <w:szCs w:val="20"/>
        </w:rPr>
        <w:t xml:space="preserve"> his excessive reliance upon </w:t>
      </w:r>
      <w:r w:rsidR="00863CD0" w:rsidRPr="003752F7">
        <w:rPr>
          <w:rFonts w:asciiTheme="majorBidi" w:hAnsiTheme="majorBidi" w:cstheme="majorBidi"/>
          <w:sz w:val="20"/>
          <w:szCs w:val="20"/>
        </w:rPr>
        <w:t>R</w:t>
      </w:r>
      <w:r w:rsidRPr="003752F7">
        <w:rPr>
          <w:rFonts w:asciiTheme="majorBidi" w:hAnsiTheme="majorBidi" w:cstheme="majorBidi"/>
          <w:sz w:val="20"/>
          <w:szCs w:val="20"/>
        </w:rPr>
        <w:t>eason in seeking to understand God’s Being. Here, he indicates</w:t>
      </w:r>
      <w:r w:rsidR="009225D2" w:rsidRPr="003752F7">
        <w:rPr>
          <w:rFonts w:asciiTheme="majorBidi" w:hAnsiTheme="majorBidi" w:cstheme="majorBidi"/>
          <w:sz w:val="20"/>
          <w:szCs w:val="20"/>
        </w:rPr>
        <w:t xml:space="preserve"> that</w:t>
      </w:r>
      <w:r w:rsidRPr="003752F7">
        <w:rPr>
          <w:rFonts w:asciiTheme="majorBidi" w:hAnsiTheme="majorBidi" w:cstheme="majorBidi"/>
          <w:sz w:val="20"/>
          <w:szCs w:val="20"/>
        </w:rPr>
        <w:t xml:space="preserve"> it is ironically al-Rāzī’s brilliant mind that has actually become his chief impediment. It is also of note that Ibn al-‘Arabī’s reference to al-Rāzī’s Spiritual crisis—as arising from his lack of certitude about his rational proofs of God and </w:t>
      </w:r>
      <w:r w:rsidR="00D843DB" w:rsidRPr="003752F7">
        <w:rPr>
          <w:rFonts w:asciiTheme="majorBidi" w:hAnsiTheme="majorBidi" w:cstheme="majorBidi"/>
          <w:sz w:val="20"/>
          <w:szCs w:val="20"/>
        </w:rPr>
        <w:t>D</w:t>
      </w:r>
      <w:r w:rsidRPr="003752F7">
        <w:rPr>
          <w:rFonts w:asciiTheme="majorBidi" w:hAnsiTheme="majorBidi" w:cstheme="majorBidi"/>
          <w:sz w:val="20"/>
          <w:szCs w:val="20"/>
        </w:rPr>
        <w:t xml:space="preserve">iscursive </w:t>
      </w:r>
      <w:r w:rsidR="00D843DB" w:rsidRPr="003752F7">
        <w:rPr>
          <w:rFonts w:asciiTheme="majorBidi" w:hAnsiTheme="majorBidi" w:cstheme="majorBidi"/>
          <w:sz w:val="20"/>
          <w:szCs w:val="20"/>
        </w:rPr>
        <w:t>Divinity</w:t>
      </w:r>
      <w:r w:rsidRPr="003752F7">
        <w:rPr>
          <w:rFonts w:asciiTheme="majorBidi" w:hAnsiTheme="majorBidi" w:cstheme="majorBidi"/>
          <w:sz w:val="20"/>
          <w:szCs w:val="20"/>
        </w:rPr>
        <w:t xml:space="preserve">—is in keeping with what is known about al-Rāzī’s life through </w:t>
      </w:r>
      <w:r w:rsidR="00D843DB" w:rsidRPr="003752F7">
        <w:rPr>
          <w:rFonts w:asciiTheme="majorBidi" w:hAnsiTheme="majorBidi" w:cstheme="majorBidi"/>
          <w:sz w:val="20"/>
          <w:szCs w:val="20"/>
        </w:rPr>
        <w:t xml:space="preserve">other </w:t>
      </w:r>
      <w:r w:rsidRPr="003752F7">
        <w:rPr>
          <w:rFonts w:asciiTheme="majorBidi" w:hAnsiTheme="majorBidi" w:cstheme="majorBidi"/>
          <w:sz w:val="20"/>
          <w:szCs w:val="20"/>
        </w:rPr>
        <w:t xml:space="preserve">sound biographical sources. Ultimately, al-Rāzī did acknowledge the superiority of Sufism as the best Path to God, although he did not reject discursive </w:t>
      </w:r>
      <w:r w:rsidR="00D843DB" w:rsidRPr="003752F7">
        <w:rPr>
          <w:rFonts w:asciiTheme="majorBidi" w:hAnsiTheme="majorBidi" w:cstheme="majorBidi"/>
          <w:sz w:val="20"/>
          <w:szCs w:val="20"/>
        </w:rPr>
        <w:t>R</w:t>
      </w:r>
      <w:r w:rsidRPr="003752F7">
        <w:rPr>
          <w:rFonts w:asciiTheme="majorBidi" w:hAnsiTheme="majorBidi" w:cstheme="majorBidi"/>
          <w:sz w:val="20"/>
          <w:szCs w:val="20"/>
        </w:rPr>
        <w:t xml:space="preserve">eason-based </w:t>
      </w:r>
      <w:r w:rsidR="00D843DB" w:rsidRPr="003752F7">
        <w:rPr>
          <w:rFonts w:asciiTheme="majorBidi" w:hAnsiTheme="majorBidi" w:cstheme="majorBidi"/>
          <w:sz w:val="20"/>
          <w:szCs w:val="20"/>
        </w:rPr>
        <w:t>Divinity</w:t>
      </w:r>
      <w:r w:rsidRPr="003752F7">
        <w:rPr>
          <w:rFonts w:asciiTheme="majorBidi" w:hAnsiTheme="majorBidi" w:cstheme="majorBidi"/>
          <w:sz w:val="20"/>
          <w:szCs w:val="20"/>
        </w:rPr>
        <w:t xml:space="preserve">, which he seems, in the end, to have regarded as a beneficial complement to Sufism. But one of the principal themes of Ibn al-‘Arabī’s letter to al-Rāzī is that a life devoted to God, yet based exclusively </w:t>
      </w:r>
      <w:r w:rsidR="00D843DB" w:rsidRPr="003752F7">
        <w:rPr>
          <w:rFonts w:asciiTheme="majorBidi" w:hAnsiTheme="majorBidi" w:cstheme="majorBidi"/>
          <w:sz w:val="20"/>
          <w:szCs w:val="20"/>
        </w:rPr>
        <w:t>up</w:t>
      </w:r>
      <w:r w:rsidRPr="003752F7">
        <w:rPr>
          <w:rFonts w:asciiTheme="majorBidi" w:hAnsiTheme="majorBidi" w:cstheme="majorBidi"/>
          <w:sz w:val="20"/>
          <w:szCs w:val="20"/>
        </w:rPr>
        <w:t xml:space="preserve">on relating to Him in terms of </w:t>
      </w:r>
      <w:r w:rsidR="00D843DB" w:rsidRPr="003752F7">
        <w:rPr>
          <w:rFonts w:asciiTheme="majorBidi" w:hAnsiTheme="majorBidi" w:cstheme="majorBidi"/>
          <w:sz w:val="20"/>
          <w:szCs w:val="20"/>
        </w:rPr>
        <w:t xml:space="preserve">the </w:t>
      </w:r>
      <w:r w:rsidRPr="003752F7">
        <w:rPr>
          <w:rFonts w:asciiTheme="majorBidi" w:hAnsiTheme="majorBidi" w:cstheme="majorBidi"/>
          <w:sz w:val="20"/>
          <w:szCs w:val="20"/>
        </w:rPr>
        <w:t xml:space="preserve">theoretical </w:t>
      </w:r>
      <w:r w:rsidR="00D843DB" w:rsidRPr="003752F7">
        <w:rPr>
          <w:rFonts w:asciiTheme="majorBidi" w:hAnsiTheme="majorBidi" w:cstheme="majorBidi"/>
          <w:sz w:val="20"/>
          <w:szCs w:val="20"/>
        </w:rPr>
        <w:t>R</w:t>
      </w:r>
      <w:r w:rsidRPr="003752F7">
        <w:rPr>
          <w:rFonts w:asciiTheme="majorBidi" w:hAnsiTheme="majorBidi" w:cstheme="majorBidi"/>
          <w:sz w:val="20"/>
          <w:szCs w:val="20"/>
        </w:rPr>
        <w:t>easoning</w:t>
      </w:r>
      <w:r w:rsidR="00D843DB" w:rsidRPr="003752F7">
        <w:rPr>
          <w:rFonts w:asciiTheme="majorBidi" w:hAnsiTheme="majorBidi" w:cstheme="majorBidi"/>
          <w:sz w:val="20"/>
          <w:szCs w:val="20"/>
        </w:rPr>
        <w:t xml:space="preserve"> of the Active Intellect</w:t>
      </w:r>
      <w:r w:rsidRPr="003752F7">
        <w:rPr>
          <w:rFonts w:asciiTheme="majorBidi" w:hAnsiTheme="majorBidi" w:cstheme="majorBidi"/>
          <w:sz w:val="20"/>
          <w:szCs w:val="20"/>
        </w:rPr>
        <w:t xml:space="preserve">, must </w:t>
      </w:r>
      <w:r w:rsidR="00D843DB" w:rsidRPr="003752F7">
        <w:rPr>
          <w:rFonts w:asciiTheme="majorBidi" w:hAnsiTheme="majorBidi" w:cstheme="majorBidi"/>
          <w:sz w:val="20"/>
          <w:szCs w:val="20"/>
        </w:rPr>
        <w:t xml:space="preserve">ultimately </w:t>
      </w:r>
      <w:r w:rsidRPr="003752F7">
        <w:rPr>
          <w:rFonts w:asciiTheme="majorBidi" w:hAnsiTheme="majorBidi" w:cstheme="majorBidi"/>
          <w:sz w:val="20"/>
          <w:szCs w:val="20"/>
        </w:rPr>
        <w:t xml:space="preserve">result in disquiet and unrest and </w:t>
      </w:r>
      <w:r w:rsidR="00D843DB" w:rsidRPr="003752F7">
        <w:rPr>
          <w:rFonts w:asciiTheme="majorBidi" w:hAnsiTheme="majorBidi" w:cstheme="majorBidi"/>
          <w:sz w:val="20"/>
          <w:szCs w:val="20"/>
        </w:rPr>
        <w:t>may even</w:t>
      </w:r>
      <w:r w:rsidRPr="003752F7">
        <w:rPr>
          <w:rFonts w:asciiTheme="majorBidi" w:hAnsiTheme="majorBidi" w:cstheme="majorBidi"/>
          <w:sz w:val="20"/>
          <w:szCs w:val="20"/>
        </w:rPr>
        <w:t xml:space="preserve"> constitute a serious obstacle that</w:t>
      </w:r>
      <w:r w:rsidR="00D843DB" w:rsidRPr="003752F7">
        <w:rPr>
          <w:rFonts w:asciiTheme="majorBidi" w:hAnsiTheme="majorBidi" w:cstheme="majorBidi"/>
          <w:sz w:val="20"/>
          <w:szCs w:val="20"/>
        </w:rPr>
        <w:t xml:space="preserve"> can</w:t>
      </w:r>
      <w:r w:rsidRPr="003752F7">
        <w:rPr>
          <w:rFonts w:asciiTheme="majorBidi" w:hAnsiTheme="majorBidi" w:cstheme="majorBidi"/>
          <w:sz w:val="20"/>
          <w:szCs w:val="20"/>
        </w:rPr>
        <w:t xml:space="preserve">, in fact, block arrival to the true </w:t>
      </w:r>
      <w:r w:rsidR="00D843DB" w:rsidRPr="003752F7">
        <w:rPr>
          <w:rFonts w:asciiTheme="majorBidi" w:hAnsiTheme="majorBidi" w:cstheme="majorBidi"/>
          <w:sz w:val="20"/>
          <w:szCs w:val="20"/>
        </w:rPr>
        <w:t>K</w:t>
      </w:r>
      <w:r w:rsidRPr="003752F7">
        <w:rPr>
          <w:rFonts w:asciiTheme="majorBidi" w:hAnsiTheme="majorBidi" w:cstheme="majorBidi"/>
          <w:sz w:val="20"/>
          <w:szCs w:val="20"/>
        </w:rPr>
        <w:t xml:space="preserve">nowledge of God for which that same person sincerely aspires. </w:t>
      </w:r>
    </w:p>
  </w:footnote>
  <w:footnote w:id="206">
    <w:p w14:paraId="0B298A4E" w14:textId="7799CC2C" w:rsidR="00E86172" w:rsidRPr="003752F7"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20"/>
          <w:szCs w:val="20"/>
        </w:rPr>
      </w:pPr>
      <w:r w:rsidRPr="003752F7">
        <w:rPr>
          <w:rStyle w:val="FootnoteReference"/>
          <w:sz w:val="20"/>
          <w:szCs w:val="20"/>
        </w:rPr>
        <w:footnoteRef/>
      </w:r>
      <w:r w:rsidRPr="003752F7">
        <w:rPr>
          <w:sz w:val="20"/>
          <w:szCs w:val="20"/>
        </w:rPr>
        <w:t xml:space="preserve"> Ibn al-‘</w:t>
      </w:r>
      <w:r w:rsidRPr="003752F7">
        <w:rPr>
          <w:rFonts w:asciiTheme="majorBidi" w:hAnsiTheme="majorBidi" w:cstheme="majorBidi"/>
          <w:sz w:val="20"/>
          <w:szCs w:val="20"/>
        </w:rPr>
        <w:t>Arabī mentions his meeting with Ibn Rushd (</w:t>
      </w:r>
      <w:r w:rsidRPr="003752F7">
        <w:rPr>
          <w:rFonts w:asciiTheme="majorBidi" w:hAnsiTheme="majorBidi" w:cstheme="majorBidi"/>
          <w:color w:val="000000"/>
          <w:sz w:val="20"/>
          <w:szCs w:val="20"/>
        </w:rPr>
        <w:t>d. 595/1198</w:t>
      </w:r>
      <w:r w:rsidRPr="003752F7">
        <w:rPr>
          <w:rFonts w:asciiTheme="majorBidi" w:hAnsiTheme="majorBidi" w:cstheme="majorBidi"/>
          <w:sz w:val="20"/>
          <w:szCs w:val="20"/>
        </w:rPr>
        <w:t>)</w:t>
      </w:r>
      <w:r w:rsidRPr="003752F7">
        <w:rPr>
          <w:sz w:val="20"/>
          <w:szCs w:val="20"/>
        </w:rPr>
        <w:t xml:space="preserve"> in Chapter Fifteen of his</w:t>
      </w:r>
      <w:r w:rsidR="00B37DEA" w:rsidRPr="003752F7">
        <w:rPr>
          <w:sz w:val="20"/>
          <w:szCs w:val="20"/>
        </w:rPr>
        <w:t xml:space="preserve"> great</w:t>
      </w:r>
      <w:r w:rsidRPr="003752F7">
        <w:rPr>
          <w:sz w:val="20"/>
          <w:szCs w:val="20"/>
        </w:rPr>
        <w:t xml:space="preserve"> Spiritual compendium</w:t>
      </w:r>
      <w:r w:rsidR="00493755" w:rsidRPr="003752F7">
        <w:rPr>
          <w:sz w:val="20"/>
          <w:szCs w:val="20"/>
        </w:rPr>
        <w:t>,</w:t>
      </w:r>
      <w:r w:rsidRPr="003752F7">
        <w:rPr>
          <w:sz w:val="20"/>
          <w:szCs w:val="20"/>
        </w:rPr>
        <w:t xml:space="preserve"> </w:t>
      </w:r>
      <w:r w:rsidRPr="003752F7">
        <w:rPr>
          <w:i/>
          <w:iCs/>
          <w:sz w:val="20"/>
          <w:szCs w:val="20"/>
        </w:rPr>
        <w:t>The Meccan Openings</w:t>
      </w:r>
      <w:r w:rsidRPr="003752F7">
        <w:rPr>
          <w:sz w:val="20"/>
          <w:szCs w:val="20"/>
        </w:rPr>
        <w:t xml:space="preserve"> (</w:t>
      </w:r>
      <w:r w:rsidRPr="003752F7">
        <w:rPr>
          <w:i/>
          <w:iCs/>
          <w:sz w:val="20"/>
          <w:szCs w:val="20"/>
        </w:rPr>
        <w:t>Al-Fut</w:t>
      </w:r>
      <w:r w:rsidRPr="003752F7">
        <w:rPr>
          <w:rFonts w:asciiTheme="majorBidi" w:hAnsiTheme="majorBidi" w:cstheme="majorBidi"/>
          <w:i/>
          <w:iCs/>
          <w:sz w:val="20"/>
          <w:szCs w:val="20"/>
        </w:rPr>
        <w:t>ūḥā</w:t>
      </w:r>
      <w:r w:rsidRPr="003752F7">
        <w:rPr>
          <w:i/>
          <w:iCs/>
          <w:sz w:val="20"/>
          <w:szCs w:val="20"/>
        </w:rPr>
        <w:t>t al-Makkiyya</w:t>
      </w:r>
      <w:r w:rsidRPr="003752F7">
        <w:rPr>
          <w:sz w:val="20"/>
          <w:szCs w:val="20"/>
        </w:rPr>
        <w:t>). Ibn al-‘</w:t>
      </w:r>
      <w:r w:rsidRPr="003752F7">
        <w:rPr>
          <w:rFonts w:asciiTheme="majorBidi" w:hAnsiTheme="majorBidi" w:cstheme="majorBidi"/>
          <w:sz w:val="20"/>
          <w:szCs w:val="20"/>
        </w:rPr>
        <w:t xml:space="preserve">Arabī’s meeting with Ibn Rushd was hardly as </w:t>
      </w:r>
      <w:r w:rsidR="007C6A60" w:rsidRPr="003752F7">
        <w:rPr>
          <w:rFonts w:asciiTheme="majorBidi" w:hAnsiTheme="majorBidi" w:cstheme="majorBidi"/>
          <w:sz w:val="20"/>
          <w:szCs w:val="20"/>
        </w:rPr>
        <w:t xml:space="preserve">familiar and </w:t>
      </w:r>
      <w:r w:rsidRPr="003752F7">
        <w:rPr>
          <w:rFonts w:asciiTheme="majorBidi" w:hAnsiTheme="majorBidi" w:cstheme="majorBidi"/>
          <w:sz w:val="20"/>
          <w:szCs w:val="20"/>
        </w:rPr>
        <w:t xml:space="preserve">relaxed as his later correspondence with al-Rāzī, although both relationships belong to the genre of sincere and careful admonitions. </w:t>
      </w:r>
      <w:r w:rsidRPr="003752F7">
        <w:rPr>
          <w:sz w:val="20"/>
          <w:szCs w:val="20"/>
        </w:rPr>
        <w:t>The meeting of Ibn al-‘Arab</w:t>
      </w:r>
      <w:r w:rsidRPr="003752F7">
        <w:rPr>
          <w:rFonts w:asciiTheme="majorBidi" w:hAnsiTheme="majorBidi" w:cstheme="majorBidi"/>
          <w:sz w:val="20"/>
          <w:szCs w:val="20"/>
        </w:rPr>
        <w:t>ī—who was still a young man of seventeen years of age at the time—with Ibn Rushd</w:t>
      </w:r>
      <w:r w:rsidRPr="003752F7">
        <w:rPr>
          <w:sz w:val="20"/>
          <w:szCs w:val="20"/>
        </w:rPr>
        <w:t xml:space="preserve"> was at the request of Ibn al-‘</w:t>
      </w:r>
      <w:r w:rsidRPr="003752F7">
        <w:rPr>
          <w:rFonts w:asciiTheme="majorBidi" w:hAnsiTheme="majorBidi" w:cstheme="majorBidi"/>
          <w:sz w:val="20"/>
          <w:szCs w:val="20"/>
        </w:rPr>
        <w:t xml:space="preserve">Arabī’s father, whom Ibn Rushd had personally approached as an intermediary for a meeting with his precocious son, who, despite his youth, was already well-known for his unique Spiritual gifts. In the meeting, Ibn Rushd intended to ask the young </w:t>
      </w:r>
      <w:r w:rsidRPr="003752F7">
        <w:rPr>
          <w:sz w:val="20"/>
          <w:szCs w:val="20"/>
        </w:rPr>
        <w:t>Ibn al-‘</w:t>
      </w:r>
      <w:r w:rsidRPr="003752F7">
        <w:rPr>
          <w:rFonts w:asciiTheme="majorBidi" w:hAnsiTheme="majorBidi" w:cstheme="majorBidi"/>
          <w:sz w:val="20"/>
          <w:szCs w:val="20"/>
        </w:rPr>
        <w:t xml:space="preserve">Arabī about the validity of his Aristotelian opus, although Ibn Rushd did not speak the question aloud but formulated it in his heart, which he knew Ibn al-‘Arabī would be able to discern. Ibn </w:t>
      </w:r>
      <w:r w:rsidRPr="003752F7">
        <w:rPr>
          <w:sz w:val="20"/>
          <w:szCs w:val="20"/>
        </w:rPr>
        <w:t>al-‘</w:t>
      </w:r>
      <w:r w:rsidRPr="003752F7">
        <w:rPr>
          <w:rFonts w:asciiTheme="majorBidi" w:hAnsiTheme="majorBidi" w:cstheme="majorBidi"/>
          <w:sz w:val="20"/>
          <w:szCs w:val="20"/>
        </w:rPr>
        <w:t xml:space="preserve">Arabī relates: </w:t>
      </w:r>
      <w:r w:rsidRPr="003752F7">
        <w:rPr>
          <w:rFonts w:eastAsiaTheme="minorEastAsia"/>
          <w:color w:val="000000"/>
          <w:sz w:val="20"/>
          <w:szCs w:val="20"/>
        </w:rPr>
        <w:t>“I replied: ‘Yes and no. Between the “yes and no,” Spirits take their flight from the matter [of their bodies], and necks are separated from their frames.’” He then states: “Ibn Rushd turned pale. I saw him tremble. And he murmured the ritual phrase: There is no power or strength save in God’ (</w:t>
      </w:r>
      <w:r w:rsidRPr="003752F7">
        <w:rPr>
          <w:rFonts w:eastAsiaTheme="minorEastAsia"/>
          <w:i/>
          <w:iCs/>
          <w:color w:val="000000"/>
          <w:sz w:val="20"/>
          <w:szCs w:val="20"/>
        </w:rPr>
        <w:t>wa l</w:t>
      </w:r>
      <w:r w:rsidRPr="003752F7">
        <w:rPr>
          <w:rFonts w:asciiTheme="majorBidi" w:hAnsiTheme="majorBidi" w:cstheme="majorBidi"/>
          <w:i/>
          <w:iCs/>
          <w:sz w:val="20"/>
          <w:szCs w:val="20"/>
        </w:rPr>
        <w:t>ā</w:t>
      </w:r>
      <w:r w:rsidRPr="003752F7">
        <w:rPr>
          <w:rFonts w:eastAsiaTheme="minorEastAsia"/>
          <w:i/>
          <w:iCs/>
          <w:color w:val="000000"/>
          <w:sz w:val="20"/>
          <w:szCs w:val="20"/>
        </w:rPr>
        <w:t xml:space="preserve"> </w:t>
      </w:r>
      <w:r w:rsidRPr="003752F7">
        <w:rPr>
          <w:rFonts w:asciiTheme="majorBidi" w:hAnsiTheme="majorBidi" w:cstheme="majorBidi"/>
          <w:i/>
          <w:iCs/>
          <w:sz w:val="20"/>
          <w:szCs w:val="20"/>
        </w:rPr>
        <w:t>ḥ</w:t>
      </w:r>
      <w:r w:rsidRPr="003752F7">
        <w:rPr>
          <w:rFonts w:eastAsiaTheme="minorEastAsia"/>
          <w:i/>
          <w:iCs/>
          <w:color w:val="000000"/>
          <w:sz w:val="20"/>
          <w:szCs w:val="20"/>
        </w:rPr>
        <w:t>awla wa l</w:t>
      </w:r>
      <w:r w:rsidRPr="003752F7">
        <w:rPr>
          <w:rFonts w:asciiTheme="majorBidi" w:hAnsiTheme="majorBidi" w:cstheme="majorBidi"/>
          <w:i/>
          <w:iCs/>
          <w:sz w:val="20"/>
          <w:szCs w:val="20"/>
        </w:rPr>
        <w:t>ā</w:t>
      </w:r>
      <w:r w:rsidRPr="003752F7">
        <w:rPr>
          <w:rFonts w:eastAsiaTheme="minorEastAsia"/>
          <w:i/>
          <w:iCs/>
          <w:color w:val="000000"/>
          <w:sz w:val="20"/>
          <w:szCs w:val="20"/>
        </w:rPr>
        <w:t xml:space="preserve"> quwwata ill</w:t>
      </w:r>
      <w:r w:rsidRPr="003752F7">
        <w:rPr>
          <w:rFonts w:asciiTheme="majorBidi" w:hAnsiTheme="majorBidi" w:cstheme="majorBidi"/>
          <w:i/>
          <w:iCs/>
          <w:sz w:val="20"/>
          <w:szCs w:val="20"/>
        </w:rPr>
        <w:t>ā</w:t>
      </w:r>
      <w:r w:rsidRPr="003752F7">
        <w:rPr>
          <w:rFonts w:eastAsiaTheme="minorEastAsia"/>
          <w:i/>
          <w:iCs/>
          <w:color w:val="000000"/>
          <w:sz w:val="20"/>
          <w:szCs w:val="20"/>
        </w:rPr>
        <w:t xml:space="preserve"> bi-‘Ll</w:t>
      </w:r>
      <w:r w:rsidRPr="003752F7">
        <w:rPr>
          <w:rFonts w:asciiTheme="majorBidi" w:hAnsiTheme="majorBidi" w:cstheme="majorBidi"/>
          <w:i/>
          <w:iCs/>
          <w:sz w:val="20"/>
          <w:szCs w:val="20"/>
        </w:rPr>
        <w:t>ā</w:t>
      </w:r>
      <w:r w:rsidRPr="003752F7">
        <w:rPr>
          <w:rFonts w:eastAsiaTheme="minorEastAsia"/>
          <w:i/>
          <w:iCs/>
          <w:color w:val="000000"/>
          <w:sz w:val="20"/>
          <w:szCs w:val="20"/>
        </w:rPr>
        <w:t>h</w:t>
      </w:r>
      <w:r w:rsidRPr="003752F7">
        <w:rPr>
          <w:rFonts w:eastAsiaTheme="minorEastAsia"/>
          <w:color w:val="000000"/>
          <w:sz w:val="20"/>
          <w:szCs w:val="20"/>
        </w:rPr>
        <w:t xml:space="preserve">).” </w:t>
      </w:r>
      <w:r w:rsidRPr="003752F7">
        <w:rPr>
          <w:rFonts w:asciiTheme="majorBidi" w:hAnsiTheme="majorBidi" w:cstheme="majorBidi"/>
          <w:color w:val="000000"/>
          <w:sz w:val="20"/>
          <w:szCs w:val="20"/>
        </w:rPr>
        <w:t>A number of thinkers and Scholars have misunderstood this famous meeting between Ibn Rushd and Ibn al-‘Arab</w:t>
      </w:r>
      <w:r w:rsidRPr="003752F7">
        <w:rPr>
          <w:rFonts w:asciiTheme="majorBidi" w:hAnsiTheme="majorBidi" w:cstheme="majorBidi"/>
          <w:sz w:val="20"/>
          <w:szCs w:val="20"/>
        </w:rPr>
        <w:t>ī</w:t>
      </w:r>
      <w:r w:rsidRPr="003752F7">
        <w:rPr>
          <w:rFonts w:asciiTheme="majorBidi" w:hAnsiTheme="majorBidi" w:cstheme="majorBidi"/>
          <w:color w:val="000000"/>
          <w:sz w:val="20"/>
          <w:szCs w:val="20"/>
        </w:rPr>
        <w:t xml:space="preserve">, sometimes asserting that it indicates that there is an unbridgeable gap between “Logic and </w:t>
      </w:r>
      <w:r w:rsidR="006A6084" w:rsidRPr="003752F7">
        <w:rPr>
          <w:rFonts w:asciiTheme="majorBidi" w:hAnsiTheme="majorBidi" w:cstheme="majorBidi"/>
          <w:color w:val="000000"/>
          <w:sz w:val="20"/>
          <w:szCs w:val="20"/>
        </w:rPr>
        <w:t>R</w:t>
      </w:r>
      <w:r w:rsidRPr="003752F7">
        <w:rPr>
          <w:rFonts w:asciiTheme="majorBidi" w:hAnsiTheme="majorBidi" w:cstheme="majorBidi"/>
          <w:color w:val="000000"/>
          <w:sz w:val="20"/>
          <w:szCs w:val="20"/>
        </w:rPr>
        <w:t xml:space="preserve">eason”—as embodied in Ibn Rushd and his Aristotelian </w:t>
      </w:r>
      <w:r w:rsidR="006A6084" w:rsidRPr="003752F7">
        <w:rPr>
          <w:rFonts w:asciiTheme="majorBidi" w:hAnsiTheme="majorBidi" w:cstheme="majorBidi"/>
          <w:color w:val="000000"/>
          <w:sz w:val="20"/>
          <w:szCs w:val="20"/>
        </w:rPr>
        <w:t>P</w:t>
      </w:r>
      <w:r w:rsidRPr="003752F7">
        <w:rPr>
          <w:rFonts w:asciiTheme="majorBidi" w:hAnsiTheme="majorBidi" w:cstheme="majorBidi"/>
          <w:color w:val="000000"/>
          <w:sz w:val="20"/>
          <w:szCs w:val="20"/>
        </w:rPr>
        <w:t>hilosophy</w:t>
      </w:r>
      <w:r w:rsidR="006A6084" w:rsidRPr="003752F7">
        <w:rPr>
          <w:rFonts w:asciiTheme="majorBidi" w:hAnsiTheme="majorBidi" w:cstheme="majorBidi"/>
          <w:color w:val="000000"/>
          <w:sz w:val="20"/>
          <w:szCs w:val="20"/>
        </w:rPr>
        <w:t>, on the one hand</w:t>
      </w:r>
      <w:r w:rsidRPr="003752F7">
        <w:rPr>
          <w:rFonts w:asciiTheme="majorBidi" w:hAnsiTheme="majorBidi" w:cstheme="majorBidi"/>
          <w:color w:val="000000"/>
          <w:sz w:val="20"/>
          <w:szCs w:val="20"/>
        </w:rPr>
        <w:t>—and Spiritual Unveiling (</w:t>
      </w:r>
      <w:r w:rsidRPr="003752F7">
        <w:rPr>
          <w:rFonts w:asciiTheme="majorBidi" w:hAnsiTheme="majorBidi" w:cstheme="majorBidi"/>
          <w:i/>
          <w:iCs/>
          <w:color w:val="000000"/>
          <w:sz w:val="20"/>
          <w:szCs w:val="20"/>
        </w:rPr>
        <w:t>al-Kashf</w:t>
      </w:r>
      <w:r w:rsidRPr="003752F7">
        <w:rPr>
          <w:rFonts w:asciiTheme="majorBidi" w:hAnsiTheme="majorBidi" w:cstheme="majorBidi"/>
          <w:color w:val="000000"/>
          <w:sz w:val="20"/>
          <w:szCs w:val="20"/>
        </w:rPr>
        <w:t>)—as exemplified by Ibn al-‘Arabī</w:t>
      </w:r>
      <w:r w:rsidR="006A6084" w:rsidRPr="003752F7">
        <w:rPr>
          <w:rFonts w:asciiTheme="majorBidi" w:hAnsiTheme="majorBidi" w:cstheme="majorBidi"/>
          <w:color w:val="000000"/>
          <w:sz w:val="20"/>
          <w:szCs w:val="20"/>
        </w:rPr>
        <w:t>, on the other</w:t>
      </w:r>
      <w:r w:rsidRPr="003752F7">
        <w:rPr>
          <w:rFonts w:asciiTheme="majorBidi" w:hAnsiTheme="majorBidi" w:cstheme="majorBidi"/>
          <w:color w:val="000000"/>
          <w:sz w:val="20"/>
          <w:szCs w:val="20"/>
        </w:rPr>
        <w:t xml:space="preserve">. They assert that the meeting shows that even First Principles—such as the Law of </w:t>
      </w:r>
      <w:r w:rsidR="006A6084" w:rsidRPr="003752F7">
        <w:rPr>
          <w:rFonts w:asciiTheme="majorBidi" w:hAnsiTheme="majorBidi" w:cstheme="majorBidi"/>
          <w:color w:val="000000"/>
          <w:sz w:val="20"/>
          <w:szCs w:val="20"/>
        </w:rPr>
        <w:t>n</w:t>
      </w:r>
      <w:r w:rsidRPr="003752F7">
        <w:rPr>
          <w:rFonts w:asciiTheme="majorBidi" w:hAnsiTheme="majorBidi" w:cstheme="majorBidi"/>
          <w:color w:val="000000"/>
          <w:sz w:val="20"/>
          <w:szCs w:val="20"/>
        </w:rPr>
        <w:t>on</w:t>
      </w:r>
      <w:r w:rsidR="006A6084" w:rsidRPr="003752F7">
        <w:rPr>
          <w:rFonts w:asciiTheme="majorBidi" w:hAnsiTheme="majorBidi" w:cstheme="majorBidi"/>
          <w:color w:val="000000"/>
          <w:sz w:val="20"/>
          <w:szCs w:val="20"/>
        </w:rPr>
        <w:t>-C</w:t>
      </w:r>
      <w:r w:rsidRPr="003752F7">
        <w:rPr>
          <w:rFonts w:asciiTheme="majorBidi" w:hAnsiTheme="majorBidi" w:cstheme="majorBidi"/>
          <w:color w:val="000000"/>
          <w:sz w:val="20"/>
          <w:szCs w:val="20"/>
        </w:rPr>
        <w:t xml:space="preserve">ontradiction, which is essential to Aristotle’s theory of </w:t>
      </w:r>
      <w:r w:rsidR="006A6084" w:rsidRPr="003752F7">
        <w:rPr>
          <w:rFonts w:asciiTheme="majorBidi" w:hAnsiTheme="majorBidi" w:cstheme="majorBidi"/>
          <w:color w:val="000000"/>
          <w:sz w:val="20"/>
          <w:szCs w:val="20"/>
        </w:rPr>
        <w:t>T</w:t>
      </w:r>
      <w:r w:rsidRPr="003752F7">
        <w:rPr>
          <w:rFonts w:asciiTheme="majorBidi" w:hAnsiTheme="majorBidi" w:cstheme="majorBidi"/>
          <w:color w:val="000000"/>
          <w:sz w:val="20"/>
          <w:szCs w:val="20"/>
        </w:rPr>
        <w:t>ruth—cease to be valid in the realm of Unveiling, where “all opposites come together.” Although there is</w:t>
      </w:r>
      <w:r w:rsidR="0041512F" w:rsidRPr="003752F7">
        <w:rPr>
          <w:rFonts w:asciiTheme="majorBidi" w:hAnsiTheme="majorBidi" w:cstheme="majorBidi"/>
          <w:color w:val="000000"/>
          <w:sz w:val="20"/>
          <w:szCs w:val="20"/>
        </w:rPr>
        <w:t>, indeed,</w:t>
      </w:r>
      <w:r w:rsidRPr="003752F7">
        <w:rPr>
          <w:rFonts w:asciiTheme="majorBidi" w:hAnsiTheme="majorBidi" w:cstheme="majorBidi"/>
          <w:color w:val="000000"/>
          <w:sz w:val="20"/>
          <w:szCs w:val="20"/>
        </w:rPr>
        <w:t xml:space="preserve"> a highest dimension of </w:t>
      </w:r>
      <w:r w:rsidR="0041512F" w:rsidRPr="003752F7">
        <w:rPr>
          <w:rFonts w:asciiTheme="majorBidi" w:hAnsiTheme="majorBidi" w:cstheme="majorBidi"/>
          <w:color w:val="000000"/>
          <w:sz w:val="20"/>
          <w:szCs w:val="20"/>
        </w:rPr>
        <w:t>Re</w:t>
      </w:r>
      <w:r w:rsidRPr="003752F7">
        <w:rPr>
          <w:rFonts w:asciiTheme="majorBidi" w:hAnsiTheme="majorBidi" w:cstheme="majorBidi"/>
          <w:color w:val="000000"/>
          <w:sz w:val="20"/>
          <w:szCs w:val="20"/>
        </w:rPr>
        <w:t xml:space="preserve">ality in the multiple </w:t>
      </w:r>
      <w:r w:rsidR="0041512F" w:rsidRPr="003752F7">
        <w:rPr>
          <w:rFonts w:asciiTheme="majorBidi" w:hAnsiTheme="majorBidi" w:cstheme="majorBidi"/>
          <w:color w:val="000000"/>
          <w:sz w:val="20"/>
          <w:szCs w:val="20"/>
        </w:rPr>
        <w:t>G</w:t>
      </w:r>
      <w:r w:rsidRPr="003752F7">
        <w:rPr>
          <w:rFonts w:asciiTheme="majorBidi" w:hAnsiTheme="majorBidi" w:cstheme="majorBidi"/>
          <w:color w:val="000000"/>
          <w:sz w:val="20"/>
          <w:szCs w:val="20"/>
        </w:rPr>
        <w:t xml:space="preserve">radations of </w:t>
      </w:r>
      <w:r w:rsidR="0041512F" w:rsidRPr="003752F7">
        <w:rPr>
          <w:rFonts w:asciiTheme="majorBidi" w:hAnsiTheme="majorBidi" w:cstheme="majorBidi"/>
          <w:color w:val="000000"/>
          <w:sz w:val="20"/>
          <w:szCs w:val="20"/>
        </w:rPr>
        <w:t>B</w:t>
      </w:r>
      <w:r w:rsidRPr="003752F7">
        <w:rPr>
          <w:rFonts w:asciiTheme="majorBidi" w:hAnsiTheme="majorBidi" w:cstheme="majorBidi"/>
          <w:color w:val="000000"/>
          <w:sz w:val="20"/>
          <w:szCs w:val="20"/>
        </w:rPr>
        <w:t>eing (</w:t>
      </w:r>
      <w:r w:rsidR="0041512F" w:rsidRPr="003752F7">
        <w:rPr>
          <w:rFonts w:asciiTheme="majorBidi" w:hAnsiTheme="majorBidi" w:cstheme="majorBidi"/>
          <w:i/>
          <w:iCs/>
          <w:color w:val="000000"/>
          <w:sz w:val="20"/>
          <w:szCs w:val="20"/>
        </w:rPr>
        <w:t>M</w:t>
      </w:r>
      <w:r w:rsidRPr="003752F7">
        <w:rPr>
          <w:rFonts w:asciiTheme="majorBidi" w:hAnsiTheme="majorBidi" w:cstheme="majorBidi"/>
          <w:i/>
          <w:iCs/>
          <w:color w:val="000000"/>
          <w:sz w:val="20"/>
          <w:szCs w:val="20"/>
        </w:rPr>
        <w:t>ar</w:t>
      </w:r>
      <w:r w:rsidRPr="003752F7">
        <w:rPr>
          <w:rFonts w:asciiTheme="majorBidi" w:hAnsiTheme="majorBidi" w:cstheme="majorBidi"/>
          <w:i/>
          <w:iCs/>
          <w:sz w:val="20"/>
          <w:szCs w:val="20"/>
        </w:rPr>
        <w:t>ā</w:t>
      </w:r>
      <w:r w:rsidRPr="003752F7">
        <w:rPr>
          <w:rFonts w:asciiTheme="majorBidi" w:hAnsiTheme="majorBidi" w:cstheme="majorBidi"/>
          <w:i/>
          <w:iCs/>
          <w:color w:val="000000"/>
          <w:sz w:val="20"/>
          <w:szCs w:val="20"/>
        </w:rPr>
        <w:t>tib al-</w:t>
      </w:r>
      <w:r w:rsidR="0041512F" w:rsidRPr="003752F7">
        <w:rPr>
          <w:rFonts w:asciiTheme="majorBidi" w:hAnsiTheme="majorBidi" w:cstheme="majorBidi"/>
          <w:i/>
          <w:iCs/>
          <w:color w:val="000000"/>
          <w:sz w:val="20"/>
          <w:szCs w:val="20"/>
        </w:rPr>
        <w:t>W</w:t>
      </w:r>
      <w:r w:rsidRPr="003752F7">
        <w:rPr>
          <w:rFonts w:asciiTheme="majorBidi" w:hAnsiTheme="majorBidi" w:cstheme="majorBidi"/>
          <w:i/>
          <w:iCs/>
          <w:color w:val="000000"/>
          <w:sz w:val="20"/>
          <w:szCs w:val="20"/>
        </w:rPr>
        <w:t>uj</w:t>
      </w:r>
      <w:r w:rsidRPr="003752F7">
        <w:rPr>
          <w:rFonts w:asciiTheme="majorBidi" w:hAnsiTheme="majorBidi" w:cstheme="majorBidi"/>
          <w:i/>
          <w:iCs/>
          <w:sz w:val="20"/>
          <w:szCs w:val="20"/>
        </w:rPr>
        <w:t>ū</w:t>
      </w:r>
      <w:r w:rsidRPr="003752F7">
        <w:rPr>
          <w:rFonts w:asciiTheme="majorBidi" w:hAnsiTheme="majorBidi" w:cstheme="majorBidi"/>
          <w:i/>
          <w:iCs/>
          <w:color w:val="000000"/>
          <w:sz w:val="20"/>
          <w:szCs w:val="20"/>
        </w:rPr>
        <w:t>d</w:t>
      </w:r>
      <w:r w:rsidRPr="003752F7">
        <w:rPr>
          <w:rFonts w:asciiTheme="majorBidi" w:hAnsiTheme="majorBidi" w:cstheme="majorBidi"/>
          <w:color w:val="000000"/>
          <w:sz w:val="20"/>
          <w:szCs w:val="20"/>
        </w:rPr>
        <w:t>) where the opposites</w:t>
      </w:r>
      <w:r w:rsidR="0041512F" w:rsidRPr="003752F7">
        <w:rPr>
          <w:rFonts w:asciiTheme="majorBidi" w:hAnsiTheme="majorBidi" w:cstheme="majorBidi"/>
          <w:color w:val="000000"/>
          <w:sz w:val="20"/>
          <w:szCs w:val="20"/>
        </w:rPr>
        <w:t xml:space="preserve"> do</w:t>
      </w:r>
      <w:r w:rsidRPr="003752F7">
        <w:rPr>
          <w:rFonts w:asciiTheme="majorBidi" w:hAnsiTheme="majorBidi" w:cstheme="majorBidi"/>
          <w:color w:val="000000"/>
          <w:sz w:val="20"/>
          <w:szCs w:val="20"/>
        </w:rPr>
        <w:t xml:space="preserve"> meet—or, more exactly, have not yet </w:t>
      </w:r>
      <w:r w:rsidR="0041512F" w:rsidRPr="003752F7">
        <w:rPr>
          <w:rFonts w:asciiTheme="majorBidi" w:hAnsiTheme="majorBidi" w:cstheme="majorBidi"/>
          <w:color w:val="000000"/>
          <w:sz w:val="20"/>
          <w:szCs w:val="20"/>
        </w:rPr>
        <w:t xml:space="preserve">been </w:t>
      </w:r>
      <w:r w:rsidRPr="003752F7">
        <w:rPr>
          <w:rFonts w:asciiTheme="majorBidi" w:hAnsiTheme="majorBidi" w:cstheme="majorBidi"/>
          <w:color w:val="000000"/>
          <w:sz w:val="20"/>
          <w:szCs w:val="20"/>
        </w:rPr>
        <w:t>separated from each other—that is not relevant to this context, and it constitutes a profound misreading of Ibn al-‘Arab</w:t>
      </w:r>
      <w:r w:rsidRPr="003752F7">
        <w:rPr>
          <w:rFonts w:asciiTheme="majorBidi" w:hAnsiTheme="majorBidi" w:cstheme="majorBidi"/>
          <w:sz w:val="20"/>
          <w:szCs w:val="20"/>
        </w:rPr>
        <w:t xml:space="preserve">ī and his dynamic methodology of Unveiling. For </w:t>
      </w:r>
      <w:r w:rsidRPr="003752F7">
        <w:rPr>
          <w:rFonts w:asciiTheme="majorBidi" w:hAnsiTheme="majorBidi" w:cstheme="majorBidi"/>
          <w:color w:val="000000"/>
          <w:sz w:val="20"/>
          <w:szCs w:val="20"/>
        </w:rPr>
        <w:t>Ibn al-‘Arab</w:t>
      </w:r>
      <w:r w:rsidRPr="003752F7">
        <w:rPr>
          <w:rFonts w:asciiTheme="majorBidi" w:hAnsiTheme="majorBidi" w:cstheme="majorBidi"/>
          <w:sz w:val="20"/>
          <w:szCs w:val="20"/>
        </w:rPr>
        <w:t xml:space="preserve">ī, authentic Unveiling never overturns Logic or First Principles—not to mention authentic Prophetic Revelation. It is true, however, and clearly applicable in this case that, for </w:t>
      </w:r>
      <w:r w:rsidRPr="003752F7">
        <w:rPr>
          <w:rFonts w:asciiTheme="majorBidi" w:hAnsiTheme="majorBidi" w:cstheme="majorBidi"/>
          <w:color w:val="000000"/>
          <w:sz w:val="20"/>
          <w:szCs w:val="20"/>
        </w:rPr>
        <w:t>Ibn al-‘Arab</w:t>
      </w:r>
      <w:r w:rsidRPr="003752F7">
        <w:rPr>
          <w:rFonts w:asciiTheme="majorBidi" w:hAnsiTheme="majorBidi" w:cstheme="majorBidi"/>
          <w:sz w:val="20"/>
          <w:szCs w:val="20"/>
        </w:rPr>
        <w:t>ī, every perception and articulation of the Intellect is necessarily a delimitation of Reality</w:t>
      </w:r>
      <w:r w:rsidR="00925AC7" w:rsidRPr="003752F7">
        <w:rPr>
          <w:rFonts w:asciiTheme="majorBidi" w:hAnsiTheme="majorBidi" w:cstheme="majorBidi"/>
          <w:sz w:val="20"/>
          <w:szCs w:val="20"/>
        </w:rPr>
        <w:t>,</w:t>
      </w:r>
      <w:r w:rsidRPr="003752F7">
        <w:rPr>
          <w:rFonts w:asciiTheme="majorBidi" w:hAnsiTheme="majorBidi" w:cstheme="majorBidi"/>
          <w:sz w:val="20"/>
          <w:szCs w:val="20"/>
        </w:rPr>
        <w:t xml:space="preserve"> including the ultimate Reality of God, the Real,</w:t>
      </w:r>
      <w:r w:rsidR="00925AC7" w:rsidRPr="003752F7">
        <w:rPr>
          <w:rFonts w:asciiTheme="majorBidi" w:hAnsiTheme="majorBidi" w:cstheme="majorBidi"/>
          <w:sz w:val="20"/>
          <w:szCs w:val="20"/>
        </w:rPr>
        <w:t xml:space="preserve"> about whom we speak</w:t>
      </w:r>
      <w:r w:rsidRPr="003752F7">
        <w:rPr>
          <w:rFonts w:asciiTheme="majorBidi" w:hAnsiTheme="majorBidi" w:cstheme="majorBidi"/>
          <w:sz w:val="20"/>
          <w:szCs w:val="20"/>
        </w:rPr>
        <w:t xml:space="preserve"> and all the </w:t>
      </w:r>
      <w:r w:rsidR="00925AC7" w:rsidRPr="003752F7">
        <w:rPr>
          <w:rFonts w:asciiTheme="majorBidi" w:hAnsiTheme="majorBidi" w:cstheme="majorBidi"/>
          <w:sz w:val="20"/>
          <w:szCs w:val="20"/>
        </w:rPr>
        <w:t>L</w:t>
      </w:r>
      <w:r w:rsidRPr="003752F7">
        <w:rPr>
          <w:rFonts w:asciiTheme="majorBidi" w:hAnsiTheme="majorBidi" w:cstheme="majorBidi"/>
          <w:sz w:val="20"/>
          <w:szCs w:val="20"/>
        </w:rPr>
        <w:t xml:space="preserve">evels of </w:t>
      </w:r>
      <w:r w:rsidR="00925AC7" w:rsidRPr="003752F7">
        <w:rPr>
          <w:rFonts w:asciiTheme="majorBidi" w:hAnsiTheme="majorBidi" w:cstheme="majorBidi"/>
          <w:sz w:val="20"/>
          <w:szCs w:val="20"/>
        </w:rPr>
        <w:t>Being</w:t>
      </w:r>
      <w:r w:rsidRPr="003752F7">
        <w:rPr>
          <w:rFonts w:asciiTheme="majorBidi" w:hAnsiTheme="majorBidi" w:cstheme="majorBidi"/>
          <w:sz w:val="20"/>
          <w:szCs w:val="20"/>
        </w:rPr>
        <w:t xml:space="preserve"> (</w:t>
      </w:r>
      <w:r w:rsidR="00925AC7" w:rsidRPr="003752F7">
        <w:rPr>
          <w:rFonts w:asciiTheme="majorBidi" w:hAnsiTheme="majorBidi" w:cstheme="majorBidi"/>
          <w:i/>
          <w:iCs/>
          <w:color w:val="000000"/>
          <w:sz w:val="20"/>
          <w:szCs w:val="20"/>
        </w:rPr>
        <w:t>M</w:t>
      </w:r>
      <w:r w:rsidRPr="003752F7">
        <w:rPr>
          <w:rFonts w:asciiTheme="majorBidi" w:hAnsiTheme="majorBidi" w:cstheme="majorBidi"/>
          <w:i/>
          <w:iCs/>
          <w:color w:val="000000"/>
          <w:sz w:val="20"/>
          <w:szCs w:val="20"/>
        </w:rPr>
        <w:t>ar</w:t>
      </w:r>
      <w:r w:rsidRPr="003752F7">
        <w:rPr>
          <w:rFonts w:asciiTheme="majorBidi" w:hAnsiTheme="majorBidi" w:cstheme="majorBidi"/>
          <w:i/>
          <w:iCs/>
          <w:sz w:val="20"/>
          <w:szCs w:val="20"/>
        </w:rPr>
        <w:t>ā</w:t>
      </w:r>
      <w:r w:rsidRPr="003752F7">
        <w:rPr>
          <w:rFonts w:asciiTheme="majorBidi" w:hAnsiTheme="majorBidi" w:cstheme="majorBidi"/>
          <w:i/>
          <w:iCs/>
          <w:color w:val="000000"/>
          <w:sz w:val="20"/>
          <w:szCs w:val="20"/>
        </w:rPr>
        <w:t>tib al-</w:t>
      </w:r>
      <w:r w:rsidR="00925AC7" w:rsidRPr="003752F7">
        <w:rPr>
          <w:rFonts w:asciiTheme="majorBidi" w:hAnsiTheme="majorBidi" w:cstheme="majorBidi"/>
          <w:i/>
          <w:iCs/>
          <w:color w:val="000000"/>
          <w:sz w:val="20"/>
          <w:szCs w:val="20"/>
        </w:rPr>
        <w:t>W</w:t>
      </w:r>
      <w:r w:rsidRPr="003752F7">
        <w:rPr>
          <w:rFonts w:asciiTheme="majorBidi" w:hAnsiTheme="majorBidi" w:cstheme="majorBidi"/>
          <w:i/>
          <w:iCs/>
          <w:color w:val="000000"/>
          <w:sz w:val="20"/>
          <w:szCs w:val="20"/>
        </w:rPr>
        <w:t>uj</w:t>
      </w:r>
      <w:r w:rsidRPr="003752F7">
        <w:rPr>
          <w:rFonts w:asciiTheme="majorBidi" w:hAnsiTheme="majorBidi" w:cstheme="majorBidi"/>
          <w:i/>
          <w:iCs/>
          <w:sz w:val="20"/>
          <w:szCs w:val="20"/>
        </w:rPr>
        <w:t>ū</w:t>
      </w:r>
      <w:r w:rsidRPr="003752F7">
        <w:rPr>
          <w:rFonts w:asciiTheme="majorBidi" w:hAnsiTheme="majorBidi" w:cstheme="majorBidi"/>
          <w:i/>
          <w:iCs/>
          <w:color w:val="000000"/>
          <w:sz w:val="20"/>
          <w:szCs w:val="20"/>
        </w:rPr>
        <w:t>d</w:t>
      </w:r>
      <w:r w:rsidRPr="003752F7">
        <w:rPr>
          <w:rFonts w:asciiTheme="majorBidi" w:hAnsiTheme="majorBidi" w:cstheme="majorBidi"/>
          <w:sz w:val="20"/>
          <w:szCs w:val="20"/>
        </w:rPr>
        <w:t>). It is only “the Heart” in its purest form and fullest development that can avoid such delimitations and encompass Reality in its totality.</w:t>
      </w:r>
      <w:r w:rsidRPr="003752F7">
        <w:rPr>
          <w:rFonts w:asciiTheme="majorBidi" w:eastAsiaTheme="minorEastAsia" w:hAnsiTheme="majorBidi" w:cstheme="majorBidi"/>
          <w:color w:val="000000"/>
          <w:sz w:val="20"/>
          <w:szCs w:val="20"/>
        </w:rPr>
        <w:t xml:space="preserve"> For the great Sufi Masters such as </w:t>
      </w:r>
      <w:r w:rsidRPr="003752F7">
        <w:rPr>
          <w:rFonts w:asciiTheme="majorBidi" w:hAnsiTheme="majorBidi" w:cstheme="majorBidi"/>
          <w:color w:val="000000"/>
          <w:sz w:val="20"/>
          <w:szCs w:val="20"/>
        </w:rPr>
        <w:t>Ibn al-‘Arab</w:t>
      </w:r>
      <w:r w:rsidRPr="003752F7">
        <w:rPr>
          <w:rFonts w:asciiTheme="majorBidi" w:hAnsiTheme="majorBidi" w:cstheme="majorBidi"/>
          <w:sz w:val="20"/>
          <w:szCs w:val="20"/>
        </w:rPr>
        <w:t xml:space="preserve">ī, there are many different </w:t>
      </w:r>
      <w:r w:rsidR="00925AC7" w:rsidRPr="003752F7">
        <w:rPr>
          <w:rFonts w:asciiTheme="majorBidi" w:hAnsiTheme="majorBidi" w:cstheme="majorBidi"/>
          <w:sz w:val="20"/>
          <w:szCs w:val="20"/>
        </w:rPr>
        <w:t>L</w:t>
      </w:r>
      <w:r w:rsidRPr="003752F7">
        <w:rPr>
          <w:rFonts w:asciiTheme="majorBidi" w:hAnsiTheme="majorBidi" w:cstheme="majorBidi"/>
          <w:sz w:val="20"/>
          <w:szCs w:val="20"/>
        </w:rPr>
        <w:t xml:space="preserve">evels of </w:t>
      </w:r>
      <w:r w:rsidR="00925AC7" w:rsidRPr="003752F7">
        <w:rPr>
          <w:rFonts w:asciiTheme="majorBidi" w:hAnsiTheme="majorBidi" w:cstheme="majorBidi"/>
          <w:sz w:val="20"/>
          <w:szCs w:val="20"/>
        </w:rPr>
        <w:t>B</w:t>
      </w:r>
      <w:r w:rsidRPr="003752F7">
        <w:rPr>
          <w:rFonts w:asciiTheme="majorBidi" w:hAnsiTheme="majorBidi" w:cstheme="majorBidi"/>
          <w:sz w:val="20"/>
          <w:szCs w:val="20"/>
        </w:rPr>
        <w:t>eing (</w:t>
      </w:r>
      <w:r w:rsidR="00925AC7" w:rsidRPr="003752F7">
        <w:rPr>
          <w:rFonts w:asciiTheme="majorBidi" w:hAnsiTheme="majorBidi" w:cstheme="majorBidi"/>
          <w:i/>
          <w:iCs/>
          <w:color w:val="000000"/>
          <w:sz w:val="20"/>
          <w:szCs w:val="20"/>
        </w:rPr>
        <w:t>M</w:t>
      </w:r>
      <w:r w:rsidRPr="003752F7">
        <w:rPr>
          <w:rFonts w:asciiTheme="majorBidi" w:hAnsiTheme="majorBidi" w:cstheme="majorBidi"/>
          <w:i/>
          <w:iCs/>
          <w:color w:val="000000"/>
          <w:sz w:val="20"/>
          <w:szCs w:val="20"/>
        </w:rPr>
        <w:t>ar</w:t>
      </w:r>
      <w:r w:rsidRPr="003752F7">
        <w:rPr>
          <w:rFonts w:asciiTheme="majorBidi" w:hAnsiTheme="majorBidi" w:cstheme="majorBidi"/>
          <w:i/>
          <w:iCs/>
          <w:sz w:val="20"/>
          <w:szCs w:val="20"/>
        </w:rPr>
        <w:t>ā</w:t>
      </w:r>
      <w:r w:rsidRPr="003752F7">
        <w:rPr>
          <w:rFonts w:asciiTheme="majorBidi" w:hAnsiTheme="majorBidi" w:cstheme="majorBidi"/>
          <w:i/>
          <w:iCs/>
          <w:color w:val="000000"/>
          <w:sz w:val="20"/>
          <w:szCs w:val="20"/>
        </w:rPr>
        <w:t>tib al-</w:t>
      </w:r>
      <w:r w:rsidR="00925AC7" w:rsidRPr="003752F7">
        <w:rPr>
          <w:rFonts w:asciiTheme="majorBidi" w:hAnsiTheme="majorBidi" w:cstheme="majorBidi"/>
          <w:i/>
          <w:iCs/>
          <w:color w:val="000000"/>
          <w:sz w:val="20"/>
          <w:szCs w:val="20"/>
        </w:rPr>
        <w:t>W</w:t>
      </w:r>
      <w:r w:rsidRPr="003752F7">
        <w:rPr>
          <w:rFonts w:asciiTheme="majorBidi" w:hAnsiTheme="majorBidi" w:cstheme="majorBidi"/>
          <w:i/>
          <w:iCs/>
          <w:color w:val="000000"/>
          <w:sz w:val="20"/>
          <w:szCs w:val="20"/>
        </w:rPr>
        <w:t>uj</w:t>
      </w:r>
      <w:r w:rsidRPr="003752F7">
        <w:rPr>
          <w:rFonts w:asciiTheme="majorBidi" w:hAnsiTheme="majorBidi" w:cstheme="majorBidi"/>
          <w:i/>
          <w:iCs/>
          <w:sz w:val="20"/>
          <w:szCs w:val="20"/>
        </w:rPr>
        <w:t>ū</w:t>
      </w:r>
      <w:r w:rsidRPr="003752F7">
        <w:rPr>
          <w:rFonts w:asciiTheme="majorBidi" w:hAnsiTheme="majorBidi" w:cstheme="majorBidi"/>
          <w:i/>
          <w:iCs/>
          <w:color w:val="000000"/>
          <w:sz w:val="20"/>
          <w:szCs w:val="20"/>
        </w:rPr>
        <w:t>d</w:t>
      </w:r>
      <w:r w:rsidRPr="003752F7">
        <w:rPr>
          <w:rFonts w:asciiTheme="majorBidi" w:hAnsiTheme="majorBidi" w:cstheme="majorBidi"/>
          <w:sz w:val="20"/>
          <w:szCs w:val="20"/>
        </w:rPr>
        <w:t>) as well as different Spiritual states. In the highest of these and the closest of them to God’s absolute and exclusive Unicity (</w:t>
      </w:r>
      <w:r w:rsidRPr="003752F7">
        <w:rPr>
          <w:rFonts w:asciiTheme="majorBidi" w:hAnsiTheme="majorBidi" w:cstheme="majorBidi"/>
          <w:i/>
          <w:iCs/>
          <w:sz w:val="20"/>
          <w:szCs w:val="20"/>
        </w:rPr>
        <w:t>Aḥadiyya</w:t>
      </w:r>
      <w:r w:rsidRPr="003752F7">
        <w:rPr>
          <w:rFonts w:asciiTheme="majorBidi" w:hAnsiTheme="majorBidi" w:cstheme="majorBidi"/>
          <w:sz w:val="20"/>
          <w:szCs w:val="20"/>
        </w:rPr>
        <w:t xml:space="preserve">), the opposites are indeed resolved or—more accurately—dissolved. But such unique levels of </w:t>
      </w:r>
      <w:r w:rsidR="00E14CCA" w:rsidRPr="003752F7">
        <w:rPr>
          <w:rFonts w:asciiTheme="majorBidi" w:hAnsiTheme="majorBidi" w:cstheme="majorBidi"/>
          <w:sz w:val="20"/>
          <w:szCs w:val="20"/>
        </w:rPr>
        <w:t>B</w:t>
      </w:r>
      <w:r w:rsidRPr="003752F7">
        <w:rPr>
          <w:rFonts w:asciiTheme="majorBidi" w:hAnsiTheme="majorBidi" w:cstheme="majorBidi"/>
          <w:sz w:val="20"/>
          <w:szCs w:val="20"/>
        </w:rPr>
        <w:t xml:space="preserve">eing and perception do not render First Principles invalid—and especially not the Law of </w:t>
      </w:r>
      <w:r w:rsidR="00E14CCA" w:rsidRPr="003752F7">
        <w:rPr>
          <w:rFonts w:asciiTheme="majorBidi" w:hAnsiTheme="majorBidi" w:cstheme="majorBidi"/>
          <w:sz w:val="20"/>
          <w:szCs w:val="20"/>
        </w:rPr>
        <w:t>n</w:t>
      </w:r>
      <w:r w:rsidRPr="003752F7">
        <w:rPr>
          <w:rFonts w:asciiTheme="majorBidi" w:hAnsiTheme="majorBidi" w:cstheme="majorBidi"/>
          <w:sz w:val="20"/>
          <w:szCs w:val="20"/>
        </w:rPr>
        <w:t>on</w:t>
      </w:r>
      <w:r w:rsidR="00E14CCA" w:rsidRPr="003752F7">
        <w:rPr>
          <w:rFonts w:asciiTheme="majorBidi" w:hAnsiTheme="majorBidi" w:cstheme="majorBidi"/>
          <w:sz w:val="20"/>
          <w:szCs w:val="20"/>
        </w:rPr>
        <w:t>-C</w:t>
      </w:r>
      <w:r w:rsidRPr="003752F7">
        <w:rPr>
          <w:rFonts w:asciiTheme="majorBidi" w:hAnsiTheme="majorBidi" w:cstheme="majorBidi"/>
          <w:sz w:val="20"/>
          <w:szCs w:val="20"/>
        </w:rPr>
        <w:t>ontradiction. Rather, such states of exclusive Unicity pertain to dimensions of Reality in which the presence of the opposites is no longer apparent, because they all occur on the same ontological continuum. Yet such remarkable indeterminacy cannot constitute the grounds of a contradictory opposition—neither Ontological nor Logical—since distinction (</w:t>
      </w:r>
      <w:r w:rsidRPr="003752F7">
        <w:rPr>
          <w:rFonts w:asciiTheme="majorBidi" w:hAnsiTheme="majorBidi" w:cstheme="majorBidi"/>
          <w:i/>
          <w:iCs/>
          <w:sz w:val="20"/>
          <w:szCs w:val="20"/>
        </w:rPr>
        <w:t>al-tamayyuz</w:t>
      </w:r>
      <w:r w:rsidRPr="003752F7">
        <w:rPr>
          <w:rFonts w:asciiTheme="majorBidi" w:hAnsiTheme="majorBidi" w:cstheme="majorBidi"/>
          <w:sz w:val="20"/>
          <w:szCs w:val="20"/>
        </w:rPr>
        <w:t>) is the first necessary element required for contradiction, and no such distinctions exist at these inexpressibly ethereal levels. This observation about determination and contradiction actually goes hand-in-hand with</w:t>
      </w:r>
      <w:r w:rsidRPr="003752F7">
        <w:rPr>
          <w:rFonts w:asciiTheme="majorBidi" w:eastAsiaTheme="minorEastAsia" w:hAnsiTheme="majorBidi" w:cstheme="majorBidi"/>
          <w:color w:val="000000"/>
          <w:sz w:val="20"/>
          <w:szCs w:val="20"/>
        </w:rPr>
        <w:t xml:space="preserve"> the fact that Ultimate Reality cannot be known by the finite </w:t>
      </w:r>
      <w:r w:rsidR="00A70DD9" w:rsidRPr="003752F7">
        <w:rPr>
          <w:rFonts w:asciiTheme="majorBidi" w:eastAsiaTheme="minorEastAsia" w:hAnsiTheme="majorBidi" w:cstheme="majorBidi"/>
          <w:color w:val="000000"/>
          <w:sz w:val="20"/>
          <w:szCs w:val="20"/>
        </w:rPr>
        <w:t>A</w:t>
      </w:r>
      <w:r w:rsidRPr="003752F7">
        <w:rPr>
          <w:rFonts w:asciiTheme="majorBidi" w:eastAsiaTheme="minorEastAsia" w:hAnsiTheme="majorBidi" w:cstheme="majorBidi"/>
          <w:color w:val="000000"/>
          <w:sz w:val="20"/>
          <w:szCs w:val="20"/>
        </w:rPr>
        <w:t xml:space="preserve">ctive Intellect, since Being can never be exhausted by </w:t>
      </w:r>
      <w:r w:rsidR="00A70DD9" w:rsidRPr="003752F7">
        <w:rPr>
          <w:rFonts w:asciiTheme="majorBidi" w:eastAsiaTheme="minorEastAsia" w:hAnsiTheme="majorBidi" w:cstheme="majorBidi"/>
          <w:color w:val="000000"/>
          <w:sz w:val="20"/>
          <w:szCs w:val="20"/>
        </w:rPr>
        <w:t xml:space="preserve">any type of </w:t>
      </w:r>
      <w:r w:rsidRPr="003752F7">
        <w:rPr>
          <w:rFonts w:asciiTheme="majorBidi" w:eastAsiaTheme="minorEastAsia" w:hAnsiTheme="majorBidi" w:cstheme="majorBidi"/>
          <w:color w:val="000000"/>
          <w:sz w:val="20"/>
          <w:szCs w:val="20"/>
        </w:rPr>
        <w:t>knowledge</w:t>
      </w:r>
      <w:r w:rsidR="00A70DD9" w:rsidRPr="003752F7">
        <w:rPr>
          <w:rFonts w:asciiTheme="majorBidi" w:eastAsiaTheme="minorEastAsia" w:hAnsiTheme="majorBidi" w:cstheme="majorBidi"/>
          <w:color w:val="000000"/>
          <w:sz w:val="20"/>
          <w:szCs w:val="20"/>
        </w:rPr>
        <w:t xml:space="preserve"> that</w:t>
      </w:r>
      <w:r w:rsidRPr="003752F7">
        <w:rPr>
          <w:rFonts w:asciiTheme="majorBidi" w:eastAsiaTheme="minorEastAsia" w:hAnsiTheme="majorBidi" w:cstheme="majorBidi"/>
          <w:color w:val="000000"/>
          <w:sz w:val="20"/>
          <w:szCs w:val="20"/>
        </w:rPr>
        <w:t xml:space="preserve"> remains posterior and dependent upon it. Thus, only God can truly know Himself, Ultimate Reality, and God’s own Ultimate Truth. </w:t>
      </w:r>
    </w:p>
  </w:footnote>
  <w:footnote w:id="207">
    <w:p w14:paraId="53AB7613" w14:textId="3E11AAF3" w:rsidR="00E86172" w:rsidRPr="003752F7" w:rsidRDefault="00E86172" w:rsidP="00E86172">
      <w:pPr>
        <w:rPr>
          <w:rFonts w:asciiTheme="majorBidi" w:eastAsiaTheme="minorEastAsia"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b/>
          <w:bCs/>
          <w:sz w:val="20"/>
          <w:szCs w:val="20"/>
        </w:rPr>
        <w:t xml:space="preserve">Ibn Rushd </w:t>
      </w:r>
      <w:r w:rsidRPr="003752F7">
        <w:rPr>
          <w:rFonts w:asciiTheme="majorBidi" w:hAnsiTheme="majorBidi" w:cstheme="majorBidi"/>
          <w:color w:val="202122"/>
          <w:sz w:val="20"/>
          <w:szCs w:val="20"/>
          <w:lang w:bidi="ar"/>
        </w:rPr>
        <w:t>(</w:t>
      </w:r>
      <w:r w:rsidRPr="003752F7">
        <w:rPr>
          <w:rFonts w:asciiTheme="majorBidi" w:hAnsiTheme="majorBidi" w:cstheme="majorBidi"/>
          <w:color w:val="000000"/>
          <w:sz w:val="20"/>
          <w:szCs w:val="20"/>
        </w:rPr>
        <w:t>d. 595/1198)</w:t>
      </w:r>
      <w:r w:rsidRPr="003752F7">
        <w:rPr>
          <w:rFonts w:asciiTheme="majorBidi" w:eastAsiaTheme="minorEastAsia" w:hAnsiTheme="majorBidi" w:cstheme="majorBidi"/>
          <w:b/>
          <w:bCs/>
          <w:color w:val="000000"/>
          <w:sz w:val="20"/>
          <w:szCs w:val="20"/>
        </w:rPr>
        <w:t xml:space="preserve"> </w:t>
      </w:r>
      <w:r w:rsidRPr="003752F7">
        <w:rPr>
          <w:rFonts w:asciiTheme="majorBidi" w:eastAsiaTheme="minorEastAsia" w:hAnsiTheme="majorBidi" w:cstheme="majorBidi"/>
          <w:color w:val="000000"/>
          <w:sz w:val="20"/>
          <w:szCs w:val="20"/>
        </w:rPr>
        <w:t>or, more fully,</w:t>
      </w:r>
      <w:r w:rsidRPr="003752F7">
        <w:rPr>
          <w:rFonts w:asciiTheme="majorBidi" w:eastAsiaTheme="minorEastAsia" w:hAnsiTheme="majorBidi" w:cstheme="majorBidi"/>
          <w:b/>
          <w:bCs/>
          <w:color w:val="000000"/>
          <w:sz w:val="20"/>
          <w:szCs w:val="20"/>
        </w:rPr>
        <w:t xml:space="preserve"> </w:t>
      </w:r>
      <w:r w:rsidRPr="003752F7">
        <w:rPr>
          <w:rFonts w:asciiTheme="majorBidi" w:hAnsiTheme="majorBidi" w:cstheme="majorBidi"/>
          <w:color w:val="202122"/>
          <w:sz w:val="20"/>
          <w:szCs w:val="20"/>
          <w:lang w:bidi="ar"/>
        </w:rPr>
        <w:t>Abū al-Walīd Muḥammad ibn Aḥmad ibn Rushd</w:t>
      </w:r>
      <w:r w:rsidRPr="003752F7">
        <w:rPr>
          <w:rFonts w:asciiTheme="majorBidi" w:eastAsiaTheme="minorEastAsia" w:hAnsiTheme="majorBidi" w:cstheme="majorBidi"/>
          <w:color w:val="000000"/>
          <w:sz w:val="20"/>
          <w:szCs w:val="20"/>
        </w:rPr>
        <w:t xml:space="preserve"> was known to the Latin West as Averroës, and his influence upon the </w:t>
      </w:r>
      <w:r w:rsidR="003913D3" w:rsidRPr="003752F7">
        <w:rPr>
          <w:rFonts w:asciiTheme="majorBidi" w:eastAsiaTheme="minorEastAsia" w:hAnsiTheme="majorBidi" w:cstheme="majorBidi"/>
          <w:color w:val="000000"/>
          <w:sz w:val="20"/>
          <w:szCs w:val="20"/>
        </w:rPr>
        <w:t xml:space="preserve">European </w:t>
      </w:r>
      <w:r w:rsidRPr="003752F7">
        <w:rPr>
          <w:rFonts w:asciiTheme="majorBidi" w:eastAsiaTheme="minorEastAsia" w:hAnsiTheme="majorBidi" w:cstheme="majorBidi"/>
          <w:color w:val="000000"/>
          <w:sz w:val="20"/>
          <w:szCs w:val="20"/>
        </w:rPr>
        <w:t>M</w:t>
      </w:r>
      <w:r w:rsidR="003913D3" w:rsidRPr="003752F7">
        <w:rPr>
          <w:rFonts w:asciiTheme="majorBidi" w:eastAsiaTheme="minorEastAsia" w:hAnsiTheme="majorBidi" w:cstheme="majorBidi"/>
          <w:color w:val="000000"/>
          <w:sz w:val="20"/>
          <w:szCs w:val="20"/>
        </w:rPr>
        <w:t>iddle Ages</w:t>
      </w:r>
      <w:r w:rsidRPr="003752F7">
        <w:rPr>
          <w:rFonts w:asciiTheme="majorBidi" w:eastAsiaTheme="minorEastAsia" w:hAnsiTheme="majorBidi" w:cstheme="majorBidi"/>
          <w:color w:val="000000"/>
          <w:sz w:val="20"/>
          <w:szCs w:val="20"/>
        </w:rPr>
        <w:t xml:space="preserve"> is surely as great as any other Islamic thinker. In the Muslim World, Ibn Rushd was</w:t>
      </w:r>
      <w:r w:rsidRPr="003752F7">
        <w:rPr>
          <w:rFonts w:asciiTheme="majorBidi" w:hAnsiTheme="majorBidi" w:cstheme="majorBidi"/>
          <w:color w:val="000000"/>
          <w:sz w:val="20"/>
          <w:szCs w:val="20"/>
        </w:rPr>
        <w:t xml:space="preserve"> known as “</w:t>
      </w:r>
      <w:r w:rsidRPr="003752F7">
        <w:rPr>
          <w:rFonts w:asciiTheme="majorBidi" w:hAnsiTheme="majorBidi" w:cstheme="majorBidi"/>
          <w:color w:val="202122"/>
          <w:sz w:val="20"/>
          <w:szCs w:val="20"/>
          <w:lang w:bidi="ar"/>
        </w:rPr>
        <w:t>Ibn Rushd al-</w:t>
      </w:r>
      <w:r w:rsidRPr="003752F7">
        <w:rPr>
          <w:rFonts w:asciiTheme="majorBidi" w:hAnsiTheme="majorBidi" w:cstheme="majorBidi"/>
          <w:sz w:val="20"/>
          <w:szCs w:val="20"/>
        </w:rPr>
        <w:t>Ḥ</w:t>
      </w:r>
      <w:r w:rsidRPr="003752F7">
        <w:rPr>
          <w:rFonts w:asciiTheme="majorBidi" w:hAnsiTheme="majorBidi" w:cstheme="majorBidi"/>
          <w:color w:val="202122"/>
          <w:sz w:val="20"/>
          <w:szCs w:val="20"/>
          <w:lang w:bidi="ar"/>
        </w:rPr>
        <w:t>afīd” (</w:t>
      </w:r>
      <w:r w:rsidR="003913D3" w:rsidRPr="003752F7">
        <w:rPr>
          <w:rFonts w:asciiTheme="majorBidi" w:hAnsiTheme="majorBidi" w:cstheme="majorBidi"/>
          <w:color w:val="202122"/>
          <w:sz w:val="20"/>
          <w:szCs w:val="20"/>
          <w:lang w:bidi="ar"/>
        </w:rPr>
        <w:t xml:space="preserve">Ibn Rush </w:t>
      </w:r>
      <w:r w:rsidRPr="003752F7">
        <w:rPr>
          <w:rFonts w:asciiTheme="majorBidi" w:hAnsiTheme="majorBidi" w:cstheme="majorBidi"/>
          <w:color w:val="202122"/>
          <w:sz w:val="20"/>
          <w:szCs w:val="20"/>
          <w:lang w:bidi="ar"/>
        </w:rPr>
        <w:t xml:space="preserve">the Grandson) to distinguish him from his illustrious grandfather, who was a great Judge and Jurist </w:t>
      </w:r>
      <w:r w:rsidR="00692840" w:rsidRPr="003752F7">
        <w:rPr>
          <w:rFonts w:asciiTheme="majorBidi" w:hAnsiTheme="majorBidi" w:cstheme="majorBidi"/>
          <w:color w:val="202122"/>
          <w:sz w:val="20"/>
          <w:szCs w:val="20"/>
          <w:lang w:bidi="ar"/>
        </w:rPr>
        <w:t>with</w:t>
      </w:r>
      <w:r w:rsidRPr="003752F7">
        <w:rPr>
          <w:rFonts w:asciiTheme="majorBidi" w:hAnsiTheme="majorBidi" w:cstheme="majorBidi"/>
          <w:color w:val="202122"/>
          <w:sz w:val="20"/>
          <w:szCs w:val="20"/>
          <w:lang w:bidi="ar"/>
        </w:rPr>
        <w:t xml:space="preserve"> an identical name and who died on the same day that the “Grandson” was born. The grandfather, on the other hand, is known as “Ibn Rushd al-Jadd” (</w:t>
      </w:r>
      <w:r w:rsidR="00692840" w:rsidRPr="003752F7">
        <w:rPr>
          <w:rFonts w:asciiTheme="majorBidi" w:hAnsiTheme="majorBidi" w:cstheme="majorBidi"/>
          <w:color w:val="202122"/>
          <w:sz w:val="20"/>
          <w:szCs w:val="20"/>
          <w:lang w:bidi="ar"/>
        </w:rPr>
        <w:t xml:space="preserve">Ibn Rushd </w:t>
      </w:r>
      <w:r w:rsidRPr="003752F7">
        <w:rPr>
          <w:rFonts w:asciiTheme="majorBidi" w:hAnsiTheme="majorBidi" w:cstheme="majorBidi"/>
          <w:color w:val="202122"/>
          <w:sz w:val="20"/>
          <w:szCs w:val="20"/>
          <w:lang w:bidi="ar"/>
        </w:rPr>
        <w:t xml:space="preserve">the Grandfather). </w:t>
      </w:r>
      <w:r w:rsidRPr="003752F7">
        <w:rPr>
          <w:rFonts w:asciiTheme="majorBidi" w:hAnsiTheme="majorBidi" w:cstheme="majorBidi"/>
          <w:color w:val="000000"/>
          <w:sz w:val="20"/>
          <w:szCs w:val="20"/>
        </w:rPr>
        <w:t xml:space="preserve">Ibn Rushd </w:t>
      </w:r>
      <w:r w:rsidR="00692840" w:rsidRPr="003752F7">
        <w:rPr>
          <w:rFonts w:asciiTheme="majorBidi" w:hAnsiTheme="majorBidi" w:cstheme="majorBidi"/>
          <w:color w:val="202122"/>
          <w:sz w:val="20"/>
          <w:szCs w:val="20"/>
          <w:lang w:bidi="ar"/>
        </w:rPr>
        <w:t>al-</w:t>
      </w:r>
      <w:r w:rsidR="00692840" w:rsidRPr="003752F7">
        <w:rPr>
          <w:rFonts w:asciiTheme="majorBidi" w:hAnsiTheme="majorBidi" w:cstheme="majorBidi"/>
          <w:sz w:val="20"/>
          <w:szCs w:val="20"/>
        </w:rPr>
        <w:t>Ḥ</w:t>
      </w:r>
      <w:r w:rsidR="00692840" w:rsidRPr="003752F7">
        <w:rPr>
          <w:rFonts w:asciiTheme="majorBidi" w:hAnsiTheme="majorBidi" w:cstheme="majorBidi"/>
          <w:color w:val="202122"/>
          <w:sz w:val="20"/>
          <w:szCs w:val="20"/>
          <w:lang w:bidi="ar"/>
        </w:rPr>
        <w:t>afīd</w:t>
      </w:r>
      <w:r w:rsidR="00692840" w:rsidRPr="003752F7">
        <w:rPr>
          <w:rFonts w:asciiTheme="majorBidi" w:hAnsiTheme="majorBidi" w:cstheme="majorBidi"/>
          <w:color w:val="000000"/>
          <w:sz w:val="20"/>
          <w:szCs w:val="20"/>
        </w:rPr>
        <w:t xml:space="preserve"> </w:t>
      </w:r>
      <w:r w:rsidRPr="003752F7">
        <w:rPr>
          <w:rFonts w:asciiTheme="majorBidi" w:hAnsiTheme="majorBidi" w:cstheme="majorBidi"/>
          <w:color w:val="000000"/>
          <w:sz w:val="20"/>
          <w:szCs w:val="20"/>
        </w:rPr>
        <w:t>was born in</w:t>
      </w:r>
      <w:r w:rsidR="00037336" w:rsidRPr="003752F7">
        <w:rPr>
          <w:rFonts w:asciiTheme="majorBidi" w:hAnsiTheme="majorBidi" w:cstheme="majorBidi"/>
          <w:color w:val="000000"/>
          <w:sz w:val="20"/>
          <w:szCs w:val="20"/>
        </w:rPr>
        <w:t xml:space="preserve"> the</w:t>
      </w:r>
      <w:r w:rsidRPr="003752F7">
        <w:rPr>
          <w:rFonts w:asciiTheme="majorBidi" w:hAnsiTheme="majorBidi" w:cstheme="majorBidi"/>
          <w:color w:val="000000"/>
          <w:sz w:val="20"/>
          <w:szCs w:val="20"/>
        </w:rPr>
        <w:t xml:space="preserve"> Muslim Iberia</w:t>
      </w:r>
      <w:r w:rsidR="00037336"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 city of </w:t>
      </w:r>
      <w:r w:rsidRPr="003752F7">
        <w:rPr>
          <w:rFonts w:asciiTheme="majorBidi" w:eastAsiaTheme="minorEastAsia" w:hAnsiTheme="majorBidi" w:cstheme="majorBidi"/>
          <w:color w:val="000000"/>
          <w:sz w:val="20"/>
          <w:szCs w:val="20"/>
        </w:rPr>
        <w:t>C</w:t>
      </w:r>
      <w:r w:rsidRPr="003752F7">
        <w:rPr>
          <w:rFonts w:asciiTheme="majorBidi" w:hAnsiTheme="majorBidi" w:cstheme="majorBidi"/>
          <w:color w:val="202122"/>
          <w:sz w:val="20"/>
          <w:szCs w:val="20"/>
        </w:rPr>
        <w:t>órdoba</w:t>
      </w:r>
      <w:r w:rsidRPr="003752F7">
        <w:rPr>
          <w:rFonts w:asciiTheme="majorBidi" w:hAnsiTheme="majorBidi" w:cstheme="majorBidi"/>
          <w:color w:val="000000"/>
          <w:sz w:val="20"/>
          <w:szCs w:val="20"/>
        </w:rPr>
        <w:t xml:space="preserve">. </w:t>
      </w:r>
      <w:r w:rsidRPr="003752F7">
        <w:rPr>
          <w:rFonts w:asciiTheme="majorBidi" w:eastAsiaTheme="minorEastAsia" w:hAnsiTheme="majorBidi" w:cstheme="majorBidi"/>
          <w:color w:val="000000"/>
          <w:sz w:val="20"/>
          <w:szCs w:val="20"/>
        </w:rPr>
        <w:t xml:space="preserve">He counts among the many great </w:t>
      </w:r>
      <w:r w:rsidR="00037336" w:rsidRPr="003752F7">
        <w:rPr>
          <w:rFonts w:asciiTheme="majorBidi" w:eastAsiaTheme="minorEastAsia" w:hAnsiTheme="majorBidi" w:cstheme="majorBidi"/>
          <w:color w:val="000000"/>
          <w:sz w:val="20"/>
          <w:szCs w:val="20"/>
        </w:rPr>
        <w:t>T</w:t>
      </w:r>
      <w:r w:rsidRPr="003752F7">
        <w:rPr>
          <w:rFonts w:asciiTheme="majorBidi" w:eastAsiaTheme="minorEastAsia" w:hAnsiTheme="majorBidi" w:cstheme="majorBidi"/>
          <w:color w:val="000000"/>
          <w:sz w:val="20"/>
          <w:szCs w:val="20"/>
        </w:rPr>
        <w:t>ranscendental “</w:t>
      </w:r>
      <w:r w:rsidR="00037336" w:rsidRPr="003752F7">
        <w:rPr>
          <w:rFonts w:asciiTheme="majorBidi" w:eastAsiaTheme="minorEastAsia" w:hAnsiTheme="majorBidi" w:cstheme="majorBidi"/>
          <w:color w:val="000000"/>
          <w:sz w:val="20"/>
          <w:szCs w:val="20"/>
        </w:rPr>
        <w:t>H</w:t>
      </w:r>
      <w:r w:rsidRPr="003752F7">
        <w:rPr>
          <w:rFonts w:asciiTheme="majorBidi" w:eastAsiaTheme="minorEastAsia" w:hAnsiTheme="majorBidi" w:cstheme="majorBidi"/>
          <w:color w:val="000000"/>
          <w:sz w:val="20"/>
          <w:szCs w:val="20"/>
        </w:rPr>
        <w:t xml:space="preserve">umanists” and “Renaissance </w:t>
      </w:r>
      <w:r w:rsidR="00037336" w:rsidRPr="003752F7">
        <w:rPr>
          <w:rFonts w:asciiTheme="majorBidi" w:eastAsiaTheme="minorEastAsia" w:hAnsiTheme="majorBidi" w:cstheme="majorBidi"/>
          <w:color w:val="000000"/>
          <w:sz w:val="20"/>
          <w:szCs w:val="20"/>
        </w:rPr>
        <w:t>M</w:t>
      </w:r>
      <w:r w:rsidRPr="003752F7">
        <w:rPr>
          <w:rFonts w:asciiTheme="majorBidi" w:eastAsiaTheme="minorEastAsia" w:hAnsiTheme="majorBidi" w:cstheme="majorBidi"/>
          <w:color w:val="000000"/>
          <w:sz w:val="20"/>
          <w:szCs w:val="20"/>
        </w:rPr>
        <w:t>en” of the Traditional Islamic world—many of whom will be introduced later in the book</w:t>
      </w:r>
      <w:r w:rsidR="00037336" w:rsidRPr="003752F7">
        <w:rPr>
          <w:rFonts w:asciiTheme="majorBidi" w:eastAsiaTheme="minorEastAsia" w:hAnsiTheme="majorBidi" w:cstheme="majorBidi"/>
          <w:color w:val="000000"/>
          <w:sz w:val="20"/>
          <w:szCs w:val="20"/>
        </w:rPr>
        <w:t>, especially in Volume Five</w:t>
      </w:r>
      <w:r w:rsidRPr="003752F7">
        <w:rPr>
          <w:rFonts w:asciiTheme="majorBidi" w:eastAsiaTheme="minorEastAsia" w:hAnsiTheme="majorBidi" w:cstheme="majorBidi"/>
          <w:color w:val="000000"/>
          <w:sz w:val="20"/>
          <w:szCs w:val="20"/>
        </w:rPr>
        <w:t xml:space="preserve">. </w:t>
      </w:r>
      <w:r w:rsidRPr="003752F7">
        <w:rPr>
          <w:rFonts w:asciiTheme="majorBidi" w:hAnsiTheme="majorBidi" w:cstheme="majorBidi"/>
          <w:color w:val="000000"/>
          <w:sz w:val="20"/>
          <w:szCs w:val="20"/>
        </w:rPr>
        <w:t xml:space="preserve">Ibn Rushd was an outstanding Andalusian polymath, Judge, Jurist, physician, Aristotelian </w:t>
      </w:r>
      <w:r w:rsidR="00037336" w:rsidRPr="003752F7">
        <w:rPr>
          <w:rFonts w:asciiTheme="majorBidi" w:hAnsiTheme="majorBidi" w:cstheme="majorBidi"/>
          <w:color w:val="000000"/>
          <w:sz w:val="20"/>
          <w:szCs w:val="20"/>
        </w:rPr>
        <w:t>P</w:t>
      </w:r>
      <w:r w:rsidRPr="003752F7">
        <w:rPr>
          <w:rFonts w:asciiTheme="majorBidi" w:hAnsiTheme="majorBidi" w:cstheme="majorBidi"/>
          <w:color w:val="000000"/>
          <w:sz w:val="20"/>
          <w:szCs w:val="20"/>
        </w:rPr>
        <w:t>hilosopher, astronomer, mathematician, and physicist, who wrote over one hundred books and treatises.</w:t>
      </w:r>
      <w:r w:rsidRPr="003752F7">
        <w:rPr>
          <w:rFonts w:asciiTheme="majorBidi" w:eastAsiaTheme="minorEastAsia" w:hAnsiTheme="majorBidi" w:cstheme="majorBidi"/>
          <w:color w:val="000000"/>
          <w:sz w:val="20"/>
          <w:szCs w:val="20"/>
        </w:rPr>
        <w:t xml:space="preserve"> </w:t>
      </w:r>
      <w:r w:rsidRPr="003752F7">
        <w:rPr>
          <w:rFonts w:asciiTheme="majorBidi" w:hAnsiTheme="majorBidi" w:cstheme="majorBidi"/>
          <w:sz w:val="20"/>
          <w:szCs w:val="20"/>
        </w:rPr>
        <w:t xml:space="preserve">He is well known for his </w:t>
      </w:r>
      <w:r w:rsidRPr="003752F7">
        <w:rPr>
          <w:rFonts w:asciiTheme="majorBidi" w:hAnsiTheme="majorBidi" w:cstheme="majorBidi"/>
          <w:i/>
          <w:iCs/>
          <w:sz w:val="20"/>
          <w:szCs w:val="20"/>
        </w:rPr>
        <w:t>Incoherence of the Incoherence</w:t>
      </w:r>
      <w:r w:rsidRPr="003752F7">
        <w:rPr>
          <w:rFonts w:asciiTheme="majorBidi" w:hAnsiTheme="majorBidi" w:cstheme="majorBidi"/>
          <w:sz w:val="20"/>
          <w:szCs w:val="20"/>
        </w:rPr>
        <w:t xml:space="preserve"> (</w:t>
      </w:r>
      <w:r w:rsidRPr="003752F7">
        <w:rPr>
          <w:rFonts w:asciiTheme="majorBidi" w:hAnsiTheme="majorBidi" w:cstheme="majorBidi"/>
          <w:i/>
          <w:iCs/>
          <w:sz w:val="20"/>
          <w:szCs w:val="20"/>
        </w:rPr>
        <w:t>Tahāfut al-Tahāfut</w:t>
      </w:r>
      <w:r w:rsidRPr="003752F7">
        <w:rPr>
          <w:rFonts w:asciiTheme="majorBidi" w:hAnsiTheme="majorBidi" w:cstheme="majorBidi"/>
          <w:sz w:val="20"/>
          <w:szCs w:val="20"/>
        </w:rPr>
        <w:t>), in which he sought to defend the pursuit of Muslim Philosophy (</w:t>
      </w:r>
      <w:r w:rsidRPr="003752F7">
        <w:rPr>
          <w:rFonts w:asciiTheme="majorBidi" w:hAnsiTheme="majorBidi" w:cstheme="majorBidi"/>
          <w:i/>
          <w:iCs/>
          <w:sz w:val="20"/>
          <w:szCs w:val="20"/>
        </w:rPr>
        <w:t>al-Falsafa</w:t>
      </w:r>
      <w:r w:rsidRPr="003752F7">
        <w:rPr>
          <w:rFonts w:asciiTheme="majorBidi" w:hAnsiTheme="majorBidi" w:cstheme="majorBidi"/>
          <w:sz w:val="20"/>
          <w:szCs w:val="20"/>
        </w:rPr>
        <w:t xml:space="preserve">) in opposition to al-Imām al-Ghazālī and his work </w:t>
      </w:r>
      <w:r w:rsidRPr="003752F7">
        <w:rPr>
          <w:rFonts w:asciiTheme="majorBidi" w:hAnsiTheme="majorBidi" w:cstheme="majorBidi"/>
          <w:i/>
          <w:iCs/>
          <w:sz w:val="20"/>
          <w:szCs w:val="20"/>
        </w:rPr>
        <w:t>The Incoherence of the Philosophers</w:t>
      </w:r>
      <w:r w:rsidRPr="003752F7">
        <w:rPr>
          <w:rFonts w:asciiTheme="majorBidi" w:hAnsiTheme="majorBidi" w:cstheme="majorBidi"/>
          <w:sz w:val="20"/>
          <w:szCs w:val="20"/>
        </w:rPr>
        <w:t xml:space="preserve"> (</w:t>
      </w:r>
      <w:r w:rsidRPr="003752F7">
        <w:rPr>
          <w:rFonts w:asciiTheme="majorBidi" w:hAnsiTheme="majorBidi" w:cstheme="majorBidi"/>
          <w:i/>
          <w:iCs/>
          <w:sz w:val="20"/>
          <w:szCs w:val="20"/>
        </w:rPr>
        <w:t>Tahāfut al-Falāsifa</w:t>
      </w:r>
      <w:r w:rsidRPr="003752F7">
        <w:rPr>
          <w:rFonts w:asciiTheme="majorBidi" w:hAnsiTheme="majorBidi" w:cstheme="majorBidi"/>
          <w:sz w:val="20"/>
          <w:szCs w:val="20"/>
        </w:rPr>
        <w:t xml:space="preserve">). Ibn Rushd argued that the pursuit of Philosophy was </w:t>
      </w:r>
      <w:r w:rsidRPr="003752F7">
        <w:rPr>
          <w:rFonts w:asciiTheme="majorBidi" w:hAnsiTheme="majorBidi" w:cstheme="majorBidi"/>
          <w:color w:val="202122"/>
          <w:sz w:val="20"/>
          <w:szCs w:val="20"/>
        </w:rPr>
        <w:t xml:space="preserve">permissible in Islam and even compulsory among certain </w:t>
      </w:r>
      <w:r w:rsidR="00890CCB" w:rsidRPr="003752F7">
        <w:rPr>
          <w:rFonts w:asciiTheme="majorBidi" w:hAnsiTheme="majorBidi" w:cstheme="majorBidi"/>
          <w:color w:val="202122"/>
          <w:sz w:val="20"/>
          <w:szCs w:val="20"/>
        </w:rPr>
        <w:t>I</w:t>
      </w:r>
      <w:r w:rsidRPr="003752F7">
        <w:rPr>
          <w:rFonts w:asciiTheme="majorBidi" w:hAnsiTheme="majorBidi" w:cstheme="majorBidi"/>
          <w:color w:val="202122"/>
          <w:sz w:val="20"/>
          <w:szCs w:val="20"/>
        </w:rPr>
        <w:t xml:space="preserve">ntellectual elites. He was buried in Marrakech in Morocco, but three months later his body was removed to his native </w:t>
      </w:r>
      <w:r w:rsidRPr="003752F7">
        <w:rPr>
          <w:rFonts w:asciiTheme="majorBidi" w:eastAsiaTheme="minorEastAsia" w:hAnsiTheme="majorBidi" w:cstheme="majorBidi"/>
          <w:color w:val="000000"/>
          <w:sz w:val="20"/>
          <w:szCs w:val="20"/>
        </w:rPr>
        <w:t>C</w:t>
      </w:r>
      <w:r w:rsidRPr="003752F7">
        <w:rPr>
          <w:rFonts w:asciiTheme="majorBidi" w:hAnsiTheme="majorBidi" w:cstheme="majorBidi"/>
          <w:color w:val="202122"/>
          <w:sz w:val="20"/>
          <w:szCs w:val="20"/>
        </w:rPr>
        <w:t>órdoba and reburied there.</w:t>
      </w:r>
      <w:r w:rsidR="00890CCB" w:rsidRPr="003752F7">
        <w:rPr>
          <w:rFonts w:asciiTheme="majorBidi" w:hAnsiTheme="majorBidi" w:cstheme="majorBidi"/>
          <w:color w:val="202122"/>
          <w:sz w:val="20"/>
          <w:szCs w:val="20"/>
        </w:rPr>
        <w:t xml:space="preserve"> As noted above,</w:t>
      </w:r>
      <w:r w:rsidRPr="003752F7">
        <w:rPr>
          <w:rFonts w:asciiTheme="majorBidi" w:eastAsiaTheme="minorEastAsia" w:hAnsiTheme="majorBidi" w:cstheme="majorBidi"/>
          <w:color w:val="000000"/>
          <w:sz w:val="20"/>
          <w:szCs w:val="20"/>
        </w:rPr>
        <w:t xml:space="preserve"> </w:t>
      </w:r>
      <w:r w:rsidR="00890CCB" w:rsidRPr="003752F7">
        <w:rPr>
          <w:rFonts w:asciiTheme="majorBidi" w:eastAsiaTheme="minorEastAsia" w:hAnsiTheme="majorBidi" w:cstheme="majorBidi"/>
          <w:color w:val="000000"/>
          <w:sz w:val="20"/>
          <w:szCs w:val="20"/>
        </w:rPr>
        <w:t>o</w:t>
      </w:r>
      <w:r w:rsidRPr="003752F7">
        <w:rPr>
          <w:rFonts w:asciiTheme="majorBidi" w:eastAsiaTheme="minorEastAsia" w:hAnsiTheme="majorBidi" w:cstheme="majorBidi"/>
          <w:color w:val="000000"/>
          <w:sz w:val="20"/>
          <w:szCs w:val="20"/>
        </w:rPr>
        <w:t xml:space="preserve">f all prominent Muslim intellectuals, few exercised as profound an influence upon the Medieval West as Ibn Rushd, who deeply affected the thought of </w:t>
      </w:r>
      <w:r w:rsidRPr="003752F7">
        <w:rPr>
          <w:rFonts w:asciiTheme="majorBidi" w:hAnsiTheme="majorBidi" w:cstheme="majorBidi"/>
          <w:color w:val="000000"/>
          <w:sz w:val="20"/>
          <w:szCs w:val="20"/>
        </w:rPr>
        <w:t>S</w:t>
      </w:r>
      <w:r w:rsidR="00C96368" w:rsidRPr="003752F7">
        <w:rPr>
          <w:rFonts w:asciiTheme="majorBidi" w:hAnsiTheme="majorBidi" w:cstheme="majorBidi"/>
          <w:color w:val="000000"/>
          <w:sz w:val="20"/>
          <w:szCs w:val="20"/>
        </w:rPr>
        <w:t>aint</w:t>
      </w:r>
      <w:r w:rsidRPr="003752F7">
        <w:rPr>
          <w:rFonts w:asciiTheme="majorBidi" w:hAnsiTheme="majorBidi" w:cstheme="majorBidi"/>
          <w:color w:val="000000"/>
          <w:sz w:val="20"/>
          <w:szCs w:val="20"/>
        </w:rPr>
        <w:t xml:space="preserve"> Thomas Aquinas (d. 672/</w:t>
      </w:r>
      <w:r w:rsidRPr="003752F7">
        <w:rPr>
          <w:rFonts w:asciiTheme="majorBidi" w:hAnsiTheme="majorBidi" w:cstheme="majorBidi"/>
          <w:color w:val="202122"/>
          <w:sz w:val="20"/>
          <w:szCs w:val="20"/>
          <w:shd w:val="clear" w:color="auto" w:fill="FFFFFF"/>
        </w:rPr>
        <w:t>1274</w:t>
      </w:r>
      <w:r w:rsidRPr="003752F7">
        <w:rPr>
          <w:rFonts w:asciiTheme="majorBidi" w:hAnsiTheme="majorBidi" w:cstheme="majorBidi"/>
          <w:color w:val="000000"/>
          <w:sz w:val="20"/>
          <w:szCs w:val="20"/>
        </w:rPr>
        <w:t xml:space="preserve">) and others and the development of the Metaphysics of Roman Catholic Thomism in the High Middle Ages. It is well known that Ibn Rushd’s impact upon the Medieval West greatly outweighed his relatively limited influence in the Muslim world. </w:t>
      </w:r>
      <w:r w:rsidRPr="003752F7">
        <w:rPr>
          <w:rFonts w:asciiTheme="majorBidi" w:eastAsiaTheme="minorEastAsia" w:hAnsiTheme="majorBidi" w:cstheme="majorBidi"/>
          <w:color w:val="000000"/>
          <w:sz w:val="20"/>
          <w:szCs w:val="20"/>
          <w:u w:val="single"/>
        </w:rPr>
        <w:t>By contrast, it is also</w:t>
      </w:r>
      <w:r w:rsidR="0091674B" w:rsidRPr="003752F7">
        <w:rPr>
          <w:rFonts w:asciiTheme="majorBidi" w:eastAsiaTheme="minorEastAsia" w:hAnsiTheme="majorBidi" w:cstheme="majorBidi"/>
          <w:color w:val="000000"/>
          <w:sz w:val="20"/>
          <w:szCs w:val="20"/>
          <w:u w:val="single"/>
        </w:rPr>
        <w:t xml:space="preserve"> thought-provoking</w:t>
      </w:r>
      <w:r w:rsidRPr="003752F7">
        <w:rPr>
          <w:rFonts w:asciiTheme="majorBidi" w:eastAsiaTheme="minorEastAsia" w:hAnsiTheme="majorBidi" w:cstheme="majorBidi"/>
          <w:color w:val="000000"/>
          <w:sz w:val="20"/>
          <w:szCs w:val="20"/>
          <w:u w:val="single"/>
        </w:rPr>
        <w:t xml:space="preserve"> that Ibn Rushd’s Persian contemporary Fakhr-al-Dīn al-Rāzī—with whom the Science of Verification began—although without doubt one of the great </w:t>
      </w:r>
      <w:r w:rsidR="0091674B" w:rsidRPr="003752F7">
        <w:rPr>
          <w:rFonts w:asciiTheme="majorBidi" w:eastAsiaTheme="minorEastAsia" w:hAnsiTheme="majorBidi" w:cstheme="majorBidi"/>
          <w:color w:val="000000"/>
          <w:sz w:val="20"/>
          <w:szCs w:val="20"/>
          <w:u w:val="single"/>
        </w:rPr>
        <w:t>I</w:t>
      </w:r>
      <w:r w:rsidRPr="003752F7">
        <w:rPr>
          <w:rFonts w:asciiTheme="majorBidi" w:eastAsiaTheme="minorEastAsia" w:hAnsiTheme="majorBidi" w:cstheme="majorBidi"/>
          <w:color w:val="000000"/>
          <w:sz w:val="20"/>
          <w:szCs w:val="20"/>
          <w:u w:val="single"/>
        </w:rPr>
        <w:t xml:space="preserve">ntellectual giants of the Islamic </w:t>
      </w:r>
      <w:r w:rsidR="0091674B" w:rsidRPr="003752F7">
        <w:rPr>
          <w:rFonts w:asciiTheme="majorBidi" w:eastAsiaTheme="minorEastAsia" w:hAnsiTheme="majorBidi" w:cstheme="majorBidi"/>
          <w:color w:val="000000"/>
          <w:sz w:val="20"/>
          <w:szCs w:val="20"/>
          <w:u w:val="single"/>
        </w:rPr>
        <w:t xml:space="preserve">Scholarly </w:t>
      </w:r>
      <w:r w:rsidRPr="003752F7">
        <w:rPr>
          <w:rFonts w:asciiTheme="majorBidi" w:eastAsiaTheme="minorEastAsia" w:hAnsiTheme="majorBidi" w:cstheme="majorBidi"/>
          <w:color w:val="000000"/>
          <w:sz w:val="20"/>
          <w:szCs w:val="20"/>
          <w:u w:val="single"/>
        </w:rPr>
        <w:t>Tradition, remained little known in the West and exercised hardly any influence upon it</w:t>
      </w:r>
      <w:r w:rsidRPr="003752F7">
        <w:rPr>
          <w:rFonts w:asciiTheme="majorBidi" w:eastAsiaTheme="minorEastAsia" w:hAnsiTheme="majorBidi" w:cstheme="majorBidi"/>
          <w:color w:val="000000"/>
          <w:sz w:val="20"/>
          <w:szCs w:val="20"/>
        </w:rPr>
        <w:t>.</w:t>
      </w:r>
      <w:r w:rsidRPr="003752F7">
        <w:rPr>
          <w:rFonts w:asciiTheme="majorBidi" w:hAnsiTheme="majorBidi" w:cstheme="majorBidi"/>
          <w:color w:val="000000"/>
          <w:sz w:val="20"/>
          <w:szCs w:val="20"/>
        </w:rPr>
        <w:t xml:space="preserve"> </w:t>
      </w:r>
      <w:r w:rsidRPr="003752F7">
        <w:rPr>
          <w:rFonts w:asciiTheme="majorBidi" w:eastAsiaTheme="minorEastAsia" w:hAnsiTheme="majorBidi" w:cstheme="majorBidi"/>
          <w:color w:val="000000"/>
          <w:sz w:val="20"/>
          <w:szCs w:val="20"/>
        </w:rPr>
        <w:t>Al-Rāzī produced a brilliant synthesis of the various Intellectual Traditions that went before him</w:t>
      </w:r>
      <w:r w:rsidR="0091674B" w:rsidRPr="003752F7">
        <w:rPr>
          <w:rFonts w:asciiTheme="majorBidi" w:eastAsiaTheme="minorEastAsia" w:hAnsiTheme="majorBidi" w:cstheme="majorBidi"/>
          <w:color w:val="000000"/>
          <w:sz w:val="20"/>
          <w:szCs w:val="20"/>
        </w:rPr>
        <w:t>, while</w:t>
      </w:r>
      <w:r w:rsidRPr="003752F7">
        <w:rPr>
          <w:rFonts w:asciiTheme="majorBidi" w:eastAsiaTheme="minorEastAsia" w:hAnsiTheme="majorBidi" w:cstheme="majorBidi"/>
          <w:color w:val="000000"/>
          <w:sz w:val="20"/>
          <w:szCs w:val="20"/>
        </w:rPr>
        <w:t xml:space="preserve"> focused primarily upon Ibn S</w:t>
      </w:r>
      <w:r w:rsidRPr="003752F7">
        <w:rPr>
          <w:rFonts w:asciiTheme="majorBidi" w:hAnsiTheme="majorBidi" w:cstheme="majorBidi"/>
          <w:sz w:val="20"/>
          <w:szCs w:val="20"/>
        </w:rPr>
        <w:t>ī</w:t>
      </w:r>
      <w:r w:rsidRPr="003752F7">
        <w:rPr>
          <w:rFonts w:asciiTheme="majorBidi" w:eastAsiaTheme="minorEastAsia" w:hAnsiTheme="majorBidi" w:cstheme="majorBidi"/>
          <w:color w:val="000000"/>
          <w:sz w:val="20"/>
          <w:szCs w:val="20"/>
        </w:rPr>
        <w:t>n</w:t>
      </w:r>
      <w:r w:rsidRPr="003752F7">
        <w:rPr>
          <w:rFonts w:asciiTheme="majorBidi" w:hAnsiTheme="majorBidi" w:cstheme="majorBidi"/>
          <w:sz w:val="20"/>
          <w:szCs w:val="20"/>
        </w:rPr>
        <w:t>ā</w:t>
      </w:r>
      <w:r w:rsidRPr="003752F7">
        <w:rPr>
          <w:rFonts w:asciiTheme="majorBidi" w:eastAsiaTheme="minorEastAsia" w:hAnsiTheme="majorBidi" w:cstheme="majorBidi"/>
          <w:color w:val="000000"/>
          <w:sz w:val="20"/>
          <w:szCs w:val="20"/>
        </w:rPr>
        <w:t xml:space="preserve"> (Avicenna), who</w:t>
      </w:r>
      <w:r w:rsidR="0091674B" w:rsidRPr="003752F7">
        <w:rPr>
          <w:rFonts w:asciiTheme="majorBidi" w:eastAsiaTheme="minorEastAsia" w:hAnsiTheme="majorBidi" w:cstheme="majorBidi"/>
          <w:color w:val="000000"/>
          <w:sz w:val="20"/>
          <w:szCs w:val="20"/>
        </w:rPr>
        <w:t>se</w:t>
      </w:r>
      <w:r w:rsidR="00703A92" w:rsidRPr="003752F7">
        <w:rPr>
          <w:rFonts w:asciiTheme="majorBidi" w:eastAsiaTheme="minorEastAsia" w:hAnsiTheme="majorBidi" w:cstheme="majorBidi"/>
          <w:color w:val="000000"/>
          <w:sz w:val="20"/>
          <w:szCs w:val="20"/>
        </w:rPr>
        <w:t xml:space="preserve"> </w:t>
      </w:r>
      <w:r w:rsidRPr="003752F7">
        <w:rPr>
          <w:rFonts w:asciiTheme="majorBidi" w:eastAsiaTheme="minorEastAsia" w:hAnsiTheme="majorBidi" w:cstheme="majorBidi"/>
          <w:color w:val="000000"/>
          <w:sz w:val="20"/>
          <w:szCs w:val="20"/>
        </w:rPr>
        <w:t>essentially</w:t>
      </w:r>
      <w:r w:rsidR="00703A92" w:rsidRPr="003752F7">
        <w:rPr>
          <w:rFonts w:asciiTheme="majorBidi" w:eastAsiaTheme="minorEastAsia" w:hAnsiTheme="majorBidi" w:cstheme="majorBidi"/>
          <w:color w:val="000000"/>
          <w:sz w:val="20"/>
          <w:szCs w:val="20"/>
        </w:rPr>
        <w:t xml:space="preserve"> Aristotelian thought was also</w:t>
      </w:r>
      <w:r w:rsidR="004A0764" w:rsidRPr="003752F7">
        <w:rPr>
          <w:rFonts w:asciiTheme="majorBidi" w:eastAsiaTheme="minorEastAsia" w:hAnsiTheme="majorBidi" w:cstheme="majorBidi"/>
          <w:color w:val="000000"/>
          <w:sz w:val="20"/>
          <w:szCs w:val="20"/>
        </w:rPr>
        <w:t xml:space="preserve"> deeply influenced by</w:t>
      </w:r>
      <w:r w:rsidRPr="003752F7">
        <w:rPr>
          <w:rFonts w:asciiTheme="majorBidi" w:eastAsiaTheme="minorEastAsia" w:hAnsiTheme="majorBidi" w:cstheme="majorBidi"/>
          <w:color w:val="000000"/>
          <w:sz w:val="20"/>
          <w:szCs w:val="20"/>
        </w:rPr>
        <w:t xml:space="preserve"> Plato. Thus, al-Rāzī would exercise a profound influence upon the Muslim world and the emerging Corrective Tradition, while hardly casting a shadow upon the West. </w:t>
      </w:r>
      <w:r w:rsidRPr="003752F7">
        <w:rPr>
          <w:rFonts w:asciiTheme="majorBidi" w:hAnsiTheme="majorBidi" w:cstheme="majorBidi"/>
          <w:color w:val="000000"/>
          <w:sz w:val="20"/>
          <w:szCs w:val="20"/>
        </w:rPr>
        <w:t xml:space="preserve">By contrast, Ibn Rushd was especially known for his singular attachment in </w:t>
      </w:r>
      <w:r w:rsidR="00BC32D2" w:rsidRPr="003752F7">
        <w:rPr>
          <w:rFonts w:asciiTheme="majorBidi" w:hAnsiTheme="majorBidi" w:cstheme="majorBidi"/>
          <w:color w:val="000000"/>
          <w:sz w:val="20"/>
          <w:szCs w:val="20"/>
        </w:rPr>
        <w:t>P</w:t>
      </w:r>
      <w:r w:rsidRPr="003752F7">
        <w:rPr>
          <w:rFonts w:asciiTheme="majorBidi" w:hAnsiTheme="majorBidi" w:cstheme="majorBidi"/>
          <w:color w:val="000000"/>
          <w:sz w:val="20"/>
          <w:szCs w:val="20"/>
        </w:rPr>
        <w:t xml:space="preserve">hilosophy to Aristotle, whom he favored over the </w:t>
      </w:r>
      <w:r w:rsidR="00BC32D2" w:rsidRPr="003752F7">
        <w:rPr>
          <w:rFonts w:asciiTheme="majorBidi" w:hAnsiTheme="majorBidi" w:cstheme="majorBidi"/>
          <w:color w:val="000000"/>
          <w:sz w:val="20"/>
          <w:szCs w:val="20"/>
        </w:rPr>
        <w:t xml:space="preserve">somewhat </w:t>
      </w:r>
      <w:r w:rsidRPr="003752F7">
        <w:rPr>
          <w:rFonts w:asciiTheme="majorBidi" w:hAnsiTheme="majorBidi" w:cstheme="majorBidi"/>
          <w:color w:val="000000"/>
          <w:sz w:val="20"/>
          <w:szCs w:val="20"/>
        </w:rPr>
        <w:t>Platonic inclinations of Ibn S</w:t>
      </w:r>
      <w:r w:rsidRPr="003752F7">
        <w:rPr>
          <w:rFonts w:asciiTheme="majorBidi" w:hAnsiTheme="majorBidi" w:cstheme="majorBidi"/>
          <w:sz w:val="20"/>
          <w:szCs w:val="20"/>
        </w:rPr>
        <w:t>ī</w:t>
      </w:r>
      <w:r w:rsidRPr="003752F7">
        <w:rPr>
          <w:rFonts w:asciiTheme="majorBidi" w:hAnsiTheme="majorBidi" w:cstheme="majorBidi"/>
          <w:color w:val="000000"/>
          <w:sz w:val="20"/>
          <w:szCs w:val="20"/>
        </w:rPr>
        <w:t>n</w:t>
      </w:r>
      <w:r w:rsidRPr="003752F7">
        <w:rPr>
          <w:rFonts w:asciiTheme="majorBidi" w:hAnsiTheme="majorBidi" w:cstheme="majorBidi"/>
          <w:sz w:val="20"/>
          <w:szCs w:val="20"/>
        </w:rPr>
        <w:t>ā and others.</w:t>
      </w:r>
      <w:r w:rsidRPr="003752F7">
        <w:rPr>
          <w:rFonts w:asciiTheme="majorBidi" w:hAnsiTheme="majorBidi" w:cstheme="majorBidi"/>
          <w:color w:val="202122"/>
          <w:sz w:val="20"/>
          <w:szCs w:val="20"/>
        </w:rPr>
        <w:t xml:space="preserve"> This Aristotelian passion of Ibn Rushd helps to explain his</w:t>
      </w:r>
      <w:r w:rsidRPr="003752F7">
        <w:rPr>
          <w:rFonts w:asciiTheme="majorBidi" w:eastAsiaTheme="minorEastAsia" w:hAnsiTheme="majorBidi" w:cstheme="majorBidi"/>
          <w:color w:val="000000"/>
          <w:sz w:val="20"/>
          <w:szCs w:val="20"/>
        </w:rPr>
        <w:t xml:space="preserve"> minimal influence upon the Islamic world. As a rule, the Islamic Intellectual Tradition </w:t>
      </w:r>
      <w:r w:rsidR="00BC32D2" w:rsidRPr="003752F7">
        <w:rPr>
          <w:rFonts w:asciiTheme="majorBidi" w:eastAsiaTheme="minorEastAsia" w:hAnsiTheme="majorBidi" w:cstheme="majorBidi"/>
          <w:color w:val="000000"/>
          <w:sz w:val="20"/>
          <w:szCs w:val="20"/>
        </w:rPr>
        <w:t xml:space="preserve">tended to </w:t>
      </w:r>
      <w:r w:rsidRPr="003752F7">
        <w:rPr>
          <w:rFonts w:asciiTheme="majorBidi" w:eastAsiaTheme="minorEastAsia" w:hAnsiTheme="majorBidi" w:cstheme="majorBidi"/>
          <w:color w:val="000000"/>
          <w:sz w:val="20"/>
          <w:szCs w:val="20"/>
        </w:rPr>
        <w:t>gravitate away from Aristotle, whom it tended to find unappealing, and its intellectual inclinations were more “Platonic,” which will be discussed in greater detail later. Indeed, al-Rāzī refers to Plato as “</w:t>
      </w:r>
      <w:r w:rsidRPr="003752F7">
        <w:rPr>
          <w:rFonts w:asciiTheme="majorBidi" w:hAnsiTheme="majorBidi" w:cstheme="majorBidi"/>
          <w:color w:val="000000"/>
          <w:sz w:val="20"/>
          <w:szCs w:val="20"/>
        </w:rPr>
        <w:t>al-Imām Plato” (</w:t>
      </w:r>
      <w:r w:rsidRPr="003752F7">
        <w:rPr>
          <w:rFonts w:asciiTheme="majorBidi" w:hAnsiTheme="majorBidi" w:cstheme="majorBidi"/>
          <w:i/>
          <w:iCs/>
          <w:color w:val="000000"/>
          <w:sz w:val="20"/>
          <w:szCs w:val="20"/>
        </w:rPr>
        <w:t>al-Imām Aflāṭūn</w:t>
      </w:r>
      <w:r w:rsidRPr="003752F7">
        <w:rPr>
          <w:rFonts w:asciiTheme="majorBidi" w:hAnsiTheme="majorBidi" w:cstheme="majorBidi"/>
          <w:color w:val="000000"/>
          <w:sz w:val="20"/>
          <w:szCs w:val="20"/>
        </w:rPr>
        <w:t>), and his enthusiastic praise of Plato was not regarded as excessive by his contemporaries nor by many of the greatest Masters of the Islamic Tradition. Ibn al-‘Arabī himself held Plato in great esteem and would refer to him as “the divine Plato” (</w:t>
      </w:r>
      <w:r w:rsidRPr="003752F7">
        <w:rPr>
          <w:rFonts w:asciiTheme="majorBidi" w:hAnsiTheme="majorBidi" w:cstheme="majorBidi"/>
          <w:i/>
          <w:iCs/>
          <w:color w:val="000000"/>
          <w:sz w:val="20"/>
          <w:szCs w:val="20"/>
        </w:rPr>
        <w:t>Aflāṭūn al-Ilāh</w:t>
      </w:r>
      <w:r w:rsidRPr="003752F7">
        <w:rPr>
          <w:rFonts w:asciiTheme="majorBidi" w:hAnsiTheme="majorBidi" w:cstheme="majorBidi"/>
          <w:i/>
          <w:iCs/>
          <w:sz w:val="20"/>
          <w:szCs w:val="20"/>
        </w:rPr>
        <w:t>ī</w:t>
      </w:r>
      <w:r w:rsidRPr="003752F7">
        <w:rPr>
          <w:rFonts w:asciiTheme="majorBidi" w:hAnsiTheme="majorBidi" w:cstheme="majorBidi"/>
          <w:color w:val="000000"/>
          <w:sz w:val="20"/>
          <w:szCs w:val="20"/>
        </w:rPr>
        <w:t xml:space="preserve">). Ibn al-‘Arabī notes that many who undertook to discover the </w:t>
      </w:r>
      <w:r w:rsidR="00D90B77" w:rsidRPr="003752F7">
        <w:rPr>
          <w:rFonts w:asciiTheme="majorBidi" w:hAnsiTheme="majorBidi" w:cstheme="majorBidi"/>
          <w:color w:val="000000"/>
          <w:sz w:val="20"/>
          <w:szCs w:val="20"/>
        </w:rPr>
        <w:t>T</w:t>
      </w:r>
      <w:r w:rsidRPr="003752F7">
        <w:rPr>
          <w:rFonts w:asciiTheme="majorBidi" w:hAnsiTheme="majorBidi" w:cstheme="majorBidi"/>
          <w:color w:val="000000"/>
          <w:sz w:val="20"/>
          <w:szCs w:val="20"/>
        </w:rPr>
        <w:t xml:space="preserve">ruth through Philosophy were veiled by their own thought, but Plato was an exception to this rule. Indeed, as we will discuss later in Volume </w:t>
      </w:r>
      <w:r w:rsidR="007C21D3" w:rsidRPr="003752F7">
        <w:rPr>
          <w:rFonts w:asciiTheme="majorBidi" w:hAnsiTheme="majorBidi" w:cstheme="majorBidi"/>
          <w:color w:val="000000"/>
          <w:sz w:val="20"/>
          <w:szCs w:val="20"/>
        </w:rPr>
        <w:t>Thirteen</w:t>
      </w:r>
      <w:r w:rsidRPr="003752F7">
        <w:rPr>
          <w:rFonts w:asciiTheme="majorBidi" w:hAnsiTheme="majorBidi" w:cstheme="majorBidi"/>
          <w:color w:val="000000"/>
          <w:sz w:val="20"/>
          <w:szCs w:val="20"/>
        </w:rPr>
        <w:t>, both Socrates and Plato may have been Prophetic figures, while Aristotle—despite his undeniable and unsurpassed greatness—was excluded from Plato’s inner circle</w:t>
      </w:r>
      <w:r w:rsidRPr="003752F7">
        <w:rPr>
          <w:rFonts w:asciiTheme="majorBidi" w:eastAsiaTheme="minorEastAsia" w:hAnsiTheme="majorBidi" w:cstheme="majorBidi"/>
          <w:color w:val="000000"/>
          <w:sz w:val="20"/>
          <w:szCs w:val="20"/>
        </w:rPr>
        <w:t>.</w:t>
      </w:r>
    </w:p>
  </w:footnote>
  <w:footnote w:id="208">
    <w:p w14:paraId="73DDA964" w14:textId="2375B4DA" w:rsidR="00E86172" w:rsidRPr="003752F7" w:rsidRDefault="00E86172" w:rsidP="00E86172">
      <w:pPr>
        <w:rPr>
          <w:rFonts w:ascii="Arial" w:hAnsi="Arial" w:cs="Arial"/>
          <w:color w:val="202122"/>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Style w:val="apple-converted-space"/>
          <w:rFonts w:asciiTheme="majorBidi" w:hAnsiTheme="majorBidi" w:cstheme="majorBidi"/>
          <w:color w:val="0F1111"/>
          <w:sz w:val="20"/>
          <w:szCs w:val="20"/>
        </w:rPr>
        <w:t xml:space="preserve">Among the best, most reliable, and explicitly authorized sources for the work and thought of </w:t>
      </w:r>
      <w:r w:rsidRPr="003752F7">
        <w:rPr>
          <w:rFonts w:asciiTheme="majorBidi" w:hAnsiTheme="majorBidi" w:cstheme="majorBidi"/>
          <w:sz w:val="20"/>
          <w:szCs w:val="20"/>
        </w:rPr>
        <w:t xml:space="preserve">Ibn al-‘Arabī are Michel Valsan (d. 1394/1974), his student, Michel Chodkiewicz (d. 1441/2020), Chodkiewicz’s daughter, Claude Addas, Denis Gril (born 1368/1949), and Dr. Su‘ād al-Ḥakīm, especially her excellent </w:t>
      </w:r>
      <w:r w:rsidRPr="003752F7">
        <w:rPr>
          <w:rFonts w:asciiTheme="majorBidi" w:hAnsiTheme="majorBidi" w:cstheme="majorBidi"/>
          <w:i/>
          <w:iCs/>
          <w:sz w:val="20"/>
          <w:szCs w:val="20"/>
        </w:rPr>
        <w:t>al-Mu‘jam al-Ṣūfī</w:t>
      </w:r>
      <w:r w:rsidRPr="003752F7">
        <w:rPr>
          <w:rFonts w:asciiTheme="majorBidi" w:hAnsiTheme="majorBidi" w:cstheme="majorBidi"/>
          <w:sz w:val="20"/>
          <w:szCs w:val="20"/>
        </w:rPr>
        <w:t xml:space="preserve">, 2 vols., </w:t>
      </w:r>
      <w:r w:rsidR="00763EA4" w:rsidRPr="003752F7">
        <w:rPr>
          <w:rFonts w:asciiTheme="majorBidi" w:hAnsiTheme="majorBidi" w:cstheme="majorBidi"/>
          <w:sz w:val="20"/>
          <w:szCs w:val="20"/>
        </w:rPr>
        <w:t>(</w:t>
      </w:r>
      <w:r w:rsidRPr="003752F7">
        <w:rPr>
          <w:rFonts w:asciiTheme="majorBidi" w:hAnsiTheme="majorBidi" w:cstheme="majorBidi"/>
          <w:sz w:val="20"/>
          <w:szCs w:val="20"/>
        </w:rPr>
        <w:t>n.p., Dandara li-al-Ṭibā‘a wa al-Nashr, n.d.</w:t>
      </w:r>
      <w:r w:rsidR="00763EA4" w:rsidRPr="003752F7">
        <w:rPr>
          <w:rFonts w:asciiTheme="majorBidi" w:hAnsiTheme="majorBidi" w:cstheme="majorBidi"/>
          <w:sz w:val="20"/>
          <w:szCs w:val="20"/>
        </w:rPr>
        <w:t>).</w:t>
      </w:r>
      <w:r w:rsidRPr="003752F7">
        <w:rPr>
          <w:rFonts w:asciiTheme="majorBidi" w:hAnsiTheme="majorBidi" w:cstheme="majorBidi"/>
          <w:sz w:val="20"/>
          <w:szCs w:val="20"/>
        </w:rPr>
        <w:t xml:space="preserve"> As regards the Orthodoxy and Orthopraxy of </w:t>
      </w:r>
      <w:r w:rsidRPr="003752F7">
        <w:rPr>
          <w:rFonts w:asciiTheme="majorBidi" w:hAnsiTheme="majorBidi" w:cstheme="majorBidi"/>
          <w:color w:val="202122"/>
          <w:sz w:val="20"/>
          <w:szCs w:val="20"/>
        </w:rPr>
        <w:t>Ibn al-‘Arab</w:t>
      </w:r>
      <w:r w:rsidRPr="003752F7">
        <w:rPr>
          <w:rFonts w:asciiTheme="majorBidi" w:hAnsiTheme="majorBidi" w:cstheme="majorBidi"/>
          <w:sz w:val="20"/>
          <w:szCs w:val="20"/>
        </w:rPr>
        <w:t xml:space="preserve">ī and his close adherence to the Qur’ān and </w:t>
      </w:r>
      <w:r w:rsidRPr="003752F7">
        <w:rPr>
          <w:rFonts w:asciiTheme="majorBidi" w:hAnsiTheme="majorBidi" w:cstheme="majorBidi"/>
          <w:i/>
          <w:iCs/>
          <w:sz w:val="20"/>
          <w:szCs w:val="20"/>
        </w:rPr>
        <w:t>Sunna</w:t>
      </w:r>
      <w:r w:rsidRPr="003752F7">
        <w:rPr>
          <w:rFonts w:asciiTheme="majorBidi" w:hAnsiTheme="majorBidi" w:cstheme="majorBidi"/>
          <w:sz w:val="20"/>
          <w:szCs w:val="20"/>
        </w:rPr>
        <w:t xml:space="preserve">, one of the best references is Michel Chodkiewicz, </w:t>
      </w:r>
      <w:r w:rsidRPr="003752F7">
        <w:rPr>
          <w:rFonts w:asciiTheme="majorBidi" w:hAnsiTheme="majorBidi" w:cstheme="majorBidi"/>
          <w:i/>
          <w:iCs/>
          <w:color w:val="202122"/>
          <w:sz w:val="20"/>
          <w:szCs w:val="20"/>
        </w:rPr>
        <w:t xml:space="preserve">Un Océan sans rivage. Ibn </w:t>
      </w:r>
      <w:r w:rsidR="00763EA4" w:rsidRPr="003752F7">
        <w:rPr>
          <w:rFonts w:asciiTheme="majorBidi" w:hAnsiTheme="majorBidi" w:cstheme="majorBidi"/>
          <w:i/>
          <w:iCs/>
          <w:color w:val="202122"/>
          <w:sz w:val="20"/>
          <w:szCs w:val="20"/>
        </w:rPr>
        <w:t>‘</w:t>
      </w:r>
      <w:r w:rsidRPr="003752F7">
        <w:rPr>
          <w:rFonts w:asciiTheme="majorBidi" w:hAnsiTheme="majorBidi" w:cstheme="majorBidi"/>
          <w:i/>
          <w:iCs/>
          <w:color w:val="202122"/>
          <w:sz w:val="20"/>
          <w:szCs w:val="20"/>
        </w:rPr>
        <w:t>Arabî, le Livre et la Loi</w:t>
      </w:r>
      <w:r w:rsidRPr="003752F7">
        <w:rPr>
          <w:rFonts w:asciiTheme="majorBidi" w:hAnsiTheme="majorBidi" w:cstheme="majorBidi"/>
          <w:color w:val="202122"/>
          <w:sz w:val="20"/>
          <w:szCs w:val="20"/>
        </w:rPr>
        <w:t xml:space="preserve">, </w:t>
      </w:r>
      <w:r w:rsidR="00262DAD" w:rsidRPr="003752F7">
        <w:rPr>
          <w:rFonts w:asciiTheme="majorBidi" w:hAnsiTheme="majorBidi" w:cstheme="majorBidi"/>
          <w:color w:val="202122"/>
          <w:sz w:val="20"/>
          <w:szCs w:val="20"/>
        </w:rPr>
        <w:t xml:space="preserve">(Paris: </w:t>
      </w:r>
      <w:r w:rsidRPr="003752F7">
        <w:rPr>
          <w:rFonts w:asciiTheme="majorBidi" w:hAnsiTheme="majorBidi" w:cstheme="majorBidi"/>
          <w:color w:val="202122"/>
          <w:sz w:val="20"/>
          <w:szCs w:val="20"/>
        </w:rPr>
        <w:t>Éditions du Seuil, 1992</w:t>
      </w:r>
      <w:r w:rsidR="00F23AA1" w:rsidRPr="003752F7">
        <w:rPr>
          <w:rFonts w:asciiTheme="majorBidi" w:hAnsiTheme="majorBidi" w:cstheme="majorBidi"/>
          <w:color w:val="202122"/>
          <w:sz w:val="20"/>
          <w:szCs w:val="20"/>
        </w:rPr>
        <w:t>)</w:t>
      </w:r>
      <w:r w:rsidRPr="003752F7">
        <w:rPr>
          <w:rFonts w:asciiTheme="majorBidi" w:hAnsiTheme="majorBidi" w:cstheme="majorBidi"/>
          <w:color w:val="202122"/>
          <w:sz w:val="20"/>
          <w:szCs w:val="20"/>
        </w:rPr>
        <w:t xml:space="preserve">; </w:t>
      </w:r>
      <w:r w:rsidRPr="003752F7">
        <w:rPr>
          <w:rStyle w:val="a-size-extra-large"/>
          <w:rFonts w:asciiTheme="majorBidi" w:hAnsiTheme="majorBidi" w:cstheme="majorBidi"/>
          <w:i/>
          <w:iCs/>
          <w:color w:val="0F1111"/>
          <w:sz w:val="20"/>
          <w:szCs w:val="20"/>
        </w:rPr>
        <w:t>An Ocean Without Shore: Ibn Arab</w:t>
      </w:r>
      <w:r w:rsidRPr="003752F7">
        <w:rPr>
          <w:rFonts w:asciiTheme="majorBidi" w:hAnsiTheme="majorBidi" w:cstheme="majorBidi"/>
          <w:i/>
          <w:iCs/>
          <w:sz w:val="20"/>
          <w:szCs w:val="20"/>
        </w:rPr>
        <w:t>ī</w:t>
      </w:r>
      <w:r w:rsidRPr="003752F7">
        <w:rPr>
          <w:rStyle w:val="a-size-extra-large"/>
          <w:rFonts w:asciiTheme="majorBidi" w:hAnsiTheme="majorBidi" w:cstheme="majorBidi"/>
          <w:i/>
          <w:iCs/>
          <w:color w:val="0F1111"/>
          <w:sz w:val="20"/>
          <w:szCs w:val="20"/>
        </w:rPr>
        <w:t>, the Book, and the Law</w:t>
      </w:r>
      <w:r w:rsidRPr="003752F7">
        <w:rPr>
          <w:rStyle w:val="a-size-extra-large"/>
          <w:rFonts w:asciiTheme="majorBidi" w:hAnsiTheme="majorBidi" w:cstheme="majorBidi"/>
          <w:color w:val="0F1111"/>
          <w:sz w:val="20"/>
          <w:szCs w:val="20"/>
        </w:rPr>
        <w:t>, (Albany, NY: SUNY Press, 1993).</w:t>
      </w:r>
      <w:r w:rsidRPr="003752F7">
        <w:rPr>
          <w:rFonts w:asciiTheme="majorBidi" w:hAnsiTheme="majorBidi" w:cstheme="majorBidi"/>
          <w:sz w:val="20"/>
          <w:szCs w:val="20"/>
        </w:rPr>
        <w:t xml:space="preserve"> Claude Adas has written a</w:t>
      </w:r>
      <w:r w:rsidR="00262DAD" w:rsidRPr="003752F7">
        <w:rPr>
          <w:rFonts w:asciiTheme="majorBidi" w:hAnsiTheme="majorBidi" w:cstheme="majorBidi"/>
          <w:sz w:val="20"/>
          <w:szCs w:val="20"/>
        </w:rPr>
        <w:t xml:space="preserve"> useful</w:t>
      </w:r>
      <w:r w:rsidRPr="003752F7">
        <w:rPr>
          <w:rFonts w:asciiTheme="majorBidi" w:hAnsiTheme="majorBidi" w:cstheme="majorBidi"/>
          <w:sz w:val="20"/>
          <w:szCs w:val="20"/>
        </w:rPr>
        <w:t xml:space="preserve"> biography of Ibn al-‘Arabī: Claude Addas, </w:t>
      </w:r>
      <w:r w:rsidRPr="003752F7">
        <w:rPr>
          <w:rFonts w:asciiTheme="majorBidi" w:hAnsiTheme="majorBidi" w:cstheme="majorBidi"/>
          <w:i/>
          <w:iCs/>
          <w:color w:val="202122"/>
          <w:sz w:val="20"/>
          <w:szCs w:val="20"/>
        </w:rPr>
        <w:t>Ibn ʻArabī, ou, La quête du soufre rouge</w:t>
      </w:r>
      <w:r w:rsidRPr="003752F7">
        <w:rPr>
          <w:rFonts w:asciiTheme="majorBidi" w:hAnsiTheme="majorBidi" w:cstheme="majorBidi"/>
          <w:color w:val="202122"/>
          <w:sz w:val="20"/>
          <w:szCs w:val="20"/>
          <w:shd w:val="clear" w:color="auto" w:fill="FFFFFF"/>
        </w:rPr>
        <w:t xml:space="preserve">, </w:t>
      </w:r>
      <w:r w:rsidR="00262DAD" w:rsidRPr="003752F7">
        <w:rPr>
          <w:rFonts w:asciiTheme="majorBidi" w:hAnsiTheme="majorBidi" w:cstheme="majorBidi"/>
          <w:color w:val="202122"/>
          <w:sz w:val="20"/>
          <w:szCs w:val="20"/>
          <w:shd w:val="clear" w:color="auto" w:fill="FFFFFF"/>
        </w:rPr>
        <w:t xml:space="preserve">(Paris: </w:t>
      </w:r>
      <w:r w:rsidRPr="003752F7">
        <w:rPr>
          <w:rFonts w:asciiTheme="majorBidi" w:hAnsiTheme="majorBidi" w:cstheme="majorBidi"/>
          <w:color w:val="202122"/>
          <w:sz w:val="20"/>
          <w:szCs w:val="20"/>
          <w:shd w:val="clear" w:color="auto" w:fill="FFFFFF"/>
        </w:rPr>
        <w:t>Gallimard, 1989</w:t>
      </w:r>
      <w:r w:rsidR="00262DAD" w:rsidRPr="003752F7">
        <w:rPr>
          <w:rFonts w:asciiTheme="majorBidi" w:hAnsiTheme="majorBidi" w:cstheme="majorBidi"/>
          <w:color w:val="202122"/>
          <w:sz w:val="20"/>
          <w:szCs w:val="20"/>
          <w:shd w:val="clear" w:color="auto" w:fill="FFFFFF"/>
        </w:rPr>
        <w:t>)</w:t>
      </w:r>
      <w:r w:rsidRPr="003752F7">
        <w:rPr>
          <w:rFonts w:asciiTheme="majorBidi" w:hAnsiTheme="majorBidi" w:cstheme="majorBidi"/>
          <w:sz w:val="20"/>
          <w:szCs w:val="20"/>
        </w:rPr>
        <w:t xml:space="preserve">; </w:t>
      </w:r>
      <w:r w:rsidRPr="003752F7">
        <w:rPr>
          <w:rStyle w:val="a-size-extra-large"/>
          <w:rFonts w:asciiTheme="majorBidi" w:hAnsiTheme="majorBidi" w:cstheme="majorBidi"/>
          <w:i/>
          <w:iCs/>
          <w:color w:val="0F1111"/>
          <w:sz w:val="20"/>
          <w:szCs w:val="20"/>
        </w:rPr>
        <w:t>Quest for the Red Sulphur: The Life of Ibn ‘Arab</w:t>
      </w:r>
      <w:r w:rsidRPr="003752F7">
        <w:rPr>
          <w:rFonts w:asciiTheme="majorBidi" w:hAnsiTheme="majorBidi" w:cstheme="majorBidi"/>
          <w:i/>
          <w:iCs/>
          <w:sz w:val="20"/>
          <w:szCs w:val="20"/>
        </w:rPr>
        <w:t>ī</w:t>
      </w:r>
      <w:r w:rsidRPr="003752F7">
        <w:rPr>
          <w:rStyle w:val="apple-converted-space"/>
          <w:rFonts w:asciiTheme="majorBidi" w:hAnsiTheme="majorBidi" w:cstheme="majorBidi"/>
          <w:color w:val="0F1111"/>
          <w:sz w:val="20"/>
          <w:szCs w:val="20"/>
        </w:rPr>
        <w:t>,</w:t>
      </w:r>
      <w:r w:rsidRPr="003752F7">
        <w:rPr>
          <w:rFonts w:asciiTheme="majorBidi" w:hAnsiTheme="majorBidi" w:cstheme="majorBidi"/>
          <w:sz w:val="20"/>
          <w:szCs w:val="20"/>
        </w:rPr>
        <w:t xml:space="preserve"> trans. Peter Kingsley,</w:t>
      </w:r>
      <w:r w:rsidRPr="003752F7">
        <w:rPr>
          <w:rStyle w:val="apple-converted-space"/>
          <w:rFonts w:asciiTheme="majorBidi" w:hAnsiTheme="majorBidi" w:cstheme="majorBidi"/>
          <w:color w:val="0F1111"/>
          <w:sz w:val="20"/>
          <w:szCs w:val="20"/>
        </w:rPr>
        <w:t xml:space="preserve"> (Cambridge: Islamic Texts Society, 1993). Another excellent work on the thought and work of the Greatest of all Shaykh’s is </w:t>
      </w:r>
      <w:r w:rsidRPr="003752F7">
        <w:rPr>
          <w:rFonts w:asciiTheme="majorBidi" w:hAnsiTheme="majorBidi" w:cstheme="majorBidi"/>
          <w:sz w:val="20"/>
          <w:szCs w:val="20"/>
        </w:rPr>
        <w:t>Claude Addas,</w:t>
      </w:r>
      <w:r w:rsidRPr="003752F7">
        <w:rPr>
          <w:rFonts w:asciiTheme="majorBidi" w:hAnsiTheme="majorBidi" w:cstheme="majorBidi"/>
          <w:color w:val="202122"/>
          <w:sz w:val="20"/>
          <w:szCs w:val="20"/>
          <w:shd w:val="clear" w:color="auto" w:fill="FFFFFF"/>
        </w:rPr>
        <w:t xml:space="preserve"> </w:t>
      </w:r>
      <w:r w:rsidRPr="003752F7">
        <w:rPr>
          <w:rFonts w:asciiTheme="majorBidi" w:hAnsiTheme="majorBidi" w:cstheme="majorBidi"/>
          <w:i/>
          <w:iCs/>
          <w:color w:val="202122"/>
          <w:sz w:val="20"/>
          <w:szCs w:val="20"/>
          <w:shd w:val="clear" w:color="auto" w:fill="FFFFFF"/>
        </w:rPr>
        <w:t>I</w:t>
      </w:r>
      <w:r w:rsidRPr="003752F7">
        <w:rPr>
          <w:rFonts w:asciiTheme="majorBidi" w:hAnsiTheme="majorBidi" w:cstheme="majorBidi"/>
          <w:i/>
          <w:iCs/>
          <w:color w:val="202122"/>
          <w:sz w:val="20"/>
          <w:szCs w:val="20"/>
        </w:rPr>
        <w:t>bn Arabî et le voyage sans retour</w:t>
      </w:r>
      <w:r w:rsidRPr="003752F7">
        <w:rPr>
          <w:rFonts w:asciiTheme="majorBidi" w:hAnsiTheme="majorBidi" w:cstheme="majorBidi"/>
          <w:color w:val="202122"/>
          <w:sz w:val="20"/>
          <w:szCs w:val="20"/>
        </w:rPr>
        <w:t xml:space="preserve">, </w:t>
      </w:r>
      <w:r w:rsidR="00262DAD" w:rsidRPr="003752F7">
        <w:rPr>
          <w:rFonts w:asciiTheme="majorBidi" w:hAnsiTheme="majorBidi" w:cstheme="majorBidi"/>
          <w:color w:val="202122"/>
          <w:sz w:val="20"/>
          <w:szCs w:val="20"/>
        </w:rPr>
        <w:t xml:space="preserve">(Paris: </w:t>
      </w:r>
      <w:r w:rsidRPr="003752F7">
        <w:rPr>
          <w:rFonts w:asciiTheme="majorBidi" w:hAnsiTheme="majorBidi" w:cstheme="majorBidi"/>
          <w:color w:val="202122"/>
          <w:sz w:val="20"/>
          <w:szCs w:val="20"/>
        </w:rPr>
        <w:t>Éditions du</w:t>
      </w:r>
      <w:r w:rsidRPr="003752F7">
        <w:rPr>
          <w:rFonts w:asciiTheme="majorBidi" w:hAnsiTheme="majorBidi" w:cstheme="majorBidi"/>
          <w:color w:val="202122"/>
          <w:sz w:val="20"/>
          <w:szCs w:val="20"/>
          <w:shd w:val="clear" w:color="auto" w:fill="FFFFFF"/>
        </w:rPr>
        <w:t xml:space="preserve"> Seuil, 1996</w:t>
      </w:r>
      <w:r w:rsidR="00262DAD" w:rsidRPr="003752F7">
        <w:rPr>
          <w:rFonts w:asciiTheme="majorBidi" w:hAnsiTheme="majorBidi" w:cstheme="majorBidi"/>
          <w:color w:val="202122"/>
          <w:sz w:val="20"/>
          <w:szCs w:val="20"/>
          <w:shd w:val="clear" w:color="auto" w:fill="FFFFFF"/>
        </w:rPr>
        <w:t>)</w:t>
      </w:r>
      <w:r w:rsidRPr="003752F7">
        <w:rPr>
          <w:rFonts w:asciiTheme="majorBidi" w:hAnsiTheme="majorBidi" w:cstheme="majorBidi"/>
          <w:color w:val="202122"/>
          <w:sz w:val="20"/>
          <w:szCs w:val="20"/>
        </w:rPr>
        <w:t xml:space="preserve">; </w:t>
      </w:r>
      <w:r w:rsidRPr="003752F7">
        <w:rPr>
          <w:rFonts w:asciiTheme="majorBidi" w:hAnsiTheme="majorBidi" w:cstheme="majorBidi"/>
          <w:i/>
          <w:iCs/>
          <w:color w:val="0F1111"/>
          <w:kern w:val="36"/>
          <w:sz w:val="20"/>
          <w:szCs w:val="20"/>
        </w:rPr>
        <w:t>Ibn Arab</w:t>
      </w:r>
      <w:r w:rsidRPr="003752F7">
        <w:rPr>
          <w:rFonts w:asciiTheme="majorBidi" w:hAnsiTheme="majorBidi" w:cstheme="majorBidi"/>
          <w:i/>
          <w:iCs/>
          <w:sz w:val="20"/>
          <w:szCs w:val="20"/>
        </w:rPr>
        <w:t>ī</w:t>
      </w:r>
      <w:r w:rsidRPr="003752F7">
        <w:rPr>
          <w:rFonts w:asciiTheme="majorBidi" w:hAnsiTheme="majorBidi" w:cstheme="majorBidi"/>
          <w:i/>
          <w:iCs/>
          <w:color w:val="0F1111"/>
          <w:kern w:val="36"/>
          <w:sz w:val="20"/>
          <w:szCs w:val="20"/>
        </w:rPr>
        <w:t>: The Voyage of No Return</w:t>
      </w:r>
      <w:r w:rsidRPr="003752F7">
        <w:rPr>
          <w:rFonts w:asciiTheme="majorBidi" w:hAnsiTheme="majorBidi" w:cstheme="majorBidi"/>
          <w:color w:val="0F1111"/>
          <w:kern w:val="36"/>
          <w:sz w:val="20"/>
          <w:szCs w:val="20"/>
        </w:rPr>
        <w:t xml:space="preserve">, </w:t>
      </w:r>
      <w:r w:rsidRPr="003752F7">
        <w:rPr>
          <w:rStyle w:val="apple-converted-space"/>
          <w:rFonts w:asciiTheme="majorBidi" w:hAnsiTheme="majorBidi" w:cstheme="majorBidi"/>
          <w:color w:val="0F1111"/>
          <w:sz w:val="20"/>
          <w:szCs w:val="20"/>
        </w:rPr>
        <w:t>(Cambridge: Islamic Texts Society, 2019).</w:t>
      </w:r>
    </w:p>
  </w:footnote>
  <w:footnote w:id="209">
    <w:p w14:paraId="19B85026" w14:textId="45BD46BB" w:rsidR="00E86172" w:rsidRPr="003752F7" w:rsidRDefault="00E86172" w:rsidP="00E86172">
      <w:pPr>
        <w:pStyle w:val="FootnoteText"/>
      </w:pPr>
      <w:r w:rsidRPr="003752F7">
        <w:rPr>
          <w:rStyle w:val="FootnoteReference"/>
        </w:rPr>
        <w:footnoteRef/>
      </w:r>
      <w:r w:rsidRPr="003752F7">
        <w:t xml:space="preserve"> </w:t>
      </w:r>
      <w:r w:rsidRPr="003752F7">
        <w:rPr>
          <w:b/>
          <w:bCs/>
        </w:rPr>
        <w:t>The</w:t>
      </w:r>
      <w:r w:rsidRPr="003752F7">
        <w:t xml:space="preserve"> </w:t>
      </w:r>
      <w:r w:rsidRPr="003752F7">
        <w:rPr>
          <w:b/>
          <w:bCs/>
        </w:rPr>
        <w:t xml:space="preserve">Akbarian Tradition </w:t>
      </w:r>
      <w:r w:rsidRPr="003752F7">
        <w:t xml:space="preserve">is a reference to the </w:t>
      </w:r>
      <w:r w:rsidR="000B4826" w:rsidRPr="003752F7">
        <w:t>Tradition</w:t>
      </w:r>
      <w:r w:rsidRPr="003752F7">
        <w:t xml:space="preserve"> of Ibn al-‘Arabī, who, as we have noted, is referred to by those who admire him as “</w:t>
      </w:r>
      <w:r w:rsidRPr="003752F7">
        <w:rPr>
          <w:i/>
          <w:iCs/>
        </w:rPr>
        <w:t>al-Shaykh al-Akbar</w:t>
      </w:r>
      <w:r w:rsidRPr="003752F7">
        <w:t>,” “the greatest Shaykh.” Thus, it takes the adjective “</w:t>
      </w:r>
      <w:r w:rsidRPr="003752F7">
        <w:rPr>
          <w:i/>
          <w:iCs/>
        </w:rPr>
        <w:t>Akbar</w:t>
      </w:r>
      <w:r w:rsidRPr="003752F7">
        <w:rPr>
          <w:rFonts w:eastAsiaTheme="minorEastAsia"/>
          <w:i/>
          <w:iCs/>
          <w:color w:val="000000"/>
        </w:rPr>
        <w:t>ī</w:t>
      </w:r>
      <w:r w:rsidRPr="003752F7">
        <w:rPr>
          <w:rFonts w:eastAsiaTheme="minorEastAsia"/>
          <w:color w:val="000000"/>
        </w:rPr>
        <w:t>” or “Akbarian” from “</w:t>
      </w:r>
      <w:r w:rsidRPr="003752F7">
        <w:rPr>
          <w:rFonts w:eastAsiaTheme="minorEastAsia"/>
          <w:i/>
          <w:iCs/>
          <w:color w:val="000000"/>
        </w:rPr>
        <w:t>al-Akbar</w:t>
      </w:r>
      <w:r w:rsidRPr="003752F7">
        <w:rPr>
          <w:rFonts w:eastAsiaTheme="minorEastAsia"/>
          <w:color w:val="000000"/>
        </w:rPr>
        <w:t>,” and</w:t>
      </w:r>
      <w:r w:rsidRPr="003752F7">
        <w:t xml:space="preserve"> anything “Akbarian” pertains to </w:t>
      </w:r>
      <w:r w:rsidRPr="003752F7">
        <w:rPr>
          <w:i/>
          <w:iCs/>
        </w:rPr>
        <w:t>al-Shaykh al-Akbar</w:t>
      </w:r>
      <w:r w:rsidRPr="003752F7">
        <w:t>, his writings, and his thought but also those of his heirs among later Saints and Scholars who built on the foundations that he laid down.</w:t>
      </w:r>
    </w:p>
  </w:footnote>
  <w:footnote w:id="210">
    <w:p w14:paraId="4EE78E28" w14:textId="080C1D0A" w:rsidR="00E86172" w:rsidRPr="003752F7" w:rsidRDefault="00E86172" w:rsidP="00E86172">
      <w:pPr>
        <w:pStyle w:val="FootnoteText"/>
      </w:pPr>
      <w:r w:rsidRPr="003752F7">
        <w:rPr>
          <w:rStyle w:val="FootnoteReference"/>
        </w:rPr>
        <w:footnoteRef/>
      </w:r>
      <w:r w:rsidRPr="003752F7">
        <w:t xml:space="preserve"> </w:t>
      </w:r>
      <w:r w:rsidRPr="003752F7">
        <w:rPr>
          <w:rFonts w:eastAsiaTheme="minorEastAsia"/>
          <w:b/>
          <w:bCs/>
          <w:color w:val="0F252D"/>
        </w:rPr>
        <w:t>The Philosophers (</w:t>
      </w:r>
      <w:r w:rsidRPr="003752F7">
        <w:rPr>
          <w:rFonts w:eastAsiaTheme="minorEastAsia"/>
          <w:b/>
          <w:bCs/>
          <w:i/>
          <w:iCs/>
          <w:color w:val="0F252D"/>
        </w:rPr>
        <w:t>al-Fal</w:t>
      </w:r>
      <w:r w:rsidRPr="003752F7">
        <w:rPr>
          <w:b/>
          <w:bCs/>
          <w:i/>
          <w:iCs/>
        </w:rPr>
        <w:t>ā</w:t>
      </w:r>
      <w:r w:rsidRPr="003752F7">
        <w:rPr>
          <w:rFonts w:eastAsiaTheme="minorEastAsia"/>
          <w:b/>
          <w:bCs/>
          <w:i/>
          <w:iCs/>
          <w:color w:val="0F252D"/>
        </w:rPr>
        <w:t>sifa</w:t>
      </w:r>
      <w:r w:rsidRPr="003752F7">
        <w:rPr>
          <w:rFonts w:eastAsiaTheme="minorEastAsia"/>
          <w:b/>
          <w:bCs/>
          <w:color w:val="0F252D"/>
        </w:rPr>
        <w:t xml:space="preserve">) </w:t>
      </w:r>
      <w:r w:rsidRPr="003752F7">
        <w:rPr>
          <w:rFonts w:eastAsiaTheme="minorEastAsia"/>
          <w:color w:val="0F252D"/>
        </w:rPr>
        <w:t>of Islam were the cultivators and propagators of “Islamic Philosophy” (</w:t>
      </w:r>
      <w:r w:rsidRPr="003752F7">
        <w:rPr>
          <w:rFonts w:eastAsiaTheme="minorEastAsia"/>
          <w:i/>
          <w:iCs/>
          <w:color w:val="0F252D"/>
        </w:rPr>
        <w:t>al-Falsafa</w:t>
      </w:r>
      <w:r w:rsidRPr="003752F7">
        <w:rPr>
          <w:rFonts w:eastAsiaTheme="minorEastAsia"/>
          <w:color w:val="0F252D"/>
        </w:rPr>
        <w:t xml:space="preserve">), which was predicated upon the Greek and Hellenistic </w:t>
      </w:r>
      <w:r w:rsidR="000B4826" w:rsidRPr="003752F7">
        <w:rPr>
          <w:rFonts w:eastAsiaTheme="minorEastAsia"/>
          <w:color w:val="0F252D"/>
        </w:rPr>
        <w:t>P</w:t>
      </w:r>
      <w:r w:rsidRPr="003752F7">
        <w:rPr>
          <w:rFonts w:eastAsiaTheme="minorEastAsia"/>
          <w:color w:val="0F252D"/>
        </w:rPr>
        <w:t xml:space="preserve">hilosophers of Antiquity whose works </w:t>
      </w:r>
      <w:r w:rsidR="0001613C" w:rsidRPr="003752F7">
        <w:rPr>
          <w:rFonts w:eastAsiaTheme="minorEastAsia"/>
          <w:color w:val="0F252D"/>
        </w:rPr>
        <w:t>had been</w:t>
      </w:r>
      <w:r w:rsidRPr="003752F7">
        <w:rPr>
          <w:rFonts w:eastAsiaTheme="minorEastAsia"/>
          <w:color w:val="0F252D"/>
        </w:rPr>
        <w:t xml:space="preserve"> translated into Arabic. The three most notable of the Philosophers (</w:t>
      </w:r>
      <w:r w:rsidRPr="003752F7">
        <w:rPr>
          <w:rFonts w:eastAsiaTheme="minorEastAsia"/>
          <w:i/>
          <w:iCs/>
          <w:color w:val="0F252D"/>
        </w:rPr>
        <w:t>al-Fal</w:t>
      </w:r>
      <w:r w:rsidRPr="003752F7">
        <w:rPr>
          <w:i/>
          <w:iCs/>
        </w:rPr>
        <w:t>ā</w:t>
      </w:r>
      <w:r w:rsidRPr="003752F7">
        <w:rPr>
          <w:rFonts w:eastAsiaTheme="minorEastAsia"/>
          <w:i/>
          <w:iCs/>
          <w:color w:val="0F252D"/>
        </w:rPr>
        <w:t>sifa</w:t>
      </w:r>
      <w:r w:rsidRPr="003752F7">
        <w:rPr>
          <w:rFonts w:eastAsiaTheme="minorEastAsia"/>
          <w:color w:val="0F252D"/>
        </w:rPr>
        <w:t>) in Islamic Intellectual History were al-F</w:t>
      </w:r>
      <w:r w:rsidRPr="003752F7">
        <w:t>ā</w:t>
      </w:r>
      <w:r w:rsidRPr="003752F7">
        <w:rPr>
          <w:rFonts w:eastAsiaTheme="minorEastAsia"/>
          <w:color w:val="0F252D"/>
        </w:rPr>
        <w:t>r</w:t>
      </w:r>
      <w:r w:rsidRPr="003752F7">
        <w:t>ā</w:t>
      </w:r>
      <w:r w:rsidRPr="003752F7">
        <w:rPr>
          <w:rFonts w:eastAsiaTheme="minorEastAsia"/>
          <w:color w:val="0F252D"/>
        </w:rPr>
        <w:t>b</w:t>
      </w:r>
      <w:r w:rsidRPr="003752F7">
        <w:t>ī</w:t>
      </w:r>
      <w:r w:rsidRPr="003752F7">
        <w:rPr>
          <w:rFonts w:eastAsiaTheme="minorEastAsia"/>
          <w:color w:val="0F252D"/>
        </w:rPr>
        <w:t xml:space="preserve"> </w:t>
      </w:r>
      <w:r w:rsidR="00D75DB2" w:rsidRPr="003752F7">
        <w:t>(d. 339/951)</w:t>
      </w:r>
      <w:r w:rsidR="00D75DB2" w:rsidRPr="003752F7">
        <w:rPr>
          <w:rFonts w:eastAsiaTheme="minorEastAsia"/>
          <w:color w:val="0F252D"/>
        </w:rPr>
        <w:t xml:space="preserve"> </w:t>
      </w:r>
      <w:r w:rsidRPr="003752F7">
        <w:rPr>
          <w:rFonts w:eastAsiaTheme="minorEastAsia"/>
          <w:color w:val="0F252D"/>
        </w:rPr>
        <w:t xml:space="preserve">(Latin: </w:t>
      </w:r>
      <w:r w:rsidRPr="003752F7">
        <w:rPr>
          <w:i/>
          <w:iCs/>
          <w:color w:val="202122"/>
        </w:rPr>
        <w:t>Alpharabius</w:t>
      </w:r>
      <w:r w:rsidRPr="003752F7">
        <w:rPr>
          <w:rFonts w:eastAsiaTheme="minorEastAsia"/>
          <w:color w:val="0F252D"/>
        </w:rPr>
        <w:t>), Ibn S</w:t>
      </w:r>
      <w:r w:rsidRPr="003752F7">
        <w:t>ī</w:t>
      </w:r>
      <w:r w:rsidRPr="003752F7">
        <w:rPr>
          <w:rFonts w:eastAsiaTheme="minorEastAsia"/>
          <w:color w:val="0F252D"/>
        </w:rPr>
        <w:t>n</w:t>
      </w:r>
      <w:r w:rsidRPr="003752F7">
        <w:t>ā</w:t>
      </w:r>
      <w:r w:rsidR="00D75DB2" w:rsidRPr="003752F7">
        <w:t xml:space="preserve"> </w:t>
      </w:r>
      <w:r w:rsidR="00D75DB2" w:rsidRPr="003752F7">
        <w:rPr>
          <w:color w:val="202122"/>
          <w:lang w:val="en"/>
        </w:rPr>
        <w:t>(d. 428/1037)</w:t>
      </w:r>
      <w:r w:rsidRPr="003752F7">
        <w:rPr>
          <w:rFonts w:eastAsiaTheme="minorEastAsia"/>
          <w:color w:val="0F252D"/>
        </w:rPr>
        <w:t xml:space="preserve"> (Latin: </w:t>
      </w:r>
      <w:r w:rsidRPr="003752F7">
        <w:rPr>
          <w:rFonts w:eastAsiaTheme="minorEastAsia"/>
          <w:i/>
          <w:iCs/>
          <w:color w:val="0F252D"/>
        </w:rPr>
        <w:t>Avicenna</w:t>
      </w:r>
      <w:r w:rsidRPr="003752F7">
        <w:rPr>
          <w:rFonts w:eastAsiaTheme="minorEastAsia"/>
          <w:color w:val="0F252D"/>
        </w:rPr>
        <w:t xml:space="preserve">), and Ibn Rushd </w:t>
      </w:r>
      <w:r w:rsidR="00D75DB2" w:rsidRPr="003752F7">
        <w:t>(</w:t>
      </w:r>
      <w:r w:rsidR="00D75DB2" w:rsidRPr="003752F7">
        <w:rPr>
          <w:color w:val="000000"/>
        </w:rPr>
        <w:t>d. 595/1198</w:t>
      </w:r>
      <w:r w:rsidR="00D75DB2" w:rsidRPr="003752F7">
        <w:t>)</w:t>
      </w:r>
      <w:r w:rsidR="00D75DB2" w:rsidRPr="003752F7">
        <w:rPr>
          <w:rFonts w:eastAsiaTheme="minorEastAsia"/>
          <w:color w:val="0F252D"/>
        </w:rPr>
        <w:t xml:space="preserve"> </w:t>
      </w:r>
      <w:r w:rsidRPr="003752F7">
        <w:rPr>
          <w:rFonts w:eastAsiaTheme="minorEastAsia"/>
          <w:color w:val="0F252D"/>
        </w:rPr>
        <w:t xml:space="preserve">(Latin: </w:t>
      </w:r>
      <w:r w:rsidRPr="003752F7">
        <w:rPr>
          <w:rFonts w:eastAsiaTheme="minorEastAsia"/>
          <w:i/>
          <w:iCs/>
          <w:color w:val="0F252D"/>
        </w:rPr>
        <w:t>Averroës</w:t>
      </w:r>
      <w:r w:rsidRPr="003752F7">
        <w:rPr>
          <w:rFonts w:eastAsiaTheme="minorEastAsia"/>
          <w:color w:val="0F252D"/>
        </w:rPr>
        <w:t xml:space="preserve">). Historically, the Hellenistic </w:t>
      </w:r>
      <w:r w:rsidR="00D75DB2" w:rsidRPr="003752F7">
        <w:rPr>
          <w:rFonts w:eastAsiaTheme="minorEastAsia"/>
          <w:color w:val="0F252D"/>
        </w:rPr>
        <w:t>P</w:t>
      </w:r>
      <w:r w:rsidRPr="003752F7">
        <w:rPr>
          <w:rFonts w:eastAsiaTheme="minorEastAsia"/>
          <w:color w:val="0F252D"/>
        </w:rPr>
        <w:t>hilosophical Tradition of Islam begins with al-Kind</w:t>
      </w:r>
      <w:r w:rsidRPr="003752F7">
        <w:t>ī</w:t>
      </w:r>
      <w:r w:rsidRPr="003752F7">
        <w:rPr>
          <w:rFonts w:eastAsiaTheme="minorEastAsia"/>
          <w:color w:val="0F252D"/>
        </w:rPr>
        <w:t xml:space="preserve"> </w:t>
      </w:r>
      <w:r w:rsidR="00D75DB2" w:rsidRPr="003752F7">
        <w:rPr>
          <w:rFonts w:eastAsiaTheme="minorEastAsia"/>
          <w:color w:val="000000"/>
        </w:rPr>
        <w:t>(d. 259/873)</w:t>
      </w:r>
      <w:r w:rsidR="00D75DB2" w:rsidRPr="003752F7">
        <w:rPr>
          <w:rFonts w:eastAsiaTheme="minorEastAsia"/>
          <w:color w:val="0F252D"/>
        </w:rPr>
        <w:t xml:space="preserve"> </w:t>
      </w:r>
      <w:r w:rsidRPr="003752F7">
        <w:rPr>
          <w:rFonts w:eastAsiaTheme="minorEastAsia"/>
          <w:color w:val="0F252D"/>
        </w:rPr>
        <w:t xml:space="preserve">(Latin: </w:t>
      </w:r>
      <w:r w:rsidRPr="003752F7">
        <w:rPr>
          <w:i/>
          <w:iCs/>
          <w:color w:val="202122"/>
          <w:lang w:val="la-Latn"/>
        </w:rPr>
        <w:t>Alkindus</w:t>
      </w:r>
      <w:r w:rsidRPr="003752F7">
        <w:rPr>
          <w:rFonts w:eastAsiaTheme="minorEastAsia"/>
          <w:color w:val="0F252D"/>
        </w:rPr>
        <w:t xml:space="preserve">). Islamic Philosophy was regarded as problematic in </w:t>
      </w:r>
      <w:r w:rsidR="00D75DB2" w:rsidRPr="003752F7">
        <w:rPr>
          <w:rFonts w:eastAsiaTheme="minorEastAsia"/>
          <w:color w:val="0F252D"/>
        </w:rPr>
        <w:t xml:space="preserve">many </w:t>
      </w:r>
      <w:r w:rsidRPr="003752F7">
        <w:rPr>
          <w:rFonts w:eastAsiaTheme="minorEastAsia"/>
          <w:color w:val="0F252D"/>
        </w:rPr>
        <w:t xml:space="preserve">Orthodox Islamic circles because of certain Metaphysical positions it took, such as posing the eternity of the world. </w:t>
      </w:r>
      <w:r w:rsidR="00D75DB2" w:rsidRPr="003752F7">
        <w:rPr>
          <w:rFonts w:eastAsiaTheme="minorEastAsia"/>
          <w:color w:val="0F252D"/>
        </w:rPr>
        <w:t>Islamic Philosophy</w:t>
      </w:r>
      <w:r w:rsidRPr="003752F7">
        <w:rPr>
          <w:rFonts w:eastAsiaTheme="minorEastAsia"/>
          <w:color w:val="0F252D"/>
        </w:rPr>
        <w:t xml:space="preserve"> did, nevertheless, become central to the Mature Tradition after its </w:t>
      </w:r>
      <w:r w:rsidR="00D75DB2" w:rsidRPr="003752F7">
        <w:rPr>
          <w:rFonts w:eastAsiaTheme="minorEastAsia"/>
          <w:color w:val="0F252D"/>
        </w:rPr>
        <w:t>I</w:t>
      </w:r>
      <w:r w:rsidRPr="003752F7">
        <w:rPr>
          <w:rFonts w:eastAsiaTheme="minorEastAsia"/>
          <w:color w:val="0F252D"/>
        </w:rPr>
        <w:t xml:space="preserve">ntellectual contributions had been thoroughly reviewed and brought </w:t>
      </w:r>
      <w:r w:rsidR="00D75DB2" w:rsidRPr="003752F7">
        <w:rPr>
          <w:rFonts w:eastAsiaTheme="minorEastAsia"/>
          <w:color w:val="0F252D"/>
        </w:rPr>
        <w:t xml:space="preserve">fully </w:t>
      </w:r>
      <w:r w:rsidRPr="003752F7">
        <w:rPr>
          <w:rFonts w:eastAsiaTheme="minorEastAsia"/>
          <w:color w:val="0F252D"/>
        </w:rPr>
        <w:t xml:space="preserve">in line with Islamic Revelations. Islamic Philosophy did, </w:t>
      </w:r>
      <w:r w:rsidR="00D75DB2" w:rsidRPr="003752F7">
        <w:rPr>
          <w:rFonts w:eastAsiaTheme="minorEastAsia"/>
          <w:color w:val="0F252D"/>
        </w:rPr>
        <w:t>of course</w:t>
      </w:r>
      <w:r w:rsidRPr="003752F7">
        <w:rPr>
          <w:rFonts w:eastAsiaTheme="minorEastAsia"/>
          <w:color w:val="0F252D"/>
        </w:rPr>
        <w:t xml:space="preserve">, exercise great influence upon the Latin West during the High Middle Ages, when the works of the Muslim Philosophers were translated into Latin, and </w:t>
      </w:r>
      <w:r w:rsidR="00D75DB2" w:rsidRPr="003752F7">
        <w:rPr>
          <w:rFonts w:eastAsiaTheme="minorEastAsia"/>
          <w:color w:val="0F252D"/>
        </w:rPr>
        <w:t>that influence</w:t>
      </w:r>
      <w:r w:rsidRPr="003752F7">
        <w:rPr>
          <w:rFonts w:eastAsiaTheme="minorEastAsia"/>
          <w:color w:val="0F252D"/>
        </w:rPr>
        <w:t xml:space="preserve"> also had its counterparts among Medieval Jewish Philosophers and thinkers.</w:t>
      </w:r>
    </w:p>
  </w:footnote>
  <w:footnote w:id="211">
    <w:p w14:paraId="244571E5" w14:textId="497668A2" w:rsidR="00E86172" w:rsidRPr="003752F7" w:rsidRDefault="00E86172" w:rsidP="00E86172">
      <w:pPr>
        <w:rPr>
          <w:rFonts w:asciiTheme="majorBidi" w:hAnsiTheme="majorBidi" w:cstheme="majorBidi"/>
          <w:color w:val="222222"/>
          <w:sz w:val="20"/>
          <w:szCs w:val="20"/>
          <w:shd w:val="clear" w:color="auto" w:fill="FFFFFF"/>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The Mu‘tazila</w:t>
      </w:r>
      <w:r w:rsidRPr="003752F7">
        <w:rPr>
          <w:rFonts w:asciiTheme="majorBidi" w:hAnsiTheme="majorBidi" w:cstheme="majorBidi"/>
          <w:sz w:val="20"/>
          <w:szCs w:val="20"/>
        </w:rPr>
        <w:t xml:space="preserve"> or </w:t>
      </w:r>
      <w:r w:rsidRPr="003752F7">
        <w:rPr>
          <w:rFonts w:asciiTheme="majorBidi" w:hAnsiTheme="majorBidi" w:cstheme="majorBidi"/>
          <w:b/>
          <w:bCs/>
          <w:sz w:val="20"/>
          <w:szCs w:val="20"/>
        </w:rPr>
        <w:t>Mu‘tazil</w:t>
      </w:r>
      <w:r w:rsidRPr="003752F7">
        <w:rPr>
          <w:rFonts w:asciiTheme="majorBidi" w:eastAsia="Calibri" w:hAnsiTheme="majorBidi" w:cstheme="majorBidi"/>
          <w:b/>
          <w:bCs/>
          <w:sz w:val="20"/>
          <w:szCs w:val="20"/>
        </w:rPr>
        <w:t>ī</w:t>
      </w:r>
      <w:r w:rsidRPr="003752F7">
        <w:rPr>
          <w:rFonts w:asciiTheme="majorBidi" w:hAnsiTheme="majorBidi" w:cstheme="majorBidi"/>
          <w:b/>
          <w:bCs/>
          <w:sz w:val="20"/>
          <w:szCs w:val="20"/>
        </w:rPr>
        <w:t>s</w:t>
      </w:r>
      <w:r w:rsidRPr="003752F7">
        <w:rPr>
          <w:rFonts w:asciiTheme="majorBidi" w:hAnsiTheme="majorBidi" w:cstheme="majorBidi"/>
          <w:sz w:val="20"/>
          <w:szCs w:val="20"/>
        </w:rPr>
        <w:t xml:space="preserve"> emerged in the second/eighth century during the late Umayyad period and reached their height during</w:t>
      </w:r>
      <w:r w:rsidR="006C5972" w:rsidRPr="003752F7">
        <w:rPr>
          <w:rFonts w:asciiTheme="majorBidi" w:hAnsiTheme="majorBidi" w:cstheme="majorBidi"/>
          <w:sz w:val="20"/>
          <w:szCs w:val="20"/>
        </w:rPr>
        <w:t xml:space="preserve"> </w:t>
      </w:r>
      <w:r w:rsidRPr="003752F7">
        <w:rPr>
          <w:rFonts w:asciiTheme="majorBidi" w:hAnsiTheme="majorBidi" w:cstheme="majorBidi"/>
          <w:sz w:val="20"/>
          <w:szCs w:val="20"/>
        </w:rPr>
        <w:t>‘Abb</w:t>
      </w:r>
      <w:r w:rsidR="006C5972" w:rsidRPr="003752F7">
        <w:rPr>
          <w:rFonts w:asciiTheme="majorBidi" w:hAnsiTheme="majorBidi" w:cstheme="majorBidi"/>
          <w:sz w:val="20"/>
          <w:szCs w:val="20"/>
        </w:rPr>
        <w:t>ā</w:t>
      </w:r>
      <w:r w:rsidRPr="003752F7">
        <w:rPr>
          <w:rFonts w:asciiTheme="majorBidi" w:hAnsiTheme="majorBidi" w:cstheme="majorBidi"/>
          <w:sz w:val="20"/>
          <w:szCs w:val="20"/>
        </w:rPr>
        <w:t xml:space="preserve">sid </w:t>
      </w:r>
      <w:r w:rsidR="006C5972" w:rsidRPr="003752F7">
        <w:rPr>
          <w:rFonts w:asciiTheme="majorBidi" w:hAnsiTheme="majorBidi" w:cstheme="majorBidi"/>
          <w:sz w:val="20"/>
          <w:szCs w:val="20"/>
        </w:rPr>
        <w:t>times</w:t>
      </w:r>
      <w:r w:rsidRPr="003752F7">
        <w:rPr>
          <w:rFonts w:asciiTheme="majorBidi" w:hAnsiTheme="majorBidi" w:cstheme="majorBidi"/>
          <w:sz w:val="20"/>
          <w:szCs w:val="20"/>
        </w:rPr>
        <w:t xml:space="preserve">. The </w:t>
      </w:r>
      <w:r w:rsidR="006C5972" w:rsidRPr="003752F7">
        <w:rPr>
          <w:rFonts w:asciiTheme="majorBidi" w:hAnsiTheme="majorBidi" w:cstheme="majorBidi"/>
          <w:sz w:val="20"/>
          <w:szCs w:val="20"/>
        </w:rPr>
        <w:t xml:space="preserve">Mu‘tazila </w:t>
      </w:r>
      <w:r w:rsidRPr="003752F7">
        <w:rPr>
          <w:rFonts w:asciiTheme="majorBidi" w:hAnsiTheme="majorBidi" w:cstheme="majorBidi"/>
          <w:sz w:val="20"/>
          <w:szCs w:val="20"/>
        </w:rPr>
        <w:t>flourished primarily in Iraq for about two hundred years from the second/eighth century until the fourth/tenth century, after which</w:t>
      </w:r>
      <w:r w:rsidRPr="003752F7">
        <w:rPr>
          <w:rFonts w:asciiTheme="majorBidi" w:hAnsiTheme="majorBidi" w:cstheme="majorBidi"/>
          <w:sz w:val="20"/>
          <w:szCs w:val="20"/>
          <w:shd w:val="clear" w:color="auto" w:fill="FFFFFF" w:themeFill="background1"/>
        </w:rPr>
        <w:t xml:space="preserve"> their influence</w:t>
      </w:r>
      <w:r w:rsidRPr="003752F7">
        <w:rPr>
          <w:rFonts w:asciiTheme="majorBidi" w:hAnsiTheme="majorBidi" w:cstheme="majorBidi"/>
          <w:sz w:val="20"/>
          <w:szCs w:val="20"/>
        </w:rPr>
        <w:t xml:space="preserve"> began to decline markedly. The Mu‘tazila constitute a crucial development in Islamic </w:t>
      </w:r>
      <w:r w:rsidR="006C5972" w:rsidRPr="003752F7">
        <w:rPr>
          <w:rFonts w:asciiTheme="majorBidi" w:hAnsiTheme="majorBidi" w:cstheme="majorBidi"/>
          <w:sz w:val="20"/>
          <w:szCs w:val="20"/>
        </w:rPr>
        <w:t>I</w:t>
      </w:r>
      <w:r w:rsidRPr="003752F7">
        <w:rPr>
          <w:rFonts w:asciiTheme="majorBidi" w:hAnsiTheme="majorBidi" w:cstheme="majorBidi"/>
          <w:sz w:val="20"/>
          <w:szCs w:val="20"/>
        </w:rPr>
        <w:t xml:space="preserve">ntellectual history and the emergence of </w:t>
      </w:r>
      <w:r w:rsidR="006C5972" w:rsidRPr="003752F7">
        <w:rPr>
          <w:rFonts w:asciiTheme="majorBidi" w:hAnsiTheme="majorBidi" w:cstheme="majorBidi"/>
          <w:sz w:val="20"/>
          <w:szCs w:val="20"/>
        </w:rPr>
        <w:t>the Science of Divinity</w:t>
      </w:r>
      <w:r w:rsidRPr="003752F7">
        <w:rPr>
          <w:rFonts w:asciiTheme="majorBidi" w:hAnsiTheme="majorBidi" w:cstheme="majorBidi"/>
          <w:sz w:val="20"/>
          <w:szCs w:val="20"/>
        </w:rPr>
        <w:t xml:space="preserve">, since they used </w:t>
      </w:r>
      <w:r w:rsidR="006C5972" w:rsidRPr="003752F7">
        <w:rPr>
          <w:rFonts w:asciiTheme="majorBidi" w:hAnsiTheme="majorBidi" w:cstheme="majorBidi"/>
          <w:sz w:val="20"/>
          <w:szCs w:val="20"/>
        </w:rPr>
        <w:t>the R</w:t>
      </w:r>
      <w:r w:rsidRPr="003752F7">
        <w:rPr>
          <w:rFonts w:asciiTheme="majorBidi" w:hAnsiTheme="majorBidi" w:cstheme="majorBidi"/>
          <w:sz w:val="20"/>
          <w:szCs w:val="20"/>
        </w:rPr>
        <w:t>ational dialectical tools</w:t>
      </w:r>
      <w:r w:rsidR="006C5972" w:rsidRPr="003752F7">
        <w:rPr>
          <w:rFonts w:asciiTheme="majorBidi" w:hAnsiTheme="majorBidi" w:cstheme="majorBidi"/>
          <w:sz w:val="20"/>
          <w:szCs w:val="20"/>
        </w:rPr>
        <w:t xml:space="preserve"> of the Active Intellect</w:t>
      </w:r>
      <w:r w:rsidRPr="003752F7">
        <w:rPr>
          <w:rFonts w:asciiTheme="majorBidi" w:hAnsiTheme="majorBidi" w:cstheme="majorBidi"/>
          <w:sz w:val="20"/>
          <w:szCs w:val="20"/>
        </w:rPr>
        <w:t xml:space="preserve"> to speak about God and the Unseen. In this process, they took several positions that Sunnī Orthodoxy would categorically reject, but which—at the same time—many Sunnī scholars felt could only be repudiated by similar </w:t>
      </w:r>
      <w:r w:rsidR="006C5972" w:rsidRPr="003752F7">
        <w:rPr>
          <w:rFonts w:asciiTheme="majorBidi" w:hAnsiTheme="majorBidi" w:cstheme="majorBidi"/>
          <w:sz w:val="20"/>
          <w:szCs w:val="20"/>
        </w:rPr>
        <w:t>R</w:t>
      </w:r>
      <w:r w:rsidRPr="003752F7">
        <w:rPr>
          <w:rFonts w:asciiTheme="majorBidi" w:hAnsiTheme="majorBidi" w:cstheme="majorBidi"/>
          <w:sz w:val="20"/>
          <w:szCs w:val="20"/>
        </w:rPr>
        <w:t>ational methods. This process became central to the development of Islamic speculation</w:t>
      </w:r>
      <w:r w:rsidR="006C5972" w:rsidRPr="003752F7">
        <w:rPr>
          <w:rFonts w:asciiTheme="majorBidi" w:hAnsiTheme="majorBidi" w:cstheme="majorBidi"/>
          <w:sz w:val="20"/>
          <w:szCs w:val="20"/>
        </w:rPr>
        <w:t xml:space="preserve"> in Divinity</w:t>
      </w:r>
      <w:r w:rsidRPr="003752F7">
        <w:rPr>
          <w:rFonts w:asciiTheme="majorBidi" w:hAnsiTheme="majorBidi" w:cstheme="majorBidi"/>
          <w:sz w:val="20"/>
          <w:szCs w:val="20"/>
        </w:rPr>
        <w:t xml:space="preserve"> and ultimately provided important insights that led to a more profound understanding of God, His </w:t>
      </w:r>
      <w:r w:rsidR="006C5972" w:rsidRPr="003752F7">
        <w:rPr>
          <w:rFonts w:asciiTheme="majorBidi" w:hAnsiTheme="majorBidi" w:cstheme="majorBidi"/>
          <w:sz w:val="20"/>
          <w:szCs w:val="20"/>
        </w:rPr>
        <w:t>A</w:t>
      </w:r>
      <w:r w:rsidRPr="003752F7">
        <w:rPr>
          <w:rFonts w:asciiTheme="majorBidi" w:hAnsiTheme="majorBidi" w:cstheme="majorBidi"/>
          <w:sz w:val="20"/>
          <w:szCs w:val="20"/>
        </w:rPr>
        <w:t xml:space="preserve">ttributes, His </w:t>
      </w:r>
      <w:r w:rsidR="006C5972" w:rsidRPr="003752F7">
        <w:rPr>
          <w:rFonts w:asciiTheme="majorBidi" w:hAnsiTheme="majorBidi" w:cstheme="majorBidi"/>
          <w:sz w:val="20"/>
          <w:szCs w:val="20"/>
        </w:rPr>
        <w:t>A</w:t>
      </w:r>
      <w:r w:rsidRPr="003752F7">
        <w:rPr>
          <w:rFonts w:asciiTheme="majorBidi" w:hAnsiTheme="majorBidi" w:cstheme="majorBidi"/>
          <w:sz w:val="20"/>
          <w:szCs w:val="20"/>
        </w:rPr>
        <w:t xml:space="preserve">cts, and the </w:t>
      </w:r>
      <w:r w:rsidR="006C5972" w:rsidRPr="003752F7">
        <w:rPr>
          <w:rFonts w:asciiTheme="majorBidi" w:hAnsiTheme="majorBidi" w:cstheme="majorBidi"/>
          <w:sz w:val="20"/>
          <w:szCs w:val="20"/>
        </w:rPr>
        <w:t xml:space="preserve">ultimate </w:t>
      </w:r>
      <w:r w:rsidRPr="003752F7">
        <w:rPr>
          <w:rFonts w:asciiTheme="majorBidi" w:hAnsiTheme="majorBidi" w:cstheme="majorBidi"/>
          <w:sz w:val="20"/>
          <w:szCs w:val="20"/>
        </w:rPr>
        <w:t xml:space="preserve">realities of the Unseen, which became the hallmarks of </w:t>
      </w:r>
      <w:r w:rsidR="006C5972" w:rsidRPr="003752F7">
        <w:rPr>
          <w:rFonts w:asciiTheme="majorBidi" w:hAnsiTheme="majorBidi" w:cstheme="majorBidi"/>
          <w:sz w:val="20"/>
          <w:szCs w:val="20"/>
        </w:rPr>
        <w:t xml:space="preserve">the Divine Science in </w:t>
      </w:r>
      <w:r w:rsidRPr="003752F7">
        <w:rPr>
          <w:rFonts w:asciiTheme="majorBidi" w:hAnsiTheme="majorBidi" w:cstheme="majorBidi"/>
          <w:sz w:val="20"/>
          <w:szCs w:val="20"/>
        </w:rPr>
        <w:t xml:space="preserve">Islam. </w:t>
      </w:r>
      <w:r w:rsidRPr="003752F7">
        <w:rPr>
          <w:rFonts w:asciiTheme="majorBidi" w:hAnsiTheme="majorBidi" w:cstheme="majorBidi"/>
          <w:color w:val="222222"/>
          <w:sz w:val="20"/>
          <w:szCs w:val="20"/>
          <w:shd w:val="clear" w:color="auto" w:fill="FFFFFF"/>
        </w:rPr>
        <w:t>The Mu‘tazil</w:t>
      </w:r>
      <w:r w:rsidRPr="003752F7">
        <w:rPr>
          <w:rFonts w:asciiTheme="majorBidi" w:eastAsia="Calibri" w:hAnsiTheme="majorBidi" w:cstheme="majorBidi"/>
          <w:sz w:val="20"/>
          <w:szCs w:val="20"/>
        </w:rPr>
        <w:t>ī</w:t>
      </w:r>
      <w:r w:rsidRPr="003752F7">
        <w:rPr>
          <w:rFonts w:asciiTheme="majorBidi" w:hAnsiTheme="majorBidi" w:cstheme="majorBidi"/>
          <w:sz w:val="20"/>
          <w:szCs w:val="20"/>
        </w:rPr>
        <w:t>s are often referred to in Orientalist literature as “rationalists.” This exclusivist generalization is misleading and has been shown in</w:t>
      </w:r>
      <w:r w:rsidR="000A3A24" w:rsidRPr="003752F7">
        <w:rPr>
          <w:rFonts w:asciiTheme="majorBidi" w:hAnsiTheme="majorBidi" w:cstheme="majorBidi"/>
          <w:sz w:val="20"/>
          <w:szCs w:val="20"/>
        </w:rPr>
        <w:t xml:space="preserve"> much</w:t>
      </w:r>
      <w:r w:rsidRPr="003752F7">
        <w:rPr>
          <w:rFonts w:asciiTheme="majorBidi" w:hAnsiTheme="majorBidi" w:cstheme="majorBidi"/>
          <w:sz w:val="20"/>
          <w:szCs w:val="20"/>
        </w:rPr>
        <w:t xml:space="preserve"> contemporary </w:t>
      </w:r>
      <w:r w:rsidR="000A3A24" w:rsidRPr="003752F7">
        <w:rPr>
          <w:rFonts w:asciiTheme="majorBidi" w:hAnsiTheme="majorBidi" w:cstheme="majorBidi"/>
          <w:sz w:val="20"/>
          <w:szCs w:val="20"/>
        </w:rPr>
        <w:t>S</w:t>
      </w:r>
      <w:r w:rsidRPr="003752F7">
        <w:rPr>
          <w:rFonts w:asciiTheme="majorBidi" w:hAnsiTheme="majorBidi" w:cstheme="majorBidi"/>
          <w:sz w:val="20"/>
          <w:szCs w:val="20"/>
        </w:rPr>
        <w:t>cholarship to be inaccurate. Their primary opponents—the Sunnī Ash‘ar</w:t>
      </w:r>
      <w:r w:rsidRPr="003752F7">
        <w:rPr>
          <w:rFonts w:asciiTheme="majorBidi" w:eastAsia="Calibri" w:hAnsiTheme="majorBidi" w:cstheme="majorBidi"/>
          <w:sz w:val="20"/>
          <w:szCs w:val="20"/>
        </w:rPr>
        <w:t>ī</w:t>
      </w:r>
      <w:r w:rsidRPr="003752F7">
        <w:rPr>
          <w:rFonts w:asciiTheme="majorBidi" w:hAnsiTheme="majorBidi" w:cstheme="majorBidi"/>
          <w:sz w:val="20"/>
          <w:szCs w:val="20"/>
        </w:rPr>
        <w:t>s and Mātur</w:t>
      </w:r>
      <w:r w:rsidRPr="003752F7">
        <w:rPr>
          <w:rFonts w:asciiTheme="majorBidi" w:eastAsia="Calibri" w:hAnsiTheme="majorBidi" w:cstheme="majorBidi"/>
          <w:sz w:val="20"/>
          <w:szCs w:val="20"/>
        </w:rPr>
        <w:t xml:space="preserve">īdīs—were equally and even more profoundly </w:t>
      </w:r>
      <w:r w:rsidR="000A3A24" w:rsidRPr="003752F7">
        <w:rPr>
          <w:rFonts w:asciiTheme="majorBidi" w:eastAsia="Calibri" w:hAnsiTheme="majorBidi" w:cstheme="majorBidi"/>
          <w:sz w:val="20"/>
          <w:szCs w:val="20"/>
        </w:rPr>
        <w:t>R</w:t>
      </w:r>
      <w:r w:rsidRPr="003752F7">
        <w:rPr>
          <w:rFonts w:asciiTheme="majorBidi" w:eastAsia="Calibri" w:hAnsiTheme="majorBidi" w:cstheme="majorBidi"/>
          <w:sz w:val="20"/>
          <w:szCs w:val="20"/>
        </w:rPr>
        <w:t xml:space="preserve">ationalistic. By comparison with them, the </w:t>
      </w:r>
      <w:r w:rsidRPr="003752F7">
        <w:rPr>
          <w:rFonts w:asciiTheme="majorBidi" w:hAnsiTheme="majorBidi" w:cstheme="majorBidi"/>
          <w:color w:val="222222"/>
          <w:sz w:val="20"/>
          <w:szCs w:val="20"/>
          <w:shd w:val="clear" w:color="auto" w:fill="FFFFFF"/>
        </w:rPr>
        <w:t>Mu‘tazil</w:t>
      </w:r>
      <w:r w:rsidRPr="003752F7">
        <w:rPr>
          <w:rFonts w:asciiTheme="majorBidi" w:eastAsia="Calibri" w:hAnsiTheme="majorBidi" w:cstheme="majorBidi"/>
          <w:sz w:val="20"/>
          <w:szCs w:val="20"/>
        </w:rPr>
        <w:t>ī</w:t>
      </w:r>
      <w:r w:rsidRPr="003752F7">
        <w:rPr>
          <w:rFonts w:asciiTheme="majorBidi" w:hAnsiTheme="majorBidi" w:cstheme="majorBidi"/>
          <w:sz w:val="20"/>
          <w:szCs w:val="20"/>
        </w:rPr>
        <w:t xml:space="preserve">s were </w:t>
      </w:r>
      <w:r w:rsidR="000A3A24" w:rsidRPr="003752F7">
        <w:rPr>
          <w:rFonts w:asciiTheme="majorBidi" w:hAnsiTheme="majorBidi" w:cstheme="majorBidi"/>
          <w:sz w:val="20"/>
          <w:szCs w:val="20"/>
        </w:rPr>
        <w:t xml:space="preserve">naively </w:t>
      </w:r>
      <w:r w:rsidRPr="003752F7">
        <w:rPr>
          <w:rFonts w:asciiTheme="majorBidi" w:hAnsiTheme="majorBidi" w:cstheme="majorBidi"/>
          <w:sz w:val="20"/>
          <w:szCs w:val="20"/>
        </w:rPr>
        <w:t xml:space="preserve">reductionist in their approach to </w:t>
      </w:r>
      <w:r w:rsidR="000A3A24" w:rsidRPr="003752F7">
        <w:rPr>
          <w:rFonts w:asciiTheme="majorBidi" w:hAnsiTheme="majorBidi" w:cstheme="majorBidi"/>
          <w:sz w:val="20"/>
          <w:szCs w:val="20"/>
        </w:rPr>
        <w:t>R</w:t>
      </w:r>
      <w:r w:rsidRPr="003752F7">
        <w:rPr>
          <w:rFonts w:asciiTheme="majorBidi" w:hAnsiTheme="majorBidi" w:cstheme="majorBidi"/>
          <w:sz w:val="20"/>
          <w:szCs w:val="20"/>
        </w:rPr>
        <w:t>eason. Moreover, they were also exclusivist, sectarian, and intolerant. The Ash‘ar</w:t>
      </w:r>
      <w:r w:rsidRPr="003752F7">
        <w:rPr>
          <w:rFonts w:asciiTheme="majorBidi" w:eastAsia="Calibri" w:hAnsiTheme="majorBidi" w:cstheme="majorBidi"/>
          <w:sz w:val="20"/>
          <w:szCs w:val="20"/>
        </w:rPr>
        <w:t>ī</w:t>
      </w:r>
      <w:r w:rsidRPr="003752F7">
        <w:rPr>
          <w:rFonts w:asciiTheme="majorBidi" w:hAnsiTheme="majorBidi" w:cstheme="majorBidi"/>
          <w:sz w:val="20"/>
          <w:szCs w:val="20"/>
        </w:rPr>
        <w:t>s and Mātur</w:t>
      </w:r>
      <w:r w:rsidRPr="003752F7">
        <w:rPr>
          <w:rFonts w:asciiTheme="majorBidi" w:eastAsia="Calibri" w:hAnsiTheme="majorBidi" w:cstheme="majorBidi"/>
          <w:sz w:val="20"/>
          <w:szCs w:val="20"/>
        </w:rPr>
        <w:t xml:space="preserve">īdīs, on the other hand, were much broader and more inclusive in all respects. In our text, we will present numerous examples of </w:t>
      </w:r>
      <w:r w:rsidRPr="003752F7">
        <w:rPr>
          <w:rFonts w:asciiTheme="majorBidi" w:hAnsiTheme="majorBidi" w:cstheme="majorBidi"/>
          <w:color w:val="222222"/>
          <w:sz w:val="20"/>
          <w:szCs w:val="20"/>
          <w:shd w:val="clear" w:color="auto" w:fill="FFFFFF"/>
        </w:rPr>
        <w:t>Mu‘tazil</w:t>
      </w:r>
      <w:r w:rsidRPr="003752F7">
        <w:rPr>
          <w:rFonts w:asciiTheme="majorBidi" w:eastAsia="Calibri" w:hAnsiTheme="majorBidi" w:cstheme="majorBidi"/>
          <w:sz w:val="20"/>
          <w:szCs w:val="20"/>
        </w:rPr>
        <w:t>ī</w:t>
      </w:r>
      <w:r w:rsidRPr="003752F7">
        <w:rPr>
          <w:rFonts w:asciiTheme="majorBidi" w:hAnsiTheme="majorBidi" w:cstheme="majorBidi"/>
          <w:sz w:val="20"/>
          <w:szCs w:val="20"/>
        </w:rPr>
        <w:t xml:space="preserve"> reductionism</w:t>
      </w:r>
      <w:r w:rsidR="002867AC" w:rsidRPr="003752F7">
        <w:rPr>
          <w:rFonts w:asciiTheme="majorBidi" w:hAnsiTheme="majorBidi" w:cstheme="majorBidi"/>
          <w:sz w:val="20"/>
          <w:szCs w:val="20"/>
        </w:rPr>
        <w:t>—especially in Volume Eleven—s</w:t>
      </w:r>
      <w:r w:rsidRPr="003752F7">
        <w:rPr>
          <w:rFonts w:asciiTheme="majorBidi" w:hAnsiTheme="majorBidi" w:cstheme="majorBidi"/>
          <w:sz w:val="20"/>
          <w:szCs w:val="20"/>
        </w:rPr>
        <w:t xml:space="preserve">uch as in their positions on Divine </w:t>
      </w:r>
      <w:r w:rsidR="002867AC" w:rsidRPr="003752F7">
        <w:rPr>
          <w:rFonts w:asciiTheme="majorBidi" w:hAnsiTheme="majorBidi" w:cstheme="majorBidi"/>
          <w:sz w:val="20"/>
          <w:szCs w:val="20"/>
        </w:rPr>
        <w:t>S</w:t>
      </w:r>
      <w:r w:rsidRPr="003752F7">
        <w:rPr>
          <w:rFonts w:asciiTheme="majorBidi" w:hAnsiTheme="majorBidi" w:cstheme="majorBidi"/>
          <w:sz w:val="20"/>
          <w:szCs w:val="20"/>
        </w:rPr>
        <w:t xml:space="preserve">peech and the </w:t>
      </w:r>
      <w:r w:rsidR="002867AC" w:rsidRPr="003752F7">
        <w:rPr>
          <w:rFonts w:asciiTheme="majorBidi" w:hAnsiTheme="majorBidi" w:cstheme="majorBidi"/>
          <w:sz w:val="20"/>
          <w:szCs w:val="20"/>
        </w:rPr>
        <w:t>V</w:t>
      </w:r>
      <w:r w:rsidRPr="003752F7">
        <w:rPr>
          <w:rFonts w:asciiTheme="majorBidi" w:hAnsiTheme="majorBidi" w:cstheme="majorBidi"/>
          <w:sz w:val="20"/>
          <w:szCs w:val="20"/>
        </w:rPr>
        <w:t xml:space="preserve">ision of God in the next world. The Mu‘tazila denied, for example, that God’s </w:t>
      </w:r>
      <w:r w:rsidR="002867AC" w:rsidRPr="003752F7">
        <w:rPr>
          <w:rFonts w:asciiTheme="majorBidi" w:hAnsiTheme="majorBidi" w:cstheme="majorBidi"/>
          <w:sz w:val="20"/>
          <w:szCs w:val="20"/>
        </w:rPr>
        <w:t>S</w:t>
      </w:r>
      <w:r w:rsidRPr="003752F7">
        <w:rPr>
          <w:rFonts w:asciiTheme="majorBidi" w:hAnsiTheme="majorBidi" w:cstheme="majorBidi"/>
          <w:sz w:val="20"/>
          <w:szCs w:val="20"/>
        </w:rPr>
        <w:t>peech, which is also identified with the Qur’ān, was eternal and uncreated.</w:t>
      </w:r>
      <w:r w:rsidRPr="003752F7">
        <w:rPr>
          <w:rFonts w:asciiTheme="majorBidi" w:hAnsiTheme="majorBidi" w:cstheme="majorBidi"/>
          <w:color w:val="222222"/>
          <w:sz w:val="20"/>
          <w:szCs w:val="20"/>
          <w:shd w:val="clear" w:color="auto" w:fill="FFFFFF"/>
        </w:rPr>
        <w:t xml:space="preserve"> </w:t>
      </w:r>
      <w:r w:rsidRPr="003752F7">
        <w:rPr>
          <w:rFonts w:asciiTheme="majorBidi" w:hAnsiTheme="majorBidi" w:cstheme="majorBidi"/>
          <w:sz w:val="20"/>
          <w:szCs w:val="20"/>
        </w:rPr>
        <w:t xml:space="preserve">For the </w:t>
      </w:r>
      <w:r w:rsidRPr="003752F7">
        <w:rPr>
          <w:rFonts w:asciiTheme="majorBidi" w:hAnsiTheme="majorBidi" w:cstheme="majorBidi"/>
          <w:color w:val="222222"/>
          <w:sz w:val="20"/>
          <w:szCs w:val="20"/>
          <w:shd w:val="clear" w:color="auto" w:fill="FFFFFF"/>
        </w:rPr>
        <w:t>Mu‘tazil</w:t>
      </w:r>
      <w:r w:rsidRPr="003752F7">
        <w:rPr>
          <w:rFonts w:asciiTheme="majorBidi" w:eastAsia="Calibri" w:hAnsiTheme="majorBidi" w:cstheme="majorBidi"/>
          <w:sz w:val="20"/>
          <w:szCs w:val="20"/>
        </w:rPr>
        <w:t>ī</w:t>
      </w:r>
      <w:r w:rsidRPr="003752F7">
        <w:rPr>
          <w:rFonts w:asciiTheme="majorBidi" w:hAnsiTheme="majorBidi" w:cstheme="majorBidi"/>
          <w:sz w:val="20"/>
          <w:szCs w:val="20"/>
        </w:rPr>
        <w:t xml:space="preserve">s, </w:t>
      </w:r>
      <w:r w:rsidR="002867AC" w:rsidRPr="003752F7">
        <w:rPr>
          <w:rFonts w:asciiTheme="majorBidi" w:hAnsiTheme="majorBidi" w:cstheme="majorBidi"/>
          <w:sz w:val="20"/>
          <w:szCs w:val="20"/>
        </w:rPr>
        <w:t>“s</w:t>
      </w:r>
      <w:r w:rsidRPr="003752F7">
        <w:rPr>
          <w:rFonts w:asciiTheme="majorBidi" w:hAnsiTheme="majorBidi" w:cstheme="majorBidi"/>
          <w:sz w:val="20"/>
          <w:szCs w:val="20"/>
        </w:rPr>
        <w:t>peech</w:t>
      </w:r>
      <w:r w:rsidR="002867AC" w:rsidRPr="003752F7">
        <w:rPr>
          <w:rFonts w:asciiTheme="majorBidi" w:hAnsiTheme="majorBidi" w:cstheme="majorBidi"/>
          <w:sz w:val="20"/>
          <w:szCs w:val="20"/>
        </w:rPr>
        <w:t>”</w:t>
      </w:r>
      <w:r w:rsidRPr="003752F7">
        <w:rPr>
          <w:rFonts w:asciiTheme="majorBidi" w:hAnsiTheme="majorBidi" w:cstheme="majorBidi"/>
          <w:sz w:val="20"/>
          <w:szCs w:val="20"/>
        </w:rPr>
        <w:t xml:space="preserve"> </w:t>
      </w:r>
      <w:r w:rsidRPr="003752F7">
        <w:rPr>
          <w:rFonts w:asciiTheme="majorBidi" w:hAnsiTheme="majorBidi" w:cstheme="majorBidi"/>
          <w:sz w:val="20"/>
          <w:szCs w:val="20"/>
          <w:shd w:val="clear" w:color="auto" w:fill="FFFFFF" w:themeFill="background1"/>
        </w:rPr>
        <w:t>could</w:t>
      </w:r>
      <w:r w:rsidRPr="003752F7">
        <w:rPr>
          <w:rFonts w:asciiTheme="majorBidi" w:hAnsiTheme="majorBidi" w:cstheme="majorBidi"/>
          <w:sz w:val="20"/>
          <w:szCs w:val="20"/>
        </w:rPr>
        <w:t xml:space="preserve"> only mean </w:t>
      </w:r>
      <w:r w:rsidR="00E74FE9" w:rsidRPr="003752F7">
        <w:rPr>
          <w:rFonts w:asciiTheme="majorBidi" w:hAnsiTheme="majorBidi" w:cstheme="majorBidi"/>
          <w:sz w:val="20"/>
          <w:szCs w:val="20"/>
        </w:rPr>
        <w:t>the verbal temporal discourse that</w:t>
      </w:r>
      <w:r w:rsidRPr="003752F7">
        <w:rPr>
          <w:rFonts w:asciiTheme="majorBidi" w:hAnsiTheme="majorBidi" w:cstheme="majorBidi"/>
          <w:sz w:val="20"/>
          <w:szCs w:val="20"/>
        </w:rPr>
        <w:t xml:space="preserve"> we conventionally understand </w:t>
      </w:r>
      <w:r w:rsidR="00E74FE9" w:rsidRPr="003752F7">
        <w:rPr>
          <w:rFonts w:asciiTheme="majorBidi" w:hAnsiTheme="majorBidi" w:cstheme="majorBidi"/>
          <w:sz w:val="20"/>
          <w:szCs w:val="20"/>
        </w:rPr>
        <w:t>as “</w:t>
      </w:r>
      <w:r w:rsidRPr="003752F7">
        <w:rPr>
          <w:rFonts w:asciiTheme="majorBidi" w:hAnsiTheme="majorBidi" w:cstheme="majorBidi"/>
          <w:sz w:val="20"/>
          <w:szCs w:val="20"/>
        </w:rPr>
        <w:t>speech</w:t>
      </w:r>
      <w:r w:rsidR="00E74FE9" w:rsidRPr="003752F7">
        <w:rPr>
          <w:rFonts w:asciiTheme="majorBidi" w:hAnsiTheme="majorBidi" w:cstheme="majorBidi"/>
          <w:sz w:val="20"/>
          <w:szCs w:val="20"/>
        </w:rPr>
        <w:t>”</w:t>
      </w:r>
      <w:r w:rsidRPr="003752F7">
        <w:rPr>
          <w:rFonts w:asciiTheme="majorBidi" w:hAnsiTheme="majorBidi" w:cstheme="majorBidi"/>
          <w:sz w:val="20"/>
          <w:szCs w:val="20"/>
        </w:rPr>
        <w:t xml:space="preserve"> linguistically</w:t>
      </w:r>
      <w:r w:rsidRPr="003752F7">
        <w:rPr>
          <w:rFonts w:asciiTheme="majorBidi" w:hAnsiTheme="majorBidi" w:cstheme="majorBidi"/>
          <w:sz w:val="20"/>
          <w:szCs w:val="20"/>
          <w:shd w:val="clear" w:color="auto" w:fill="FFFFFF" w:themeFill="background1"/>
        </w:rPr>
        <w:t>,</w:t>
      </w:r>
      <w:r w:rsidRPr="003752F7">
        <w:rPr>
          <w:rFonts w:asciiTheme="majorBidi" w:hAnsiTheme="majorBidi" w:cstheme="majorBidi"/>
          <w:sz w:val="20"/>
          <w:szCs w:val="20"/>
        </w:rPr>
        <w:t xml:space="preserve"> with sound, grammar, syntax, and the like. Regarding the </w:t>
      </w:r>
      <w:r w:rsidR="00C1236D" w:rsidRPr="003752F7">
        <w:rPr>
          <w:rFonts w:asciiTheme="majorBidi" w:hAnsiTheme="majorBidi" w:cstheme="majorBidi"/>
          <w:sz w:val="20"/>
          <w:szCs w:val="20"/>
        </w:rPr>
        <w:t>Vi</w:t>
      </w:r>
      <w:r w:rsidRPr="003752F7">
        <w:rPr>
          <w:rFonts w:asciiTheme="majorBidi" w:hAnsiTheme="majorBidi" w:cstheme="majorBidi"/>
          <w:sz w:val="20"/>
          <w:szCs w:val="20"/>
        </w:rPr>
        <w:t xml:space="preserve">sion of God, </w:t>
      </w:r>
      <w:r w:rsidRPr="003752F7">
        <w:rPr>
          <w:rFonts w:asciiTheme="majorBidi" w:hAnsiTheme="majorBidi" w:cstheme="majorBidi"/>
          <w:sz w:val="20"/>
          <w:szCs w:val="20"/>
          <w:shd w:val="clear" w:color="auto" w:fill="FFFFFF" w:themeFill="background1"/>
        </w:rPr>
        <w:t>they believed</w:t>
      </w:r>
      <w:r w:rsidRPr="003752F7">
        <w:rPr>
          <w:rFonts w:asciiTheme="majorBidi" w:hAnsiTheme="majorBidi" w:cstheme="majorBidi"/>
          <w:sz w:val="20"/>
          <w:szCs w:val="20"/>
        </w:rPr>
        <w:t xml:space="preserve"> </w:t>
      </w:r>
      <w:r w:rsidR="00C1236D" w:rsidRPr="003752F7">
        <w:rPr>
          <w:rFonts w:asciiTheme="majorBidi" w:hAnsiTheme="majorBidi" w:cstheme="majorBidi"/>
          <w:sz w:val="20"/>
          <w:szCs w:val="20"/>
        </w:rPr>
        <w:t>“</w:t>
      </w:r>
      <w:r w:rsidRPr="003752F7">
        <w:rPr>
          <w:rFonts w:asciiTheme="majorBidi" w:hAnsiTheme="majorBidi" w:cstheme="majorBidi"/>
          <w:sz w:val="20"/>
          <w:szCs w:val="20"/>
        </w:rPr>
        <w:t>vision</w:t>
      </w:r>
      <w:r w:rsidR="00C1236D" w:rsidRPr="003752F7">
        <w:rPr>
          <w:rFonts w:asciiTheme="majorBidi" w:hAnsiTheme="majorBidi" w:cstheme="majorBidi"/>
          <w:sz w:val="20"/>
          <w:szCs w:val="20"/>
        </w:rPr>
        <w:t>”</w:t>
      </w:r>
      <w:r w:rsidRPr="003752F7">
        <w:rPr>
          <w:rFonts w:asciiTheme="majorBidi" w:hAnsiTheme="majorBidi" w:cstheme="majorBidi"/>
          <w:sz w:val="20"/>
          <w:szCs w:val="20"/>
        </w:rPr>
        <w:t xml:space="preserve"> </w:t>
      </w:r>
      <w:r w:rsidRPr="003752F7">
        <w:rPr>
          <w:rFonts w:asciiTheme="majorBidi" w:hAnsiTheme="majorBidi" w:cstheme="majorBidi"/>
          <w:sz w:val="20"/>
          <w:szCs w:val="20"/>
          <w:shd w:val="clear" w:color="auto" w:fill="FFFFFF" w:themeFill="background1"/>
        </w:rPr>
        <w:t>could</w:t>
      </w:r>
      <w:r w:rsidRPr="003752F7">
        <w:rPr>
          <w:rFonts w:asciiTheme="majorBidi" w:hAnsiTheme="majorBidi" w:cstheme="majorBidi"/>
          <w:sz w:val="20"/>
          <w:szCs w:val="20"/>
        </w:rPr>
        <w:t xml:space="preserve"> only mean the corporeal vision of bodies and colors that we have in this world.</w:t>
      </w:r>
    </w:p>
  </w:footnote>
  <w:footnote w:id="212">
    <w:p w14:paraId="172F1E1C" w14:textId="61DEBA5D" w:rsidR="00E86172" w:rsidRPr="003752F7"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eastAsiaTheme="minorEastAsia"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00B02F49" w:rsidRPr="003752F7">
        <w:rPr>
          <w:rFonts w:asciiTheme="majorBidi" w:hAnsiTheme="majorBidi" w:cstheme="majorBidi"/>
          <w:sz w:val="20"/>
          <w:szCs w:val="20"/>
        </w:rPr>
        <w:t xml:space="preserve">As an illustration of this </w:t>
      </w:r>
      <w:r w:rsidR="004A021A" w:rsidRPr="003752F7">
        <w:rPr>
          <w:rFonts w:asciiTheme="majorBidi" w:hAnsiTheme="majorBidi" w:cstheme="majorBidi"/>
          <w:sz w:val="20"/>
          <w:szCs w:val="20"/>
        </w:rPr>
        <w:t xml:space="preserve">fairness and objectivity, </w:t>
      </w:r>
      <w:r w:rsidRPr="003752F7">
        <w:rPr>
          <w:rFonts w:asciiTheme="majorBidi" w:eastAsiaTheme="minorEastAsia" w:hAnsiTheme="majorBidi" w:cstheme="majorBidi"/>
          <w:color w:val="000000"/>
          <w:sz w:val="20"/>
          <w:szCs w:val="20"/>
        </w:rPr>
        <w:t>Ibn al-‘Arab</w:t>
      </w:r>
      <w:r w:rsidRPr="003752F7">
        <w:rPr>
          <w:rFonts w:asciiTheme="majorBidi" w:hAnsiTheme="majorBidi" w:cstheme="majorBidi"/>
          <w:sz w:val="20"/>
          <w:szCs w:val="20"/>
        </w:rPr>
        <w:t>ī</w:t>
      </w:r>
      <w:r w:rsidRPr="003752F7">
        <w:rPr>
          <w:rFonts w:asciiTheme="majorBidi" w:eastAsiaTheme="minorEastAsia" w:hAnsiTheme="majorBidi" w:cstheme="majorBidi"/>
          <w:color w:val="000000"/>
          <w:sz w:val="20"/>
          <w:szCs w:val="20"/>
        </w:rPr>
        <w:t xml:space="preserve"> would say:</w:t>
      </w:r>
    </w:p>
    <w:p w14:paraId="05A2C954" w14:textId="6C541AD6" w:rsidR="00E86172" w:rsidRPr="003752F7"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40" w:right="990"/>
        <w:rPr>
          <w:rFonts w:asciiTheme="majorBidi" w:eastAsiaTheme="minorEastAsia" w:hAnsiTheme="majorBidi" w:cstheme="majorBidi"/>
          <w:color w:val="000000"/>
          <w:sz w:val="20"/>
          <w:szCs w:val="20"/>
        </w:rPr>
      </w:pPr>
      <w:r w:rsidRPr="003752F7">
        <w:rPr>
          <w:rFonts w:asciiTheme="majorBidi" w:eastAsiaTheme="minorEastAsia" w:hAnsiTheme="majorBidi" w:cstheme="majorBidi"/>
          <w:color w:val="000000"/>
          <w:sz w:val="20"/>
          <w:szCs w:val="20"/>
        </w:rPr>
        <w:t xml:space="preserve">Beware of hastening to reject an issue that a </w:t>
      </w:r>
      <w:r w:rsidR="004A021A" w:rsidRPr="003752F7">
        <w:rPr>
          <w:rFonts w:asciiTheme="majorBidi" w:eastAsiaTheme="minorEastAsia" w:hAnsiTheme="majorBidi" w:cstheme="majorBidi"/>
          <w:color w:val="000000"/>
          <w:sz w:val="20"/>
          <w:szCs w:val="20"/>
        </w:rPr>
        <w:t>P</w:t>
      </w:r>
      <w:r w:rsidRPr="003752F7">
        <w:rPr>
          <w:rFonts w:asciiTheme="majorBidi" w:eastAsiaTheme="minorEastAsia" w:hAnsiTheme="majorBidi" w:cstheme="majorBidi"/>
          <w:color w:val="000000"/>
          <w:sz w:val="20"/>
          <w:szCs w:val="20"/>
        </w:rPr>
        <w:t>hilosopher or Mu‘tazil</w:t>
      </w:r>
      <w:r w:rsidRPr="003752F7">
        <w:rPr>
          <w:rFonts w:asciiTheme="majorBidi" w:hAnsiTheme="majorBidi" w:cstheme="majorBidi"/>
          <w:sz w:val="20"/>
          <w:szCs w:val="20"/>
        </w:rPr>
        <w:t>ī</w:t>
      </w:r>
      <w:r w:rsidRPr="003752F7">
        <w:rPr>
          <w:rFonts w:asciiTheme="majorBidi" w:eastAsiaTheme="minorEastAsia" w:hAnsiTheme="majorBidi" w:cstheme="majorBidi"/>
          <w:color w:val="000000"/>
          <w:sz w:val="20"/>
          <w:szCs w:val="20"/>
        </w:rPr>
        <w:t xml:space="preserve"> has said, for example, by saying: “This is the School (</w:t>
      </w:r>
      <w:r w:rsidRPr="003752F7">
        <w:rPr>
          <w:rFonts w:asciiTheme="majorBidi" w:eastAsiaTheme="minorEastAsia" w:hAnsiTheme="majorBidi" w:cstheme="majorBidi"/>
          <w:i/>
          <w:iCs/>
          <w:color w:val="000000"/>
          <w:sz w:val="20"/>
          <w:szCs w:val="20"/>
        </w:rPr>
        <w:t>Madhhab</w:t>
      </w:r>
      <w:r w:rsidRPr="003752F7">
        <w:rPr>
          <w:rFonts w:asciiTheme="majorBidi" w:eastAsiaTheme="minorEastAsia" w:hAnsiTheme="majorBidi" w:cstheme="majorBidi"/>
          <w:color w:val="000000"/>
          <w:sz w:val="20"/>
          <w:szCs w:val="20"/>
        </w:rPr>
        <w:t>) of the Philosophers or the Mu‘tazila.” For this is what is said by those who have attained no beneficial understanding (</w:t>
      </w:r>
      <w:r w:rsidRPr="003752F7">
        <w:rPr>
          <w:rFonts w:asciiTheme="majorBidi" w:eastAsiaTheme="minorEastAsia" w:hAnsiTheme="majorBidi" w:cstheme="majorBidi"/>
          <w:i/>
          <w:iCs/>
          <w:color w:val="000000"/>
          <w:sz w:val="20"/>
          <w:szCs w:val="20"/>
        </w:rPr>
        <w:t>taḥṣīl</w:t>
      </w:r>
      <w:r w:rsidRPr="003752F7">
        <w:rPr>
          <w:rFonts w:asciiTheme="majorBidi" w:eastAsiaTheme="minorEastAsia" w:hAnsiTheme="majorBidi" w:cstheme="majorBidi"/>
          <w:color w:val="000000"/>
          <w:sz w:val="20"/>
          <w:szCs w:val="20"/>
        </w:rPr>
        <w:t>). For it is not the case that everything that a Philosopher held, for example, is false. Thus, it is possible that a particular issue may belong to the truth that is with him. It is, indeed, ignorance (</w:t>
      </w:r>
      <w:r w:rsidRPr="003752F7">
        <w:rPr>
          <w:rFonts w:asciiTheme="majorBidi" w:eastAsiaTheme="minorEastAsia" w:hAnsiTheme="majorBidi" w:cstheme="majorBidi"/>
          <w:i/>
          <w:iCs/>
          <w:color w:val="000000"/>
          <w:sz w:val="20"/>
          <w:szCs w:val="20"/>
        </w:rPr>
        <w:t>jahl</w:t>
      </w:r>
      <w:r w:rsidRPr="003752F7">
        <w:rPr>
          <w:rFonts w:asciiTheme="majorBidi" w:eastAsiaTheme="minorEastAsia" w:hAnsiTheme="majorBidi" w:cstheme="majorBidi"/>
          <w:color w:val="000000"/>
          <w:sz w:val="20"/>
          <w:szCs w:val="20"/>
        </w:rPr>
        <w:t>) and falsification (</w:t>
      </w:r>
      <w:r w:rsidRPr="003752F7">
        <w:rPr>
          <w:rFonts w:asciiTheme="majorBidi" w:eastAsiaTheme="minorEastAsia" w:hAnsiTheme="majorBidi" w:cstheme="majorBidi"/>
          <w:i/>
          <w:iCs/>
          <w:color w:val="000000"/>
          <w:sz w:val="20"/>
          <w:szCs w:val="20"/>
        </w:rPr>
        <w:t>kadhib</w:t>
      </w:r>
      <w:r w:rsidRPr="003752F7">
        <w:rPr>
          <w:rFonts w:asciiTheme="majorBidi" w:eastAsiaTheme="minorEastAsia" w:hAnsiTheme="majorBidi" w:cstheme="majorBidi"/>
          <w:color w:val="000000"/>
          <w:sz w:val="20"/>
          <w:szCs w:val="20"/>
        </w:rPr>
        <w:t xml:space="preserve">) to reject what the Philosophers or the Mu‘tazila have said which is true </w:t>
      </w:r>
      <w:r w:rsidR="00E22C98" w:rsidRPr="003752F7">
        <w:rPr>
          <w:rFonts w:asciiTheme="majorBidi" w:eastAsiaTheme="minorEastAsia" w:hAnsiTheme="majorBidi" w:cstheme="majorBidi"/>
          <w:color w:val="000000"/>
          <w:sz w:val="20"/>
          <w:szCs w:val="20"/>
        </w:rPr>
        <w:t>when it</w:t>
      </w:r>
      <w:r w:rsidRPr="003752F7">
        <w:rPr>
          <w:rFonts w:asciiTheme="majorBidi" w:eastAsiaTheme="minorEastAsia" w:hAnsiTheme="majorBidi" w:cstheme="majorBidi"/>
          <w:color w:val="000000"/>
          <w:sz w:val="20"/>
          <w:szCs w:val="20"/>
        </w:rPr>
        <w:t xml:space="preserve"> is supported by the Prophetic</w:t>
      </w:r>
      <w:r w:rsidR="00E22C98" w:rsidRPr="003752F7">
        <w:rPr>
          <w:rFonts w:asciiTheme="majorBidi" w:eastAsiaTheme="minorEastAsia" w:hAnsiTheme="majorBidi" w:cstheme="majorBidi"/>
          <w:color w:val="000000"/>
          <w:sz w:val="20"/>
          <w:szCs w:val="20"/>
        </w:rPr>
        <w:t xml:space="preserve"> Teaching</w:t>
      </w:r>
      <w:r w:rsidRPr="003752F7">
        <w:rPr>
          <w:rFonts w:asciiTheme="majorBidi" w:eastAsiaTheme="minorEastAsia" w:hAnsiTheme="majorBidi" w:cstheme="majorBidi"/>
          <w:color w:val="000000"/>
          <w:sz w:val="20"/>
          <w:szCs w:val="20"/>
        </w:rPr>
        <w:t xml:space="preserve">, and this pertains to a considerable amount of what they have written. We must never go against the dictates of knowledge and </w:t>
      </w:r>
      <w:r w:rsidR="004217CE" w:rsidRPr="003752F7">
        <w:rPr>
          <w:rFonts w:asciiTheme="majorBidi" w:eastAsiaTheme="minorEastAsia" w:hAnsiTheme="majorBidi" w:cstheme="majorBidi"/>
          <w:color w:val="000000"/>
          <w:sz w:val="20"/>
          <w:szCs w:val="20"/>
        </w:rPr>
        <w:t>T</w:t>
      </w:r>
      <w:r w:rsidRPr="003752F7">
        <w:rPr>
          <w:rFonts w:asciiTheme="majorBidi" w:eastAsiaTheme="minorEastAsia" w:hAnsiTheme="majorBidi" w:cstheme="majorBidi"/>
          <w:color w:val="000000"/>
          <w:sz w:val="20"/>
          <w:szCs w:val="20"/>
        </w:rPr>
        <w:t>ruthfulness in such matters. Be very careful, therefore, in passing judgment on the Philosophers and Mu‘tazila, and never assume that everything they have said is categorically false.</w:t>
      </w:r>
    </w:p>
    <w:p w14:paraId="5DEE0FF9" w14:textId="77777777" w:rsidR="00AB056D" w:rsidRPr="003752F7"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eastAsiaTheme="minorEastAsia" w:hAnsiTheme="majorBidi" w:cstheme="majorBidi"/>
          <w:color w:val="000000"/>
          <w:sz w:val="20"/>
          <w:szCs w:val="20"/>
        </w:rPr>
      </w:pPr>
      <w:r w:rsidRPr="003752F7">
        <w:rPr>
          <w:rFonts w:asciiTheme="majorBidi" w:eastAsiaTheme="minorEastAsia" w:hAnsiTheme="majorBidi" w:cstheme="majorBidi"/>
          <w:color w:val="000000"/>
          <w:sz w:val="20"/>
          <w:szCs w:val="20"/>
        </w:rPr>
        <w:t>Ibn al-‘Arab</w:t>
      </w:r>
      <w:r w:rsidRPr="003752F7">
        <w:rPr>
          <w:rFonts w:asciiTheme="majorBidi" w:hAnsiTheme="majorBidi" w:cstheme="majorBidi"/>
          <w:sz w:val="20"/>
          <w:szCs w:val="20"/>
        </w:rPr>
        <w:t>ī</w:t>
      </w:r>
      <w:r w:rsidRPr="003752F7">
        <w:rPr>
          <w:rFonts w:asciiTheme="majorBidi" w:eastAsiaTheme="minorEastAsia" w:hAnsiTheme="majorBidi" w:cstheme="majorBidi"/>
          <w:color w:val="000000"/>
          <w:sz w:val="20"/>
          <w:szCs w:val="20"/>
        </w:rPr>
        <w:t xml:space="preserve"> indicates further that neither the Philosophers nor the Mu‘tazila are to be blamed merely because of their </w:t>
      </w:r>
      <w:r w:rsidR="00AB056D" w:rsidRPr="003752F7">
        <w:rPr>
          <w:rFonts w:asciiTheme="majorBidi" w:eastAsiaTheme="minorEastAsia" w:hAnsiTheme="majorBidi" w:cstheme="majorBidi"/>
          <w:color w:val="000000"/>
          <w:sz w:val="20"/>
          <w:szCs w:val="20"/>
        </w:rPr>
        <w:t xml:space="preserve">technical </w:t>
      </w:r>
      <w:r w:rsidRPr="003752F7">
        <w:rPr>
          <w:rFonts w:asciiTheme="majorBidi" w:eastAsiaTheme="minorEastAsia" w:hAnsiTheme="majorBidi" w:cstheme="majorBidi"/>
          <w:color w:val="000000"/>
          <w:sz w:val="20"/>
          <w:szCs w:val="20"/>
        </w:rPr>
        <w:t>names but rather because of the</w:t>
      </w:r>
      <w:r w:rsidR="00AB056D" w:rsidRPr="003752F7">
        <w:rPr>
          <w:rFonts w:asciiTheme="majorBidi" w:eastAsiaTheme="minorEastAsia" w:hAnsiTheme="majorBidi" w:cstheme="majorBidi"/>
          <w:color w:val="000000"/>
          <w:sz w:val="20"/>
          <w:szCs w:val="20"/>
        </w:rPr>
        <w:t xml:space="preserve"> actual</w:t>
      </w:r>
      <w:r w:rsidRPr="003752F7">
        <w:rPr>
          <w:rFonts w:asciiTheme="majorBidi" w:eastAsiaTheme="minorEastAsia" w:hAnsiTheme="majorBidi" w:cstheme="majorBidi"/>
          <w:color w:val="000000"/>
          <w:sz w:val="20"/>
          <w:szCs w:val="20"/>
        </w:rPr>
        <w:t xml:space="preserve"> mistakes they made, especially in matters pertaining to Divinity.</w:t>
      </w:r>
    </w:p>
    <w:p w14:paraId="511254FC" w14:textId="04781880" w:rsidR="00E86172" w:rsidRPr="003752F7" w:rsidRDefault="00AB056D"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eastAsiaTheme="minorEastAsia" w:hAnsiTheme="majorBidi" w:cstheme="majorBidi"/>
          <w:color w:val="000000"/>
          <w:sz w:val="20"/>
          <w:szCs w:val="20"/>
        </w:rPr>
      </w:pPr>
      <w:r w:rsidRPr="003752F7">
        <w:rPr>
          <w:rFonts w:asciiTheme="majorBidi" w:eastAsiaTheme="minorEastAsia" w:hAnsiTheme="majorBidi" w:cstheme="majorBidi"/>
          <w:color w:val="000000"/>
          <w:sz w:val="20"/>
          <w:szCs w:val="20"/>
        </w:rPr>
        <w:t xml:space="preserve">    </w:t>
      </w:r>
      <w:r w:rsidR="00E86172" w:rsidRPr="003752F7">
        <w:rPr>
          <w:rFonts w:asciiTheme="majorBidi" w:eastAsiaTheme="minorEastAsia" w:hAnsiTheme="majorBidi" w:cstheme="majorBidi"/>
          <w:color w:val="0F252D"/>
          <w:sz w:val="20"/>
          <w:szCs w:val="20"/>
        </w:rPr>
        <w:t xml:space="preserve">This general approach should also </w:t>
      </w:r>
      <w:r w:rsidR="00E86172" w:rsidRPr="003752F7">
        <w:rPr>
          <w:rFonts w:asciiTheme="majorBidi" w:hAnsiTheme="majorBidi" w:cstheme="majorBidi"/>
          <w:sz w:val="20"/>
          <w:szCs w:val="20"/>
        </w:rPr>
        <w:t>constitute the position that we cultivate systematically in evaluating all thinkers. Thus, today—in critiques of Marx, Freud, and others</w:t>
      </w:r>
      <w:r w:rsidRPr="003752F7">
        <w:rPr>
          <w:rFonts w:asciiTheme="majorBidi" w:hAnsiTheme="majorBidi" w:cstheme="majorBidi"/>
          <w:sz w:val="20"/>
          <w:szCs w:val="20"/>
        </w:rPr>
        <w:t>, for example</w:t>
      </w:r>
      <w:r w:rsidR="00E86172" w:rsidRPr="003752F7">
        <w:rPr>
          <w:rFonts w:asciiTheme="majorBidi" w:hAnsiTheme="majorBidi" w:cstheme="majorBidi"/>
          <w:sz w:val="20"/>
          <w:szCs w:val="20"/>
        </w:rPr>
        <w:t xml:space="preserve">—it is necessary to approach them objectively. Their thought must not be categorically rejected </w:t>
      </w:r>
      <w:r w:rsidRPr="003752F7">
        <w:rPr>
          <w:rFonts w:asciiTheme="majorBidi" w:hAnsiTheme="majorBidi" w:cstheme="majorBidi"/>
          <w:sz w:val="20"/>
          <w:szCs w:val="20"/>
        </w:rPr>
        <w:t>or</w:t>
      </w:r>
      <w:r w:rsidR="00E86172" w:rsidRPr="003752F7">
        <w:rPr>
          <w:rFonts w:asciiTheme="majorBidi" w:hAnsiTheme="majorBidi" w:cstheme="majorBidi"/>
          <w:sz w:val="20"/>
          <w:szCs w:val="20"/>
        </w:rPr>
        <w:t xml:space="preserve"> condemned out of hand. Rather, we must acknowledge where they were right in certain regards but mistaken in others. In this process, we must strive to determine carefully where and why they were wrong and especially how the errors of their thought are</w:t>
      </w:r>
      <w:r w:rsidR="00ED2699" w:rsidRPr="003752F7">
        <w:rPr>
          <w:rFonts w:asciiTheme="majorBidi" w:hAnsiTheme="majorBidi" w:cstheme="majorBidi"/>
          <w:sz w:val="20"/>
          <w:szCs w:val="20"/>
        </w:rPr>
        <w:t xml:space="preserve"> sometimes</w:t>
      </w:r>
      <w:r w:rsidR="00E86172" w:rsidRPr="003752F7">
        <w:rPr>
          <w:rFonts w:asciiTheme="majorBidi" w:hAnsiTheme="majorBidi" w:cstheme="majorBidi"/>
          <w:sz w:val="20"/>
          <w:szCs w:val="20"/>
        </w:rPr>
        <w:t xml:space="preserve"> inconsistent with their </w:t>
      </w:r>
      <w:r w:rsidR="00ED2699" w:rsidRPr="003752F7">
        <w:rPr>
          <w:rFonts w:asciiTheme="majorBidi" w:hAnsiTheme="majorBidi" w:cstheme="majorBidi"/>
          <w:sz w:val="20"/>
          <w:szCs w:val="20"/>
        </w:rPr>
        <w:t xml:space="preserve">own principles and </w:t>
      </w:r>
      <w:r w:rsidR="00E86172" w:rsidRPr="003752F7">
        <w:rPr>
          <w:rFonts w:asciiTheme="majorBidi" w:hAnsiTheme="majorBidi" w:cstheme="majorBidi"/>
          <w:sz w:val="20"/>
          <w:szCs w:val="20"/>
        </w:rPr>
        <w:t>correct observations.</w:t>
      </w:r>
      <w:r w:rsidR="00ED2699" w:rsidRPr="003752F7">
        <w:rPr>
          <w:rFonts w:asciiTheme="majorBidi" w:hAnsiTheme="majorBidi" w:cstheme="majorBidi"/>
          <w:sz w:val="20"/>
          <w:szCs w:val="20"/>
        </w:rPr>
        <w:t xml:space="preserve"> Such an attitude</w:t>
      </w:r>
      <w:r w:rsidR="0069556F" w:rsidRPr="003752F7">
        <w:rPr>
          <w:rFonts w:asciiTheme="majorBidi" w:hAnsiTheme="majorBidi" w:cstheme="majorBidi"/>
          <w:sz w:val="20"/>
          <w:szCs w:val="20"/>
        </w:rPr>
        <w:t xml:space="preserve"> must also be considered as true to the legacy of the Corrective Tradition in general.</w:t>
      </w:r>
      <w:r w:rsidR="00E86172" w:rsidRPr="003752F7">
        <w:rPr>
          <w:rFonts w:asciiTheme="majorBidi" w:eastAsiaTheme="minorEastAsia" w:hAnsiTheme="majorBidi" w:cstheme="majorBidi"/>
          <w:color w:val="000000"/>
          <w:sz w:val="20"/>
          <w:szCs w:val="20"/>
        </w:rPr>
        <w:t xml:space="preserve"> </w:t>
      </w:r>
    </w:p>
  </w:footnote>
  <w:footnote w:id="213">
    <w:p w14:paraId="1AA665BB" w14:textId="43C68A26" w:rsidR="00E9624A" w:rsidRPr="003752F7" w:rsidRDefault="00E9624A" w:rsidP="00840E30">
      <w:pPr>
        <w:rPr>
          <w:rFonts w:eastAsiaTheme="majorEastAsia"/>
          <w:sz w:val="20"/>
          <w:szCs w:val="20"/>
        </w:rPr>
      </w:pPr>
      <w:r w:rsidRPr="003752F7">
        <w:rPr>
          <w:rStyle w:val="FootnoteReference"/>
          <w:sz w:val="20"/>
          <w:szCs w:val="20"/>
        </w:rPr>
        <w:footnoteRef/>
      </w:r>
      <w:r w:rsidRPr="003752F7">
        <w:rPr>
          <w:sz w:val="20"/>
          <w:szCs w:val="20"/>
        </w:rPr>
        <w:t xml:space="preserve"> </w:t>
      </w:r>
      <w:r w:rsidRPr="003752F7">
        <w:rPr>
          <w:b/>
          <w:bCs/>
          <w:sz w:val="20"/>
          <w:szCs w:val="20"/>
        </w:rPr>
        <w:t>Necessary Being and Possible Existence</w:t>
      </w:r>
      <w:r w:rsidRPr="003752F7">
        <w:rPr>
          <w:sz w:val="20"/>
          <w:szCs w:val="20"/>
        </w:rPr>
        <w:t xml:space="preserve"> are preferred usages in </w:t>
      </w:r>
      <w:r w:rsidRPr="003752F7">
        <w:rPr>
          <w:i/>
          <w:iCs/>
          <w:sz w:val="20"/>
          <w:szCs w:val="20"/>
        </w:rPr>
        <w:t>The First Teaching</w:t>
      </w:r>
      <w:r w:rsidRPr="003752F7">
        <w:rPr>
          <w:sz w:val="20"/>
          <w:szCs w:val="20"/>
        </w:rPr>
        <w:t xml:space="preserve">, and </w:t>
      </w:r>
      <w:r w:rsidR="00D868FA" w:rsidRPr="003752F7">
        <w:rPr>
          <w:sz w:val="20"/>
          <w:szCs w:val="20"/>
        </w:rPr>
        <w:t xml:space="preserve">they </w:t>
      </w:r>
      <w:r w:rsidR="004F19BF" w:rsidRPr="003752F7">
        <w:rPr>
          <w:sz w:val="20"/>
          <w:szCs w:val="20"/>
        </w:rPr>
        <w:t>may be assigned</w:t>
      </w:r>
      <w:r w:rsidRPr="003752F7">
        <w:rPr>
          <w:sz w:val="20"/>
          <w:szCs w:val="20"/>
        </w:rPr>
        <w:t xml:space="preserve"> different meaning</w:t>
      </w:r>
      <w:r w:rsidR="004F19BF" w:rsidRPr="003752F7">
        <w:rPr>
          <w:sz w:val="20"/>
          <w:szCs w:val="20"/>
        </w:rPr>
        <w:t>s in the English language. “Being” is the broader of the two terms</w:t>
      </w:r>
      <w:r w:rsidR="004C1F51" w:rsidRPr="003752F7">
        <w:rPr>
          <w:sz w:val="20"/>
          <w:szCs w:val="20"/>
        </w:rPr>
        <w:t xml:space="preserve"> and includes Necessary Being and Possible Being. </w:t>
      </w:r>
      <w:r w:rsidRPr="003752F7">
        <w:rPr>
          <w:rFonts w:asciiTheme="majorBidi" w:hAnsiTheme="majorBidi" w:cstheme="majorBidi"/>
          <w:sz w:val="20"/>
          <w:szCs w:val="20"/>
        </w:rPr>
        <w:t>“</w:t>
      </w:r>
      <w:r w:rsidR="004C1F51" w:rsidRPr="003752F7">
        <w:rPr>
          <w:rFonts w:asciiTheme="majorBidi" w:hAnsiTheme="majorBidi" w:cstheme="majorBidi"/>
          <w:sz w:val="20"/>
          <w:szCs w:val="20"/>
        </w:rPr>
        <w:t>E</w:t>
      </w:r>
      <w:r w:rsidRPr="003752F7">
        <w:rPr>
          <w:rFonts w:asciiTheme="majorBidi" w:hAnsiTheme="majorBidi" w:cstheme="majorBidi"/>
          <w:sz w:val="20"/>
          <w:szCs w:val="20"/>
        </w:rPr>
        <w:t xml:space="preserve">xistence,” </w:t>
      </w:r>
      <w:r w:rsidR="004C1F51" w:rsidRPr="003752F7">
        <w:rPr>
          <w:rFonts w:asciiTheme="majorBidi" w:hAnsiTheme="majorBidi" w:cstheme="majorBidi"/>
          <w:sz w:val="20"/>
          <w:szCs w:val="20"/>
        </w:rPr>
        <w:t xml:space="preserve">however, is </w:t>
      </w:r>
      <w:r w:rsidRPr="003752F7">
        <w:rPr>
          <w:rFonts w:asciiTheme="majorBidi" w:hAnsiTheme="majorBidi" w:cstheme="majorBidi"/>
          <w:sz w:val="20"/>
          <w:szCs w:val="20"/>
        </w:rPr>
        <w:t>restrict</w:t>
      </w:r>
      <w:r w:rsidR="004C1F51" w:rsidRPr="003752F7">
        <w:rPr>
          <w:rFonts w:asciiTheme="majorBidi" w:hAnsiTheme="majorBidi" w:cstheme="majorBidi"/>
          <w:sz w:val="20"/>
          <w:szCs w:val="20"/>
        </w:rPr>
        <w:t xml:space="preserve">ed semantically </w:t>
      </w:r>
      <w:r w:rsidRPr="003752F7">
        <w:rPr>
          <w:rFonts w:asciiTheme="majorBidi" w:hAnsiTheme="majorBidi" w:cstheme="majorBidi"/>
          <w:sz w:val="20"/>
          <w:szCs w:val="20"/>
        </w:rPr>
        <w:t>to “</w:t>
      </w:r>
      <w:r w:rsidR="004C1F51" w:rsidRPr="003752F7">
        <w:rPr>
          <w:rFonts w:asciiTheme="majorBidi" w:hAnsiTheme="majorBidi" w:cstheme="majorBidi"/>
          <w:sz w:val="20"/>
          <w:szCs w:val="20"/>
        </w:rPr>
        <w:t>P</w:t>
      </w:r>
      <w:r w:rsidRPr="003752F7">
        <w:rPr>
          <w:rFonts w:asciiTheme="majorBidi" w:hAnsiTheme="majorBidi" w:cstheme="majorBidi"/>
          <w:sz w:val="20"/>
          <w:szCs w:val="20"/>
        </w:rPr>
        <w:t xml:space="preserve">ossible </w:t>
      </w:r>
      <w:r w:rsidR="004C1F51" w:rsidRPr="003752F7">
        <w:rPr>
          <w:rFonts w:asciiTheme="majorBidi" w:hAnsiTheme="majorBidi" w:cstheme="majorBidi"/>
          <w:sz w:val="20"/>
          <w:szCs w:val="20"/>
        </w:rPr>
        <w:t>E</w:t>
      </w:r>
      <w:r w:rsidRPr="003752F7">
        <w:rPr>
          <w:rFonts w:asciiTheme="majorBidi" w:hAnsiTheme="majorBidi" w:cstheme="majorBidi"/>
          <w:sz w:val="20"/>
          <w:szCs w:val="20"/>
        </w:rPr>
        <w:t xml:space="preserve">xistence,” </w:t>
      </w:r>
      <w:r w:rsidR="004C1F51" w:rsidRPr="003752F7">
        <w:rPr>
          <w:rFonts w:asciiTheme="majorBidi" w:hAnsiTheme="majorBidi" w:cstheme="majorBidi"/>
          <w:sz w:val="20"/>
          <w:szCs w:val="20"/>
        </w:rPr>
        <w:t xml:space="preserve">which is identical to Possible Being. </w:t>
      </w:r>
      <w:r w:rsidR="0053570D" w:rsidRPr="003752F7">
        <w:rPr>
          <w:rFonts w:eastAsiaTheme="majorEastAsia"/>
          <w:sz w:val="20"/>
          <w:szCs w:val="20"/>
        </w:rPr>
        <w:t>Our English words “existence” and “to exist” come from a Latin root that implies temporality. Our English word “exist” comes fro</w:t>
      </w:r>
      <w:r w:rsidR="0048302C" w:rsidRPr="003752F7">
        <w:rPr>
          <w:rFonts w:eastAsiaTheme="majorEastAsia"/>
          <w:sz w:val="20"/>
          <w:szCs w:val="20"/>
        </w:rPr>
        <w:t>m the Latin</w:t>
      </w:r>
      <w:r w:rsidR="0053570D" w:rsidRPr="003752F7">
        <w:rPr>
          <w:rFonts w:eastAsiaTheme="majorEastAsia"/>
          <w:sz w:val="20"/>
          <w:szCs w:val="20"/>
        </w:rPr>
        <w:t xml:space="preserve"> word </w:t>
      </w:r>
      <w:r w:rsidR="0053570D" w:rsidRPr="003752F7">
        <w:rPr>
          <w:rFonts w:eastAsiaTheme="majorEastAsia"/>
          <w:i/>
          <w:iCs/>
          <w:sz w:val="20"/>
          <w:szCs w:val="20"/>
        </w:rPr>
        <w:t>exsistere</w:t>
      </w:r>
      <w:r w:rsidR="0053570D" w:rsidRPr="003752F7">
        <w:rPr>
          <w:rFonts w:eastAsiaTheme="majorEastAsia"/>
          <w:sz w:val="20"/>
          <w:szCs w:val="20"/>
        </w:rPr>
        <w:t>, which</w:t>
      </w:r>
      <w:r w:rsidR="0048302C" w:rsidRPr="003752F7">
        <w:rPr>
          <w:rFonts w:eastAsiaTheme="majorEastAsia"/>
          <w:sz w:val="20"/>
          <w:szCs w:val="20"/>
        </w:rPr>
        <w:t xml:space="preserve"> means “to exist,” but</w:t>
      </w:r>
      <w:r w:rsidR="0053570D" w:rsidRPr="003752F7">
        <w:rPr>
          <w:rFonts w:eastAsiaTheme="majorEastAsia"/>
          <w:sz w:val="20"/>
          <w:szCs w:val="20"/>
        </w:rPr>
        <w:t xml:space="preserve"> literally</w:t>
      </w:r>
      <w:r w:rsidR="0048302C" w:rsidRPr="003752F7">
        <w:rPr>
          <w:rFonts w:eastAsiaTheme="majorEastAsia"/>
          <w:sz w:val="20"/>
          <w:szCs w:val="20"/>
        </w:rPr>
        <w:t>—in terms of its root meaning—</w:t>
      </w:r>
      <w:r w:rsidR="0053570D" w:rsidRPr="003752F7">
        <w:rPr>
          <w:rFonts w:eastAsiaTheme="majorEastAsia"/>
          <w:sz w:val="20"/>
          <w:szCs w:val="20"/>
        </w:rPr>
        <w:t xml:space="preserve">means “to stand out,” “to emerge,” “to take a stand,” or “to come into existence.” </w:t>
      </w:r>
      <w:r w:rsidR="00111775" w:rsidRPr="003752F7">
        <w:rPr>
          <w:rFonts w:eastAsiaTheme="majorEastAsia"/>
          <w:sz w:val="20"/>
          <w:szCs w:val="20"/>
        </w:rPr>
        <w:t xml:space="preserve">The Latin </w:t>
      </w:r>
      <w:r w:rsidR="00111775" w:rsidRPr="003752F7">
        <w:rPr>
          <w:rFonts w:eastAsiaTheme="majorEastAsia"/>
          <w:i/>
          <w:iCs/>
          <w:sz w:val="20"/>
          <w:szCs w:val="20"/>
        </w:rPr>
        <w:t>exsistere</w:t>
      </w:r>
      <w:r w:rsidR="00111775" w:rsidRPr="003752F7">
        <w:rPr>
          <w:rFonts w:eastAsiaTheme="majorEastAsia"/>
          <w:sz w:val="20"/>
          <w:szCs w:val="20"/>
        </w:rPr>
        <w:t xml:space="preserve"> is a compound of “</w:t>
      </w:r>
      <w:r w:rsidR="00111775" w:rsidRPr="003752F7">
        <w:rPr>
          <w:rFonts w:eastAsiaTheme="majorEastAsia"/>
          <w:i/>
          <w:iCs/>
          <w:sz w:val="20"/>
          <w:szCs w:val="20"/>
        </w:rPr>
        <w:t>ex</w:t>
      </w:r>
      <w:r w:rsidR="00111775" w:rsidRPr="003752F7">
        <w:rPr>
          <w:rFonts w:eastAsiaTheme="majorEastAsia"/>
          <w:sz w:val="20"/>
          <w:szCs w:val="20"/>
        </w:rPr>
        <w:t xml:space="preserve">,” meaning “from” and </w:t>
      </w:r>
      <w:r w:rsidR="00C963D8" w:rsidRPr="003752F7">
        <w:rPr>
          <w:rFonts w:eastAsiaTheme="majorEastAsia"/>
          <w:i/>
          <w:iCs/>
          <w:sz w:val="20"/>
          <w:szCs w:val="20"/>
        </w:rPr>
        <w:t>sistere</w:t>
      </w:r>
      <w:r w:rsidR="00C963D8" w:rsidRPr="003752F7">
        <w:rPr>
          <w:rFonts w:eastAsiaTheme="majorEastAsia"/>
          <w:sz w:val="20"/>
          <w:szCs w:val="20"/>
        </w:rPr>
        <w:t xml:space="preserve">, which means “to </w:t>
      </w:r>
      <w:r w:rsidR="00333D01" w:rsidRPr="003752F7">
        <w:rPr>
          <w:rFonts w:eastAsiaTheme="majorEastAsia"/>
          <w:sz w:val="20"/>
          <w:szCs w:val="20"/>
        </w:rPr>
        <w:t xml:space="preserve">cause or make to stand,” “to stop,” </w:t>
      </w:r>
      <w:r w:rsidR="001A038A" w:rsidRPr="003752F7">
        <w:rPr>
          <w:rFonts w:eastAsiaTheme="majorEastAsia"/>
          <w:sz w:val="20"/>
          <w:szCs w:val="20"/>
        </w:rPr>
        <w:t xml:space="preserve">“check,” in the sense of bringing something to a standstill. </w:t>
      </w:r>
      <w:r w:rsidR="0053570D" w:rsidRPr="003752F7">
        <w:rPr>
          <w:rFonts w:eastAsiaTheme="majorEastAsia"/>
          <w:sz w:val="20"/>
          <w:szCs w:val="20"/>
        </w:rPr>
        <w:t>Thus,</w:t>
      </w:r>
      <w:r w:rsidR="001A038A" w:rsidRPr="003752F7">
        <w:rPr>
          <w:rFonts w:eastAsiaTheme="majorEastAsia"/>
          <w:sz w:val="20"/>
          <w:szCs w:val="20"/>
        </w:rPr>
        <w:t xml:space="preserve"> in terms of Latin semantics,</w:t>
      </w:r>
      <w:r w:rsidR="0053570D" w:rsidRPr="003752F7">
        <w:rPr>
          <w:rFonts w:eastAsiaTheme="majorEastAsia"/>
          <w:sz w:val="20"/>
          <w:szCs w:val="20"/>
        </w:rPr>
        <w:t xml:space="preserve"> “existence” implicitly refers to the</w:t>
      </w:r>
      <w:r w:rsidR="001A038A" w:rsidRPr="003752F7">
        <w:rPr>
          <w:rFonts w:eastAsiaTheme="majorEastAsia"/>
          <w:sz w:val="20"/>
          <w:szCs w:val="20"/>
        </w:rPr>
        <w:t xml:space="preserve"> </w:t>
      </w:r>
      <w:r w:rsidR="0053570D" w:rsidRPr="003752F7">
        <w:rPr>
          <w:rFonts w:eastAsiaTheme="majorEastAsia"/>
          <w:sz w:val="20"/>
          <w:szCs w:val="20"/>
        </w:rPr>
        <w:t xml:space="preserve">phenomenon in creation of things being made manifest in the realm of </w:t>
      </w:r>
      <w:r w:rsidR="001A038A" w:rsidRPr="003752F7">
        <w:rPr>
          <w:rFonts w:eastAsiaTheme="majorEastAsia"/>
          <w:sz w:val="20"/>
          <w:szCs w:val="20"/>
        </w:rPr>
        <w:t>P</w:t>
      </w:r>
      <w:r w:rsidR="0053570D" w:rsidRPr="003752F7">
        <w:rPr>
          <w:rFonts w:eastAsiaTheme="majorEastAsia"/>
          <w:sz w:val="20"/>
          <w:szCs w:val="20"/>
        </w:rPr>
        <w:t>ossible</w:t>
      </w:r>
      <w:r w:rsidR="001A038A" w:rsidRPr="003752F7">
        <w:rPr>
          <w:rFonts w:eastAsiaTheme="majorEastAsia"/>
          <w:sz w:val="20"/>
          <w:szCs w:val="20"/>
        </w:rPr>
        <w:t xml:space="preserve"> E</w:t>
      </w:r>
      <w:r w:rsidR="0053570D" w:rsidRPr="003752F7">
        <w:rPr>
          <w:rFonts w:eastAsiaTheme="majorEastAsia"/>
          <w:sz w:val="20"/>
          <w:szCs w:val="20"/>
        </w:rPr>
        <w:t>xistence, after</w:t>
      </w:r>
      <w:r w:rsidR="001A038A" w:rsidRPr="003752F7">
        <w:rPr>
          <w:rFonts w:eastAsiaTheme="majorEastAsia"/>
          <w:sz w:val="20"/>
          <w:szCs w:val="20"/>
        </w:rPr>
        <w:t xml:space="preserve"> being made to</w:t>
      </w:r>
      <w:r w:rsidR="0053570D" w:rsidRPr="003752F7">
        <w:rPr>
          <w:rFonts w:eastAsiaTheme="majorEastAsia"/>
          <w:sz w:val="20"/>
          <w:szCs w:val="20"/>
        </w:rPr>
        <w:t xml:space="preserve"> “emerg</w:t>
      </w:r>
      <w:r w:rsidR="001A038A" w:rsidRPr="003752F7">
        <w:rPr>
          <w:rFonts w:eastAsiaTheme="majorEastAsia"/>
          <w:sz w:val="20"/>
          <w:szCs w:val="20"/>
        </w:rPr>
        <w:t>e</w:t>
      </w:r>
      <w:r w:rsidR="0053570D" w:rsidRPr="003752F7">
        <w:rPr>
          <w:rFonts w:eastAsiaTheme="majorEastAsia"/>
          <w:sz w:val="20"/>
          <w:szCs w:val="20"/>
        </w:rPr>
        <w:t>” and</w:t>
      </w:r>
      <w:r w:rsidR="001A038A" w:rsidRPr="003752F7">
        <w:rPr>
          <w:rFonts w:eastAsiaTheme="majorEastAsia"/>
          <w:sz w:val="20"/>
          <w:szCs w:val="20"/>
        </w:rPr>
        <w:t>, as it were,</w:t>
      </w:r>
      <w:r w:rsidR="0053570D" w:rsidRPr="003752F7">
        <w:rPr>
          <w:rFonts w:eastAsiaTheme="majorEastAsia"/>
          <w:sz w:val="20"/>
          <w:szCs w:val="20"/>
        </w:rPr>
        <w:t xml:space="preserve"> “tak</w:t>
      </w:r>
      <w:r w:rsidR="001A038A" w:rsidRPr="003752F7">
        <w:rPr>
          <w:rFonts w:eastAsiaTheme="majorEastAsia"/>
          <w:sz w:val="20"/>
          <w:szCs w:val="20"/>
        </w:rPr>
        <w:t>e</w:t>
      </w:r>
      <w:r w:rsidR="0053570D" w:rsidRPr="003752F7">
        <w:rPr>
          <w:rFonts w:eastAsiaTheme="majorEastAsia"/>
          <w:sz w:val="20"/>
          <w:szCs w:val="20"/>
        </w:rPr>
        <w:t xml:space="preserve"> a stand”</w:t>
      </w:r>
      <w:r w:rsidR="001A038A" w:rsidRPr="003752F7">
        <w:rPr>
          <w:rFonts w:eastAsiaTheme="majorEastAsia"/>
          <w:sz w:val="20"/>
          <w:szCs w:val="20"/>
        </w:rPr>
        <w:t xml:space="preserve"> in Reality, distinguishing Existence</w:t>
      </w:r>
      <w:r w:rsidR="0053570D" w:rsidRPr="003752F7">
        <w:rPr>
          <w:rFonts w:eastAsiaTheme="majorEastAsia"/>
          <w:sz w:val="20"/>
          <w:szCs w:val="20"/>
        </w:rPr>
        <w:t xml:space="preserve"> from non</w:t>
      </w:r>
      <w:r w:rsidR="001A038A" w:rsidRPr="003752F7">
        <w:rPr>
          <w:rFonts w:eastAsiaTheme="majorEastAsia"/>
          <w:sz w:val="20"/>
          <w:szCs w:val="20"/>
        </w:rPr>
        <w:t>-E</w:t>
      </w:r>
      <w:r w:rsidR="0053570D" w:rsidRPr="003752F7">
        <w:rPr>
          <w:rFonts w:eastAsiaTheme="majorEastAsia"/>
          <w:sz w:val="20"/>
          <w:szCs w:val="20"/>
        </w:rPr>
        <w:t xml:space="preserve">xistence. </w:t>
      </w:r>
      <w:r w:rsidR="001A038A" w:rsidRPr="003752F7">
        <w:rPr>
          <w:rFonts w:eastAsiaTheme="majorEastAsia"/>
          <w:sz w:val="20"/>
          <w:szCs w:val="20"/>
        </w:rPr>
        <w:t xml:space="preserve">Thus, “exist” and “existence” are </w:t>
      </w:r>
      <w:r w:rsidR="0053570D" w:rsidRPr="003752F7">
        <w:rPr>
          <w:rFonts w:eastAsiaTheme="majorEastAsia"/>
          <w:sz w:val="20"/>
          <w:szCs w:val="20"/>
        </w:rPr>
        <w:t xml:space="preserve">appropriate </w:t>
      </w:r>
      <w:r w:rsidR="001A038A" w:rsidRPr="003752F7">
        <w:rPr>
          <w:rFonts w:eastAsiaTheme="majorEastAsia"/>
          <w:sz w:val="20"/>
          <w:szCs w:val="20"/>
        </w:rPr>
        <w:t xml:space="preserve">English </w:t>
      </w:r>
      <w:r w:rsidR="0053570D" w:rsidRPr="003752F7">
        <w:rPr>
          <w:rFonts w:eastAsiaTheme="majorEastAsia"/>
          <w:sz w:val="20"/>
          <w:szCs w:val="20"/>
        </w:rPr>
        <w:t>word</w:t>
      </w:r>
      <w:r w:rsidR="001A038A" w:rsidRPr="003752F7">
        <w:rPr>
          <w:rFonts w:eastAsiaTheme="majorEastAsia"/>
          <w:sz w:val="20"/>
          <w:szCs w:val="20"/>
        </w:rPr>
        <w:t>s</w:t>
      </w:r>
      <w:r w:rsidR="0053570D" w:rsidRPr="003752F7">
        <w:rPr>
          <w:rFonts w:eastAsiaTheme="majorEastAsia"/>
          <w:sz w:val="20"/>
          <w:szCs w:val="20"/>
        </w:rPr>
        <w:t xml:space="preserve"> for </w:t>
      </w:r>
      <w:r w:rsidR="001A038A" w:rsidRPr="003752F7">
        <w:rPr>
          <w:rFonts w:eastAsiaTheme="majorEastAsia"/>
          <w:sz w:val="20"/>
          <w:szCs w:val="20"/>
        </w:rPr>
        <w:t>T</w:t>
      </w:r>
      <w:r w:rsidR="0053570D" w:rsidRPr="003752F7">
        <w:rPr>
          <w:rFonts w:eastAsiaTheme="majorEastAsia"/>
          <w:sz w:val="20"/>
          <w:szCs w:val="20"/>
        </w:rPr>
        <w:t xml:space="preserve">emporal </w:t>
      </w:r>
      <w:r w:rsidR="001A038A" w:rsidRPr="003752F7">
        <w:rPr>
          <w:rFonts w:eastAsiaTheme="majorEastAsia"/>
          <w:sz w:val="20"/>
          <w:szCs w:val="20"/>
        </w:rPr>
        <w:t>E</w:t>
      </w:r>
      <w:r w:rsidR="0053570D" w:rsidRPr="003752F7">
        <w:rPr>
          <w:rFonts w:eastAsiaTheme="majorEastAsia"/>
          <w:sz w:val="20"/>
          <w:szCs w:val="20"/>
        </w:rPr>
        <w:t>xistence, which always comes forth from non</w:t>
      </w:r>
      <w:r w:rsidR="001A038A" w:rsidRPr="003752F7">
        <w:rPr>
          <w:rFonts w:eastAsiaTheme="majorEastAsia"/>
          <w:sz w:val="20"/>
          <w:szCs w:val="20"/>
        </w:rPr>
        <w:t>-E</w:t>
      </w:r>
      <w:r w:rsidR="0053570D" w:rsidRPr="003752F7">
        <w:rPr>
          <w:rFonts w:eastAsiaTheme="majorEastAsia"/>
          <w:sz w:val="20"/>
          <w:szCs w:val="20"/>
        </w:rPr>
        <w:t xml:space="preserve">xistence and manifests itself in the tangible world of </w:t>
      </w:r>
      <w:r w:rsidR="001A038A" w:rsidRPr="003752F7">
        <w:rPr>
          <w:rFonts w:eastAsiaTheme="majorEastAsia"/>
          <w:sz w:val="20"/>
          <w:szCs w:val="20"/>
        </w:rPr>
        <w:t>All-P</w:t>
      </w:r>
      <w:r w:rsidR="0053570D" w:rsidRPr="003752F7">
        <w:rPr>
          <w:rFonts w:eastAsiaTheme="majorEastAsia"/>
          <w:sz w:val="20"/>
          <w:szCs w:val="20"/>
        </w:rPr>
        <w:t>ossibilit</w:t>
      </w:r>
      <w:r w:rsidR="001A038A" w:rsidRPr="003752F7">
        <w:rPr>
          <w:rFonts w:eastAsiaTheme="majorEastAsia"/>
          <w:sz w:val="20"/>
          <w:szCs w:val="20"/>
        </w:rPr>
        <w:t>y</w:t>
      </w:r>
      <w:r w:rsidR="0053570D" w:rsidRPr="003752F7">
        <w:rPr>
          <w:rFonts w:eastAsiaTheme="majorEastAsia"/>
          <w:sz w:val="20"/>
          <w:szCs w:val="20"/>
        </w:rPr>
        <w:t>.</w:t>
      </w:r>
      <w:r w:rsidR="00370108" w:rsidRPr="003752F7">
        <w:rPr>
          <w:rFonts w:eastAsiaTheme="majorEastAsia"/>
          <w:sz w:val="20"/>
          <w:szCs w:val="20"/>
        </w:rPr>
        <w:t xml:space="preserve"> </w:t>
      </w:r>
      <w:r w:rsidRPr="003752F7">
        <w:rPr>
          <w:rFonts w:eastAsiaTheme="majorEastAsia"/>
          <w:sz w:val="20"/>
          <w:szCs w:val="20"/>
        </w:rPr>
        <w:t>The “</w:t>
      </w:r>
      <w:r w:rsidR="00370108" w:rsidRPr="003752F7">
        <w:rPr>
          <w:rFonts w:eastAsiaTheme="majorEastAsia"/>
          <w:sz w:val="20"/>
          <w:szCs w:val="20"/>
        </w:rPr>
        <w:t>W</w:t>
      </w:r>
      <w:r w:rsidRPr="003752F7">
        <w:rPr>
          <w:rFonts w:eastAsiaTheme="majorEastAsia"/>
          <w:sz w:val="20"/>
          <w:szCs w:val="20"/>
        </w:rPr>
        <w:t>orld”</w:t>
      </w:r>
      <w:r w:rsidR="00370108" w:rsidRPr="003752F7">
        <w:rPr>
          <w:rFonts w:eastAsiaTheme="majorEastAsia"/>
          <w:sz w:val="20"/>
          <w:szCs w:val="20"/>
        </w:rPr>
        <w:t xml:space="preserve"> (Arabic: </w:t>
      </w:r>
      <w:r w:rsidR="00370108" w:rsidRPr="003752F7">
        <w:rPr>
          <w:rFonts w:eastAsiaTheme="majorEastAsia"/>
          <w:i/>
          <w:iCs/>
          <w:sz w:val="20"/>
          <w:szCs w:val="20"/>
        </w:rPr>
        <w:t>al-</w:t>
      </w:r>
      <w:r w:rsidR="0025682A" w:rsidRPr="003752F7">
        <w:rPr>
          <w:rFonts w:eastAsiaTheme="majorEastAsia"/>
          <w:i/>
          <w:iCs/>
          <w:sz w:val="20"/>
          <w:szCs w:val="20"/>
        </w:rPr>
        <w:t>‘</w:t>
      </w:r>
      <w:r w:rsidR="0025682A" w:rsidRPr="003752F7">
        <w:rPr>
          <w:rFonts w:asciiTheme="majorBidi" w:hAnsiTheme="majorBidi" w:cstheme="majorBidi"/>
          <w:i/>
          <w:iCs/>
          <w:sz w:val="20"/>
          <w:szCs w:val="20"/>
        </w:rPr>
        <w:t>Ā</w:t>
      </w:r>
      <w:r w:rsidR="0025682A" w:rsidRPr="003752F7">
        <w:rPr>
          <w:rFonts w:eastAsiaTheme="majorEastAsia"/>
          <w:i/>
          <w:iCs/>
          <w:sz w:val="20"/>
          <w:szCs w:val="20"/>
        </w:rPr>
        <w:t>lam</w:t>
      </w:r>
      <w:r w:rsidR="0025682A" w:rsidRPr="003752F7">
        <w:rPr>
          <w:rFonts w:eastAsiaTheme="majorEastAsia"/>
          <w:sz w:val="20"/>
          <w:szCs w:val="20"/>
        </w:rPr>
        <w:t>)</w:t>
      </w:r>
      <w:r w:rsidR="0025682A" w:rsidRPr="003752F7">
        <w:rPr>
          <w:rFonts w:eastAsiaTheme="majorEastAsia"/>
          <w:i/>
          <w:iCs/>
          <w:sz w:val="20"/>
          <w:szCs w:val="20"/>
        </w:rPr>
        <w:t xml:space="preserve"> </w:t>
      </w:r>
      <w:r w:rsidRPr="003752F7">
        <w:rPr>
          <w:rFonts w:eastAsiaTheme="majorEastAsia"/>
          <w:sz w:val="20"/>
          <w:szCs w:val="20"/>
        </w:rPr>
        <w:t>in</w:t>
      </w:r>
      <w:r w:rsidR="0025682A" w:rsidRPr="003752F7">
        <w:rPr>
          <w:rFonts w:eastAsiaTheme="majorEastAsia"/>
          <w:sz w:val="20"/>
          <w:szCs w:val="20"/>
        </w:rPr>
        <w:t xml:space="preserve"> the</w:t>
      </w:r>
      <w:r w:rsidRPr="003752F7">
        <w:rPr>
          <w:rFonts w:eastAsiaTheme="majorEastAsia"/>
          <w:sz w:val="20"/>
          <w:szCs w:val="20"/>
        </w:rPr>
        <w:t xml:space="preserve"> Islamic </w:t>
      </w:r>
      <w:r w:rsidR="0025682A" w:rsidRPr="003752F7">
        <w:rPr>
          <w:rFonts w:eastAsiaTheme="majorEastAsia"/>
          <w:sz w:val="20"/>
          <w:szCs w:val="20"/>
        </w:rPr>
        <w:t>Science of Divinity is defined as “</w:t>
      </w:r>
      <w:r w:rsidRPr="003752F7">
        <w:rPr>
          <w:rFonts w:eastAsiaTheme="majorEastAsia"/>
          <w:sz w:val="20"/>
          <w:szCs w:val="20"/>
        </w:rPr>
        <w:t>everything other than God</w:t>
      </w:r>
      <w:r w:rsidR="0025682A" w:rsidRPr="003752F7">
        <w:rPr>
          <w:rFonts w:eastAsiaTheme="majorEastAsia"/>
          <w:sz w:val="20"/>
          <w:szCs w:val="20"/>
        </w:rPr>
        <w:t>.”</w:t>
      </w:r>
      <w:r w:rsidRPr="003752F7">
        <w:rPr>
          <w:rFonts w:eastAsiaTheme="majorEastAsia"/>
          <w:sz w:val="20"/>
          <w:szCs w:val="20"/>
        </w:rPr>
        <w:t xml:space="preserve"> </w:t>
      </w:r>
      <w:r w:rsidR="0025682A" w:rsidRPr="003752F7">
        <w:rPr>
          <w:rFonts w:eastAsiaTheme="majorEastAsia"/>
          <w:sz w:val="20"/>
          <w:szCs w:val="20"/>
        </w:rPr>
        <w:t>E</w:t>
      </w:r>
      <w:r w:rsidRPr="003752F7">
        <w:rPr>
          <w:rFonts w:eastAsiaTheme="majorEastAsia"/>
          <w:sz w:val="20"/>
          <w:szCs w:val="20"/>
        </w:rPr>
        <w:t>verything in th</w:t>
      </w:r>
      <w:r w:rsidR="0025682A" w:rsidRPr="003752F7">
        <w:rPr>
          <w:rFonts w:eastAsiaTheme="majorEastAsia"/>
          <w:sz w:val="20"/>
          <w:szCs w:val="20"/>
        </w:rPr>
        <w:t>e</w:t>
      </w:r>
      <w:r w:rsidRPr="003752F7">
        <w:rPr>
          <w:rFonts w:eastAsiaTheme="majorEastAsia"/>
          <w:sz w:val="20"/>
          <w:szCs w:val="20"/>
        </w:rPr>
        <w:t xml:space="preserve"> </w:t>
      </w:r>
      <w:r w:rsidR="0025682A" w:rsidRPr="003752F7">
        <w:rPr>
          <w:rFonts w:eastAsiaTheme="majorEastAsia"/>
          <w:sz w:val="20"/>
          <w:szCs w:val="20"/>
        </w:rPr>
        <w:t>“</w:t>
      </w:r>
      <w:r w:rsidRPr="003752F7">
        <w:rPr>
          <w:rFonts w:eastAsiaTheme="majorEastAsia"/>
          <w:sz w:val="20"/>
          <w:szCs w:val="20"/>
        </w:rPr>
        <w:t>world</w:t>
      </w:r>
      <w:r w:rsidR="0025682A" w:rsidRPr="003752F7">
        <w:rPr>
          <w:rFonts w:eastAsiaTheme="majorEastAsia"/>
          <w:sz w:val="20"/>
          <w:szCs w:val="20"/>
        </w:rPr>
        <w:t>”</w:t>
      </w:r>
      <w:r w:rsidRPr="003752F7">
        <w:rPr>
          <w:rFonts w:eastAsiaTheme="majorEastAsia"/>
          <w:sz w:val="20"/>
          <w:szCs w:val="20"/>
        </w:rPr>
        <w:t xml:space="preserve"> belongs, without exception, to the realm of </w:t>
      </w:r>
      <w:r w:rsidR="0025682A" w:rsidRPr="003752F7">
        <w:rPr>
          <w:rFonts w:eastAsiaTheme="majorEastAsia"/>
          <w:sz w:val="20"/>
          <w:szCs w:val="20"/>
        </w:rPr>
        <w:t>P</w:t>
      </w:r>
      <w:r w:rsidRPr="003752F7">
        <w:rPr>
          <w:rFonts w:eastAsiaTheme="majorEastAsia"/>
          <w:sz w:val="20"/>
          <w:szCs w:val="20"/>
        </w:rPr>
        <w:t xml:space="preserve">ossible </w:t>
      </w:r>
      <w:r w:rsidR="0025682A" w:rsidRPr="003752F7">
        <w:rPr>
          <w:rFonts w:eastAsiaTheme="majorEastAsia"/>
          <w:sz w:val="20"/>
          <w:szCs w:val="20"/>
        </w:rPr>
        <w:t>E</w:t>
      </w:r>
      <w:r w:rsidRPr="003752F7">
        <w:rPr>
          <w:rFonts w:eastAsiaTheme="majorEastAsia"/>
          <w:sz w:val="20"/>
          <w:szCs w:val="20"/>
        </w:rPr>
        <w:t>xistence</w:t>
      </w:r>
      <w:r w:rsidR="0025682A" w:rsidRPr="003752F7">
        <w:rPr>
          <w:rFonts w:eastAsiaTheme="majorEastAsia"/>
          <w:sz w:val="20"/>
          <w:szCs w:val="20"/>
        </w:rPr>
        <w:t>—</w:t>
      </w:r>
      <w:r w:rsidRPr="003752F7">
        <w:rPr>
          <w:rFonts w:eastAsiaTheme="majorEastAsia"/>
          <w:sz w:val="20"/>
          <w:szCs w:val="20"/>
        </w:rPr>
        <w:t xml:space="preserve">from the Angels, the Throne of God, Heaven and Hell, </w:t>
      </w:r>
      <w:r w:rsidR="0025682A" w:rsidRPr="003752F7">
        <w:rPr>
          <w:rFonts w:eastAsiaTheme="majorEastAsia"/>
          <w:sz w:val="20"/>
          <w:szCs w:val="20"/>
        </w:rPr>
        <w:t>to</w:t>
      </w:r>
      <w:r w:rsidRPr="003752F7">
        <w:rPr>
          <w:rFonts w:eastAsiaTheme="majorEastAsia"/>
          <w:sz w:val="20"/>
          <w:szCs w:val="20"/>
        </w:rPr>
        <w:t xml:space="preserve"> the smallest blade of grass</w:t>
      </w:r>
      <w:r w:rsidR="0025682A" w:rsidRPr="003752F7">
        <w:rPr>
          <w:rFonts w:eastAsiaTheme="majorEastAsia"/>
          <w:sz w:val="20"/>
          <w:szCs w:val="20"/>
        </w:rPr>
        <w:t xml:space="preserve"> or grain of sand</w:t>
      </w:r>
      <w:r w:rsidRPr="003752F7">
        <w:rPr>
          <w:rFonts w:eastAsiaTheme="majorEastAsia"/>
          <w:sz w:val="20"/>
          <w:szCs w:val="20"/>
        </w:rPr>
        <w:t xml:space="preserve"> on the earth. </w:t>
      </w:r>
      <w:r w:rsidRPr="003752F7">
        <w:rPr>
          <w:sz w:val="20"/>
          <w:szCs w:val="20"/>
        </w:rPr>
        <w:t xml:space="preserve">Thus, as </w:t>
      </w:r>
      <w:r w:rsidR="0025682A" w:rsidRPr="003752F7">
        <w:rPr>
          <w:sz w:val="20"/>
          <w:szCs w:val="20"/>
        </w:rPr>
        <w:t xml:space="preserve">is stated in our </w:t>
      </w:r>
      <w:r w:rsidR="00E63253" w:rsidRPr="003752F7">
        <w:rPr>
          <w:sz w:val="20"/>
          <w:szCs w:val="20"/>
        </w:rPr>
        <w:t xml:space="preserve">treatment of the Epiphanies of </w:t>
      </w:r>
      <w:r w:rsidRPr="003752F7">
        <w:rPr>
          <w:sz w:val="20"/>
          <w:szCs w:val="20"/>
        </w:rPr>
        <w:t xml:space="preserve">God’s </w:t>
      </w:r>
      <w:r w:rsidR="00E63253" w:rsidRPr="003752F7">
        <w:rPr>
          <w:sz w:val="20"/>
          <w:szCs w:val="20"/>
        </w:rPr>
        <w:t>S</w:t>
      </w:r>
      <w:r w:rsidRPr="003752F7">
        <w:rPr>
          <w:sz w:val="20"/>
          <w:szCs w:val="20"/>
        </w:rPr>
        <w:t>elf-</w:t>
      </w:r>
      <w:r w:rsidR="00E63253" w:rsidRPr="003752F7">
        <w:rPr>
          <w:sz w:val="20"/>
          <w:szCs w:val="20"/>
        </w:rPr>
        <w:t>N</w:t>
      </w:r>
      <w:r w:rsidRPr="003752F7">
        <w:rPr>
          <w:sz w:val="20"/>
          <w:szCs w:val="20"/>
        </w:rPr>
        <w:t>ecessity, it is appropriate</w:t>
      </w:r>
      <w:r w:rsidR="00E63253" w:rsidRPr="003752F7">
        <w:rPr>
          <w:sz w:val="20"/>
          <w:szCs w:val="20"/>
        </w:rPr>
        <w:t xml:space="preserve"> in English</w:t>
      </w:r>
      <w:r w:rsidRPr="003752F7">
        <w:rPr>
          <w:sz w:val="20"/>
          <w:szCs w:val="20"/>
        </w:rPr>
        <w:t xml:space="preserve"> to speak not of God’s “</w:t>
      </w:r>
      <w:r w:rsidR="00E63253" w:rsidRPr="003752F7">
        <w:rPr>
          <w:sz w:val="20"/>
          <w:szCs w:val="20"/>
        </w:rPr>
        <w:t>E</w:t>
      </w:r>
      <w:r w:rsidRPr="003752F7">
        <w:rPr>
          <w:sz w:val="20"/>
          <w:szCs w:val="20"/>
        </w:rPr>
        <w:t xml:space="preserve">xistence” but of His </w:t>
      </w:r>
      <w:r w:rsidR="00E63253" w:rsidRPr="003752F7">
        <w:rPr>
          <w:sz w:val="20"/>
          <w:szCs w:val="20"/>
        </w:rPr>
        <w:t>S</w:t>
      </w:r>
      <w:r w:rsidRPr="003752F7">
        <w:rPr>
          <w:sz w:val="20"/>
          <w:szCs w:val="20"/>
        </w:rPr>
        <w:t>elf-</w:t>
      </w:r>
      <w:r w:rsidR="00E63253" w:rsidRPr="003752F7">
        <w:rPr>
          <w:sz w:val="20"/>
          <w:szCs w:val="20"/>
        </w:rPr>
        <w:t>N</w:t>
      </w:r>
      <w:r w:rsidRPr="003752F7">
        <w:rPr>
          <w:sz w:val="20"/>
          <w:szCs w:val="20"/>
        </w:rPr>
        <w:t xml:space="preserve">ecessity and </w:t>
      </w:r>
      <w:r w:rsidR="00E63253" w:rsidRPr="003752F7">
        <w:rPr>
          <w:sz w:val="20"/>
          <w:szCs w:val="20"/>
        </w:rPr>
        <w:t>N</w:t>
      </w:r>
      <w:r w:rsidRPr="003752F7">
        <w:rPr>
          <w:sz w:val="20"/>
          <w:szCs w:val="20"/>
        </w:rPr>
        <w:t xml:space="preserve">ecessary </w:t>
      </w:r>
      <w:r w:rsidR="00E63253" w:rsidRPr="003752F7">
        <w:rPr>
          <w:sz w:val="20"/>
          <w:szCs w:val="20"/>
        </w:rPr>
        <w:t>B</w:t>
      </w:r>
      <w:r w:rsidRPr="003752F7">
        <w:rPr>
          <w:sz w:val="20"/>
          <w:szCs w:val="20"/>
        </w:rPr>
        <w:t xml:space="preserve">eing. </w:t>
      </w:r>
      <w:r w:rsidR="00E63253" w:rsidRPr="003752F7">
        <w:rPr>
          <w:sz w:val="20"/>
          <w:szCs w:val="20"/>
        </w:rPr>
        <w:t xml:space="preserve">Thus, we could say, for example, that </w:t>
      </w:r>
      <w:r w:rsidRPr="003752F7">
        <w:rPr>
          <w:sz w:val="20"/>
          <w:szCs w:val="20"/>
        </w:rPr>
        <w:t xml:space="preserve">God does </w:t>
      </w:r>
      <w:r w:rsidRPr="003752F7">
        <w:rPr>
          <w:i/>
          <w:iCs/>
          <w:sz w:val="20"/>
          <w:szCs w:val="20"/>
        </w:rPr>
        <w:t>not</w:t>
      </w:r>
      <w:r w:rsidRPr="003752F7">
        <w:rPr>
          <w:sz w:val="20"/>
          <w:szCs w:val="20"/>
        </w:rPr>
        <w:t xml:space="preserve"> </w:t>
      </w:r>
      <w:r w:rsidR="00E63253" w:rsidRPr="003752F7">
        <w:rPr>
          <w:sz w:val="20"/>
          <w:szCs w:val="20"/>
        </w:rPr>
        <w:t>“</w:t>
      </w:r>
      <w:r w:rsidRPr="003752F7">
        <w:rPr>
          <w:sz w:val="20"/>
          <w:szCs w:val="20"/>
        </w:rPr>
        <w:t>exist</w:t>
      </w:r>
      <w:r w:rsidR="00E63253" w:rsidRPr="003752F7">
        <w:rPr>
          <w:sz w:val="20"/>
          <w:szCs w:val="20"/>
        </w:rPr>
        <w:t xml:space="preserve">” but rather that </w:t>
      </w:r>
      <w:r w:rsidRPr="003752F7">
        <w:rPr>
          <w:sz w:val="20"/>
          <w:szCs w:val="20"/>
        </w:rPr>
        <w:t xml:space="preserve">God </w:t>
      </w:r>
      <w:r w:rsidR="00F82EBD" w:rsidRPr="003752F7">
        <w:rPr>
          <w:sz w:val="20"/>
          <w:szCs w:val="20"/>
        </w:rPr>
        <w:t>“</w:t>
      </w:r>
      <w:r w:rsidRPr="003752F7">
        <w:rPr>
          <w:i/>
          <w:iCs/>
          <w:sz w:val="20"/>
          <w:szCs w:val="20"/>
        </w:rPr>
        <w:t>IS</w:t>
      </w:r>
      <w:r w:rsidR="00F82EBD" w:rsidRPr="003752F7">
        <w:rPr>
          <w:sz w:val="20"/>
          <w:szCs w:val="20"/>
        </w:rPr>
        <w:t>”</w:t>
      </w:r>
      <w:r w:rsidRPr="003752F7">
        <w:rPr>
          <w:i/>
          <w:iCs/>
          <w:sz w:val="20"/>
          <w:szCs w:val="20"/>
        </w:rPr>
        <w:t xml:space="preserve"> </w:t>
      </w:r>
      <w:r w:rsidRPr="003752F7">
        <w:rPr>
          <w:sz w:val="20"/>
          <w:szCs w:val="20"/>
        </w:rPr>
        <w:t xml:space="preserve">in a </w:t>
      </w:r>
      <w:r w:rsidR="00F82EBD" w:rsidRPr="003752F7">
        <w:rPr>
          <w:sz w:val="20"/>
          <w:szCs w:val="20"/>
        </w:rPr>
        <w:t xml:space="preserve">manner that is distinctly superior to and different from the Existence of the world and everything in it. The World or </w:t>
      </w:r>
      <w:r w:rsidRPr="003752F7">
        <w:rPr>
          <w:sz w:val="20"/>
          <w:szCs w:val="20"/>
        </w:rPr>
        <w:t>Creation</w:t>
      </w:r>
      <w:r w:rsidR="00F82EBD" w:rsidRPr="003752F7">
        <w:rPr>
          <w:sz w:val="20"/>
          <w:szCs w:val="20"/>
        </w:rPr>
        <w:t>, on the other hand, truly</w:t>
      </w:r>
      <w:r w:rsidRPr="003752F7">
        <w:rPr>
          <w:sz w:val="20"/>
          <w:szCs w:val="20"/>
        </w:rPr>
        <w:t xml:space="preserve"> </w:t>
      </w:r>
      <w:r w:rsidR="00F82EBD" w:rsidRPr="003752F7">
        <w:rPr>
          <w:sz w:val="20"/>
          <w:szCs w:val="20"/>
        </w:rPr>
        <w:t>“</w:t>
      </w:r>
      <w:r w:rsidRPr="003752F7">
        <w:rPr>
          <w:sz w:val="20"/>
          <w:szCs w:val="20"/>
        </w:rPr>
        <w:t>exists,</w:t>
      </w:r>
      <w:r w:rsidR="00F82EBD" w:rsidRPr="003752F7">
        <w:rPr>
          <w:sz w:val="20"/>
          <w:szCs w:val="20"/>
        </w:rPr>
        <w:t>”</w:t>
      </w:r>
      <w:r w:rsidRPr="003752F7">
        <w:rPr>
          <w:sz w:val="20"/>
          <w:szCs w:val="20"/>
        </w:rPr>
        <w:t xml:space="preserve"> because it is </w:t>
      </w:r>
      <w:r w:rsidR="00F82EBD" w:rsidRPr="003752F7">
        <w:rPr>
          <w:sz w:val="20"/>
          <w:szCs w:val="20"/>
        </w:rPr>
        <w:t>T</w:t>
      </w:r>
      <w:r w:rsidRPr="003752F7">
        <w:rPr>
          <w:sz w:val="20"/>
          <w:szCs w:val="20"/>
        </w:rPr>
        <w:t>emporal</w:t>
      </w:r>
      <w:r w:rsidR="007F312A" w:rsidRPr="003752F7">
        <w:rPr>
          <w:sz w:val="20"/>
          <w:szCs w:val="20"/>
        </w:rPr>
        <w:t xml:space="preserve">—being located </w:t>
      </w:r>
      <w:r w:rsidRPr="003752F7">
        <w:rPr>
          <w:sz w:val="20"/>
          <w:szCs w:val="20"/>
        </w:rPr>
        <w:t xml:space="preserve">in </w:t>
      </w:r>
      <w:r w:rsidR="007F312A" w:rsidRPr="003752F7">
        <w:rPr>
          <w:sz w:val="20"/>
          <w:szCs w:val="20"/>
        </w:rPr>
        <w:t>Space and T</w:t>
      </w:r>
      <w:r w:rsidRPr="003752F7">
        <w:rPr>
          <w:sz w:val="20"/>
          <w:szCs w:val="20"/>
        </w:rPr>
        <w:t>ime</w:t>
      </w:r>
      <w:r w:rsidR="007F312A" w:rsidRPr="003752F7">
        <w:rPr>
          <w:sz w:val="20"/>
          <w:szCs w:val="20"/>
        </w:rPr>
        <w:t xml:space="preserve">—after having been made to </w:t>
      </w:r>
      <w:r w:rsidRPr="003752F7">
        <w:rPr>
          <w:sz w:val="20"/>
          <w:szCs w:val="20"/>
        </w:rPr>
        <w:t>emerg</w:t>
      </w:r>
      <w:r w:rsidR="007F312A" w:rsidRPr="003752F7">
        <w:rPr>
          <w:sz w:val="20"/>
          <w:szCs w:val="20"/>
        </w:rPr>
        <w:t>e</w:t>
      </w:r>
      <w:r w:rsidRPr="003752F7">
        <w:rPr>
          <w:sz w:val="20"/>
          <w:szCs w:val="20"/>
        </w:rPr>
        <w:t xml:space="preserve"> miraculously from non</w:t>
      </w:r>
      <w:r w:rsidR="007F312A" w:rsidRPr="003752F7">
        <w:rPr>
          <w:sz w:val="20"/>
          <w:szCs w:val="20"/>
        </w:rPr>
        <w:t>-E</w:t>
      </w:r>
      <w:r w:rsidRPr="003752F7">
        <w:rPr>
          <w:sz w:val="20"/>
          <w:szCs w:val="20"/>
        </w:rPr>
        <w:t xml:space="preserve">xistence into </w:t>
      </w:r>
      <w:r w:rsidR="007F312A" w:rsidRPr="003752F7">
        <w:rPr>
          <w:sz w:val="20"/>
          <w:szCs w:val="20"/>
        </w:rPr>
        <w:t>E</w:t>
      </w:r>
      <w:r w:rsidRPr="003752F7">
        <w:rPr>
          <w:sz w:val="20"/>
          <w:szCs w:val="20"/>
        </w:rPr>
        <w:t>xistence.</w:t>
      </w:r>
      <w:r w:rsidR="007F312A" w:rsidRPr="003752F7">
        <w:rPr>
          <w:sz w:val="20"/>
          <w:szCs w:val="20"/>
        </w:rPr>
        <w:t xml:space="preserve"> All things in “Existence” are analogical to each other in their shared </w:t>
      </w:r>
      <w:r w:rsidR="00B5464D" w:rsidRPr="003752F7">
        <w:rPr>
          <w:sz w:val="20"/>
          <w:szCs w:val="20"/>
        </w:rPr>
        <w:t xml:space="preserve">provenance in the realm of All-Possibility, but </w:t>
      </w:r>
      <w:r w:rsidRPr="003752F7">
        <w:rPr>
          <w:sz w:val="20"/>
          <w:szCs w:val="20"/>
        </w:rPr>
        <w:t xml:space="preserve">God’s </w:t>
      </w:r>
      <w:r w:rsidR="00B5464D" w:rsidRPr="003752F7">
        <w:rPr>
          <w:sz w:val="20"/>
          <w:szCs w:val="20"/>
        </w:rPr>
        <w:t>B</w:t>
      </w:r>
      <w:r w:rsidRPr="003752F7">
        <w:rPr>
          <w:sz w:val="20"/>
          <w:szCs w:val="20"/>
        </w:rPr>
        <w:t xml:space="preserve">eing is a </w:t>
      </w:r>
      <w:r w:rsidR="00B5464D" w:rsidRPr="003752F7">
        <w:rPr>
          <w:sz w:val="20"/>
          <w:szCs w:val="20"/>
        </w:rPr>
        <w:t>H</w:t>
      </w:r>
      <w:r w:rsidRPr="003752F7">
        <w:rPr>
          <w:sz w:val="20"/>
          <w:szCs w:val="20"/>
        </w:rPr>
        <w:t xml:space="preserve">enological and </w:t>
      </w:r>
      <w:r w:rsidR="00B5464D" w:rsidRPr="003752F7">
        <w:rPr>
          <w:sz w:val="20"/>
          <w:szCs w:val="20"/>
        </w:rPr>
        <w:t>O</w:t>
      </w:r>
      <w:r w:rsidRPr="003752F7">
        <w:rPr>
          <w:sz w:val="20"/>
          <w:szCs w:val="20"/>
        </w:rPr>
        <w:t xml:space="preserve">ntological </w:t>
      </w:r>
      <w:r w:rsidR="00B5464D" w:rsidRPr="003752F7">
        <w:rPr>
          <w:sz w:val="20"/>
          <w:szCs w:val="20"/>
        </w:rPr>
        <w:t>N</w:t>
      </w:r>
      <w:r w:rsidRPr="003752F7">
        <w:rPr>
          <w:sz w:val="20"/>
          <w:szCs w:val="20"/>
        </w:rPr>
        <w:t>ecessity</w:t>
      </w:r>
      <w:r w:rsidR="00B5464D" w:rsidRPr="003752F7">
        <w:rPr>
          <w:sz w:val="20"/>
          <w:szCs w:val="20"/>
        </w:rPr>
        <w:t>, which</w:t>
      </w:r>
      <w:r w:rsidRPr="003752F7">
        <w:rPr>
          <w:sz w:val="20"/>
          <w:szCs w:val="20"/>
        </w:rPr>
        <w:t xml:space="preserve"> knows no opposites or contraries</w:t>
      </w:r>
      <w:r w:rsidR="00840E30" w:rsidRPr="003752F7">
        <w:rPr>
          <w:sz w:val="20"/>
          <w:szCs w:val="20"/>
        </w:rPr>
        <w:t>, not even</w:t>
      </w:r>
      <w:r w:rsidRPr="003752F7">
        <w:rPr>
          <w:sz w:val="20"/>
          <w:szCs w:val="20"/>
        </w:rPr>
        <w:t xml:space="preserve"> of non-</w:t>
      </w:r>
      <w:r w:rsidR="00840E30" w:rsidRPr="003752F7">
        <w:rPr>
          <w:sz w:val="20"/>
          <w:szCs w:val="20"/>
        </w:rPr>
        <w:t>B</w:t>
      </w:r>
      <w:r w:rsidRPr="003752F7">
        <w:rPr>
          <w:sz w:val="20"/>
          <w:szCs w:val="20"/>
        </w:rPr>
        <w:t xml:space="preserve">eing or imperfect </w:t>
      </w:r>
      <w:r w:rsidR="00840E30" w:rsidRPr="003752F7">
        <w:rPr>
          <w:sz w:val="20"/>
          <w:szCs w:val="20"/>
        </w:rPr>
        <w:t>B</w:t>
      </w:r>
      <w:r w:rsidRPr="003752F7">
        <w:rPr>
          <w:sz w:val="20"/>
          <w:szCs w:val="20"/>
        </w:rPr>
        <w:t>eing.</w:t>
      </w:r>
    </w:p>
  </w:footnote>
  <w:footnote w:id="214">
    <w:p w14:paraId="11CC5661" w14:textId="1F0395FA" w:rsidR="00E86172" w:rsidRPr="003752F7" w:rsidRDefault="00E86172" w:rsidP="00E86172">
      <w:pPr>
        <w:pStyle w:val="FootnoteText"/>
      </w:pPr>
      <w:r w:rsidRPr="003752F7">
        <w:rPr>
          <w:rStyle w:val="FootnoteReference"/>
        </w:rPr>
        <w:footnoteRef/>
      </w:r>
      <w:r w:rsidRPr="003752F7">
        <w:t xml:space="preserve"> Th</w:t>
      </w:r>
      <w:r w:rsidR="00D82455" w:rsidRPr="003752F7">
        <w:t>e</w:t>
      </w:r>
      <w:r w:rsidRPr="003752F7">
        <w:t xml:space="preserve"> </w:t>
      </w:r>
      <w:r w:rsidR="00071D51" w:rsidRPr="003752F7">
        <w:t>first phrase</w:t>
      </w:r>
      <w:r w:rsidRPr="003752F7">
        <w:t xml:space="preserve"> is </w:t>
      </w:r>
      <w:r w:rsidR="00D82455" w:rsidRPr="003752F7">
        <w:t>attributed to</w:t>
      </w:r>
      <w:r w:rsidRPr="003752F7">
        <w:t xml:space="preserve"> Aristotle</w:t>
      </w:r>
      <w:r w:rsidR="00FE1351" w:rsidRPr="003752F7">
        <w:t xml:space="preserve"> (d. 322 BCE)</w:t>
      </w:r>
      <w:r w:rsidR="00D82455" w:rsidRPr="003752F7">
        <w:t>, the second is a</w:t>
      </w:r>
      <w:r w:rsidR="00D55371" w:rsidRPr="003752F7">
        <w:t>n</w:t>
      </w:r>
      <w:r w:rsidR="00D82455" w:rsidRPr="003752F7">
        <w:t xml:space="preserve"> aphorism</w:t>
      </w:r>
      <w:r w:rsidR="00D55371" w:rsidRPr="003752F7">
        <w:t xml:space="preserve"> of Thomas Carlyle (</w:t>
      </w:r>
      <w:r w:rsidR="00C71ECD" w:rsidRPr="003752F7">
        <w:t xml:space="preserve">d. </w:t>
      </w:r>
      <w:r w:rsidR="00C31C10" w:rsidRPr="003752F7">
        <w:t>1298/</w:t>
      </w:r>
      <w:r w:rsidR="00C71ECD" w:rsidRPr="003752F7">
        <w:t>1881</w:t>
      </w:r>
      <w:r w:rsidR="00D55371" w:rsidRPr="003752F7">
        <w:t>)</w:t>
      </w:r>
      <w:r w:rsidR="00D82455" w:rsidRPr="003752F7">
        <w:t>.</w:t>
      </w:r>
    </w:p>
  </w:footnote>
  <w:footnote w:id="215">
    <w:p w14:paraId="0706E6D7" w14:textId="77777777" w:rsidR="00EF07E5" w:rsidRPr="003752F7" w:rsidRDefault="00EF07E5" w:rsidP="00EF07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sz w:val="20"/>
          <w:szCs w:val="20"/>
        </w:rPr>
      </w:pPr>
      <w:r w:rsidRPr="003752F7">
        <w:rPr>
          <w:rStyle w:val="FootnoteReference"/>
          <w:sz w:val="20"/>
          <w:szCs w:val="20"/>
        </w:rPr>
        <w:footnoteRef/>
      </w:r>
      <w:r w:rsidRPr="003752F7">
        <w:rPr>
          <w:sz w:val="20"/>
          <w:szCs w:val="20"/>
        </w:rPr>
        <w:t xml:space="preserve"> It should be clarified that Divinity is a special type of Metaphysics because it deals with God and His creative act. We must be careful, however, when distinguishing Divinity from Metaphysics so that we do not imply that they are two essentially different types of undertakings. It is part of the distinctive general Metaphysics of the Corrective Tradition, which is introduced below, that it dealt with “Transcendental Cognitive Categories” or simply “Transcendentals” (</w:t>
      </w:r>
      <w:r w:rsidRPr="003752F7">
        <w:rPr>
          <w:i/>
          <w:iCs/>
          <w:sz w:val="20"/>
          <w:szCs w:val="20"/>
        </w:rPr>
        <w:t>al-Um</w:t>
      </w:r>
      <w:r w:rsidRPr="003752F7">
        <w:rPr>
          <w:rFonts w:asciiTheme="majorBidi" w:hAnsiTheme="majorBidi" w:cstheme="majorBidi"/>
          <w:i/>
          <w:iCs/>
          <w:sz w:val="20"/>
          <w:szCs w:val="20"/>
        </w:rPr>
        <w:t>ū</w:t>
      </w:r>
      <w:r w:rsidRPr="003752F7">
        <w:rPr>
          <w:i/>
          <w:iCs/>
          <w:sz w:val="20"/>
          <w:szCs w:val="20"/>
        </w:rPr>
        <w:t>r al-‘</w:t>
      </w:r>
      <w:r w:rsidRPr="003752F7">
        <w:rPr>
          <w:rFonts w:asciiTheme="majorBidi" w:hAnsiTheme="majorBidi" w:cstheme="majorBidi"/>
          <w:i/>
          <w:iCs/>
          <w:sz w:val="20"/>
          <w:szCs w:val="20"/>
        </w:rPr>
        <w:t>Ā</w:t>
      </w:r>
      <w:r w:rsidRPr="003752F7">
        <w:rPr>
          <w:i/>
          <w:iCs/>
          <w:sz w:val="20"/>
          <w:szCs w:val="20"/>
        </w:rPr>
        <w:t>mma</w:t>
      </w:r>
      <w:r w:rsidRPr="003752F7">
        <w:rPr>
          <w:sz w:val="20"/>
          <w:szCs w:val="20"/>
        </w:rPr>
        <w:t xml:space="preserve">)—such as </w:t>
      </w:r>
      <w:r w:rsidRPr="003752F7">
        <w:rPr>
          <w:rFonts w:asciiTheme="majorBidi" w:hAnsiTheme="majorBidi" w:cstheme="majorBidi"/>
          <w:color w:val="000000"/>
          <w:sz w:val="20"/>
          <w:szCs w:val="20"/>
        </w:rPr>
        <w:t>intelligible “abstract” entities and truths</w:t>
      </w:r>
      <w:r w:rsidRPr="003752F7">
        <w:rPr>
          <w:sz w:val="20"/>
          <w:szCs w:val="20"/>
        </w:rPr>
        <w:t xml:space="preserve"> pertaining to the categories of human cognition and how it perceives God and His creation. </w:t>
      </w:r>
      <w:r w:rsidRPr="003752F7">
        <w:rPr>
          <w:rFonts w:asciiTheme="majorBidi" w:hAnsiTheme="majorBidi" w:cstheme="majorBidi"/>
          <w:color w:val="000000"/>
          <w:sz w:val="20"/>
          <w:szCs w:val="20"/>
        </w:rPr>
        <w:t>Transcendental Categories are unconditionally true statements—as will be discussed later in Volume Seven—but they are non-empirical entities that exist in perception and have no referents in extramental mental particulars (</w:t>
      </w:r>
      <w:r w:rsidRPr="003752F7">
        <w:rPr>
          <w:rFonts w:asciiTheme="majorBidi" w:hAnsiTheme="majorBidi" w:cstheme="majorBidi"/>
          <w:i/>
          <w:iCs/>
          <w:color w:val="000000"/>
          <w:sz w:val="20"/>
          <w:szCs w:val="20"/>
        </w:rPr>
        <w:t>al-khārij</w:t>
      </w:r>
      <w:r w:rsidRPr="003752F7">
        <w:rPr>
          <w:rFonts w:asciiTheme="majorBidi" w:hAnsiTheme="majorBidi" w:cstheme="majorBidi"/>
          <w:color w:val="000000"/>
          <w:sz w:val="20"/>
          <w:szCs w:val="20"/>
        </w:rPr>
        <w:t>). They pertain to those essentially “mental” or “cognitive elements” that inhere in the world and form an isomorphic relationship with our perception of reality. The Metaphysical concern with “Transcendentals” and related matters of “how things actually are in themselves” (</w:t>
      </w:r>
      <w:r w:rsidRPr="003752F7">
        <w:rPr>
          <w:rFonts w:asciiTheme="majorBidi" w:hAnsiTheme="majorBidi" w:cstheme="majorBidi"/>
          <w:i/>
          <w:iCs/>
          <w:color w:val="000000"/>
          <w:sz w:val="20"/>
          <w:szCs w:val="20"/>
        </w:rPr>
        <w:t>f</w:t>
      </w:r>
      <w:r w:rsidRPr="003752F7">
        <w:rPr>
          <w:rFonts w:asciiTheme="majorBidi" w:hAnsiTheme="majorBidi" w:cstheme="majorBidi"/>
          <w:i/>
          <w:iCs/>
          <w:sz w:val="20"/>
          <w:szCs w:val="20"/>
        </w:rPr>
        <w:t>ī</w:t>
      </w:r>
      <w:r w:rsidRPr="003752F7">
        <w:rPr>
          <w:rFonts w:asciiTheme="majorBidi" w:hAnsiTheme="majorBidi" w:cstheme="majorBidi"/>
          <w:i/>
          <w:iCs/>
          <w:color w:val="000000"/>
          <w:sz w:val="20"/>
          <w:szCs w:val="20"/>
        </w:rPr>
        <w:t xml:space="preserve"> nafs al-amr</w:t>
      </w:r>
      <w:r w:rsidRPr="003752F7">
        <w:rPr>
          <w:rFonts w:asciiTheme="majorBidi" w:hAnsiTheme="majorBidi" w:cstheme="majorBidi"/>
          <w:color w:val="000000"/>
          <w:sz w:val="20"/>
          <w:szCs w:val="20"/>
        </w:rPr>
        <w:t xml:space="preserve">), which will be discussed in detail later in Volume Seven, and that emphasis was deemed as essential to serving the purposes of the Science of Divinity in its attempt—as a universal science—to explain reality as it is. Although focus on such matters as the Transcendentals is abstract and may not appear relevant to many readers, listeners, and reader-listeners, we will demonstrate in what follows that it is exactly the insights of Islam’s Corrective Tradition in such matters that are especially critical today in Humanity’s search for correct answers and clarifications to many present-day Epistemological uncertainties. </w:t>
      </w:r>
    </w:p>
  </w:footnote>
  <w:footnote w:id="216">
    <w:p w14:paraId="7C65AFC6" w14:textId="77777777" w:rsidR="008F21D0" w:rsidRPr="003752F7" w:rsidRDefault="00E86172" w:rsidP="00E86172">
      <w:pPr>
        <w:rPr>
          <w:rFonts w:asciiTheme="majorBidi" w:hAnsiTheme="majorBidi" w:cstheme="majorBidi"/>
          <w:color w:val="10101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sz w:val="20"/>
          <w:szCs w:val="20"/>
        </w:rPr>
        <w:t>Ṣ</w:t>
      </w:r>
      <w:r w:rsidRPr="003752F7">
        <w:rPr>
          <w:rFonts w:asciiTheme="majorBidi" w:hAnsiTheme="majorBidi" w:cstheme="majorBidi"/>
          <w:b/>
          <w:bCs/>
          <w:color w:val="112B21"/>
          <w:sz w:val="20"/>
          <w:szCs w:val="20"/>
        </w:rPr>
        <w:t>adr-al-D</w:t>
      </w:r>
      <w:r w:rsidRPr="003752F7">
        <w:rPr>
          <w:rFonts w:asciiTheme="majorBidi" w:hAnsiTheme="majorBidi" w:cstheme="majorBidi"/>
          <w:b/>
          <w:bCs/>
          <w:sz w:val="20"/>
          <w:szCs w:val="20"/>
        </w:rPr>
        <w:t>ī</w:t>
      </w:r>
      <w:r w:rsidRPr="003752F7">
        <w:rPr>
          <w:rFonts w:asciiTheme="majorBidi" w:hAnsiTheme="majorBidi" w:cstheme="majorBidi"/>
          <w:b/>
          <w:bCs/>
          <w:color w:val="112B21"/>
          <w:sz w:val="20"/>
          <w:szCs w:val="20"/>
        </w:rPr>
        <w:t>n al-Q</w:t>
      </w:r>
      <w:r w:rsidRPr="003752F7">
        <w:rPr>
          <w:rFonts w:asciiTheme="majorBidi" w:hAnsiTheme="majorBidi" w:cstheme="majorBidi"/>
          <w:b/>
          <w:bCs/>
          <w:sz w:val="20"/>
          <w:szCs w:val="20"/>
        </w:rPr>
        <w:t>ū</w:t>
      </w:r>
      <w:r w:rsidRPr="003752F7">
        <w:rPr>
          <w:rFonts w:asciiTheme="majorBidi" w:hAnsiTheme="majorBidi" w:cstheme="majorBidi"/>
          <w:b/>
          <w:bCs/>
          <w:color w:val="112B21"/>
          <w:sz w:val="20"/>
          <w:szCs w:val="20"/>
        </w:rPr>
        <w:t>naw</w:t>
      </w:r>
      <w:r w:rsidRPr="003752F7">
        <w:rPr>
          <w:rFonts w:asciiTheme="majorBidi" w:hAnsiTheme="majorBidi" w:cstheme="majorBidi"/>
          <w:b/>
          <w:bCs/>
          <w:sz w:val="20"/>
          <w:szCs w:val="20"/>
        </w:rPr>
        <w:t>ī</w:t>
      </w:r>
      <w:r w:rsidRPr="003752F7">
        <w:rPr>
          <w:rFonts w:asciiTheme="majorBidi" w:hAnsiTheme="majorBidi" w:cstheme="majorBidi"/>
          <w:color w:val="112B21"/>
          <w:sz w:val="20"/>
          <w:szCs w:val="20"/>
        </w:rPr>
        <w:t xml:space="preserve"> (d. 673/1274)</w:t>
      </w:r>
      <w:r w:rsidRPr="003752F7">
        <w:rPr>
          <w:rFonts w:asciiTheme="majorBidi" w:hAnsiTheme="majorBidi" w:cstheme="majorBidi"/>
          <w:sz w:val="20"/>
          <w:szCs w:val="20"/>
        </w:rPr>
        <w:t xml:space="preserve"> </w:t>
      </w:r>
      <w:r w:rsidR="00AD27E1" w:rsidRPr="003752F7">
        <w:rPr>
          <w:rFonts w:asciiTheme="majorBidi" w:hAnsiTheme="majorBidi" w:cstheme="majorBidi"/>
          <w:sz w:val="20"/>
          <w:szCs w:val="20"/>
        </w:rPr>
        <w:t>or, more fully,</w:t>
      </w:r>
      <w:r w:rsidRPr="003752F7">
        <w:rPr>
          <w:rFonts w:asciiTheme="majorBidi" w:hAnsiTheme="majorBidi" w:cstheme="majorBidi"/>
          <w:sz w:val="20"/>
          <w:szCs w:val="20"/>
        </w:rPr>
        <w:t xml:space="preserve"> </w:t>
      </w:r>
      <w:r w:rsidR="00AD27E1" w:rsidRPr="003752F7">
        <w:rPr>
          <w:rFonts w:asciiTheme="majorBidi" w:hAnsiTheme="majorBidi" w:cstheme="majorBidi"/>
          <w:sz w:val="20"/>
          <w:szCs w:val="20"/>
        </w:rPr>
        <w:t>Ṣ</w:t>
      </w:r>
      <w:r w:rsidR="00AD27E1" w:rsidRPr="003752F7">
        <w:rPr>
          <w:rFonts w:asciiTheme="majorBidi" w:hAnsiTheme="majorBidi" w:cstheme="majorBidi"/>
          <w:color w:val="112B21"/>
          <w:sz w:val="20"/>
          <w:szCs w:val="20"/>
        </w:rPr>
        <w:t>adr-al-D</w:t>
      </w:r>
      <w:r w:rsidR="00AD27E1" w:rsidRPr="003752F7">
        <w:rPr>
          <w:rFonts w:asciiTheme="majorBidi" w:hAnsiTheme="majorBidi" w:cstheme="majorBidi"/>
          <w:sz w:val="20"/>
          <w:szCs w:val="20"/>
        </w:rPr>
        <w:t>ī</w:t>
      </w:r>
      <w:r w:rsidR="00AD27E1" w:rsidRPr="003752F7">
        <w:rPr>
          <w:rFonts w:asciiTheme="majorBidi" w:hAnsiTheme="majorBidi" w:cstheme="majorBidi"/>
          <w:color w:val="112B21"/>
          <w:sz w:val="20"/>
          <w:szCs w:val="20"/>
        </w:rPr>
        <w:t>n</w:t>
      </w:r>
      <w:r w:rsidR="00AD27E1" w:rsidRPr="003752F7">
        <w:rPr>
          <w:rFonts w:asciiTheme="majorBidi" w:hAnsiTheme="majorBidi" w:cstheme="majorBidi"/>
          <w:color w:val="101010"/>
          <w:sz w:val="20"/>
          <w:szCs w:val="20"/>
        </w:rPr>
        <w:t xml:space="preserve"> </w:t>
      </w:r>
      <w:r w:rsidRPr="003752F7">
        <w:rPr>
          <w:rFonts w:asciiTheme="majorBidi" w:hAnsiTheme="majorBidi" w:cstheme="majorBidi"/>
          <w:color w:val="101010"/>
          <w:sz w:val="20"/>
          <w:szCs w:val="20"/>
        </w:rPr>
        <w:t>Muḥammad ibn Isḥāq ibn Muḥammad ibn Yūnus al-Qūnawī. He was born in Persia but lived in Seljuk Konya in Anatolia.</w:t>
      </w:r>
      <w:r w:rsidRPr="003752F7">
        <w:rPr>
          <w:rFonts w:asciiTheme="majorBidi" w:hAnsiTheme="majorBidi" w:cstheme="majorBidi"/>
          <w:sz w:val="20"/>
          <w:szCs w:val="20"/>
        </w:rPr>
        <w:t xml:space="preserve"> Ṣ</w:t>
      </w:r>
      <w:r w:rsidRPr="003752F7">
        <w:rPr>
          <w:rFonts w:asciiTheme="majorBidi" w:hAnsiTheme="majorBidi" w:cstheme="majorBidi"/>
          <w:color w:val="112B21"/>
          <w:sz w:val="20"/>
          <w:szCs w:val="20"/>
        </w:rPr>
        <w:t>adr-al-D</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n was a close friend and associate of Jal</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l-al-D</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n al-R</w:t>
      </w:r>
      <w:r w:rsidRPr="003752F7">
        <w:rPr>
          <w:rFonts w:asciiTheme="majorBidi" w:hAnsiTheme="majorBidi" w:cstheme="majorBidi"/>
          <w:sz w:val="20"/>
          <w:szCs w:val="20"/>
        </w:rPr>
        <w:t>ū</w:t>
      </w:r>
      <w:r w:rsidRPr="003752F7">
        <w:rPr>
          <w:rFonts w:asciiTheme="majorBidi" w:hAnsiTheme="majorBidi" w:cstheme="majorBidi"/>
          <w:color w:val="112B21"/>
          <w:sz w:val="20"/>
          <w:szCs w:val="20"/>
        </w:rPr>
        <w:t>m</w:t>
      </w:r>
      <w:r w:rsidRPr="003752F7">
        <w:rPr>
          <w:rFonts w:asciiTheme="majorBidi" w:hAnsiTheme="majorBidi" w:cstheme="majorBidi"/>
          <w:sz w:val="20"/>
          <w:szCs w:val="20"/>
        </w:rPr>
        <w:t>ī</w:t>
      </w:r>
      <w:r w:rsidR="00AD27E1" w:rsidRPr="003752F7">
        <w:rPr>
          <w:rFonts w:asciiTheme="majorBidi" w:hAnsiTheme="majorBidi" w:cstheme="majorBidi"/>
          <w:sz w:val="20"/>
          <w:szCs w:val="20"/>
        </w:rPr>
        <w:t xml:space="preserve"> </w:t>
      </w:r>
      <w:r w:rsidR="00AD27E1" w:rsidRPr="003752F7">
        <w:rPr>
          <w:sz w:val="20"/>
          <w:szCs w:val="20"/>
        </w:rPr>
        <w:t>(d. 672/1273)</w:t>
      </w:r>
      <w:r w:rsidR="00AD27E1" w:rsidRPr="003752F7">
        <w:rPr>
          <w:rFonts w:asciiTheme="majorBidi" w:hAnsiTheme="majorBidi" w:cstheme="majorBidi"/>
          <w:sz w:val="20"/>
          <w:szCs w:val="20"/>
        </w:rPr>
        <w:t xml:space="preserve"> </w:t>
      </w:r>
      <w:r w:rsidRPr="003752F7">
        <w:rPr>
          <w:rFonts w:asciiTheme="majorBidi" w:hAnsiTheme="majorBidi" w:cstheme="majorBidi"/>
          <w:color w:val="112B21"/>
          <w:sz w:val="20"/>
          <w:szCs w:val="20"/>
        </w:rPr>
        <w:t>and took part in his Spiritual circle.</w:t>
      </w:r>
      <w:r w:rsidRPr="003752F7">
        <w:rPr>
          <w:rFonts w:asciiTheme="majorBidi" w:hAnsiTheme="majorBidi" w:cstheme="majorBidi"/>
          <w:color w:val="101010"/>
          <w:sz w:val="20"/>
          <w:szCs w:val="20"/>
        </w:rPr>
        <w:t xml:space="preserve"> He was the stepson of Muḥyī-al-Dīn</w:t>
      </w:r>
      <w:r w:rsidRPr="003752F7">
        <w:rPr>
          <w:rFonts w:asciiTheme="majorBidi" w:hAnsiTheme="majorBidi" w:cstheme="majorBidi"/>
          <w:color w:val="000000"/>
          <w:sz w:val="20"/>
          <w:szCs w:val="20"/>
        </w:rPr>
        <w:t xml:space="preserve"> </w:t>
      </w:r>
      <w:r w:rsidRPr="003752F7">
        <w:rPr>
          <w:rFonts w:asciiTheme="majorBidi" w:hAnsiTheme="majorBidi" w:cstheme="majorBidi"/>
          <w:color w:val="101010"/>
          <w:sz w:val="20"/>
          <w:szCs w:val="20"/>
        </w:rPr>
        <w:t>ibn al-‘Arabī</w:t>
      </w:r>
      <w:r w:rsidR="00AD27E1" w:rsidRPr="003752F7">
        <w:rPr>
          <w:rFonts w:asciiTheme="majorBidi" w:hAnsiTheme="majorBidi" w:cstheme="majorBidi"/>
          <w:color w:val="101010"/>
          <w:sz w:val="20"/>
          <w:szCs w:val="20"/>
        </w:rPr>
        <w:t xml:space="preserve"> (</w:t>
      </w:r>
      <w:r w:rsidR="00AD27E1" w:rsidRPr="003752F7">
        <w:rPr>
          <w:rFonts w:asciiTheme="majorBidi" w:hAnsiTheme="majorBidi" w:cstheme="majorBidi"/>
          <w:sz w:val="20"/>
          <w:szCs w:val="20"/>
        </w:rPr>
        <w:t>d. 638/1240</w:t>
      </w:r>
      <w:r w:rsidR="00AD27E1" w:rsidRPr="003752F7">
        <w:rPr>
          <w:rFonts w:asciiTheme="majorBidi" w:hAnsiTheme="majorBidi" w:cstheme="majorBidi"/>
          <w:color w:val="101010"/>
          <w:sz w:val="20"/>
          <w:szCs w:val="20"/>
        </w:rPr>
        <w:t>)</w:t>
      </w:r>
      <w:r w:rsidRPr="003752F7">
        <w:rPr>
          <w:rFonts w:asciiTheme="majorBidi" w:hAnsiTheme="majorBidi" w:cstheme="majorBidi"/>
          <w:color w:val="101010"/>
          <w:sz w:val="20"/>
          <w:szCs w:val="20"/>
        </w:rPr>
        <w:t xml:space="preserve">, who married his mother and adopted him as a boy and gave him his early instruction. He took </w:t>
      </w:r>
      <w:r w:rsidR="000C13DD" w:rsidRPr="003752F7">
        <w:rPr>
          <w:rFonts w:asciiTheme="majorBidi" w:hAnsiTheme="majorBidi" w:cstheme="majorBidi"/>
          <w:color w:val="101010"/>
          <w:sz w:val="20"/>
          <w:szCs w:val="20"/>
        </w:rPr>
        <w:t xml:space="preserve">knowledge </w:t>
      </w:r>
      <w:r w:rsidRPr="003752F7">
        <w:rPr>
          <w:rFonts w:asciiTheme="majorBidi" w:hAnsiTheme="majorBidi" w:cstheme="majorBidi"/>
          <w:color w:val="101010"/>
          <w:sz w:val="20"/>
          <w:szCs w:val="20"/>
        </w:rPr>
        <w:t>from his stepfather and also received his library as an inheritance</w:t>
      </w:r>
      <w:r w:rsidR="000C13DD" w:rsidRPr="003752F7">
        <w:rPr>
          <w:rFonts w:asciiTheme="majorBidi" w:hAnsiTheme="majorBidi" w:cstheme="majorBidi"/>
          <w:color w:val="101010"/>
          <w:sz w:val="20"/>
          <w:szCs w:val="20"/>
        </w:rPr>
        <w:t>, although</w:t>
      </w:r>
      <w:r w:rsidRPr="003752F7">
        <w:rPr>
          <w:rFonts w:asciiTheme="majorBidi" w:hAnsiTheme="majorBidi" w:cstheme="majorBidi"/>
          <w:color w:val="101010"/>
          <w:sz w:val="20"/>
          <w:szCs w:val="20"/>
        </w:rPr>
        <w:t xml:space="preserve"> the Greatest Shaykh died when al-Qūnawī was about seventeen years old. Still, Ibn al-‘Arabī left—as it were—everything pertaining to his Spiritual legacy to </w:t>
      </w:r>
      <w:r w:rsidRPr="003752F7">
        <w:rPr>
          <w:rFonts w:asciiTheme="majorBidi" w:hAnsiTheme="majorBidi" w:cstheme="majorBidi"/>
          <w:sz w:val="20"/>
          <w:szCs w:val="20"/>
        </w:rPr>
        <w:t>Ṣ</w:t>
      </w:r>
      <w:r w:rsidRPr="003752F7">
        <w:rPr>
          <w:rFonts w:asciiTheme="majorBidi" w:hAnsiTheme="majorBidi" w:cstheme="majorBidi"/>
          <w:color w:val="101010"/>
          <w:sz w:val="20"/>
          <w:szCs w:val="20"/>
        </w:rPr>
        <w:t xml:space="preserve">adr-al-Din, who became one of his rightful successors. </w:t>
      </w:r>
      <w:r w:rsidRPr="003752F7">
        <w:rPr>
          <w:rFonts w:asciiTheme="majorBidi" w:hAnsiTheme="majorBidi" w:cstheme="majorBidi"/>
          <w:sz w:val="20"/>
          <w:szCs w:val="20"/>
        </w:rPr>
        <w:t>Ṣ</w:t>
      </w:r>
      <w:r w:rsidRPr="003752F7">
        <w:rPr>
          <w:rFonts w:asciiTheme="majorBidi" w:hAnsiTheme="majorBidi" w:cstheme="majorBidi"/>
          <w:color w:val="112B21"/>
          <w:sz w:val="20"/>
          <w:szCs w:val="20"/>
        </w:rPr>
        <w:t>adr-al-D</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n al-Q</w:t>
      </w:r>
      <w:r w:rsidRPr="003752F7">
        <w:rPr>
          <w:rFonts w:asciiTheme="majorBidi" w:hAnsiTheme="majorBidi" w:cstheme="majorBidi"/>
          <w:sz w:val="20"/>
          <w:szCs w:val="20"/>
        </w:rPr>
        <w:t>ū</w:t>
      </w:r>
      <w:r w:rsidRPr="003752F7">
        <w:rPr>
          <w:rFonts w:asciiTheme="majorBidi" w:hAnsiTheme="majorBidi" w:cstheme="majorBidi"/>
          <w:color w:val="112B21"/>
          <w:sz w:val="20"/>
          <w:szCs w:val="20"/>
        </w:rPr>
        <w:t>naw</w:t>
      </w:r>
      <w:r w:rsidRPr="003752F7">
        <w:rPr>
          <w:rFonts w:asciiTheme="majorBidi" w:hAnsiTheme="majorBidi" w:cstheme="majorBidi"/>
          <w:sz w:val="20"/>
          <w:szCs w:val="20"/>
        </w:rPr>
        <w:t>ī</w:t>
      </w:r>
      <w:r w:rsidRPr="003752F7">
        <w:rPr>
          <w:rFonts w:asciiTheme="majorBidi" w:hAnsiTheme="majorBidi" w:cstheme="majorBidi"/>
          <w:color w:val="101010"/>
          <w:sz w:val="20"/>
          <w:szCs w:val="20"/>
        </w:rPr>
        <w:t xml:space="preserve"> was the ultimate epitome of humility and sincere religious and Spiritual devotion. In this regard, he illustrates how great knowledge</w:t>
      </w:r>
      <w:r w:rsidR="002D048A" w:rsidRPr="003752F7">
        <w:rPr>
          <w:rFonts w:asciiTheme="majorBidi" w:hAnsiTheme="majorBidi" w:cstheme="majorBidi"/>
          <w:color w:val="101010"/>
          <w:sz w:val="20"/>
          <w:szCs w:val="20"/>
        </w:rPr>
        <w:t>, tangible virtue,</w:t>
      </w:r>
      <w:r w:rsidRPr="003752F7">
        <w:rPr>
          <w:rFonts w:asciiTheme="majorBidi" w:hAnsiTheme="majorBidi" w:cstheme="majorBidi"/>
          <w:color w:val="101010"/>
          <w:sz w:val="20"/>
          <w:szCs w:val="20"/>
        </w:rPr>
        <w:t xml:space="preserve"> and complete humility complement each other and how neither can truly exist without the other</w:t>
      </w:r>
      <w:r w:rsidR="002D048A" w:rsidRPr="003752F7">
        <w:rPr>
          <w:rFonts w:asciiTheme="majorBidi" w:hAnsiTheme="majorBidi" w:cstheme="majorBidi"/>
          <w:color w:val="101010"/>
          <w:sz w:val="20"/>
          <w:szCs w:val="20"/>
        </w:rPr>
        <w:t>—as will be emphasized in our discussion of Intellect in Volume Six</w:t>
      </w:r>
      <w:r w:rsidRPr="003752F7">
        <w:rPr>
          <w:rFonts w:asciiTheme="majorBidi" w:hAnsiTheme="majorBidi" w:cstheme="majorBidi"/>
          <w:color w:val="101010"/>
          <w:sz w:val="20"/>
          <w:szCs w:val="20"/>
        </w:rPr>
        <w:t>. Such humility is not mere piety. Rather, it belongs to the inherent sense of responsibility that necessarily comes with</w:t>
      </w:r>
      <w:r w:rsidR="008F21D0" w:rsidRPr="003752F7">
        <w:rPr>
          <w:rFonts w:asciiTheme="majorBidi" w:hAnsiTheme="majorBidi" w:cstheme="majorBidi"/>
          <w:color w:val="101010"/>
          <w:sz w:val="20"/>
          <w:szCs w:val="20"/>
        </w:rPr>
        <w:t xml:space="preserve"> sound Intellect and</w:t>
      </w:r>
      <w:r w:rsidRPr="003752F7">
        <w:rPr>
          <w:rFonts w:asciiTheme="majorBidi" w:hAnsiTheme="majorBidi" w:cstheme="majorBidi"/>
          <w:color w:val="101010"/>
          <w:sz w:val="20"/>
          <w:szCs w:val="20"/>
        </w:rPr>
        <w:t xml:space="preserve"> real knowledge.</w:t>
      </w:r>
    </w:p>
    <w:p w14:paraId="6645A5A9" w14:textId="51E8FEE9" w:rsidR="00E86172" w:rsidRPr="003752F7" w:rsidRDefault="008F21D0" w:rsidP="00E86172">
      <w:pPr>
        <w:rPr>
          <w:rFonts w:asciiTheme="majorBidi" w:hAnsiTheme="majorBidi" w:cstheme="majorBidi"/>
          <w:color w:val="101010"/>
          <w:sz w:val="20"/>
          <w:szCs w:val="20"/>
        </w:rPr>
      </w:pPr>
      <w:r w:rsidRPr="003752F7">
        <w:rPr>
          <w:rFonts w:asciiTheme="majorBidi" w:hAnsiTheme="majorBidi" w:cstheme="majorBidi"/>
          <w:color w:val="101010"/>
          <w:sz w:val="20"/>
          <w:szCs w:val="20"/>
        </w:rPr>
        <w:t xml:space="preserve">    </w:t>
      </w:r>
      <w:r w:rsidR="00E86172" w:rsidRPr="003752F7">
        <w:rPr>
          <w:rFonts w:asciiTheme="majorBidi" w:hAnsiTheme="majorBidi" w:cstheme="majorBidi"/>
          <w:sz w:val="20"/>
          <w:szCs w:val="20"/>
        </w:rPr>
        <w:t>Ṣ</w:t>
      </w:r>
      <w:r w:rsidR="00E86172" w:rsidRPr="003752F7">
        <w:rPr>
          <w:rFonts w:asciiTheme="majorBidi" w:hAnsiTheme="majorBidi" w:cstheme="majorBidi"/>
          <w:color w:val="112B21"/>
          <w:sz w:val="20"/>
          <w:szCs w:val="20"/>
        </w:rPr>
        <w:t>adr-al-D</w:t>
      </w:r>
      <w:r w:rsidR="00E86172" w:rsidRPr="003752F7">
        <w:rPr>
          <w:rFonts w:asciiTheme="majorBidi" w:hAnsiTheme="majorBidi" w:cstheme="majorBidi"/>
          <w:sz w:val="20"/>
          <w:szCs w:val="20"/>
        </w:rPr>
        <w:t>ī</w:t>
      </w:r>
      <w:r w:rsidR="00E86172" w:rsidRPr="003752F7">
        <w:rPr>
          <w:rFonts w:asciiTheme="majorBidi" w:hAnsiTheme="majorBidi" w:cstheme="majorBidi"/>
          <w:color w:val="112B21"/>
          <w:sz w:val="20"/>
          <w:szCs w:val="20"/>
        </w:rPr>
        <w:t xml:space="preserve">n </w:t>
      </w:r>
      <w:r w:rsidR="00E86172" w:rsidRPr="003752F7">
        <w:rPr>
          <w:rFonts w:asciiTheme="majorBidi" w:hAnsiTheme="majorBidi" w:cstheme="majorBidi"/>
          <w:color w:val="101010"/>
          <w:sz w:val="20"/>
          <w:szCs w:val="20"/>
        </w:rPr>
        <w:t xml:space="preserve">al-Qūnawī carefully codified the teachings of Ibn al-‘Arabī in precise Metaphysical and Philosophical language, incorporating his legacy into the burgeoning pre-Ottoman </w:t>
      </w:r>
      <w:r w:rsidRPr="003752F7">
        <w:rPr>
          <w:rFonts w:asciiTheme="majorBidi" w:hAnsiTheme="majorBidi" w:cstheme="majorBidi"/>
          <w:color w:val="101010"/>
          <w:sz w:val="20"/>
          <w:szCs w:val="20"/>
        </w:rPr>
        <w:t>I</w:t>
      </w:r>
      <w:r w:rsidR="00E86172" w:rsidRPr="003752F7">
        <w:rPr>
          <w:rFonts w:asciiTheme="majorBidi" w:hAnsiTheme="majorBidi" w:cstheme="majorBidi"/>
          <w:color w:val="101010"/>
          <w:sz w:val="20"/>
          <w:szCs w:val="20"/>
        </w:rPr>
        <w:t xml:space="preserve">ntellectual </w:t>
      </w:r>
      <w:r w:rsidRPr="003752F7">
        <w:rPr>
          <w:rFonts w:asciiTheme="majorBidi" w:hAnsiTheme="majorBidi" w:cstheme="majorBidi"/>
          <w:color w:val="101010"/>
          <w:sz w:val="20"/>
          <w:szCs w:val="20"/>
        </w:rPr>
        <w:t>T</w:t>
      </w:r>
      <w:r w:rsidR="00E86172" w:rsidRPr="003752F7">
        <w:rPr>
          <w:rFonts w:asciiTheme="majorBidi" w:hAnsiTheme="majorBidi" w:cstheme="majorBidi"/>
          <w:color w:val="101010"/>
          <w:sz w:val="20"/>
          <w:szCs w:val="20"/>
        </w:rPr>
        <w:t>radition</w:t>
      </w:r>
      <w:r w:rsidRPr="003752F7">
        <w:rPr>
          <w:rFonts w:asciiTheme="majorBidi" w:hAnsiTheme="majorBidi" w:cstheme="majorBidi"/>
          <w:color w:val="101010"/>
          <w:sz w:val="20"/>
          <w:szCs w:val="20"/>
        </w:rPr>
        <w:t xml:space="preserve"> of Anatolia</w:t>
      </w:r>
      <w:r w:rsidR="00E86172" w:rsidRPr="003752F7">
        <w:rPr>
          <w:rFonts w:asciiTheme="majorBidi" w:hAnsiTheme="majorBidi" w:cstheme="majorBidi"/>
          <w:color w:val="101010"/>
          <w:sz w:val="20"/>
          <w:szCs w:val="20"/>
        </w:rPr>
        <w:t>.</w:t>
      </w:r>
      <w:r w:rsidR="00E86172" w:rsidRPr="003752F7">
        <w:rPr>
          <w:rFonts w:asciiTheme="majorBidi" w:hAnsiTheme="majorBidi" w:cstheme="majorBidi"/>
          <w:sz w:val="20"/>
          <w:szCs w:val="20"/>
        </w:rPr>
        <w:t xml:space="preserve"> Al-</w:t>
      </w:r>
      <w:r w:rsidR="00E86172" w:rsidRPr="003752F7">
        <w:rPr>
          <w:rFonts w:asciiTheme="majorBidi" w:hAnsiTheme="majorBidi" w:cstheme="majorBidi"/>
          <w:color w:val="000000"/>
          <w:sz w:val="20"/>
          <w:szCs w:val="20"/>
        </w:rPr>
        <w:t>Qunaw</w:t>
      </w:r>
      <w:r w:rsidR="00E86172" w:rsidRPr="003752F7">
        <w:rPr>
          <w:rFonts w:asciiTheme="majorBidi" w:hAnsiTheme="majorBidi" w:cstheme="majorBidi"/>
          <w:sz w:val="20"/>
          <w:szCs w:val="20"/>
        </w:rPr>
        <w:t xml:space="preserve">ī </w:t>
      </w:r>
      <w:r w:rsidR="00E86172" w:rsidRPr="003752F7">
        <w:rPr>
          <w:rFonts w:asciiTheme="majorBidi" w:hAnsiTheme="majorBidi" w:cstheme="majorBidi"/>
          <w:color w:val="222222"/>
          <w:sz w:val="20"/>
          <w:szCs w:val="20"/>
          <w:shd w:val="clear" w:color="auto" w:fill="FFFFFF"/>
        </w:rPr>
        <w:t xml:space="preserve">brilliantly summarized the </w:t>
      </w:r>
      <w:r w:rsidRPr="003752F7">
        <w:rPr>
          <w:rFonts w:asciiTheme="majorBidi" w:hAnsiTheme="majorBidi" w:cstheme="majorBidi"/>
          <w:color w:val="222222"/>
          <w:sz w:val="20"/>
          <w:szCs w:val="20"/>
          <w:shd w:val="clear" w:color="auto" w:fill="FFFFFF"/>
        </w:rPr>
        <w:t>I</w:t>
      </w:r>
      <w:r w:rsidR="00E86172" w:rsidRPr="003752F7">
        <w:rPr>
          <w:rFonts w:asciiTheme="majorBidi" w:hAnsiTheme="majorBidi" w:cstheme="majorBidi"/>
          <w:color w:val="222222"/>
          <w:sz w:val="20"/>
          <w:szCs w:val="20"/>
          <w:shd w:val="clear" w:color="auto" w:fill="FFFFFF"/>
        </w:rPr>
        <w:t xml:space="preserve">ntellectual and Spiritual legacy of his stepfather </w:t>
      </w:r>
      <w:r w:rsidR="00E86172" w:rsidRPr="003752F7">
        <w:rPr>
          <w:rFonts w:asciiTheme="majorBidi" w:hAnsiTheme="majorBidi" w:cstheme="majorBidi"/>
          <w:color w:val="000000"/>
          <w:sz w:val="20"/>
          <w:szCs w:val="20"/>
        </w:rPr>
        <w:t>Ibn ‘Arab</w:t>
      </w:r>
      <w:r w:rsidR="00E86172" w:rsidRPr="003752F7">
        <w:rPr>
          <w:rFonts w:asciiTheme="majorBidi" w:hAnsiTheme="majorBidi" w:cstheme="majorBidi"/>
          <w:sz w:val="20"/>
          <w:szCs w:val="20"/>
        </w:rPr>
        <w:t>ī</w:t>
      </w:r>
      <w:r w:rsidR="00E86172" w:rsidRPr="003752F7">
        <w:rPr>
          <w:rFonts w:asciiTheme="majorBidi" w:hAnsiTheme="majorBidi" w:cstheme="majorBidi"/>
          <w:color w:val="222222"/>
          <w:sz w:val="20"/>
          <w:szCs w:val="20"/>
          <w:shd w:val="clear" w:color="auto" w:fill="FFFFFF"/>
        </w:rPr>
        <w:t xml:space="preserve"> and deftly </w:t>
      </w:r>
      <w:r w:rsidR="00E86172" w:rsidRPr="003752F7">
        <w:rPr>
          <w:rFonts w:asciiTheme="majorBidi" w:hAnsiTheme="majorBidi" w:cstheme="majorBidi"/>
          <w:color w:val="000000"/>
          <w:sz w:val="20"/>
          <w:szCs w:val="20"/>
        </w:rPr>
        <w:t xml:space="preserve">synthesized </w:t>
      </w:r>
      <w:r w:rsidR="00E86172" w:rsidRPr="003752F7">
        <w:rPr>
          <w:rFonts w:asciiTheme="majorBidi" w:hAnsiTheme="majorBidi" w:cstheme="majorBidi"/>
          <w:sz w:val="20"/>
          <w:szCs w:val="20"/>
        </w:rPr>
        <w:t>it with other elements of the Islamic Intellectual Tradition, such as the work of Ibn Sīnā</w:t>
      </w:r>
      <w:r w:rsidRPr="003752F7">
        <w:rPr>
          <w:rFonts w:asciiTheme="majorBidi" w:hAnsiTheme="majorBidi" w:cstheme="majorBidi"/>
          <w:sz w:val="20"/>
          <w:szCs w:val="20"/>
        </w:rPr>
        <w:t xml:space="preserve"> (</w:t>
      </w:r>
      <w:r w:rsidRPr="003752F7">
        <w:rPr>
          <w:color w:val="1A1A1A"/>
          <w:sz w:val="20"/>
          <w:szCs w:val="20"/>
          <w:shd w:val="clear" w:color="auto" w:fill="FFFFFF"/>
        </w:rPr>
        <w:t>d. 428/1037</w:t>
      </w:r>
      <w:r w:rsidRPr="003752F7">
        <w:rPr>
          <w:rFonts w:asciiTheme="majorBidi" w:hAnsiTheme="majorBidi" w:cstheme="majorBidi"/>
          <w:sz w:val="20"/>
          <w:szCs w:val="20"/>
        </w:rPr>
        <w:t>)</w:t>
      </w:r>
      <w:r w:rsidR="00E86172" w:rsidRPr="003752F7">
        <w:rPr>
          <w:rFonts w:asciiTheme="majorBidi" w:hAnsiTheme="majorBidi" w:cstheme="majorBidi"/>
          <w:sz w:val="20"/>
          <w:szCs w:val="20"/>
        </w:rPr>
        <w:t xml:space="preserve">, in a manner compatible with Sunnī </w:t>
      </w:r>
      <w:r w:rsidRPr="003752F7">
        <w:rPr>
          <w:rFonts w:asciiTheme="majorBidi" w:hAnsiTheme="majorBidi" w:cstheme="majorBidi"/>
          <w:sz w:val="20"/>
          <w:szCs w:val="20"/>
        </w:rPr>
        <w:t>O</w:t>
      </w:r>
      <w:r w:rsidR="00E86172" w:rsidRPr="003752F7">
        <w:rPr>
          <w:rFonts w:asciiTheme="majorBidi" w:hAnsiTheme="majorBidi" w:cstheme="majorBidi"/>
          <w:sz w:val="20"/>
          <w:szCs w:val="20"/>
        </w:rPr>
        <w:t xml:space="preserve">rthodoxy. </w:t>
      </w:r>
      <w:r w:rsidR="00E86172" w:rsidRPr="003752F7">
        <w:rPr>
          <w:rFonts w:asciiTheme="majorBidi" w:hAnsiTheme="majorBidi" w:cstheme="majorBidi"/>
          <w:color w:val="101010"/>
          <w:sz w:val="20"/>
          <w:szCs w:val="20"/>
        </w:rPr>
        <w:t xml:space="preserve">He was a Master of </w:t>
      </w:r>
      <w:r w:rsidR="00E86172" w:rsidRPr="003752F7">
        <w:rPr>
          <w:rFonts w:asciiTheme="majorBidi" w:hAnsiTheme="majorBidi" w:cstheme="majorBidi"/>
          <w:sz w:val="20"/>
          <w:szCs w:val="20"/>
        </w:rPr>
        <w:t>Qur’ānic</w:t>
      </w:r>
      <w:r w:rsidR="00E86172" w:rsidRPr="003752F7">
        <w:rPr>
          <w:rFonts w:asciiTheme="majorBidi" w:hAnsiTheme="majorBidi" w:cstheme="majorBidi"/>
          <w:color w:val="000000"/>
          <w:sz w:val="20"/>
          <w:szCs w:val="20"/>
        </w:rPr>
        <w:t xml:space="preserve"> and </w:t>
      </w:r>
      <w:r w:rsidR="00E86172" w:rsidRPr="003752F7">
        <w:rPr>
          <w:rFonts w:asciiTheme="majorBidi" w:hAnsiTheme="majorBidi" w:cstheme="majorBidi"/>
          <w:i/>
          <w:iCs/>
          <w:sz w:val="20"/>
          <w:szCs w:val="20"/>
        </w:rPr>
        <w:t>Ḥadīth</w:t>
      </w:r>
      <w:r w:rsidR="00E86172" w:rsidRPr="003752F7">
        <w:rPr>
          <w:rFonts w:asciiTheme="majorBidi" w:hAnsiTheme="majorBidi" w:cstheme="majorBidi"/>
          <w:color w:val="000000"/>
          <w:sz w:val="20"/>
          <w:szCs w:val="20"/>
        </w:rPr>
        <w:t xml:space="preserve"> studies and other basic Islamic sciences, and </w:t>
      </w:r>
      <w:r w:rsidR="004C3CB6" w:rsidRPr="003752F7">
        <w:rPr>
          <w:rFonts w:asciiTheme="majorBidi" w:hAnsiTheme="majorBidi" w:cstheme="majorBidi"/>
          <w:color w:val="000000"/>
          <w:sz w:val="20"/>
          <w:szCs w:val="20"/>
        </w:rPr>
        <w:t>S</w:t>
      </w:r>
      <w:r w:rsidR="00E86172" w:rsidRPr="003752F7">
        <w:rPr>
          <w:rFonts w:asciiTheme="majorBidi" w:hAnsiTheme="majorBidi" w:cstheme="majorBidi"/>
          <w:color w:val="000000"/>
          <w:sz w:val="20"/>
          <w:szCs w:val="20"/>
        </w:rPr>
        <w:t xml:space="preserve">cholars came from distant lands to study them with him. </w:t>
      </w:r>
      <w:r w:rsidR="00E86172" w:rsidRPr="003752F7">
        <w:rPr>
          <w:rFonts w:asciiTheme="majorBidi" w:hAnsiTheme="majorBidi" w:cstheme="majorBidi"/>
          <w:color w:val="101010"/>
          <w:sz w:val="20"/>
          <w:szCs w:val="20"/>
        </w:rPr>
        <w:t xml:space="preserve">At the same time, </w:t>
      </w:r>
      <w:r w:rsidR="004C3CB6" w:rsidRPr="003752F7">
        <w:rPr>
          <w:rFonts w:asciiTheme="majorBidi" w:hAnsiTheme="majorBidi" w:cstheme="majorBidi"/>
          <w:color w:val="101010"/>
          <w:sz w:val="20"/>
          <w:szCs w:val="20"/>
        </w:rPr>
        <w:t>al-Qūnawī</w:t>
      </w:r>
      <w:r w:rsidR="00E86172" w:rsidRPr="003752F7">
        <w:rPr>
          <w:rFonts w:asciiTheme="majorBidi" w:hAnsiTheme="majorBidi" w:cstheme="majorBidi"/>
          <w:color w:val="101010"/>
          <w:sz w:val="20"/>
          <w:szCs w:val="20"/>
        </w:rPr>
        <w:t xml:space="preserve"> mastered the Islamic </w:t>
      </w:r>
      <w:r w:rsidR="004C3CB6" w:rsidRPr="003752F7">
        <w:rPr>
          <w:rFonts w:asciiTheme="majorBidi" w:hAnsiTheme="majorBidi" w:cstheme="majorBidi"/>
          <w:color w:val="101010"/>
          <w:sz w:val="20"/>
          <w:szCs w:val="20"/>
        </w:rPr>
        <w:t>P</w:t>
      </w:r>
      <w:r w:rsidR="00E86172" w:rsidRPr="003752F7">
        <w:rPr>
          <w:rFonts w:asciiTheme="majorBidi" w:hAnsiTheme="majorBidi" w:cstheme="majorBidi"/>
          <w:color w:val="101010"/>
          <w:sz w:val="20"/>
          <w:szCs w:val="20"/>
        </w:rPr>
        <w:t xml:space="preserve">hilosophical </w:t>
      </w:r>
      <w:r w:rsidR="004C3CB6" w:rsidRPr="003752F7">
        <w:rPr>
          <w:rFonts w:asciiTheme="majorBidi" w:hAnsiTheme="majorBidi" w:cstheme="majorBidi"/>
          <w:color w:val="101010"/>
          <w:sz w:val="20"/>
          <w:szCs w:val="20"/>
        </w:rPr>
        <w:t>T</w:t>
      </w:r>
      <w:r w:rsidR="00E86172" w:rsidRPr="003752F7">
        <w:rPr>
          <w:rFonts w:asciiTheme="majorBidi" w:hAnsiTheme="majorBidi" w:cstheme="majorBidi"/>
          <w:color w:val="101010"/>
          <w:sz w:val="20"/>
          <w:szCs w:val="20"/>
        </w:rPr>
        <w:t>radition</w:t>
      </w:r>
      <w:r w:rsidR="004C3CB6" w:rsidRPr="003752F7">
        <w:rPr>
          <w:rFonts w:asciiTheme="majorBidi" w:hAnsiTheme="majorBidi" w:cstheme="majorBidi"/>
          <w:color w:val="101010"/>
          <w:sz w:val="20"/>
          <w:szCs w:val="20"/>
        </w:rPr>
        <w:t xml:space="preserve">, gleaning and further developing </w:t>
      </w:r>
      <w:r w:rsidR="00E86172" w:rsidRPr="003752F7">
        <w:rPr>
          <w:rFonts w:asciiTheme="majorBidi" w:hAnsiTheme="majorBidi" w:cstheme="majorBidi"/>
          <w:color w:val="101010"/>
          <w:sz w:val="20"/>
          <w:szCs w:val="20"/>
        </w:rPr>
        <w:t xml:space="preserve">from it what was of greatest benefit. As would be characteristic of the emerging Corrective Tradition, he also made use of Ibn Sīnā’s best insights in </w:t>
      </w:r>
      <w:r w:rsidR="004C3CB6" w:rsidRPr="003752F7">
        <w:rPr>
          <w:rFonts w:asciiTheme="majorBidi" w:hAnsiTheme="majorBidi" w:cstheme="majorBidi"/>
          <w:color w:val="101010"/>
          <w:sz w:val="20"/>
          <w:szCs w:val="20"/>
        </w:rPr>
        <w:t>L</w:t>
      </w:r>
      <w:r w:rsidR="00E86172" w:rsidRPr="003752F7">
        <w:rPr>
          <w:rFonts w:asciiTheme="majorBidi" w:hAnsiTheme="majorBidi" w:cstheme="majorBidi"/>
          <w:color w:val="101010"/>
          <w:sz w:val="20"/>
          <w:szCs w:val="20"/>
        </w:rPr>
        <w:t xml:space="preserve">ogic and </w:t>
      </w:r>
      <w:r w:rsidR="004C3CB6" w:rsidRPr="003752F7">
        <w:rPr>
          <w:rFonts w:asciiTheme="majorBidi" w:hAnsiTheme="majorBidi" w:cstheme="majorBidi"/>
          <w:color w:val="101010"/>
          <w:sz w:val="20"/>
          <w:szCs w:val="20"/>
        </w:rPr>
        <w:t>P</w:t>
      </w:r>
      <w:r w:rsidR="00E86172" w:rsidRPr="003752F7">
        <w:rPr>
          <w:rFonts w:asciiTheme="majorBidi" w:hAnsiTheme="majorBidi" w:cstheme="majorBidi"/>
          <w:color w:val="101010"/>
          <w:sz w:val="20"/>
          <w:szCs w:val="20"/>
        </w:rPr>
        <w:t xml:space="preserve">hilosophy. He excelled as a </w:t>
      </w:r>
      <w:r w:rsidR="008C3CD0" w:rsidRPr="003752F7">
        <w:rPr>
          <w:rFonts w:asciiTheme="majorBidi" w:hAnsiTheme="majorBidi" w:cstheme="majorBidi"/>
          <w:color w:val="101010"/>
          <w:sz w:val="20"/>
          <w:szCs w:val="20"/>
        </w:rPr>
        <w:t>M</w:t>
      </w:r>
      <w:r w:rsidR="00E86172" w:rsidRPr="003752F7">
        <w:rPr>
          <w:rFonts w:asciiTheme="majorBidi" w:hAnsiTheme="majorBidi" w:cstheme="majorBidi"/>
          <w:color w:val="101010"/>
          <w:sz w:val="20"/>
          <w:szCs w:val="20"/>
        </w:rPr>
        <w:t xml:space="preserve">etaphysician and synthesizer of earlier </w:t>
      </w:r>
      <w:r w:rsidR="008C3CD0" w:rsidRPr="003752F7">
        <w:rPr>
          <w:rFonts w:asciiTheme="majorBidi" w:hAnsiTheme="majorBidi" w:cstheme="majorBidi"/>
          <w:color w:val="101010"/>
          <w:sz w:val="20"/>
          <w:szCs w:val="20"/>
        </w:rPr>
        <w:t>Traditions in Divinity and Philosophy</w:t>
      </w:r>
      <w:r w:rsidR="00E86172" w:rsidRPr="003752F7">
        <w:rPr>
          <w:rFonts w:asciiTheme="majorBidi" w:hAnsiTheme="majorBidi" w:cstheme="majorBidi"/>
          <w:color w:val="101010"/>
          <w:sz w:val="20"/>
          <w:szCs w:val="20"/>
        </w:rPr>
        <w:t xml:space="preserve">, ultimately becoming one of the most influential thinkers in </w:t>
      </w:r>
      <w:r w:rsidR="00535D69" w:rsidRPr="003752F7">
        <w:rPr>
          <w:rFonts w:asciiTheme="majorBidi" w:hAnsiTheme="majorBidi" w:cstheme="majorBidi"/>
          <w:color w:val="101010"/>
          <w:sz w:val="20"/>
          <w:szCs w:val="20"/>
        </w:rPr>
        <w:t xml:space="preserve">Metaphysical </w:t>
      </w:r>
      <w:r w:rsidR="00E86172" w:rsidRPr="003752F7">
        <w:rPr>
          <w:rFonts w:asciiTheme="majorBidi" w:hAnsiTheme="majorBidi" w:cstheme="majorBidi"/>
          <w:color w:val="101010"/>
          <w:sz w:val="20"/>
          <w:szCs w:val="20"/>
        </w:rPr>
        <w:t>Sufi</w:t>
      </w:r>
      <w:r w:rsidR="00535D69" w:rsidRPr="003752F7">
        <w:rPr>
          <w:rFonts w:asciiTheme="majorBidi" w:hAnsiTheme="majorBidi" w:cstheme="majorBidi"/>
          <w:color w:val="101010"/>
          <w:sz w:val="20"/>
          <w:szCs w:val="20"/>
        </w:rPr>
        <w:t>sm</w:t>
      </w:r>
      <w:r w:rsidR="00E86172" w:rsidRPr="003752F7">
        <w:rPr>
          <w:rFonts w:asciiTheme="majorBidi" w:hAnsiTheme="majorBidi" w:cstheme="majorBidi"/>
          <w:color w:val="101010"/>
          <w:sz w:val="20"/>
          <w:szCs w:val="20"/>
        </w:rPr>
        <w:t xml:space="preserve">. </w:t>
      </w:r>
      <w:r w:rsidR="00535D69" w:rsidRPr="003752F7">
        <w:rPr>
          <w:rFonts w:asciiTheme="majorBidi" w:hAnsiTheme="majorBidi" w:cstheme="majorBidi"/>
          <w:sz w:val="20"/>
          <w:szCs w:val="20"/>
        </w:rPr>
        <w:t>Al-</w:t>
      </w:r>
      <w:r w:rsidR="00535D69" w:rsidRPr="003752F7">
        <w:rPr>
          <w:rFonts w:asciiTheme="majorBidi" w:hAnsiTheme="majorBidi" w:cstheme="majorBidi"/>
          <w:color w:val="000000"/>
          <w:sz w:val="20"/>
          <w:szCs w:val="20"/>
        </w:rPr>
        <w:t>Qunaw</w:t>
      </w:r>
      <w:r w:rsidR="00535D69" w:rsidRPr="003752F7">
        <w:rPr>
          <w:rFonts w:asciiTheme="majorBidi" w:hAnsiTheme="majorBidi" w:cstheme="majorBidi"/>
          <w:sz w:val="20"/>
          <w:szCs w:val="20"/>
        </w:rPr>
        <w:t>ī also</w:t>
      </w:r>
      <w:r w:rsidR="00E86172" w:rsidRPr="003752F7">
        <w:rPr>
          <w:rFonts w:asciiTheme="majorBidi" w:hAnsiTheme="majorBidi" w:cstheme="majorBidi"/>
          <w:color w:val="101010"/>
          <w:sz w:val="20"/>
          <w:szCs w:val="20"/>
        </w:rPr>
        <w:t xml:space="preserve"> played a pivotal role in</w:t>
      </w:r>
      <w:r w:rsidR="00E86172" w:rsidRPr="003752F7">
        <w:rPr>
          <w:rFonts w:asciiTheme="majorBidi" w:hAnsiTheme="majorBidi" w:cstheme="majorBidi"/>
          <w:color w:val="000000"/>
          <w:sz w:val="20"/>
          <w:szCs w:val="20"/>
        </w:rPr>
        <w:t xml:space="preserve"> </w:t>
      </w:r>
      <w:r w:rsidR="00535D69" w:rsidRPr="003752F7">
        <w:rPr>
          <w:rFonts w:asciiTheme="majorBidi" w:hAnsiTheme="majorBidi" w:cstheme="majorBidi"/>
          <w:color w:val="101010"/>
          <w:sz w:val="20"/>
          <w:szCs w:val="20"/>
        </w:rPr>
        <w:t>E</w:t>
      </w:r>
      <w:r w:rsidR="00E86172" w:rsidRPr="003752F7">
        <w:rPr>
          <w:rFonts w:asciiTheme="majorBidi" w:hAnsiTheme="majorBidi" w:cstheme="majorBidi"/>
          <w:color w:val="101010"/>
          <w:sz w:val="20"/>
          <w:szCs w:val="20"/>
        </w:rPr>
        <w:t xml:space="preserve">pistemology, which in his </w:t>
      </w:r>
      <w:r w:rsidR="00535D69" w:rsidRPr="003752F7">
        <w:rPr>
          <w:rFonts w:asciiTheme="majorBidi" w:hAnsiTheme="majorBidi" w:cstheme="majorBidi"/>
          <w:color w:val="101010"/>
          <w:sz w:val="20"/>
          <w:szCs w:val="20"/>
        </w:rPr>
        <w:t>work also focused</w:t>
      </w:r>
      <w:r w:rsidR="00E86172" w:rsidRPr="003752F7">
        <w:rPr>
          <w:rFonts w:asciiTheme="majorBidi" w:hAnsiTheme="majorBidi" w:cstheme="majorBidi"/>
          <w:color w:val="101010"/>
          <w:sz w:val="20"/>
          <w:szCs w:val="20"/>
        </w:rPr>
        <w:t xml:space="preserve"> specifically </w:t>
      </w:r>
      <w:r w:rsidR="00535D69" w:rsidRPr="003752F7">
        <w:rPr>
          <w:rFonts w:asciiTheme="majorBidi" w:hAnsiTheme="majorBidi" w:cstheme="majorBidi"/>
          <w:color w:val="101010"/>
          <w:sz w:val="20"/>
          <w:szCs w:val="20"/>
        </w:rPr>
        <w:t>on</w:t>
      </w:r>
      <w:r w:rsidR="00E86172" w:rsidRPr="003752F7">
        <w:rPr>
          <w:rFonts w:asciiTheme="majorBidi" w:hAnsiTheme="majorBidi" w:cstheme="majorBidi"/>
          <w:color w:val="101010"/>
          <w:sz w:val="20"/>
          <w:szCs w:val="20"/>
        </w:rPr>
        <w:t xml:space="preserve"> the sound theoretical elaboration of Spiritual Disclosures (</w:t>
      </w:r>
      <w:r w:rsidR="00E86172" w:rsidRPr="003752F7">
        <w:rPr>
          <w:rFonts w:asciiTheme="majorBidi" w:hAnsiTheme="majorBidi" w:cstheme="majorBidi"/>
          <w:i/>
          <w:iCs/>
          <w:color w:val="101010"/>
          <w:sz w:val="20"/>
          <w:szCs w:val="20"/>
        </w:rPr>
        <w:t>al-Kashf</w:t>
      </w:r>
      <w:r w:rsidR="00E86172" w:rsidRPr="003752F7">
        <w:rPr>
          <w:rFonts w:asciiTheme="majorBidi" w:hAnsiTheme="majorBidi" w:cstheme="majorBidi"/>
          <w:color w:val="101010"/>
          <w:sz w:val="20"/>
          <w:szCs w:val="20"/>
        </w:rPr>
        <w:t>)</w:t>
      </w:r>
      <w:r w:rsidR="00535D69" w:rsidRPr="003752F7">
        <w:rPr>
          <w:rFonts w:asciiTheme="majorBidi" w:hAnsiTheme="majorBidi" w:cstheme="majorBidi"/>
          <w:color w:val="101010"/>
          <w:sz w:val="20"/>
          <w:szCs w:val="20"/>
        </w:rPr>
        <w:t>, which so greatly concerned his father-in-law</w:t>
      </w:r>
      <w:r w:rsidR="00E86172" w:rsidRPr="003752F7">
        <w:rPr>
          <w:rFonts w:asciiTheme="majorBidi" w:hAnsiTheme="majorBidi" w:cstheme="majorBidi"/>
          <w:color w:val="101010"/>
          <w:sz w:val="20"/>
          <w:szCs w:val="20"/>
        </w:rPr>
        <w:t xml:space="preserve">. </w:t>
      </w:r>
      <w:r w:rsidR="00535D69" w:rsidRPr="003752F7">
        <w:rPr>
          <w:rFonts w:asciiTheme="majorBidi" w:hAnsiTheme="majorBidi" w:cstheme="majorBidi"/>
          <w:sz w:val="20"/>
          <w:szCs w:val="20"/>
        </w:rPr>
        <w:t>Al-</w:t>
      </w:r>
      <w:r w:rsidR="00535D69" w:rsidRPr="003752F7">
        <w:rPr>
          <w:rFonts w:asciiTheme="majorBidi" w:hAnsiTheme="majorBidi" w:cstheme="majorBidi"/>
          <w:color w:val="000000"/>
          <w:sz w:val="20"/>
          <w:szCs w:val="20"/>
        </w:rPr>
        <w:t>Qunaw</w:t>
      </w:r>
      <w:r w:rsidR="00535D69" w:rsidRPr="003752F7">
        <w:rPr>
          <w:rFonts w:asciiTheme="majorBidi" w:hAnsiTheme="majorBidi" w:cstheme="majorBidi"/>
          <w:sz w:val="20"/>
          <w:szCs w:val="20"/>
        </w:rPr>
        <w:t>ī</w:t>
      </w:r>
      <w:r w:rsidR="00E86172" w:rsidRPr="003752F7">
        <w:rPr>
          <w:rFonts w:asciiTheme="majorBidi" w:hAnsiTheme="majorBidi" w:cstheme="majorBidi"/>
          <w:color w:val="101010"/>
          <w:sz w:val="20"/>
          <w:szCs w:val="20"/>
        </w:rPr>
        <w:t xml:space="preserve"> is widely known for his masterpiece</w:t>
      </w:r>
      <w:r w:rsidR="00535D69" w:rsidRPr="003752F7">
        <w:rPr>
          <w:rFonts w:asciiTheme="majorBidi" w:hAnsiTheme="majorBidi" w:cstheme="majorBidi"/>
          <w:color w:val="101010"/>
          <w:sz w:val="20"/>
          <w:szCs w:val="20"/>
        </w:rPr>
        <w:t>,</w:t>
      </w:r>
      <w:r w:rsidR="00E86172" w:rsidRPr="003752F7">
        <w:rPr>
          <w:rFonts w:asciiTheme="majorBidi" w:hAnsiTheme="majorBidi" w:cstheme="majorBidi"/>
          <w:color w:val="101010"/>
          <w:sz w:val="20"/>
          <w:szCs w:val="20"/>
        </w:rPr>
        <w:t xml:space="preserve"> </w:t>
      </w:r>
      <w:r w:rsidR="00E86172" w:rsidRPr="003752F7">
        <w:rPr>
          <w:rFonts w:asciiTheme="majorBidi" w:hAnsiTheme="majorBidi" w:cstheme="majorBidi"/>
          <w:i/>
          <w:iCs/>
          <w:color w:val="131314"/>
          <w:sz w:val="20"/>
          <w:szCs w:val="20"/>
        </w:rPr>
        <w:t>Miftāḥ al-Ghayb</w:t>
      </w:r>
      <w:r w:rsidR="00E86172" w:rsidRPr="003752F7">
        <w:rPr>
          <w:rFonts w:asciiTheme="majorBidi" w:hAnsiTheme="majorBidi" w:cstheme="majorBidi"/>
          <w:color w:val="131314"/>
          <w:sz w:val="20"/>
          <w:szCs w:val="20"/>
        </w:rPr>
        <w:t xml:space="preserve"> (</w:t>
      </w:r>
      <w:r w:rsidR="00E86172" w:rsidRPr="003752F7">
        <w:rPr>
          <w:rFonts w:asciiTheme="majorBidi" w:hAnsiTheme="majorBidi" w:cstheme="majorBidi"/>
          <w:i/>
          <w:iCs/>
          <w:color w:val="131314"/>
          <w:sz w:val="20"/>
          <w:szCs w:val="20"/>
        </w:rPr>
        <w:t>The Key to the Unseen</w:t>
      </w:r>
      <w:r w:rsidR="00E86172" w:rsidRPr="003752F7">
        <w:rPr>
          <w:rFonts w:asciiTheme="majorBidi" w:hAnsiTheme="majorBidi" w:cstheme="majorBidi"/>
          <w:color w:val="131314"/>
          <w:sz w:val="20"/>
          <w:szCs w:val="20"/>
        </w:rPr>
        <w:t>).</w:t>
      </w:r>
      <w:r w:rsidR="00E86172" w:rsidRPr="003752F7">
        <w:rPr>
          <w:rFonts w:asciiTheme="majorBidi" w:hAnsiTheme="majorBidi" w:cstheme="majorBidi"/>
          <w:sz w:val="20"/>
          <w:szCs w:val="20"/>
        </w:rPr>
        <w:t xml:space="preserve"> Ṣadr-al-Dīn al-</w:t>
      </w:r>
      <w:r w:rsidR="00E86172" w:rsidRPr="003752F7">
        <w:rPr>
          <w:rFonts w:asciiTheme="majorBidi" w:hAnsiTheme="majorBidi" w:cstheme="majorBidi"/>
          <w:color w:val="000000"/>
          <w:sz w:val="20"/>
          <w:szCs w:val="20"/>
        </w:rPr>
        <w:t>Qunaw</w:t>
      </w:r>
      <w:r w:rsidR="00E86172" w:rsidRPr="003752F7">
        <w:rPr>
          <w:rFonts w:asciiTheme="majorBidi" w:hAnsiTheme="majorBidi" w:cstheme="majorBidi"/>
          <w:sz w:val="20"/>
          <w:szCs w:val="20"/>
        </w:rPr>
        <w:t>ī ranks among the most profound, systematic, and synthetic of all Muslim</w:t>
      </w:r>
      <w:r w:rsidR="00E86172" w:rsidRPr="003752F7">
        <w:rPr>
          <w:rFonts w:asciiTheme="majorBidi" w:hAnsiTheme="majorBidi" w:cstheme="majorBidi"/>
          <w:color w:val="000000"/>
          <w:sz w:val="20"/>
          <w:szCs w:val="20"/>
        </w:rPr>
        <w:t xml:space="preserve"> thinkers, </w:t>
      </w:r>
      <w:r w:rsidR="00535D69" w:rsidRPr="003752F7">
        <w:rPr>
          <w:rFonts w:asciiTheme="majorBidi" w:hAnsiTheme="majorBidi" w:cstheme="majorBidi"/>
          <w:color w:val="000000"/>
          <w:sz w:val="20"/>
          <w:szCs w:val="20"/>
        </w:rPr>
        <w:t>Scholars of Divinity</w:t>
      </w:r>
      <w:r w:rsidR="00E86172" w:rsidRPr="003752F7">
        <w:rPr>
          <w:rFonts w:asciiTheme="majorBidi" w:hAnsiTheme="majorBidi" w:cstheme="majorBidi"/>
          <w:color w:val="000000"/>
          <w:sz w:val="20"/>
          <w:szCs w:val="20"/>
        </w:rPr>
        <w:t xml:space="preserve">, </w:t>
      </w:r>
      <w:r w:rsidR="00535D69" w:rsidRPr="003752F7">
        <w:rPr>
          <w:rFonts w:asciiTheme="majorBidi" w:hAnsiTheme="majorBidi" w:cstheme="majorBidi"/>
          <w:color w:val="000000"/>
          <w:sz w:val="20"/>
          <w:szCs w:val="20"/>
        </w:rPr>
        <w:t>Sufi Metaphysicians, and P</w:t>
      </w:r>
      <w:r w:rsidR="00E86172" w:rsidRPr="003752F7">
        <w:rPr>
          <w:rFonts w:asciiTheme="majorBidi" w:hAnsiTheme="majorBidi" w:cstheme="majorBidi"/>
          <w:color w:val="000000"/>
          <w:sz w:val="20"/>
          <w:szCs w:val="20"/>
        </w:rPr>
        <w:t>hilosophers</w:t>
      </w:r>
      <w:r w:rsidR="00E86172" w:rsidRPr="003752F7">
        <w:rPr>
          <w:rFonts w:asciiTheme="majorBidi" w:hAnsiTheme="majorBidi" w:cstheme="majorBidi"/>
          <w:sz w:val="20"/>
          <w:szCs w:val="20"/>
        </w:rPr>
        <w:t xml:space="preserve">. </w:t>
      </w:r>
      <w:r w:rsidR="00BB5828" w:rsidRPr="003752F7">
        <w:rPr>
          <w:rFonts w:asciiTheme="majorBidi" w:hAnsiTheme="majorBidi" w:cstheme="majorBidi"/>
          <w:color w:val="222222"/>
          <w:sz w:val="20"/>
          <w:szCs w:val="20"/>
          <w:shd w:val="clear" w:color="auto" w:fill="FFFFFF"/>
        </w:rPr>
        <w:t xml:space="preserve">As part of his </w:t>
      </w:r>
      <w:r w:rsidR="00E86172" w:rsidRPr="003752F7">
        <w:rPr>
          <w:rFonts w:asciiTheme="majorBidi" w:hAnsiTheme="majorBidi" w:cstheme="majorBidi"/>
          <w:color w:val="222222"/>
          <w:sz w:val="20"/>
          <w:szCs w:val="20"/>
          <w:shd w:val="clear" w:color="auto" w:fill="FFFFFF"/>
        </w:rPr>
        <w:t>pivotal role in the study of Epistemology and the roots of sound knowledge</w:t>
      </w:r>
      <w:r w:rsidR="00BB5828" w:rsidRPr="003752F7">
        <w:rPr>
          <w:rFonts w:asciiTheme="majorBidi" w:hAnsiTheme="majorBidi" w:cstheme="majorBidi"/>
          <w:color w:val="222222"/>
          <w:sz w:val="20"/>
          <w:szCs w:val="20"/>
          <w:shd w:val="clear" w:color="auto" w:fill="FFFFFF"/>
        </w:rPr>
        <w:t>,</w:t>
      </w:r>
      <w:r w:rsidR="00BB5828" w:rsidRPr="003752F7">
        <w:rPr>
          <w:rFonts w:asciiTheme="majorBidi" w:hAnsiTheme="majorBidi" w:cstheme="majorBidi"/>
          <w:sz w:val="20"/>
          <w:szCs w:val="20"/>
        </w:rPr>
        <w:t xml:space="preserve"> al-</w:t>
      </w:r>
      <w:r w:rsidR="00BB5828" w:rsidRPr="003752F7">
        <w:rPr>
          <w:rFonts w:asciiTheme="majorBidi" w:hAnsiTheme="majorBidi" w:cstheme="majorBidi"/>
          <w:color w:val="000000"/>
          <w:sz w:val="20"/>
          <w:szCs w:val="20"/>
        </w:rPr>
        <w:t>Qunaw</w:t>
      </w:r>
      <w:r w:rsidR="00BB5828" w:rsidRPr="003752F7">
        <w:rPr>
          <w:rFonts w:asciiTheme="majorBidi" w:hAnsiTheme="majorBidi" w:cstheme="majorBidi"/>
          <w:sz w:val="20"/>
          <w:szCs w:val="20"/>
        </w:rPr>
        <w:t>ī</w:t>
      </w:r>
      <w:r w:rsidR="00E86172" w:rsidRPr="003752F7">
        <w:rPr>
          <w:rFonts w:asciiTheme="majorBidi" w:hAnsiTheme="majorBidi" w:cstheme="majorBidi"/>
          <w:color w:val="222222"/>
          <w:sz w:val="20"/>
          <w:szCs w:val="20"/>
          <w:shd w:val="clear" w:color="auto" w:fill="FFFFFF"/>
        </w:rPr>
        <w:t xml:space="preserve"> provide</w:t>
      </w:r>
      <w:r w:rsidR="00BB5828" w:rsidRPr="003752F7">
        <w:rPr>
          <w:rFonts w:asciiTheme="majorBidi" w:hAnsiTheme="majorBidi" w:cstheme="majorBidi"/>
          <w:color w:val="222222"/>
          <w:sz w:val="20"/>
          <w:szCs w:val="20"/>
          <w:shd w:val="clear" w:color="auto" w:fill="FFFFFF"/>
        </w:rPr>
        <w:t>d</w:t>
      </w:r>
      <w:r w:rsidR="00E86172" w:rsidRPr="003752F7">
        <w:rPr>
          <w:rFonts w:asciiTheme="majorBidi" w:hAnsiTheme="majorBidi" w:cstheme="majorBidi"/>
          <w:color w:val="222222"/>
          <w:sz w:val="20"/>
          <w:szCs w:val="20"/>
          <w:shd w:val="clear" w:color="auto" w:fill="FFFFFF"/>
        </w:rPr>
        <w:t xml:space="preserve"> a solid Islamic foundation for the theoretical elaboration of the </w:t>
      </w:r>
      <w:r w:rsidR="00BB5828" w:rsidRPr="003752F7">
        <w:rPr>
          <w:rFonts w:asciiTheme="majorBidi" w:hAnsiTheme="majorBidi" w:cstheme="majorBidi"/>
          <w:color w:val="222222"/>
          <w:sz w:val="20"/>
          <w:szCs w:val="20"/>
          <w:shd w:val="clear" w:color="auto" w:fill="FFFFFF"/>
        </w:rPr>
        <w:t>I</w:t>
      </w:r>
      <w:r w:rsidR="00E86172" w:rsidRPr="003752F7">
        <w:rPr>
          <w:rFonts w:asciiTheme="majorBidi" w:hAnsiTheme="majorBidi" w:cstheme="majorBidi"/>
          <w:color w:val="222222"/>
          <w:sz w:val="20"/>
          <w:szCs w:val="20"/>
          <w:shd w:val="clear" w:color="auto" w:fill="FFFFFF"/>
        </w:rPr>
        <w:t xml:space="preserve">ntellectual insights and Metaphysical unveilings of the Masters who preceded him. </w:t>
      </w:r>
      <w:r w:rsidR="00E86172" w:rsidRPr="003752F7">
        <w:rPr>
          <w:rFonts w:asciiTheme="majorBidi" w:hAnsiTheme="majorBidi" w:cstheme="majorBidi"/>
          <w:sz w:val="20"/>
          <w:szCs w:val="20"/>
        </w:rPr>
        <w:t>He died and is buried in Konya, Turkey.</w:t>
      </w:r>
    </w:p>
  </w:footnote>
  <w:footnote w:id="217">
    <w:p w14:paraId="18F12F05" w14:textId="20FCB2B3" w:rsidR="00E86172" w:rsidRPr="003752F7" w:rsidRDefault="00E86172" w:rsidP="00E86172">
      <w:pPr>
        <w:autoSpaceDE w:val="0"/>
        <w:autoSpaceDN w:val="0"/>
        <w:adjustRightInd w:val="0"/>
        <w:rPr>
          <w:rFonts w:asciiTheme="majorBidi" w:hAnsiTheme="majorBidi" w:cstheme="majorBidi"/>
          <w:color w:val="000000"/>
          <w:sz w:val="20"/>
          <w:szCs w:val="20"/>
        </w:rPr>
      </w:pPr>
      <w:r w:rsidRPr="003752F7">
        <w:rPr>
          <w:rStyle w:val="FootnoteReference"/>
          <w:sz w:val="20"/>
          <w:szCs w:val="20"/>
        </w:rPr>
        <w:footnoteRef/>
      </w:r>
      <w:r w:rsidRPr="003752F7">
        <w:rPr>
          <w:sz w:val="20"/>
          <w:szCs w:val="20"/>
        </w:rPr>
        <w:t xml:space="preserve"> </w:t>
      </w:r>
      <w:r w:rsidRPr="003752F7">
        <w:rPr>
          <w:rFonts w:asciiTheme="majorBidi" w:hAnsiTheme="majorBidi" w:cstheme="majorBidi"/>
          <w:b/>
          <w:bCs/>
          <w:color w:val="000000"/>
          <w:sz w:val="20"/>
          <w:szCs w:val="20"/>
        </w:rPr>
        <w:t>Dāwūd al-Qayṣarī</w:t>
      </w:r>
      <w:r w:rsidRPr="003752F7">
        <w:rPr>
          <w:rFonts w:asciiTheme="majorBidi" w:hAnsiTheme="majorBidi" w:cstheme="majorBidi"/>
          <w:color w:val="000000"/>
          <w:sz w:val="20"/>
          <w:szCs w:val="20"/>
        </w:rPr>
        <w:t xml:space="preserve"> (d. ca. 750/1350) was an early Ottoman Islamic Scholar</w:t>
      </w:r>
      <w:r w:rsidR="00027D12" w:rsidRPr="003752F7">
        <w:rPr>
          <w:rFonts w:asciiTheme="majorBidi" w:hAnsiTheme="majorBidi" w:cstheme="majorBidi"/>
          <w:color w:val="000000"/>
          <w:sz w:val="20"/>
          <w:szCs w:val="20"/>
        </w:rPr>
        <w:t xml:space="preserve"> of Divinity</w:t>
      </w:r>
      <w:r w:rsidRPr="003752F7">
        <w:rPr>
          <w:rFonts w:asciiTheme="majorBidi" w:hAnsiTheme="majorBidi" w:cstheme="majorBidi"/>
          <w:color w:val="000000"/>
          <w:sz w:val="20"/>
          <w:szCs w:val="20"/>
        </w:rPr>
        <w:t>, Metaphysic</w:t>
      </w:r>
      <w:r w:rsidR="00027D12"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Philosoph</w:t>
      </w:r>
      <w:r w:rsidR="00027D12" w:rsidRPr="003752F7">
        <w:rPr>
          <w:rFonts w:asciiTheme="majorBidi" w:hAnsiTheme="majorBidi" w:cstheme="majorBidi"/>
          <w:color w:val="000000"/>
          <w:sz w:val="20"/>
          <w:szCs w:val="20"/>
        </w:rPr>
        <w:t>y</w:t>
      </w:r>
      <w:r w:rsidRPr="003752F7">
        <w:rPr>
          <w:rFonts w:asciiTheme="majorBidi" w:hAnsiTheme="majorBidi" w:cstheme="majorBidi"/>
          <w:color w:val="000000"/>
          <w:sz w:val="20"/>
          <w:szCs w:val="20"/>
        </w:rPr>
        <w:t>, and Sufi</w:t>
      </w:r>
      <w:r w:rsidR="00027D12" w:rsidRPr="003752F7">
        <w:rPr>
          <w:rFonts w:asciiTheme="majorBidi" w:hAnsiTheme="majorBidi" w:cstheme="majorBidi"/>
          <w:color w:val="000000"/>
          <w:sz w:val="20"/>
          <w:szCs w:val="20"/>
        </w:rPr>
        <w:t>sm</w:t>
      </w:r>
      <w:r w:rsidRPr="003752F7">
        <w:rPr>
          <w:rFonts w:asciiTheme="majorBidi" w:hAnsiTheme="majorBidi" w:cstheme="majorBidi"/>
          <w:color w:val="000000"/>
          <w:sz w:val="20"/>
          <w:szCs w:val="20"/>
        </w:rPr>
        <w:t xml:space="preserve">. He was born in Kayseri in central Anatolia and was a student of the great Iranian Sunnī Scholar ‘Abd-al-Razzāq al-Kāshānī. Al-Qayṣarī authored more than a dozen brilliant texts, many of which are still available. His most important work is his commentary on Ibn al-‘Arabī’s </w:t>
      </w:r>
      <w:r w:rsidRPr="003752F7">
        <w:rPr>
          <w:rFonts w:asciiTheme="majorBidi" w:hAnsiTheme="majorBidi" w:cstheme="majorBidi"/>
          <w:i/>
          <w:iCs/>
          <w:color w:val="000000"/>
          <w:sz w:val="20"/>
          <w:szCs w:val="20"/>
        </w:rPr>
        <w:t xml:space="preserve">Bezels of Wisdom </w:t>
      </w:r>
      <w:r w:rsidRPr="003752F7">
        <w:rPr>
          <w:rFonts w:asciiTheme="majorBidi" w:hAnsiTheme="majorBidi" w:cstheme="majorBidi"/>
          <w:color w:val="000000"/>
          <w:sz w:val="20"/>
          <w:szCs w:val="20"/>
        </w:rPr>
        <w:t>(</w:t>
      </w:r>
      <w:r w:rsidRPr="003752F7">
        <w:rPr>
          <w:rFonts w:asciiTheme="majorBidi" w:hAnsiTheme="majorBidi" w:cstheme="majorBidi"/>
          <w:i/>
          <w:iCs/>
          <w:color w:val="000000"/>
          <w:sz w:val="20"/>
          <w:szCs w:val="20"/>
        </w:rPr>
        <w:t>Fuṣuṣ al-Ḥikam</w:t>
      </w:r>
      <w:r w:rsidRPr="003752F7">
        <w:rPr>
          <w:rFonts w:asciiTheme="majorBidi" w:hAnsiTheme="majorBidi" w:cstheme="majorBidi"/>
          <w:color w:val="000000"/>
          <w:sz w:val="20"/>
          <w:szCs w:val="20"/>
        </w:rPr>
        <w:t>) as well as his interpretation of the poetry of the great Sufi poet ‘Umar ibn ‘Alī ibn al-Fāriḍ (d. 631/1234). His “Introduction” (</w:t>
      </w:r>
      <w:r w:rsidRPr="003752F7">
        <w:rPr>
          <w:rFonts w:asciiTheme="majorBidi" w:hAnsiTheme="majorBidi" w:cstheme="majorBidi"/>
          <w:i/>
          <w:iCs/>
          <w:color w:val="000000"/>
          <w:sz w:val="20"/>
          <w:szCs w:val="20"/>
        </w:rPr>
        <w:t>al-Muqaddima</w:t>
      </w:r>
      <w:r w:rsidRPr="003752F7">
        <w:rPr>
          <w:rFonts w:asciiTheme="majorBidi" w:hAnsiTheme="majorBidi" w:cstheme="majorBidi"/>
          <w:color w:val="000000"/>
          <w:sz w:val="20"/>
          <w:szCs w:val="20"/>
        </w:rPr>
        <w:t xml:space="preserve">) on Being at the beginning of his commentary on </w:t>
      </w:r>
      <w:r w:rsidRPr="003752F7">
        <w:rPr>
          <w:rFonts w:asciiTheme="majorBidi" w:hAnsiTheme="majorBidi" w:cstheme="majorBidi"/>
          <w:i/>
          <w:iCs/>
          <w:color w:val="000000"/>
          <w:sz w:val="20"/>
          <w:szCs w:val="20"/>
        </w:rPr>
        <w:t>The Bezels of Wisdom</w:t>
      </w:r>
      <w:r w:rsidRPr="003752F7">
        <w:rPr>
          <w:rFonts w:asciiTheme="majorBidi" w:hAnsiTheme="majorBidi" w:cstheme="majorBidi"/>
          <w:color w:val="000000"/>
          <w:sz w:val="20"/>
          <w:szCs w:val="20"/>
        </w:rPr>
        <w:t xml:space="preserve"> is one of the most intoxicating Metaphysical texts ever written. Without question, the </w:t>
      </w:r>
      <w:r w:rsidRPr="003752F7">
        <w:rPr>
          <w:rFonts w:asciiTheme="majorBidi" w:hAnsiTheme="majorBidi" w:cstheme="majorBidi"/>
          <w:i/>
          <w:iCs/>
          <w:color w:val="000000"/>
          <w:sz w:val="20"/>
          <w:szCs w:val="20"/>
        </w:rPr>
        <w:t>Muqaddima</w:t>
      </w:r>
      <w:r w:rsidRPr="003752F7">
        <w:rPr>
          <w:rFonts w:asciiTheme="majorBidi" w:hAnsiTheme="majorBidi" w:cstheme="majorBidi"/>
          <w:color w:val="000000"/>
          <w:sz w:val="20"/>
          <w:szCs w:val="20"/>
        </w:rPr>
        <w:t xml:space="preserve"> is </w:t>
      </w:r>
      <w:r w:rsidR="009B3CE9" w:rsidRPr="003752F7">
        <w:rPr>
          <w:rFonts w:asciiTheme="majorBidi" w:hAnsiTheme="majorBidi" w:cstheme="majorBidi"/>
          <w:color w:val="000000"/>
          <w:sz w:val="20"/>
          <w:szCs w:val="20"/>
        </w:rPr>
        <w:t xml:space="preserve">also </w:t>
      </w:r>
      <w:r w:rsidRPr="003752F7">
        <w:rPr>
          <w:rFonts w:asciiTheme="majorBidi" w:hAnsiTheme="majorBidi" w:cstheme="majorBidi"/>
          <w:color w:val="000000"/>
          <w:sz w:val="20"/>
          <w:szCs w:val="20"/>
        </w:rPr>
        <w:t xml:space="preserve">one of the most incisive, penetrating, and authoritative original works in the rich Akbarian tradition. </w:t>
      </w:r>
      <w:r w:rsidR="00C82A55" w:rsidRPr="003752F7">
        <w:rPr>
          <w:rFonts w:asciiTheme="majorBidi" w:hAnsiTheme="majorBidi" w:cstheme="majorBidi"/>
          <w:color w:val="000000"/>
          <w:sz w:val="20"/>
          <w:szCs w:val="20"/>
        </w:rPr>
        <w:t>In it, al-Qayṣarī</w:t>
      </w:r>
      <w:r w:rsidRPr="003752F7">
        <w:rPr>
          <w:rFonts w:asciiTheme="majorBidi" w:hAnsiTheme="majorBidi" w:cstheme="majorBidi"/>
          <w:color w:val="000000"/>
          <w:sz w:val="20"/>
          <w:szCs w:val="20"/>
        </w:rPr>
        <w:t xml:space="preserve"> seeks to establish the soundest modes of Epistemology</w:t>
      </w:r>
      <w:r w:rsidR="00C82A55" w:rsidRPr="003752F7">
        <w:rPr>
          <w:rFonts w:asciiTheme="majorBidi" w:hAnsiTheme="majorBidi" w:cstheme="majorBidi"/>
          <w:color w:val="000000"/>
          <w:sz w:val="20"/>
          <w:szCs w:val="20"/>
        </w:rPr>
        <w:t xml:space="preserve"> for Divinity and </w:t>
      </w:r>
      <w:r w:rsidRPr="003752F7">
        <w:rPr>
          <w:rFonts w:asciiTheme="majorBidi" w:hAnsiTheme="majorBidi" w:cstheme="majorBidi"/>
          <w:color w:val="000000"/>
          <w:sz w:val="20"/>
          <w:szCs w:val="20"/>
        </w:rPr>
        <w:t xml:space="preserve">the proper use of Avicennan Philosophy, </w:t>
      </w:r>
      <w:r w:rsidR="00C82A55" w:rsidRPr="003752F7">
        <w:rPr>
          <w:rFonts w:asciiTheme="majorBidi" w:hAnsiTheme="majorBidi" w:cstheme="majorBidi"/>
          <w:color w:val="000000"/>
          <w:sz w:val="20"/>
          <w:szCs w:val="20"/>
        </w:rPr>
        <w:t xml:space="preserve">while </w:t>
      </w:r>
      <w:r w:rsidRPr="003752F7">
        <w:rPr>
          <w:rFonts w:asciiTheme="majorBidi" w:hAnsiTheme="majorBidi" w:cstheme="majorBidi"/>
          <w:color w:val="000000"/>
          <w:sz w:val="20"/>
          <w:szCs w:val="20"/>
        </w:rPr>
        <w:t>synthesiz</w:t>
      </w:r>
      <w:r w:rsidR="00C82A55" w:rsidRPr="003752F7">
        <w:rPr>
          <w:rFonts w:asciiTheme="majorBidi" w:hAnsiTheme="majorBidi" w:cstheme="majorBidi"/>
          <w:color w:val="000000"/>
          <w:sz w:val="20"/>
          <w:szCs w:val="20"/>
        </w:rPr>
        <w:t>ing</w:t>
      </w:r>
      <w:r w:rsidRPr="003752F7">
        <w:rPr>
          <w:rFonts w:asciiTheme="majorBidi" w:hAnsiTheme="majorBidi" w:cstheme="majorBidi"/>
          <w:color w:val="000000"/>
          <w:sz w:val="20"/>
          <w:szCs w:val="20"/>
        </w:rPr>
        <w:t xml:space="preserve"> these</w:t>
      </w:r>
      <w:r w:rsidR="00C82A55" w:rsidRPr="003752F7">
        <w:rPr>
          <w:rFonts w:asciiTheme="majorBidi" w:hAnsiTheme="majorBidi" w:cstheme="majorBidi"/>
          <w:color w:val="000000"/>
          <w:sz w:val="20"/>
          <w:szCs w:val="20"/>
        </w:rPr>
        <w:t xml:space="preserve"> modes</w:t>
      </w:r>
      <w:r w:rsidRPr="003752F7">
        <w:rPr>
          <w:rFonts w:asciiTheme="majorBidi" w:hAnsiTheme="majorBidi" w:cstheme="majorBidi"/>
          <w:color w:val="000000"/>
          <w:sz w:val="20"/>
          <w:szCs w:val="20"/>
        </w:rPr>
        <w:t xml:space="preserve"> with Akbarian Metaphysics</w:t>
      </w:r>
      <w:r w:rsidR="00C82A55" w:rsidRPr="003752F7">
        <w:rPr>
          <w:rFonts w:asciiTheme="majorBidi" w:hAnsiTheme="majorBidi" w:cstheme="majorBidi"/>
          <w:color w:val="000000"/>
          <w:sz w:val="20"/>
          <w:szCs w:val="20"/>
        </w:rPr>
        <w:t xml:space="preserve"> and</w:t>
      </w:r>
      <w:r w:rsidRPr="003752F7">
        <w:rPr>
          <w:rFonts w:asciiTheme="majorBidi" w:hAnsiTheme="majorBidi" w:cstheme="majorBidi"/>
          <w:color w:val="000000"/>
          <w:sz w:val="20"/>
          <w:szCs w:val="20"/>
        </w:rPr>
        <w:t xml:space="preserve"> giving them all their rightful places in a hierarchical order of knowledge, at the apex of which stands the Metaphysics of Ibn al-‘Arabī himself. Al-Qayṣarī’s </w:t>
      </w:r>
      <w:r w:rsidRPr="003752F7">
        <w:rPr>
          <w:rFonts w:asciiTheme="majorBidi" w:hAnsiTheme="majorBidi" w:cstheme="majorBidi"/>
          <w:i/>
          <w:iCs/>
          <w:color w:val="000000"/>
          <w:sz w:val="20"/>
          <w:szCs w:val="20"/>
        </w:rPr>
        <w:t>Muqaddima</w:t>
      </w:r>
      <w:r w:rsidRPr="003752F7">
        <w:rPr>
          <w:rFonts w:asciiTheme="majorBidi" w:hAnsiTheme="majorBidi" w:cstheme="majorBidi"/>
          <w:color w:val="000000"/>
          <w:sz w:val="20"/>
          <w:szCs w:val="20"/>
        </w:rPr>
        <w:t xml:space="preserve"> is also one of the earliest texts to set forth what would become one of the most influential theories of absolute objective reality</w:t>
      </w:r>
      <w:r w:rsidR="001D1927" w:rsidRPr="003752F7">
        <w:rPr>
          <w:rFonts w:asciiTheme="majorBidi" w:hAnsiTheme="majorBidi" w:cstheme="majorBidi"/>
          <w:color w:val="000000"/>
          <w:sz w:val="20"/>
          <w:szCs w:val="20"/>
        </w:rPr>
        <w:t xml:space="preserve"> or Things-in-Themselves</w:t>
      </w:r>
      <w:r w:rsidRPr="003752F7">
        <w:rPr>
          <w:rFonts w:asciiTheme="majorBidi" w:hAnsiTheme="majorBidi" w:cstheme="majorBidi"/>
          <w:color w:val="000000"/>
          <w:sz w:val="20"/>
          <w:szCs w:val="20"/>
        </w:rPr>
        <w:t xml:space="preserve"> (</w:t>
      </w:r>
      <w:r w:rsidR="001D1927" w:rsidRPr="003752F7">
        <w:rPr>
          <w:rFonts w:asciiTheme="majorBidi" w:hAnsiTheme="majorBidi" w:cstheme="majorBidi"/>
          <w:i/>
          <w:iCs/>
          <w:color w:val="000000"/>
          <w:sz w:val="20"/>
          <w:szCs w:val="20"/>
        </w:rPr>
        <w:t>N</w:t>
      </w:r>
      <w:r w:rsidRPr="003752F7">
        <w:rPr>
          <w:rFonts w:asciiTheme="majorBidi" w:hAnsiTheme="majorBidi" w:cstheme="majorBidi"/>
          <w:i/>
          <w:iCs/>
          <w:color w:val="000000"/>
          <w:sz w:val="20"/>
          <w:szCs w:val="20"/>
        </w:rPr>
        <w:t>afs al-</w:t>
      </w:r>
      <w:r w:rsidR="001D1927" w:rsidRPr="003752F7">
        <w:rPr>
          <w:rFonts w:asciiTheme="majorBidi" w:hAnsiTheme="majorBidi" w:cstheme="majorBidi"/>
          <w:i/>
          <w:iCs/>
          <w:color w:val="000000"/>
          <w:sz w:val="20"/>
          <w:szCs w:val="20"/>
        </w:rPr>
        <w:t>A</w:t>
      </w:r>
      <w:r w:rsidRPr="003752F7">
        <w:rPr>
          <w:rFonts w:asciiTheme="majorBidi" w:hAnsiTheme="majorBidi" w:cstheme="majorBidi"/>
          <w:i/>
          <w:iCs/>
          <w:color w:val="000000"/>
          <w:sz w:val="20"/>
          <w:szCs w:val="20"/>
        </w:rPr>
        <w:t>mr</w:t>
      </w:r>
      <w:r w:rsidRPr="003752F7">
        <w:rPr>
          <w:rFonts w:asciiTheme="majorBidi" w:hAnsiTheme="majorBidi" w:cstheme="majorBidi"/>
          <w:color w:val="000000"/>
          <w:sz w:val="20"/>
          <w:szCs w:val="20"/>
        </w:rPr>
        <w:t xml:space="preserve">) in the Corrective Tradition. Thus, he begins </w:t>
      </w:r>
      <w:r w:rsidR="001D1927" w:rsidRPr="003752F7">
        <w:rPr>
          <w:rFonts w:asciiTheme="majorBidi" w:hAnsiTheme="majorBidi" w:cstheme="majorBidi"/>
          <w:color w:val="000000"/>
          <w:sz w:val="20"/>
          <w:szCs w:val="20"/>
        </w:rPr>
        <w:t>his</w:t>
      </w:r>
      <w:r w:rsidRPr="003752F7">
        <w:rPr>
          <w:rFonts w:asciiTheme="majorBidi" w:hAnsiTheme="majorBidi" w:cstheme="majorBidi"/>
          <w:color w:val="000000"/>
          <w:sz w:val="20"/>
          <w:szCs w:val="20"/>
        </w:rPr>
        <w:t xml:space="preserve"> </w:t>
      </w:r>
      <w:r w:rsidRPr="003752F7">
        <w:rPr>
          <w:rFonts w:asciiTheme="majorBidi" w:hAnsiTheme="majorBidi" w:cstheme="majorBidi"/>
          <w:i/>
          <w:iCs/>
          <w:color w:val="000000"/>
          <w:sz w:val="20"/>
          <w:szCs w:val="20"/>
        </w:rPr>
        <w:t>Muqaddima</w:t>
      </w:r>
      <w:r w:rsidRPr="003752F7">
        <w:rPr>
          <w:rFonts w:asciiTheme="majorBidi" w:hAnsiTheme="majorBidi" w:cstheme="majorBidi"/>
          <w:color w:val="000000"/>
          <w:sz w:val="20"/>
          <w:szCs w:val="20"/>
        </w:rPr>
        <w:t xml:space="preserve"> by stating: “Know that Being in itself (</w:t>
      </w:r>
      <w:r w:rsidRPr="003752F7">
        <w:rPr>
          <w:rFonts w:asciiTheme="majorBidi" w:hAnsiTheme="majorBidi" w:cstheme="majorBidi"/>
          <w:i/>
          <w:iCs/>
          <w:color w:val="000000"/>
          <w:sz w:val="20"/>
          <w:szCs w:val="20"/>
        </w:rPr>
        <w:t>min ḥaythu huwa huwa</w:t>
      </w:r>
      <w:r w:rsidRPr="003752F7">
        <w:rPr>
          <w:rFonts w:asciiTheme="majorBidi" w:hAnsiTheme="majorBidi" w:cstheme="majorBidi"/>
          <w:color w:val="000000"/>
          <w:sz w:val="20"/>
          <w:szCs w:val="20"/>
        </w:rPr>
        <w:t>) is distinct from both extra-mental individuated existence and mental existence.” This is</w:t>
      </w:r>
      <w:r w:rsidR="00ED0B0E" w:rsidRPr="003752F7">
        <w:rPr>
          <w:rFonts w:asciiTheme="majorBidi" w:hAnsiTheme="majorBidi" w:cstheme="majorBidi"/>
          <w:color w:val="000000"/>
          <w:sz w:val="20"/>
          <w:szCs w:val="20"/>
        </w:rPr>
        <w:t xml:space="preserve"> also</w:t>
      </w:r>
      <w:r w:rsidRPr="003752F7">
        <w:rPr>
          <w:rFonts w:asciiTheme="majorBidi" w:hAnsiTheme="majorBidi" w:cstheme="majorBidi"/>
          <w:color w:val="000000"/>
          <w:sz w:val="20"/>
          <w:szCs w:val="20"/>
        </w:rPr>
        <w:t xml:space="preserve"> the position of Verification (</w:t>
      </w:r>
      <w:r w:rsidRPr="003752F7">
        <w:rPr>
          <w:rFonts w:asciiTheme="majorBidi" w:hAnsiTheme="majorBidi" w:cstheme="majorBidi"/>
          <w:i/>
          <w:iCs/>
          <w:color w:val="000000"/>
          <w:sz w:val="20"/>
          <w:szCs w:val="20"/>
        </w:rPr>
        <w:t>al-taḥqīq</w:t>
      </w:r>
      <w:r w:rsidRPr="003752F7">
        <w:rPr>
          <w:rFonts w:asciiTheme="majorBidi" w:hAnsiTheme="majorBidi" w:cstheme="majorBidi"/>
          <w:color w:val="000000"/>
          <w:sz w:val="20"/>
          <w:szCs w:val="20"/>
        </w:rPr>
        <w:t xml:space="preserve">) </w:t>
      </w:r>
      <w:r w:rsidR="00ED0B0E" w:rsidRPr="003752F7">
        <w:rPr>
          <w:rFonts w:asciiTheme="majorBidi" w:hAnsiTheme="majorBidi" w:cstheme="majorBidi"/>
          <w:color w:val="000000"/>
          <w:sz w:val="20"/>
          <w:szCs w:val="20"/>
        </w:rPr>
        <w:t>regarding</w:t>
      </w:r>
      <w:r w:rsidRPr="003752F7">
        <w:rPr>
          <w:rFonts w:asciiTheme="majorBidi" w:hAnsiTheme="majorBidi" w:cstheme="majorBidi"/>
          <w:color w:val="000000"/>
          <w:sz w:val="20"/>
          <w:szCs w:val="20"/>
        </w:rPr>
        <w:t xml:space="preserve"> Being that the post-Akbarian thinkers would take in the wake of </w:t>
      </w:r>
      <w:r w:rsidRPr="003752F7">
        <w:rPr>
          <w:rFonts w:asciiTheme="majorBidi" w:hAnsiTheme="majorBidi" w:cstheme="majorBidi"/>
          <w:sz w:val="20"/>
          <w:szCs w:val="20"/>
        </w:rPr>
        <w:t>Ṣadr-al-Dīn</w:t>
      </w:r>
      <w:r w:rsidRPr="003752F7">
        <w:rPr>
          <w:rFonts w:asciiTheme="majorBidi" w:hAnsiTheme="majorBidi" w:cstheme="majorBidi"/>
          <w:color w:val="000000"/>
          <w:sz w:val="20"/>
          <w:szCs w:val="20"/>
        </w:rPr>
        <w:t xml:space="preserve"> al-Qūnawī. Al-Qayṣarī’s </w:t>
      </w:r>
      <w:r w:rsidRPr="003752F7">
        <w:rPr>
          <w:rFonts w:asciiTheme="majorBidi" w:hAnsiTheme="majorBidi" w:cstheme="majorBidi"/>
          <w:i/>
          <w:iCs/>
          <w:color w:val="000000"/>
          <w:sz w:val="20"/>
          <w:szCs w:val="20"/>
        </w:rPr>
        <w:t>Muqaddima</w:t>
      </w:r>
      <w:r w:rsidRPr="003752F7">
        <w:rPr>
          <w:rFonts w:asciiTheme="majorBidi" w:hAnsiTheme="majorBidi" w:cstheme="majorBidi"/>
          <w:color w:val="000000"/>
          <w:sz w:val="20"/>
          <w:szCs w:val="20"/>
        </w:rPr>
        <w:t xml:space="preserve"> is one of the most incisive, penetrating, and authoritative original works in the Akbarian tradition. It sought to restore the Epistemological models of </w:t>
      </w:r>
      <w:r w:rsidRPr="003752F7">
        <w:rPr>
          <w:rFonts w:asciiTheme="majorBidi" w:hAnsiTheme="majorBidi" w:cstheme="majorBidi"/>
          <w:i/>
          <w:iCs/>
          <w:color w:val="000000"/>
          <w:sz w:val="20"/>
          <w:szCs w:val="20"/>
        </w:rPr>
        <w:t>Kalām</w:t>
      </w:r>
      <w:r w:rsidRPr="003752F7">
        <w:rPr>
          <w:rFonts w:asciiTheme="majorBidi" w:hAnsiTheme="majorBidi" w:cstheme="majorBidi"/>
          <w:color w:val="000000"/>
          <w:sz w:val="20"/>
          <w:szCs w:val="20"/>
        </w:rPr>
        <w:t xml:space="preserve">, Akbarian </w:t>
      </w:r>
      <w:r w:rsidR="003858B0" w:rsidRPr="003752F7">
        <w:rPr>
          <w:rFonts w:asciiTheme="majorBidi" w:hAnsiTheme="majorBidi" w:cstheme="majorBidi"/>
          <w:color w:val="000000"/>
          <w:sz w:val="20"/>
          <w:szCs w:val="20"/>
        </w:rPr>
        <w:t>M</w:t>
      </w:r>
      <w:r w:rsidRPr="003752F7">
        <w:rPr>
          <w:rFonts w:asciiTheme="majorBidi" w:hAnsiTheme="majorBidi" w:cstheme="majorBidi"/>
          <w:color w:val="000000"/>
          <w:sz w:val="20"/>
          <w:szCs w:val="20"/>
        </w:rPr>
        <w:t xml:space="preserve">etaphysics, and revised Avicennan </w:t>
      </w:r>
      <w:r w:rsidR="003858B0" w:rsidRPr="003752F7">
        <w:rPr>
          <w:rFonts w:asciiTheme="majorBidi" w:hAnsiTheme="majorBidi" w:cstheme="majorBidi"/>
          <w:color w:val="000000"/>
          <w:sz w:val="20"/>
          <w:szCs w:val="20"/>
        </w:rPr>
        <w:t>P</w:t>
      </w:r>
      <w:r w:rsidRPr="003752F7">
        <w:rPr>
          <w:rFonts w:asciiTheme="majorBidi" w:hAnsiTheme="majorBidi" w:cstheme="majorBidi"/>
          <w:color w:val="000000"/>
          <w:sz w:val="20"/>
          <w:szCs w:val="20"/>
        </w:rPr>
        <w:t xml:space="preserve">hilosophy to their rightful places in an order of intrinsic hierarchical complementarity, at the apex of which stands Metaphysical Sufism and true </w:t>
      </w:r>
      <w:r w:rsidR="003858B0" w:rsidRPr="003752F7">
        <w:rPr>
          <w:rFonts w:asciiTheme="majorBidi" w:hAnsiTheme="majorBidi" w:cstheme="majorBidi"/>
          <w:color w:val="000000"/>
          <w:sz w:val="20"/>
          <w:szCs w:val="20"/>
        </w:rPr>
        <w:t>Divinity</w:t>
      </w:r>
      <w:r w:rsidRPr="003752F7">
        <w:rPr>
          <w:rFonts w:asciiTheme="majorBidi" w:hAnsiTheme="majorBidi" w:cstheme="majorBidi"/>
          <w:color w:val="000000"/>
          <w:sz w:val="20"/>
          <w:szCs w:val="20"/>
        </w:rPr>
        <w:t xml:space="preserve">. </w:t>
      </w:r>
    </w:p>
  </w:footnote>
  <w:footnote w:id="218">
    <w:p w14:paraId="77A5987F" w14:textId="78C53E41" w:rsidR="00E86172" w:rsidRPr="003752F7" w:rsidRDefault="00E86172" w:rsidP="00E86172">
      <w:pPr>
        <w:rPr>
          <w:rFonts w:asciiTheme="majorBidi"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000000"/>
          <w:sz w:val="20"/>
          <w:szCs w:val="20"/>
        </w:rPr>
        <w:t>Sa‘d-al-Dīn al-Taftāzānī</w:t>
      </w:r>
      <w:r w:rsidRPr="003752F7">
        <w:rPr>
          <w:rFonts w:asciiTheme="majorBidi" w:hAnsiTheme="majorBidi" w:cstheme="majorBidi"/>
          <w:color w:val="000000"/>
          <w:sz w:val="20"/>
          <w:szCs w:val="20"/>
        </w:rPr>
        <w:t xml:space="preserve"> (d. 792/1390) or, more fully, Mas‘</w:t>
      </w:r>
      <w:r w:rsidRPr="003752F7">
        <w:rPr>
          <w:rFonts w:asciiTheme="majorBidi" w:hAnsiTheme="majorBidi" w:cstheme="majorBidi"/>
          <w:sz w:val="20"/>
          <w:szCs w:val="20"/>
        </w:rPr>
        <w:t>ū</w:t>
      </w:r>
      <w:r w:rsidRPr="003752F7">
        <w:rPr>
          <w:rFonts w:asciiTheme="majorBidi" w:hAnsiTheme="majorBidi" w:cstheme="majorBidi"/>
          <w:color w:val="000000"/>
          <w:sz w:val="20"/>
          <w:szCs w:val="20"/>
        </w:rPr>
        <w:t xml:space="preserve">d ibn ‘Umar ibn ‘Abd-Allāh al-Taftāzānī, was a Muslim polymath from Sunnī Iran, hailing from the eastern region of Khorasan and residing primarily in the city of Sarakhs on the Silk Road to China through Central Asia. He was a master of the Ḥanafī School of </w:t>
      </w:r>
      <w:r w:rsidR="00E329FB" w:rsidRPr="003752F7">
        <w:rPr>
          <w:rFonts w:asciiTheme="majorBidi" w:hAnsiTheme="majorBidi" w:cstheme="majorBidi"/>
          <w:color w:val="000000"/>
          <w:sz w:val="20"/>
          <w:szCs w:val="20"/>
        </w:rPr>
        <w:t>Jurisprudence</w:t>
      </w:r>
      <w:r w:rsidRPr="003752F7">
        <w:rPr>
          <w:rFonts w:asciiTheme="majorBidi" w:hAnsiTheme="majorBidi" w:cstheme="majorBidi"/>
          <w:color w:val="000000"/>
          <w:sz w:val="20"/>
          <w:szCs w:val="20"/>
        </w:rPr>
        <w:t xml:space="preserve"> and the Ash‘arī </w:t>
      </w:r>
      <w:r w:rsidR="00E329FB" w:rsidRPr="003752F7">
        <w:rPr>
          <w:rFonts w:asciiTheme="majorBidi" w:hAnsiTheme="majorBidi" w:cstheme="majorBidi"/>
          <w:color w:val="000000"/>
          <w:sz w:val="20"/>
          <w:szCs w:val="20"/>
        </w:rPr>
        <w:t>T</w:t>
      </w:r>
      <w:r w:rsidRPr="003752F7">
        <w:rPr>
          <w:rFonts w:asciiTheme="majorBidi" w:hAnsiTheme="majorBidi" w:cstheme="majorBidi"/>
          <w:color w:val="000000"/>
          <w:sz w:val="20"/>
          <w:szCs w:val="20"/>
        </w:rPr>
        <w:t xml:space="preserve">radition in </w:t>
      </w:r>
      <w:r w:rsidR="00E329FB" w:rsidRPr="003752F7">
        <w:rPr>
          <w:rFonts w:asciiTheme="majorBidi" w:hAnsiTheme="majorBidi" w:cstheme="majorBidi"/>
          <w:color w:val="000000"/>
          <w:sz w:val="20"/>
          <w:szCs w:val="20"/>
        </w:rPr>
        <w:t>Divinity</w:t>
      </w:r>
      <w:r w:rsidRPr="003752F7">
        <w:rPr>
          <w:rFonts w:asciiTheme="majorBidi" w:hAnsiTheme="majorBidi" w:cstheme="majorBidi"/>
          <w:color w:val="000000"/>
          <w:sz w:val="20"/>
          <w:szCs w:val="20"/>
        </w:rPr>
        <w:t xml:space="preserve">. His profound works were long regarded as the gold standard of excellence in </w:t>
      </w:r>
      <w:r w:rsidR="00E329FB" w:rsidRPr="003752F7">
        <w:rPr>
          <w:rFonts w:asciiTheme="majorBidi" w:hAnsiTheme="majorBidi" w:cstheme="majorBidi"/>
          <w:color w:val="000000"/>
          <w:sz w:val="20"/>
          <w:szCs w:val="20"/>
        </w:rPr>
        <w:t xml:space="preserve">the </w:t>
      </w:r>
      <w:r w:rsidRPr="003752F7">
        <w:rPr>
          <w:rFonts w:asciiTheme="majorBidi" w:hAnsiTheme="majorBidi" w:cstheme="majorBidi"/>
          <w:color w:val="000000"/>
          <w:sz w:val="20"/>
          <w:szCs w:val="20"/>
        </w:rPr>
        <w:t xml:space="preserve">Islamic </w:t>
      </w:r>
      <w:r w:rsidR="00E329FB" w:rsidRPr="003752F7">
        <w:rPr>
          <w:rFonts w:asciiTheme="majorBidi" w:hAnsiTheme="majorBidi" w:cstheme="majorBidi"/>
          <w:color w:val="000000"/>
          <w:sz w:val="20"/>
          <w:szCs w:val="20"/>
        </w:rPr>
        <w:t>Science of Divinity</w:t>
      </w:r>
      <w:r w:rsidRPr="003752F7">
        <w:rPr>
          <w:rFonts w:asciiTheme="majorBidi" w:hAnsiTheme="majorBidi" w:cstheme="majorBidi"/>
          <w:color w:val="000000"/>
          <w:sz w:val="20"/>
          <w:szCs w:val="20"/>
        </w:rPr>
        <w:t xml:space="preserve">. In the empirical sciences, al-Taftāzānī was </w:t>
      </w:r>
      <w:r w:rsidR="00706AA3" w:rsidRPr="003752F7">
        <w:rPr>
          <w:rFonts w:asciiTheme="majorBidi" w:hAnsiTheme="majorBidi" w:cstheme="majorBidi"/>
          <w:color w:val="000000"/>
          <w:sz w:val="20"/>
          <w:szCs w:val="20"/>
        </w:rPr>
        <w:t>regarded as</w:t>
      </w:r>
      <w:r w:rsidRPr="003752F7">
        <w:rPr>
          <w:rFonts w:asciiTheme="majorBidi" w:hAnsiTheme="majorBidi" w:cstheme="majorBidi"/>
          <w:color w:val="000000"/>
          <w:sz w:val="20"/>
          <w:szCs w:val="20"/>
        </w:rPr>
        <w:t xml:space="preserve"> uniquely great in his own generation</w:t>
      </w:r>
      <w:r w:rsidR="00706AA3" w:rsidRPr="003752F7">
        <w:rPr>
          <w:rFonts w:asciiTheme="majorBidi" w:hAnsiTheme="majorBidi" w:cstheme="majorBidi"/>
          <w:color w:val="000000"/>
          <w:sz w:val="20"/>
          <w:szCs w:val="20"/>
        </w:rPr>
        <w:t>,</w:t>
      </w:r>
      <w:r w:rsidRPr="003752F7">
        <w:rPr>
          <w:rFonts w:asciiTheme="majorBidi" w:hAnsiTheme="majorBidi" w:cstheme="majorBidi"/>
          <w:color w:val="000000"/>
          <w:sz w:val="20"/>
          <w:szCs w:val="20"/>
        </w:rPr>
        <w:t xml:space="preserve"> and</w:t>
      </w:r>
      <w:r w:rsidR="00706AA3" w:rsidRPr="003752F7">
        <w:rPr>
          <w:rFonts w:asciiTheme="majorBidi" w:hAnsiTheme="majorBidi" w:cstheme="majorBidi"/>
          <w:color w:val="000000"/>
          <w:sz w:val="20"/>
          <w:szCs w:val="20"/>
        </w:rPr>
        <w:t xml:space="preserve"> he would maintain that reputation in</w:t>
      </w:r>
      <w:r w:rsidRPr="003752F7">
        <w:rPr>
          <w:rFonts w:asciiTheme="majorBidi" w:hAnsiTheme="majorBidi" w:cstheme="majorBidi"/>
          <w:color w:val="000000"/>
          <w:sz w:val="20"/>
          <w:szCs w:val="20"/>
        </w:rPr>
        <w:t xml:space="preserve"> later times. Ibn Ḥajar al-‘Asqalānī (d. 852/1449) held that no Muslim </w:t>
      </w:r>
      <w:r w:rsidR="00706AA3"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cientist of al-Taftāzānī’s stature appeared in the Muslim East after his death. He died in Samarqand and was buried </w:t>
      </w:r>
      <w:r w:rsidR="009B501D">
        <w:rPr>
          <w:rFonts w:asciiTheme="majorBidi" w:hAnsiTheme="majorBidi" w:cstheme="majorBidi"/>
          <w:color w:val="000000"/>
          <w:sz w:val="20"/>
          <w:szCs w:val="20"/>
        </w:rPr>
        <w:t xml:space="preserve">not far away </w:t>
      </w:r>
      <w:r w:rsidRPr="003752F7">
        <w:rPr>
          <w:rFonts w:asciiTheme="majorBidi" w:hAnsiTheme="majorBidi" w:cstheme="majorBidi"/>
          <w:color w:val="000000"/>
          <w:sz w:val="20"/>
          <w:szCs w:val="20"/>
        </w:rPr>
        <w:t>in Sarakhs.</w:t>
      </w:r>
    </w:p>
  </w:footnote>
  <w:footnote w:id="219">
    <w:p w14:paraId="26D83D7E" w14:textId="512D0071" w:rsidR="00E86172" w:rsidRPr="003752F7" w:rsidRDefault="00E86172" w:rsidP="00E86172">
      <w:pPr>
        <w:autoSpaceDE w:val="0"/>
        <w:autoSpaceDN w:val="0"/>
        <w:adjustRightInd w:val="0"/>
        <w:rPr>
          <w:rFonts w:asciiTheme="majorBidi" w:hAnsiTheme="majorBidi" w:cstheme="majorBidi"/>
          <w:color w:val="000000"/>
          <w:sz w:val="20"/>
          <w:szCs w:val="20"/>
        </w:rPr>
      </w:pPr>
      <w:r w:rsidRPr="003752F7">
        <w:rPr>
          <w:rStyle w:val="FootnoteReference"/>
          <w:sz w:val="20"/>
          <w:szCs w:val="20"/>
        </w:rPr>
        <w:footnoteRef/>
      </w:r>
      <w:r w:rsidRPr="003752F7">
        <w:rPr>
          <w:sz w:val="20"/>
          <w:szCs w:val="20"/>
        </w:rPr>
        <w:t xml:space="preserve"> </w:t>
      </w:r>
      <w:r w:rsidRPr="003752F7">
        <w:rPr>
          <w:rFonts w:asciiTheme="majorBidi" w:hAnsiTheme="majorBidi" w:cstheme="majorBidi"/>
          <w:b/>
          <w:bCs/>
          <w:color w:val="000000"/>
          <w:sz w:val="20"/>
          <w:szCs w:val="20"/>
        </w:rPr>
        <w:t>Al-Sayyid al-Sharīf al-Jurjānī</w:t>
      </w:r>
      <w:r w:rsidRPr="003752F7">
        <w:rPr>
          <w:rFonts w:asciiTheme="majorBidi" w:hAnsiTheme="majorBidi" w:cstheme="majorBidi"/>
          <w:b/>
          <w:bCs/>
          <w:color w:val="18191A"/>
          <w:sz w:val="20"/>
          <w:szCs w:val="20"/>
        </w:rPr>
        <w:t xml:space="preserve"> </w:t>
      </w:r>
      <w:r w:rsidRPr="003752F7">
        <w:rPr>
          <w:rFonts w:asciiTheme="majorBidi" w:hAnsiTheme="majorBidi" w:cstheme="majorBidi"/>
          <w:color w:val="000000"/>
          <w:sz w:val="20"/>
          <w:szCs w:val="20"/>
        </w:rPr>
        <w:t>(d. 816/1414) or, more fully, al-Sayyid al-Sharīf</w:t>
      </w:r>
      <w:r w:rsidRPr="003752F7">
        <w:rPr>
          <w:rFonts w:asciiTheme="majorBidi" w:hAnsiTheme="majorBidi" w:cstheme="majorBidi"/>
          <w:color w:val="18191A"/>
          <w:sz w:val="20"/>
          <w:szCs w:val="20"/>
        </w:rPr>
        <w:t xml:space="preserve"> Al</w:t>
      </w:r>
      <w:r w:rsidRPr="003752F7">
        <w:rPr>
          <w:rFonts w:asciiTheme="majorBidi" w:hAnsiTheme="majorBidi" w:cstheme="majorBidi"/>
          <w:color w:val="000000"/>
          <w:sz w:val="20"/>
          <w:szCs w:val="20"/>
        </w:rPr>
        <w:t xml:space="preserve">ī </w:t>
      </w:r>
      <w:r w:rsidRPr="003752F7">
        <w:rPr>
          <w:rFonts w:asciiTheme="majorBidi" w:hAnsiTheme="majorBidi" w:cstheme="majorBidi"/>
          <w:color w:val="18191A"/>
          <w:sz w:val="20"/>
          <w:szCs w:val="20"/>
        </w:rPr>
        <w:t xml:space="preserve">ibn </w:t>
      </w:r>
      <w:r w:rsidRPr="003752F7">
        <w:rPr>
          <w:rFonts w:asciiTheme="majorBidi" w:hAnsiTheme="majorBidi" w:cstheme="majorBidi"/>
          <w:color w:val="000000"/>
          <w:sz w:val="20"/>
          <w:szCs w:val="20"/>
        </w:rPr>
        <w:t xml:space="preserve">Muḥammad al-Jurjānī was a brilliant Scholar and a copious author of more than fifty works. He was an accomplished </w:t>
      </w:r>
      <w:r w:rsidR="00B35427"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cholar of </w:t>
      </w:r>
      <w:r w:rsidRPr="003752F7">
        <w:rPr>
          <w:rFonts w:asciiTheme="majorBidi" w:hAnsiTheme="majorBidi" w:cstheme="majorBidi"/>
          <w:i/>
          <w:iCs/>
          <w:sz w:val="20"/>
          <w:szCs w:val="20"/>
        </w:rPr>
        <w:t>Ḥadīth</w:t>
      </w:r>
      <w:r w:rsidRPr="003752F7">
        <w:rPr>
          <w:rFonts w:asciiTheme="majorBidi" w:hAnsiTheme="majorBidi" w:cstheme="majorBidi"/>
          <w:color w:val="000000"/>
          <w:sz w:val="20"/>
          <w:szCs w:val="20"/>
        </w:rPr>
        <w:t xml:space="preserve">, and a </w:t>
      </w:r>
      <w:r w:rsidR="00B35427" w:rsidRPr="003752F7">
        <w:rPr>
          <w:rFonts w:asciiTheme="majorBidi" w:hAnsiTheme="majorBidi" w:cstheme="majorBidi"/>
          <w:color w:val="000000"/>
          <w:sz w:val="20"/>
          <w:szCs w:val="20"/>
        </w:rPr>
        <w:t>Master of the highest caliber in the Sciences of Divinity</w:t>
      </w:r>
      <w:r w:rsidRPr="003752F7">
        <w:rPr>
          <w:rFonts w:asciiTheme="majorBidi" w:hAnsiTheme="majorBidi" w:cstheme="majorBidi"/>
          <w:color w:val="000000"/>
          <w:sz w:val="20"/>
          <w:szCs w:val="20"/>
        </w:rPr>
        <w:t>, Metaphysi</w:t>
      </w:r>
      <w:r w:rsidR="00B35427" w:rsidRPr="003752F7">
        <w:rPr>
          <w:rFonts w:asciiTheme="majorBidi" w:hAnsiTheme="majorBidi" w:cstheme="majorBidi"/>
          <w:color w:val="000000"/>
          <w:sz w:val="20"/>
          <w:szCs w:val="20"/>
        </w:rPr>
        <w:t>cs</w:t>
      </w:r>
      <w:r w:rsidRPr="003752F7">
        <w:rPr>
          <w:rFonts w:asciiTheme="majorBidi" w:hAnsiTheme="majorBidi" w:cstheme="majorBidi"/>
          <w:color w:val="000000"/>
          <w:sz w:val="20"/>
          <w:szCs w:val="20"/>
        </w:rPr>
        <w:t>, and Logic. Al-Jurjānī was born in Sunn</w:t>
      </w:r>
      <w:r w:rsidRPr="003752F7">
        <w:rPr>
          <w:rFonts w:asciiTheme="majorBidi" w:hAnsiTheme="majorBidi" w:cstheme="majorBidi"/>
          <w:sz w:val="20"/>
          <w:szCs w:val="20"/>
        </w:rPr>
        <w:t>ī</w:t>
      </w:r>
      <w:r w:rsidRPr="003752F7">
        <w:rPr>
          <w:rFonts w:asciiTheme="majorBidi" w:hAnsiTheme="majorBidi" w:cstheme="majorBidi"/>
          <w:color w:val="000000"/>
          <w:sz w:val="20"/>
          <w:szCs w:val="20"/>
        </w:rPr>
        <w:t xml:space="preserve"> Iran near Astarābād, not far from the Southeastern corner of the Caspian Sea. He later taught in the city of Shīrāz. </w:t>
      </w:r>
      <w:r w:rsidR="00B35427" w:rsidRPr="003752F7">
        <w:rPr>
          <w:rFonts w:asciiTheme="majorBidi" w:hAnsiTheme="majorBidi" w:cstheme="majorBidi"/>
          <w:color w:val="000000"/>
          <w:sz w:val="20"/>
          <w:szCs w:val="20"/>
        </w:rPr>
        <w:t>Al-Jurjānī</w:t>
      </w:r>
      <w:r w:rsidRPr="003752F7">
        <w:rPr>
          <w:rFonts w:asciiTheme="majorBidi" w:hAnsiTheme="majorBidi" w:cstheme="majorBidi"/>
          <w:color w:val="000000"/>
          <w:sz w:val="20"/>
          <w:szCs w:val="20"/>
        </w:rPr>
        <w:t xml:space="preserve"> is best known for his book </w:t>
      </w:r>
      <w:r w:rsidRPr="003752F7">
        <w:rPr>
          <w:rFonts w:asciiTheme="majorBidi" w:hAnsiTheme="majorBidi" w:cstheme="majorBidi"/>
          <w:i/>
          <w:iCs/>
          <w:color w:val="000000"/>
          <w:sz w:val="20"/>
          <w:szCs w:val="20"/>
        </w:rPr>
        <w:t xml:space="preserve">The Definitions </w:t>
      </w:r>
      <w:r w:rsidRPr="003752F7">
        <w:rPr>
          <w:rFonts w:asciiTheme="majorBidi" w:hAnsiTheme="majorBidi" w:cstheme="majorBidi"/>
          <w:color w:val="000000"/>
          <w:sz w:val="20"/>
          <w:szCs w:val="20"/>
        </w:rPr>
        <w:t>(</w:t>
      </w:r>
      <w:r w:rsidRPr="003752F7">
        <w:rPr>
          <w:rFonts w:asciiTheme="majorBidi" w:hAnsiTheme="majorBidi" w:cstheme="majorBidi"/>
          <w:i/>
          <w:iCs/>
          <w:color w:val="000000"/>
          <w:sz w:val="20"/>
          <w:szCs w:val="20"/>
        </w:rPr>
        <w:t>Kit</w:t>
      </w:r>
      <w:r w:rsidRPr="003752F7">
        <w:rPr>
          <w:rFonts w:asciiTheme="majorBidi" w:hAnsiTheme="majorBidi" w:cstheme="majorBidi"/>
          <w:i/>
          <w:iCs/>
          <w:color w:val="18191A"/>
          <w:sz w:val="20"/>
          <w:szCs w:val="20"/>
        </w:rPr>
        <w:t>ā</w:t>
      </w:r>
      <w:r w:rsidRPr="003752F7">
        <w:rPr>
          <w:rFonts w:asciiTheme="majorBidi" w:hAnsiTheme="majorBidi" w:cstheme="majorBidi"/>
          <w:i/>
          <w:iCs/>
          <w:color w:val="000000"/>
          <w:sz w:val="20"/>
          <w:szCs w:val="20"/>
        </w:rPr>
        <w:t>b al-</w:t>
      </w:r>
      <w:r w:rsidRPr="003752F7">
        <w:rPr>
          <w:rFonts w:asciiTheme="majorBidi" w:hAnsiTheme="majorBidi" w:cstheme="majorBidi"/>
          <w:i/>
          <w:iCs/>
          <w:color w:val="18191A"/>
          <w:sz w:val="20"/>
          <w:szCs w:val="20"/>
        </w:rPr>
        <w:t>Ta</w:t>
      </w:r>
      <w:r w:rsidRPr="003752F7">
        <w:rPr>
          <w:rFonts w:asciiTheme="majorBidi" w:hAnsiTheme="majorBidi" w:cstheme="majorBidi"/>
          <w:color w:val="18191A"/>
          <w:sz w:val="20"/>
          <w:szCs w:val="20"/>
        </w:rPr>
        <w:t>‘</w:t>
      </w:r>
      <w:r w:rsidRPr="003752F7">
        <w:rPr>
          <w:rFonts w:asciiTheme="majorBidi" w:hAnsiTheme="majorBidi" w:cstheme="majorBidi"/>
          <w:i/>
          <w:iCs/>
          <w:color w:val="18191A"/>
          <w:sz w:val="20"/>
          <w:szCs w:val="20"/>
        </w:rPr>
        <w:t>rīfāt</w:t>
      </w:r>
      <w:r w:rsidRPr="003752F7">
        <w:rPr>
          <w:rFonts w:asciiTheme="majorBidi" w:hAnsiTheme="majorBidi" w:cstheme="majorBidi"/>
          <w:color w:val="000000"/>
          <w:sz w:val="20"/>
          <w:szCs w:val="20"/>
        </w:rPr>
        <w:t xml:space="preserve">), which defines the technical vocabulary of the Islamic </w:t>
      </w:r>
      <w:r w:rsidR="00B35427"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ciences, but he also made many other contributions to the Corrective Tradition.</w:t>
      </w:r>
    </w:p>
  </w:footnote>
  <w:footnote w:id="220">
    <w:p w14:paraId="50BBE044" w14:textId="5D0BC3C9" w:rsidR="00E86172" w:rsidRPr="003752F7" w:rsidRDefault="00E86172" w:rsidP="00E86172">
      <w:pPr>
        <w:autoSpaceDE w:val="0"/>
        <w:autoSpaceDN w:val="0"/>
        <w:adjustRightInd w:val="0"/>
        <w:rPr>
          <w:rFonts w:asciiTheme="majorBidi"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000000"/>
          <w:sz w:val="20"/>
          <w:szCs w:val="20"/>
        </w:rPr>
        <w:t xml:space="preserve">Mullā al-Fanārī </w:t>
      </w:r>
      <w:r w:rsidRPr="003752F7">
        <w:rPr>
          <w:rFonts w:asciiTheme="majorBidi" w:hAnsiTheme="majorBidi" w:cstheme="majorBidi"/>
          <w:color w:val="000000"/>
          <w:sz w:val="20"/>
          <w:szCs w:val="20"/>
        </w:rPr>
        <w:t xml:space="preserve">(d. 831/1431) or, more fully, </w:t>
      </w:r>
      <w:r w:rsidRPr="003752F7">
        <w:rPr>
          <w:rFonts w:asciiTheme="majorBidi" w:hAnsiTheme="majorBidi" w:cstheme="majorBidi"/>
          <w:color w:val="131314"/>
          <w:sz w:val="20"/>
          <w:szCs w:val="20"/>
        </w:rPr>
        <w:t>Mull</w:t>
      </w:r>
      <w:r w:rsidRPr="003752F7">
        <w:rPr>
          <w:rFonts w:asciiTheme="majorBidi" w:hAnsiTheme="majorBidi" w:cstheme="majorBidi"/>
          <w:color w:val="000000"/>
          <w:sz w:val="20"/>
          <w:szCs w:val="20"/>
        </w:rPr>
        <w:t>ā</w:t>
      </w:r>
      <w:r w:rsidRPr="003752F7">
        <w:rPr>
          <w:rFonts w:asciiTheme="majorBidi" w:hAnsiTheme="majorBidi" w:cstheme="majorBidi"/>
          <w:color w:val="131314"/>
          <w:sz w:val="20"/>
          <w:szCs w:val="20"/>
        </w:rPr>
        <w:t xml:space="preserve"> Shams-al-D</w:t>
      </w:r>
      <w:r w:rsidRPr="003752F7">
        <w:rPr>
          <w:rFonts w:asciiTheme="majorBidi" w:hAnsiTheme="majorBidi" w:cstheme="majorBidi"/>
          <w:sz w:val="20"/>
          <w:szCs w:val="20"/>
        </w:rPr>
        <w:t>ī</w:t>
      </w:r>
      <w:r w:rsidRPr="003752F7">
        <w:rPr>
          <w:rFonts w:asciiTheme="majorBidi" w:hAnsiTheme="majorBidi" w:cstheme="majorBidi"/>
          <w:color w:val="131314"/>
          <w:sz w:val="20"/>
          <w:szCs w:val="20"/>
        </w:rPr>
        <w:t xml:space="preserve">n </w:t>
      </w:r>
      <w:r w:rsidRPr="003752F7">
        <w:rPr>
          <w:rFonts w:asciiTheme="majorBidi" w:hAnsiTheme="majorBidi" w:cstheme="majorBidi"/>
          <w:sz w:val="20"/>
          <w:szCs w:val="20"/>
        </w:rPr>
        <w:t>Muḥammad</w:t>
      </w:r>
      <w:r w:rsidRPr="003752F7">
        <w:rPr>
          <w:rFonts w:asciiTheme="majorBidi" w:hAnsiTheme="majorBidi" w:cstheme="majorBidi"/>
          <w:color w:val="131314"/>
          <w:sz w:val="20"/>
          <w:szCs w:val="20"/>
        </w:rPr>
        <w:t xml:space="preserve"> ibn </w:t>
      </w:r>
      <w:r w:rsidRPr="003752F7">
        <w:rPr>
          <w:rFonts w:asciiTheme="majorBidi" w:hAnsiTheme="majorBidi" w:cstheme="majorBidi"/>
          <w:sz w:val="20"/>
          <w:szCs w:val="20"/>
        </w:rPr>
        <w:t>Ḥ</w:t>
      </w:r>
      <w:r w:rsidRPr="003752F7">
        <w:rPr>
          <w:rFonts w:asciiTheme="majorBidi" w:hAnsiTheme="majorBidi" w:cstheme="majorBidi"/>
          <w:color w:val="131314"/>
          <w:sz w:val="20"/>
          <w:szCs w:val="20"/>
        </w:rPr>
        <w:t>amza al-Fan</w:t>
      </w:r>
      <w:r w:rsidRPr="003752F7">
        <w:rPr>
          <w:rFonts w:asciiTheme="majorBidi" w:hAnsiTheme="majorBidi" w:cstheme="majorBidi"/>
          <w:color w:val="000000"/>
          <w:sz w:val="20"/>
          <w:szCs w:val="20"/>
        </w:rPr>
        <w:t>ā</w:t>
      </w:r>
      <w:r w:rsidRPr="003752F7">
        <w:rPr>
          <w:rFonts w:asciiTheme="majorBidi" w:hAnsiTheme="majorBidi" w:cstheme="majorBidi"/>
          <w:color w:val="131314"/>
          <w:sz w:val="20"/>
          <w:szCs w:val="20"/>
        </w:rPr>
        <w:t>r</w:t>
      </w:r>
      <w:r w:rsidRPr="003752F7">
        <w:rPr>
          <w:rFonts w:asciiTheme="majorBidi" w:hAnsiTheme="majorBidi" w:cstheme="majorBidi"/>
          <w:sz w:val="20"/>
          <w:szCs w:val="20"/>
        </w:rPr>
        <w:t xml:space="preserve">ī ranks as one of the greatest and most insightful Scholars of the Mature Tradition. His family history and place of birth are not known with certainty, </w:t>
      </w:r>
      <w:r w:rsidR="00B35427" w:rsidRPr="003752F7">
        <w:rPr>
          <w:rFonts w:asciiTheme="majorBidi" w:hAnsiTheme="majorBidi" w:cstheme="majorBidi"/>
          <w:sz w:val="20"/>
          <w:szCs w:val="20"/>
        </w:rPr>
        <w:t>but</w:t>
      </w:r>
      <w:r w:rsidRPr="003752F7">
        <w:rPr>
          <w:rFonts w:asciiTheme="majorBidi" w:hAnsiTheme="majorBidi" w:cstheme="majorBidi"/>
          <w:sz w:val="20"/>
          <w:szCs w:val="20"/>
        </w:rPr>
        <w:t xml:space="preserve"> his family probably hailed from Central Asia</w:t>
      </w:r>
      <w:r w:rsidR="00B35427" w:rsidRPr="003752F7">
        <w:rPr>
          <w:rFonts w:asciiTheme="majorBidi" w:hAnsiTheme="majorBidi" w:cstheme="majorBidi"/>
          <w:sz w:val="20"/>
          <w:szCs w:val="20"/>
        </w:rPr>
        <w:t>,</w:t>
      </w:r>
      <w:r w:rsidRPr="003752F7">
        <w:rPr>
          <w:rFonts w:asciiTheme="majorBidi" w:hAnsiTheme="majorBidi" w:cstheme="majorBidi"/>
          <w:sz w:val="20"/>
          <w:szCs w:val="20"/>
        </w:rPr>
        <w:t xml:space="preserve"> later settl</w:t>
      </w:r>
      <w:r w:rsidR="00B35427" w:rsidRPr="003752F7">
        <w:rPr>
          <w:rFonts w:asciiTheme="majorBidi" w:hAnsiTheme="majorBidi" w:cstheme="majorBidi"/>
          <w:sz w:val="20"/>
          <w:szCs w:val="20"/>
        </w:rPr>
        <w:t>ing</w:t>
      </w:r>
      <w:r w:rsidRPr="003752F7">
        <w:rPr>
          <w:rFonts w:asciiTheme="majorBidi" w:hAnsiTheme="majorBidi" w:cstheme="majorBidi"/>
          <w:sz w:val="20"/>
          <w:szCs w:val="20"/>
        </w:rPr>
        <w:t xml:space="preserve"> in Bursa. </w:t>
      </w:r>
      <w:r w:rsidRPr="003752F7">
        <w:rPr>
          <w:rFonts w:asciiTheme="majorBidi" w:hAnsiTheme="majorBidi" w:cstheme="majorBidi"/>
          <w:color w:val="000000"/>
          <w:sz w:val="20"/>
          <w:szCs w:val="20"/>
        </w:rPr>
        <w:t xml:space="preserve">Mullā al-Fanārī is widely </w:t>
      </w:r>
      <w:r w:rsidRPr="003752F7">
        <w:rPr>
          <w:rFonts w:asciiTheme="majorBidi" w:hAnsiTheme="majorBidi" w:cstheme="majorBidi"/>
          <w:sz w:val="20"/>
          <w:szCs w:val="20"/>
        </w:rPr>
        <w:t>regarded as the first “Shaykh-al-Isl</w:t>
      </w:r>
      <w:r w:rsidRPr="003752F7">
        <w:rPr>
          <w:rFonts w:asciiTheme="majorBidi" w:hAnsiTheme="majorBidi" w:cstheme="majorBidi"/>
          <w:color w:val="000000"/>
          <w:sz w:val="20"/>
          <w:szCs w:val="20"/>
        </w:rPr>
        <w:t>ā</w:t>
      </w:r>
      <w:r w:rsidRPr="003752F7">
        <w:rPr>
          <w:rFonts w:asciiTheme="majorBidi" w:hAnsiTheme="majorBidi" w:cstheme="majorBidi"/>
          <w:sz w:val="20"/>
          <w:szCs w:val="20"/>
        </w:rPr>
        <w:t>m” of the Ottoman Empire</w:t>
      </w:r>
      <w:r w:rsidR="00B35427" w:rsidRPr="003752F7">
        <w:rPr>
          <w:rFonts w:asciiTheme="majorBidi" w:hAnsiTheme="majorBidi" w:cstheme="majorBidi"/>
          <w:sz w:val="20"/>
          <w:szCs w:val="20"/>
        </w:rPr>
        <w:t>, and immensely important institutional position, which we will discuss in Volume Four</w:t>
      </w:r>
      <w:r w:rsidR="00F019E6" w:rsidRPr="003752F7">
        <w:rPr>
          <w:rFonts w:asciiTheme="majorBidi" w:hAnsiTheme="majorBidi" w:cstheme="majorBidi"/>
          <w:sz w:val="20"/>
          <w:szCs w:val="20"/>
        </w:rPr>
        <w:t xml:space="preserve"> in our treatment of the “balance of powers” in Sunn</w:t>
      </w:r>
      <w:r w:rsidR="00F019E6" w:rsidRPr="003752F7">
        <w:rPr>
          <w:rFonts w:asciiTheme="majorBidi" w:hAnsiTheme="majorBidi" w:cstheme="majorBidi"/>
          <w:color w:val="000000"/>
          <w:sz w:val="20"/>
          <w:szCs w:val="20"/>
        </w:rPr>
        <w:t>ī Islam between the Scholars and Sufi Masters—on the one hand—and the State and Army, on the other</w:t>
      </w:r>
      <w:r w:rsidRPr="003752F7">
        <w:rPr>
          <w:rFonts w:asciiTheme="majorBidi" w:hAnsiTheme="majorBidi" w:cstheme="majorBidi"/>
          <w:sz w:val="20"/>
          <w:szCs w:val="20"/>
        </w:rPr>
        <w:t xml:space="preserve">. Sultan Murad II (d. </w:t>
      </w:r>
      <w:r w:rsidRPr="003752F7">
        <w:rPr>
          <w:rFonts w:asciiTheme="majorBidi" w:hAnsiTheme="majorBidi" w:cstheme="majorBidi"/>
          <w:color w:val="131314"/>
          <w:sz w:val="20"/>
          <w:szCs w:val="20"/>
        </w:rPr>
        <w:t xml:space="preserve">855/1451) appointed </w:t>
      </w:r>
      <w:r w:rsidR="00F019E6" w:rsidRPr="003752F7">
        <w:rPr>
          <w:rFonts w:asciiTheme="majorBidi" w:hAnsiTheme="majorBidi" w:cstheme="majorBidi"/>
          <w:color w:val="000000"/>
          <w:sz w:val="20"/>
          <w:szCs w:val="20"/>
        </w:rPr>
        <w:t>Mullā al-Fanārī</w:t>
      </w:r>
      <w:r w:rsidRPr="003752F7">
        <w:rPr>
          <w:rFonts w:asciiTheme="majorBidi" w:hAnsiTheme="majorBidi" w:cstheme="majorBidi"/>
          <w:color w:val="131314"/>
          <w:sz w:val="20"/>
          <w:szCs w:val="20"/>
        </w:rPr>
        <w:t xml:space="preserve"> as the First Judge of the Ottoman Army (</w:t>
      </w:r>
      <w:r w:rsidRPr="003752F7">
        <w:rPr>
          <w:rFonts w:asciiTheme="majorBidi" w:hAnsiTheme="majorBidi" w:cstheme="majorBidi"/>
          <w:i/>
          <w:iCs/>
          <w:color w:val="131314"/>
          <w:sz w:val="20"/>
          <w:szCs w:val="20"/>
        </w:rPr>
        <w:t>Q</w:t>
      </w:r>
      <w:r w:rsidRPr="003752F7">
        <w:rPr>
          <w:rFonts w:asciiTheme="majorBidi" w:hAnsiTheme="majorBidi" w:cstheme="majorBidi"/>
          <w:i/>
          <w:iCs/>
          <w:sz w:val="20"/>
          <w:szCs w:val="20"/>
        </w:rPr>
        <w:t>āḍī</w:t>
      </w:r>
      <w:r w:rsidRPr="003752F7">
        <w:rPr>
          <w:rFonts w:asciiTheme="majorBidi" w:hAnsiTheme="majorBidi" w:cstheme="majorBidi"/>
          <w:i/>
          <w:iCs/>
          <w:color w:val="131314"/>
          <w:sz w:val="20"/>
          <w:szCs w:val="20"/>
        </w:rPr>
        <w:t xml:space="preserve"> al-‘Askar</w:t>
      </w:r>
      <w:r w:rsidRPr="003752F7">
        <w:rPr>
          <w:rFonts w:asciiTheme="majorBidi" w:hAnsiTheme="majorBidi" w:cstheme="majorBidi"/>
          <w:color w:val="131314"/>
          <w:sz w:val="20"/>
          <w:szCs w:val="20"/>
        </w:rPr>
        <w:t xml:space="preserve">) in </w:t>
      </w:r>
      <w:r w:rsidR="00E22211" w:rsidRPr="003752F7">
        <w:rPr>
          <w:rFonts w:asciiTheme="majorBidi" w:hAnsiTheme="majorBidi" w:cstheme="majorBidi"/>
          <w:color w:val="131314"/>
          <w:sz w:val="20"/>
          <w:szCs w:val="20"/>
        </w:rPr>
        <w:t>827/</w:t>
      </w:r>
      <w:r w:rsidRPr="003752F7">
        <w:rPr>
          <w:rFonts w:asciiTheme="majorBidi" w:hAnsiTheme="majorBidi" w:cstheme="majorBidi"/>
          <w:color w:val="131314"/>
          <w:sz w:val="20"/>
          <w:szCs w:val="20"/>
        </w:rPr>
        <w:t>1424, and</w:t>
      </w:r>
      <w:r w:rsidR="00E22211" w:rsidRPr="003752F7">
        <w:rPr>
          <w:rFonts w:asciiTheme="majorBidi" w:hAnsiTheme="majorBidi" w:cstheme="majorBidi"/>
          <w:color w:val="131314"/>
          <w:sz w:val="20"/>
          <w:szCs w:val="20"/>
        </w:rPr>
        <w:t xml:space="preserve"> it was</w:t>
      </w:r>
      <w:r w:rsidRPr="003752F7">
        <w:rPr>
          <w:rFonts w:asciiTheme="majorBidi" w:hAnsiTheme="majorBidi" w:cstheme="majorBidi"/>
          <w:color w:val="131314"/>
          <w:sz w:val="20"/>
          <w:szCs w:val="20"/>
        </w:rPr>
        <w:t xml:space="preserve"> that position</w:t>
      </w:r>
      <w:r w:rsidR="00E22211" w:rsidRPr="003752F7">
        <w:rPr>
          <w:rFonts w:asciiTheme="majorBidi" w:hAnsiTheme="majorBidi" w:cstheme="majorBidi"/>
          <w:color w:val="131314"/>
          <w:sz w:val="20"/>
          <w:szCs w:val="20"/>
        </w:rPr>
        <w:t xml:space="preserve"> which</w:t>
      </w:r>
      <w:r w:rsidRPr="003752F7">
        <w:rPr>
          <w:rFonts w:asciiTheme="majorBidi" w:hAnsiTheme="majorBidi" w:cstheme="majorBidi"/>
          <w:color w:val="131314"/>
          <w:sz w:val="20"/>
          <w:szCs w:val="20"/>
        </w:rPr>
        <w:t xml:space="preserve"> later evolved</w:t>
      </w:r>
      <w:r w:rsidR="00E22211" w:rsidRPr="003752F7">
        <w:rPr>
          <w:rFonts w:asciiTheme="majorBidi" w:hAnsiTheme="majorBidi" w:cstheme="majorBidi"/>
          <w:sz w:val="20"/>
          <w:szCs w:val="20"/>
        </w:rPr>
        <w:t xml:space="preserve"> during the next century</w:t>
      </w:r>
      <w:r w:rsidRPr="003752F7">
        <w:rPr>
          <w:rFonts w:asciiTheme="majorBidi" w:hAnsiTheme="majorBidi" w:cstheme="majorBidi"/>
          <w:color w:val="131314"/>
          <w:sz w:val="20"/>
          <w:szCs w:val="20"/>
        </w:rPr>
        <w:t xml:space="preserve"> into the all-important office of “</w:t>
      </w:r>
      <w:r w:rsidRPr="003752F7">
        <w:rPr>
          <w:rFonts w:asciiTheme="majorBidi" w:hAnsiTheme="majorBidi" w:cstheme="majorBidi"/>
          <w:sz w:val="20"/>
          <w:szCs w:val="20"/>
        </w:rPr>
        <w:t>Shaykh-al-Isl</w:t>
      </w:r>
      <w:r w:rsidRPr="003752F7">
        <w:rPr>
          <w:rFonts w:asciiTheme="majorBidi" w:hAnsiTheme="majorBidi" w:cstheme="majorBidi"/>
          <w:color w:val="000000"/>
          <w:sz w:val="20"/>
          <w:szCs w:val="20"/>
        </w:rPr>
        <w:t>ā</w:t>
      </w:r>
      <w:r w:rsidRPr="003752F7">
        <w:rPr>
          <w:rFonts w:asciiTheme="majorBidi" w:hAnsiTheme="majorBidi" w:cstheme="majorBidi"/>
          <w:sz w:val="20"/>
          <w:szCs w:val="20"/>
        </w:rPr>
        <w:t>m</w:t>
      </w:r>
      <w:r w:rsidR="00E22211" w:rsidRPr="003752F7">
        <w:rPr>
          <w:rFonts w:asciiTheme="majorBidi" w:hAnsiTheme="majorBidi" w:cstheme="majorBidi"/>
          <w:sz w:val="20"/>
          <w:szCs w:val="20"/>
        </w:rPr>
        <w:t>.</w:t>
      </w:r>
      <w:r w:rsidRPr="003752F7">
        <w:rPr>
          <w:rFonts w:asciiTheme="majorBidi" w:hAnsiTheme="majorBidi" w:cstheme="majorBidi"/>
          <w:sz w:val="20"/>
          <w:szCs w:val="20"/>
        </w:rPr>
        <w:t>”</w:t>
      </w:r>
      <w:r w:rsidR="00E22211" w:rsidRPr="003752F7">
        <w:rPr>
          <w:rFonts w:asciiTheme="majorBidi" w:hAnsiTheme="majorBidi" w:cstheme="majorBidi"/>
          <w:sz w:val="20"/>
          <w:szCs w:val="20"/>
        </w:rPr>
        <w:t xml:space="preserve"> </w:t>
      </w:r>
      <w:r w:rsidRPr="003752F7">
        <w:rPr>
          <w:rFonts w:asciiTheme="majorBidi" w:hAnsiTheme="majorBidi" w:cstheme="majorBidi"/>
          <w:sz w:val="20"/>
          <w:szCs w:val="20"/>
        </w:rPr>
        <w:t>While serving as a Judge,</w:t>
      </w:r>
      <w:r w:rsidRPr="003752F7">
        <w:rPr>
          <w:rFonts w:asciiTheme="majorBidi" w:hAnsiTheme="majorBidi" w:cstheme="majorBidi"/>
          <w:color w:val="000000"/>
          <w:sz w:val="20"/>
          <w:szCs w:val="20"/>
        </w:rPr>
        <w:t xml:space="preserve"> Mullā al-Fanārī continued to teach as a </w:t>
      </w:r>
      <w:r w:rsidR="00E22211" w:rsidRPr="003752F7">
        <w:rPr>
          <w:rFonts w:asciiTheme="majorBidi" w:hAnsiTheme="majorBidi" w:cstheme="majorBidi"/>
          <w:color w:val="000000"/>
          <w:sz w:val="20"/>
          <w:szCs w:val="20"/>
        </w:rPr>
        <w:t>P</w:t>
      </w:r>
      <w:r w:rsidRPr="003752F7">
        <w:rPr>
          <w:rFonts w:asciiTheme="majorBidi" w:hAnsiTheme="majorBidi" w:cstheme="majorBidi"/>
          <w:color w:val="000000"/>
          <w:sz w:val="20"/>
          <w:szCs w:val="20"/>
        </w:rPr>
        <w:t>rofessor in the Ottoman collegiate system.</w:t>
      </w:r>
      <w:r w:rsidRPr="003752F7">
        <w:rPr>
          <w:rFonts w:asciiTheme="majorBidi" w:hAnsiTheme="majorBidi" w:cstheme="majorBidi"/>
          <w:sz w:val="20"/>
          <w:szCs w:val="20"/>
        </w:rPr>
        <w:t xml:space="preserve"> Al-</w:t>
      </w:r>
      <w:r w:rsidRPr="003752F7">
        <w:rPr>
          <w:rFonts w:asciiTheme="majorBidi" w:hAnsiTheme="majorBidi" w:cstheme="majorBidi"/>
          <w:color w:val="000000"/>
          <w:sz w:val="20"/>
          <w:szCs w:val="20"/>
        </w:rPr>
        <w:t xml:space="preserve">Fanārī was a profound Islamic Scholar, Master of the </w:t>
      </w:r>
      <w:r w:rsidR="00E22211" w:rsidRPr="003752F7">
        <w:rPr>
          <w:rFonts w:asciiTheme="majorBidi" w:hAnsiTheme="majorBidi" w:cstheme="majorBidi"/>
          <w:i/>
          <w:iCs/>
          <w:color w:val="000000"/>
          <w:sz w:val="20"/>
          <w:szCs w:val="20"/>
        </w:rPr>
        <w:t>Shar</w:t>
      </w:r>
      <w:r w:rsidR="00E22211" w:rsidRPr="003752F7">
        <w:rPr>
          <w:rFonts w:asciiTheme="majorBidi" w:hAnsiTheme="majorBidi" w:cstheme="majorBidi"/>
          <w:i/>
          <w:iCs/>
          <w:sz w:val="20"/>
          <w:szCs w:val="20"/>
        </w:rPr>
        <w:t>ī</w:t>
      </w:r>
      <w:r w:rsidR="00E22211" w:rsidRPr="003752F7">
        <w:rPr>
          <w:rFonts w:asciiTheme="majorBidi" w:hAnsiTheme="majorBidi" w:cstheme="majorBidi"/>
          <w:i/>
          <w:iCs/>
          <w:color w:val="000000"/>
          <w:sz w:val="20"/>
          <w:szCs w:val="20"/>
        </w:rPr>
        <w:t xml:space="preserve">‘a </w:t>
      </w:r>
      <w:r w:rsidR="00E22211" w:rsidRPr="003752F7">
        <w:rPr>
          <w:rFonts w:asciiTheme="majorBidi" w:hAnsiTheme="majorBidi" w:cstheme="majorBidi"/>
          <w:color w:val="000000"/>
          <w:sz w:val="20"/>
          <w:szCs w:val="20"/>
        </w:rPr>
        <w:t>Sciences</w:t>
      </w:r>
      <w:r w:rsidRPr="003752F7">
        <w:rPr>
          <w:rFonts w:asciiTheme="majorBidi" w:hAnsiTheme="majorBidi" w:cstheme="majorBidi"/>
          <w:color w:val="000000"/>
          <w:sz w:val="20"/>
          <w:szCs w:val="20"/>
        </w:rPr>
        <w:t xml:space="preserve">, </w:t>
      </w:r>
      <w:r w:rsidR="00E22211" w:rsidRPr="003752F7">
        <w:rPr>
          <w:rFonts w:asciiTheme="majorBidi" w:hAnsiTheme="majorBidi" w:cstheme="majorBidi"/>
          <w:color w:val="000000"/>
          <w:sz w:val="20"/>
          <w:szCs w:val="20"/>
        </w:rPr>
        <w:t>Divinity</w:t>
      </w:r>
      <w:r w:rsidRPr="003752F7">
        <w:rPr>
          <w:rFonts w:asciiTheme="majorBidi" w:hAnsiTheme="majorBidi" w:cstheme="majorBidi"/>
          <w:color w:val="000000"/>
          <w:sz w:val="20"/>
          <w:szCs w:val="20"/>
        </w:rPr>
        <w:t xml:space="preserve">, Metaphysics, and Logic. Publicly, he was primarily known for his work in Logic and </w:t>
      </w:r>
      <w:r w:rsidR="00E22211" w:rsidRPr="003752F7">
        <w:rPr>
          <w:rFonts w:asciiTheme="majorBidi" w:hAnsiTheme="majorBidi" w:cstheme="majorBidi"/>
          <w:i/>
          <w:iCs/>
          <w:color w:val="000000"/>
          <w:sz w:val="20"/>
          <w:szCs w:val="20"/>
        </w:rPr>
        <w:t>Shar</w:t>
      </w:r>
      <w:r w:rsidR="00E22211" w:rsidRPr="003752F7">
        <w:rPr>
          <w:rFonts w:asciiTheme="majorBidi" w:hAnsiTheme="majorBidi" w:cstheme="majorBidi"/>
          <w:i/>
          <w:iCs/>
          <w:sz w:val="20"/>
          <w:szCs w:val="20"/>
        </w:rPr>
        <w:t>ī</w:t>
      </w:r>
      <w:r w:rsidR="00E22211" w:rsidRPr="003752F7">
        <w:rPr>
          <w:rFonts w:asciiTheme="majorBidi" w:hAnsiTheme="majorBidi" w:cstheme="majorBidi"/>
          <w:i/>
          <w:iCs/>
          <w:color w:val="000000"/>
          <w:sz w:val="20"/>
          <w:szCs w:val="20"/>
        </w:rPr>
        <w:t>‘a</w:t>
      </w:r>
      <w:r w:rsidR="00E22211" w:rsidRPr="003752F7">
        <w:rPr>
          <w:rFonts w:asciiTheme="majorBidi" w:hAnsiTheme="majorBidi" w:cstheme="majorBidi"/>
          <w:color w:val="000000"/>
          <w:sz w:val="20"/>
          <w:szCs w:val="20"/>
        </w:rPr>
        <w:t xml:space="preserve"> </w:t>
      </w:r>
      <w:r w:rsidRPr="003752F7">
        <w:rPr>
          <w:rFonts w:asciiTheme="majorBidi" w:hAnsiTheme="majorBidi" w:cstheme="majorBidi"/>
          <w:color w:val="000000"/>
          <w:sz w:val="20"/>
          <w:szCs w:val="20"/>
        </w:rPr>
        <w:t xml:space="preserve">Jurisprudence. He wrote </w:t>
      </w:r>
      <w:r w:rsidR="00F019E6" w:rsidRPr="003752F7">
        <w:rPr>
          <w:rFonts w:asciiTheme="majorBidi" w:hAnsiTheme="majorBidi" w:cstheme="majorBidi"/>
          <w:i/>
          <w:iCs/>
          <w:color w:val="000000"/>
          <w:sz w:val="20"/>
          <w:szCs w:val="20"/>
        </w:rPr>
        <w:t>Fu</w:t>
      </w:r>
      <w:r w:rsidR="001C0C9A" w:rsidRPr="003752F7">
        <w:rPr>
          <w:rFonts w:asciiTheme="majorBidi" w:hAnsiTheme="majorBidi" w:cstheme="majorBidi"/>
          <w:i/>
          <w:iCs/>
          <w:sz w:val="20"/>
          <w:szCs w:val="20"/>
        </w:rPr>
        <w:t>ṣū</w:t>
      </w:r>
      <w:r w:rsidR="00F019E6" w:rsidRPr="003752F7">
        <w:rPr>
          <w:rFonts w:asciiTheme="majorBidi" w:hAnsiTheme="majorBidi" w:cstheme="majorBidi"/>
          <w:i/>
          <w:iCs/>
          <w:color w:val="000000"/>
          <w:sz w:val="20"/>
          <w:szCs w:val="20"/>
        </w:rPr>
        <w:t>l</w:t>
      </w:r>
      <w:r w:rsidRPr="003752F7">
        <w:rPr>
          <w:rFonts w:asciiTheme="majorBidi" w:hAnsiTheme="majorBidi" w:cstheme="majorBidi"/>
          <w:i/>
          <w:iCs/>
          <w:color w:val="000000"/>
          <w:sz w:val="20"/>
          <w:szCs w:val="20"/>
        </w:rPr>
        <w:t xml:space="preserve"> al-Bad</w:t>
      </w:r>
      <w:r w:rsidRPr="003752F7">
        <w:rPr>
          <w:rFonts w:asciiTheme="majorBidi" w:hAnsiTheme="majorBidi" w:cstheme="majorBidi"/>
          <w:i/>
          <w:iCs/>
          <w:sz w:val="20"/>
          <w:szCs w:val="20"/>
        </w:rPr>
        <w:t>ā</w:t>
      </w:r>
      <w:r w:rsidRPr="003752F7">
        <w:rPr>
          <w:rFonts w:asciiTheme="majorBidi" w:hAnsiTheme="majorBidi" w:cstheme="majorBidi"/>
          <w:i/>
          <w:iCs/>
          <w:color w:val="000000"/>
          <w:sz w:val="20"/>
          <w:szCs w:val="20"/>
        </w:rPr>
        <w:t>’i‘ f</w:t>
      </w:r>
      <w:r w:rsidRPr="003752F7">
        <w:rPr>
          <w:rFonts w:asciiTheme="majorBidi" w:hAnsiTheme="majorBidi" w:cstheme="majorBidi"/>
          <w:i/>
          <w:iCs/>
          <w:sz w:val="20"/>
          <w:szCs w:val="20"/>
        </w:rPr>
        <w:t>ī</w:t>
      </w:r>
      <w:r w:rsidRPr="003752F7">
        <w:rPr>
          <w:rFonts w:asciiTheme="majorBidi" w:hAnsiTheme="majorBidi" w:cstheme="majorBidi"/>
          <w:i/>
          <w:iCs/>
          <w:color w:val="000000"/>
          <w:sz w:val="20"/>
          <w:szCs w:val="20"/>
        </w:rPr>
        <w:t xml:space="preserve"> U</w:t>
      </w:r>
      <w:r w:rsidR="001C0C9A" w:rsidRPr="003752F7">
        <w:rPr>
          <w:rFonts w:asciiTheme="majorBidi" w:hAnsiTheme="majorBidi" w:cstheme="majorBidi"/>
          <w:i/>
          <w:iCs/>
          <w:sz w:val="20"/>
          <w:szCs w:val="20"/>
        </w:rPr>
        <w:t>ṣ</w:t>
      </w:r>
      <w:r w:rsidRPr="003752F7">
        <w:rPr>
          <w:rFonts w:asciiTheme="majorBidi" w:hAnsiTheme="majorBidi" w:cstheme="majorBidi"/>
          <w:i/>
          <w:iCs/>
          <w:sz w:val="20"/>
          <w:szCs w:val="20"/>
        </w:rPr>
        <w:t>ū</w:t>
      </w:r>
      <w:r w:rsidRPr="003752F7">
        <w:rPr>
          <w:rFonts w:asciiTheme="majorBidi" w:hAnsiTheme="majorBidi" w:cstheme="majorBidi"/>
          <w:i/>
          <w:iCs/>
          <w:color w:val="000000"/>
          <w:sz w:val="20"/>
          <w:szCs w:val="20"/>
        </w:rPr>
        <w:t>l al-Shar</w:t>
      </w:r>
      <w:r w:rsidRPr="003752F7">
        <w:rPr>
          <w:rFonts w:asciiTheme="majorBidi" w:hAnsiTheme="majorBidi" w:cstheme="majorBidi"/>
          <w:i/>
          <w:iCs/>
          <w:sz w:val="20"/>
          <w:szCs w:val="20"/>
        </w:rPr>
        <w:t>ā</w:t>
      </w:r>
      <w:r w:rsidRPr="003752F7">
        <w:rPr>
          <w:rFonts w:asciiTheme="majorBidi" w:hAnsiTheme="majorBidi" w:cstheme="majorBidi"/>
          <w:i/>
          <w:iCs/>
          <w:color w:val="000000"/>
          <w:sz w:val="20"/>
          <w:szCs w:val="20"/>
        </w:rPr>
        <w:t>’i‘</w:t>
      </w:r>
      <w:r w:rsidRPr="003752F7">
        <w:rPr>
          <w:rFonts w:asciiTheme="majorBidi" w:hAnsiTheme="majorBidi" w:cstheme="majorBidi"/>
          <w:color w:val="000000"/>
          <w:sz w:val="20"/>
          <w:szCs w:val="20"/>
        </w:rPr>
        <w:t xml:space="preserve"> (Chapters of Unprecedented Marvels on the Root Principles of Prophetic Rulings) in </w:t>
      </w:r>
      <w:r w:rsidR="002312ED" w:rsidRPr="003752F7">
        <w:rPr>
          <w:rFonts w:asciiTheme="majorBidi" w:hAnsiTheme="majorBidi" w:cstheme="majorBidi"/>
          <w:i/>
          <w:iCs/>
          <w:color w:val="000000"/>
          <w:sz w:val="20"/>
          <w:szCs w:val="20"/>
        </w:rPr>
        <w:t>Shar</w:t>
      </w:r>
      <w:r w:rsidR="002312ED" w:rsidRPr="003752F7">
        <w:rPr>
          <w:rFonts w:asciiTheme="majorBidi" w:hAnsiTheme="majorBidi" w:cstheme="majorBidi"/>
          <w:i/>
          <w:iCs/>
          <w:sz w:val="20"/>
          <w:szCs w:val="20"/>
        </w:rPr>
        <w:t>ī</w:t>
      </w:r>
      <w:r w:rsidR="002312ED" w:rsidRPr="003752F7">
        <w:rPr>
          <w:rFonts w:asciiTheme="majorBidi" w:hAnsiTheme="majorBidi" w:cstheme="majorBidi"/>
          <w:i/>
          <w:iCs/>
          <w:color w:val="000000"/>
          <w:sz w:val="20"/>
          <w:szCs w:val="20"/>
        </w:rPr>
        <w:t>‘a</w:t>
      </w:r>
      <w:r w:rsidR="002312ED" w:rsidRPr="003752F7">
        <w:rPr>
          <w:rFonts w:asciiTheme="majorBidi" w:hAnsiTheme="majorBidi" w:cstheme="majorBidi"/>
          <w:color w:val="000000"/>
          <w:sz w:val="20"/>
          <w:szCs w:val="20"/>
        </w:rPr>
        <w:t xml:space="preserve"> Jurisprudential theory</w:t>
      </w:r>
      <w:r w:rsidRPr="003752F7">
        <w:rPr>
          <w:rFonts w:asciiTheme="majorBidi" w:hAnsiTheme="majorBidi" w:cstheme="majorBidi"/>
          <w:color w:val="000000"/>
          <w:sz w:val="20"/>
          <w:szCs w:val="20"/>
        </w:rPr>
        <w:t xml:space="preserve">. Although he wrote many works, al-Fanārī is especially known for </w:t>
      </w:r>
      <w:r w:rsidRPr="003752F7">
        <w:rPr>
          <w:rFonts w:asciiTheme="majorBidi" w:hAnsiTheme="majorBidi" w:cstheme="majorBidi"/>
          <w:i/>
          <w:iCs/>
          <w:color w:val="000000"/>
          <w:sz w:val="20"/>
          <w:szCs w:val="20"/>
        </w:rPr>
        <w:t>Mi</w:t>
      </w:r>
      <w:r w:rsidRPr="003752F7">
        <w:rPr>
          <w:rFonts w:asciiTheme="majorBidi" w:hAnsiTheme="majorBidi" w:cstheme="majorBidi"/>
          <w:i/>
          <w:iCs/>
          <w:sz w:val="20"/>
          <w:szCs w:val="20"/>
        </w:rPr>
        <w:t>ṣbāḥ al-Uns</w:t>
      </w:r>
      <w:r w:rsidRPr="003752F7">
        <w:rPr>
          <w:rFonts w:asciiTheme="majorBidi" w:hAnsiTheme="majorBidi" w:cstheme="majorBidi"/>
          <w:sz w:val="20"/>
          <w:szCs w:val="20"/>
        </w:rPr>
        <w:t xml:space="preserve"> (</w:t>
      </w:r>
      <w:r w:rsidRPr="003752F7">
        <w:rPr>
          <w:rFonts w:asciiTheme="majorBidi" w:hAnsiTheme="majorBidi" w:cstheme="majorBidi"/>
          <w:i/>
          <w:iCs/>
          <w:sz w:val="20"/>
          <w:szCs w:val="20"/>
        </w:rPr>
        <w:t>The Welcome Lamp of Affinity</w:t>
      </w:r>
      <w:r w:rsidRPr="003752F7">
        <w:rPr>
          <w:rFonts w:asciiTheme="majorBidi" w:hAnsiTheme="majorBidi" w:cstheme="majorBidi"/>
          <w:sz w:val="20"/>
          <w:szCs w:val="20"/>
        </w:rPr>
        <w:t xml:space="preserve">), which is his commentary on </w:t>
      </w:r>
      <w:r w:rsidRPr="003752F7">
        <w:rPr>
          <w:rFonts w:asciiTheme="majorBidi" w:hAnsiTheme="majorBidi" w:cstheme="majorBidi"/>
          <w:i/>
          <w:iCs/>
          <w:color w:val="131314"/>
          <w:sz w:val="20"/>
          <w:szCs w:val="20"/>
        </w:rPr>
        <w:t>Miftāḥ al-Ghayb</w:t>
      </w:r>
      <w:r w:rsidRPr="003752F7">
        <w:rPr>
          <w:rFonts w:asciiTheme="majorBidi" w:hAnsiTheme="majorBidi" w:cstheme="majorBidi"/>
          <w:color w:val="131314"/>
          <w:sz w:val="20"/>
          <w:szCs w:val="20"/>
        </w:rPr>
        <w:t xml:space="preserve"> (</w:t>
      </w:r>
      <w:r w:rsidRPr="003752F7">
        <w:rPr>
          <w:rFonts w:asciiTheme="majorBidi" w:hAnsiTheme="majorBidi" w:cstheme="majorBidi"/>
          <w:i/>
          <w:iCs/>
          <w:color w:val="131314"/>
          <w:sz w:val="20"/>
          <w:szCs w:val="20"/>
        </w:rPr>
        <w:t>The Key to the Unseen</w:t>
      </w:r>
      <w:r w:rsidRPr="003752F7">
        <w:rPr>
          <w:rFonts w:asciiTheme="majorBidi" w:hAnsiTheme="majorBidi" w:cstheme="majorBidi"/>
          <w:color w:val="131314"/>
          <w:sz w:val="20"/>
          <w:szCs w:val="20"/>
        </w:rPr>
        <w:t xml:space="preserve">) of </w:t>
      </w:r>
      <w:r w:rsidRPr="003752F7">
        <w:rPr>
          <w:rFonts w:asciiTheme="majorBidi" w:hAnsiTheme="majorBidi" w:cstheme="majorBidi"/>
          <w:sz w:val="20"/>
          <w:szCs w:val="20"/>
        </w:rPr>
        <w:t>Ṣ</w:t>
      </w:r>
      <w:r w:rsidRPr="003752F7">
        <w:rPr>
          <w:rFonts w:asciiTheme="majorBidi" w:hAnsiTheme="majorBidi" w:cstheme="majorBidi"/>
          <w:color w:val="112B21"/>
          <w:sz w:val="20"/>
          <w:szCs w:val="20"/>
        </w:rPr>
        <w:t>adr-al-D</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n al-Q</w:t>
      </w:r>
      <w:r w:rsidRPr="003752F7">
        <w:rPr>
          <w:rFonts w:asciiTheme="majorBidi" w:hAnsiTheme="majorBidi" w:cstheme="majorBidi"/>
          <w:sz w:val="20"/>
          <w:szCs w:val="20"/>
        </w:rPr>
        <w:t>ū</w:t>
      </w:r>
      <w:r w:rsidRPr="003752F7">
        <w:rPr>
          <w:rFonts w:asciiTheme="majorBidi" w:hAnsiTheme="majorBidi" w:cstheme="majorBidi"/>
          <w:color w:val="112B21"/>
          <w:sz w:val="20"/>
          <w:szCs w:val="20"/>
        </w:rPr>
        <w:t>naw</w:t>
      </w:r>
      <w:r w:rsidRPr="003752F7">
        <w:rPr>
          <w:rFonts w:asciiTheme="majorBidi" w:hAnsiTheme="majorBidi" w:cstheme="majorBidi"/>
          <w:sz w:val="20"/>
          <w:szCs w:val="20"/>
        </w:rPr>
        <w:t>ī.</w:t>
      </w:r>
      <w:r w:rsidRPr="003752F7">
        <w:rPr>
          <w:rFonts w:asciiTheme="majorBidi" w:hAnsiTheme="majorBidi" w:cstheme="majorBidi"/>
          <w:color w:val="000000"/>
          <w:sz w:val="20"/>
          <w:szCs w:val="20"/>
        </w:rPr>
        <w:t xml:space="preserve"> Mullā al-Fanārī is without doubt one of the princip</w:t>
      </w:r>
      <w:r w:rsidR="002312ED" w:rsidRPr="003752F7">
        <w:rPr>
          <w:rFonts w:asciiTheme="majorBidi" w:hAnsiTheme="majorBidi" w:cstheme="majorBidi"/>
          <w:color w:val="000000"/>
          <w:sz w:val="20"/>
          <w:szCs w:val="20"/>
        </w:rPr>
        <w:t>al</w:t>
      </w:r>
      <w:r w:rsidRPr="003752F7">
        <w:rPr>
          <w:rFonts w:asciiTheme="majorBidi" w:hAnsiTheme="majorBidi" w:cstheme="majorBidi"/>
          <w:color w:val="000000"/>
          <w:sz w:val="20"/>
          <w:szCs w:val="20"/>
        </w:rPr>
        <w:t xml:space="preserve"> sources of the thought of Mullā </w:t>
      </w:r>
      <w:r w:rsidRPr="003752F7">
        <w:rPr>
          <w:rFonts w:asciiTheme="majorBidi" w:hAnsiTheme="majorBidi" w:cstheme="majorBidi"/>
          <w:sz w:val="20"/>
          <w:szCs w:val="20"/>
        </w:rPr>
        <w:t>Ṣadr</w:t>
      </w:r>
      <w:r w:rsidRPr="003752F7">
        <w:rPr>
          <w:rFonts w:asciiTheme="majorBidi" w:hAnsiTheme="majorBidi" w:cstheme="majorBidi"/>
          <w:color w:val="000000"/>
          <w:sz w:val="20"/>
          <w:szCs w:val="20"/>
        </w:rPr>
        <w:t>ā</w:t>
      </w:r>
      <w:r w:rsidR="002312ED" w:rsidRPr="003752F7">
        <w:rPr>
          <w:rFonts w:asciiTheme="majorBidi" w:hAnsiTheme="majorBidi" w:cstheme="majorBidi"/>
          <w:color w:val="000000"/>
          <w:sz w:val="20"/>
          <w:szCs w:val="20"/>
        </w:rPr>
        <w:t xml:space="preserve"> </w:t>
      </w:r>
      <w:r w:rsidR="002312ED" w:rsidRPr="003752F7">
        <w:rPr>
          <w:rFonts w:asciiTheme="majorBidi" w:hAnsiTheme="majorBidi" w:cstheme="majorBidi"/>
          <w:color w:val="112B21"/>
          <w:sz w:val="20"/>
          <w:szCs w:val="20"/>
        </w:rPr>
        <w:t>(d. ca. 1050/1640)</w:t>
      </w:r>
      <w:r w:rsidRPr="003752F7">
        <w:rPr>
          <w:rFonts w:asciiTheme="majorBidi" w:hAnsiTheme="majorBidi" w:cstheme="majorBidi"/>
          <w:color w:val="000000"/>
          <w:sz w:val="20"/>
          <w:szCs w:val="20"/>
        </w:rPr>
        <w:t xml:space="preserve">, who relied upon him directly for much of his </w:t>
      </w:r>
      <w:r w:rsidR="002312ED" w:rsidRPr="003752F7">
        <w:rPr>
          <w:rFonts w:asciiTheme="majorBidi" w:hAnsiTheme="majorBidi" w:cstheme="majorBidi"/>
          <w:color w:val="000000"/>
          <w:sz w:val="20"/>
          <w:szCs w:val="20"/>
        </w:rPr>
        <w:t xml:space="preserve">brilliant </w:t>
      </w:r>
      <w:r w:rsidRPr="003752F7">
        <w:rPr>
          <w:rFonts w:asciiTheme="majorBidi" w:hAnsiTheme="majorBidi" w:cstheme="majorBidi"/>
          <w:color w:val="000000"/>
          <w:sz w:val="20"/>
          <w:szCs w:val="20"/>
        </w:rPr>
        <w:t>Metaphysical synthesis.</w:t>
      </w:r>
      <w:r w:rsidRPr="003752F7">
        <w:rPr>
          <w:rFonts w:asciiTheme="majorBidi" w:hAnsiTheme="majorBidi" w:cstheme="majorBidi"/>
          <w:sz w:val="20"/>
          <w:szCs w:val="20"/>
        </w:rPr>
        <w:t xml:space="preserve"> </w:t>
      </w:r>
      <w:r w:rsidRPr="003752F7">
        <w:rPr>
          <w:rFonts w:asciiTheme="majorBidi" w:hAnsiTheme="majorBidi" w:cstheme="majorBidi"/>
          <w:color w:val="000000"/>
          <w:sz w:val="20"/>
          <w:szCs w:val="20"/>
        </w:rPr>
        <w:t>Mullā al-Fanārī’s</w:t>
      </w:r>
      <w:r w:rsidRPr="003752F7">
        <w:rPr>
          <w:rFonts w:asciiTheme="majorBidi" w:hAnsiTheme="majorBidi" w:cstheme="majorBidi"/>
          <w:sz w:val="20"/>
          <w:szCs w:val="20"/>
        </w:rPr>
        <w:t xml:space="preserve"> contributions in Logic were highly esteemed throughout the Muslim world. </w:t>
      </w:r>
      <w:r w:rsidR="00167C37" w:rsidRPr="003752F7">
        <w:rPr>
          <w:rFonts w:asciiTheme="majorBidi" w:hAnsiTheme="majorBidi" w:cstheme="majorBidi"/>
          <w:sz w:val="20"/>
          <w:szCs w:val="20"/>
        </w:rPr>
        <w:t>He died and was buried in</w:t>
      </w:r>
      <w:r w:rsidR="00930016" w:rsidRPr="003752F7">
        <w:rPr>
          <w:rFonts w:asciiTheme="majorBidi" w:hAnsiTheme="majorBidi" w:cstheme="majorBidi"/>
          <w:sz w:val="20"/>
          <w:szCs w:val="20"/>
        </w:rPr>
        <w:t xml:space="preserve"> the early Ottoman capital of</w:t>
      </w:r>
      <w:r w:rsidR="00167C37" w:rsidRPr="003752F7">
        <w:rPr>
          <w:rFonts w:asciiTheme="majorBidi" w:hAnsiTheme="majorBidi" w:cstheme="majorBidi"/>
          <w:sz w:val="20"/>
          <w:szCs w:val="20"/>
        </w:rPr>
        <w:t xml:space="preserve"> Bursa</w:t>
      </w:r>
      <w:r w:rsidR="00930016" w:rsidRPr="003752F7">
        <w:rPr>
          <w:rFonts w:asciiTheme="majorBidi" w:hAnsiTheme="majorBidi" w:cstheme="majorBidi"/>
          <w:sz w:val="20"/>
          <w:szCs w:val="20"/>
        </w:rPr>
        <w:t xml:space="preserve"> in Anatolia.</w:t>
      </w:r>
    </w:p>
  </w:footnote>
  <w:footnote w:id="221">
    <w:p w14:paraId="52977435" w14:textId="0F43736B" w:rsidR="00E86172" w:rsidRPr="003752F7" w:rsidRDefault="00E86172" w:rsidP="00E86172">
      <w:pPr>
        <w:pStyle w:val="FootnoteText"/>
        <w:rPr>
          <w:color w:val="101010"/>
        </w:rPr>
      </w:pPr>
      <w:r w:rsidRPr="003752F7">
        <w:rPr>
          <w:rStyle w:val="FootnoteReference"/>
        </w:rPr>
        <w:footnoteRef/>
      </w:r>
      <w:r w:rsidRPr="003752F7">
        <w:t xml:space="preserve"> </w:t>
      </w:r>
      <w:r w:rsidRPr="003752F7">
        <w:rPr>
          <w:b/>
          <w:bCs/>
          <w:color w:val="000000"/>
        </w:rPr>
        <w:t xml:space="preserve">‘Abd-al-Raḥmān al-Jāmī </w:t>
      </w:r>
      <w:r w:rsidRPr="003752F7">
        <w:rPr>
          <w:color w:val="000000"/>
        </w:rPr>
        <w:t>(d. 898/1492) or, more fully, ‘Abd-al-Raḥmān ibn A</w:t>
      </w:r>
      <w:r w:rsidRPr="003752F7">
        <w:t>ḥ</w:t>
      </w:r>
      <w:r w:rsidRPr="003752F7">
        <w:rPr>
          <w:color w:val="000000"/>
        </w:rPr>
        <w:t>mad ibn Mu</w:t>
      </w:r>
      <w:r w:rsidRPr="003752F7">
        <w:t>ḥ</w:t>
      </w:r>
      <w:r w:rsidRPr="003752F7">
        <w:rPr>
          <w:color w:val="000000"/>
        </w:rPr>
        <w:t>ammad al-Jāmī,  was a Sunn</w:t>
      </w:r>
      <w:r w:rsidRPr="003752F7">
        <w:t xml:space="preserve">ī </w:t>
      </w:r>
      <w:r w:rsidRPr="003752F7">
        <w:rPr>
          <w:color w:val="000000"/>
        </w:rPr>
        <w:t xml:space="preserve">Persian Islamic scholar from Khorasan, who later migrated to Herat and then moved on to Samarqand in Central Asia, which was one of the most important centers of </w:t>
      </w:r>
      <w:r w:rsidR="00930016" w:rsidRPr="003752F7">
        <w:rPr>
          <w:color w:val="000000"/>
        </w:rPr>
        <w:t>S</w:t>
      </w:r>
      <w:r w:rsidRPr="003752F7">
        <w:rPr>
          <w:color w:val="000000"/>
        </w:rPr>
        <w:t>cientific studies in the Muslim world at that time.</w:t>
      </w:r>
      <w:r w:rsidR="00930016" w:rsidRPr="003752F7">
        <w:rPr>
          <w:color w:val="000000"/>
        </w:rPr>
        <w:t xml:space="preserve"> al-Jāmī</w:t>
      </w:r>
      <w:r w:rsidRPr="003752F7">
        <w:rPr>
          <w:color w:val="000000"/>
        </w:rPr>
        <w:t xml:space="preserve"> was a celebrated poet and </w:t>
      </w:r>
      <w:r w:rsidR="00930016" w:rsidRPr="003752F7">
        <w:rPr>
          <w:color w:val="000000"/>
        </w:rPr>
        <w:t>Scholar</w:t>
      </w:r>
      <w:r w:rsidRPr="003752F7">
        <w:rPr>
          <w:color w:val="000000"/>
        </w:rPr>
        <w:t xml:space="preserve">, excelling in </w:t>
      </w:r>
      <w:r w:rsidR="00930016" w:rsidRPr="003752F7">
        <w:rPr>
          <w:color w:val="000000"/>
        </w:rPr>
        <w:t>Divinity</w:t>
      </w:r>
      <w:r w:rsidRPr="003752F7">
        <w:rPr>
          <w:color w:val="000000"/>
        </w:rPr>
        <w:t xml:space="preserve">, Metaphysics, Logic, mathematics, and the natural </w:t>
      </w:r>
      <w:r w:rsidR="00930016" w:rsidRPr="003752F7">
        <w:rPr>
          <w:color w:val="000000"/>
        </w:rPr>
        <w:t>S</w:t>
      </w:r>
      <w:r w:rsidRPr="003752F7">
        <w:rPr>
          <w:color w:val="000000"/>
        </w:rPr>
        <w:t xml:space="preserve">ciences. Al-Jāmī was a pivotal figure in the later Tradition of Verification, relying heavily upon ‘Abd-al-Razzāq al-Kāshānī, </w:t>
      </w:r>
      <w:r w:rsidRPr="003752F7">
        <w:rPr>
          <w:color w:val="112B21"/>
        </w:rPr>
        <w:t>Mull</w:t>
      </w:r>
      <w:r w:rsidRPr="003752F7">
        <w:rPr>
          <w:color w:val="000000"/>
        </w:rPr>
        <w:t>ā</w:t>
      </w:r>
      <w:r w:rsidRPr="003752F7">
        <w:rPr>
          <w:color w:val="112B21"/>
        </w:rPr>
        <w:t xml:space="preserve"> al-Fan</w:t>
      </w:r>
      <w:r w:rsidRPr="003752F7">
        <w:rPr>
          <w:color w:val="000000"/>
        </w:rPr>
        <w:t>ā</w:t>
      </w:r>
      <w:r w:rsidRPr="003752F7">
        <w:rPr>
          <w:color w:val="112B21"/>
        </w:rPr>
        <w:t>r</w:t>
      </w:r>
      <w:r w:rsidRPr="003752F7">
        <w:rPr>
          <w:color w:val="000000"/>
        </w:rPr>
        <w:t>ī, and others</w:t>
      </w:r>
      <w:r w:rsidRPr="003752F7">
        <w:rPr>
          <w:color w:val="101010"/>
        </w:rPr>
        <w:t>.</w:t>
      </w:r>
      <w:r w:rsidR="00930016" w:rsidRPr="003752F7">
        <w:rPr>
          <w:color w:val="000000"/>
        </w:rPr>
        <w:t xml:space="preserve"> Al-Jāmī returned to Herat at the end of his life, died, and was buried there.</w:t>
      </w:r>
    </w:p>
  </w:footnote>
  <w:footnote w:id="222">
    <w:p w14:paraId="1751F77D" w14:textId="35C523C3" w:rsidR="00E86172" w:rsidRPr="003752F7" w:rsidRDefault="00E86172" w:rsidP="00E86172">
      <w:pPr>
        <w:pStyle w:val="FootnoteText"/>
      </w:pPr>
      <w:r w:rsidRPr="003752F7">
        <w:rPr>
          <w:rStyle w:val="FootnoteReference"/>
        </w:rPr>
        <w:footnoteRef/>
      </w:r>
      <w:r w:rsidRPr="003752F7">
        <w:t xml:space="preserve"> </w:t>
      </w:r>
      <w:r w:rsidRPr="003752F7">
        <w:rPr>
          <w:rFonts w:eastAsiaTheme="majorEastAsia"/>
          <w:b/>
          <w:bCs/>
        </w:rPr>
        <w:t>Jal</w:t>
      </w:r>
      <w:r w:rsidRPr="003752F7">
        <w:rPr>
          <w:b/>
          <w:bCs/>
        </w:rPr>
        <w:t>ā</w:t>
      </w:r>
      <w:r w:rsidRPr="003752F7">
        <w:rPr>
          <w:rFonts w:eastAsiaTheme="majorEastAsia"/>
          <w:b/>
          <w:bCs/>
        </w:rPr>
        <w:t>l-al-D</w:t>
      </w:r>
      <w:r w:rsidRPr="003752F7">
        <w:rPr>
          <w:b/>
          <w:bCs/>
        </w:rPr>
        <w:t>ī</w:t>
      </w:r>
      <w:r w:rsidRPr="003752F7">
        <w:rPr>
          <w:rFonts w:eastAsiaTheme="majorEastAsia"/>
          <w:b/>
          <w:bCs/>
        </w:rPr>
        <w:t>n al-Daw</w:t>
      </w:r>
      <w:r w:rsidRPr="003752F7">
        <w:rPr>
          <w:b/>
          <w:bCs/>
        </w:rPr>
        <w:t>ā</w:t>
      </w:r>
      <w:r w:rsidRPr="003752F7">
        <w:rPr>
          <w:rFonts w:eastAsiaTheme="majorEastAsia"/>
          <w:b/>
          <w:bCs/>
        </w:rPr>
        <w:t>n</w:t>
      </w:r>
      <w:r w:rsidRPr="003752F7">
        <w:rPr>
          <w:b/>
          <w:bCs/>
        </w:rPr>
        <w:t>ī</w:t>
      </w:r>
      <w:r w:rsidRPr="003752F7">
        <w:t xml:space="preserve"> </w:t>
      </w:r>
      <w:r w:rsidRPr="003752F7">
        <w:rPr>
          <w:color w:val="000000"/>
        </w:rPr>
        <w:t>(d. 908/1502)</w:t>
      </w:r>
      <w:r w:rsidRPr="003752F7">
        <w:t xml:space="preserve"> or, more fully, </w:t>
      </w:r>
      <w:r w:rsidRPr="003752F7">
        <w:rPr>
          <w:color w:val="000000"/>
        </w:rPr>
        <w:t xml:space="preserve">Jalāl-al-Dīn ibn </w:t>
      </w:r>
      <w:r w:rsidRPr="003752F7">
        <w:rPr>
          <w:color w:val="18191A"/>
        </w:rPr>
        <w:t>Sa‘d-al-D</w:t>
      </w:r>
      <w:r w:rsidRPr="003752F7">
        <w:rPr>
          <w:color w:val="000000"/>
        </w:rPr>
        <w:t>ī</w:t>
      </w:r>
      <w:r w:rsidRPr="003752F7">
        <w:rPr>
          <w:color w:val="18191A"/>
        </w:rPr>
        <w:t>n As‘ad</w:t>
      </w:r>
      <w:r w:rsidRPr="003752F7">
        <w:rPr>
          <w:color w:val="000000"/>
        </w:rPr>
        <w:t xml:space="preserve"> al-Dawānī al-</w:t>
      </w:r>
      <w:r w:rsidRPr="003752F7">
        <w:t>Ṣidd</w:t>
      </w:r>
      <w:r w:rsidRPr="003752F7">
        <w:rPr>
          <w:color w:val="000000"/>
        </w:rPr>
        <w:t>ī</w:t>
      </w:r>
      <w:r w:rsidRPr="003752F7">
        <w:t>q</w:t>
      </w:r>
      <w:r w:rsidRPr="003752F7">
        <w:rPr>
          <w:color w:val="000000"/>
        </w:rPr>
        <w:t xml:space="preserve">ī </w:t>
      </w:r>
      <w:r w:rsidRPr="003752F7">
        <w:t>was a faithful</w:t>
      </w:r>
      <w:r w:rsidRPr="003752F7">
        <w:rPr>
          <w:color w:val="0C0C0C"/>
        </w:rPr>
        <w:t xml:space="preserve"> Ash‘ar</w:t>
      </w:r>
      <w:r w:rsidRPr="003752F7">
        <w:t xml:space="preserve">ī </w:t>
      </w:r>
      <w:r w:rsidRPr="003752F7">
        <w:rPr>
          <w:i/>
          <w:iCs/>
        </w:rPr>
        <w:t>Mutakallim</w:t>
      </w:r>
      <w:r w:rsidRPr="003752F7">
        <w:t>.</w:t>
      </w:r>
      <w:r w:rsidRPr="003752F7">
        <w:rPr>
          <w:rFonts w:eastAsiaTheme="majorEastAsia"/>
        </w:rPr>
        <w:t xml:space="preserve"> Al-</w:t>
      </w:r>
      <w:r w:rsidRPr="003752F7">
        <w:rPr>
          <w:color w:val="000000"/>
        </w:rPr>
        <w:t>Dawānī was born in the township of Davan near Shiraz in Sunnī Persia, which was then under Timurid rule. He was a descendant of Ab</w:t>
      </w:r>
      <w:r w:rsidRPr="003752F7">
        <w:t>ū</w:t>
      </w:r>
      <w:r w:rsidRPr="003752F7">
        <w:rPr>
          <w:color w:val="000000"/>
        </w:rPr>
        <w:t xml:space="preserve"> Bakr</w:t>
      </w:r>
      <w:r w:rsidR="00C93473" w:rsidRPr="003752F7">
        <w:rPr>
          <w:color w:val="000000"/>
        </w:rPr>
        <w:t xml:space="preserve"> al-</w:t>
      </w:r>
      <w:r w:rsidR="00340396" w:rsidRPr="003752F7">
        <w:t>Ṣ</w:t>
      </w:r>
      <w:r w:rsidR="00C93473" w:rsidRPr="003752F7">
        <w:rPr>
          <w:color w:val="000000"/>
        </w:rPr>
        <w:t>idd</w:t>
      </w:r>
      <w:r w:rsidR="00340396" w:rsidRPr="003752F7">
        <w:rPr>
          <w:color w:val="000000"/>
        </w:rPr>
        <w:t>ī</w:t>
      </w:r>
      <w:r w:rsidR="00C93473" w:rsidRPr="003752F7">
        <w:rPr>
          <w:color w:val="000000"/>
        </w:rPr>
        <w:t xml:space="preserve">q </w:t>
      </w:r>
      <w:r w:rsidR="00C93473" w:rsidRPr="003752F7">
        <w:t>(d. 13/634)</w:t>
      </w:r>
      <w:r w:rsidRPr="003752F7">
        <w:rPr>
          <w:color w:val="000000"/>
        </w:rPr>
        <w:t>, the first of the Rightly Guided Caliphs</w:t>
      </w:r>
      <w:r w:rsidR="00340396" w:rsidRPr="003752F7">
        <w:rPr>
          <w:color w:val="000000"/>
        </w:rPr>
        <w:t xml:space="preserve"> of Islam</w:t>
      </w:r>
      <w:r w:rsidRPr="003752F7">
        <w:rPr>
          <w:color w:val="000000"/>
        </w:rPr>
        <w:t xml:space="preserve">. His father presided as the Chief Judge of the local district, </w:t>
      </w:r>
      <w:r w:rsidR="00340396" w:rsidRPr="003752F7">
        <w:rPr>
          <w:color w:val="000000"/>
        </w:rPr>
        <w:t>and</w:t>
      </w:r>
      <w:r w:rsidRPr="003752F7">
        <w:rPr>
          <w:color w:val="000000"/>
        </w:rPr>
        <w:t xml:space="preserve"> </w:t>
      </w:r>
      <w:r w:rsidR="00340396" w:rsidRPr="003752F7">
        <w:rPr>
          <w:color w:val="000000"/>
        </w:rPr>
        <w:t>h</w:t>
      </w:r>
      <w:r w:rsidRPr="003752F7">
        <w:rPr>
          <w:color w:val="000000"/>
        </w:rPr>
        <w:t>e began his studies</w:t>
      </w:r>
      <w:r w:rsidR="00340396" w:rsidRPr="003752F7">
        <w:rPr>
          <w:color w:val="000000"/>
        </w:rPr>
        <w:t xml:space="preserve"> under his father’s direction</w:t>
      </w:r>
      <w:r w:rsidRPr="003752F7">
        <w:rPr>
          <w:color w:val="000000"/>
        </w:rPr>
        <w:t>.</w:t>
      </w:r>
      <w:r w:rsidRPr="003752F7">
        <w:rPr>
          <w:rFonts w:eastAsiaTheme="majorEastAsia"/>
        </w:rPr>
        <w:t xml:space="preserve"> Al-</w:t>
      </w:r>
      <w:r w:rsidRPr="003752F7">
        <w:rPr>
          <w:color w:val="000000"/>
        </w:rPr>
        <w:t xml:space="preserve">Dawānī continued his education in Shiraz, where he excelled as an exegete of the </w:t>
      </w:r>
      <w:r w:rsidRPr="003752F7">
        <w:t>Qur’ān</w:t>
      </w:r>
      <w:r w:rsidRPr="003752F7">
        <w:rPr>
          <w:color w:val="000000"/>
        </w:rPr>
        <w:t xml:space="preserve">, a </w:t>
      </w:r>
      <w:r w:rsidR="00340396" w:rsidRPr="003752F7">
        <w:rPr>
          <w:color w:val="000000"/>
        </w:rPr>
        <w:t>Master of the</w:t>
      </w:r>
      <w:r w:rsidR="00340396" w:rsidRPr="003752F7">
        <w:rPr>
          <w:i/>
          <w:iCs/>
          <w:color w:val="000000"/>
        </w:rPr>
        <w:t xml:space="preserve"> Shar</w:t>
      </w:r>
      <w:r w:rsidR="00340396" w:rsidRPr="003752F7">
        <w:rPr>
          <w:i/>
          <w:iCs/>
        </w:rPr>
        <w:t>ī</w:t>
      </w:r>
      <w:r w:rsidR="00340396" w:rsidRPr="003752F7">
        <w:rPr>
          <w:i/>
          <w:iCs/>
          <w:color w:val="000000"/>
        </w:rPr>
        <w:t xml:space="preserve">‘a </w:t>
      </w:r>
      <w:r w:rsidR="00340396" w:rsidRPr="003752F7">
        <w:rPr>
          <w:color w:val="000000"/>
        </w:rPr>
        <w:t>Sciences</w:t>
      </w:r>
      <w:r w:rsidRPr="003752F7">
        <w:rPr>
          <w:color w:val="000000"/>
        </w:rPr>
        <w:t>, Logi</w:t>
      </w:r>
      <w:r w:rsidR="00340396" w:rsidRPr="003752F7">
        <w:rPr>
          <w:color w:val="000000"/>
        </w:rPr>
        <w:t>c</w:t>
      </w:r>
      <w:r w:rsidRPr="003752F7">
        <w:rPr>
          <w:color w:val="000000"/>
        </w:rPr>
        <w:t xml:space="preserve">, </w:t>
      </w:r>
      <w:r w:rsidR="00340396" w:rsidRPr="003752F7">
        <w:rPr>
          <w:color w:val="000000"/>
        </w:rPr>
        <w:t>Divinity</w:t>
      </w:r>
      <w:r w:rsidRPr="003752F7">
        <w:rPr>
          <w:color w:val="000000"/>
        </w:rPr>
        <w:t xml:space="preserve">, Metaphysician, </w:t>
      </w:r>
      <w:r w:rsidR="00340396" w:rsidRPr="003752F7">
        <w:rPr>
          <w:color w:val="000000"/>
        </w:rPr>
        <w:t xml:space="preserve">the </w:t>
      </w:r>
      <w:r w:rsidRPr="003752F7">
        <w:rPr>
          <w:color w:val="000000"/>
        </w:rPr>
        <w:t>Philosoph</w:t>
      </w:r>
      <w:r w:rsidR="00340396" w:rsidRPr="003752F7">
        <w:rPr>
          <w:color w:val="000000"/>
        </w:rPr>
        <w:t>y</w:t>
      </w:r>
      <w:r w:rsidRPr="003752F7">
        <w:rPr>
          <w:color w:val="000000"/>
        </w:rPr>
        <w:t xml:space="preserve"> of </w:t>
      </w:r>
      <w:r w:rsidR="00340396" w:rsidRPr="003752F7">
        <w:rPr>
          <w:color w:val="000000"/>
        </w:rPr>
        <w:t>E</w:t>
      </w:r>
      <w:r w:rsidRPr="003752F7">
        <w:rPr>
          <w:color w:val="000000"/>
        </w:rPr>
        <w:t>thics, and poet</w:t>
      </w:r>
      <w:r w:rsidR="00340396" w:rsidRPr="003752F7">
        <w:rPr>
          <w:color w:val="000000"/>
        </w:rPr>
        <w:t>ry</w:t>
      </w:r>
      <w:r w:rsidRPr="003752F7">
        <w:rPr>
          <w:color w:val="000000"/>
        </w:rPr>
        <w:t xml:space="preserve">, and he is regarded as one of the leading </w:t>
      </w:r>
      <w:r w:rsidR="00340396" w:rsidRPr="003752F7">
        <w:rPr>
          <w:color w:val="000000"/>
        </w:rPr>
        <w:t>S</w:t>
      </w:r>
      <w:r w:rsidRPr="003752F7">
        <w:rPr>
          <w:color w:val="000000"/>
        </w:rPr>
        <w:t>cholars of the Mature Tradition in Iran during the ninth/fifteenth century.</w:t>
      </w:r>
    </w:p>
  </w:footnote>
  <w:footnote w:id="223">
    <w:p w14:paraId="3E902EE8" w14:textId="54353D3E" w:rsidR="00E86172" w:rsidRPr="003752F7" w:rsidRDefault="00E86172" w:rsidP="00E86172">
      <w:pPr>
        <w:autoSpaceDE w:val="0"/>
        <w:autoSpaceDN w:val="0"/>
        <w:adjustRightInd w:val="0"/>
        <w:rPr>
          <w:rFonts w:asciiTheme="majorBidi"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000000"/>
          <w:sz w:val="20"/>
          <w:szCs w:val="20"/>
        </w:rPr>
        <w:t>Taşköprüzade</w:t>
      </w:r>
      <w:r w:rsidRPr="003752F7">
        <w:rPr>
          <w:rFonts w:asciiTheme="majorBidi" w:hAnsiTheme="majorBidi" w:cstheme="majorBidi"/>
          <w:color w:val="000000"/>
          <w:sz w:val="20"/>
          <w:szCs w:val="20"/>
        </w:rPr>
        <w:t xml:space="preserve"> (d. 96</w:t>
      </w:r>
      <w:r w:rsidR="00356568" w:rsidRPr="003752F7">
        <w:rPr>
          <w:rFonts w:asciiTheme="majorBidi" w:hAnsiTheme="majorBidi" w:cstheme="majorBidi"/>
          <w:color w:val="000000"/>
          <w:sz w:val="20"/>
          <w:szCs w:val="20"/>
        </w:rPr>
        <w:t>7</w:t>
      </w:r>
      <w:r w:rsidRPr="003752F7">
        <w:rPr>
          <w:rFonts w:asciiTheme="majorBidi" w:hAnsiTheme="majorBidi" w:cstheme="majorBidi"/>
          <w:color w:val="000000"/>
          <w:sz w:val="20"/>
          <w:szCs w:val="20"/>
        </w:rPr>
        <w:t>/156</w:t>
      </w:r>
      <w:r w:rsidR="00356568" w:rsidRPr="003752F7">
        <w:rPr>
          <w:rFonts w:asciiTheme="majorBidi" w:hAnsiTheme="majorBidi" w:cstheme="majorBidi"/>
          <w:color w:val="000000"/>
          <w:sz w:val="20"/>
          <w:szCs w:val="20"/>
        </w:rPr>
        <w:t>1</w:t>
      </w:r>
      <w:r w:rsidRPr="003752F7">
        <w:rPr>
          <w:rFonts w:asciiTheme="majorBidi" w:hAnsiTheme="majorBidi" w:cstheme="majorBidi"/>
          <w:color w:val="000000"/>
          <w:sz w:val="20"/>
          <w:szCs w:val="20"/>
        </w:rPr>
        <w:t xml:space="preserve">) (pronounced Tāsh-Köprüzāde) (Arabic: Ṭāshkubrī-Zādah) </w:t>
      </w:r>
      <w:r w:rsidR="00852E41" w:rsidRPr="003752F7">
        <w:rPr>
          <w:rFonts w:asciiTheme="majorBidi" w:hAnsiTheme="majorBidi" w:cstheme="majorBidi"/>
          <w:color w:val="000000"/>
          <w:sz w:val="20"/>
          <w:szCs w:val="20"/>
        </w:rPr>
        <w:t>or, more</w:t>
      </w:r>
      <w:r w:rsidR="00CC4E2C" w:rsidRPr="003752F7">
        <w:rPr>
          <w:rFonts w:asciiTheme="majorBidi" w:hAnsiTheme="majorBidi" w:cstheme="majorBidi"/>
          <w:color w:val="000000"/>
          <w:sz w:val="20"/>
          <w:szCs w:val="20"/>
        </w:rPr>
        <w:t xml:space="preserve"> particularly, Aḥmad ibn Muṣṭafā ibn Khalīl</w:t>
      </w:r>
      <w:r w:rsidR="00852E41" w:rsidRPr="003752F7">
        <w:rPr>
          <w:rFonts w:asciiTheme="majorBidi" w:hAnsiTheme="majorBidi" w:cstheme="majorBidi"/>
          <w:color w:val="000000"/>
          <w:sz w:val="20"/>
          <w:szCs w:val="20"/>
        </w:rPr>
        <w:t xml:space="preserve"> </w:t>
      </w:r>
      <w:r w:rsidRPr="003752F7">
        <w:rPr>
          <w:rFonts w:asciiTheme="majorBidi" w:hAnsiTheme="majorBidi" w:cstheme="majorBidi"/>
          <w:color w:val="000000"/>
          <w:sz w:val="20"/>
          <w:szCs w:val="20"/>
        </w:rPr>
        <w:t xml:space="preserve">was </w:t>
      </w:r>
      <w:r w:rsidR="00CC4E2C" w:rsidRPr="003752F7">
        <w:rPr>
          <w:rFonts w:asciiTheme="majorBidi" w:hAnsiTheme="majorBidi" w:cstheme="majorBidi"/>
          <w:color w:val="000000"/>
          <w:sz w:val="20"/>
          <w:szCs w:val="20"/>
        </w:rPr>
        <w:t>a</w:t>
      </w:r>
      <w:r w:rsidRPr="003752F7">
        <w:rPr>
          <w:rFonts w:asciiTheme="majorBidi" w:hAnsiTheme="majorBidi" w:cstheme="majorBidi"/>
          <w:color w:val="000000"/>
          <w:sz w:val="20"/>
          <w:szCs w:val="20"/>
        </w:rPr>
        <w:t xml:space="preserve"> great Ottoman </w:t>
      </w:r>
      <w:r w:rsidR="00CC4E2C"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cholar, who excelled </w:t>
      </w:r>
      <w:r w:rsidR="00CC4E2C" w:rsidRPr="003752F7">
        <w:rPr>
          <w:color w:val="000000"/>
          <w:sz w:val="20"/>
          <w:szCs w:val="20"/>
        </w:rPr>
        <w:t>tin he</w:t>
      </w:r>
      <w:r w:rsidR="00CC4E2C" w:rsidRPr="003752F7">
        <w:rPr>
          <w:i/>
          <w:iCs/>
          <w:color w:val="000000"/>
          <w:sz w:val="20"/>
          <w:szCs w:val="20"/>
        </w:rPr>
        <w:t xml:space="preserve"> </w:t>
      </w:r>
      <w:r w:rsidR="00CC4E2C" w:rsidRPr="003752F7">
        <w:rPr>
          <w:rFonts w:asciiTheme="majorBidi" w:hAnsiTheme="majorBidi" w:cstheme="majorBidi"/>
          <w:i/>
          <w:iCs/>
          <w:color w:val="000000"/>
          <w:sz w:val="20"/>
          <w:szCs w:val="20"/>
        </w:rPr>
        <w:t>Shar</w:t>
      </w:r>
      <w:r w:rsidR="00CC4E2C" w:rsidRPr="003752F7">
        <w:rPr>
          <w:rFonts w:asciiTheme="majorBidi" w:hAnsiTheme="majorBidi" w:cstheme="majorBidi"/>
          <w:i/>
          <w:iCs/>
          <w:sz w:val="20"/>
          <w:szCs w:val="20"/>
        </w:rPr>
        <w:t>ī</w:t>
      </w:r>
      <w:r w:rsidR="00CC4E2C" w:rsidRPr="003752F7">
        <w:rPr>
          <w:rFonts w:asciiTheme="majorBidi" w:hAnsiTheme="majorBidi" w:cstheme="majorBidi"/>
          <w:i/>
          <w:iCs/>
          <w:color w:val="000000"/>
          <w:sz w:val="20"/>
          <w:szCs w:val="20"/>
        </w:rPr>
        <w:t xml:space="preserve">‘a </w:t>
      </w:r>
      <w:r w:rsidR="00CC4E2C" w:rsidRPr="003752F7">
        <w:rPr>
          <w:rFonts w:asciiTheme="majorBidi" w:hAnsiTheme="majorBidi" w:cstheme="majorBidi"/>
          <w:color w:val="000000"/>
          <w:sz w:val="20"/>
          <w:szCs w:val="20"/>
        </w:rPr>
        <w:t>Sciences</w:t>
      </w:r>
      <w:r w:rsidRPr="003752F7">
        <w:rPr>
          <w:rFonts w:asciiTheme="majorBidi" w:hAnsiTheme="majorBidi" w:cstheme="majorBidi"/>
          <w:color w:val="000000"/>
          <w:sz w:val="20"/>
          <w:szCs w:val="20"/>
        </w:rPr>
        <w:t xml:space="preserve">, </w:t>
      </w:r>
      <w:r w:rsidR="00CC4E2C" w:rsidRPr="003752F7">
        <w:rPr>
          <w:rFonts w:asciiTheme="majorBidi" w:hAnsiTheme="majorBidi" w:cstheme="majorBidi"/>
          <w:color w:val="000000"/>
          <w:sz w:val="20"/>
          <w:szCs w:val="20"/>
        </w:rPr>
        <w:t>Divinity</w:t>
      </w:r>
      <w:r w:rsidRPr="003752F7">
        <w:rPr>
          <w:rFonts w:asciiTheme="majorBidi" w:hAnsiTheme="majorBidi" w:cstheme="majorBidi"/>
          <w:color w:val="000000"/>
          <w:sz w:val="20"/>
          <w:szCs w:val="20"/>
        </w:rPr>
        <w:t xml:space="preserve">, </w:t>
      </w:r>
      <w:r w:rsidR="00CC4E2C" w:rsidRPr="003752F7">
        <w:rPr>
          <w:rFonts w:asciiTheme="majorBidi" w:hAnsiTheme="majorBidi" w:cstheme="majorBidi"/>
          <w:color w:val="000000"/>
          <w:sz w:val="20"/>
          <w:szCs w:val="20"/>
        </w:rPr>
        <w:t>M</w:t>
      </w:r>
      <w:r w:rsidRPr="003752F7">
        <w:rPr>
          <w:rFonts w:asciiTheme="majorBidi" w:hAnsiTheme="majorBidi" w:cstheme="majorBidi"/>
          <w:color w:val="000000"/>
          <w:sz w:val="20"/>
          <w:szCs w:val="20"/>
        </w:rPr>
        <w:t>etaphysic</w:t>
      </w:r>
      <w:r w:rsidR="00CC4E2C"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and histor</w:t>
      </w:r>
      <w:r w:rsidR="00CC4E2C" w:rsidRPr="003752F7">
        <w:rPr>
          <w:rFonts w:asciiTheme="majorBidi" w:hAnsiTheme="majorBidi" w:cstheme="majorBidi"/>
          <w:color w:val="000000"/>
          <w:sz w:val="20"/>
          <w:szCs w:val="20"/>
        </w:rPr>
        <w:t>y.</w:t>
      </w:r>
      <w:r w:rsidRPr="003752F7">
        <w:rPr>
          <w:rFonts w:asciiTheme="majorBidi" w:hAnsiTheme="majorBidi" w:cstheme="majorBidi"/>
          <w:color w:val="000000"/>
          <w:sz w:val="20"/>
          <w:szCs w:val="20"/>
        </w:rPr>
        <w:t xml:space="preserve"> </w:t>
      </w:r>
      <w:r w:rsidR="00CC4E2C" w:rsidRPr="003752F7">
        <w:rPr>
          <w:rFonts w:asciiTheme="majorBidi" w:hAnsiTheme="majorBidi" w:cstheme="majorBidi"/>
          <w:color w:val="000000"/>
          <w:sz w:val="20"/>
          <w:szCs w:val="20"/>
        </w:rPr>
        <w:t>Taşköprüzade</w:t>
      </w:r>
      <w:r w:rsidRPr="003752F7">
        <w:rPr>
          <w:rFonts w:asciiTheme="majorBidi" w:hAnsiTheme="majorBidi" w:cstheme="majorBidi"/>
          <w:color w:val="000000"/>
          <w:sz w:val="20"/>
          <w:szCs w:val="20"/>
        </w:rPr>
        <w:t xml:space="preserve"> flourished during the reign of Sulaymān the Law-Giver (the Magnificent) (d. 972/1566). Hi</w:t>
      </w:r>
      <w:r w:rsidR="00CC4E2C"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 works</w:t>
      </w:r>
      <w:r w:rsidR="00CC4E2C" w:rsidRPr="003752F7">
        <w:rPr>
          <w:rFonts w:asciiTheme="majorBidi" w:hAnsiTheme="majorBidi" w:cstheme="majorBidi"/>
          <w:color w:val="000000"/>
          <w:sz w:val="20"/>
          <w:szCs w:val="20"/>
        </w:rPr>
        <w:t xml:space="preserve"> in Divinity</w:t>
      </w:r>
      <w:r w:rsidRPr="003752F7">
        <w:rPr>
          <w:rFonts w:asciiTheme="majorBidi" w:hAnsiTheme="majorBidi" w:cstheme="majorBidi"/>
          <w:color w:val="000000"/>
          <w:sz w:val="20"/>
          <w:szCs w:val="20"/>
        </w:rPr>
        <w:t xml:space="preserve"> established him as one of the great Masters of the Corrective Tradition. He is also famed for his monumental biographical encyclopedia, </w:t>
      </w:r>
      <w:r w:rsidRPr="003752F7">
        <w:rPr>
          <w:rFonts w:asciiTheme="majorBidi" w:hAnsiTheme="majorBidi" w:cstheme="majorBidi"/>
          <w:i/>
          <w:iCs/>
          <w:color w:val="000000"/>
          <w:sz w:val="20"/>
          <w:szCs w:val="20"/>
        </w:rPr>
        <w:t xml:space="preserve">Al-Shaqā’iq al-Nu‘māniyya </w:t>
      </w:r>
      <w:r w:rsidRPr="003752F7">
        <w:rPr>
          <w:rFonts w:asciiTheme="majorBidi" w:hAnsiTheme="majorBidi" w:cstheme="majorBidi"/>
          <w:color w:val="000000"/>
          <w:sz w:val="20"/>
          <w:szCs w:val="20"/>
        </w:rPr>
        <w:t>(</w:t>
      </w:r>
      <w:r w:rsidRPr="003752F7">
        <w:rPr>
          <w:rFonts w:asciiTheme="majorBidi" w:hAnsiTheme="majorBidi" w:cstheme="majorBidi"/>
          <w:i/>
          <w:iCs/>
          <w:color w:val="000000"/>
          <w:sz w:val="20"/>
          <w:szCs w:val="20"/>
        </w:rPr>
        <w:t>Red Anemones</w:t>
      </w:r>
      <w:r w:rsidRPr="003752F7">
        <w:rPr>
          <w:rFonts w:asciiTheme="majorBidi" w:hAnsiTheme="majorBidi" w:cstheme="majorBidi"/>
          <w:color w:val="000000"/>
          <w:sz w:val="20"/>
          <w:szCs w:val="20"/>
        </w:rPr>
        <w:t xml:space="preserve">). Taşköprüzade hailed from a family of Scholarly teachers who taught in the Ottoman </w:t>
      </w:r>
      <w:r w:rsidRPr="003752F7">
        <w:rPr>
          <w:rFonts w:asciiTheme="majorBidi" w:hAnsiTheme="majorBidi" w:cstheme="majorBidi"/>
          <w:i/>
          <w:iCs/>
          <w:color w:val="000000"/>
          <w:sz w:val="20"/>
          <w:szCs w:val="20"/>
        </w:rPr>
        <w:t>madrasa</w:t>
      </w:r>
      <w:r w:rsidRPr="003752F7">
        <w:rPr>
          <w:rFonts w:asciiTheme="majorBidi" w:hAnsiTheme="majorBidi" w:cstheme="majorBidi"/>
          <w:color w:val="000000"/>
          <w:sz w:val="20"/>
          <w:szCs w:val="20"/>
        </w:rPr>
        <w:t xml:space="preserve"> in the township of </w:t>
      </w:r>
      <w:r w:rsidRPr="003752F7">
        <w:rPr>
          <w:rFonts w:asciiTheme="majorBidi" w:hAnsiTheme="majorBidi" w:cstheme="majorBidi"/>
          <w:color w:val="18191A"/>
          <w:sz w:val="20"/>
          <w:szCs w:val="20"/>
        </w:rPr>
        <w:t>Taşköprü, which gave</w:t>
      </w:r>
      <w:r w:rsidRPr="003752F7">
        <w:rPr>
          <w:rFonts w:asciiTheme="majorBidi" w:hAnsiTheme="majorBidi" w:cstheme="majorBidi"/>
          <w:color w:val="000000"/>
          <w:sz w:val="20"/>
          <w:szCs w:val="20"/>
        </w:rPr>
        <w:t xml:space="preserve"> Taşköprüzade and his </w:t>
      </w:r>
      <w:r w:rsidRPr="003752F7">
        <w:rPr>
          <w:rFonts w:asciiTheme="majorBidi" w:hAnsiTheme="majorBidi" w:cstheme="majorBidi"/>
          <w:color w:val="18191A"/>
          <w:sz w:val="20"/>
          <w:szCs w:val="20"/>
        </w:rPr>
        <w:t xml:space="preserve">family their name. </w:t>
      </w:r>
      <w:r w:rsidRPr="003752F7">
        <w:rPr>
          <w:rFonts w:asciiTheme="majorBidi" w:hAnsiTheme="majorBidi" w:cstheme="majorBidi"/>
          <w:color w:val="000000"/>
          <w:sz w:val="20"/>
          <w:szCs w:val="20"/>
        </w:rPr>
        <w:t xml:space="preserve">Taşköprüzade himself excelled as a teacher in several Ottoman </w:t>
      </w:r>
      <w:r w:rsidRPr="003752F7">
        <w:rPr>
          <w:rFonts w:asciiTheme="majorBidi" w:hAnsiTheme="majorBidi" w:cstheme="majorBidi"/>
          <w:i/>
          <w:iCs/>
          <w:color w:val="000000"/>
          <w:sz w:val="20"/>
          <w:szCs w:val="20"/>
        </w:rPr>
        <w:t>madrasa</w:t>
      </w:r>
      <w:r w:rsidRPr="003752F7">
        <w:rPr>
          <w:rFonts w:asciiTheme="majorBidi" w:hAnsiTheme="majorBidi" w:cstheme="majorBidi"/>
          <w:color w:val="000000"/>
          <w:sz w:val="20"/>
          <w:szCs w:val="20"/>
        </w:rPr>
        <w:t>s in Istanbul and elsewhere. He was appointed the Chief Judge (</w:t>
      </w:r>
      <w:r w:rsidRPr="003752F7">
        <w:rPr>
          <w:rFonts w:asciiTheme="majorBidi" w:hAnsiTheme="majorBidi" w:cstheme="majorBidi"/>
          <w:i/>
          <w:iCs/>
          <w:color w:val="000000"/>
          <w:sz w:val="20"/>
          <w:szCs w:val="20"/>
        </w:rPr>
        <w:t>Qāḍī</w:t>
      </w:r>
      <w:r w:rsidRPr="003752F7">
        <w:rPr>
          <w:rFonts w:asciiTheme="majorBidi" w:hAnsiTheme="majorBidi" w:cstheme="majorBidi"/>
          <w:color w:val="000000"/>
          <w:sz w:val="20"/>
          <w:szCs w:val="20"/>
        </w:rPr>
        <w:t>) of Bursa in 951/1545 and then in Istanbul in 957/1551, but he retired from public service three years later because of problems with his sight. He continued, however, to publish works after that.</w:t>
      </w:r>
      <w:r w:rsidR="001304CC" w:rsidRPr="003752F7">
        <w:rPr>
          <w:rFonts w:asciiTheme="majorBidi" w:hAnsiTheme="majorBidi" w:cstheme="majorBidi"/>
          <w:color w:val="000000"/>
          <w:sz w:val="20"/>
          <w:szCs w:val="20"/>
        </w:rPr>
        <w:t xml:space="preserve"> Taşköprüzade died and was buried in Istanbul.</w:t>
      </w:r>
    </w:p>
  </w:footnote>
  <w:footnote w:id="224">
    <w:p w14:paraId="3C645279" w14:textId="6B60A9B7" w:rsidR="00E86172" w:rsidRPr="003752F7" w:rsidRDefault="00E86172" w:rsidP="00E86172">
      <w:pPr>
        <w:autoSpaceDE w:val="0"/>
        <w:autoSpaceDN w:val="0"/>
        <w:adjustRightInd w:val="0"/>
        <w:ind w:right="-720"/>
        <w:rPr>
          <w:rFonts w:asciiTheme="majorBidi"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kern w:val="1"/>
          <w:sz w:val="20"/>
          <w:szCs w:val="20"/>
        </w:rPr>
        <w:t>Bahā’-al-Dīnzādah</w:t>
      </w:r>
      <w:r w:rsidRPr="003752F7">
        <w:rPr>
          <w:rFonts w:asciiTheme="majorBidi" w:hAnsiTheme="majorBidi" w:cstheme="majorBidi"/>
          <w:kern w:val="1"/>
          <w:sz w:val="20"/>
          <w:szCs w:val="20"/>
        </w:rPr>
        <w:t xml:space="preserve"> (d. 956/1549)</w:t>
      </w:r>
      <w:r w:rsidR="001304CC" w:rsidRPr="003752F7">
        <w:rPr>
          <w:rFonts w:asciiTheme="majorBidi" w:hAnsiTheme="majorBidi" w:cstheme="majorBidi"/>
          <w:kern w:val="1"/>
          <w:sz w:val="20"/>
          <w:szCs w:val="20"/>
        </w:rPr>
        <w:t xml:space="preserve"> or, more fully, Muḥyī-al-Dīn Muḥammad ibn Luṭf-Allāh ibn Bahā’-al-Dīn al-Raḥmāwī </w:t>
      </w:r>
      <w:r w:rsidRPr="003752F7">
        <w:rPr>
          <w:rFonts w:asciiTheme="majorBidi" w:hAnsiTheme="majorBidi" w:cstheme="majorBidi"/>
          <w:kern w:val="1"/>
          <w:sz w:val="20"/>
          <w:szCs w:val="20"/>
        </w:rPr>
        <w:t>is also known</w:t>
      </w:r>
      <w:r w:rsidR="00BB2B23" w:rsidRPr="003752F7">
        <w:rPr>
          <w:rFonts w:asciiTheme="majorBidi" w:hAnsiTheme="majorBidi" w:cstheme="majorBidi"/>
          <w:kern w:val="1"/>
          <w:sz w:val="20"/>
          <w:szCs w:val="20"/>
        </w:rPr>
        <w:t xml:space="preserve"> by the fully Arabic rendition of his name</w:t>
      </w:r>
      <w:r w:rsidRPr="003752F7">
        <w:rPr>
          <w:rFonts w:asciiTheme="majorBidi" w:hAnsiTheme="majorBidi" w:cstheme="majorBidi"/>
          <w:kern w:val="1"/>
          <w:sz w:val="20"/>
          <w:szCs w:val="20"/>
        </w:rPr>
        <w:t xml:space="preserve"> as Ibn Bahā’-al-Dīn. Bahā’-al-Dīnzādah became an outstanding Ottoman Scholar of </w:t>
      </w:r>
      <w:r w:rsidR="00BB2B23" w:rsidRPr="003752F7">
        <w:rPr>
          <w:color w:val="000000"/>
          <w:sz w:val="20"/>
          <w:szCs w:val="20"/>
        </w:rPr>
        <w:t>the</w:t>
      </w:r>
      <w:r w:rsidR="00BB2B23" w:rsidRPr="003752F7">
        <w:rPr>
          <w:i/>
          <w:iCs/>
          <w:color w:val="000000"/>
          <w:sz w:val="20"/>
          <w:szCs w:val="20"/>
        </w:rPr>
        <w:t xml:space="preserve"> </w:t>
      </w:r>
      <w:r w:rsidR="00BB2B23" w:rsidRPr="003752F7">
        <w:rPr>
          <w:rFonts w:asciiTheme="majorBidi" w:hAnsiTheme="majorBidi" w:cstheme="majorBidi"/>
          <w:i/>
          <w:iCs/>
          <w:color w:val="000000"/>
          <w:sz w:val="20"/>
          <w:szCs w:val="20"/>
        </w:rPr>
        <w:t>Shar</w:t>
      </w:r>
      <w:r w:rsidR="00BB2B23" w:rsidRPr="003752F7">
        <w:rPr>
          <w:rFonts w:asciiTheme="majorBidi" w:hAnsiTheme="majorBidi" w:cstheme="majorBidi"/>
          <w:i/>
          <w:iCs/>
          <w:sz w:val="20"/>
          <w:szCs w:val="20"/>
        </w:rPr>
        <w:t>ī</w:t>
      </w:r>
      <w:r w:rsidR="00BB2B23" w:rsidRPr="003752F7">
        <w:rPr>
          <w:rFonts w:asciiTheme="majorBidi" w:hAnsiTheme="majorBidi" w:cstheme="majorBidi"/>
          <w:i/>
          <w:iCs/>
          <w:color w:val="000000"/>
          <w:sz w:val="20"/>
          <w:szCs w:val="20"/>
        </w:rPr>
        <w:t xml:space="preserve">‘a </w:t>
      </w:r>
      <w:r w:rsidR="00BB2B23" w:rsidRPr="003752F7">
        <w:rPr>
          <w:rFonts w:asciiTheme="majorBidi" w:hAnsiTheme="majorBidi" w:cstheme="majorBidi"/>
          <w:color w:val="000000"/>
          <w:sz w:val="20"/>
          <w:szCs w:val="20"/>
        </w:rPr>
        <w:t>Sciences</w:t>
      </w:r>
      <w:r w:rsidR="00BB2B23" w:rsidRPr="003752F7">
        <w:rPr>
          <w:rFonts w:asciiTheme="majorBidi" w:hAnsiTheme="majorBidi" w:cstheme="majorBidi"/>
          <w:kern w:val="1"/>
          <w:sz w:val="20"/>
          <w:szCs w:val="20"/>
        </w:rPr>
        <w:t xml:space="preserve">, </w:t>
      </w:r>
      <w:r w:rsidRPr="003752F7">
        <w:rPr>
          <w:rFonts w:asciiTheme="majorBidi" w:hAnsiTheme="majorBidi" w:cstheme="majorBidi"/>
          <w:kern w:val="1"/>
          <w:sz w:val="20"/>
          <w:szCs w:val="20"/>
        </w:rPr>
        <w:t xml:space="preserve">Islamic Law, </w:t>
      </w:r>
      <w:r w:rsidR="00BB2B23" w:rsidRPr="003752F7">
        <w:rPr>
          <w:rFonts w:asciiTheme="majorBidi" w:hAnsiTheme="majorBidi" w:cstheme="majorBidi"/>
          <w:kern w:val="1"/>
          <w:sz w:val="20"/>
          <w:szCs w:val="20"/>
        </w:rPr>
        <w:t>Divinity</w:t>
      </w:r>
      <w:r w:rsidRPr="003752F7">
        <w:rPr>
          <w:rFonts w:asciiTheme="majorBidi" w:hAnsiTheme="majorBidi" w:cstheme="majorBidi"/>
          <w:kern w:val="1"/>
          <w:sz w:val="20"/>
          <w:szCs w:val="20"/>
        </w:rPr>
        <w:t xml:space="preserve">, Metaphysics, and Sufism. His date of birth is not known, but he lived a long life, </w:t>
      </w:r>
      <w:r w:rsidR="00BB2B23" w:rsidRPr="003752F7">
        <w:rPr>
          <w:rFonts w:asciiTheme="majorBidi" w:hAnsiTheme="majorBidi" w:cstheme="majorBidi"/>
          <w:kern w:val="1"/>
          <w:sz w:val="20"/>
          <w:szCs w:val="20"/>
        </w:rPr>
        <w:t>maintaining</w:t>
      </w:r>
      <w:r w:rsidRPr="003752F7">
        <w:rPr>
          <w:rFonts w:asciiTheme="majorBidi" w:hAnsiTheme="majorBidi" w:cstheme="majorBidi"/>
          <w:kern w:val="1"/>
          <w:sz w:val="20"/>
          <w:szCs w:val="20"/>
        </w:rPr>
        <w:t xml:space="preserve"> his residence primarily in Istanbul. He wrote on Qur’ānic commentary, </w:t>
      </w:r>
      <w:r w:rsidR="00BB2B23" w:rsidRPr="003752F7">
        <w:rPr>
          <w:rFonts w:asciiTheme="majorBidi" w:hAnsiTheme="majorBidi" w:cstheme="majorBidi"/>
          <w:kern w:val="1"/>
          <w:sz w:val="20"/>
          <w:szCs w:val="20"/>
        </w:rPr>
        <w:t>Divinity</w:t>
      </w:r>
      <w:r w:rsidRPr="003752F7">
        <w:rPr>
          <w:rFonts w:asciiTheme="majorBidi" w:hAnsiTheme="majorBidi" w:cstheme="majorBidi"/>
          <w:kern w:val="1"/>
          <w:sz w:val="20"/>
          <w:szCs w:val="20"/>
        </w:rPr>
        <w:t xml:space="preserve">, Metaphysics, the Arabic language, and Prophetic </w:t>
      </w:r>
      <w:r w:rsidRPr="003752F7">
        <w:rPr>
          <w:rFonts w:asciiTheme="majorBidi" w:hAnsiTheme="majorBidi" w:cstheme="majorBidi"/>
          <w:i/>
          <w:iCs/>
          <w:sz w:val="20"/>
          <w:szCs w:val="20"/>
        </w:rPr>
        <w:t>Ḥadīth</w:t>
      </w:r>
      <w:r w:rsidRPr="003752F7">
        <w:rPr>
          <w:rFonts w:asciiTheme="majorBidi" w:hAnsiTheme="majorBidi" w:cstheme="majorBidi"/>
          <w:kern w:val="1"/>
          <w:sz w:val="20"/>
          <w:szCs w:val="20"/>
        </w:rPr>
        <w:t>, including many treatises on Sufism. Bahā’-al-Dīnzādah is little-known today, despite his outstanding merit and the fact that he stands out as one of the giants of Islam’s later Tradition</w:t>
      </w:r>
      <w:r w:rsidR="00BB2B23" w:rsidRPr="003752F7">
        <w:rPr>
          <w:rFonts w:asciiTheme="majorBidi" w:hAnsiTheme="majorBidi" w:cstheme="majorBidi"/>
          <w:kern w:val="1"/>
          <w:sz w:val="20"/>
          <w:szCs w:val="20"/>
        </w:rPr>
        <w:t xml:space="preserve"> of Divinity</w:t>
      </w:r>
      <w:r w:rsidRPr="003752F7">
        <w:rPr>
          <w:rFonts w:asciiTheme="majorBidi" w:hAnsiTheme="majorBidi" w:cstheme="majorBidi"/>
          <w:kern w:val="1"/>
          <w:sz w:val="20"/>
          <w:szCs w:val="20"/>
        </w:rPr>
        <w:t xml:space="preserve">. He was especially eminent in his explanations of the nature of objective reality and how it relates to the constructs of the </w:t>
      </w:r>
      <w:r w:rsidR="00BB2B23" w:rsidRPr="003752F7">
        <w:rPr>
          <w:rFonts w:asciiTheme="majorBidi" w:hAnsiTheme="majorBidi" w:cstheme="majorBidi"/>
          <w:kern w:val="1"/>
          <w:sz w:val="20"/>
          <w:szCs w:val="20"/>
        </w:rPr>
        <w:t>H</w:t>
      </w:r>
      <w:r w:rsidRPr="003752F7">
        <w:rPr>
          <w:rFonts w:asciiTheme="majorBidi" w:hAnsiTheme="majorBidi" w:cstheme="majorBidi"/>
          <w:kern w:val="1"/>
          <w:sz w:val="20"/>
          <w:szCs w:val="20"/>
        </w:rPr>
        <w:t xml:space="preserve">uman mind </w:t>
      </w:r>
      <w:r w:rsidR="00BB2B23" w:rsidRPr="003752F7">
        <w:rPr>
          <w:rFonts w:asciiTheme="majorBidi" w:hAnsiTheme="majorBidi" w:cstheme="majorBidi"/>
          <w:kern w:val="1"/>
          <w:sz w:val="20"/>
          <w:szCs w:val="20"/>
        </w:rPr>
        <w:t>without compromising</w:t>
      </w:r>
      <w:r w:rsidRPr="003752F7">
        <w:rPr>
          <w:rFonts w:asciiTheme="majorBidi" w:hAnsiTheme="majorBidi" w:cstheme="majorBidi"/>
          <w:kern w:val="1"/>
          <w:sz w:val="20"/>
          <w:szCs w:val="20"/>
        </w:rPr>
        <w:t xml:space="preserve"> </w:t>
      </w:r>
      <w:r w:rsidR="00BB2B23" w:rsidRPr="003752F7">
        <w:rPr>
          <w:rFonts w:asciiTheme="majorBidi" w:hAnsiTheme="majorBidi" w:cstheme="majorBidi"/>
          <w:kern w:val="1"/>
          <w:sz w:val="20"/>
          <w:szCs w:val="20"/>
        </w:rPr>
        <w:t>God’s</w:t>
      </w:r>
      <w:r w:rsidRPr="003752F7">
        <w:rPr>
          <w:rFonts w:asciiTheme="majorBidi" w:hAnsiTheme="majorBidi" w:cstheme="majorBidi"/>
          <w:kern w:val="1"/>
          <w:sz w:val="20"/>
          <w:szCs w:val="20"/>
        </w:rPr>
        <w:t xml:space="preserve"> absolute Foreknowledge.</w:t>
      </w:r>
    </w:p>
  </w:footnote>
  <w:footnote w:id="225">
    <w:p w14:paraId="6FBCBDC7" w14:textId="28156F3A" w:rsidR="00E86172" w:rsidRPr="003752F7" w:rsidRDefault="00E86172" w:rsidP="00E86172">
      <w:pPr>
        <w:pStyle w:val="FootnoteText"/>
      </w:pPr>
      <w:r w:rsidRPr="003752F7">
        <w:rPr>
          <w:rStyle w:val="FootnoteReference"/>
        </w:rPr>
        <w:footnoteRef/>
      </w:r>
      <w:r w:rsidRPr="003752F7">
        <w:t xml:space="preserve"> </w:t>
      </w:r>
      <w:r w:rsidRPr="003752F7">
        <w:rPr>
          <w:b/>
          <w:bCs/>
          <w:color w:val="112B21"/>
        </w:rPr>
        <w:t>‘Abd-al-Ghan</w:t>
      </w:r>
      <w:r w:rsidRPr="003752F7">
        <w:rPr>
          <w:b/>
          <w:bCs/>
        </w:rPr>
        <w:t xml:space="preserve">ī </w:t>
      </w:r>
      <w:r w:rsidRPr="003752F7">
        <w:rPr>
          <w:b/>
          <w:bCs/>
          <w:color w:val="112B21"/>
        </w:rPr>
        <w:t>al-N</w:t>
      </w:r>
      <w:r w:rsidRPr="003752F7">
        <w:rPr>
          <w:b/>
          <w:bCs/>
        </w:rPr>
        <w:t>ā</w:t>
      </w:r>
      <w:r w:rsidRPr="003752F7">
        <w:rPr>
          <w:b/>
          <w:bCs/>
          <w:color w:val="112B21"/>
        </w:rPr>
        <w:t>bulus</w:t>
      </w:r>
      <w:r w:rsidRPr="003752F7">
        <w:rPr>
          <w:b/>
          <w:bCs/>
        </w:rPr>
        <w:t xml:space="preserve">ī </w:t>
      </w:r>
      <w:r w:rsidRPr="003752F7">
        <w:t xml:space="preserve">(d. 1143/1731) or, more fully, </w:t>
      </w:r>
      <w:r w:rsidRPr="003752F7">
        <w:rPr>
          <w:color w:val="112B21"/>
        </w:rPr>
        <w:t>‘Abd-al-Ghan</w:t>
      </w:r>
      <w:r w:rsidRPr="003752F7">
        <w:t>ī ibn Ismā‘īl</w:t>
      </w:r>
      <w:r w:rsidRPr="003752F7">
        <w:rPr>
          <w:color w:val="112B21"/>
        </w:rPr>
        <w:t xml:space="preserve"> al-N</w:t>
      </w:r>
      <w:r w:rsidRPr="003752F7">
        <w:t>ā</w:t>
      </w:r>
      <w:r w:rsidRPr="003752F7">
        <w:rPr>
          <w:color w:val="112B21"/>
        </w:rPr>
        <w:t>bulus</w:t>
      </w:r>
      <w:r w:rsidRPr="003752F7">
        <w:t xml:space="preserve">ī, was born in Damascus, where he lived for much of his life, teaching in the great Umayyad Mosque. </w:t>
      </w:r>
      <w:r w:rsidRPr="003752F7">
        <w:rPr>
          <w:color w:val="112B21"/>
        </w:rPr>
        <w:t>‘Abd-al-Ghan</w:t>
      </w:r>
      <w:r w:rsidRPr="003752F7">
        <w:t>ī</w:t>
      </w:r>
      <w:r w:rsidRPr="003752F7">
        <w:rPr>
          <w:color w:val="112B21"/>
        </w:rPr>
        <w:t xml:space="preserve"> al-N</w:t>
      </w:r>
      <w:r w:rsidRPr="003752F7">
        <w:t>ā</w:t>
      </w:r>
      <w:r w:rsidRPr="003752F7">
        <w:rPr>
          <w:color w:val="112B21"/>
        </w:rPr>
        <w:t>bulus</w:t>
      </w:r>
      <w:r w:rsidRPr="003752F7">
        <w:t>ī was a preeminent Sunnī Muslim Scholar</w:t>
      </w:r>
      <w:r w:rsidR="00E54F62" w:rsidRPr="003752F7">
        <w:t xml:space="preserve"> </w:t>
      </w:r>
      <w:r w:rsidR="00E54F62" w:rsidRPr="003752F7">
        <w:rPr>
          <w:kern w:val="1"/>
        </w:rPr>
        <w:t xml:space="preserve">of </w:t>
      </w:r>
      <w:r w:rsidR="00E54F62" w:rsidRPr="003752F7">
        <w:rPr>
          <w:color w:val="000000"/>
        </w:rPr>
        <w:t>the</w:t>
      </w:r>
      <w:r w:rsidR="00E54F62" w:rsidRPr="003752F7">
        <w:rPr>
          <w:i/>
          <w:iCs/>
          <w:color w:val="000000"/>
        </w:rPr>
        <w:t xml:space="preserve"> Shar</w:t>
      </w:r>
      <w:r w:rsidR="00E54F62" w:rsidRPr="003752F7">
        <w:rPr>
          <w:i/>
          <w:iCs/>
        </w:rPr>
        <w:t>ī</w:t>
      </w:r>
      <w:r w:rsidR="00E54F62" w:rsidRPr="003752F7">
        <w:rPr>
          <w:i/>
          <w:iCs/>
          <w:color w:val="000000"/>
        </w:rPr>
        <w:t xml:space="preserve">‘a </w:t>
      </w:r>
      <w:r w:rsidR="00E54F62" w:rsidRPr="003752F7">
        <w:rPr>
          <w:color w:val="000000"/>
        </w:rPr>
        <w:t>Sciences and the</w:t>
      </w:r>
      <w:r w:rsidR="00E54F62" w:rsidRPr="003752F7">
        <w:t xml:space="preserve"> </w:t>
      </w:r>
      <w:r w:rsidRPr="003752F7">
        <w:t xml:space="preserve">author of </w:t>
      </w:r>
      <w:r w:rsidR="001E4399" w:rsidRPr="003752F7">
        <w:t xml:space="preserve">many </w:t>
      </w:r>
      <w:r w:rsidRPr="003752F7">
        <w:t>authoritative Legal Opinions (</w:t>
      </w:r>
      <w:r w:rsidRPr="003752F7">
        <w:rPr>
          <w:i/>
          <w:iCs/>
        </w:rPr>
        <w:t>Muftī</w:t>
      </w:r>
      <w:r w:rsidRPr="003752F7">
        <w:t>)</w:t>
      </w:r>
      <w:r w:rsidR="001E4399" w:rsidRPr="003752F7">
        <w:t>. He was also a Master of Divinity</w:t>
      </w:r>
      <w:r w:rsidRPr="003752F7">
        <w:t>, Metaphysic</w:t>
      </w:r>
      <w:r w:rsidR="001E4399" w:rsidRPr="003752F7">
        <w:t>s</w:t>
      </w:r>
      <w:r w:rsidRPr="003752F7">
        <w:t xml:space="preserve">, and the Spiritual </w:t>
      </w:r>
      <w:r w:rsidR="001E4399" w:rsidRPr="003752F7">
        <w:t>P</w:t>
      </w:r>
      <w:r w:rsidRPr="003752F7">
        <w:t xml:space="preserve">ath. </w:t>
      </w:r>
      <w:r w:rsidR="00D540F0" w:rsidRPr="003752F7">
        <w:t xml:space="preserve">In addition to this, </w:t>
      </w:r>
      <w:r w:rsidR="00D540F0" w:rsidRPr="003752F7">
        <w:rPr>
          <w:color w:val="112B21"/>
        </w:rPr>
        <w:t>‘Abd-al-Ghan</w:t>
      </w:r>
      <w:r w:rsidR="00D540F0" w:rsidRPr="003752F7">
        <w:t xml:space="preserve">ī </w:t>
      </w:r>
      <w:r w:rsidR="00D540F0" w:rsidRPr="003752F7">
        <w:rPr>
          <w:color w:val="112B21"/>
        </w:rPr>
        <w:t>al-N</w:t>
      </w:r>
      <w:r w:rsidR="00D540F0" w:rsidRPr="003752F7">
        <w:t>ā</w:t>
      </w:r>
      <w:r w:rsidR="00D540F0" w:rsidRPr="003752F7">
        <w:rPr>
          <w:color w:val="112B21"/>
        </w:rPr>
        <w:t>bulus</w:t>
      </w:r>
      <w:r w:rsidR="00D540F0" w:rsidRPr="003752F7">
        <w:t>ī</w:t>
      </w:r>
      <w:r w:rsidRPr="003752F7">
        <w:t xml:space="preserve"> was also an esteemed poet and literary figure, ethnographer, and </w:t>
      </w:r>
      <w:r w:rsidR="00D540F0" w:rsidRPr="003752F7">
        <w:t xml:space="preserve">a practicing </w:t>
      </w:r>
      <w:r w:rsidRPr="003752F7">
        <w:t xml:space="preserve">authority in the agricultural </w:t>
      </w:r>
      <w:r w:rsidR="00D540F0" w:rsidRPr="003752F7">
        <w:t>S</w:t>
      </w:r>
      <w:r w:rsidRPr="003752F7">
        <w:t xml:space="preserve">ciences. Although Damascus was the center of his life and work, </w:t>
      </w:r>
      <w:r w:rsidRPr="003752F7">
        <w:rPr>
          <w:color w:val="112B21"/>
        </w:rPr>
        <w:t>al-N</w:t>
      </w:r>
      <w:r w:rsidRPr="003752F7">
        <w:t>ā</w:t>
      </w:r>
      <w:r w:rsidRPr="003752F7">
        <w:rPr>
          <w:color w:val="112B21"/>
        </w:rPr>
        <w:t>bulus</w:t>
      </w:r>
      <w:r w:rsidRPr="003752F7">
        <w:t xml:space="preserve">ī traveled extensively during his life to Istanbul, Lebanon, Jerusalem and other parts of Palestine, Egypt, and the Arabian Peninsula, where he was universally </w:t>
      </w:r>
      <w:r w:rsidR="00D540F0" w:rsidRPr="003752F7">
        <w:t>hailed</w:t>
      </w:r>
      <w:r w:rsidRPr="003752F7">
        <w:t xml:space="preserve"> as one of the greatest Scholars of his age.</w:t>
      </w:r>
      <w:r w:rsidR="00697D41" w:rsidRPr="003752F7">
        <w:t xml:space="preserve"> He died at the age of ninety and was buried in Damascus.</w:t>
      </w:r>
    </w:p>
  </w:footnote>
  <w:footnote w:id="226">
    <w:p w14:paraId="36C9629F" w14:textId="1DEC042A" w:rsidR="00E86172" w:rsidRPr="003752F7" w:rsidRDefault="00E86172" w:rsidP="00E86172">
      <w:pPr>
        <w:autoSpaceDE w:val="0"/>
        <w:autoSpaceDN w:val="0"/>
        <w:adjustRightInd w:val="0"/>
        <w:rPr>
          <w:rFonts w:asciiTheme="majorBidi"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000000"/>
          <w:sz w:val="20"/>
          <w:szCs w:val="20"/>
        </w:rPr>
        <w:t>Gelenbevi</w:t>
      </w:r>
      <w:r w:rsidRPr="003752F7">
        <w:rPr>
          <w:rFonts w:asciiTheme="majorBidi" w:hAnsiTheme="majorBidi" w:cstheme="majorBidi"/>
          <w:color w:val="000000"/>
          <w:sz w:val="20"/>
          <w:szCs w:val="20"/>
        </w:rPr>
        <w:t xml:space="preserve"> (d. 1204/1790)</w:t>
      </w:r>
      <w:r w:rsidR="00D540F0" w:rsidRPr="003752F7">
        <w:rPr>
          <w:rFonts w:asciiTheme="majorBidi" w:hAnsiTheme="majorBidi" w:cstheme="majorBidi"/>
          <w:color w:val="000000"/>
          <w:sz w:val="20"/>
          <w:szCs w:val="20"/>
        </w:rPr>
        <w:t xml:space="preserve"> </w:t>
      </w:r>
      <w:r w:rsidRPr="003752F7">
        <w:rPr>
          <w:rFonts w:asciiTheme="majorBidi" w:hAnsiTheme="majorBidi" w:cstheme="majorBidi"/>
          <w:color w:val="000000"/>
          <w:sz w:val="20"/>
          <w:szCs w:val="20"/>
        </w:rPr>
        <w:t>or, more fully, Ismā‘īl ibn Muṣṭafā ibn Maḥmūd Gelenbevi</w:t>
      </w:r>
      <w:r w:rsidR="00D540F0" w:rsidRPr="003752F7">
        <w:rPr>
          <w:rFonts w:asciiTheme="majorBidi" w:hAnsiTheme="majorBidi" w:cstheme="majorBidi"/>
          <w:color w:val="000000"/>
          <w:sz w:val="20"/>
          <w:szCs w:val="20"/>
        </w:rPr>
        <w:t xml:space="preserve"> is also referred to as al-Galanbawī or al-Jalanbawī. He</w:t>
      </w:r>
      <w:r w:rsidRPr="003752F7">
        <w:rPr>
          <w:rFonts w:asciiTheme="majorBidi" w:hAnsiTheme="majorBidi" w:cstheme="majorBidi"/>
          <w:color w:val="000000"/>
          <w:sz w:val="20"/>
          <w:szCs w:val="20"/>
        </w:rPr>
        <w:t xml:space="preserve"> hailed from the city of Gelenbe in Western Anatolia, from which he took his name, Gelenbevi. He studied in Istanbul and rose to prominence through the Ottoman examination system, attaining at the age of thirty-three the rank of Professor (</w:t>
      </w:r>
      <w:r w:rsidRPr="003752F7">
        <w:rPr>
          <w:rFonts w:asciiTheme="majorBidi" w:hAnsiTheme="majorBidi" w:cstheme="majorBidi"/>
          <w:i/>
          <w:iCs/>
          <w:color w:val="000000"/>
          <w:sz w:val="20"/>
          <w:szCs w:val="20"/>
        </w:rPr>
        <w:t>Mudarris</w:t>
      </w:r>
      <w:r w:rsidRPr="003752F7">
        <w:rPr>
          <w:rFonts w:asciiTheme="majorBidi" w:hAnsiTheme="majorBidi" w:cstheme="majorBidi"/>
          <w:color w:val="000000"/>
          <w:sz w:val="20"/>
          <w:szCs w:val="20"/>
        </w:rPr>
        <w:t>) in the Ottoman collegiate system. Gelenbevi</w:t>
      </w:r>
      <w:r w:rsidRPr="003752F7">
        <w:rPr>
          <w:rFonts w:asciiTheme="majorBidi" w:hAnsiTheme="majorBidi" w:cstheme="majorBidi"/>
          <w:i/>
          <w:iCs/>
          <w:color w:val="000000"/>
          <w:sz w:val="20"/>
          <w:szCs w:val="20"/>
        </w:rPr>
        <w:t xml:space="preserve"> </w:t>
      </w:r>
      <w:r w:rsidRPr="003752F7">
        <w:rPr>
          <w:rFonts w:asciiTheme="majorBidi" w:hAnsiTheme="majorBidi" w:cstheme="majorBidi"/>
          <w:color w:val="000000"/>
          <w:sz w:val="20"/>
          <w:szCs w:val="20"/>
        </w:rPr>
        <w:t xml:space="preserve">was an Ottoman Islamic Scholar, </w:t>
      </w:r>
      <w:r w:rsidRPr="003752F7">
        <w:rPr>
          <w:rFonts w:asciiTheme="majorBidi" w:hAnsiTheme="majorBidi" w:cstheme="majorBidi"/>
          <w:sz w:val="20"/>
          <w:szCs w:val="20"/>
        </w:rPr>
        <w:t>Ḥanaf</w:t>
      </w:r>
      <w:r w:rsidRPr="003752F7">
        <w:rPr>
          <w:rFonts w:asciiTheme="majorBidi" w:hAnsiTheme="majorBidi" w:cstheme="majorBidi"/>
          <w:color w:val="000000"/>
          <w:sz w:val="20"/>
          <w:szCs w:val="20"/>
        </w:rPr>
        <w:t>ī</w:t>
      </w:r>
      <w:r w:rsidRPr="003752F7">
        <w:rPr>
          <w:rFonts w:asciiTheme="majorBidi" w:hAnsiTheme="majorBidi" w:cstheme="majorBidi"/>
          <w:sz w:val="20"/>
          <w:szCs w:val="20"/>
        </w:rPr>
        <w:t xml:space="preserve"> </w:t>
      </w:r>
      <w:r w:rsidRPr="003752F7">
        <w:rPr>
          <w:rFonts w:asciiTheme="majorBidi" w:hAnsiTheme="majorBidi" w:cstheme="majorBidi"/>
          <w:color w:val="000000"/>
          <w:sz w:val="20"/>
          <w:szCs w:val="20"/>
        </w:rPr>
        <w:t>Jurist, M</w:t>
      </w:r>
      <w:r w:rsidRPr="003752F7">
        <w:rPr>
          <w:rFonts w:asciiTheme="majorBidi" w:hAnsiTheme="majorBidi" w:cstheme="majorBidi"/>
          <w:sz w:val="20"/>
          <w:szCs w:val="20"/>
        </w:rPr>
        <w:t>ā</w:t>
      </w:r>
      <w:r w:rsidRPr="003752F7">
        <w:rPr>
          <w:rFonts w:asciiTheme="majorBidi" w:hAnsiTheme="majorBidi" w:cstheme="majorBidi"/>
          <w:color w:val="000000"/>
          <w:sz w:val="20"/>
          <w:szCs w:val="20"/>
        </w:rPr>
        <w:t xml:space="preserve">turīdī </w:t>
      </w:r>
      <w:r w:rsidR="00D370A2" w:rsidRPr="003752F7">
        <w:rPr>
          <w:rFonts w:asciiTheme="majorBidi" w:hAnsiTheme="majorBidi" w:cstheme="majorBidi"/>
          <w:color w:val="000000"/>
          <w:sz w:val="20"/>
          <w:szCs w:val="20"/>
        </w:rPr>
        <w:t>Divine</w:t>
      </w:r>
      <w:r w:rsidRPr="003752F7">
        <w:rPr>
          <w:rFonts w:asciiTheme="majorBidi" w:hAnsiTheme="majorBidi" w:cstheme="majorBidi"/>
          <w:color w:val="000000"/>
          <w:sz w:val="20"/>
          <w:szCs w:val="20"/>
        </w:rPr>
        <w:t xml:space="preserve">, Metaphysician, Philosopher, Logician, mathematician, geometrician, and empirical </w:t>
      </w:r>
      <w:r w:rsidR="00D370A2"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cientist. He was widely acknowledged as one of the most important </w:t>
      </w:r>
      <w:r w:rsidR="00D370A2" w:rsidRPr="003752F7">
        <w:rPr>
          <w:rFonts w:asciiTheme="majorBidi" w:hAnsiTheme="majorBidi" w:cstheme="majorBidi"/>
          <w:color w:val="000000"/>
          <w:sz w:val="20"/>
          <w:szCs w:val="20"/>
        </w:rPr>
        <w:t>Scholars of Divinity</w:t>
      </w:r>
      <w:r w:rsidRPr="003752F7">
        <w:rPr>
          <w:rFonts w:asciiTheme="majorBidi" w:hAnsiTheme="majorBidi" w:cstheme="majorBidi"/>
          <w:color w:val="000000"/>
          <w:sz w:val="20"/>
          <w:szCs w:val="20"/>
        </w:rPr>
        <w:t>, Metaphysics, and Philosoph</w:t>
      </w:r>
      <w:r w:rsidR="00D370A2" w:rsidRPr="003752F7">
        <w:rPr>
          <w:rFonts w:asciiTheme="majorBidi" w:hAnsiTheme="majorBidi" w:cstheme="majorBidi"/>
          <w:color w:val="000000"/>
          <w:sz w:val="20"/>
          <w:szCs w:val="20"/>
        </w:rPr>
        <w:t>y during</w:t>
      </w:r>
      <w:r w:rsidRPr="003752F7">
        <w:rPr>
          <w:rFonts w:asciiTheme="majorBidi" w:hAnsiTheme="majorBidi" w:cstheme="majorBidi"/>
          <w:color w:val="000000"/>
          <w:sz w:val="20"/>
          <w:szCs w:val="20"/>
        </w:rPr>
        <w:t xml:space="preserve"> the </w:t>
      </w:r>
      <w:r w:rsidR="00D370A2" w:rsidRPr="003752F7">
        <w:rPr>
          <w:rFonts w:asciiTheme="majorBidi" w:hAnsiTheme="majorBidi" w:cstheme="majorBidi"/>
          <w:color w:val="000000"/>
          <w:sz w:val="20"/>
          <w:szCs w:val="20"/>
        </w:rPr>
        <w:t>closing</w:t>
      </w:r>
      <w:r w:rsidRPr="003752F7">
        <w:rPr>
          <w:rFonts w:asciiTheme="majorBidi" w:hAnsiTheme="majorBidi" w:cstheme="majorBidi"/>
          <w:color w:val="000000"/>
          <w:sz w:val="20"/>
          <w:szCs w:val="20"/>
        </w:rPr>
        <w:t xml:space="preserve"> centuries</w:t>
      </w:r>
      <w:r w:rsidR="00D370A2" w:rsidRPr="003752F7">
        <w:rPr>
          <w:rFonts w:asciiTheme="majorBidi" w:hAnsiTheme="majorBidi" w:cstheme="majorBidi"/>
          <w:color w:val="000000"/>
          <w:sz w:val="20"/>
          <w:szCs w:val="20"/>
        </w:rPr>
        <w:t xml:space="preserve"> of the Ottoman Empire</w:t>
      </w:r>
      <w:r w:rsidRPr="003752F7">
        <w:rPr>
          <w:rFonts w:asciiTheme="majorBidi" w:hAnsiTheme="majorBidi" w:cstheme="majorBidi"/>
          <w:color w:val="000000"/>
          <w:sz w:val="20"/>
          <w:szCs w:val="20"/>
        </w:rPr>
        <w:t xml:space="preserve">. </w:t>
      </w:r>
      <w:r w:rsidR="00D370A2" w:rsidRPr="003752F7">
        <w:rPr>
          <w:rFonts w:asciiTheme="majorBidi" w:hAnsiTheme="majorBidi" w:cstheme="majorBidi"/>
          <w:color w:val="000000"/>
          <w:sz w:val="20"/>
          <w:szCs w:val="20"/>
        </w:rPr>
        <w:t>Gelenbevi</w:t>
      </w:r>
      <w:r w:rsidRPr="003752F7">
        <w:rPr>
          <w:rFonts w:asciiTheme="majorBidi" w:hAnsiTheme="majorBidi" w:cstheme="majorBidi"/>
          <w:color w:val="000000"/>
          <w:sz w:val="20"/>
          <w:szCs w:val="20"/>
        </w:rPr>
        <w:t xml:space="preserve"> founded the </w:t>
      </w:r>
      <w:r w:rsidR="00D370A2" w:rsidRPr="003752F7">
        <w:rPr>
          <w:rFonts w:asciiTheme="majorBidi" w:hAnsiTheme="majorBidi" w:cstheme="majorBidi"/>
          <w:color w:val="000000"/>
          <w:sz w:val="20"/>
          <w:szCs w:val="20"/>
        </w:rPr>
        <w:t xml:space="preserve">one of the </w:t>
      </w:r>
      <w:r w:rsidRPr="003752F7">
        <w:rPr>
          <w:rFonts w:asciiTheme="majorBidi" w:hAnsiTheme="majorBidi" w:cstheme="majorBidi"/>
          <w:color w:val="000000"/>
          <w:sz w:val="20"/>
          <w:szCs w:val="20"/>
        </w:rPr>
        <w:t>la</w:t>
      </w:r>
      <w:r w:rsidR="00D370A2" w:rsidRPr="003752F7">
        <w:rPr>
          <w:rFonts w:asciiTheme="majorBidi" w:hAnsiTheme="majorBidi" w:cstheme="majorBidi"/>
          <w:color w:val="000000"/>
          <w:sz w:val="20"/>
          <w:szCs w:val="20"/>
        </w:rPr>
        <w:t xml:space="preserve">st known </w:t>
      </w:r>
      <w:r w:rsidRPr="003752F7">
        <w:rPr>
          <w:rFonts w:asciiTheme="majorBidi" w:hAnsiTheme="majorBidi" w:cstheme="majorBidi"/>
          <w:color w:val="000000"/>
          <w:sz w:val="20"/>
          <w:szCs w:val="20"/>
        </w:rPr>
        <w:t xml:space="preserve">major </w:t>
      </w:r>
      <w:r w:rsidR="00D370A2"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chool</w:t>
      </w:r>
      <w:r w:rsidR="00D370A2"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 of Logic in the Islamic Tradition, and his </w:t>
      </w:r>
      <w:r w:rsidRPr="003752F7">
        <w:rPr>
          <w:rFonts w:asciiTheme="majorBidi" w:hAnsiTheme="majorBidi" w:cstheme="majorBidi"/>
          <w:i/>
          <w:iCs/>
          <w:color w:val="000000"/>
          <w:sz w:val="20"/>
          <w:szCs w:val="20"/>
        </w:rPr>
        <w:t>Burh</w:t>
      </w:r>
      <w:r w:rsidRPr="003752F7">
        <w:rPr>
          <w:rFonts w:asciiTheme="majorBidi" w:hAnsiTheme="majorBidi" w:cstheme="majorBidi"/>
          <w:i/>
          <w:iCs/>
          <w:sz w:val="20"/>
          <w:szCs w:val="20"/>
        </w:rPr>
        <w:t>ā</w:t>
      </w:r>
      <w:r w:rsidRPr="003752F7">
        <w:rPr>
          <w:rFonts w:asciiTheme="majorBidi" w:hAnsiTheme="majorBidi" w:cstheme="majorBidi"/>
          <w:i/>
          <w:iCs/>
          <w:color w:val="000000"/>
          <w:sz w:val="20"/>
          <w:szCs w:val="20"/>
        </w:rPr>
        <w:t xml:space="preserve">n </w:t>
      </w:r>
      <w:r w:rsidRPr="003752F7">
        <w:rPr>
          <w:rFonts w:asciiTheme="majorBidi" w:hAnsiTheme="majorBidi" w:cstheme="majorBidi"/>
          <w:color w:val="000000"/>
          <w:sz w:val="20"/>
          <w:szCs w:val="20"/>
        </w:rPr>
        <w:t>(The Manifest Proof) ranks among the most popular advanced treatises in Logic in the Mature Tradition. I</w:t>
      </w:r>
      <w:r w:rsidR="00D370A2" w:rsidRPr="003752F7">
        <w:rPr>
          <w:rFonts w:asciiTheme="majorBidi" w:hAnsiTheme="majorBidi" w:cstheme="majorBidi"/>
          <w:color w:val="000000"/>
          <w:sz w:val="20"/>
          <w:szCs w:val="20"/>
        </w:rPr>
        <w:t>n that work, Gelenbevi</w:t>
      </w:r>
      <w:r w:rsidRPr="003752F7">
        <w:rPr>
          <w:rFonts w:asciiTheme="majorBidi" w:hAnsiTheme="majorBidi" w:cstheme="majorBidi"/>
          <w:color w:val="000000"/>
          <w:sz w:val="20"/>
          <w:szCs w:val="20"/>
        </w:rPr>
        <w:t xml:space="preserve"> built upon </w:t>
      </w:r>
      <w:r w:rsidRPr="003752F7">
        <w:rPr>
          <w:rFonts w:asciiTheme="majorBidi" w:hAnsiTheme="majorBidi" w:cstheme="majorBidi"/>
          <w:i/>
          <w:iCs/>
          <w:color w:val="000000"/>
          <w:sz w:val="20"/>
          <w:szCs w:val="20"/>
        </w:rPr>
        <w:t>Sullam al-‘Ul</w:t>
      </w:r>
      <w:r w:rsidRPr="003752F7">
        <w:rPr>
          <w:rFonts w:asciiTheme="majorBidi" w:hAnsiTheme="majorBidi" w:cstheme="majorBidi"/>
          <w:i/>
          <w:iCs/>
          <w:sz w:val="20"/>
          <w:szCs w:val="20"/>
        </w:rPr>
        <w:t>ū</w:t>
      </w:r>
      <w:r w:rsidRPr="003752F7">
        <w:rPr>
          <w:rFonts w:asciiTheme="majorBidi" w:hAnsiTheme="majorBidi" w:cstheme="majorBidi"/>
          <w:i/>
          <w:iCs/>
          <w:color w:val="000000"/>
          <w:sz w:val="20"/>
          <w:szCs w:val="20"/>
        </w:rPr>
        <w:t>m</w:t>
      </w:r>
      <w:r w:rsidRPr="003752F7">
        <w:rPr>
          <w:rFonts w:asciiTheme="majorBidi" w:hAnsiTheme="majorBidi" w:cstheme="majorBidi"/>
          <w:color w:val="000000"/>
          <w:sz w:val="20"/>
          <w:szCs w:val="20"/>
        </w:rPr>
        <w:t xml:space="preserve"> (The Staircase of the Sciences) by Mu</w:t>
      </w:r>
      <w:r w:rsidRPr="003752F7">
        <w:rPr>
          <w:rFonts w:asciiTheme="majorBidi" w:hAnsiTheme="majorBidi" w:cstheme="majorBidi"/>
          <w:sz w:val="20"/>
          <w:szCs w:val="20"/>
        </w:rPr>
        <w:t>ḥ</w:t>
      </w:r>
      <w:r w:rsidRPr="003752F7">
        <w:rPr>
          <w:rFonts w:asciiTheme="majorBidi" w:hAnsiTheme="majorBidi" w:cstheme="majorBidi"/>
          <w:color w:val="000000"/>
          <w:sz w:val="20"/>
          <w:szCs w:val="20"/>
        </w:rPr>
        <w:t>ibb-Allāh al-Bihārī (d. 1119/1707) of Farāngī Ma</w:t>
      </w:r>
      <w:r w:rsidRPr="003752F7">
        <w:rPr>
          <w:rFonts w:asciiTheme="majorBidi" w:hAnsiTheme="majorBidi" w:cstheme="majorBidi"/>
          <w:sz w:val="20"/>
          <w:szCs w:val="20"/>
        </w:rPr>
        <w:t>ḥall in Lucknow, who was</w:t>
      </w:r>
      <w:r w:rsidR="00087F2F" w:rsidRPr="003752F7">
        <w:rPr>
          <w:rFonts w:asciiTheme="majorBidi" w:hAnsiTheme="majorBidi" w:cstheme="majorBidi"/>
          <w:sz w:val="20"/>
          <w:szCs w:val="20"/>
        </w:rPr>
        <w:t xml:space="preserve"> also</w:t>
      </w:r>
      <w:r w:rsidRPr="003752F7">
        <w:rPr>
          <w:rFonts w:asciiTheme="majorBidi" w:hAnsiTheme="majorBidi" w:cstheme="majorBidi"/>
          <w:sz w:val="20"/>
          <w:szCs w:val="20"/>
        </w:rPr>
        <w:t xml:space="preserve"> prominent in the Corrective Tradition.</w:t>
      </w:r>
      <w:r w:rsidRPr="003752F7">
        <w:rPr>
          <w:rFonts w:asciiTheme="majorBidi" w:hAnsiTheme="majorBidi" w:cstheme="majorBidi"/>
          <w:color w:val="000000"/>
          <w:sz w:val="20"/>
          <w:szCs w:val="20"/>
        </w:rPr>
        <w:t xml:space="preserve"> Gelenbevi is noted for his development of the theory of dialectic and sound argumentation. He wrote more than thirty-five </w:t>
      </w:r>
      <w:r w:rsidR="00087F2F"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cientific treatises as well as a monograph in Arabic and Turkish on the arts of playing the game of chess. Gelenbevi was ultimately appointed as a </w:t>
      </w:r>
      <w:r w:rsidR="001C0E8F" w:rsidRPr="003752F7">
        <w:rPr>
          <w:rFonts w:asciiTheme="majorBidi" w:hAnsiTheme="majorBidi" w:cstheme="majorBidi"/>
          <w:color w:val="000000"/>
          <w:sz w:val="20"/>
          <w:szCs w:val="20"/>
        </w:rPr>
        <w:t>P</w:t>
      </w:r>
      <w:r w:rsidRPr="003752F7">
        <w:rPr>
          <w:rFonts w:asciiTheme="majorBidi" w:hAnsiTheme="majorBidi" w:cstheme="majorBidi"/>
          <w:color w:val="000000"/>
          <w:sz w:val="20"/>
          <w:szCs w:val="20"/>
        </w:rPr>
        <w:t xml:space="preserve">rofessor of mathematics and geometry at the Ottoman Naval College in Istanbul on the Golden Horn. He excelled in the use of logarithms, and Sultan Salim III (d. </w:t>
      </w:r>
      <w:r w:rsidRPr="003752F7">
        <w:rPr>
          <w:rStyle w:val="apple-converted-space"/>
          <w:rFonts w:asciiTheme="majorBidi" w:eastAsiaTheme="majorEastAsia" w:hAnsiTheme="majorBidi" w:cstheme="majorBidi"/>
          <w:color w:val="202122"/>
          <w:sz w:val="20"/>
          <w:szCs w:val="20"/>
          <w:shd w:val="clear" w:color="auto" w:fill="FFFFFF"/>
        </w:rPr>
        <w:t>1223/</w:t>
      </w:r>
      <w:r w:rsidRPr="003752F7">
        <w:rPr>
          <w:rFonts w:asciiTheme="majorBidi" w:hAnsiTheme="majorBidi" w:cstheme="majorBidi"/>
          <w:color w:val="202122"/>
          <w:sz w:val="20"/>
          <w:szCs w:val="20"/>
          <w:shd w:val="clear" w:color="auto" w:fill="FFFFFF"/>
        </w:rPr>
        <w:t>1808)</w:t>
      </w:r>
      <w:r w:rsidRPr="003752F7">
        <w:rPr>
          <w:rFonts w:asciiTheme="majorBidi" w:hAnsiTheme="majorBidi" w:cstheme="majorBidi"/>
          <w:color w:val="000000"/>
          <w:sz w:val="20"/>
          <w:szCs w:val="20"/>
        </w:rPr>
        <w:t xml:space="preserve"> awarded him with highly esteemed official </w:t>
      </w:r>
      <w:r w:rsidR="001C0E8F" w:rsidRPr="003752F7">
        <w:rPr>
          <w:rFonts w:asciiTheme="majorBidi" w:hAnsiTheme="majorBidi" w:cstheme="majorBidi"/>
          <w:color w:val="000000"/>
          <w:sz w:val="20"/>
          <w:szCs w:val="20"/>
        </w:rPr>
        <w:t>S</w:t>
      </w:r>
      <w:r w:rsidRPr="003752F7">
        <w:rPr>
          <w:rFonts w:asciiTheme="majorBidi" w:hAnsiTheme="majorBidi" w:cstheme="majorBidi"/>
          <w:color w:val="000000"/>
          <w:sz w:val="20"/>
          <w:szCs w:val="20"/>
        </w:rPr>
        <w:t xml:space="preserve">tate honors because of his accurate computations in </w:t>
      </w:r>
      <w:r w:rsidR="001C0E8F" w:rsidRPr="003752F7">
        <w:rPr>
          <w:rFonts w:asciiTheme="majorBidi" w:hAnsiTheme="majorBidi" w:cstheme="majorBidi"/>
          <w:color w:val="000000"/>
          <w:sz w:val="20"/>
          <w:szCs w:val="20"/>
        </w:rPr>
        <w:t xml:space="preserve">military </w:t>
      </w:r>
      <w:r w:rsidRPr="003752F7">
        <w:rPr>
          <w:rFonts w:asciiTheme="majorBidi" w:hAnsiTheme="majorBidi" w:cstheme="majorBidi"/>
          <w:color w:val="000000"/>
          <w:sz w:val="20"/>
          <w:szCs w:val="20"/>
        </w:rPr>
        <w:t xml:space="preserve">ballistics. </w:t>
      </w:r>
      <w:r w:rsidR="00F75EE2" w:rsidRPr="003752F7">
        <w:rPr>
          <w:rFonts w:asciiTheme="majorBidi" w:hAnsiTheme="majorBidi" w:cstheme="majorBidi"/>
          <w:color w:val="000000"/>
          <w:sz w:val="20"/>
          <w:szCs w:val="20"/>
        </w:rPr>
        <w:t xml:space="preserve">He died and was buried in </w:t>
      </w:r>
      <w:r w:rsidR="00502E97" w:rsidRPr="003752F7">
        <w:rPr>
          <w:rFonts w:asciiTheme="majorBidi" w:hAnsiTheme="majorBidi" w:cstheme="majorBidi"/>
          <w:color w:val="000000"/>
          <w:sz w:val="20"/>
          <w:szCs w:val="20"/>
        </w:rPr>
        <w:t xml:space="preserve">the municipality of </w:t>
      </w:r>
      <w:r w:rsidR="00F75EE2" w:rsidRPr="003752F7">
        <w:rPr>
          <w:rFonts w:asciiTheme="majorBidi" w:hAnsiTheme="majorBidi" w:cstheme="majorBidi"/>
          <w:color w:val="000000"/>
          <w:sz w:val="20"/>
          <w:szCs w:val="20"/>
        </w:rPr>
        <w:t>Yeni</w:t>
      </w:r>
      <w:r w:rsidR="006F2D4D" w:rsidRPr="003752F7">
        <w:rPr>
          <w:rFonts w:asciiTheme="majorBidi" w:hAnsiTheme="majorBidi" w:cstheme="majorBidi"/>
          <w:color w:val="000000" w:themeColor="text1"/>
          <w:sz w:val="20"/>
          <w:szCs w:val="20"/>
        </w:rPr>
        <w:t>ş</w:t>
      </w:r>
      <w:r w:rsidR="00F75EE2" w:rsidRPr="003752F7">
        <w:rPr>
          <w:rFonts w:asciiTheme="majorBidi" w:hAnsiTheme="majorBidi" w:cstheme="majorBidi"/>
          <w:color w:val="000000"/>
          <w:sz w:val="20"/>
          <w:szCs w:val="20"/>
        </w:rPr>
        <w:t>ehir</w:t>
      </w:r>
      <w:r w:rsidR="00502E97" w:rsidRPr="003752F7">
        <w:rPr>
          <w:rFonts w:asciiTheme="majorBidi" w:hAnsiTheme="majorBidi" w:cstheme="majorBidi"/>
          <w:color w:val="000000"/>
          <w:sz w:val="20"/>
          <w:szCs w:val="20"/>
        </w:rPr>
        <w:t xml:space="preserve"> in the Province of Bursa in Ottoman Anatolia.</w:t>
      </w:r>
    </w:p>
  </w:footnote>
  <w:footnote w:id="227">
    <w:p w14:paraId="66D933D1" w14:textId="11A917F1" w:rsidR="00E86172" w:rsidRPr="003752F7" w:rsidRDefault="00E86172" w:rsidP="00E86172">
      <w:pPr>
        <w:pStyle w:val="FootnoteText"/>
      </w:pPr>
      <w:r w:rsidRPr="003752F7">
        <w:rPr>
          <w:rStyle w:val="FootnoteReference"/>
        </w:rPr>
        <w:footnoteRef/>
      </w:r>
      <w:r w:rsidRPr="003752F7">
        <w:t xml:space="preserve"> </w:t>
      </w:r>
      <w:r w:rsidRPr="003752F7">
        <w:rPr>
          <w:b/>
          <w:bCs/>
          <w:color w:val="000000"/>
        </w:rPr>
        <w:t>Abū</w:t>
      </w:r>
      <w:r w:rsidR="00502E97" w:rsidRPr="003752F7">
        <w:rPr>
          <w:b/>
          <w:bCs/>
          <w:color w:val="000000"/>
        </w:rPr>
        <w:t>-</w:t>
      </w:r>
      <w:r w:rsidRPr="003752F7">
        <w:rPr>
          <w:b/>
          <w:bCs/>
          <w:color w:val="000000"/>
        </w:rPr>
        <w:t>al-Thanā’ al-Ālūsī</w:t>
      </w:r>
      <w:r w:rsidRPr="003752F7">
        <w:rPr>
          <w:color w:val="000000"/>
        </w:rPr>
        <w:t xml:space="preserve">  (d. 1270/1854) or, more fully, a</w:t>
      </w:r>
      <w:r w:rsidRPr="003752F7">
        <w:rPr>
          <w:color w:val="101010"/>
        </w:rPr>
        <w:t xml:space="preserve">l-Sayyid </w:t>
      </w:r>
      <w:r w:rsidRPr="003752F7">
        <w:rPr>
          <w:color w:val="000000"/>
        </w:rPr>
        <w:t>al-Shaykh Abū</w:t>
      </w:r>
      <w:r w:rsidR="00502E97" w:rsidRPr="003752F7">
        <w:rPr>
          <w:color w:val="000000"/>
        </w:rPr>
        <w:t>-</w:t>
      </w:r>
      <w:r w:rsidRPr="003752F7">
        <w:rPr>
          <w:color w:val="000000"/>
        </w:rPr>
        <w:t xml:space="preserve">al- Thanā’ </w:t>
      </w:r>
      <w:r w:rsidRPr="003752F7">
        <w:rPr>
          <w:color w:val="101010"/>
        </w:rPr>
        <w:t>Maḥmūd ibn ‘Abd-Allāh al-Ḥusaynī</w:t>
      </w:r>
      <w:r w:rsidRPr="003752F7">
        <w:rPr>
          <w:color w:val="000000"/>
        </w:rPr>
        <w:t xml:space="preserve"> al-Ālūsī, was born, lived, taught, died, and was buried in Baghdad. He was a prominent Islamic </w:t>
      </w:r>
      <w:r w:rsidR="00502E97" w:rsidRPr="003752F7">
        <w:rPr>
          <w:color w:val="000000"/>
        </w:rPr>
        <w:t>S</w:t>
      </w:r>
      <w:r w:rsidRPr="003752F7">
        <w:rPr>
          <w:color w:val="000000"/>
        </w:rPr>
        <w:t>cholar and one of the last great polymaths of the Muslim world</w:t>
      </w:r>
      <w:r w:rsidR="00502E97" w:rsidRPr="003752F7">
        <w:rPr>
          <w:color w:val="000000"/>
        </w:rPr>
        <w:t xml:space="preserve"> in the Modern age</w:t>
      </w:r>
      <w:r w:rsidRPr="003752F7">
        <w:rPr>
          <w:color w:val="000000"/>
        </w:rPr>
        <w:t>, excelling in</w:t>
      </w:r>
      <w:r w:rsidRPr="003752F7">
        <w:t xml:space="preserve"> Qur’ānic studies, </w:t>
      </w:r>
      <w:r w:rsidRPr="003752F7">
        <w:rPr>
          <w:i/>
          <w:iCs/>
        </w:rPr>
        <w:t>Ḥadīth</w:t>
      </w:r>
      <w:r w:rsidRPr="003752F7">
        <w:t>,</w:t>
      </w:r>
      <w:r w:rsidRPr="003752F7">
        <w:rPr>
          <w:color w:val="000000"/>
        </w:rPr>
        <w:t xml:space="preserve"> </w:t>
      </w:r>
      <w:r w:rsidR="00502E97" w:rsidRPr="003752F7">
        <w:rPr>
          <w:color w:val="000000"/>
        </w:rPr>
        <w:t>the</w:t>
      </w:r>
      <w:r w:rsidR="00502E97" w:rsidRPr="003752F7">
        <w:rPr>
          <w:i/>
          <w:iCs/>
          <w:color w:val="000000"/>
        </w:rPr>
        <w:t xml:space="preserve"> Shar</w:t>
      </w:r>
      <w:r w:rsidR="00502E97" w:rsidRPr="003752F7">
        <w:rPr>
          <w:i/>
          <w:iCs/>
        </w:rPr>
        <w:t>ī</w:t>
      </w:r>
      <w:r w:rsidR="00502E97" w:rsidRPr="003752F7">
        <w:rPr>
          <w:i/>
          <w:iCs/>
          <w:color w:val="000000"/>
        </w:rPr>
        <w:t xml:space="preserve">‘a </w:t>
      </w:r>
      <w:r w:rsidR="00502E97" w:rsidRPr="003752F7">
        <w:rPr>
          <w:color w:val="000000"/>
        </w:rPr>
        <w:t>Sciences</w:t>
      </w:r>
      <w:r w:rsidRPr="003752F7">
        <w:rPr>
          <w:color w:val="000000"/>
        </w:rPr>
        <w:t xml:space="preserve">, </w:t>
      </w:r>
      <w:r w:rsidR="00502E97" w:rsidRPr="003752F7">
        <w:rPr>
          <w:color w:val="000000"/>
        </w:rPr>
        <w:t>Divinity</w:t>
      </w:r>
      <w:r w:rsidRPr="003752F7">
        <w:rPr>
          <w:color w:val="000000"/>
        </w:rPr>
        <w:t xml:space="preserve">, Metaphysics, Logic, and other fields. In terms of his </w:t>
      </w:r>
      <w:r w:rsidR="00502E97" w:rsidRPr="003752F7">
        <w:rPr>
          <w:color w:val="000000"/>
        </w:rPr>
        <w:t>work in Divinity</w:t>
      </w:r>
      <w:r w:rsidRPr="003752F7">
        <w:rPr>
          <w:color w:val="000000"/>
        </w:rPr>
        <w:t xml:space="preserve"> and Metaphysics, Abū al-Thanā’ al-Ālūsī rightfully stands as one of the last representatives of the great Corrective Tradition in the Sunnī world until the present time, and his Metaphysical insights in his immense Qur’ānic commentary as well as his many other works give evidence of his unique rank in the Mature Tradition. </w:t>
      </w:r>
      <w:r w:rsidRPr="003752F7">
        <w:rPr>
          <w:color w:val="101010"/>
        </w:rPr>
        <w:t>Abū</w:t>
      </w:r>
      <w:r w:rsidR="00502E97" w:rsidRPr="003752F7">
        <w:rPr>
          <w:color w:val="101010"/>
        </w:rPr>
        <w:t>-</w:t>
      </w:r>
      <w:r w:rsidRPr="003752F7">
        <w:rPr>
          <w:color w:val="101010"/>
        </w:rPr>
        <w:t>al-Thanā’ al-Ālūsī</w:t>
      </w:r>
      <w:r w:rsidRPr="003752F7">
        <w:rPr>
          <w:color w:val="000000"/>
        </w:rPr>
        <w:t xml:space="preserve"> is primarily known among Muslims today for his outstanding thirty-volume commentary of the Qur’ān, </w:t>
      </w:r>
      <w:r w:rsidRPr="003752F7">
        <w:rPr>
          <w:i/>
          <w:iCs/>
          <w:color w:val="000000"/>
        </w:rPr>
        <w:t xml:space="preserve">Rūḥ al-Ma‘ānī fī Tafsīr al-Qur’ān al-‘Aẓīm wa al-Sab‘ al-Mathānī </w:t>
      </w:r>
      <w:r w:rsidRPr="003752F7">
        <w:rPr>
          <w:color w:val="000000"/>
        </w:rPr>
        <w:t>(</w:t>
      </w:r>
      <w:r w:rsidRPr="003752F7">
        <w:rPr>
          <w:i/>
          <w:iCs/>
          <w:color w:val="000000"/>
        </w:rPr>
        <w:t>The Spirit of the Meanings in the Exegesis of the Magnificent Qur’ān and the Seven Oft-Repeated Verses</w:t>
      </w:r>
      <w:r w:rsidRPr="003752F7">
        <w:rPr>
          <w:color w:val="000000"/>
        </w:rPr>
        <w:t>).</w:t>
      </w:r>
    </w:p>
  </w:footnote>
  <w:footnote w:id="228">
    <w:p w14:paraId="35A5D2C3" w14:textId="6D30321B" w:rsidR="00E86172" w:rsidRPr="003752F7" w:rsidRDefault="00E86172" w:rsidP="00312AE9">
      <w:pPr>
        <w:pStyle w:val="FootnoteText"/>
      </w:pPr>
      <w:r w:rsidRPr="003752F7">
        <w:rPr>
          <w:rStyle w:val="FootnoteReference"/>
        </w:rPr>
        <w:footnoteRef/>
      </w:r>
      <w:r w:rsidRPr="003752F7">
        <w:t xml:space="preserve"> </w:t>
      </w:r>
      <w:r w:rsidRPr="003752F7">
        <w:rPr>
          <w:b/>
          <w:bCs/>
          <w:color w:val="112B21"/>
        </w:rPr>
        <w:t>Na</w:t>
      </w:r>
      <w:r w:rsidRPr="003752F7">
        <w:rPr>
          <w:b/>
          <w:bCs/>
        </w:rPr>
        <w:t>ṣī</w:t>
      </w:r>
      <w:r w:rsidRPr="003752F7">
        <w:rPr>
          <w:b/>
          <w:bCs/>
          <w:color w:val="112B21"/>
        </w:rPr>
        <w:t>r-al-D</w:t>
      </w:r>
      <w:r w:rsidRPr="003752F7">
        <w:rPr>
          <w:b/>
          <w:bCs/>
        </w:rPr>
        <w:t>ī</w:t>
      </w:r>
      <w:r w:rsidRPr="003752F7">
        <w:rPr>
          <w:b/>
          <w:bCs/>
          <w:color w:val="112B21"/>
        </w:rPr>
        <w:t>n al-</w:t>
      </w:r>
      <w:r w:rsidRPr="003752F7">
        <w:rPr>
          <w:b/>
          <w:bCs/>
        </w:rPr>
        <w:t>Ṭ</w:t>
      </w:r>
      <w:r w:rsidRPr="003752F7">
        <w:rPr>
          <w:b/>
          <w:bCs/>
          <w:color w:val="18191A"/>
        </w:rPr>
        <w:t>ū</w:t>
      </w:r>
      <w:r w:rsidRPr="003752F7">
        <w:rPr>
          <w:b/>
          <w:bCs/>
          <w:color w:val="112B21"/>
        </w:rPr>
        <w:t>s</w:t>
      </w:r>
      <w:r w:rsidRPr="003752F7">
        <w:rPr>
          <w:b/>
          <w:bCs/>
        </w:rPr>
        <w:t>ī</w:t>
      </w:r>
      <w:r w:rsidRPr="003752F7">
        <w:rPr>
          <w:b/>
          <w:bCs/>
          <w:color w:val="112B21"/>
        </w:rPr>
        <w:t xml:space="preserve"> </w:t>
      </w:r>
      <w:r w:rsidRPr="003752F7">
        <w:rPr>
          <w:color w:val="112B21"/>
        </w:rPr>
        <w:t>(d. 672/1274) or, more fully, Na</w:t>
      </w:r>
      <w:r w:rsidRPr="003752F7">
        <w:t>ṣī</w:t>
      </w:r>
      <w:r w:rsidRPr="003752F7">
        <w:rPr>
          <w:color w:val="112B21"/>
        </w:rPr>
        <w:t>r-al-D</w:t>
      </w:r>
      <w:r w:rsidRPr="003752F7">
        <w:t>ī</w:t>
      </w:r>
      <w:r w:rsidRPr="003752F7">
        <w:rPr>
          <w:color w:val="112B21"/>
        </w:rPr>
        <w:t>n</w:t>
      </w:r>
      <w:r w:rsidRPr="003752F7">
        <w:t xml:space="preserve"> Muḥammad ibn Muḥammad ibn al-Ḥasan</w:t>
      </w:r>
      <w:r w:rsidRPr="003752F7">
        <w:rPr>
          <w:color w:val="112B21"/>
        </w:rPr>
        <w:t xml:space="preserve"> al-</w:t>
      </w:r>
      <w:r w:rsidRPr="003752F7">
        <w:t>Ṭ</w:t>
      </w:r>
      <w:r w:rsidRPr="003752F7">
        <w:rPr>
          <w:color w:val="18191A"/>
        </w:rPr>
        <w:t>ū</w:t>
      </w:r>
      <w:r w:rsidRPr="003752F7">
        <w:rPr>
          <w:color w:val="112B21"/>
        </w:rPr>
        <w:t>s</w:t>
      </w:r>
      <w:r w:rsidRPr="003752F7">
        <w:t>ī,</w:t>
      </w:r>
      <w:r w:rsidRPr="003752F7">
        <w:rPr>
          <w:color w:val="112B21"/>
        </w:rPr>
        <w:t xml:space="preserve"> i</w:t>
      </w:r>
      <w:r w:rsidRPr="003752F7">
        <w:t>s one of the early figures in the emerging School of Verification in the wake of Fakhr-al-Dīn al-R</w:t>
      </w:r>
      <w:r w:rsidRPr="003752F7">
        <w:rPr>
          <w:color w:val="000000"/>
        </w:rPr>
        <w:t>ā</w:t>
      </w:r>
      <w:r w:rsidRPr="003752F7">
        <w:t xml:space="preserve">zī and Ibn al-‘Arabī. </w:t>
      </w:r>
      <w:r w:rsidRPr="003752F7">
        <w:rPr>
          <w:color w:val="112B21"/>
        </w:rPr>
        <w:t>Al-</w:t>
      </w:r>
      <w:r w:rsidRPr="003752F7">
        <w:t>Ṭ</w:t>
      </w:r>
      <w:r w:rsidRPr="003752F7">
        <w:rPr>
          <w:color w:val="18191A"/>
        </w:rPr>
        <w:t>ū</w:t>
      </w:r>
      <w:r w:rsidRPr="003752F7">
        <w:rPr>
          <w:color w:val="112B21"/>
        </w:rPr>
        <w:t>s</w:t>
      </w:r>
      <w:r w:rsidRPr="003752F7">
        <w:t>ī was a Shī‘ī Persian polymath, excelling in Traditional Islamic studies according to his Shī‘ī persuasion and mastering</w:t>
      </w:r>
      <w:r w:rsidR="00097742" w:rsidRPr="003752F7">
        <w:t xml:space="preserve"> Divinity, Metaphysics, Philosophy,</w:t>
      </w:r>
      <w:r w:rsidRPr="003752F7">
        <w:t xml:space="preserve"> medicine, empirical </w:t>
      </w:r>
      <w:r w:rsidR="00312AE9" w:rsidRPr="003752F7">
        <w:t>S</w:t>
      </w:r>
      <w:r w:rsidRPr="003752F7">
        <w:t xml:space="preserve">cience, architecture, and other fields. He published extensively on Logic, mathematics—including trigonometry as a mathematical discipline in its own right—engineering, astronomy, and other </w:t>
      </w:r>
      <w:r w:rsidR="003E5F95" w:rsidRPr="003752F7">
        <w:t>S</w:t>
      </w:r>
      <w:r w:rsidRPr="003752F7">
        <w:t xml:space="preserve">ciences. Of all figures in the Tradition, </w:t>
      </w:r>
      <w:r w:rsidRPr="003752F7">
        <w:rPr>
          <w:color w:val="112B21"/>
        </w:rPr>
        <w:t>al-</w:t>
      </w:r>
      <w:r w:rsidRPr="003752F7">
        <w:t>Ṭ</w:t>
      </w:r>
      <w:r w:rsidRPr="003752F7">
        <w:rPr>
          <w:color w:val="18191A"/>
        </w:rPr>
        <w:t>ū</w:t>
      </w:r>
      <w:r w:rsidRPr="003752F7">
        <w:rPr>
          <w:color w:val="112B21"/>
        </w:rPr>
        <w:t>s</w:t>
      </w:r>
      <w:r w:rsidRPr="003752F7">
        <w:t xml:space="preserve">ī adhered the closest to the original Metaphysics of Ibn Sīnā, including his belief in the Ten Intellects, a postulate that would be amended </w:t>
      </w:r>
      <w:r w:rsidRPr="003752F7">
        <w:rPr>
          <w:color w:val="112B21"/>
        </w:rPr>
        <w:t>by both Sunn</w:t>
      </w:r>
      <w:r w:rsidRPr="003752F7">
        <w:t xml:space="preserve">ī and Shī‘ī </w:t>
      </w:r>
      <w:r w:rsidR="003E5F95" w:rsidRPr="003752F7">
        <w:t>S</w:t>
      </w:r>
      <w:r w:rsidRPr="003752F7">
        <w:t xml:space="preserve">cholars alike and brought more fully in line with Orthodox Islamic thought. </w:t>
      </w:r>
      <w:r w:rsidRPr="003752F7">
        <w:rPr>
          <w:color w:val="112B21"/>
        </w:rPr>
        <w:t>In astronomy, Na</w:t>
      </w:r>
      <w:r w:rsidRPr="003752F7">
        <w:t>ṣī</w:t>
      </w:r>
      <w:r w:rsidRPr="003752F7">
        <w:rPr>
          <w:color w:val="112B21"/>
        </w:rPr>
        <w:t>r-al-D</w:t>
      </w:r>
      <w:r w:rsidRPr="003752F7">
        <w:t>ī</w:t>
      </w:r>
      <w:r w:rsidRPr="003752F7">
        <w:rPr>
          <w:color w:val="112B21"/>
        </w:rPr>
        <w:t>n al-</w:t>
      </w:r>
      <w:r w:rsidRPr="003752F7">
        <w:t>Ṭ</w:t>
      </w:r>
      <w:r w:rsidRPr="003752F7">
        <w:rPr>
          <w:color w:val="18191A"/>
        </w:rPr>
        <w:t>ū</w:t>
      </w:r>
      <w:r w:rsidRPr="003752F7">
        <w:rPr>
          <w:color w:val="112B21"/>
        </w:rPr>
        <w:t>s</w:t>
      </w:r>
      <w:r w:rsidRPr="003752F7">
        <w:t>ī</w:t>
      </w:r>
      <w:r w:rsidRPr="003752F7">
        <w:rPr>
          <w:color w:val="112B21"/>
        </w:rPr>
        <w:t xml:space="preserve"> created accurate tables of planetary movements and made several discoveries, including a fundamental critique of Ptolemy’s geocentric view of the solar system, </w:t>
      </w:r>
      <w:r w:rsidR="00283399" w:rsidRPr="003752F7">
        <w:rPr>
          <w:color w:val="112B21"/>
        </w:rPr>
        <w:t>while</w:t>
      </w:r>
      <w:r w:rsidRPr="003752F7">
        <w:rPr>
          <w:color w:val="112B21"/>
        </w:rPr>
        <w:t xml:space="preserve"> set</w:t>
      </w:r>
      <w:r w:rsidR="00283399" w:rsidRPr="003752F7">
        <w:rPr>
          <w:color w:val="112B21"/>
        </w:rPr>
        <w:t>ting</w:t>
      </w:r>
      <w:r w:rsidRPr="003752F7">
        <w:rPr>
          <w:color w:val="112B21"/>
        </w:rPr>
        <w:t xml:space="preserve"> forth a</w:t>
      </w:r>
      <w:r w:rsidR="00283399" w:rsidRPr="003752F7">
        <w:rPr>
          <w:color w:val="112B21"/>
        </w:rPr>
        <w:t xml:space="preserve"> sound</w:t>
      </w:r>
      <w:r w:rsidRPr="003752F7">
        <w:rPr>
          <w:color w:val="112B21"/>
        </w:rPr>
        <w:t xml:space="preserve"> heliocentric theory</w:t>
      </w:r>
      <w:r w:rsidR="00283399" w:rsidRPr="003752F7">
        <w:t xml:space="preserve"> of the solar system.</w:t>
      </w:r>
      <w:r w:rsidR="0068755C" w:rsidRPr="003752F7">
        <w:t xml:space="preserve"> He died and was buried in Baghdad.</w:t>
      </w:r>
    </w:p>
  </w:footnote>
  <w:footnote w:id="229">
    <w:p w14:paraId="359343A7" w14:textId="5D67FC6D" w:rsidR="00E86172" w:rsidRPr="003752F7" w:rsidRDefault="00E86172" w:rsidP="00E86172">
      <w:pPr>
        <w:autoSpaceDE w:val="0"/>
        <w:autoSpaceDN w:val="0"/>
        <w:adjustRightInd w:val="0"/>
        <w:rPr>
          <w:rFonts w:asciiTheme="majorBidi" w:hAnsiTheme="majorBidi" w:cstheme="majorBidi"/>
          <w:color w:val="112B21"/>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b/>
          <w:bCs/>
          <w:color w:val="112B21"/>
          <w:sz w:val="20"/>
          <w:szCs w:val="20"/>
        </w:rPr>
        <w:t>Qu</w:t>
      </w:r>
      <w:r w:rsidRPr="003752F7">
        <w:rPr>
          <w:b/>
          <w:bCs/>
          <w:sz w:val="20"/>
          <w:szCs w:val="20"/>
        </w:rPr>
        <w:t>ṭ</w:t>
      </w:r>
      <w:r w:rsidRPr="003752F7">
        <w:rPr>
          <w:b/>
          <w:bCs/>
          <w:color w:val="112B21"/>
          <w:sz w:val="20"/>
          <w:szCs w:val="20"/>
        </w:rPr>
        <w:t>b-al-D</w:t>
      </w:r>
      <w:r w:rsidRPr="003752F7">
        <w:rPr>
          <w:b/>
          <w:bCs/>
          <w:sz w:val="20"/>
          <w:szCs w:val="20"/>
        </w:rPr>
        <w:t>ī</w:t>
      </w:r>
      <w:r w:rsidRPr="003752F7">
        <w:rPr>
          <w:b/>
          <w:bCs/>
          <w:color w:val="112B21"/>
          <w:sz w:val="20"/>
          <w:szCs w:val="20"/>
        </w:rPr>
        <w:t>n al-Sh</w:t>
      </w:r>
      <w:r w:rsidRPr="003752F7">
        <w:rPr>
          <w:b/>
          <w:bCs/>
          <w:sz w:val="20"/>
          <w:szCs w:val="20"/>
        </w:rPr>
        <w:t>ī</w:t>
      </w:r>
      <w:r w:rsidRPr="003752F7">
        <w:rPr>
          <w:b/>
          <w:bCs/>
          <w:color w:val="112B21"/>
          <w:sz w:val="20"/>
          <w:szCs w:val="20"/>
        </w:rPr>
        <w:t>r</w:t>
      </w:r>
      <w:r w:rsidRPr="003752F7">
        <w:rPr>
          <w:b/>
          <w:bCs/>
          <w:sz w:val="20"/>
          <w:szCs w:val="20"/>
        </w:rPr>
        <w:t>ā</w:t>
      </w:r>
      <w:r w:rsidRPr="003752F7">
        <w:rPr>
          <w:b/>
          <w:bCs/>
          <w:color w:val="112B21"/>
          <w:sz w:val="20"/>
          <w:szCs w:val="20"/>
        </w:rPr>
        <w:t>z</w:t>
      </w:r>
      <w:r w:rsidRPr="003752F7">
        <w:rPr>
          <w:b/>
          <w:bCs/>
          <w:sz w:val="20"/>
          <w:szCs w:val="20"/>
        </w:rPr>
        <w:t>ī</w:t>
      </w:r>
      <w:r w:rsidRPr="003752F7">
        <w:rPr>
          <w:sz w:val="20"/>
          <w:szCs w:val="20"/>
        </w:rPr>
        <w:t xml:space="preserve"> </w:t>
      </w:r>
      <w:r w:rsidRPr="003752F7">
        <w:rPr>
          <w:rFonts w:asciiTheme="majorBidi" w:hAnsiTheme="majorBidi" w:cstheme="majorBidi"/>
          <w:color w:val="112B21"/>
          <w:sz w:val="20"/>
          <w:szCs w:val="20"/>
        </w:rPr>
        <w:t>(d. 710/1311) or, more fully, Qu</w:t>
      </w:r>
      <w:r w:rsidRPr="003752F7">
        <w:rPr>
          <w:rFonts w:asciiTheme="majorBidi" w:hAnsiTheme="majorBidi" w:cstheme="majorBidi"/>
          <w:sz w:val="20"/>
          <w:szCs w:val="20"/>
        </w:rPr>
        <w:t>ṭ</w:t>
      </w:r>
      <w:r w:rsidRPr="003752F7">
        <w:rPr>
          <w:rFonts w:asciiTheme="majorBidi" w:hAnsiTheme="majorBidi" w:cstheme="majorBidi"/>
          <w:color w:val="112B21"/>
          <w:sz w:val="20"/>
          <w:szCs w:val="20"/>
        </w:rPr>
        <w:t>b-al-D</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n Ma</w:t>
      </w:r>
      <w:r w:rsidRPr="003752F7">
        <w:rPr>
          <w:rFonts w:asciiTheme="majorBidi" w:hAnsiTheme="majorBidi" w:cstheme="majorBidi"/>
          <w:sz w:val="20"/>
          <w:szCs w:val="20"/>
        </w:rPr>
        <w:t>ḥ</w:t>
      </w:r>
      <w:r w:rsidRPr="003752F7">
        <w:rPr>
          <w:rFonts w:asciiTheme="majorBidi" w:hAnsiTheme="majorBidi" w:cstheme="majorBidi"/>
          <w:color w:val="112B21"/>
          <w:sz w:val="20"/>
          <w:szCs w:val="20"/>
        </w:rPr>
        <w:t>m</w:t>
      </w:r>
      <w:r w:rsidRPr="003752F7">
        <w:rPr>
          <w:rFonts w:asciiTheme="majorBidi" w:hAnsiTheme="majorBidi" w:cstheme="majorBidi"/>
          <w:color w:val="18191A"/>
          <w:sz w:val="20"/>
          <w:szCs w:val="20"/>
        </w:rPr>
        <w:t>ū</w:t>
      </w:r>
      <w:r w:rsidRPr="003752F7">
        <w:rPr>
          <w:rFonts w:asciiTheme="majorBidi" w:hAnsiTheme="majorBidi" w:cstheme="majorBidi"/>
          <w:color w:val="112B21"/>
          <w:sz w:val="20"/>
          <w:szCs w:val="20"/>
        </w:rPr>
        <w:t xml:space="preserve">d ibn </w:t>
      </w:r>
      <w:r w:rsidRPr="003752F7">
        <w:rPr>
          <w:rFonts w:asciiTheme="majorBidi" w:hAnsiTheme="majorBidi" w:cstheme="majorBidi"/>
          <w:sz w:val="20"/>
          <w:szCs w:val="20"/>
        </w:rPr>
        <w:t>Ḍ</w:t>
      </w:r>
      <w:r w:rsidRPr="003752F7">
        <w:rPr>
          <w:rFonts w:asciiTheme="majorBidi" w:hAnsiTheme="majorBidi" w:cstheme="majorBidi"/>
          <w:color w:val="112B21"/>
          <w:sz w:val="20"/>
          <w:szCs w:val="20"/>
        </w:rPr>
        <w:t>iy</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’-al-D</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n Mas‘</w:t>
      </w:r>
      <w:r w:rsidRPr="003752F7">
        <w:rPr>
          <w:rFonts w:asciiTheme="majorBidi" w:hAnsiTheme="majorBidi" w:cstheme="majorBidi"/>
          <w:color w:val="18191A"/>
          <w:sz w:val="20"/>
          <w:szCs w:val="20"/>
        </w:rPr>
        <w:t>ū</w:t>
      </w:r>
      <w:r w:rsidRPr="003752F7">
        <w:rPr>
          <w:rFonts w:asciiTheme="majorBidi" w:hAnsiTheme="majorBidi" w:cstheme="majorBidi"/>
          <w:color w:val="112B21"/>
          <w:sz w:val="20"/>
          <w:szCs w:val="20"/>
        </w:rPr>
        <w:t>d ibn Mu</w:t>
      </w:r>
      <w:r w:rsidRPr="003752F7">
        <w:rPr>
          <w:rFonts w:asciiTheme="majorBidi" w:hAnsiTheme="majorBidi" w:cstheme="majorBidi"/>
          <w:sz w:val="20"/>
          <w:szCs w:val="20"/>
        </w:rPr>
        <w:t>ṣ</w:t>
      </w:r>
      <w:r w:rsidRPr="003752F7">
        <w:rPr>
          <w:rFonts w:asciiTheme="majorBidi" w:hAnsiTheme="majorBidi" w:cstheme="majorBidi"/>
          <w:color w:val="112B21"/>
          <w:sz w:val="20"/>
          <w:szCs w:val="20"/>
        </w:rPr>
        <w:t>li</w:t>
      </w:r>
      <w:r w:rsidRPr="003752F7">
        <w:rPr>
          <w:rFonts w:asciiTheme="majorBidi" w:hAnsiTheme="majorBidi" w:cstheme="majorBidi"/>
          <w:sz w:val="20"/>
          <w:szCs w:val="20"/>
        </w:rPr>
        <w:t>ḥ</w:t>
      </w:r>
      <w:r w:rsidRPr="003752F7">
        <w:rPr>
          <w:rFonts w:asciiTheme="majorBidi" w:hAnsiTheme="majorBidi" w:cstheme="majorBidi"/>
          <w:color w:val="112B21"/>
          <w:sz w:val="20"/>
          <w:szCs w:val="20"/>
        </w:rPr>
        <w:t xml:space="preserve"> al-Sh</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r</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z</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 xml:space="preserve"> was a Persian Sunn</w:t>
      </w:r>
      <w:r w:rsidRPr="003752F7">
        <w:rPr>
          <w:rFonts w:asciiTheme="majorBidi" w:hAnsiTheme="majorBidi" w:cstheme="majorBidi"/>
          <w:sz w:val="20"/>
          <w:szCs w:val="20"/>
        </w:rPr>
        <w:t>ī polymath and a student of the</w:t>
      </w:r>
      <w:r w:rsidRPr="003752F7">
        <w:rPr>
          <w:sz w:val="20"/>
          <w:szCs w:val="20"/>
        </w:rPr>
        <w:t xml:space="preserve"> Shī‘ite polymath</w:t>
      </w:r>
      <w:r w:rsidRPr="003752F7">
        <w:rPr>
          <w:rFonts w:asciiTheme="majorBidi" w:hAnsiTheme="majorBidi" w:cstheme="majorBidi"/>
          <w:sz w:val="20"/>
          <w:szCs w:val="20"/>
        </w:rPr>
        <w:t xml:space="preserve"> </w:t>
      </w:r>
      <w:r w:rsidRPr="003752F7">
        <w:rPr>
          <w:rFonts w:asciiTheme="majorBidi" w:hAnsiTheme="majorBidi" w:cstheme="majorBidi"/>
          <w:color w:val="112B21"/>
          <w:sz w:val="20"/>
          <w:szCs w:val="20"/>
        </w:rPr>
        <w:t>Na</w:t>
      </w:r>
      <w:r w:rsidRPr="003752F7">
        <w:rPr>
          <w:rFonts w:asciiTheme="majorBidi" w:hAnsiTheme="majorBidi" w:cstheme="majorBidi"/>
          <w:sz w:val="20"/>
          <w:szCs w:val="20"/>
        </w:rPr>
        <w:t>ṣī</w:t>
      </w:r>
      <w:r w:rsidRPr="003752F7">
        <w:rPr>
          <w:rFonts w:asciiTheme="majorBidi" w:hAnsiTheme="majorBidi" w:cstheme="majorBidi"/>
          <w:color w:val="112B21"/>
          <w:sz w:val="20"/>
          <w:szCs w:val="20"/>
        </w:rPr>
        <w:t>r al-D</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n al-</w:t>
      </w:r>
      <w:r w:rsidRPr="003752F7">
        <w:rPr>
          <w:rFonts w:asciiTheme="majorBidi" w:hAnsiTheme="majorBidi" w:cstheme="majorBidi"/>
          <w:sz w:val="20"/>
          <w:szCs w:val="20"/>
        </w:rPr>
        <w:t>Ṭ</w:t>
      </w:r>
      <w:r w:rsidRPr="003752F7">
        <w:rPr>
          <w:rFonts w:asciiTheme="majorBidi" w:hAnsiTheme="majorBidi" w:cstheme="majorBidi"/>
          <w:color w:val="18191A"/>
          <w:sz w:val="20"/>
          <w:szCs w:val="20"/>
        </w:rPr>
        <w:t>ū</w:t>
      </w:r>
      <w:r w:rsidRPr="003752F7">
        <w:rPr>
          <w:rFonts w:asciiTheme="majorBidi" w:hAnsiTheme="majorBidi" w:cstheme="majorBidi"/>
          <w:color w:val="112B21"/>
          <w:sz w:val="20"/>
          <w:szCs w:val="20"/>
        </w:rPr>
        <w:t>s</w:t>
      </w:r>
      <w:r w:rsidRPr="003752F7">
        <w:rPr>
          <w:rFonts w:asciiTheme="majorBidi" w:hAnsiTheme="majorBidi" w:cstheme="majorBidi"/>
          <w:sz w:val="20"/>
          <w:szCs w:val="20"/>
        </w:rPr>
        <w:t xml:space="preserve">ī, whose heliocentric astronomic hypothesis </w:t>
      </w:r>
      <w:r w:rsidRPr="003752F7">
        <w:rPr>
          <w:rFonts w:asciiTheme="majorBidi" w:hAnsiTheme="majorBidi" w:cstheme="majorBidi"/>
          <w:color w:val="112B21"/>
          <w:sz w:val="20"/>
          <w:szCs w:val="20"/>
        </w:rPr>
        <w:t>al-Sh</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r</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z</w:t>
      </w:r>
      <w:r w:rsidRPr="003752F7">
        <w:rPr>
          <w:rFonts w:asciiTheme="majorBidi" w:hAnsiTheme="majorBidi" w:cstheme="majorBidi"/>
          <w:sz w:val="20"/>
          <w:szCs w:val="20"/>
        </w:rPr>
        <w:t xml:space="preserve">ī elaborated upon and further perfected. In addition to the Traditional sacred </w:t>
      </w:r>
      <w:r w:rsidR="00750760" w:rsidRPr="003752F7">
        <w:rPr>
          <w:rFonts w:asciiTheme="majorBidi" w:hAnsiTheme="majorBidi" w:cstheme="majorBidi"/>
          <w:sz w:val="20"/>
          <w:szCs w:val="20"/>
        </w:rPr>
        <w:t>S</w:t>
      </w:r>
      <w:r w:rsidRPr="003752F7">
        <w:rPr>
          <w:rFonts w:asciiTheme="majorBidi" w:hAnsiTheme="majorBidi" w:cstheme="majorBidi"/>
          <w:sz w:val="20"/>
          <w:szCs w:val="20"/>
        </w:rPr>
        <w:t xml:space="preserve">ciences of Islam, as well as </w:t>
      </w:r>
      <w:r w:rsidR="00750760" w:rsidRPr="003752F7">
        <w:rPr>
          <w:rFonts w:asciiTheme="majorBidi" w:hAnsiTheme="majorBidi" w:cstheme="majorBidi"/>
          <w:sz w:val="20"/>
          <w:szCs w:val="20"/>
        </w:rPr>
        <w:t>Divinity</w:t>
      </w:r>
      <w:r w:rsidRPr="003752F7">
        <w:rPr>
          <w:rFonts w:asciiTheme="majorBidi" w:hAnsiTheme="majorBidi" w:cstheme="majorBidi"/>
          <w:sz w:val="20"/>
          <w:szCs w:val="20"/>
        </w:rPr>
        <w:t xml:space="preserve">, Metaphysics, </w:t>
      </w:r>
      <w:r w:rsidR="00750760" w:rsidRPr="003752F7">
        <w:rPr>
          <w:rFonts w:asciiTheme="majorBidi" w:hAnsiTheme="majorBidi" w:cstheme="majorBidi"/>
          <w:sz w:val="20"/>
          <w:szCs w:val="20"/>
        </w:rPr>
        <w:t xml:space="preserve">Philosophy, and </w:t>
      </w:r>
      <w:r w:rsidRPr="003752F7">
        <w:rPr>
          <w:rFonts w:asciiTheme="majorBidi" w:hAnsiTheme="majorBidi" w:cstheme="majorBidi"/>
          <w:sz w:val="20"/>
          <w:szCs w:val="20"/>
        </w:rPr>
        <w:t xml:space="preserve">Logic, </w:t>
      </w:r>
      <w:r w:rsidRPr="003752F7">
        <w:rPr>
          <w:rFonts w:asciiTheme="majorBidi" w:hAnsiTheme="majorBidi" w:cstheme="majorBidi"/>
          <w:color w:val="112B21"/>
          <w:sz w:val="20"/>
          <w:szCs w:val="20"/>
        </w:rPr>
        <w:t>Qu</w:t>
      </w:r>
      <w:r w:rsidRPr="003752F7">
        <w:rPr>
          <w:rFonts w:asciiTheme="majorBidi" w:hAnsiTheme="majorBidi" w:cstheme="majorBidi"/>
          <w:sz w:val="20"/>
          <w:szCs w:val="20"/>
        </w:rPr>
        <w:t>ṭ</w:t>
      </w:r>
      <w:r w:rsidRPr="003752F7">
        <w:rPr>
          <w:rFonts w:asciiTheme="majorBidi" w:hAnsiTheme="majorBidi" w:cstheme="majorBidi"/>
          <w:color w:val="112B21"/>
          <w:sz w:val="20"/>
          <w:szCs w:val="20"/>
        </w:rPr>
        <w:t>b-al-D</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n al-Sh</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r</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z</w:t>
      </w:r>
      <w:r w:rsidRPr="003752F7">
        <w:rPr>
          <w:rFonts w:asciiTheme="majorBidi" w:hAnsiTheme="majorBidi" w:cstheme="majorBidi"/>
          <w:sz w:val="20"/>
          <w:szCs w:val="20"/>
        </w:rPr>
        <w:t xml:space="preserve">ī made significant contributions to mathematics, medicine, physics, music theory, and astronomy. His family had a long association with the traditions of </w:t>
      </w:r>
      <w:r w:rsidRPr="003752F7">
        <w:rPr>
          <w:rFonts w:asciiTheme="majorBidi" w:hAnsiTheme="majorBidi" w:cstheme="majorBidi"/>
          <w:color w:val="112B21"/>
          <w:sz w:val="20"/>
          <w:szCs w:val="20"/>
        </w:rPr>
        <w:t>Sunn</w:t>
      </w:r>
      <w:r w:rsidRPr="003752F7">
        <w:rPr>
          <w:rFonts w:asciiTheme="majorBidi" w:hAnsiTheme="majorBidi" w:cstheme="majorBidi"/>
          <w:sz w:val="20"/>
          <w:szCs w:val="20"/>
        </w:rPr>
        <w:t xml:space="preserve">ī Persian Sufism and were prominent members in the Sufi Orders of Shiraz. </w:t>
      </w:r>
      <w:r w:rsidR="007D2400" w:rsidRPr="003752F7">
        <w:rPr>
          <w:rFonts w:asciiTheme="majorBidi" w:hAnsiTheme="majorBidi" w:cstheme="majorBidi"/>
          <w:color w:val="112B21"/>
          <w:sz w:val="20"/>
          <w:szCs w:val="20"/>
        </w:rPr>
        <w:t>Qu</w:t>
      </w:r>
      <w:r w:rsidR="007D2400" w:rsidRPr="003752F7">
        <w:rPr>
          <w:rFonts w:asciiTheme="majorBidi" w:hAnsiTheme="majorBidi" w:cstheme="majorBidi"/>
          <w:sz w:val="20"/>
          <w:szCs w:val="20"/>
        </w:rPr>
        <w:t>ṭ</w:t>
      </w:r>
      <w:r w:rsidR="007D2400" w:rsidRPr="003752F7">
        <w:rPr>
          <w:rFonts w:asciiTheme="majorBidi" w:hAnsiTheme="majorBidi" w:cstheme="majorBidi"/>
          <w:color w:val="112B21"/>
          <w:sz w:val="20"/>
          <w:szCs w:val="20"/>
        </w:rPr>
        <w:t>b-al-D</w:t>
      </w:r>
      <w:r w:rsidR="007D2400" w:rsidRPr="003752F7">
        <w:rPr>
          <w:rFonts w:asciiTheme="majorBidi" w:hAnsiTheme="majorBidi" w:cstheme="majorBidi"/>
          <w:sz w:val="20"/>
          <w:szCs w:val="20"/>
        </w:rPr>
        <w:t>ī</w:t>
      </w:r>
      <w:r w:rsidR="007D2400" w:rsidRPr="003752F7">
        <w:rPr>
          <w:rFonts w:asciiTheme="majorBidi" w:hAnsiTheme="majorBidi" w:cstheme="majorBidi"/>
          <w:color w:val="112B21"/>
          <w:sz w:val="20"/>
          <w:szCs w:val="20"/>
        </w:rPr>
        <w:t>n al-Sh</w:t>
      </w:r>
      <w:r w:rsidR="007D2400" w:rsidRPr="003752F7">
        <w:rPr>
          <w:rFonts w:asciiTheme="majorBidi" w:hAnsiTheme="majorBidi" w:cstheme="majorBidi"/>
          <w:sz w:val="20"/>
          <w:szCs w:val="20"/>
        </w:rPr>
        <w:t>ī</w:t>
      </w:r>
      <w:r w:rsidR="007D2400" w:rsidRPr="003752F7">
        <w:rPr>
          <w:rFonts w:asciiTheme="majorBidi" w:hAnsiTheme="majorBidi" w:cstheme="majorBidi"/>
          <w:color w:val="112B21"/>
          <w:sz w:val="20"/>
          <w:szCs w:val="20"/>
        </w:rPr>
        <w:t>r</w:t>
      </w:r>
      <w:r w:rsidR="007D2400" w:rsidRPr="003752F7">
        <w:rPr>
          <w:rFonts w:asciiTheme="majorBidi" w:hAnsiTheme="majorBidi" w:cstheme="majorBidi"/>
          <w:sz w:val="20"/>
          <w:szCs w:val="20"/>
        </w:rPr>
        <w:t>ā</w:t>
      </w:r>
      <w:r w:rsidR="007D2400" w:rsidRPr="003752F7">
        <w:rPr>
          <w:rFonts w:asciiTheme="majorBidi" w:hAnsiTheme="majorBidi" w:cstheme="majorBidi"/>
          <w:color w:val="112B21"/>
          <w:sz w:val="20"/>
          <w:szCs w:val="20"/>
        </w:rPr>
        <w:t>z</w:t>
      </w:r>
      <w:r w:rsidR="007D2400" w:rsidRPr="003752F7">
        <w:rPr>
          <w:rFonts w:asciiTheme="majorBidi" w:hAnsiTheme="majorBidi" w:cstheme="majorBidi"/>
          <w:sz w:val="20"/>
          <w:szCs w:val="20"/>
        </w:rPr>
        <w:t>ī</w:t>
      </w:r>
      <w:r w:rsidRPr="003752F7">
        <w:rPr>
          <w:rFonts w:asciiTheme="majorBidi" w:hAnsiTheme="majorBidi" w:cstheme="majorBidi"/>
          <w:sz w:val="20"/>
          <w:szCs w:val="20"/>
        </w:rPr>
        <w:t xml:space="preserve"> was especially renowned for his excellent knowledge and practice of medicine and his mastery of Ibn Sīnā’s medical writings, to which he made important contributions</w:t>
      </w:r>
      <w:r w:rsidRPr="003752F7">
        <w:rPr>
          <w:sz w:val="20"/>
          <w:szCs w:val="20"/>
        </w:rPr>
        <w:t>.</w:t>
      </w:r>
      <w:r w:rsidR="008E3921" w:rsidRPr="003752F7">
        <w:rPr>
          <w:sz w:val="20"/>
          <w:szCs w:val="20"/>
        </w:rPr>
        <w:t xml:space="preserve"> He died and was buried in </w:t>
      </w:r>
      <w:r w:rsidR="00196BF0" w:rsidRPr="003752F7">
        <w:rPr>
          <w:sz w:val="20"/>
          <w:szCs w:val="20"/>
        </w:rPr>
        <w:t xml:space="preserve">the Iranian city of </w:t>
      </w:r>
      <w:r w:rsidR="008E3921" w:rsidRPr="003752F7">
        <w:rPr>
          <w:sz w:val="20"/>
          <w:szCs w:val="20"/>
        </w:rPr>
        <w:t>Tabriz</w:t>
      </w:r>
      <w:r w:rsidR="00196BF0" w:rsidRPr="003752F7">
        <w:rPr>
          <w:sz w:val="20"/>
          <w:szCs w:val="20"/>
        </w:rPr>
        <w:t>.</w:t>
      </w:r>
    </w:p>
  </w:footnote>
  <w:footnote w:id="230">
    <w:p w14:paraId="6D973C13" w14:textId="5471AE35" w:rsidR="00E86172" w:rsidRPr="003752F7" w:rsidRDefault="00E86172" w:rsidP="00E86172">
      <w:pPr>
        <w:pStyle w:val="FootnoteText"/>
        <w:rPr>
          <w:color w:val="112B21"/>
        </w:rPr>
      </w:pPr>
      <w:r w:rsidRPr="003752F7">
        <w:rPr>
          <w:rStyle w:val="FootnoteReference"/>
        </w:rPr>
        <w:footnoteRef/>
      </w:r>
      <w:r w:rsidRPr="003752F7">
        <w:t xml:space="preserve"> </w:t>
      </w:r>
      <w:r w:rsidRPr="003752F7">
        <w:rPr>
          <w:b/>
          <w:bCs/>
          <w:color w:val="0E0E0E"/>
        </w:rPr>
        <w:t>Ṣadr-al-Sharī‘a al-Th</w:t>
      </w:r>
      <w:r w:rsidRPr="003752F7">
        <w:rPr>
          <w:b/>
          <w:bCs/>
          <w:color w:val="000000"/>
        </w:rPr>
        <w:t>ā</w:t>
      </w:r>
      <w:r w:rsidRPr="003752F7">
        <w:rPr>
          <w:b/>
          <w:bCs/>
          <w:color w:val="0E0E0E"/>
        </w:rPr>
        <w:t xml:space="preserve">nī </w:t>
      </w:r>
      <w:r w:rsidRPr="003752F7">
        <w:rPr>
          <w:color w:val="0E0E0E"/>
        </w:rPr>
        <w:t>or al-A</w:t>
      </w:r>
      <w:r w:rsidRPr="003752F7">
        <w:t>ṣ</w:t>
      </w:r>
      <w:r w:rsidRPr="003752F7">
        <w:rPr>
          <w:color w:val="0E0E0E"/>
        </w:rPr>
        <w:t>ghar</w:t>
      </w:r>
      <w:r w:rsidRPr="003752F7">
        <w:t xml:space="preserve"> </w:t>
      </w:r>
      <w:r w:rsidRPr="003752F7">
        <w:rPr>
          <w:color w:val="112B21"/>
        </w:rPr>
        <w:t xml:space="preserve">(d. 747/1346) or, more fully, </w:t>
      </w:r>
      <w:r w:rsidRPr="003752F7">
        <w:rPr>
          <w:color w:val="202122"/>
          <w:shd w:val="clear" w:color="auto" w:fill="FFFFFF"/>
        </w:rPr>
        <w:t>‘Ubayd-All</w:t>
      </w:r>
      <w:r w:rsidRPr="003752F7">
        <w:t>ā</w:t>
      </w:r>
      <w:r w:rsidRPr="003752F7">
        <w:rPr>
          <w:color w:val="202122"/>
          <w:shd w:val="clear" w:color="auto" w:fill="FFFFFF"/>
        </w:rPr>
        <w:t>h ibn Mas‘</w:t>
      </w:r>
      <w:r w:rsidRPr="003752F7">
        <w:t>ū</w:t>
      </w:r>
      <w:r w:rsidRPr="003752F7">
        <w:rPr>
          <w:color w:val="202122"/>
          <w:shd w:val="clear" w:color="auto" w:fill="FFFFFF"/>
        </w:rPr>
        <w:t>d ibn Ma</w:t>
      </w:r>
      <w:r w:rsidRPr="003752F7">
        <w:t>ḥ</w:t>
      </w:r>
      <w:r w:rsidRPr="003752F7">
        <w:rPr>
          <w:color w:val="202122"/>
          <w:shd w:val="clear" w:color="auto" w:fill="FFFFFF"/>
        </w:rPr>
        <w:t>m</w:t>
      </w:r>
      <w:r w:rsidRPr="003752F7">
        <w:t>ū</w:t>
      </w:r>
      <w:r w:rsidRPr="003752F7">
        <w:rPr>
          <w:color w:val="202122"/>
          <w:shd w:val="clear" w:color="auto" w:fill="FFFFFF"/>
        </w:rPr>
        <w:t>d al-Ma</w:t>
      </w:r>
      <w:r w:rsidRPr="003752F7">
        <w:t>ḥ</w:t>
      </w:r>
      <w:r w:rsidRPr="003752F7">
        <w:rPr>
          <w:color w:val="202122"/>
          <w:shd w:val="clear" w:color="auto" w:fill="FFFFFF"/>
        </w:rPr>
        <w:t>b</w:t>
      </w:r>
      <w:r w:rsidRPr="003752F7">
        <w:t>ū</w:t>
      </w:r>
      <w:r w:rsidRPr="003752F7">
        <w:rPr>
          <w:color w:val="202122"/>
          <w:shd w:val="clear" w:color="auto" w:fill="FFFFFF"/>
        </w:rPr>
        <w:t>b</w:t>
      </w:r>
      <w:r w:rsidRPr="003752F7">
        <w:rPr>
          <w:color w:val="0E0E0E"/>
        </w:rPr>
        <w:t>ī</w:t>
      </w:r>
      <w:r w:rsidRPr="003752F7">
        <w:rPr>
          <w:color w:val="202122"/>
          <w:shd w:val="clear" w:color="auto" w:fill="FFFFFF"/>
        </w:rPr>
        <w:t xml:space="preserve"> al-Bukh</w:t>
      </w:r>
      <w:r w:rsidRPr="003752F7">
        <w:rPr>
          <w:color w:val="000000"/>
        </w:rPr>
        <w:t>ā</w:t>
      </w:r>
      <w:r w:rsidRPr="003752F7">
        <w:rPr>
          <w:color w:val="202122"/>
          <w:shd w:val="clear" w:color="auto" w:fill="FFFFFF"/>
        </w:rPr>
        <w:t>r</w:t>
      </w:r>
      <w:r w:rsidRPr="003752F7">
        <w:rPr>
          <w:color w:val="0E0E0E"/>
        </w:rPr>
        <w:t>ī,</w:t>
      </w:r>
      <w:r w:rsidRPr="003752F7">
        <w:rPr>
          <w:color w:val="202122"/>
          <w:shd w:val="clear" w:color="auto" w:fill="FFFFFF"/>
        </w:rPr>
        <w:t xml:space="preserve"> was the great grandson of </w:t>
      </w:r>
      <w:r w:rsidRPr="003752F7">
        <w:rPr>
          <w:color w:val="0E0E0E"/>
        </w:rPr>
        <w:t>Ṣadr-al-Sharī‘a</w:t>
      </w:r>
      <w:r w:rsidRPr="003752F7">
        <w:rPr>
          <w:color w:val="202122"/>
          <w:shd w:val="clear" w:color="auto" w:fill="FFFFFF"/>
        </w:rPr>
        <w:t xml:space="preserve"> al-Awwal A</w:t>
      </w:r>
      <w:r w:rsidRPr="003752F7">
        <w:t>ḥ</w:t>
      </w:r>
      <w:r w:rsidRPr="003752F7">
        <w:rPr>
          <w:color w:val="202122"/>
          <w:shd w:val="clear" w:color="auto" w:fill="FFFFFF"/>
        </w:rPr>
        <w:t>mad ibn ‘Ubayd-All</w:t>
      </w:r>
      <w:r w:rsidRPr="003752F7">
        <w:t>ā</w:t>
      </w:r>
      <w:r w:rsidRPr="003752F7">
        <w:rPr>
          <w:color w:val="202122"/>
          <w:shd w:val="clear" w:color="auto" w:fill="FFFFFF"/>
        </w:rPr>
        <w:t>h al-Ma</w:t>
      </w:r>
      <w:r w:rsidRPr="003752F7">
        <w:t>ḥ</w:t>
      </w:r>
      <w:r w:rsidRPr="003752F7">
        <w:rPr>
          <w:color w:val="202122"/>
          <w:shd w:val="clear" w:color="auto" w:fill="FFFFFF"/>
        </w:rPr>
        <w:t>b</w:t>
      </w:r>
      <w:r w:rsidRPr="003752F7">
        <w:t>ū</w:t>
      </w:r>
      <w:r w:rsidRPr="003752F7">
        <w:rPr>
          <w:color w:val="202122"/>
          <w:shd w:val="clear" w:color="auto" w:fill="FFFFFF"/>
        </w:rPr>
        <w:t>b</w:t>
      </w:r>
      <w:r w:rsidRPr="003752F7">
        <w:rPr>
          <w:color w:val="0E0E0E"/>
        </w:rPr>
        <w:t>ī</w:t>
      </w:r>
      <w:r w:rsidRPr="003752F7">
        <w:rPr>
          <w:color w:val="202122"/>
          <w:shd w:val="clear" w:color="auto" w:fill="FFFFFF"/>
        </w:rPr>
        <w:t xml:space="preserve"> al-Bukh</w:t>
      </w:r>
      <w:r w:rsidRPr="003752F7">
        <w:rPr>
          <w:color w:val="000000"/>
        </w:rPr>
        <w:t>ā</w:t>
      </w:r>
      <w:r w:rsidRPr="003752F7">
        <w:rPr>
          <w:color w:val="202122"/>
          <w:shd w:val="clear" w:color="auto" w:fill="FFFFFF"/>
        </w:rPr>
        <w:t>r</w:t>
      </w:r>
      <w:r w:rsidRPr="003752F7">
        <w:rPr>
          <w:color w:val="0E0E0E"/>
        </w:rPr>
        <w:t xml:space="preserve">ī </w:t>
      </w:r>
      <w:r w:rsidRPr="003752F7">
        <w:rPr>
          <w:color w:val="112B21"/>
        </w:rPr>
        <w:t>(d. 630/1232)</w:t>
      </w:r>
      <w:r w:rsidRPr="003752F7">
        <w:rPr>
          <w:color w:val="202122"/>
          <w:shd w:val="clear" w:color="auto" w:fill="FFFFFF"/>
        </w:rPr>
        <w:t>.</w:t>
      </w:r>
      <w:r w:rsidRPr="003752F7">
        <w:rPr>
          <w:color w:val="0E0E0E"/>
        </w:rPr>
        <w:t xml:space="preserve"> Their </w:t>
      </w:r>
      <w:r w:rsidRPr="003752F7">
        <w:rPr>
          <w:color w:val="112B21"/>
        </w:rPr>
        <w:t>family, which descended from the Companion and powerful chieftain of the An</w:t>
      </w:r>
      <w:r w:rsidRPr="003752F7">
        <w:t>ṣā</w:t>
      </w:r>
      <w:r w:rsidRPr="003752F7">
        <w:rPr>
          <w:color w:val="112B21"/>
        </w:rPr>
        <w:t>r ‘Ub</w:t>
      </w:r>
      <w:r w:rsidRPr="003752F7">
        <w:t>ā</w:t>
      </w:r>
      <w:r w:rsidRPr="003752F7">
        <w:rPr>
          <w:color w:val="112B21"/>
        </w:rPr>
        <w:t>da ibn al-</w:t>
      </w:r>
      <w:r w:rsidRPr="003752F7">
        <w:t>Ṣā</w:t>
      </w:r>
      <w:r w:rsidRPr="003752F7">
        <w:rPr>
          <w:color w:val="112B21"/>
        </w:rPr>
        <w:t xml:space="preserve">mit (d. 34/655), hailed </w:t>
      </w:r>
      <w:r w:rsidRPr="003752F7">
        <w:rPr>
          <w:color w:val="0E0E0E"/>
        </w:rPr>
        <w:t xml:space="preserve">from a long line of accomplished Islamic </w:t>
      </w:r>
      <w:r w:rsidR="004162D6" w:rsidRPr="003752F7">
        <w:rPr>
          <w:color w:val="0E0E0E"/>
        </w:rPr>
        <w:t>S</w:t>
      </w:r>
      <w:r w:rsidRPr="003752F7">
        <w:rPr>
          <w:color w:val="0E0E0E"/>
        </w:rPr>
        <w:t xml:space="preserve">cholars who </w:t>
      </w:r>
      <w:r w:rsidR="004162D6" w:rsidRPr="003752F7">
        <w:rPr>
          <w:color w:val="0E0E0E"/>
        </w:rPr>
        <w:t xml:space="preserve">were </w:t>
      </w:r>
      <w:r w:rsidRPr="003752F7">
        <w:rPr>
          <w:color w:val="0E0E0E"/>
        </w:rPr>
        <w:t>based in</w:t>
      </w:r>
      <w:r w:rsidRPr="003752F7">
        <w:rPr>
          <w:color w:val="112B21"/>
        </w:rPr>
        <w:t xml:space="preserve"> Bukhara in Central Asia.</w:t>
      </w:r>
      <w:r w:rsidRPr="003752F7">
        <w:rPr>
          <w:b/>
          <w:bCs/>
          <w:color w:val="0E0E0E"/>
        </w:rPr>
        <w:t xml:space="preserve"> </w:t>
      </w:r>
      <w:r w:rsidRPr="003752F7">
        <w:rPr>
          <w:color w:val="0E0E0E"/>
        </w:rPr>
        <w:t>Ṣadr-al-Sharī‘a al-Th</w:t>
      </w:r>
      <w:r w:rsidRPr="003752F7">
        <w:rPr>
          <w:color w:val="000000"/>
        </w:rPr>
        <w:t>ā</w:t>
      </w:r>
      <w:r w:rsidRPr="003752F7">
        <w:rPr>
          <w:color w:val="0E0E0E"/>
        </w:rPr>
        <w:t>nī</w:t>
      </w:r>
      <w:r w:rsidRPr="003752F7">
        <w:rPr>
          <w:color w:val="202122"/>
          <w:shd w:val="clear" w:color="auto" w:fill="FFFFFF"/>
        </w:rPr>
        <w:t xml:space="preserve"> was </w:t>
      </w:r>
      <w:r w:rsidRPr="003752F7">
        <w:t xml:space="preserve">a brilliant Islamic polymath and Master of the Qur’ānic </w:t>
      </w:r>
      <w:r w:rsidR="004162D6" w:rsidRPr="003752F7">
        <w:t>S</w:t>
      </w:r>
      <w:r w:rsidRPr="003752F7">
        <w:t xml:space="preserve">ciences and commentary, the science of </w:t>
      </w:r>
      <w:r w:rsidRPr="003752F7">
        <w:rPr>
          <w:i/>
          <w:iCs/>
        </w:rPr>
        <w:t>Ḥadīth</w:t>
      </w:r>
      <w:r w:rsidRPr="003752F7">
        <w:t>, Ḥanaf</w:t>
      </w:r>
      <w:r w:rsidRPr="003752F7">
        <w:rPr>
          <w:color w:val="0E0E0E"/>
        </w:rPr>
        <w:t>ī</w:t>
      </w:r>
      <w:r w:rsidRPr="003752F7">
        <w:t xml:space="preserve"> Jurisprudence, </w:t>
      </w:r>
      <w:r w:rsidR="004162D6" w:rsidRPr="003752F7">
        <w:t xml:space="preserve">the </w:t>
      </w:r>
      <w:r w:rsidRPr="003752F7">
        <w:t>Mātur</w:t>
      </w:r>
      <w:r w:rsidRPr="003752F7">
        <w:rPr>
          <w:color w:val="0E0E0E"/>
        </w:rPr>
        <w:t>ī</w:t>
      </w:r>
      <w:r w:rsidRPr="003752F7">
        <w:t>d</w:t>
      </w:r>
      <w:r w:rsidRPr="003752F7">
        <w:rPr>
          <w:color w:val="0E0E0E"/>
        </w:rPr>
        <w:t>ī</w:t>
      </w:r>
      <w:r w:rsidRPr="003752F7">
        <w:t xml:space="preserve"> </w:t>
      </w:r>
      <w:r w:rsidR="004162D6" w:rsidRPr="003752F7">
        <w:t>School of Divinity</w:t>
      </w:r>
      <w:r w:rsidRPr="003752F7">
        <w:t xml:space="preserve">, Metaphysics, </w:t>
      </w:r>
      <w:r w:rsidR="00BE385E" w:rsidRPr="003752F7">
        <w:t xml:space="preserve">Philosophy, </w:t>
      </w:r>
      <w:r w:rsidRPr="003752F7">
        <w:t xml:space="preserve">Logic, Arabic philology and grammar, medicine, astronomy, and the natural </w:t>
      </w:r>
      <w:r w:rsidR="00BE385E" w:rsidRPr="003752F7">
        <w:t>S</w:t>
      </w:r>
      <w:r w:rsidRPr="003752F7">
        <w:t>ciences.</w:t>
      </w:r>
      <w:r w:rsidRPr="003752F7">
        <w:rPr>
          <w:color w:val="18191A"/>
        </w:rPr>
        <w:t xml:space="preserve"> </w:t>
      </w:r>
      <w:r w:rsidR="00BE385E" w:rsidRPr="003752F7">
        <w:rPr>
          <w:color w:val="18191A"/>
        </w:rPr>
        <w:t>H</w:t>
      </w:r>
      <w:r w:rsidRPr="003752F7">
        <w:rPr>
          <w:color w:val="18191A"/>
        </w:rPr>
        <w:t xml:space="preserve">is knowledge was vast and incisive, </w:t>
      </w:r>
      <w:r w:rsidR="00125F69" w:rsidRPr="003752F7">
        <w:rPr>
          <w:color w:val="18191A"/>
        </w:rPr>
        <w:t xml:space="preserve">yet </w:t>
      </w:r>
      <w:r w:rsidR="00125F69" w:rsidRPr="003752F7">
        <w:rPr>
          <w:color w:val="0E0E0E"/>
        </w:rPr>
        <w:t>Ṣadr-al-Sharī‘a al-Th</w:t>
      </w:r>
      <w:r w:rsidR="00125F69" w:rsidRPr="003752F7">
        <w:rPr>
          <w:color w:val="000000"/>
        </w:rPr>
        <w:t>ā</w:t>
      </w:r>
      <w:r w:rsidR="00125F69" w:rsidRPr="003752F7">
        <w:rPr>
          <w:color w:val="0E0E0E"/>
        </w:rPr>
        <w:t>nī</w:t>
      </w:r>
      <w:r w:rsidRPr="003752F7">
        <w:rPr>
          <w:color w:val="18191A"/>
        </w:rPr>
        <w:t xml:space="preserve"> was remarkably skilled at summarizing</w:t>
      </w:r>
      <w:r w:rsidR="00125F69" w:rsidRPr="003752F7">
        <w:rPr>
          <w:color w:val="18191A"/>
        </w:rPr>
        <w:t xml:space="preserve"> succinctly</w:t>
      </w:r>
      <w:r w:rsidRPr="003752F7">
        <w:rPr>
          <w:color w:val="18191A"/>
        </w:rPr>
        <w:t xml:space="preserve"> important and difficult topics.</w:t>
      </w:r>
      <w:r w:rsidRPr="003752F7">
        <w:rPr>
          <w:color w:val="112B21"/>
        </w:rPr>
        <w:t xml:space="preserve"> </w:t>
      </w:r>
      <w:r w:rsidRPr="003752F7">
        <w:rPr>
          <w:color w:val="0E0E0E"/>
        </w:rPr>
        <w:t xml:space="preserve">As a masterful </w:t>
      </w:r>
      <w:r w:rsidRPr="003752F7">
        <w:rPr>
          <w:color w:val="000000"/>
        </w:rPr>
        <w:t>Ḥanaf</w:t>
      </w:r>
      <w:r w:rsidRPr="003752F7">
        <w:rPr>
          <w:color w:val="0E0E0E"/>
        </w:rPr>
        <w:t>ī</w:t>
      </w:r>
      <w:r w:rsidRPr="003752F7">
        <w:rPr>
          <w:color w:val="000000"/>
        </w:rPr>
        <w:t xml:space="preserve"> </w:t>
      </w:r>
      <w:r w:rsidRPr="003752F7">
        <w:rPr>
          <w:color w:val="0E0E0E"/>
        </w:rPr>
        <w:t>Jurist, Ṣadr-al-Sharī‘a al-Th</w:t>
      </w:r>
      <w:r w:rsidRPr="003752F7">
        <w:rPr>
          <w:color w:val="000000"/>
        </w:rPr>
        <w:t>ā</w:t>
      </w:r>
      <w:r w:rsidRPr="003752F7">
        <w:rPr>
          <w:color w:val="0E0E0E"/>
        </w:rPr>
        <w:t xml:space="preserve">nī wrote a famous commentary on </w:t>
      </w:r>
      <w:r w:rsidR="004806A5" w:rsidRPr="003752F7">
        <w:rPr>
          <w:color w:val="000000"/>
        </w:rPr>
        <w:t>the</w:t>
      </w:r>
      <w:r w:rsidR="004806A5" w:rsidRPr="003752F7">
        <w:rPr>
          <w:i/>
          <w:iCs/>
          <w:color w:val="000000"/>
        </w:rPr>
        <w:t xml:space="preserve"> Shar</w:t>
      </w:r>
      <w:r w:rsidR="004806A5" w:rsidRPr="003752F7">
        <w:rPr>
          <w:i/>
          <w:iCs/>
        </w:rPr>
        <w:t>ī</w:t>
      </w:r>
      <w:r w:rsidR="004806A5" w:rsidRPr="003752F7">
        <w:rPr>
          <w:i/>
          <w:iCs/>
          <w:color w:val="000000"/>
        </w:rPr>
        <w:t xml:space="preserve">‘a </w:t>
      </w:r>
      <w:r w:rsidR="004806A5" w:rsidRPr="003752F7">
        <w:rPr>
          <w:color w:val="000000"/>
        </w:rPr>
        <w:t>Sciences</w:t>
      </w:r>
      <w:r w:rsidRPr="003752F7">
        <w:rPr>
          <w:color w:val="0E0E0E"/>
        </w:rPr>
        <w:t>, indicating the depth of his knowledge in all the Traditional Islamic disciplines.</w:t>
      </w:r>
      <w:r w:rsidRPr="003752F7">
        <w:t xml:space="preserve"> </w:t>
      </w:r>
      <w:r w:rsidRPr="003752F7">
        <w:rPr>
          <w:color w:val="202122"/>
          <w:shd w:val="clear" w:color="auto" w:fill="FFFFFF"/>
        </w:rPr>
        <w:t xml:space="preserve">In astronomy, he </w:t>
      </w:r>
      <w:r w:rsidRPr="003752F7">
        <w:rPr>
          <w:color w:val="112B21"/>
        </w:rPr>
        <w:t>further revised the Ptolemaic view of astronomy</w:t>
      </w:r>
      <w:r w:rsidR="005F3B14" w:rsidRPr="003752F7">
        <w:rPr>
          <w:color w:val="112B21"/>
        </w:rPr>
        <w:t>,</w:t>
      </w:r>
      <w:r w:rsidRPr="003752F7">
        <w:rPr>
          <w:color w:val="112B21"/>
        </w:rPr>
        <w:t xml:space="preserve"> wor</w:t>
      </w:r>
      <w:r w:rsidR="005F3B14" w:rsidRPr="003752F7">
        <w:rPr>
          <w:color w:val="112B21"/>
        </w:rPr>
        <w:t>king</w:t>
      </w:r>
      <w:r w:rsidRPr="003752F7">
        <w:rPr>
          <w:color w:val="112B21"/>
        </w:rPr>
        <w:t xml:space="preserve"> out a comprehensive heliocentric theory</w:t>
      </w:r>
      <w:r w:rsidR="005F3B14" w:rsidRPr="003752F7">
        <w:rPr>
          <w:color w:val="112B21"/>
        </w:rPr>
        <w:t xml:space="preserve"> of the solar system</w:t>
      </w:r>
      <w:r w:rsidRPr="003752F7">
        <w:rPr>
          <w:color w:val="112B21"/>
        </w:rPr>
        <w:t>, which answered many of the questions</w:t>
      </w:r>
      <w:r w:rsidR="005F3B14" w:rsidRPr="003752F7">
        <w:rPr>
          <w:color w:val="112B21"/>
        </w:rPr>
        <w:t xml:space="preserve"> and solved important problems</w:t>
      </w:r>
      <w:r w:rsidRPr="003752F7">
        <w:rPr>
          <w:color w:val="112B21"/>
        </w:rPr>
        <w:t xml:space="preserve"> that had not been clarified in the work of Na</w:t>
      </w:r>
      <w:r w:rsidRPr="003752F7">
        <w:t>ṣī</w:t>
      </w:r>
      <w:r w:rsidRPr="003752F7">
        <w:rPr>
          <w:color w:val="112B21"/>
        </w:rPr>
        <w:t>r-al-D</w:t>
      </w:r>
      <w:r w:rsidRPr="003752F7">
        <w:t>ī</w:t>
      </w:r>
      <w:r w:rsidRPr="003752F7">
        <w:rPr>
          <w:color w:val="112B21"/>
        </w:rPr>
        <w:t>n al-</w:t>
      </w:r>
      <w:r w:rsidRPr="003752F7">
        <w:t>Ṭ</w:t>
      </w:r>
      <w:r w:rsidRPr="003752F7">
        <w:rPr>
          <w:color w:val="18191A"/>
        </w:rPr>
        <w:t>ū</w:t>
      </w:r>
      <w:r w:rsidRPr="003752F7">
        <w:rPr>
          <w:color w:val="112B21"/>
        </w:rPr>
        <w:t>s</w:t>
      </w:r>
      <w:r w:rsidRPr="003752F7">
        <w:t>ī</w:t>
      </w:r>
      <w:r w:rsidRPr="003752F7">
        <w:rPr>
          <w:color w:val="112B21"/>
        </w:rPr>
        <w:t xml:space="preserve"> (d. 672/1274) and Qu</w:t>
      </w:r>
      <w:r w:rsidRPr="003752F7">
        <w:t>ṭ</w:t>
      </w:r>
      <w:r w:rsidRPr="003752F7">
        <w:rPr>
          <w:color w:val="112B21"/>
        </w:rPr>
        <w:t>b-al-D</w:t>
      </w:r>
      <w:r w:rsidRPr="003752F7">
        <w:t>ī</w:t>
      </w:r>
      <w:r w:rsidRPr="003752F7">
        <w:rPr>
          <w:color w:val="112B21"/>
        </w:rPr>
        <w:t>n al-Sh</w:t>
      </w:r>
      <w:r w:rsidRPr="003752F7">
        <w:t>ī</w:t>
      </w:r>
      <w:r w:rsidRPr="003752F7">
        <w:rPr>
          <w:color w:val="112B21"/>
        </w:rPr>
        <w:t>r</w:t>
      </w:r>
      <w:r w:rsidRPr="003752F7">
        <w:t>ā</w:t>
      </w:r>
      <w:r w:rsidRPr="003752F7">
        <w:rPr>
          <w:color w:val="112B21"/>
        </w:rPr>
        <w:t>z</w:t>
      </w:r>
      <w:r w:rsidRPr="003752F7">
        <w:t xml:space="preserve">ī </w:t>
      </w:r>
      <w:r w:rsidRPr="003752F7">
        <w:rPr>
          <w:color w:val="112B21"/>
        </w:rPr>
        <w:t>(d. 710/1311).</w:t>
      </w:r>
      <w:r w:rsidRPr="003752F7">
        <w:rPr>
          <w:color w:val="0E0E0E"/>
        </w:rPr>
        <w:t xml:space="preserve"> Ṣadr-al-Sharī‘a al-Th</w:t>
      </w:r>
      <w:r w:rsidRPr="003752F7">
        <w:rPr>
          <w:color w:val="000000"/>
        </w:rPr>
        <w:t>ā</w:t>
      </w:r>
      <w:r w:rsidRPr="003752F7">
        <w:rPr>
          <w:color w:val="0E0E0E"/>
        </w:rPr>
        <w:t xml:space="preserve">nī became especially renowned </w:t>
      </w:r>
      <w:r w:rsidRPr="003752F7">
        <w:rPr>
          <w:color w:val="112B21"/>
        </w:rPr>
        <w:t xml:space="preserve">for his theories on space and time. </w:t>
      </w:r>
      <w:r w:rsidRPr="003752F7">
        <w:rPr>
          <w:color w:val="0E0E0E"/>
        </w:rPr>
        <w:t>Ṣadr-al-Sharī‘a al-Th</w:t>
      </w:r>
      <w:r w:rsidRPr="003752F7">
        <w:rPr>
          <w:color w:val="000000"/>
        </w:rPr>
        <w:t>ā</w:t>
      </w:r>
      <w:r w:rsidRPr="003752F7">
        <w:rPr>
          <w:color w:val="0E0E0E"/>
        </w:rPr>
        <w:t>nī</w:t>
      </w:r>
      <w:r w:rsidRPr="003752F7">
        <w:rPr>
          <w:color w:val="000000"/>
        </w:rPr>
        <w:t xml:space="preserve"> was highly praised by al-Taftāzānī, Taşköprüzade, and later scholars such as ‘Abd-al-Ḥayy al-Lukhnawī (d. 1304/1886), who was one of the last giants of Farāngī Maḥall, the famous center of the Corrective Tradition in the Greater Indian </w:t>
      </w:r>
      <w:r w:rsidR="00A71946" w:rsidRPr="003752F7">
        <w:rPr>
          <w:color w:val="000000"/>
        </w:rPr>
        <w:t>S</w:t>
      </w:r>
      <w:r w:rsidRPr="003752F7">
        <w:rPr>
          <w:color w:val="000000"/>
        </w:rPr>
        <w:t xml:space="preserve">ubcontinent. In addition to astronomy, </w:t>
      </w:r>
      <w:r w:rsidRPr="003752F7">
        <w:rPr>
          <w:color w:val="0E0E0E"/>
        </w:rPr>
        <w:t>Ṣadr-al-Sharī‘a al-Th</w:t>
      </w:r>
      <w:r w:rsidRPr="003752F7">
        <w:rPr>
          <w:color w:val="000000"/>
        </w:rPr>
        <w:t>ā</w:t>
      </w:r>
      <w:r w:rsidRPr="003752F7">
        <w:rPr>
          <w:color w:val="0E0E0E"/>
        </w:rPr>
        <w:t xml:space="preserve">nī made a revision of the empirical sciences in his encyclopedic </w:t>
      </w:r>
      <w:r w:rsidRPr="003752F7">
        <w:rPr>
          <w:i/>
          <w:iCs/>
          <w:color w:val="0E0E0E"/>
        </w:rPr>
        <w:t>Ta‘dīl al-‘Ul</w:t>
      </w:r>
      <w:r w:rsidRPr="003752F7">
        <w:rPr>
          <w:i/>
          <w:iCs/>
        </w:rPr>
        <w:t>ū</w:t>
      </w:r>
      <w:r w:rsidRPr="003752F7">
        <w:rPr>
          <w:i/>
          <w:iCs/>
          <w:color w:val="0E0E0E"/>
        </w:rPr>
        <w:t>m</w:t>
      </w:r>
      <w:r w:rsidRPr="003752F7">
        <w:rPr>
          <w:color w:val="0E0E0E"/>
        </w:rPr>
        <w:t xml:space="preserve"> (</w:t>
      </w:r>
      <w:r w:rsidRPr="003752F7">
        <w:rPr>
          <w:i/>
          <w:iCs/>
          <w:color w:val="0E0E0E"/>
        </w:rPr>
        <w:t>The Revision of the Sciences</w:t>
      </w:r>
      <w:r w:rsidRPr="003752F7">
        <w:rPr>
          <w:color w:val="0E0E0E"/>
        </w:rPr>
        <w:t>), the third volume of which—</w:t>
      </w:r>
      <w:r w:rsidRPr="003752F7">
        <w:rPr>
          <w:i/>
          <w:iCs/>
          <w:color w:val="0E0E0E"/>
        </w:rPr>
        <w:t>Kit</w:t>
      </w:r>
      <w:r w:rsidRPr="003752F7">
        <w:rPr>
          <w:i/>
          <w:iCs/>
        </w:rPr>
        <w:t>ā</w:t>
      </w:r>
      <w:r w:rsidRPr="003752F7">
        <w:rPr>
          <w:i/>
          <w:iCs/>
          <w:color w:val="0E0E0E"/>
        </w:rPr>
        <w:t>b Ta‘dīl Hay’at al-Afl</w:t>
      </w:r>
      <w:r w:rsidRPr="003752F7">
        <w:rPr>
          <w:i/>
          <w:iCs/>
        </w:rPr>
        <w:t>ā</w:t>
      </w:r>
      <w:r w:rsidRPr="003752F7">
        <w:rPr>
          <w:i/>
          <w:iCs/>
          <w:color w:val="0E0E0E"/>
        </w:rPr>
        <w:t>k</w:t>
      </w:r>
      <w:r w:rsidRPr="003752F7">
        <w:rPr>
          <w:color w:val="0E0E0E"/>
        </w:rPr>
        <w:t xml:space="preserve"> (</w:t>
      </w:r>
      <w:r w:rsidRPr="003752F7">
        <w:rPr>
          <w:i/>
          <w:iCs/>
          <w:color w:val="0E0E0E"/>
        </w:rPr>
        <w:t>The Book of the Revision of the Configuration of the Celestial Spheres</w:t>
      </w:r>
      <w:r w:rsidRPr="003752F7">
        <w:rPr>
          <w:color w:val="0E0E0E"/>
        </w:rPr>
        <w:t>)—sets forth his fully developed heliocentric</w:t>
      </w:r>
      <w:r w:rsidR="00553ABC" w:rsidRPr="003752F7">
        <w:rPr>
          <w:color w:val="0E0E0E"/>
        </w:rPr>
        <w:t xml:space="preserve"> </w:t>
      </w:r>
      <w:r w:rsidRPr="003752F7">
        <w:rPr>
          <w:color w:val="0E0E0E"/>
        </w:rPr>
        <w:t>view</w:t>
      </w:r>
      <w:r w:rsidR="00553ABC" w:rsidRPr="003752F7">
        <w:rPr>
          <w:color w:val="0E0E0E"/>
        </w:rPr>
        <w:t xml:space="preserve"> of astronomy</w:t>
      </w:r>
      <w:r w:rsidRPr="003752F7">
        <w:rPr>
          <w:color w:val="0E0E0E"/>
        </w:rPr>
        <w:t>.</w:t>
      </w:r>
      <w:r w:rsidR="00545980" w:rsidRPr="003752F7">
        <w:rPr>
          <w:color w:val="0E0E0E"/>
        </w:rPr>
        <w:t xml:space="preserve"> He died and was buried in the Central Asian city of Bukhara in today’s Uzbekistan.</w:t>
      </w:r>
    </w:p>
  </w:footnote>
  <w:footnote w:id="231">
    <w:p w14:paraId="5DE8A002" w14:textId="256F6969" w:rsidR="00E86172" w:rsidRPr="003752F7" w:rsidRDefault="00E86172" w:rsidP="00E86172">
      <w:pPr>
        <w:pStyle w:val="NormalWeb"/>
        <w:spacing w:before="0" w:beforeAutospacing="0" w:after="0" w:afterAutospacing="0"/>
        <w:rPr>
          <w:rFonts w:asciiTheme="majorBidi" w:hAnsiTheme="majorBidi" w:cstheme="majorBidi"/>
          <w:color w:val="0C0C0C"/>
          <w:sz w:val="20"/>
          <w:szCs w:val="20"/>
        </w:rPr>
      </w:pPr>
      <w:r w:rsidRPr="003752F7">
        <w:rPr>
          <w:rStyle w:val="FootnoteReference"/>
          <w:sz w:val="20"/>
          <w:szCs w:val="20"/>
        </w:rPr>
        <w:footnoteRef/>
      </w:r>
      <w:r w:rsidRPr="003752F7">
        <w:rPr>
          <w:sz w:val="20"/>
          <w:szCs w:val="20"/>
        </w:rPr>
        <w:t xml:space="preserve"> </w:t>
      </w:r>
      <w:r w:rsidRPr="003752F7">
        <w:rPr>
          <w:rFonts w:asciiTheme="majorBidi" w:hAnsiTheme="majorBidi" w:cstheme="majorBidi"/>
          <w:b/>
          <w:bCs/>
          <w:color w:val="0E0E0E"/>
          <w:sz w:val="20"/>
          <w:szCs w:val="20"/>
        </w:rPr>
        <w:t>‘Al</w:t>
      </w:r>
      <w:r w:rsidRPr="003752F7">
        <w:rPr>
          <w:rFonts w:asciiTheme="majorBidi" w:hAnsiTheme="majorBidi" w:cstheme="majorBidi"/>
          <w:b/>
          <w:bCs/>
          <w:color w:val="000000"/>
          <w:sz w:val="20"/>
          <w:szCs w:val="20"/>
        </w:rPr>
        <w:t>ā</w:t>
      </w:r>
      <w:r w:rsidRPr="003752F7">
        <w:rPr>
          <w:rFonts w:asciiTheme="majorBidi" w:hAnsiTheme="majorBidi" w:cstheme="majorBidi"/>
          <w:b/>
          <w:bCs/>
          <w:color w:val="0E0E0E"/>
          <w:sz w:val="20"/>
          <w:szCs w:val="20"/>
        </w:rPr>
        <w:t>’-al-D</w:t>
      </w:r>
      <w:r w:rsidRPr="003752F7">
        <w:rPr>
          <w:rFonts w:asciiTheme="majorBidi" w:hAnsiTheme="majorBidi" w:cstheme="majorBidi"/>
          <w:b/>
          <w:bCs/>
          <w:color w:val="0C0C0C"/>
          <w:sz w:val="20"/>
          <w:szCs w:val="20"/>
        </w:rPr>
        <w:t>ī</w:t>
      </w:r>
      <w:r w:rsidRPr="003752F7">
        <w:rPr>
          <w:rFonts w:asciiTheme="majorBidi" w:hAnsiTheme="majorBidi" w:cstheme="majorBidi"/>
          <w:b/>
          <w:bCs/>
          <w:color w:val="0E0E0E"/>
          <w:sz w:val="20"/>
          <w:szCs w:val="20"/>
        </w:rPr>
        <w:t xml:space="preserve">n </w:t>
      </w:r>
      <w:r w:rsidRPr="003752F7">
        <w:rPr>
          <w:rFonts w:asciiTheme="majorBidi" w:hAnsiTheme="majorBidi" w:cstheme="majorBidi"/>
          <w:b/>
          <w:bCs/>
          <w:color w:val="0C0C0C"/>
          <w:sz w:val="20"/>
          <w:szCs w:val="20"/>
        </w:rPr>
        <w:t>al-Q</w:t>
      </w:r>
      <w:r w:rsidRPr="003752F7">
        <w:rPr>
          <w:rFonts w:asciiTheme="majorBidi" w:hAnsiTheme="majorBidi" w:cstheme="majorBidi"/>
          <w:b/>
          <w:bCs/>
          <w:sz w:val="20"/>
          <w:szCs w:val="20"/>
        </w:rPr>
        <w:t>ū</w:t>
      </w:r>
      <w:r w:rsidRPr="003752F7">
        <w:rPr>
          <w:rFonts w:asciiTheme="majorBidi" w:hAnsiTheme="majorBidi" w:cstheme="majorBidi"/>
          <w:b/>
          <w:bCs/>
          <w:color w:val="0C0C0C"/>
          <w:sz w:val="20"/>
          <w:szCs w:val="20"/>
        </w:rPr>
        <w:t xml:space="preserve">shjī </w:t>
      </w:r>
      <w:r w:rsidRPr="003752F7">
        <w:rPr>
          <w:rFonts w:asciiTheme="majorBidi" w:hAnsiTheme="majorBidi" w:cstheme="majorBidi"/>
          <w:color w:val="0C0C0C"/>
          <w:sz w:val="20"/>
          <w:szCs w:val="20"/>
        </w:rPr>
        <w:t>(d. 879/1474)</w:t>
      </w:r>
      <w:r w:rsidRPr="003752F7">
        <w:rPr>
          <w:color w:val="0C0C0C"/>
          <w:sz w:val="20"/>
          <w:szCs w:val="20"/>
        </w:rPr>
        <w:t xml:space="preserve"> or, more fully,</w:t>
      </w:r>
      <w:r w:rsidRPr="003752F7">
        <w:rPr>
          <w:color w:val="0E0E0E"/>
          <w:sz w:val="20"/>
          <w:szCs w:val="20"/>
        </w:rPr>
        <w:t xml:space="preserve"> </w:t>
      </w:r>
      <w:r w:rsidRPr="003752F7">
        <w:rPr>
          <w:rFonts w:asciiTheme="majorBidi" w:hAnsiTheme="majorBidi" w:cstheme="majorBidi"/>
          <w:color w:val="0E0E0E"/>
          <w:sz w:val="20"/>
          <w:szCs w:val="20"/>
        </w:rPr>
        <w:t>‘Al</w:t>
      </w:r>
      <w:r w:rsidRPr="003752F7">
        <w:rPr>
          <w:rFonts w:asciiTheme="majorBidi" w:hAnsiTheme="majorBidi" w:cstheme="majorBidi"/>
          <w:color w:val="000000"/>
          <w:sz w:val="20"/>
          <w:szCs w:val="20"/>
        </w:rPr>
        <w:t>ā</w:t>
      </w:r>
      <w:r w:rsidRPr="003752F7">
        <w:rPr>
          <w:rFonts w:asciiTheme="majorBidi" w:hAnsiTheme="majorBidi" w:cstheme="majorBidi"/>
          <w:color w:val="0E0E0E"/>
          <w:sz w:val="20"/>
          <w:szCs w:val="20"/>
        </w:rPr>
        <w:t>’-al-D</w:t>
      </w:r>
      <w:r w:rsidRPr="003752F7">
        <w:rPr>
          <w:rFonts w:asciiTheme="majorBidi" w:hAnsiTheme="majorBidi" w:cstheme="majorBidi"/>
          <w:color w:val="0C0C0C"/>
          <w:sz w:val="20"/>
          <w:szCs w:val="20"/>
        </w:rPr>
        <w:t>ī</w:t>
      </w:r>
      <w:r w:rsidRPr="003752F7">
        <w:rPr>
          <w:rFonts w:asciiTheme="majorBidi" w:hAnsiTheme="majorBidi" w:cstheme="majorBidi"/>
          <w:color w:val="0E0E0E"/>
          <w:sz w:val="20"/>
          <w:szCs w:val="20"/>
        </w:rPr>
        <w:t>n ‘</w:t>
      </w:r>
      <w:r w:rsidRPr="003752F7">
        <w:rPr>
          <w:rFonts w:asciiTheme="majorBidi" w:hAnsiTheme="majorBidi" w:cstheme="majorBidi"/>
          <w:color w:val="0C0C0C"/>
          <w:sz w:val="20"/>
          <w:szCs w:val="20"/>
        </w:rPr>
        <w:t>Alī al-Q</w:t>
      </w:r>
      <w:r w:rsidRPr="003752F7">
        <w:rPr>
          <w:rFonts w:asciiTheme="majorBidi" w:hAnsiTheme="majorBidi" w:cstheme="majorBidi"/>
          <w:sz w:val="20"/>
          <w:szCs w:val="20"/>
        </w:rPr>
        <w:t>ū</w:t>
      </w:r>
      <w:r w:rsidRPr="003752F7">
        <w:rPr>
          <w:rFonts w:asciiTheme="majorBidi" w:hAnsiTheme="majorBidi" w:cstheme="majorBidi"/>
          <w:color w:val="0C0C0C"/>
          <w:sz w:val="20"/>
          <w:szCs w:val="20"/>
        </w:rPr>
        <w:t>shjī (Turkic for “the Falconer”),</w:t>
      </w:r>
      <w:r w:rsidRPr="003752F7">
        <w:rPr>
          <w:rFonts w:asciiTheme="majorBidi" w:hAnsiTheme="majorBidi" w:cstheme="majorBidi"/>
          <w:color w:val="0E0E0E"/>
          <w:sz w:val="20"/>
          <w:szCs w:val="20"/>
        </w:rPr>
        <w:t xml:space="preserve"> was </w:t>
      </w:r>
      <w:r w:rsidRPr="003752F7">
        <w:rPr>
          <w:sz w:val="20"/>
          <w:szCs w:val="20"/>
        </w:rPr>
        <w:t>born in Samarqand</w:t>
      </w:r>
      <w:r w:rsidRPr="003752F7">
        <w:rPr>
          <w:rFonts w:asciiTheme="majorBidi" w:hAnsiTheme="majorBidi" w:cstheme="majorBidi"/>
          <w:color w:val="0E0E0E"/>
          <w:sz w:val="20"/>
          <w:szCs w:val="20"/>
        </w:rPr>
        <w:t xml:space="preserve"> and became a great Central Asian Muslim polymath, </w:t>
      </w:r>
      <w:r w:rsidR="00553ABC" w:rsidRPr="003752F7">
        <w:rPr>
          <w:rFonts w:asciiTheme="majorBidi" w:hAnsiTheme="majorBidi" w:cstheme="majorBidi"/>
          <w:color w:val="0E0E0E"/>
          <w:sz w:val="20"/>
          <w:szCs w:val="20"/>
        </w:rPr>
        <w:t xml:space="preserve">Master of </w:t>
      </w:r>
      <w:r w:rsidR="00553ABC" w:rsidRPr="003752F7">
        <w:rPr>
          <w:color w:val="000000"/>
          <w:sz w:val="20"/>
          <w:szCs w:val="20"/>
        </w:rPr>
        <w:t>the</w:t>
      </w:r>
      <w:r w:rsidR="00553ABC" w:rsidRPr="003752F7">
        <w:rPr>
          <w:i/>
          <w:iCs/>
          <w:color w:val="000000"/>
          <w:sz w:val="20"/>
          <w:szCs w:val="20"/>
        </w:rPr>
        <w:t xml:space="preserve"> Shar</w:t>
      </w:r>
      <w:r w:rsidR="00553ABC" w:rsidRPr="003752F7">
        <w:rPr>
          <w:i/>
          <w:iCs/>
          <w:sz w:val="20"/>
          <w:szCs w:val="20"/>
        </w:rPr>
        <w:t>ī</w:t>
      </w:r>
      <w:r w:rsidR="00553ABC" w:rsidRPr="003752F7">
        <w:rPr>
          <w:i/>
          <w:iCs/>
          <w:color w:val="000000"/>
          <w:sz w:val="20"/>
          <w:szCs w:val="20"/>
        </w:rPr>
        <w:t xml:space="preserve">‘a </w:t>
      </w:r>
      <w:r w:rsidR="00553ABC" w:rsidRPr="003752F7">
        <w:rPr>
          <w:color w:val="000000"/>
          <w:sz w:val="20"/>
          <w:szCs w:val="20"/>
        </w:rPr>
        <w:t>Sciences</w:t>
      </w:r>
      <w:r w:rsidRPr="003752F7">
        <w:rPr>
          <w:rFonts w:asciiTheme="majorBidi" w:hAnsiTheme="majorBidi" w:cstheme="majorBidi"/>
          <w:color w:val="0E0E0E"/>
          <w:sz w:val="20"/>
          <w:szCs w:val="20"/>
        </w:rPr>
        <w:t xml:space="preserve">, a committed </w:t>
      </w:r>
      <w:r w:rsidRPr="003752F7">
        <w:rPr>
          <w:color w:val="0C0C0C"/>
          <w:sz w:val="20"/>
          <w:szCs w:val="20"/>
        </w:rPr>
        <w:t>Ash‘ar</w:t>
      </w:r>
      <w:r w:rsidRPr="003752F7">
        <w:rPr>
          <w:sz w:val="20"/>
          <w:szCs w:val="20"/>
        </w:rPr>
        <w:t xml:space="preserve">ī </w:t>
      </w:r>
      <w:r w:rsidR="00553ABC" w:rsidRPr="003752F7">
        <w:rPr>
          <w:rFonts w:asciiTheme="majorBidi" w:hAnsiTheme="majorBidi" w:cstheme="majorBidi"/>
          <w:color w:val="0E0E0E"/>
          <w:sz w:val="20"/>
          <w:szCs w:val="20"/>
        </w:rPr>
        <w:t>Scholar of Divinity</w:t>
      </w:r>
      <w:r w:rsidRPr="003752F7">
        <w:rPr>
          <w:rFonts w:asciiTheme="majorBidi" w:hAnsiTheme="majorBidi" w:cstheme="majorBidi"/>
          <w:color w:val="0E0E0E"/>
          <w:sz w:val="20"/>
          <w:szCs w:val="20"/>
        </w:rPr>
        <w:t xml:space="preserve"> (</w:t>
      </w:r>
      <w:r w:rsidRPr="003752F7">
        <w:rPr>
          <w:i/>
          <w:iCs/>
          <w:sz w:val="20"/>
          <w:szCs w:val="20"/>
        </w:rPr>
        <w:t>Mutakallim</w:t>
      </w:r>
      <w:r w:rsidRPr="003752F7">
        <w:rPr>
          <w:rFonts w:asciiTheme="majorBidi" w:hAnsiTheme="majorBidi" w:cstheme="majorBidi"/>
          <w:color w:val="0E0E0E"/>
          <w:sz w:val="20"/>
          <w:szCs w:val="20"/>
        </w:rPr>
        <w:t xml:space="preserve">), Metaphysician, </w:t>
      </w:r>
      <w:r w:rsidRPr="003752F7">
        <w:rPr>
          <w:sz w:val="20"/>
          <w:szCs w:val="20"/>
        </w:rPr>
        <w:t>physicist, meteorologist</w:t>
      </w:r>
      <w:r w:rsidRPr="003752F7">
        <w:rPr>
          <w:rFonts w:asciiTheme="majorBidi" w:hAnsiTheme="majorBidi" w:cstheme="majorBidi"/>
          <w:color w:val="0E0E0E"/>
          <w:sz w:val="20"/>
          <w:szCs w:val="20"/>
        </w:rPr>
        <w:t xml:space="preserve">, astronomer, and natural </w:t>
      </w:r>
      <w:r w:rsidR="002672FB" w:rsidRPr="003752F7">
        <w:rPr>
          <w:rFonts w:asciiTheme="majorBidi" w:hAnsiTheme="majorBidi" w:cstheme="majorBidi"/>
          <w:color w:val="0E0E0E"/>
          <w:sz w:val="20"/>
          <w:szCs w:val="20"/>
        </w:rPr>
        <w:t>S</w:t>
      </w:r>
      <w:r w:rsidRPr="003752F7">
        <w:rPr>
          <w:rFonts w:asciiTheme="majorBidi" w:hAnsiTheme="majorBidi" w:cstheme="majorBidi"/>
          <w:color w:val="0E0E0E"/>
          <w:sz w:val="20"/>
          <w:szCs w:val="20"/>
        </w:rPr>
        <w:t>cientist, who brilliantly elaborated upon the heliocentric hypothesis of the solar system. A</w:t>
      </w:r>
      <w:r w:rsidRPr="003752F7">
        <w:rPr>
          <w:rFonts w:asciiTheme="majorBidi" w:hAnsiTheme="majorBidi" w:cstheme="majorBidi"/>
          <w:color w:val="0C0C0C"/>
          <w:sz w:val="20"/>
          <w:szCs w:val="20"/>
        </w:rPr>
        <w:t xml:space="preserve">s the landmark of his long and brilliant career—he helped develop the famous </w:t>
      </w:r>
      <w:r w:rsidRPr="003752F7">
        <w:rPr>
          <w:rFonts w:asciiTheme="majorBidi" w:hAnsiTheme="majorBidi" w:cstheme="majorBidi"/>
          <w:sz w:val="20"/>
          <w:szCs w:val="20"/>
        </w:rPr>
        <w:t>Ū</w:t>
      </w:r>
      <w:r w:rsidRPr="003752F7">
        <w:rPr>
          <w:rFonts w:asciiTheme="majorBidi" w:hAnsiTheme="majorBidi" w:cstheme="majorBidi"/>
          <w:color w:val="0C0C0C"/>
          <w:sz w:val="20"/>
          <w:szCs w:val="20"/>
        </w:rPr>
        <w:t>l</w:t>
      </w:r>
      <w:r w:rsidRPr="003752F7">
        <w:rPr>
          <w:rFonts w:asciiTheme="majorBidi" w:hAnsiTheme="majorBidi" w:cstheme="majorBidi"/>
          <w:sz w:val="20"/>
          <w:szCs w:val="20"/>
        </w:rPr>
        <w:t>ū</w:t>
      </w:r>
      <w:r w:rsidRPr="003752F7">
        <w:rPr>
          <w:rFonts w:asciiTheme="majorBidi" w:hAnsiTheme="majorBidi" w:cstheme="majorBidi"/>
          <w:color w:val="0C0C0C"/>
          <w:sz w:val="20"/>
          <w:szCs w:val="20"/>
        </w:rPr>
        <w:t>gh B</w:t>
      </w:r>
      <w:r w:rsidRPr="003752F7">
        <w:rPr>
          <w:rFonts w:asciiTheme="majorBidi" w:hAnsiTheme="majorBidi" w:cstheme="majorBidi"/>
          <w:color w:val="000000" w:themeColor="text1"/>
          <w:sz w:val="20"/>
          <w:szCs w:val="20"/>
        </w:rPr>
        <w:t>ē</w:t>
      </w:r>
      <w:r w:rsidRPr="003752F7">
        <w:rPr>
          <w:rFonts w:asciiTheme="majorBidi" w:hAnsiTheme="majorBidi" w:cstheme="majorBidi"/>
          <w:color w:val="0C0C0C"/>
          <w:sz w:val="20"/>
          <w:szCs w:val="20"/>
        </w:rPr>
        <w:t xml:space="preserve">g observatory </w:t>
      </w:r>
      <w:r w:rsidR="002672FB" w:rsidRPr="003752F7">
        <w:rPr>
          <w:rFonts w:asciiTheme="majorBidi" w:hAnsiTheme="majorBidi" w:cstheme="majorBidi"/>
          <w:color w:val="0C0C0C"/>
          <w:sz w:val="20"/>
          <w:szCs w:val="20"/>
        </w:rPr>
        <w:t>in</w:t>
      </w:r>
      <w:r w:rsidRPr="003752F7">
        <w:rPr>
          <w:rFonts w:asciiTheme="majorBidi" w:hAnsiTheme="majorBidi" w:cstheme="majorBidi"/>
          <w:color w:val="0C0C0C"/>
          <w:sz w:val="20"/>
          <w:szCs w:val="20"/>
        </w:rPr>
        <w:t xml:space="preserve"> Samarqand. </w:t>
      </w:r>
      <w:r w:rsidR="00C870AE" w:rsidRPr="003752F7">
        <w:rPr>
          <w:rFonts w:asciiTheme="majorBidi" w:hAnsiTheme="majorBidi" w:cstheme="majorBidi"/>
          <w:color w:val="0C0C0C"/>
          <w:sz w:val="20"/>
          <w:szCs w:val="20"/>
        </w:rPr>
        <w:t xml:space="preserve">The ruler </w:t>
      </w:r>
      <w:r w:rsidR="00C870AE" w:rsidRPr="003752F7">
        <w:rPr>
          <w:rFonts w:asciiTheme="majorBidi" w:hAnsiTheme="majorBidi" w:cstheme="majorBidi"/>
          <w:sz w:val="20"/>
          <w:szCs w:val="20"/>
        </w:rPr>
        <w:t>Ū</w:t>
      </w:r>
      <w:r w:rsidR="00C870AE" w:rsidRPr="003752F7">
        <w:rPr>
          <w:rFonts w:asciiTheme="majorBidi" w:hAnsiTheme="majorBidi" w:cstheme="majorBidi"/>
          <w:color w:val="0C0C0C"/>
          <w:sz w:val="20"/>
          <w:szCs w:val="20"/>
        </w:rPr>
        <w:t>l</w:t>
      </w:r>
      <w:r w:rsidR="00C870AE" w:rsidRPr="003752F7">
        <w:rPr>
          <w:rFonts w:asciiTheme="majorBidi" w:hAnsiTheme="majorBidi" w:cstheme="majorBidi"/>
          <w:sz w:val="20"/>
          <w:szCs w:val="20"/>
        </w:rPr>
        <w:t>ū</w:t>
      </w:r>
      <w:r w:rsidR="00C870AE" w:rsidRPr="003752F7">
        <w:rPr>
          <w:rFonts w:asciiTheme="majorBidi" w:hAnsiTheme="majorBidi" w:cstheme="majorBidi"/>
          <w:color w:val="0C0C0C"/>
          <w:sz w:val="20"/>
          <w:szCs w:val="20"/>
        </w:rPr>
        <w:t>gh B</w:t>
      </w:r>
      <w:r w:rsidR="00C870AE" w:rsidRPr="003752F7">
        <w:rPr>
          <w:rFonts w:asciiTheme="majorBidi" w:hAnsiTheme="majorBidi" w:cstheme="majorBidi"/>
          <w:color w:val="000000" w:themeColor="text1"/>
          <w:sz w:val="20"/>
          <w:szCs w:val="20"/>
        </w:rPr>
        <w:t>ē</w:t>
      </w:r>
      <w:r w:rsidR="00C870AE" w:rsidRPr="003752F7">
        <w:rPr>
          <w:rFonts w:asciiTheme="majorBidi" w:hAnsiTheme="majorBidi" w:cstheme="majorBidi"/>
          <w:color w:val="0C0C0C"/>
          <w:sz w:val="20"/>
          <w:szCs w:val="20"/>
        </w:rPr>
        <w:t>g</w:t>
      </w:r>
      <w:r w:rsidR="00C870AE" w:rsidRPr="003752F7">
        <w:rPr>
          <w:color w:val="0C0C0C"/>
          <w:sz w:val="20"/>
          <w:szCs w:val="20"/>
        </w:rPr>
        <w:t xml:space="preserve"> </w:t>
      </w:r>
      <w:r w:rsidRPr="003752F7">
        <w:rPr>
          <w:color w:val="0C0C0C"/>
          <w:sz w:val="20"/>
          <w:szCs w:val="20"/>
        </w:rPr>
        <w:t>was so impressed with a work that al-Q</w:t>
      </w:r>
      <w:r w:rsidRPr="003752F7">
        <w:rPr>
          <w:sz w:val="20"/>
          <w:szCs w:val="20"/>
        </w:rPr>
        <w:t>ū</w:t>
      </w:r>
      <w:r w:rsidRPr="003752F7">
        <w:rPr>
          <w:color w:val="0C0C0C"/>
          <w:sz w:val="20"/>
          <w:szCs w:val="20"/>
        </w:rPr>
        <w:t>shjī wrote on the moon that he read the entire work standing on foot—as a sign of extreme respect—while al-Q</w:t>
      </w:r>
      <w:r w:rsidRPr="003752F7">
        <w:rPr>
          <w:sz w:val="20"/>
          <w:szCs w:val="20"/>
        </w:rPr>
        <w:t>ū</w:t>
      </w:r>
      <w:r w:rsidRPr="003752F7">
        <w:rPr>
          <w:color w:val="0C0C0C"/>
          <w:sz w:val="20"/>
          <w:szCs w:val="20"/>
        </w:rPr>
        <w:t xml:space="preserve">shjī was directed to sit down comfortably and listen. </w:t>
      </w:r>
      <w:r w:rsidRPr="003752F7">
        <w:rPr>
          <w:rFonts w:asciiTheme="majorBidi" w:hAnsiTheme="majorBidi" w:cstheme="majorBidi"/>
          <w:color w:val="0C0C0C"/>
          <w:sz w:val="20"/>
          <w:szCs w:val="20"/>
        </w:rPr>
        <w:t>Al-Q</w:t>
      </w:r>
      <w:r w:rsidRPr="003752F7">
        <w:rPr>
          <w:rFonts w:asciiTheme="majorBidi" w:hAnsiTheme="majorBidi" w:cstheme="majorBidi"/>
          <w:sz w:val="20"/>
          <w:szCs w:val="20"/>
        </w:rPr>
        <w:t>ū</w:t>
      </w:r>
      <w:r w:rsidRPr="003752F7">
        <w:rPr>
          <w:rFonts w:asciiTheme="majorBidi" w:hAnsiTheme="majorBidi" w:cstheme="majorBidi"/>
          <w:color w:val="0C0C0C"/>
          <w:sz w:val="20"/>
          <w:szCs w:val="20"/>
        </w:rPr>
        <w:t>shjī presented an alternative planetary model for Mercury and</w:t>
      </w:r>
      <w:r w:rsidRPr="003752F7">
        <w:rPr>
          <w:rFonts w:asciiTheme="majorBidi" w:hAnsiTheme="majorBidi" w:cstheme="majorBidi"/>
          <w:color w:val="000000"/>
          <w:sz w:val="20"/>
          <w:szCs w:val="20"/>
        </w:rPr>
        <w:t xml:space="preserve"> also established that the earth rotates on its axis. The English mathematician and astronomer John Greaves (d. 1062/1652) translated two of </w:t>
      </w:r>
      <w:r w:rsidRPr="003752F7">
        <w:rPr>
          <w:rFonts w:asciiTheme="majorBidi" w:hAnsiTheme="majorBidi" w:cstheme="majorBidi"/>
          <w:color w:val="0C0C0C"/>
          <w:sz w:val="20"/>
          <w:szCs w:val="20"/>
        </w:rPr>
        <w:t>al-Q</w:t>
      </w:r>
      <w:r w:rsidRPr="003752F7">
        <w:rPr>
          <w:rFonts w:asciiTheme="majorBidi" w:hAnsiTheme="majorBidi" w:cstheme="majorBidi"/>
          <w:sz w:val="20"/>
          <w:szCs w:val="20"/>
        </w:rPr>
        <w:t>ū</w:t>
      </w:r>
      <w:r w:rsidRPr="003752F7">
        <w:rPr>
          <w:rFonts w:asciiTheme="majorBidi" w:hAnsiTheme="majorBidi" w:cstheme="majorBidi"/>
          <w:color w:val="0C0C0C"/>
          <w:sz w:val="20"/>
          <w:szCs w:val="20"/>
        </w:rPr>
        <w:t xml:space="preserve">shjī’s works on mathematics and astronomy into Latin in 1060/1650 in his </w:t>
      </w:r>
      <w:r w:rsidRPr="003752F7">
        <w:rPr>
          <w:i/>
          <w:iCs/>
          <w:color w:val="0C0C0C"/>
          <w:sz w:val="20"/>
          <w:szCs w:val="20"/>
        </w:rPr>
        <w:t>Tract on Arithmetic</w:t>
      </w:r>
      <w:r w:rsidRPr="003752F7">
        <w:rPr>
          <w:color w:val="0C0C0C"/>
          <w:sz w:val="20"/>
          <w:szCs w:val="20"/>
        </w:rPr>
        <w:t xml:space="preserve"> and </w:t>
      </w:r>
      <w:r w:rsidRPr="003752F7">
        <w:rPr>
          <w:i/>
          <w:iCs/>
          <w:color w:val="0C0C0C"/>
          <w:sz w:val="20"/>
          <w:szCs w:val="20"/>
        </w:rPr>
        <w:t>Tract on Astronomy</w:t>
      </w:r>
      <w:r w:rsidRPr="003752F7">
        <w:rPr>
          <w:rFonts w:asciiTheme="majorBidi" w:hAnsiTheme="majorBidi" w:cstheme="majorBidi"/>
          <w:color w:val="0C0C0C"/>
          <w:sz w:val="20"/>
          <w:szCs w:val="20"/>
        </w:rPr>
        <w:t>, but al-Q</w:t>
      </w:r>
      <w:r w:rsidRPr="003752F7">
        <w:rPr>
          <w:rFonts w:asciiTheme="majorBidi" w:hAnsiTheme="majorBidi" w:cstheme="majorBidi"/>
          <w:sz w:val="20"/>
          <w:szCs w:val="20"/>
        </w:rPr>
        <w:t>ū</w:t>
      </w:r>
      <w:r w:rsidRPr="003752F7">
        <w:rPr>
          <w:rFonts w:asciiTheme="majorBidi" w:hAnsiTheme="majorBidi" w:cstheme="majorBidi"/>
          <w:color w:val="0C0C0C"/>
          <w:sz w:val="20"/>
          <w:szCs w:val="20"/>
        </w:rPr>
        <w:t>shjī and his forerunners had been known in Europe before that time.</w:t>
      </w:r>
      <w:r w:rsidRPr="003752F7">
        <w:rPr>
          <w:sz w:val="20"/>
          <w:szCs w:val="20"/>
        </w:rPr>
        <w:t xml:space="preserve"> In his work on meteorology, </w:t>
      </w:r>
      <w:r w:rsidRPr="003752F7">
        <w:rPr>
          <w:rFonts w:asciiTheme="majorBidi" w:hAnsiTheme="majorBidi" w:cstheme="majorBidi"/>
          <w:color w:val="0C0C0C"/>
          <w:sz w:val="20"/>
          <w:szCs w:val="20"/>
        </w:rPr>
        <w:t>al-Q</w:t>
      </w:r>
      <w:r w:rsidRPr="003752F7">
        <w:rPr>
          <w:rFonts w:asciiTheme="majorBidi" w:hAnsiTheme="majorBidi" w:cstheme="majorBidi"/>
          <w:sz w:val="20"/>
          <w:szCs w:val="20"/>
        </w:rPr>
        <w:t>ū</w:t>
      </w:r>
      <w:r w:rsidRPr="003752F7">
        <w:rPr>
          <w:rFonts w:asciiTheme="majorBidi" w:hAnsiTheme="majorBidi" w:cstheme="majorBidi"/>
          <w:color w:val="0C0C0C"/>
          <w:sz w:val="20"/>
          <w:szCs w:val="20"/>
        </w:rPr>
        <w:t>shjī</w:t>
      </w:r>
      <w:r w:rsidRPr="003752F7">
        <w:rPr>
          <w:sz w:val="20"/>
          <w:szCs w:val="20"/>
        </w:rPr>
        <w:t xml:space="preserve"> conducted research on the powerful storms of the Sea of Oman. </w:t>
      </w:r>
      <w:r w:rsidR="00617A11" w:rsidRPr="003752F7">
        <w:rPr>
          <w:color w:val="0C0C0C"/>
          <w:sz w:val="20"/>
          <w:szCs w:val="20"/>
        </w:rPr>
        <w:t>Later in his life, a</w:t>
      </w:r>
      <w:r w:rsidRPr="003752F7">
        <w:rPr>
          <w:color w:val="0C0C0C"/>
          <w:sz w:val="20"/>
          <w:szCs w:val="20"/>
        </w:rPr>
        <w:t>l-Q</w:t>
      </w:r>
      <w:r w:rsidRPr="003752F7">
        <w:rPr>
          <w:sz w:val="20"/>
          <w:szCs w:val="20"/>
        </w:rPr>
        <w:t>ū</w:t>
      </w:r>
      <w:r w:rsidRPr="003752F7">
        <w:rPr>
          <w:color w:val="0C0C0C"/>
          <w:sz w:val="20"/>
          <w:szCs w:val="20"/>
        </w:rPr>
        <w:t>shjī migrated to the Ottoman Empire</w:t>
      </w:r>
      <w:r w:rsidR="00617A11" w:rsidRPr="003752F7">
        <w:rPr>
          <w:color w:val="0C0C0C"/>
          <w:sz w:val="20"/>
          <w:szCs w:val="20"/>
        </w:rPr>
        <w:t>, where he</w:t>
      </w:r>
      <w:r w:rsidRPr="003752F7">
        <w:rPr>
          <w:color w:val="0C0C0C"/>
          <w:sz w:val="20"/>
          <w:szCs w:val="20"/>
        </w:rPr>
        <w:t xml:space="preserve"> settled in newly-conquered Istanbul</w:t>
      </w:r>
      <w:r w:rsidR="00617A11" w:rsidRPr="003752F7">
        <w:rPr>
          <w:color w:val="0C0C0C"/>
          <w:sz w:val="20"/>
          <w:szCs w:val="20"/>
        </w:rPr>
        <w:t xml:space="preserve"> and</w:t>
      </w:r>
      <w:r w:rsidRPr="003752F7">
        <w:rPr>
          <w:color w:val="0C0C0C"/>
          <w:sz w:val="20"/>
          <w:szCs w:val="20"/>
        </w:rPr>
        <w:t xml:space="preserve"> was highly honored by </w:t>
      </w:r>
      <w:r w:rsidRPr="003752F7">
        <w:rPr>
          <w:rFonts w:asciiTheme="majorBidi" w:hAnsiTheme="majorBidi" w:cstheme="majorBidi"/>
          <w:sz w:val="20"/>
          <w:szCs w:val="20"/>
        </w:rPr>
        <w:t>Sulṭān</w:t>
      </w:r>
      <w:r w:rsidRPr="003752F7">
        <w:rPr>
          <w:sz w:val="20"/>
          <w:szCs w:val="20"/>
        </w:rPr>
        <w:t xml:space="preserve"> Muḥammad the Conqueror (</w:t>
      </w:r>
      <w:r w:rsidRPr="003752F7">
        <w:rPr>
          <w:color w:val="0C0C0C"/>
          <w:sz w:val="20"/>
          <w:szCs w:val="20"/>
        </w:rPr>
        <w:t>Mehmet II) (d. 886/</w:t>
      </w:r>
      <w:r w:rsidRPr="003752F7">
        <w:rPr>
          <w:color w:val="202122"/>
          <w:sz w:val="20"/>
          <w:szCs w:val="20"/>
          <w:shd w:val="clear" w:color="auto" w:fill="FFFFFF"/>
        </w:rPr>
        <w:t>1481)</w:t>
      </w:r>
      <w:r w:rsidR="00617A11" w:rsidRPr="003752F7">
        <w:rPr>
          <w:color w:val="0C0C0C"/>
          <w:sz w:val="20"/>
          <w:szCs w:val="20"/>
        </w:rPr>
        <w:t>.</w:t>
      </w:r>
      <w:r w:rsidRPr="003752F7">
        <w:rPr>
          <w:color w:val="0C0C0C"/>
          <w:sz w:val="20"/>
          <w:szCs w:val="20"/>
        </w:rPr>
        <w:t xml:space="preserve"> </w:t>
      </w:r>
      <w:r w:rsidR="00617A11" w:rsidRPr="003752F7">
        <w:rPr>
          <w:color w:val="0C0C0C"/>
          <w:sz w:val="20"/>
          <w:szCs w:val="20"/>
        </w:rPr>
        <w:t>Al-Q</w:t>
      </w:r>
      <w:r w:rsidR="00617A11" w:rsidRPr="003752F7">
        <w:rPr>
          <w:sz w:val="20"/>
          <w:szCs w:val="20"/>
        </w:rPr>
        <w:t>ū</w:t>
      </w:r>
      <w:r w:rsidR="00617A11" w:rsidRPr="003752F7">
        <w:rPr>
          <w:color w:val="0C0C0C"/>
          <w:sz w:val="20"/>
          <w:szCs w:val="20"/>
        </w:rPr>
        <w:t>shjī</w:t>
      </w:r>
      <w:r w:rsidRPr="003752F7">
        <w:rPr>
          <w:color w:val="0C0C0C"/>
          <w:sz w:val="20"/>
          <w:szCs w:val="20"/>
        </w:rPr>
        <w:t xml:space="preserve"> remained in Istanbul until his death</w:t>
      </w:r>
      <w:r w:rsidR="00617A11" w:rsidRPr="003752F7">
        <w:rPr>
          <w:color w:val="0C0C0C"/>
          <w:sz w:val="20"/>
          <w:szCs w:val="20"/>
        </w:rPr>
        <w:t xml:space="preserve"> and was </w:t>
      </w:r>
      <w:r w:rsidRPr="003752F7">
        <w:rPr>
          <w:color w:val="0C0C0C"/>
          <w:sz w:val="20"/>
          <w:szCs w:val="20"/>
        </w:rPr>
        <w:t xml:space="preserve">buried in </w:t>
      </w:r>
      <w:r w:rsidR="00617A11" w:rsidRPr="003752F7">
        <w:rPr>
          <w:color w:val="0C0C0C"/>
          <w:sz w:val="20"/>
          <w:szCs w:val="20"/>
        </w:rPr>
        <w:t>that city</w:t>
      </w:r>
      <w:r w:rsidRPr="003752F7">
        <w:rPr>
          <w:color w:val="0C0C0C"/>
          <w:sz w:val="20"/>
          <w:szCs w:val="20"/>
        </w:rPr>
        <w:t>.</w:t>
      </w:r>
    </w:p>
  </w:footnote>
  <w:footnote w:id="232">
    <w:p w14:paraId="404F575A" w14:textId="7CEF3399" w:rsidR="00E86172" w:rsidRPr="003752F7" w:rsidRDefault="00E86172" w:rsidP="00E86172">
      <w:pPr>
        <w:pStyle w:val="FootnoteText"/>
        <w:rPr>
          <w:color w:val="1A1A1A"/>
        </w:rPr>
      </w:pPr>
      <w:r w:rsidRPr="003752F7">
        <w:rPr>
          <w:rStyle w:val="FootnoteReference"/>
        </w:rPr>
        <w:footnoteRef/>
      </w:r>
      <w:r w:rsidRPr="003752F7">
        <w:t xml:space="preserve"> </w:t>
      </w:r>
      <w:r w:rsidRPr="003752F7">
        <w:rPr>
          <w:b/>
          <w:bCs/>
          <w:color w:val="1A1A1A"/>
        </w:rPr>
        <w:t>Al-Bīrūnī</w:t>
      </w:r>
      <w:r w:rsidRPr="003752F7">
        <w:rPr>
          <w:color w:val="1A1A1A"/>
        </w:rPr>
        <w:t xml:space="preserve"> (d. 440/1048) or, more fully, Abū Rayḥān Muḥammad ibn Aḥmad al-Bīrūnī, was born in Khawarizm (Chorasmia) in Central Asia in today</w:t>
      </w:r>
      <w:r w:rsidR="00A63B73" w:rsidRPr="003752F7">
        <w:rPr>
          <w:color w:val="1A1A1A"/>
        </w:rPr>
        <w:t>’s</w:t>
      </w:r>
      <w:r w:rsidRPr="003752F7">
        <w:rPr>
          <w:color w:val="1A1A1A"/>
        </w:rPr>
        <w:t xml:space="preserve"> Uzbekistan. He was one of the many great polymaths of Islamic </w:t>
      </w:r>
      <w:r w:rsidR="00A63B73" w:rsidRPr="003752F7">
        <w:rPr>
          <w:color w:val="1A1A1A"/>
        </w:rPr>
        <w:t>C</w:t>
      </w:r>
      <w:r w:rsidRPr="003752F7">
        <w:rPr>
          <w:color w:val="1A1A1A"/>
        </w:rPr>
        <w:t xml:space="preserve">ivilization and ranks among the greatest astronomers of all time. Al-Bīrūnī spent the first years of his life in Khawarizm, studying Arabic grammar, </w:t>
      </w:r>
      <w:r w:rsidR="00A63B73" w:rsidRPr="003752F7">
        <w:rPr>
          <w:color w:val="000000"/>
        </w:rPr>
        <w:t>the</w:t>
      </w:r>
      <w:r w:rsidR="00A63B73" w:rsidRPr="003752F7">
        <w:rPr>
          <w:i/>
          <w:iCs/>
          <w:color w:val="000000"/>
        </w:rPr>
        <w:t xml:space="preserve"> Shar</w:t>
      </w:r>
      <w:r w:rsidR="00A63B73" w:rsidRPr="003752F7">
        <w:rPr>
          <w:i/>
          <w:iCs/>
        </w:rPr>
        <w:t>ī</w:t>
      </w:r>
      <w:r w:rsidR="00A63B73" w:rsidRPr="003752F7">
        <w:rPr>
          <w:i/>
          <w:iCs/>
          <w:color w:val="000000"/>
        </w:rPr>
        <w:t xml:space="preserve">‘a </w:t>
      </w:r>
      <w:r w:rsidR="00A63B73" w:rsidRPr="003752F7">
        <w:rPr>
          <w:color w:val="000000"/>
        </w:rPr>
        <w:t>Sciences</w:t>
      </w:r>
      <w:r w:rsidRPr="003752F7">
        <w:rPr>
          <w:color w:val="1A1A1A"/>
        </w:rPr>
        <w:t xml:space="preserve">, </w:t>
      </w:r>
      <w:r w:rsidR="00A63B73" w:rsidRPr="003752F7">
        <w:rPr>
          <w:color w:val="1A1A1A"/>
        </w:rPr>
        <w:t>Divinity</w:t>
      </w:r>
      <w:r w:rsidRPr="003752F7">
        <w:rPr>
          <w:color w:val="1A1A1A"/>
        </w:rPr>
        <w:t>, Philosophy, mathematics, astronomy, medicine, and physics. He then traveled further East to Bukhara, where he carried on important correspondence with Ibn Sīn</w:t>
      </w:r>
      <w:r w:rsidRPr="003752F7">
        <w:t>ā</w:t>
      </w:r>
      <w:r w:rsidRPr="003752F7">
        <w:rPr>
          <w:color w:val="1A1A1A"/>
        </w:rPr>
        <w:t xml:space="preserve">. </w:t>
      </w:r>
      <w:r w:rsidR="00A63B73" w:rsidRPr="003752F7">
        <w:rPr>
          <w:color w:val="1A1A1A"/>
        </w:rPr>
        <w:t>Al-Bīrūnī</w:t>
      </w:r>
      <w:r w:rsidRPr="003752F7">
        <w:rPr>
          <w:color w:val="1A1A1A"/>
        </w:rPr>
        <w:t xml:space="preserve"> studied comparative religion and Indology—writing his famous </w:t>
      </w:r>
      <w:r w:rsidRPr="003752F7">
        <w:rPr>
          <w:i/>
          <w:iCs/>
          <w:color w:val="1A1A1A"/>
        </w:rPr>
        <w:t xml:space="preserve">History of India </w:t>
      </w:r>
      <w:r w:rsidRPr="003752F7">
        <w:rPr>
          <w:color w:val="1A1A1A"/>
        </w:rPr>
        <w:t>(</w:t>
      </w:r>
      <w:r w:rsidRPr="003752F7">
        <w:rPr>
          <w:i/>
          <w:iCs/>
          <w:color w:val="1A1A1A"/>
        </w:rPr>
        <w:t>T</w:t>
      </w:r>
      <w:r w:rsidRPr="003752F7">
        <w:rPr>
          <w:i/>
          <w:iCs/>
        </w:rPr>
        <w:t>ā</w:t>
      </w:r>
      <w:r w:rsidRPr="003752F7">
        <w:rPr>
          <w:i/>
          <w:iCs/>
          <w:color w:val="1A1A1A"/>
        </w:rPr>
        <w:t>r</w:t>
      </w:r>
      <w:r w:rsidRPr="003752F7">
        <w:rPr>
          <w:i/>
          <w:iCs/>
        </w:rPr>
        <w:t>ī</w:t>
      </w:r>
      <w:r w:rsidRPr="003752F7">
        <w:rPr>
          <w:i/>
          <w:iCs/>
          <w:color w:val="1A1A1A"/>
        </w:rPr>
        <w:t>kh al-Hind</w:t>
      </w:r>
      <w:r w:rsidRPr="003752F7">
        <w:rPr>
          <w:color w:val="1A1A1A"/>
        </w:rPr>
        <w:t>)—and</w:t>
      </w:r>
      <w:r w:rsidR="004A577B" w:rsidRPr="003752F7">
        <w:rPr>
          <w:color w:val="1A1A1A"/>
        </w:rPr>
        <w:t xml:space="preserve"> he</w:t>
      </w:r>
      <w:r w:rsidRPr="003752F7">
        <w:rPr>
          <w:color w:val="1A1A1A"/>
        </w:rPr>
        <w:t xml:space="preserve"> is also regarded as a pioneer in the study of anthropology. Al-Bīrūnī wrote </w:t>
      </w:r>
      <w:r w:rsidR="004A577B" w:rsidRPr="003752F7">
        <w:rPr>
          <w:color w:val="1A1A1A"/>
        </w:rPr>
        <w:t>on</w:t>
      </w:r>
      <w:r w:rsidRPr="003752F7">
        <w:rPr>
          <w:color w:val="1A1A1A"/>
        </w:rPr>
        <w:t xml:space="preserve"> geodesy</w:t>
      </w:r>
      <w:r w:rsidR="00C40556" w:rsidRPr="003752F7">
        <w:rPr>
          <w:color w:val="1A1A1A"/>
        </w:rPr>
        <w:t xml:space="preserve">—a branch of mathematics </w:t>
      </w:r>
      <w:r w:rsidR="00CF6DD4" w:rsidRPr="003752F7">
        <w:rPr>
          <w:color w:val="1A1A1A"/>
        </w:rPr>
        <w:t>defining and measuring</w:t>
      </w:r>
      <w:r w:rsidR="00C40556" w:rsidRPr="003752F7">
        <w:rPr>
          <w:color w:val="1A1A1A"/>
        </w:rPr>
        <w:t xml:space="preserve"> the earth’s contours</w:t>
      </w:r>
      <w:r w:rsidR="00CF6DD4" w:rsidRPr="003752F7">
        <w:rPr>
          <w:color w:val="1A1A1A"/>
        </w:rPr>
        <w:t>—</w:t>
      </w:r>
      <w:r w:rsidRPr="003752F7">
        <w:rPr>
          <w:color w:val="1A1A1A"/>
        </w:rPr>
        <w:t xml:space="preserve">and the natural </w:t>
      </w:r>
      <w:r w:rsidR="00CF6DD4" w:rsidRPr="003752F7">
        <w:rPr>
          <w:color w:val="1A1A1A"/>
        </w:rPr>
        <w:t>S</w:t>
      </w:r>
      <w:r w:rsidRPr="003752F7">
        <w:rPr>
          <w:color w:val="1A1A1A"/>
        </w:rPr>
        <w:t xml:space="preserve">ciences—studying tirelessly </w:t>
      </w:r>
      <w:r w:rsidR="00CF6DD4" w:rsidRPr="003752F7">
        <w:rPr>
          <w:color w:val="1A1A1A"/>
        </w:rPr>
        <w:t xml:space="preserve">all </w:t>
      </w:r>
      <w:r w:rsidRPr="003752F7">
        <w:rPr>
          <w:color w:val="1A1A1A"/>
        </w:rPr>
        <w:t xml:space="preserve">the </w:t>
      </w:r>
      <w:r w:rsidR="00CF6DD4" w:rsidRPr="003752F7">
        <w:rPr>
          <w:color w:val="1A1A1A"/>
        </w:rPr>
        <w:t>S</w:t>
      </w:r>
      <w:r w:rsidRPr="003752F7">
        <w:rPr>
          <w:color w:val="1A1A1A"/>
        </w:rPr>
        <w:t xml:space="preserve">ciences of his day—but </w:t>
      </w:r>
      <w:r w:rsidR="00CF6DD4" w:rsidRPr="003752F7">
        <w:rPr>
          <w:color w:val="1A1A1A"/>
        </w:rPr>
        <w:t xml:space="preserve">he </w:t>
      </w:r>
      <w:r w:rsidRPr="003752F7">
        <w:rPr>
          <w:color w:val="1A1A1A"/>
        </w:rPr>
        <w:t>was also distinguished</w:t>
      </w:r>
      <w:r w:rsidR="00CF6DD4" w:rsidRPr="003752F7">
        <w:rPr>
          <w:color w:val="1A1A1A"/>
        </w:rPr>
        <w:t xml:space="preserve"> as a</w:t>
      </w:r>
      <w:r w:rsidRPr="003752F7">
        <w:rPr>
          <w:color w:val="1A1A1A"/>
        </w:rPr>
        <w:t xml:space="preserve"> historian and linguist. Al-Bīrūnī was conversant with his own Khawarzmian Iranian tongue, standard Persian, Arabic, Sanskrit, Greek, Hebrew, and Syriac. </w:t>
      </w:r>
      <w:r w:rsidR="00D551D8" w:rsidRPr="003752F7">
        <w:rPr>
          <w:color w:val="1A1A1A"/>
        </w:rPr>
        <w:t xml:space="preserve">He died and was buried in Ghazni in present-day Afghanistan. </w:t>
      </w:r>
    </w:p>
  </w:footnote>
  <w:footnote w:id="233">
    <w:p w14:paraId="3ED6DD61" w14:textId="74FFB46E" w:rsidR="00E86172" w:rsidRPr="003752F7" w:rsidRDefault="00E86172" w:rsidP="00E86172">
      <w:pPr>
        <w:pStyle w:val="NormalWeb"/>
        <w:spacing w:before="0" w:beforeAutospacing="0" w:after="0" w:afterAutospacing="0"/>
        <w:rPr>
          <w:rFonts w:asciiTheme="majorBidi" w:hAnsiTheme="majorBidi" w:cstheme="majorBidi"/>
          <w:color w:val="0C0C0C"/>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0C0C0C"/>
          <w:sz w:val="20"/>
          <w:szCs w:val="20"/>
        </w:rPr>
        <w:t>Nicolaus Copernicus</w:t>
      </w:r>
      <w:r w:rsidRPr="003752F7">
        <w:rPr>
          <w:rFonts w:asciiTheme="majorBidi" w:hAnsiTheme="majorBidi" w:cstheme="majorBidi"/>
          <w:color w:val="0C0C0C"/>
          <w:sz w:val="20"/>
          <w:szCs w:val="20"/>
        </w:rPr>
        <w:t xml:space="preserve"> (d. 950/1543) was a polymath of the European Renaissance, who excelled in mathematics and astronomy. </w:t>
      </w:r>
      <w:r w:rsidR="009A381C" w:rsidRPr="003752F7">
        <w:rPr>
          <w:rFonts w:asciiTheme="majorBidi" w:hAnsiTheme="majorBidi" w:cstheme="majorBidi"/>
          <w:color w:val="0C0C0C"/>
          <w:sz w:val="20"/>
          <w:szCs w:val="20"/>
        </w:rPr>
        <w:t>He</w:t>
      </w:r>
      <w:r w:rsidRPr="003752F7">
        <w:rPr>
          <w:rFonts w:asciiTheme="majorBidi" w:hAnsiTheme="majorBidi" w:cstheme="majorBidi"/>
          <w:color w:val="0C0C0C"/>
          <w:sz w:val="20"/>
          <w:szCs w:val="20"/>
        </w:rPr>
        <w:t xml:space="preserve"> is </w:t>
      </w:r>
      <w:r w:rsidR="009A381C" w:rsidRPr="003752F7">
        <w:rPr>
          <w:rFonts w:asciiTheme="majorBidi" w:hAnsiTheme="majorBidi" w:cstheme="majorBidi"/>
          <w:color w:val="0C0C0C"/>
          <w:sz w:val="20"/>
          <w:szCs w:val="20"/>
        </w:rPr>
        <w:t>widely</w:t>
      </w:r>
      <w:r w:rsidRPr="003752F7">
        <w:rPr>
          <w:rFonts w:asciiTheme="majorBidi" w:hAnsiTheme="majorBidi" w:cstheme="majorBidi"/>
          <w:color w:val="0C0C0C"/>
          <w:sz w:val="20"/>
          <w:szCs w:val="20"/>
        </w:rPr>
        <w:t xml:space="preserve"> </w:t>
      </w:r>
      <w:r w:rsidR="009A381C" w:rsidRPr="003752F7">
        <w:rPr>
          <w:rFonts w:asciiTheme="majorBidi" w:hAnsiTheme="majorBidi" w:cstheme="majorBidi"/>
          <w:color w:val="0C0C0C"/>
          <w:sz w:val="20"/>
          <w:szCs w:val="20"/>
        </w:rPr>
        <w:t>credited with being</w:t>
      </w:r>
      <w:r w:rsidRPr="003752F7">
        <w:rPr>
          <w:rFonts w:asciiTheme="majorBidi" w:hAnsiTheme="majorBidi" w:cstheme="majorBidi"/>
          <w:color w:val="0C0C0C"/>
          <w:sz w:val="20"/>
          <w:szCs w:val="20"/>
        </w:rPr>
        <w:t xml:space="preserve"> the first</w:t>
      </w:r>
      <w:r w:rsidR="009A381C" w:rsidRPr="003752F7">
        <w:rPr>
          <w:rFonts w:asciiTheme="majorBidi" w:hAnsiTheme="majorBidi" w:cstheme="majorBidi"/>
          <w:color w:val="0C0C0C"/>
          <w:sz w:val="20"/>
          <w:szCs w:val="20"/>
        </w:rPr>
        <w:t xml:space="preserve"> astronomer</w:t>
      </w:r>
      <w:r w:rsidRPr="003752F7">
        <w:rPr>
          <w:rFonts w:asciiTheme="majorBidi" w:hAnsiTheme="majorBidi" w:cstheme="majorBidi"/>
          <w:color w:val="0C0C0C"/>
          <w:sz w:val="20"/>
          <w:szCs w:val="20"/>
        </w:rPr>
        <w:t xml:space="preserve"> to formulate the heliocentric view of the solar system, but this theory had appeared among the Ancient Greeks </w:t>
      </w:r>
      <w:r w:rsidR="001E4698" w:rsidRPr="003752F7">
        <w:rPr>
          <w:rFonts w:asciiTheme="majorBidi" w:hAnsiTheme="majorBidi" w:cstheme="majorBidi"/>
          <w:color w:val="0C0C0C"/>
          <w:sz w:val="20"/>
          <w:szCs w:val="20"/>
        </w:rPr>
        <w:t>in</w:t>
      </w:r>
      <w:r w:rsidRPr="003752F7">
        <w:rPr>
          <w:rFonts w:asciiTheme="majorBidi" w:hAnsiTheme="majorBidi" w:cstheme="majorBidi"/>
          <w:color w:val="0C0C0C"/>
          <w:sz w:val="20"/>
          <w:szCs w:val="20"/>
        </w:rPr>
        <w:t xml:space="preserve"> the work of Aristarchus of Samos (d. ca. 230 BCE)</w:t>
      </w:r>
      <w:r w:rsidR="001E4698" w:rsidRPr="003752F7">
        <w:rPr>
          <w:rFonts w:asciiTheme="majorBidi" w:hAnsiTheme="majorBidi" w:cstheme="majorBidi"/>
          <w:color w:val="0C0C0C"/>
          <w:sz w:val="20"/>
          <w:szCs w:val="20"/>
        </w:rPr>
        <w:t>,</w:t>
      </w:r>
      <w:r w:rsidRPr="003752F7">
        <w:rPr>
          <w:rFonts w:asciiTheme="majorBidi" w:hAnsiTheme="majorBidi" w:cstheme="majorBidi"/>
          <w:color w:val="0C0C0C"/>
          <w:sz w:val="20"/>
          <w:szCs w:val="20"/>
        </w:rPr>
        <w:t xml:space="preserve"> and</w:t>
      </w:r>
      <w:r w:rsidR="001E4698" w:rsidRPr="003752F7">
        <w:rPr>
          <w:rFonts w:asciiTheme="majorBidi" w:hAnsiTheme="majorBidi" w:cstheme="majorBidi"/>
          <w:color w:val="0C0C0C"/>
          <w:sz w:val="20"/>
          <w:szCs w:val="20"/>
        </w:rPr>
        <w:t>—</w:t>
      </w:r>
      <w:r w:rsidRPr="003752F7">
        <w:rPr>
          <w:rFonts w:asciiTheme="majorBidi" w:hAnsiTheme="majorBidi" w:cstheme="majorBidi"/>
          <w:color w:val="0C0C0C"/>
          <w:sz w:val="20"/>
          <w:szCs w:val="20"/>
        </w:rPr>
        <w:t>as just noted</w:t>
      </w:r>
      <w:r w:rsidR="001E4698" w:rsidRPr="003752F7">
        <w:rPr>
          <w:rFonts w:asciiTheme="majorBidi" w:hAnsiTheme="majorBidi" w:cstheme="majorBidi"/>
          <w:color w:val="0C0C0C"/>
          <w:sz w:val="20"/>
          <w:szCs w:val="20"/>
        </w:rPr>
        <w:t xml:space="preserve"> above—it was fully developed</w:t>
      </w:r>
      <w:r w:rsidRPr="003752F7">
        <w:rPr>
          <w:rFonts w:asciiTheme="majorBidi" w:hAnsiTheme="majorBidi" w:cstheme="majorBidi"/>
          <w:color w:val="0C0C0C"/>
          <w:sz w:val="20"/>
          <w:szCs w:val="20"/>
        </w:rPr>
        <w:t xml:space="preserve"> among great Muslim astronomers long before Copernicus. </w:t>
      </w:r>
      <w:r w:rsidRPr="003752F7">
        <w:rPr>
          <w:rFonts w:asciiTheme="majorBidi" w:hAnsiTheme="majorBidi" w:cstheme="majorBidi"/>
          <w:color w:val="202122"/>
          <w:sz w:val="20"/>
          <w:szCs w:val="20"/>
        </w:rPr>
        <w:t xml:space="preserve">Copernicus published his theory just before his death in 950/1543 in </w:t>
      </w:r>
      <w:r w:rsidRPr="003752F7">
        <w:rPr>
          <w:rFonts w:asciiTheme="majorBidi" w:hAnsiTheme="majorBidi" w:cstheme="majorBidi"/>
          <w:i/>
          <w:iCs/>
          <w:color w:val="202122"/>
          <w:sz w:val="20"/>
          <w:szCs w:val="20"/>
        </w:rPr>
        <w:t>De revolutionibus orbium coelestium</w:t>
      </w:r>
      <w:r w:rsidRPr="003752F7">
        <w:rPr>
          <w:rFonts w:asciiTheme="majorBidi" w:hAnsiTheme="majorBidi" w:cstheme="majorBidi"/>
          <w:color w:val="202122"/>
          <w:sz w:val="20"/>
          <w:szCs w:val="20"/>
        </w:rPr>
        <w:t xml:space="preserve"> (</w:t>
      </w:r>
      <w:r w:rsidRPr="003752F7">
        <w:rPr>
          <w:rFonts w:asciiTheme="majorBidi" w:hAnsiTheme="majorBidi" w:cstheme="majorBidi"/>
          <w:i/>
          <w:iCs/>
          <w:color w:val="202122"/>
          <w:sz w:val="20"/>
          <w:szCs w:val="20"/>
        </w:rPr>
        <w:t>On the Revolutions of the Celestial Spheres</w:t>
      </w:r>
      <w:r w:rsidRPr="003752F7">
        <w:rPr>
          <w:rFonts w:asciiTheme="majorBidi" w:hAnsiTheme="majorBidi" w:cstheme="majorBidi"/>
          <w:color w:val="202122"/>
          <w:sz w:val="20"/>
          <w:szCs w:val="20"/>
        </w:rPr>
        <w:t xml:space="preserve">), a title that sounds similar to the work of </w:t>
      </w:r>
      <w:r w:rsidRPr="003752F7">
        <w:rPr>
          <w:rFonts w:asciiTheme="majorBidi" w:hAnsiTheme="majorBidi" w:cstheme="majorBidi"/>
          <w:color w:val="0E0E0E"/>
          <w:sz w:val="20"/>
          <w:szCs w:val="20"/>
        </w:rPr>
        <w:t>Ṣadr al-Sharīʿa al-Th</w:t>
      </w:r>
      <w:r w:rsidRPr="003752F7">
        <w:rPr>
          <w:rFonts w:asciiTheme="majorBidi" w:hAnsiTheme="majorBidi" w:cstheme="majorBidi"/>
          <w:color w:val="000000"/>
          <w:sz w:val="20"/>
          <w:szCs w:val="20"/>
        </w:rPr>
        <w:t>ā</w:t>
      </w:r>
      <w:r w:rsidRPr="003752F7">
        <w:rPr>
          <w:rFonts w:asciiTheme="majorBidi" w:hAnsiTheme="majorBidi" w:cstheme="majorBidi"/>
          <w:color w:val="0E0E0E"/>
          <w:sz w:val="20"/>
          <w:szCs w:val="20"/>
        </w:rPr>
        <w:t xml:space="preserve">nī </w:t>
      </w:r>
      <w:r w:rsidRPr="003752F7">
        <w:rPr>
          <w:rFonts w:asciiTheme="majorBidi" w:hAnsiTheme="majorBidi" w:cstheme="majorBidi"/>
          <w:color w:val="112B21"/>
          <w:sz w:val="20"/>
          <w:szCs w:val="20"/>
        </w:rPr>
        <w:t xml:space="preserve">(d. 747/1346), titled </w:t>
      </w:r>
      <w:r w:rsidRPr="003752F7">
        <w:rPr>
          <w:rFonts w:asciiTheme="majorBidi" w:hAnsiTheme="majorBidi" w:cstheme="majorBidi"/>
          <w:i/>
          <w:iCs/>
          <w:color w:val="0E0E0E"/>
          <w:sz w:val="20"/>
          <w:szCs w:val="20"/>
        </w:rPr>
        <w:t>Kit</w:t>
      </w:r>
      <w:r w:rsidRPr="003752F7">
        <w:rPr>
          <w:rFonts w:asciiTheme="majorBidi" w:hAnsiTheme="majorBidi" w:cstheme="majorBidi"/>
          <w:i/>
          <w:iCs/>
          <w:sz w:val="20"/>
          <w:szCs w:val="20"/>
        </w:rPr>
        <w:t>ā</w:t>
      </w:r>
      <w:r w:rsidRPr="003752F7">
        <w:rPr>
          <w:rFonts w:asciiTheme="majorBidi" w:hAnsiTheme="majorBidi" w:cstheme="majorBidi"/>
          <w:i/>
          <w:iCs/>
          <w:color w:val="0E0E0E"/>
          <w:sz w:val="20"/>
          <w:szCs w:val="20"/>
        </w:rPr>
        <w:t>b Ta‘dīl Hay’at al-Afl</w:t>
      </w:r>
      <w:r w:rsidRPr="003752F7">
        <w:rPr>
          <w:rFonts w:asciiTheme="majorBidi" w:hAnsiTheme="majorBidi" w:cstheme="majorBidi"/>
          <w:i/>
          <w:iCs/>
          <w:sz w:val="20"/>
          <w:szCs w:val="20"/>
        </w:rPr>
        <w:t>ā</w:t>
      </w:r>
      <w:r w:rsidRPr="003752F7">
        <w:rPr>
          <w:rFonts w:asciiTheme="majorBidi" w:hAnsiTheme="majorBidi" w:cstheme="majorBidi"/>
          <w:i/>
          <w:iCs/>
          <w:color w:val="0E0E0E"/>
          <w:sz w:val="20"/>
          <w:szCs w:val="20"/>
        </w:rPr>
        <w:t>k</w:t>
      </w:r>
      <w:r w:rsidRPr="003752F7">
        <w:rPr>
          <w:rFonts w:asciiTheme="majorBidi" w:hAnsiTheme="majorBidi" w:cstheme="majorBidi"/>
          <w:color w:val="0E0E0E"/>
          <w:sz w:val="20"/>
          <w:szCs w:val="20"/>
        </w:rPr>
        <w:t xml:space="preserve"> (</w:t>
      </w:r>
      <w:r w:rsidRPr="003752F7">
        <w:rPr>
          <w:rFonts w:asciiTheme="majorBidi" w:hAnsiTheme="majorBidi" w:cstheme="majorBidi"/>
          <w:i/>
          <w:iCs/>
          <w:color w:val="0E0E0E"/>
          <w:sz w:val="20"/>
          <w:szCs w:val="20"/>
        </w:rPr>
        <w:t>The Book of the Revision of the Configuration of the Celestial Spheres</w:t>
      </w:r>
      <w:r w:rsidRPr="003752F7">
        <w:rPr>
          <w:rFonts w:asciiTheme="majorBidi" w:hAnsiTheme="majorBidi" w:cstheme="majorBidi"/>
          <w:color w:val="0E0E0E"/>
          <w:sz w:val="20"/>
          <w:szCs w:val="20"/>
        </w:rPr>
        <w:t xml:space="preserve">), in which </w:t>
      </w:r>
      <w:r w:rsidR="000C7813" w:rsidRPr="003752F7">
        <w:rPr>
          <w:rFonts w:asciiTheme="majorBidi" w:hAnsiTheme="majorBidi" w:cstheme="majorBidi"/>
          <w:color w:val="0E0E0E"/>
          <w:sz w:val="20"/>
          <w:szCs w:val="20"/>
        </w:rPr>
        <w:t>Ṣadr al-Sharīʿa</w:t>
      </w:r>
      <w:r w:rsidRPr="003752F7">
        <w:rPr>
          <w:rFonts w:asciiTheme="majorBidi" w:hAnsiTheme="majorBidi" w:cstheme="majorBidi"/>
          <w:color w:val="0E0E0E"/>
          <w:sz w:val="20"/>
          <w:szCs w:val="20"/>
        </w:rPr>
        <w:t xml:space="preserve"> set forth his fully developed model of heliocentric </w:t>
      </w:r>
      <w:r w:rsidR="000C7813" w:rsidRPr="003752F7">
        <w:rPr>
          <w:rFonts w:asciiTheme="majorBidi" w:hAnsiTheme="majorBidi" w:cstheme="majorBidi"/>
          <w:color w:val="0E0E0E"/>
          <w:sz w:val="20"/>
          <w:szCs w:val="20"/>
        </w:rPr>
        <w:t>theory</w:t>
      </w:r>
      <w:r w:rsidRPr="003752F7">
        <w:rPr>
          <w:rFonts w:asciiTheme="majorBidi" w:hAnsiTheme="majorBidi" w:cstheme="majorBidi"/>
          <w:color w:val="0E0E0E"/>
          <w:sz w:val="20"/>
          <w:szCs w:val="20"/>
        </w:rPr>
        <w:t>.</w:t>
      </w:r>
      <w:r w:rsidR="00B6052E" w:rsidRPr="003752F7">
        <w:rPr>
          <w:rFonts w:asciiTheme="majorBidi" w:hAnsiTheme="majorBidi" w:cstheme="majorBidi"/>
          <w:color w:val="0E0E0E"/>
          <w:sz w:val="20"/>
          <w:szCs w:val="20"/>
        </w:rPr>
        <w:t xml:space="preserve"> He died in the Polish city of Frombork and was buried in the Frombork Cathedral.</w:t>
      </w:r>
    </w:p>
  </w:footnote>
  <w:footnote w:id="234">
    <w:p w14:paraId="2407A505" w14:textId="76080A99" w:rsidR="00AD1323" w:rsidRPr="003752F7" w:rsidRDefault="00E86172" w:rsidP="00C11BAD">
      <w:pPr>
        <w:autoSpaceDE w:val="0"/>
        <w:autoSpaceDN w:val="0"/>
        <w:adjustRightInd w:val="0"/>
        <w:rPr>
          <w:rFonts w:asciiTheme="majorBidi" w:eastAsia="MS Gothic"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0E0E0E"/>
          <w:sz w:val="20"/>
          <w:szCs w:val="20"/>
        </w:rPr>
        <w:t>Wáng Dàiyú</w:t>
      </w:r>
      <w:r w:rsidRPr="003752F7">
        <w:rPr>
          <w:rFonts w:asciiTheme="majorBidi" w:hAnsiTheme="majorBidi" w:cstheme="majorBidi"/>
          <w:color w:val="0E0E0E"/>
          <w:sz w:val="20"/>
          <w:szCs w:val="20"/>
        </w:rPr>
        <w:t xml:space="preserve"> (d. </w:t>
      </w:r>
      <w:r w:rsidRPr="003752F7">
        <w:rPr>
          <w:rFonts w:asciiTheme="majorBidi" w:eastAsia="MS Gothic" w:hAnsiTheme="majorBidi" w:cstheme="majorBidi"/>
          <w:color w:val="101010"/>
          <w:sz w:val="20"/>
          <w:szCs w:val="20"/>
        </w:rPr>
        <w:t>ca. 1070/1660</w:t>
      </w:r>
      <w:r w:rsidRPr="003752F7">
        <w:rPr>
          <w:rFonts w:asciiTheme="majorBidi" w:hAnsiTheme="majorBidi" w:cstheme="majorBidi"/>
          <w:color w:val="0E0E0E"/>
          <w:sz w:val="20"/>
          <w:szCs w:val="20"/>
        </w:rPr>
        <w:t xml:space="preserve">) </w:t>
      </w:r>
      <w:r w:rsidRPr="003752F7">
        <w:rPr>
          <w:rFonts w:asciiTheme="majorBidi" w:eastAsia="MS Gothic" w:hAnsiTheme="majorBidi" w:cstheme="majorBidi"/>
          <w:color w:val="000000"/>
          <w:sz w:val="20"/>
          <w:szCs w:val="20"/>
        </w:rPr>
        <w:t xml:space="preserve">received an exclusively Islamic education in his youth </w:t>
      </w:r>
      <w:r w:rsidR="00564ADA" w:rsidRPr="003752F7">
        <w:rPr>
          <w:rFonts w:asciiTheme="majorBidi" w:eastAsia="MS Gothic" w:hAnsiTheme="majorBidi" w:cstheme="majorBidi"/>
          <w:color w:val="000000"/>
          <w:sz w:val="20"/>
          <w:szCs w:val="20"/>
        </w:rPr>
        <w:t>and</w:t>
      </w:r>
      <w:r w:rsidRPr="003752F7">
        <w:rPr>
          <w:rFonts w:asciiTheme="majorBidi" w:eastAsia="MS Gothic" w:hAnsiTheme="majorBidi" w:cstheme="majorBidi"/>
          <w:color w:val="000000"/>
          <w:sz w:val="20"/>
          <w:szCs w:val="20"/>
        </w:rPr>
        <w:t xml:space="preserve"> was not tutored in the Classical Chinese language and its literary Tradition until later. He ultimately mastered Arabic, Persian, and Classical Chinese. He became proficient in </w:t>
      </w:r>
      <w:r w:rsidR="00564ADA" w:rsidRPr="003752F7">
        <w:rPr>
          <w:rFonts w:asciiTheme="majorBidi" w:eastAsia="MS Gothic" w:hAnsiTheme="majorBidi" w:cstheme="majorBidi"/>
          <w:color w:val="000000"/>
          <w:sz w:val="20"/>
          <w:szCs w:val="20"/>
        </w:rPr>
        <w:t xml:space="preserve">the </w:t>
      </w:r>
      <w:r w:rsidRPr="003752F7">
        <w:rPr>
          <w:rFonts w:asciiTheme="majorBidi" w:eastAsia="MS Gothic" w:hAnsiTheme="majorBidi" w:cstheme="majorBidi"/>
          <w:color w:val="000000"/>
          <w:sz w:val="20"/>
          <w:szCs w:val="20"/>
        </w:rPr>
        <w:t>M</w:t>
      </w:r>
      <w:r w:rsidRPr="003752F7">
        <w:rPr>
          <w:rFonts w:asciiTheme="majorBidi" w:hAnsiTheme="majorBidi" w:cstheme="majorBidi"/>
          <w:sz w:val="20"/>
          <w:szCs w:val="20"/>
        </w:rPr>
        <w:t>ā</w:t>
      </w:r>
      <w:r w:rsidRPr="003752F7">
        <w:rPr>
          <w:rFonts w:asciiTheme="majorBidi" w:eastAsia="MS Gothic" w:hAnsiTheme="majorBidi" w:cstheme="majorBidi"/>
          <w:color w:val="000000"/>
          <w:sz w:val="20"/>
          <w:szCs w:val="20"/>
        </w:rPr>
        <w:t>tur</w:t>
      </w:r>
      <w:r w:rsidRPr="003752F7">
        <w:rPr>
          <w:rFonts w:asciiTheme="majorBidi" w:hAnsiTheme="majorBidi" w:cstheme="majorBidi"/>
          <w:sz w:val="20"/>
          <w:szCs w:val="20"/>
        </w:rPr>
        <w:t>ī</w:t>
      </w:r>
      <w:r w:rsidRPr="003752F7">
        <w:rPr>
          <w:rFonts w:asciiTheme="majorBidi" w:eastAsia="MS Gothic" w:hAnsiTheme="majorBidi" w:cstheme="majorBidi"/>
          <w:color w:val="000000"/>
          <w:sz w:val="20"/>
          <w:szCs w:val="20"/>
        </w:rPr>
        <w:t>d</w:t>
      </w:r>
      <w:r w:rsidRPr="003752F7">
        <w:rPr>
          <w:rFonts w:asciiTheme="majorBidi" w:hAnsiTheme="majorBidi" w:cstheme="majorBidi"/>
          <w:sz w:val="20"/>
          <w:szCs w:val="20"/>
        </w:rPr>
        <w:t>ī</w:t>
      </w:r>
      <w:r w:rsidRPr="003752F7">
        <w:rPr>
          <w:rFonts w:asciiTheme="majorBidi" w:eastAsia="MS Gothic" w:hAnsiTheme="majorBidi" w:cstheme="majorBidi"/>
          <w:color w:val="000000"/>
          <w:sz w:val="20"/>
          <w:szCs w:val="20"/>
        </w:rPr>
        <w:t xml:space="preserve"> </w:t>
      </w:r>
      <w:r w:rsidR="00564ADA" w:rsidRPr="003752F7">
        <w:rPr>
          <w:rFonts w:asciiTheme="majorBidi" w:eastAsia="MS Gothic" w:hAnsiTheme="majorBidi" w:cstheme="majorBidi"/>
          <w:color w:val="000000"/>
          <w:sz w:val="20"/>
          <w:szCs w:val="20"/>
        </w:rPr>
        <w:t>School of Divinity</w:t>
      </w:r>
      <w:r w:rsidRPr="003752F7">
        <w:rPr>
          <w:rFonts w:asciiTheme="majorBidi" w:eastAsia="MS Gothic" w:hAnsiTheme="majorBidi" w:cstheme="majorBidi"/>
          <w:color w:val="000000"/>
          <w:sz w:val="20"/>
          <w:szCs w:val="20"/>
        </w:rPr>
        <w:t xml:space="preserve"> and </w:t>
      </w:r>
      <w:r w:rsidRPr="003752F7">
        <w:rPr>
          <w:rFonts w:asciiTheme="majorBidi" w:hAnsiTheme="majorBidi" w:cstheme="majorBidi"/>
          <w:sz w:val="20"/>
          <w:szCs w:val="20"/>
        </w:rPr>
        <w:t xml:space="preserve">Ḥanafī </w:t>
      </w:r>
      <w:r w:rsidR="00564ADA" w:rsidRPr="003752F7">
        <w:rPr>
          <w:rFonts w:asciiTheme="majorBidi" w:hAnsiTheme="majorBidi" w:cstheme="majorBidi"/>
          <w:sz w:val="20"/>
          <w:szCs w:val="20"/>
        </w:rPr>
        <w:t>J</w:t>
      </w:r>
      <w:r w:rsidRPr="003752F7">
        <w:rPr>
          <w:rFonts w:asciiTheme="majorBidi" w:hAnsiTheme="majorBidi" w:cstheme="majorBidi"/>
          <w:sz w:val="20"/>
          <w:szCs w:val="20"/>
        </w:rPr>
        <w:t xml:space="preserve">urisprudence. </w:t>
      </w:r>
      <w:r w:rsidRPr="003752F7">
        <w:rPr>
          <w:rFonts w:asciiTheme="majorBidi" w:eastAsia="MS Gothic" w:hAnsiTheme="majorBidi" w:cstheme="majorBidi"/>
          <w:color w:val="000000"/>
          <w:sz w:val="20"/>
          <w:szCs w:val="20"/>
        </w:rPr>
        <w:t xml:space="preserve">Once he had attained full </w:t>
      </w:r>
      <w:r w:rsidR="00D67C93" w:rsidRPr="003752F7">
        <w:rPr>
          <w:rFonts w:asciiTheme="majorBidi" w:eastAsia="MS Gothic" w:hAnsiTheme="majorBidi" w:cstheme="majorBidi"/>
          <w:color w:val="000000"/>
          <w:sz w:val="20"/>
          <w:szCs w:val="20"/>
        </w:rPr>
        <w:t>m</w:t>
      </w:r>
      <w:r w:rsidRPr="003752F7">
        <w:rPr>
          <w:rFonts w:asciiTheme="majorBidi" w:eastAsia="MS Gothic" w:hAnsiTheme="majorBidi" w:cstheme="majorBidi"/>
          <w:color w:val="000000"/>
          <w:sz w:val="20"/>
          <w:szCs w:val="20"/>
        </w:rPr>
        <w:t xml:space="preserve">anhood and good standing as a Muslim Scholar, </w:t>
      </w:r>
      <w:r w:rsidRPr="003752F7">
        <w:rPr>
          <w:rFonts w:asciiTheme="majorBidi" w:hAnsiTheme="majorBidi" w:cstheme="majorBidi"/>
          <w:color w:val="0E0E0E"/>
          <w:sz w:val="20"/>
          <w:szCs w:val="20"/>
        </w:rPr>
        <w:t>Wáng Dàiyú</w:t>
      </w:r>
      <w:r w:rsidRPr="003752F7">
        <w:rPr>
          <w:rFonts w:asciiTheme="majorBidi" w:eastAsia="MS Gothic" w:hAnsiTheme="majorBidi" w:cstheme="majorBidi"/>
          <w:color w:val="000000"/>
          <w:sz w:val="20"/>
          <w:szCs w:val="20"/>
        </w:rPr>
        <w:t xml:space="preserve"> came to regard his ignorance of the Chinese </w:t>
      </w:r>
      <w:r w:rsidR="00D67C93" w:rsidRPr="003752F7">
        <w:rPr>
          <w:rFonts w:asciiTheme="majorBidi" w:eastAsia="MS Gothic" w:hAnsiTheme="majorBidi" w:cstheme="majorBidi"/>
          <w:color w:val="000000"/>
          <w:sz w:val="20"/>
          <w:szCs w:val="20"/>
        </w:rPr>
        <w:t>T</w:t>
      </w:r>
      <w:r w:rsidRPr="003752F7">
        <w:rPr>
          <w:rFonts w:asciiTheme="majorBidi" w:eastAsia="MS Gothic" w:hAnsiTheme="majorBidi" w:cstheme="majorBidi"/>
          <w:color w:val="000000"/>
          <w:sz w:val="20"/>
          <w:szCs w:val="20"/>
        </w:rPr>
        <w:t xml:space="preserve">radition as “stupidity and smallness,” because this deficiency made it impossible for him to reach those around him—especially the many Chinese Muslims in the service of the Chinese </w:t>
      </w:r>
      <w:r w:rsidR="002067EF" w:rsidRPr="003752F7">
        <w:rPr>
          <w:rFonts w:asciiTheme="majorBidi" w:eastAsia="MS Gothic" w:hAnsiTheme="majorBidi" w:cstheme="majorBidi"/>
          <w:color w:val="000000"/>
          <w:sz w:val="20"/>
          <w:szCs w:val="20"/>
        </w:rPr>
        <w:t>S</w:t>
      </w:r>
      <w:r w:rsidRPr="003752F7">
        <w:rPr>
          <w:rFonts w:asciiTheme="majorBidi" w:eastAsia="MS Gothic" w:hAnsiTheme="majorBidi" w:cstheme="majorBidi"/>
          <w:color w:val="000000"/>
          <w:sz w:val="20"/>
          <w:szCs w:val="20"/>
        </w:rPr>
        <w:t>tate who had been trained in the Confucianist Tradition and could not relate well to the Arabic and Persian legacies and their quite different</w:t>
      </w:r>
      <w:r w:rsidR="002067EF" w:rsidRPr="003752F7">
        <w:rPr>
          <w:rFonts w:asciiTheme="majorBidi" w:eastAsia="MS Gothic" w:hAnsiTheme="majorBidi" w:cstheme="majorBidi"/>
          <w:color w:val="000000"/>
          <w:sz w:val="20"/>
          <w:szCs w:val="20"/>
        </w:rPr>
        <w:t xml:space="preserve"> worldviews and</w:t>
      </w:r>
      <w:r w:rsidRPr="003752F7">
        <w:rPr>
          <w:rFonts w:asciiTheme="majorBidi" w:eastAsia="MS Gothic" w:hAnsiTheme="majorBidi" w:cstheme="majorBidi"/>
          <w:color w:val="000000"/>
          <w:sz w:val="20"/>
          <w:szCs w:val="20"/>
        </w:rPr>
        <w:t xml:space="preserve"> modes of thought. At the age of twenty, </w:t>
      </w:r>
      <w:r w:rsidRPr="003752F7">
        <w:rPr>
          <w:rFonts w:asciiTheme="majorBidi" w:hAnsiTheme="majorBidi" w:cstheme="majorBidi"/>
          <w:color w:val="0E0E0E"/>
          <w:sz w:val="20"/>
          <w:szCs w:val="20"/>
        </w:rPr>
        <w:t>Wáng Dàiyú</w:t>
      </w:r>
      <w:r w:rsidRPr="003752F7">
        <w:rPr>
          <w:rFonts w:asciiTheme="majorBidi" w:eastAsia="MS Gothic" w:hAnsiTheme="majorBidi" w:cstheme="majorBidi"/>
          <w:color w:val="000000"/>
          <w:sz w:val="20"/>
          <w:szCs w:val="20"/>
        </w:rPr>
        <w:t xml:space="preserve"> set to work earnestly to remedy this shortcoming, which required of him years of intense study. </w:t>
      </w:r>
      <w:r w:rsidR="00AD1323" w:rsidRPr="003752F7">
        <w:rPr>
          <w:rFonts w:asciiTheme="majorBidi" w:hAnsiTheme="majorBidi" w:cstheme="majorBidi"/>
          <w:color w:val="0E0E0E"/>
          <w:sz w:val="20"/>
          <w:szCs w:val="20"/>
        </w:rPr>
        <w:t>Wáng Dàiyú</w:t>
      </w:r>
      <w:r w:rsidR="00851093" w:rsidRPr="003752F7">
        <w:rPr>
          <w:rFonts w:asciiTheme="majorBidi" w:hAnsiTheme="majorBidi" w:cstheme="majorBidi"/>
          <w:color w:val="202122"/>
          <w:sz w:val="20"/>
          <w:szCs w:val="20"/>
          <w:shd w:val="clear" w:color="auto" w:fill="FFFFFF"/>
        </w:rPr>
        <w:t xml:space="preserve"> died and was buried in the Yongshou Mosque cemetery in Beijing.</w:t>
      </w:r>
    </w:p>
    <w:p w14:paraId="53F7A93B" w14:textId="791EE86D" w:rsidR="00E86172" w:rsidRPr="003752F7" w:rsidRDefault="00AD1323" w:rsidP="00C11BAD">
      <w:pPr>
        <w:autoSpaceDE w:val="0"/>
        <w:autoSpaceDN w:val="0"/>
        <w:adjustRightInd w:val="0"/>
        <w:rPr>
          <w:rFonts w:asciiTheme="majorBidi" w:hAnsiTheme="majorBidi" w:cstheme="majorBidi"/>
          <w:color w:val="000000"/>
          <w:sz w:val="20"/>
          <w:szCs w:val="20"/>
        </w:rPr>
      </w:pPr>
      <w:r w:rsidRPr="003752F7">
        <w:rPr>
          <w:rFonts w:asciiTheme="majorBidi" w:eastAsia="MS Gothic" w:hAnsiTheme="majorBidi" w:cstheme="majorBidi"/>
          <w:color w:val="000000"/>
          <w:sz w:val="20"/>
          <w:szCs w:val="20"/>
        </w:rPr>
        <w:t xml:space="preserve">    </w:t>
      </w:r>
      <w:r w:rsidR="00E86172" w:rsidRPr="003752F7">
        <w:rPr>
          <w:rFonts w:asciiTheme="majorBidi" w:eastAsia="MS Gothic" w:hAnsiTheme="majorBidi" w:cstheme="majorBidi"/>
          <w:color w:val="000000"/>
          <w:sz w:val="20"/>
          <w:szCs w:val="20"/>
        </w:rPr>
        <w:t xml:space="preserve">For further information on </w:t>
      </w:r>
      <w:r w:rsidR="00E86172" w:rsidRPr="003752F7">
        <w:rPr>
          <w:rFonts w:asciiTheme="majorBidi" w:hAnsiTheme="majorBidi" w:cstheme="majorBidi"/>
          <w:color w:val="0E0E0E"/>
          <w:sz w:val="20"/>
          <w:szCs w:val="20"/>
        </w:rPr>
        <w:t xml:space="preserve">Wáng Dàiyú and </w:t>
      </w:r>
      <w:r w:rsidR="00E86172" w:rsidRPr="003752F7">
        <w:rPr>
          <w:rFonts w:asciiTheme="majorBidi" w:hAnsiTheme="majorBidi" w:cstheme="majorBidi"/>
          <w:color w:val="101011"/>
          <w:sz w:val="20"/>
          <w:szCs w:val="20"/>
        </w:rPr>
        <w:t>Liú Zhì</w:t>
      </w:r>
      <w:r w:rsidR="00E86172" w:rsidRPr="003752F7">
        <w:rPr>
          <w:rFonts w:asciiTheme="majorBidi" w:eastAsia="MS Gothic" w:hAnsiTheme="majorBidi" w:cstheme="majorBidi"/>
          <w:color w:val="000000"/>
          <w:sz w:val="20"/>
          <w:szCs w:val="20"/>
        </w:rPr>
        <w:t xml:space="preserve">, see </w:t>
      </w:r>
      <w:r w:rsidR="00E86172" w:rsidRPr="003752F7">
        <w:rPr>
          <w:rFonts w:asciiTheme="majorBidi" w:hAnsiTheme="majorBidi" w:cstheme="majorBidi"/>
          <w:color w:val="000000"/>
          <w:sz w:val="20"/>
          <w:szCs w:val="20"/>
        </w:rPr>
        <w:t xml:space="preserve">Sachiko Murata, </w:t>
      </w:r>
      <w:r w:rsidR="00E86172" w:rsidRPr="003752F7">
        <w:rPr>
          <w:rFonts w:asciiTheme="majorBidi" w:hAnsiTheme="majorBidi" w:cstheme="majorBidi"/>
          <w:i/>
          <w:iCs/>
          <w:color w:val="000000"/>
          <w:sz w:val="20"/>
          <w:szCs w:val="20"/>
        </w:rPr>
        <w:t xml:space="preserve">Chinese Gleams of Sufi Light: Wang Tai-yü’s </w:t>
      </w:r>
      <w:r w:rsidR="00E86172" w:rsidRPr="003752F7">
        <w:rPr>
          <w:rFonts w:asciiTheme="majorBidi" w:hAnsiTheme="majorBidi" w:cstheme="majorBidi"/>
          <w:i/>
          <w:iCs/>
          <w:color w:val="000000"/>
          <w:sz w:val="20"/>
          <w:szCs w:val="20"/>
          <w:u w:val="single"/>
        </w:rPr>
        <w:t>Great Learning of the Pure and Real</w:t>
      </w:r>
      <w:r w:rsidR="00E86172" w:rsidRPr="003752F7">
        <w:rPr>
          <w:rFonts w:asciiTheme="majorBidi" w:hAnsiTheme="majorBidi" w:cstheme="majorBidi"/>
          <w:color w:val="000000"/>
          <w:sz w:val="20"/>
          <w:szCs w:val="20"/>
          <w:u w:val="single"/>
        </w:rPr>
        <w:t xml:space="preserve"> </w:t>
      </w:r>
      <w:r w:rsidR="00E86172" w:rsidRPr="003752F7">
        <w:rPr>
          <w:rFonts w:asciiTheme="majorBidi" w:hAnsiTheme="majorBidi" w:cstheme="majorBidi"/>
          <w:i/>
          <w:iCs/>
          <w:color w:val="000000"/>
          <w:sz w:val="20"/>
          <w:szCs w:val="20"/>
        </w:rPr>
        <w:t xml:space="preserve">and Liu Chih’s </w:t>
      </w:r>
      <w:r w:rsidR="00E86172" w:rsidRPr="003752F7">
        <w:rPr>
          <w:rFonts w:asciiTheme="majorBidi" w:hAnsiTheme="majorBidi" w:cstheme="majorBidi"/>
          <w:i/>
          <w:iCs/>
          <w:color w:val="000000"/>
          <w:sz w:val="20"/>
          <w:szCs w:val="20"/>
          <w:u w:val="single"/>
        </w:rPr>
        <w:t>Displaying the Concealment of the Real Realm</w:t>
      </w:r>
      <w:r w:rsidR="00E86172" w:rsidRPr="003752F7">
        <w:rPr>
          <w:rFonts w:asciiTheme="majorBidi" w:hAnsiTheme="majorBidi" w:cstheme="majorBidi"/>
          <w:color w:val="000000"/>
          <w:sz w:val="20"/>
          <w:szCs w:val="20"/>
          <w:u w:val="single"/>
        </w:rPr>
        <w:t xml:space="preserve"> </w:t>
      </w:r>
      <w:r w:rsidR="00E86172" w:rsidRPr="003752F7">
        <w:rPr>
          <w:rFonts w:asciiTheme="majorBidi" w:hAnsiTheme="majorBidi" w:cstheme="majorBidi"/>
          <w:i/>
          <w:iCs/>
          <w:color w:val="000000"/>
          <w:sz w:val="20"/>
          <w:szCs w:val="20"/>
        </w:rPr>
        <w:t xml:space="preserve">with a New Translation of Jāmī’s </w:t>
      </w:r>
      <w:r w:rsidR="00E86172" w:rsidRPr="003752F7">
        <w:rPr>
          <w:rFonts w:asciiTheme="majorBidi" w:hAnsiTheme="majorBidi" w:cstheme="majorBidi"/>
          <w:i/>
          <w:iCs/>
          <w:color w:val="000000"/>
          <w:sz w:val="20"/>
          <w:szCs w:val="20"/>
          <w:u w:val="single"/>
        </w:rPr>
        <w:t>Lawā’ih</w:t>
      </w:r>
      <w:r w:rsidR="00E86172" w:rsidRPr="003752F7">
        <w:rPr>
          <w:rFonts w:asciiTheme="majorBidi" w:hAnsiTheme="majorBidi" w:cstheme="majorBidi"/>
          <w:color w:val="000000"/>
          <w:sz w:val="20"/>
          <w:szCs w:val="20"/>
          <w:u w:val="single"/>
        </w:rPr>
        <w:t xml:space="preserve"> </w:t>
      </w:r>
      <w:r w:rsidR="00E86172" w:rsidRPr="003752F7">
        <w:rPr>
          <w:rFonts w:asciiTheme="majorBidi" w:hAnsiTheme="majorBidi" w:cstheme="majorBidi"/>
          <w:i/>
          <w:iCs/>
          <w:color w:val="000000"/>
          <w:sz w:val="20"/>
          <w:szCs w:val="20"/>
        </w:rPr>
        <w:t>from the Persian by William C. Chittick with a Foreword by Tu Weiming</w:t>
      </w:r>
      <w:r w:rsidR="00E86172" w:rsidRPr="003752F7">
        <w:rPr>
          <w:rFonts w:asciiTheme="majorBidi" w:hAnsiTheme="majorBidi" w:cstheme="majorBidi"/>
          <w:color w:val="000000"/>
          <w:sz w:val="20"/>
          <w:szCs w:val="20"/>
        </w:rPr>
        <w:t xml:space="preserve">, (Albany, New York: State University of New York Press, 2000) and Umar F. Abd-Allah, “Seek Knowledge in China: Thinking beyond the Abrahamic Box,” Nawawi Foundation Paper (2006) available at </w:t>
      </w:r>
      <w:hyperlink r:id="rId6" w:history="1">
        <w:r w:rsidR="00E86172" w:rsidRPr="003752F7">
          <w:rPr>
            <w:rFonts w:asciiTheme="majorBidi" w:hAnsiTheme="majorBidi" w:cstheme="majorBidi"/>
            <w:color w:val="0000FF"/>
            <w:sz w:val="20"/>
            <w:szCs w:val="20"/>
            <w:u w:val="single" w:color="0000FF"/>
          </w:rPr>
          <w:t xml:space="preserve">https://www.theoasisinitiative.org/nawawi-china </w:t>
        </w:r>
      </w:hyperlink>
      <w:r w:rsidR="00E86172" w:rsidRPr="003752F7">
        <w:rPr>
          <w:rFonts w:asciiTheme="majorBidi" w:hAnsiTheme="majorBidi" w:cstheme="majorBidi"/>
          <w:color w:val="000000"/>
          <w:sz w:val="20"/>
          <w:szCs w:val="20"/>
        </w:rPr>
        <w:t xml:space="preserve">.   </w:t>
      </w:r>
    </w:p>
  </w:footnote>
  <w:footnote w:id="235">
    <w:p w14:paraId="5F2411DA" w14:textId="185EAC58" w:rsidR="00E86172" w:rsidRPr="003752F7" w:rsidRDefault="00E86172" w:rsidP="00E86172">
      <w:pPr>
        <w:autoSpaceDE w:val="0"/>
        <w:autoSpaceDN w:val="0"/>
        <w:adjustRightInd w:val="0"/>
        <w:rPr>
          <w:rFonts w:asciiTheme="majorBidi"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101011"/>
          <w:sz w:val="20"/>
          <w:szCs w:val="20"/>
        </w:rPr>
        <w:t>Liú Zhì</w:t>
      </w:r>
      <w:r w:rsidRPr="003752F7">
        <w:rPr>
          <w:rFonts w:asciiTheme="majorBidi" w:hAnsiTheme="majorBidi" w:cstheme="majorBidi"/>
          <w:color w:val="101011"/>
          <w:sz w:val="20"/>
          <w:szCs w:val="20"/>
        </w:rPr>
        <w:t xml:space="preserve"> (d. ca. 1151/1739) was born into a scholarly family in Muslim China, and his father, who was himself an accomplished Islamic </w:t>
      </w:r>
      <w:r w:rsidR="00FD360F" w:rsidRPr="003752F7">
        <w:rPr>
          <w:rFonts w:asciiTheme="majorBidi" w:hAnsiTheme="majorBidi" w:cstheme="majorBidi"/>
          <w:color w:val="101011"/>
          <w:sz w:val="20"/>
          <w:szCs w:val="20"/>
        </w:rPr>
        <w:t>S</w:t>
      </w:r>
      <w:r w:rsidRPr="003752F7">
        <w:rPr>
          <w:rFonts w:asciiTheme="majorBidi" w:hAnsiTheme="majorBidi" w:cstheme="majorBidi"/>
          <w:color w:val="101011"/>
          <w:sz w:val="20"/>
          <w:szCs w:val="20"/>
        </w:rPr>
        <w:t xml:space="preserve">cholar, urged his son from an early age to follow in the footsteps of </w:t>
      </w:r>
      <w:r w:rsidRPr="003752F7">
        <w:rPr>
          <w:rFonts w:asciiTheme="majorBidi" w:hAnsiTheme="majorBidi" w:cstheme="majorBidi"/>
          <w:color w:val="18191A"/>
          <w:sz w:val="20"/>
          <w:szCs w:val="20"/>
          <w:u w:color="000000"/>
        </w:rPr>
        <w:t xml:space="preserve">Wáng Dàiyú. Thus, </w:t>
      </w:r>
      <w:r w:rsidRPr="003752F7">
        <w:rPr>
          <w:rFonts w:asciiTheme="majorBidi" w:hAnsiTheme="majorBidi" w:cstheme="majorBidi"/>
          <w:color w:val="101011"/>
          <w:sz w:val="20"/>
          <w:szCs w:val="20"/>
        </w:rPr>
        <w:t>Liú Zhì’s</w:t>
      </w:r>
      <w:r w:rsidRPr="003752F7">
        <w:rPr>
          <w:rFonts w:asciiTheme="majorBidi" w:hAnsiTheme="majorBidi" w:cstheme="majorBidi"/>
          <w:color w:val="18191A"/>
          <w:sz w:val="20"/>
          <w:szCs w:val="20"/>
          <w:u w:color="000000"/>
        </w:rPr>
        <w:t xml:space="preserve"> father </w:t>
      </w:r>
      <w:r w:rsidRPr="003752F7">
        <w:rPr>
          <w:rFonts w:asciiTheme="majorBidi" w:eastAsia="MS Gothic" w:hAnsiTheme="majorBidi" w:cstheme="majorBidi"/>
          <w:color w:val="000000"/>
          <w:sz w:val="20"/>
          <w:szCs w:val="20"/>
        </w:rPr>
        <w:t xml:space="preserve">arranged for </w:t>
      </w:r>
      <w:r w:rsidRPr="003752F7">
        <w:rPr>
          <w:rFonts w:asciiTheme="majorBidi" w:hAnsiTheme="majorBidi" w:cstheme="majorBidi"/>
          <w:color w:val="101011"/>
          <w:sz w:val="20"/>
          <w:szCs w:val="20"/>
        </w:rPr>
        <w:t xml:space="preserve">him to receive his education </w:t>
      </w:r>
      <w:r w:rsidRPr="003752F7">
        <w:rPr>
          <w:rFonts w:asciiTheme="majorBidi" w:eastAsia="MS Gothic" w:hAnsiTheme="majorBidi" w:cstheme="majorBidi"/>
          <w:color w:val="000000"/>
          <w:sz w:val="20"/>
          <w:szCs w:val="20"/>
        </w:rPr>
        <w:t xml:space="preserve">simultaneously in both the Islamic and Chinese </w:t>
      </w:r>
      <w:r w:rsidR="00FD360F" w:rsidRPr="003752F7">
        <w:rPr>
          <w:rFonts w:asciiTheme="majorBidi" w:eastAsia="MS Gothic" w:hAnsiTheme="majorBidi" w:cstheme="majorBidi"/>
          <w:color w:val="000000"/>
          <w:sz w:val="20"/>
          <w:szCs w:val="20"/>
        </w:rPr>
        <w:t>T</w:t>
      </w:r>
      <w:r w:rsidRPr="003752F7">
        <w:rPr>
          <w:rFonts w:asciiTheme="majorBidi" w:eastAsia="MS Gothic" w:hAnsiTheme="majorBidi" w:cstheme="majorBidi"/>
          <w:color w:val="000000"/>
          <w:sz w:val="20"/>
          <w:szCs w:val="20"/>
        </w:rPr>
        <w:t xml:space="preserve">raditions. </w:t>
      </w:r>
      <w:r w:rsidRPr="003752F7">
        <w:rPr>
          <w:rFonts w:asciiTheme="majorBidi" w:hAnsiTheme="majorBidi" w:cstheme="majorBidi"/>
          <w:color w:val="18191A"/>
          <w:sz w:val="20"/>
          <w:szCs w:val="20"/>
          <w:u w:color="000000"/>
        </w:rPr>
        <w:t>Like his illustrious predecessor</w:t>
      </w:r>
      <w:r w:rsidRPr="003752F7">
        <w:rPr>
          <w:rFonts w:asciiTheme="majorBidi" w:hAnsiTheme="majorBidi" w:cstheme="majorBidi"/>
          <w:color w:val="0E0E0E"/>
          <w:sz w:val="20"/>
          <w:szCs w:val="20"/>
        </w:rPr>
        <w:t xml:space="preserve"> Wáng Dàiyú</w:t>
      </w:r>
      <w:r w:rsidRPr="003752F7">
        <w:rPr>
          <w:rFonts w:asciiTheme="majorBidi" w:hAnsiTheme="majorBidi" w:cstheme="majorBidi"/>
          <w:color w:val="18191A"/>
          <w:sz w:val="20"/>
          <w:szCs w:val="20"/>
          <w:u w:color="000000"/>
        </w:rPr>
        <w:t xml:space="preserve">, </w:t>
      </w:r>
      <w:r w:rsidRPr="003752F7">
        <w:rPr>
          <w:rFonts w:asciiTheme="majorBidi" w:hAnsiTheme="majorBidi" w:cstheme="majorBidi"/>
          <w:color w:val="101011"/>
          <w:sz w:val="20"/>
          <w:szCs w:val="20"/>
        </w:rPr>
        <w:t>Liú Zhì</w:t>
      </w:r>
      <w:r w:rsidRPr="003752F7">
        <w:rPr>
          <w:rFonts w:asciiTheme="majorBidi" w:hAnsiTheme="majorBidi" w:cstheme="majorBidi"/>
          <w:color w:val="18191A"/>
          <w:sz w:val="20"/>
          <w:szCs w:val="20"/>
          <w:u w:color="000000"/>
        </w:rPr>
        <w:t xml:space="preserve"> mastered Arabic, Persian, and Classical Chinese. </w:t>
      </w:r>
      <w:r w:rsidRPr="003752F7">
        <w:rPr>
          <w:rFonts w:asciiTheme="majorBidi" w:hAnsiTheme="majorBidi" w:cstheme="majorBidi"/>
          <w:color w:val="101011"/>
          <w:sz w:val="20"/>
          <w:szCs w:val="20"/>
        </w:rPr>
        <w:t xml:space="preserve">He also learned the Islamic </w:t>
      </w:r>
      <w:r w:rsidR="00FD360F" w:rsidRPr="003752F7">
        <w:rPr>
          <w:rFonts w:asciiTheme="majorBidi" w:hAnsiTheme="majorBidi" w:cstheme="majorBidi"/>
          <w:color w:val="101011"/>
          <w:sz w:val="20"/>
          <w:szCs w:val="20"/>
        </w:rPr>
        <w:t>S</w:t>
      </w:r>
      <w:r w:rsidRPr="003752F7">
        <w:rPr>
          <w:rFonts w:asciiTheme="majorBidi" w:hAnsiTheme="majorBidi" w:cstheme="majorBidi"/>
          <w:color w:val="101011"/>
          <w:sz w:val="20"/>
          <w:szCs w:val="20"/>
        </w:rPr>
        <w:t xml:space="preserve">ciences thoroughly, including </w:t>
      </w:r>
      <w:r w:rsidR="00FD360F" w:rsidRPr="003752F7">
        <w:rPr>
          <w:rFonts w:asciiTheme="majorBidi" w:hAnsiTheme="majorBidi" w:cstheme="majorBidi"/>
          <w:color w:val="101011"/>
          <w:sz w:val="20"/>
          <w:szCs w:val="20"/>
        </w:rPr>
        <w:t xml:space="preserve">the </w:t>
      </w:r>
      <w:r w:rsidRPr="003752F7">
        <w:rPr>
          <w:rFonts w:asciiTheme="majorBidi" w:eastAsia="MS Gothic" w:hAnsiTheme="majorBidi" w:cstheme="majorBidi"/>
          <w:color w:val="000000"/>
          <w:sz w:val="20"/>
          <w:szCs w:val="20"/>
        </w:rPr>
        <w:t>M</w:t>
      </w:r>
      <w:r w:rsidRPr="003752F7">
        <w:rPr>
          <w:rFonts w:asciiTheme="majorBidi" w:hAnsiTheme="majorBidi" w:cstheme="majorBidi"/>
          <w:sz w:val="20"/>
          <w:szCs w:val="20"/>
        </w:rPr>
        <w:t>ā</w:t>
      </w:r>
      <w:r w:rsidRPr="003752F7">
        <w:rPr>
          <w:rFonts w:asciiTheme="majorBidi" w:eastAsia="MS Gothic" w:hAnsiTheme="majorBidi" w:cstheme="majorBidi"/>
          <w:color w:val="000000"/>
          <w:sz w:val="20"/>
          <w:szCs w:val="20"/>
        </w:rPr>
        <w:t>tur</w:t>
      </w:r>
      <w:r w:rsidRPr="003752F7">
        <w:rPr>
          <w:rFonts w:asciiTheme="majorBidi" w:hAnsiTheme="majorBidi" w:cstheme="majorBidi"/>
          <w:sz w:val="20"/>
          <w:szCs w:val="20"/>
        </w:rPr>
        <w:t>ī</w:t>
      </w:r>
      <w:r w:rsidRPr="003752F7">
        <w:rPr>
          <w:rFonts w:asciiTheme="majorBidi" w:eastAsia="MS Gothic" w:hAnsiTheme="majorBidi" w:cstheme="majorBidi"/>
          <w:color w:val="000000"/>
          <w:sz w:val="20"/>
          <w:szCs w:val="20"/>
        </w:rPr>
        <w:t>d</w:t>
      </w:r>
      <w:r w:rsidRPr="003752F7">
        <w:rPr>
          <w:rFonts w:asciiTheme="majorBidi" w:hAnsiTheme="majorBidi" w:cstheme="majorBidi"/>
          <w:sz w:val="20"/>
          <w:szCs w:val="20"/>
        </w:rPr>
        <w:t>ī</w:t>
      </w:r>
      <w:r w:rsidRPr="003752F7">
        <w:rPr>
          <w:rFonts w:asciiTheme="majorBidi" w:hAnsiTheme="majorBidi" w:cstheme="majorBidi"/>
          <w:color w:val="101011"/>
          <w:sz w:val="20"/>
          <w:szCs w:val="20"/>
        </w:rPr>
        <w:t xml:space="preserve"> </w:t>
      </w:r>
      <w:r w:rsidR="00FD360F" w:rsidRPr="003752F7">
        <w:rPr>
          <w:rFonts w:asciiTheme="majorBidi" w:hAnsiTheme="majorBidi" w:cstheme="majorBidi"/>
          <w:color w:val="101011"/>
          <w:sz w:val="20"/>
          <w:szCs w:val="20"/>
        </w:rPr>
        <w:t>School of Divinity</w:t>
      </w:r>
      <w:r w:rsidRPr="003752F7">
        <w:rPr>
          <w:rFonts w:asciiTheme="majorBidi" w:hAnsiTheme="majorBidi" w:cstheme="majorBidi"/>
          <w:color w:val="101011"/>
          <w:sz w:val="20"/>
          <w:szCs w:val="20"/>
        </w:rPr>
        <w:t xml:space="preserve"> and </w:t>
      </w:r>
      <w:r w:rsidRPr="003752F7">
        <w:rPr>
          <w:rFonts w:asciiTheme="majorBidi" w:hAnsiTheme="majorBidi" w:cstheme="majorBidi"/>
          <w:sz w:val="20"/>
          <w:szCs w:val="20"/>
        </w:rPr>
        <w:t>Ḥanafī</w:t>
      </w:r>
      <w:r w:rsidRPr="003752F7">
        <w:rPr>
          <w:rFonts w:asciiTheme="majorBidi" w:hAnsiTheme="majorBidi" w:cstheme="majorBidi"/>
          <w:color w:val="101011"/>
          <w:sz w:val="20"/>
          <w:szCs w:val="20"/>
        </w:rPr>
        <w:t xml:space="preserve"> </w:t>
      </w:r>
      <w:r w:rsidR="00FD360F" w:rsidRPr="003752F7">
        <w:rPr>
          <w:rFonts w:asciiTheme="majorBidi" w:hAnsiTheme="majorBidi" w:cstheme="majorBidi"/>
          <w:color w:val="101011"/>
          <w:sz w:val="20"/>
          <w:szCs w:val="20"/>
        </w:rPr>
        <w:t>J</w:t>
      </w:r>
      <w:r w:rsidRPr="003752F7">
        <w:rPr>
          <w:rFonts w:asciiTheme="majorBidi" w:hAnsiTheme="majorBidi" w:cstheme="majorBidi"/>
          <w:color w:val="101011"/>
          <w:sz w:val="20"/>
          <w:szCs w:val="20"/>
        </w:rPr>
        <w:t xml:space="preserve">urisprudence. From around 1163/1760, about two decades after </w:t>
      </w:r>
      <w:r w:rsidR="00AD1323" w:rsidRPr="003752F7">
        <w:rPr>
          <w:rFonts w:asciiTheme="majorBidi" w:hAnsiTheme="majorBidi" w:cstheme="majorBidi"/>
          <w:color w:val="101011"/>
          <w:sz w:val="20"/>
          <w:szCs w:val="20"/>
        </w:rPr>
        <w:t>the</w:t>
      </w:r>
      <w:r w:rsidRPr="003752F7">
        <w:rPr>
          <w:rFonts w:asciiTheme="majorBidi" w:hAnsiTheme="majorBidi" w:cstheme="majorBidi"/>
          <w:color w:val="101011"/>
          <w:sz w:val="20"/>
          <w:szCs w:val="20"/>
        </w:rPr>
        <w:t xml:space="preserve"> death</w:t>
      </w:r>
      <w:r w:rsidR="00AD1323" w:rsidRPr="003752F7">
        <w:rPr>
          <w:rFonts w:asciiTheme="majorBidi" w:hAnsiTheme="majorBidi" w:cstheme="majorBidi"/>
          <w:color w:val="101011"/>
          <w:sz w:val="20"/>
          <w:szCs w:val="20"/>
        </w:rPr>
        <w:t xml:space="preserve"> of Liú Zhì</w:t>
      </w:r>
      <w:r w:rsidRPr="003752F7">
        <w:rPr>
          <w:rFonts w:asciiTheme="majorBidi" w:hAnsiTheme="majorBidi" w:cstheme="majorBidi"/>
          <w:color w:val="101011"/>
          <w:sz w:val="20"/>
          <w:szCs w:val="20"/>
        </w:rPr>
        <w:t>, until 1358/1939 and the beginning of World War II, Liú Zhì’s works were constantly reprinted in China, and he was looked upon as the leading authority in the Chinese Islamic tradition</w:t>
      </w:r>
      <w:r w:rsidRPr="003752F7">
        <w:rPr>
          <w:rFonts w:asciiTheme="majorBidi" w:hAnsiTheme="majorBidi" w:cstheme="majorBidi"/>
          <w:color w:val="000000"/>
          <w:sz w:val="20"/>
          <w:szCs w:val="20"/>
        </w:rPr>
        <w:t>.</w:t>
      </w:r>
      <w:r w:rsidR="00706AEE" w:rsidRPr="003752F7">
        <w:rPr>
          <w:rFonts w:asciiTheme="majorBidi" w:hAnsiTheme="majorBidi" w:cstheme="majorBidi"/>
          <w:color w:val="101011"/>
          <w:sz w:val="20"/>
          <w:szCs w:val="20"/>
        </w:rPr>
        <w:t xml:space="preserve"> Liú Zhì died and was buried in Nanjing</w:t>
      </w:r>
      <w:r w:rsidR="00155DD5" w:rsidRPr="003752F7">
        <w:rPr>
          <w:rFonts w:asciiTheme="majorBidi" w:hAnsiTheme="majorBidi" w:cstheme="majorBidi"/>
          <w:color w:val="101011"/>
          <w:sz w:val="20"/>
          <w:szCs w:val="20"/>
        </w:rPr>
        <w:t xml:space="preserve"> in Southeastern China.</w:t>
      </w:r>
    </w:p>
  </w:footnote>
  <w:footnote w:id="236">
    <w:p w14:paraId="05CDB4BC" w14:textId="72A35A76" w:rsidR="00E86172" w:rsidRPr="003752F7" w:rsidRDefault="00E86172" w:rsidP="00FA71D3">
      <w:pPr>
        <w:rPr>
          <w:rFonts w:asciiTheme="majorBidi" w:eastAsiaTheme="majorEastAsia" w:hAnsiTheme="majorBidi" w:cstheme="majorBidi"/>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18191B"/>
          <w:sz w:val="20"/>
          <w:szCs w:val="20"/>
          <w:u w:color="000000"/>
        </w:rPr>
        <w:t xml:space="preserve">Neo-Confucianism </w:t>
      </w:r>
      <w:r w:rsidRPr="003752F7">
        <w:rPr>
          <w:rFonts w:asciiTheme="majorBidi" w:hAnsiTheme="majorBidi" w:cstheme="majorBidi"/>
          <w:color w:val="18191B"/>
          <w:sz w:val="20"/>
          <w:szCs w:val="20"/>
          <w:u w:color="000000"/>
        </w:rPr>
        <w:t>or “the School of Principle” (</w:t>
      </w:r>
      <w:r w:rsidRPr="003752F7">
        <w:rPr>
          <w:rFonts w:asciiTheme="majorBidi" w:hAnsiTheme="majorBidi" w:cstheme="majorBidi"/>
          <w:i/>
          <w:iCs/>
          <w:sz w:val="20"/>
          <w:szCs w:val="20"/>
        </w:rPr>
        <w:t xml:space="preserve">Sòng-Míng </w:t>
      </w:r>
      <w:r w:rsidR="00586816" w:rsidRPr="003752F7">
        <w:rPr>
          <w:rFonts w:asciiTheme="majorBidi" w:hAnsiTheme="majorBidi" w:cstheme="majorBidi"/>
          <w:i/>
          <w:iCs/>
          <w:sz w:val="20"/>
          <w:szCs w:val="20"/>
        </w:rPr>
        <w:t>L</w:t>
      </w:r>
      <w:r w:rsidR="00586816" w:rsidRPr="003752F7">
        <w:rPr>
          <w:rFonts w:asciiTheme="majorBidi" w:hAnsiTheme="majorBidi" w:cstheme="majorBidi"/>
          <w:i/>
          <w:iCs/>
          <w:color w:val="000000" w:themeColor="text1"/>
          <w:sz w:val="20"/>
          <w:szCs w:val="20"/>
        </w:rPr>
        <w:t>î</w:t>
      </w:r>
      <w:r w:rsidRPr="003752F7">
        <w:rPr>
          <w:rFonts w:asciiTheme="majorBidi" w:hAnsiTheme="majorBidi" w:cstheme="majorBidi"/>
          <w:i/>
          <w:iCs/>
          <w:sz w:val="20"/>
          <w:szCs w:val="20"/>
        </w:rPr>
        <w:t>xué</w:t>
      </w:r>
      <w:r w:rsidRPr="003752F7">
        <w:rPr>
          <w:rFonts w:asciiTheme="majorBidi" w:hAnsiTheme="majorBidi" w:cstheme="majorBidi"/>
          <w:color w:val="18191B"/>
          <w:sz w:val="20"/>
          <w:szCs w:val="20"/>
          <w:u w:color="000000"/>
        </w:rPr>
        <w:t>) represents</w:t>
      </w:r>
      <w:r w:rsidRPr="003752F7">
        <w:rPr>
          <w:rFonts w:asciiTheme="majorBidi" w:hAnsiTheme="majorBidi" w:cstheme="majorBidi"/>
          <w:b/>
          <w:bCs/>
          <w:color w:val="18191B"/>
          <w:sz w:val="20"/>
          <w:szCs w:val="20"/>
          <w:u w:color="000000"/>
        </w:rPr>
        <w:t xml:space="preserve"> </w:t>
      </w:r>
      <w:r w:rsidRPr="003752F7">
        <w:rPr>
          <w:rFonts w:asciiTheme="majorBidi" w:hAnsiTheme="majorBidi" w:cstheme="majorBidi"/>
          <w:sz w:val="20"/>
          <w:szCs w:val="20"/>
        </w:rPr>
        <w:t xml:space="preserve">a </w:t>
      </w:r>
      <w:r w:rsidR="00586816" w:rsidRPr="003752F7">
        <w:rPr>
          <w:rFonts w:asciiTheme="majorBidi" w:hAnsiTheme="majorBidi" w:cstheme="majorBidi"/>
          <w:sz w:val="20"/>
          <w:szCs w:val="20"/>
        </w:rPr>
        <w:t>M</w:t>
      </w:r>
      <w:r w:rsidRPr="003752F7">
        <w:rPr>
          <w:rFonts w:asciiTheme="majorBidi" w:hAnsiTheme="majorBidi" w:cstheme="majorBidi"/>
          <w:sz w:val="20"/>
          <w:szCs w:val="20"/>
        </w:rPr>
        <w:t xml:space="preserve">oral, </w:t>
      </w:r>
      <w:r w:rsidR="00586816" w:rsidRPr="003752F7">
        <w:rPr>
          <w:rFonts w:asciiTheme="majorBidi" w:hAnsiTheme="majorBidi" w:cstheme="majorBidi"/>
          <w:sz w:val="20"/>
          <w:szCs w:val="20"/>
        </w:rPr>
        <w:t>E</w:t>
      </w:r>
      <w:r w:rsidRPr="003752F7">
        <w:rPr>
          <w:rFonts w:asciiTheme="majorBidi" w:hAnsiTheme="majorBidi" w:cstheme="majorBidi"/>
          <w:sz w:val="20"/>
          <w:szCs w:val="20"/>
        </w:rPr>
        <w:t xml:space="preserve">thical, and Metaphysical Chinese </w:t>
      </w:r>
      <w:r w:rsidR="00586816" w:rsidRPr="003752F7">
        <w:rPr>
          <w:rFonts w:asciiTheme="majorBidi" w:hAnsiTheme="majorBidi" w:cstheme="majorBidi"/>
          <w:sz w:val="20"/>
          <w:szCs w:val="20"/>
        </w:rPr>
        <w:t>P</w:t>
      </w:r>
      <w:r w:rsidRPr="003752F7">
        <w:rPr>
          <w:rFonts w:asciiTheme="majorBidi" w:hAnsiTheme="majorBidi" w:cstheme="majorBidi"/>
          <w:sz w:val="20"/>
          <w:szCs w:val="20"/>
        </w:rPr>
        <w:t xml:space="preserve">hilosophy </w:t>
      </w:r>
      <w:r w:rsidR="00723596" w:rsidRPr="003752F7">
        <w:rPr>
          <w:rFonts w:asciiTheme="majorBidi" w:hAnsiTheme="majorBidi" w:cstheme="majorBidi"/>
          <w:sz w:val="20"/>
          <w:szCs w:val="20"/>
        </w:rPr>
        <w:t xml:space="preserve">based upon </w:t>
      </w:r>
      <w:r w:rsidR="00FB20BA" w:rsidRPr="003752F7">
        <w:rPr>
          <w:rFonts w:asciiTheme="majorBidi" w:hAnsiTheme="majorBidi" w:cstheme="majorBidi"/>
          <w:sz w:val="20"/>
          <w:szCs w:val="20"/>
        </w:rPr>
        <w:t xml:space="preserve">Traditional </w:t>
      </w:r>
      <w:r w:rsidRPr="003752F7">
        <w:rPr>
          <w:rFonts w:asciiTheme="majorBidi" w:hAnsiTheme="majorBidi" w:cstheme="majorBidi"/>
          <w:sz w:val="20"/>
          <w:szCs w:val="20"/>
        </w:rPr>
        <w:t>Confucianism. It originated</w:t>
      </w:r>
      <w:r w:rsidR="00A27519" w:rsidRPr="003752F7">
        <w:rPr>
          <w:rFonts w:asciiTheme="majorBidi" w:hAnsiTheme="majorBidi" w:cstheme="majorBidi"/>
          <w:sz w:val="20"/>
          <w:szCs w:val="20"/>
        </w:rPr>
        <w:t xml:space="preserve"> during the Tang Dynasty</w:t>
      </w:r>
      <w:r w:rsidRPr="003752F7">
        <w:rPr>
          <w:rFonts w:asciiTheme="majorBidi" w:hAnsiTheme="majorBidi" w:cstheme="majorBidi"/>
          <w:sz w:val="20"/>
          <w:szCs w:val="20"/>
        </w:rPr>
        <w:t xml:space="preserve"> with</w:t>
      </w:r>
      <w:r w:rsidR="00FA7F68" w:rsidRPr="003752F7">
        <w:rPr>
          <w:rFonts w:asciiTheme="majorBidi" w:hAnsiTheme="majorBidi" w:cstheme="majorBidi"/>
          <w:sz w:val="20"/>
          <w:szCs w:val="20"/>
        </w:rPr>
        <w:t xml:space="preserve"> the Confucianist Scholar, poet, and government official</w:t>
      </w:r>
      <w:r w:rsidRPr="003752F7">
        <w:rPr>
          <w:rFonts w:asciiTheme="majorBidi" w:hAnsiTheme="majorBidi" w:cstheme="majorBidi"/>
          <w:sz w:val="20"/>
          <w:szCs w:val="20"/>
        </w:rPr>
        <w:t xml:space="preserve"> </w:t>
      </w:r>
      <w:r w:rsidR="00481BAA" w:rsidRPr="003752F7">
        <w:rPr>
          <w:rFonts w:asciiTheme="majorBidi" w:hAnsiTheme="majorBidi" w:cstheme="majorBidi"/>
          <w:color w:val="001D35"/>
          <w:sz w:val="20"/>
          <w:szCs w:val="20"/>
          <w:shd w:val="clear" w:color="auto" w:fill="FFFFFF"/>
        </w:rPr>
        <w:t>Hán</w:t>
      </w:r>
      <w:r w:rsidRPr="003752F7">
        <w:rPr>
          <w:rFonts w:asciiTheme="majorBidi" w:hAnsiTheme="majorBidi" w:cstheme="majorBidi"/>
          <w:sz w:val="20"/>
          <w:szCs w:val="20"/>
        </w:rPr>
        <w:t xml:space="preserve"> </w:t>
      </w:r>
      <w:r w:rsidR="00723596" w:rsidRPr="003752F7">
        <w:rPr>
          <w:rFonts w:asciiTheme="majorBidi" w:hAnsiTheme="majorBidi" w:cstheme="majorBidi"/>
          <w:color w:val="001D35"/>
          <w:sz w:val="20"/>
          <w:szCs w:val="20"/>
          <w:shd w:val="clear" w:color="auto" w:fill="FFFFFF"/>
        </w:rPr>
        <w:t>Yù</w:t>
      </w:r>
      <w:r w:rsidRPr="003752F7">
        <w:rPr>
          <w:rFonts w:asciiTheme="majorBidi" w:hAnsiTheme="majorBidi" w:cstheme="majorBidi"/>
          <w:sz w:val="20"/>
          <w:szCs w:val="20"/>
        </w:rPr>
        <w:t xml:space="preserve"> (d. </w:t>
      </w:r>
      <w:r w:rsidR="0001398D" w:rsidRPr="003752F7">
        <w:rPr>
          <w:rFonts w:asciiTheme="majorBidi" w:hAnsiTheme="majorBidi" w:cstheme="majorBidi"/>
          <w:sz w:val="20"/>
          <w:szCs w:val="20"/>
        </w:rPr>
        <w:t>209/</w:t>
      </w:r>
      <w:r w:rsidRPr="003752F7">
        <w:rPr>
          <w:rFonts w:asciiTheme="majorBidi" w:hAnsiTheme="majorBidi" w:cstheme="majorBidi"/>
          <w:sz w:val="20"/>
          <w:szCs w:val="20"/>
        </w:rPr>
        <w:t>824) and</w:t>
      </w:r>
      <w:r w:rsidR="00CE5399" w:rsidRPr="003752F7">
        <w:rPr>
          <w:rFonts w:asciiTheme="majorBidi" w:hAnsiTheme="majorBidi" w:cstheme="majorBidi"/>
          <w:sz w:val="20"/>
          <w:szCs w:val="20"/>
        </w:rPr>
        <w:t xml:space="preserve"> the Philosopher</w:t>
      </w:r>
      <w:r w:rsidR="005C68A6" w:rsidRPr="003752F7">
        <w:rPr>
          <w:rFonts w:asciiTheme="majorBidi" w:hAnsiTheme="majorBidi" w:cstheme="majorBidi"/>
          <w:sz w:val="20"/>
          <w:szCs w:val="20"/>
        </w:rPr>
        <w:t xml:space="preserve"> </w:t>
      </w:r>
      <w:r w:rsidR="005C68A6" w:rsidRPr="003752F7">
        <w:rPr>
          <w:rFonts w:asciiTheme="majorBidi" w:hAnsiTheme="majorBidi" w:cstheme="majorBidi"/>
          <w:color w:val="202122"/>
          <w:sz w:val="20"/>
          <w:szCs w:val="20"/>
          <w:lang w:eastAsia="zh"/>
        </w:rPr>
        <w:t>L</w:t>
      </w:r>
      <w:r w:rsidR="005C68A6" w:rsidRPr="003752F7">
        <w:rPr>
          <w:rFonts w:asciiTheme="majorBidi" w:hAnsiTheme="majorBidi" w:cstheme="majorBidi"/>
          <w:color w:val="000000" w:themeColor="text1"/>
          <w:sz w:val="20"/>
          <w:szCs w:val="20"/>
        </w:rPr>
        <w:t>î</w:t>
      </w:r>
      <w:r w:rsidR="005C68A6" w:rsidRPr="003752F7">
        <w:rPr>
          <w:rFonts w:asciiTheme="majorBidi" w:hAnsiTheme="majorBidi" w:cstheme="majorBidi"/>
          <w:color w:val="202122"/>
          <w:sz w:val="20"/>
          <w:szCs w:val="20"/>
          <w:lang w:eastAsia="zh"/>
        </w:rPr>
        <w:t xml:space="preserve"> Áo</w:t>
      </w:r>
      <w:r w:rsidRPr="003752F7">
        <w:rPr>
          <w:rFonts w:asciiTheme="majorBidi" w:hAnsiTheme="majorBidi" w:cstheme="majorBidi"/>
          <w:sz w:val="20"/>
          <w:szCs w:val="20"/>
        </w:rPr>
        <w:t xml:space="preserve"> (d. </w:t>
      </w:r>
      <w:r w:rsidR="00316B05" w:rsidRPr="003752F7">
        <w:rPr>
          <w:rFonts w:asciiTheme="majorBidi" w:hAnsiTheme="majorBidi" w:cstheme="majorBidi"/>
          <w:sz w:val="20"/>
          <w:szCs w:val="20"/>
        </w:rPr>
        <w:t>226/</w:t>
      </w:r>
      <w:r w:rsidRPr="003752F7">
        <w:rPr>
          <w:rFonts w:asciiTheme="majorBidi" w:hAnsiTheme="majorBidi" w:cstheme="majorBidi"/>
          <w:sz w:val="20"/>
          <w:szCs w:val="20"/>
        </w:rPr>
        <w:t xml:space="preserve">841) but became prominent during the Song and Ming </w:t>
      </w:r>
      <w:r w:rsidR="00DC56C3" w:rsidRPr="003752F7">
        <w:rPr>
          <w:rFonts w:asciiTheme="majorBidi" w:hAnsiTheme="majorBidi" w:cstheme="majorBidi"/>
          <w:sz w:val="20"/>
          <w:szCs w:val="20"/>
        </w:rPr>
        <w:t>D</w:t>
      </w:r>
      <w:r w:rsidRPr="003752F7">
        <w:rPr>
          <w:rFonts w:asciiTheme="majorBidi" w:hAnsiTheme="majorBidi" w:cstheme="majorBidi"/>
          <w:sz w:val="20"/>
          <w:szCs w:val="20"/>
        </w:rPr>
        <w:t xml:space="preserve">ynasties under the formulations of </w:t>
      </w:r>
      <w:r w:rsidR="00FA71D3" w:rsidRPr="003752F7">
        <w:rPr>
          <w:rFonts w:asciiTheme="majorBidi" w:hAnsiTheme="majorBidi" w:cstheme="majorBidi"/>
          <w:sz w:val="20"/>
          <w:szCs w:val="20"/>
        </w:rPr>
        <w:t>Zhú Xī</w:t>
      </w:r>
      <w:r w:rsidRPr="003752F7">
        <w:rPr>
          <w:rFonts w:asciiTheme="majorBidi" w:hAnsiTheme="majorBidi" w:cstheme="majorBidi"/>
          <w:sz w:val="20"/>
          <w:szCs w:val="20"/>
        </w:rPr>
        <w:t xml:space="preserve"> (d. </w:t>
      </w:r>
      <w:r w:rsidR="00A27519" w:rsidRPr="003752F7">
        <w:rPr>
          <w:rFonts w:asciiTheme="majorBidi" w:hAnsiTheme="majorBidi" w:cstheme="majorBidi"/>
          <w:sz w:val="20"/>
          <w:szCs w:val="20"/>
        </w:rPr>
        <w:t>596/</w:t>
      </w:r>
      <w:r w:rsidRPr="003752F7">
        <w:rPr>
          <w:rFonts w:asciiTheme="majorBidi" w:hAnsiTheme="majorBidi" w:cstheme="majorBidi"/>
          <w:sz w:val="20"/>
          <w:szCs w:val="20"/>
        </w:rPr>
        <w:t xml:space="preserve">1200). After the Mongol conquest of China in the </w:t>
      </w:r>
      <w:r w:rsidR="00DC56C3" w:rsidRPr="003752F7">
        <w:rPr>
          <w:rFonts w:asciiTheme="majorBidi" w:hAnsiTheme="majorBidi" w:cstheme="majorBidi"/>
          <w:sz w:val="20"/>
          <w:szCs w:val="20"/>
        </w:rPr>
        <w:t>seventh/</w:t>
      </w:r>
      <w:r w:rsidRPr="003752F7">
        <w:rPr>
          <w:rFonts w:asciiTheme="majorBidi" w:hAnsiTheme="majorBidi" w:cstheme="majorBidi"/>
          <w:sz w:val="20"/>
          <w:szCs w:val="20"/>
        </w:rPr>
        <w:t xml:space="preserve">thirteenth century, Chinese </w:t>
      </w:r>
      <w:r w:rsidR="00DC56C3" w:rsidRPr="003752F7">
        <w:rPr>
          <w:rFonts w:asciiTheme="majorBidi" w:hAnsiTheme="majorBidi" w:cstheme="majorBidi"/>
          <w:sz w:val="20"/>
          <w:szCs w:val="20"/>
        </w:rPr>
        <w:t>S</w:t>
      </w:r>
      <w:r w:rsidRPr="003752F7">
        <w:rPr>
          <w:rFonts w:asciiTheme="majorBidi" w:hAnsiTheme="majorBidi" w:cstheme="majorBidi"/>
          <w:sz w:val="20"/>
          <w:szCs w:val="20"/>
        </w:rPr>
        <w:t xml:space="preserve">cholars and </w:t>
      </w:r>
      <w:r w:rsidR="00DC56C3" w:rsidRPr="003752F7">
        <w:rPr>
          <w:rFonts w:asciiTheme="majorBidi" w:hAnsiTheme="majorBidi" w:cstheme="majorBidi"/>
          <w:sz w:val="20"/>
          <w:szCs w:val="20"/>
        </w:rPr>
        <w:t xml:space="preserve">government </w:t>
      </w:r>
      <w:r w:rsidRPr="003752F7">
        <w:rPr>
          <w:rFonts w:asciiTheme="majorBidi" w:hAnsiTheme="majorBidi" w:cstheme="majorBidi"/>
          <w:sz w:val="20"/>
          <w:szCs w:val="20"/>
        </w:rPr>
        <w:t>officials restored and preserved neo-Confucianism as a way to safeguard the cultural heritage of China.</w:t>
      </w:r>
      <w:r w:rsidRPr="003752F7">
        <w:rPr>
          <w:rFonts w:asciiTheme="majorBidi" w:hAnsiTheme="majorBidi" w:cstheme="majorBidi"/>
          <w:b/>
          <w:bCs/>
          <w:color w:val="18191B"/>
          <w:sz w:val="20"/>
          <w:szCs w:val="20"/>
          <w:u w:color="000000"/>
        </w:rPr>
        <w:t xml:space="preserve"> </w:t>
      </w:r>
      <w:r w:rsidRPr="003752F7">
        <w:rPr>
          <w:rFonts w:asciiTheme="majorBidi" w:hAnsiTheme="majorBidi" w:cstheme="majorBidi"/>
          <w:sz w:val="20"/>
          <w:szCs w:val="20"/>
        </w:rPr>
        <w:t xml:space="preserve">Neo-Confucianism is </w:t>
      </w:r>
      <w:r w:rsidR="00DC56C3" w:rsidRPr="003752F7">
        <w:rPr>
          <w:rFonts w:asciiTheme="majorBidi" w:hAnsiTheme="majorBidi" w:cstheme="majorBidi"/>
          <w:sz w:val="20"/>
          <w:szCs w:val="20"/>
        </w:rPr>
        <w:t>R</w:t>
      </w:r>
      <w:r w:rsidRPr="003752F7">
        <w:rPr>
          <w:rFonts w:asciiTheme="majorBidi" w:hAnsiTheme="majorBidi" w:cstheme="majorBidi"/>
          <w:sz w:val="20"/>
          <w:szCs w:val="20"/>
        </w:rPr>
        <w:t>ationalist and secular. It rejects what it regards as the superstitious and mystical elements of traditional Daoism and Buddhism, both of which</w:t>
      </w:r>
      <w:r w:rsidR="00970A46" w:rsidRPr="003752F7">
        <w:rPr>
          <w:rFonts w:asciiTheme="majorBidi" w:hAnsiTheme="majorBidi" w:cstheme="majorBidi"/>
          <w:sz w:val="20"/>
          <w:szCs w:val="20"/>
        </w:rPr>
        <w:t xml:space="preserve"> religions</w:t>
      </w:r>
      <w:r w:rsidRPr="003752F7">
        <w:rPr>
          <w:rFonts w:asciiTheme="majorBidi" w:hAnsiTheme="majorBidi" w:cstheme="majorBidi"/>
          <w:sz w:val="20"/>
          <w:szCs w:val="20"/>
        </w:rPr>
        <w:t xml:space="preserve"> did</w:t>
      </w:r>
      <w:r w:rsidR="00970A46" w:rsidRPr="003752F7">
        <w:rPr>
          <w:rFonts w:asciiTheme="majorBidi" w:hAnsiTheme="majorBidi" w:cstheme="majorBidi"/>
          <w:sz w:val="20"/>
          <w:szCs w:val="20"/>
        </w:rPr>
        <w:t xml:space="preserve">, however, exercise </w:t>
      </w:r>
      <w:r w:rsidRPr="003752F7">
        <w:rPr>
          <w:rFonts w:asciiTheme="majorBidi" w:hAnsiTheme="majorBidi" w:cstheme="majorBidi"/>
          <w:sz w:val="20"/>
          <w:szCs w:val="20"/>
        </w:rPr>
        <w:t>influence</w:t>
      </w:r>
      <w:r w:rsidR="00970A46" w:rsidRPr="003752F7">
        <w:rPr>
          <w:rFonts w:asciiTheme="majorBidi" w:hAnsiTheme="majorBidi" w:cstheme="majorBidi"/>
          <w:sz w:val="20"/>
          <w:szCs w:val="20"/>
        </w:rPr>
        <w:t xml:space="preserve"> over</w:t>
      </w:r>
      <w:r w:rsidRPr="003752F7">
        <w:rPr>
          <w:rFonts w:asciiTheme="majorBidi" w:hAnsiTheme="majorBidi" w:cstheme="majorBidi"/>
          <w:sz w:val="20"/>
          <w:szCs w:val="20"/>
        </w:rPr>
        <w:t xml:space="preserve"> neo-Confucianism. Neo-Confucianism </w:t>
      </w:r>
      <w:r w:rsidR="00970A46" w:rsidRPr="003752F7">
        <w:rPr>
          <w:rFonts w:asciiTheme="majorBidi" w:hAnsiTheme="majorBidi" w:cstheme="majorBidi"/>
          <w:sz w:val="20"/>
          <w:szCs w:val="20"/>
        </w:rPr>
        <w:t>saw itself as</w:t>
      </w:r>
      <w:r w:rsidRPr="003752F7">
        <w:rPr>
          <w:rFonts w:asciiTheme="majorBidi" w:hAnsiTheme="majorBidi" w:cstheme="majorBidi"/>
          <w:sz w:val="20"/>
          <w:szCs w:val="20"/>
        </w:rPr>
        <w:t xml:space="preserve"> a revival of </w:t>
      </w:r>
      <w:r w:rsidR="00970A46" w:rsidRPr="003752F7">
        <w:rPr>
          <w:rFonts w:asciiTheme="majorBidi" w:hAnsiTheme="majorBidi" w:cstheme="majorBidi"/>
          <w:sz w:val="20"/>
          <w:szCs w:val="20"/>
        </w:rPr>
        <w:t>C</w:t>
      </w:r>
      <w:r w:rsidRPr="003752F7">
        <w:rPr>
          <w:rFonts w:asciiTheme="majorBidi" w:hAnsiTheme="majorBidi" w:cstheme="majorBidi"/>
          <w:sz w:val="20"/>
          <w:szCs w:val="20"/>
        </w:rPr>
        <w:t xml:space="preserve">lassical Confucianism, but so that it aligned with the social values of the Song </w:t>
      </w:r>
      <w:r w:rsidR="0000292F" w:rsidRPr="003752F7">
        <w:rPr>
          <w:rFonts w:asciiTheme="majorBidi" w:hAnsiTheme="majorBidi" w:cstheme="majorBidi"/>
          <w:sz w:val="20"/>
          <w:szCs w:val="20"/>
        </w:rPr>
        <w:t>D</w:t>
      </w:r>
      <w:r w:rsidRPr="003752F7">
        <w:rPr>
          <w:rFonts w:asciiTheme="majorBidi" w:hAnsiTheme="majorBidi" w:cstheme="majorBidi"/>
          <w:sz w:val="20"/>
          <w:szCs w:val="20"/>
        </w:rPr>
        <w:t xml:space="preserve">ynasty. It was also a reaction to the challenges of Buddhist and Daoist </w:t>
      </w:r>
      <w:r w:rsidR="0000292F" w:rsidRPr="003752F7">
        <w:rPr>
          <w:rFonts w:asciiTheme="majorBidi" w:hAnsiTheme="majorBidi" w:cstheme="majorBidi"/>
          <w:sz w:val="20"/>
          <w:szCs w:val="20"/>
        </w:rPr>
        <w:t>P</w:t>
      </w:r>
      <w:r w:rsidRPr="003752F7">
        <w:rPr>
          <w:rFonts w:asciiTheme="majorBidi" w:hAnsiTheme="majorBidi" w:cstheme="majorBidi"/>
          <w:sz w:val="20"/>
          <w:szCs w:val="20"/>
        </w:rPr>
        <w:t>hilosophy</w:t>
      </w:r>
      <w:r w:rsidR="0000292F" w:rsidRPr="003752F7">
        <w:rPr>
          <w:rFonts w:asciiTheme="majorBidi" w:hAnsiTheme="majorBidi" w:cstheme="majorBidi"/>
          <w:sz w:val="20"/>
          <w:szCs w:val="20"/>
        </w:rPr>
        <w:t xml:space="preserve"> in the quest for cultural ascendancy in China</w:t>
      </w:r>
      <w:r w:rsidRPr="003752F7">
        <w:rPr>
          <w:rFonts w:asciiTheme="majorBidi" w:hAnsiTheme="majorBidi" w:cstheme="majorBidi"/>
          <w:sz w:val="20"/>
          <w:szCs w:val="20"/>
        </w:rPr>
        <w:t xml:space="preserve">. The neo-Confucianists denounced Buddhist Metaphysics but </w:t>
      </w:r>
      <w:r w:rsidR="00A71A33" w:rsidRPr="003752F7">
        <w:rPr>
          <w:rFonts w:asciiTheme="majorBidi" w:hAnsiTheme="majorBidi" w:cstheme="majorBidi"/>
          <w:sz w:val="20"/>
          <w:szCs w:val="20"/>
        </w:rPr>
        <w:t xml:space="preserve">often </w:t>
      </w:r>
      <w:r w:rsidRPr="003752F7">
        <w:rPr>
          <w:rFonts w:asciiTheme="majorBidi" w:hAnsiTheme="majorBidi" w:cstheme="majorBidi"/>
          <w:sz w:val="20"/>
          <w:szCs w:val="20"/>
        </w:rPr>
        <w:t xml:space="preserve">borrowed Daoist and Buddhist concepts and terminology. Neo-Confucianism may be characterized as </w:t>
      </w:r>
      <w:r w:rsidR="00A71A33" w:rsidRPr="003752F7">
        <w:rPr>
          <w:rFonts w:asciiTheme="majorBidi" w:hAnsiTheme="majorBidi" w:cstheme="majorBidi"/>
          <w:sz w:val="20"/>
          <w:szCs w:val="20"/>
        </w:rPr>
        <w:t>H</w:t>
      </w:r>
      <w:r w:rsidRPr="003752F7">
        <w:rPr>
          <w:rFonts w:asciiTheme="majorBidi" w:hAnsiTheme="majorBidi" w:cstheme="majorBidi"/>
          <w:sz w:val="20"/>
          <w:szCs w:val="20"/>
        </w:rPr>
        <w:t xml:space="preserve">umanistic and </w:t>
      </w:r>
      <w:r w:rsidR="00A71A33" w:rsidRPr="003752F7">
        <w:rPr>
          <w:rFonts w:asciiTheme="majorBidi" w:hAnsiTheme="majorBidi" w:cstheme="majorBidi"/>
          <w:sz w:val="20"/>
          <w:szCs w:val="20"/>
        </w:rPr>
        <w:t>R</w:t>
      </w:r>
      <w:r w:rsidRPr="003752F7">
        <w:rPr>
          <w:rFonts w:asciiTheme="majorBidi" w:hAnsiTheme="majorBidi" w:cstheme="majorBidi"/>
          <w:sz w:val="20"/>
          <w:szCs w:val="20"/>
        </w:rPr>
        <w:t xml:space="preserve">ationalistic. It believed that the universe can be understood through </w:t>
      </w:r>
      <w:r w:rsidR="00402EC5" w:rsidRPr="003752F7">
        <w:rPr>
          <w:rFonts w:asciiTheme="majorBidi" w:hAnsiTheme="majorBidi" w:cstheme="majorBidi"/>
          <w:sz w:val="20"/>
          <w:szCs w:val="20"/>
        </w:rPr>
        <w:t>H</w:t>
      </w:r>
      <w:r w:rsidRPr="003752F7">
        <w:rPr>
          <w:rFonts w:asciiTheme="majorBidi" w:hAnsiTheme="majorBidi" w:cstheme="majorBidi"/>
          <w:sz w:val="20"/>
          <w:szCs w:val="20"/>
        </w:rPr>
        <w:t xml:space="preserve">uman </w:t>
      </w:r>
      <w:r w:rsidR="00402EC5" w:rsidRPr="003752F7">
        <w:rPr>
          <w:rFonts w:asciiTheme="majorBidi" w:hAnsiTheme="majorBidi" w:cstheme="majorBidi"/>
          <w:sz w:val="20"/>
          <w:szCs w:val="20"/>
        </w:rPr>
        <w:t>R</w:t>
      </w:r>
      <w:r w:rsidRPr="003752F7">
        <w:rPr>
          <w:rFonts w:asciiTheme="majorBidi" w:hAnsiTheme="majorBidi" w:cstheme="majorBidi"/>
          <w:sz w:val="20"/>
          <w:szCs w:val="20"/>
        </w:rPr>
        <w:t xml:space="preserve">eason, and that </w:t>
      </w:r>
      <w:r w:rsidR="00402EC5" w:rsidRPr="003752F7">
        <w:rPr>
          <w:rFonts w:asciiTheme="majorBidi" w:hAnsiTheme="majorBidi" w:cstheme="majorBidi"/>
          <w:sz w:val="20"/>
          <w:szCs w:val="20"/>
        </w:rPr>
        <w:t>H</w:t>
      </w:r>
      <w:r w:rsidRPr="003752F7">
        <w:rPr>
          <w:rFonts w:asciiTheme="majorBidi" w:hAnsiTheme="majorBidi" w:cstheme="majorBidi"/>
          <w:sz w:val="20"/>
          <w:szCs w:val="20"/>
        </w:rPr>
        <w:t xml:space="preserve">umanity is obliged to arrive at a harmonious relationship between the universe and the individual. Unlike the Buddhists, the Neo-Confucianists believed that reality truly exists and can be correctly </w:t>
      </w:r>
      <w:r w:rsidR="00402EC5" w:rsidRPr="003752F7">
        <w:rPr>
          <w:rFonts w:asciiTheme="majorBidi" w:hAnsiTheme="majorBidi" w:cstheme="majorBidi"/>
          <w:sz w:val="20"/>
          <w:szCs w:val="20"/>
        </w:rPr>
        <w:t xml:space="preserve">perceived and </w:t>
      </w:r>
      <w:r w:rsidRPr="003752F7">
        <w:rPr>
          <w:rFonts w:asciiTheme="majorBidi" w:hAnsiTheme="majorBidi" w:cstheme="majorBidi"/>
          <w:sz w:val="20"/>
          <w:szCs w:val="20"/>
        </w:rPr>
        <w:t xml:space="preserve">understood by </w:t>
      </w:r>
      <w:r w:rsidR="00402EC5" w:rsidRPr="003752F7">
        <w:rPr>
          <w:rFonts w:asciiTheme="majorBidi" w:hAnsiTheme="majorBidi" w:cstheme="majorBidi"/>
          <w:sz w:val="20"/>
          <w:szCs w:val="20"/>
        </w:rPr>
        <w:t>H</w:t>
      </w:r>
      <w:r w:rsidRPr="003752F7">
        <w:rPr>
          <w:rFonts w:asciiTheme="majorBidi" w:hAnsiTheme="majorBidi" w:cstheme="majorBidi"/>
          <w:sz w:val="20"/>
          <w:szCs w:val="20"/>
        </w:rPr>
        <w:t xml:space="preserve">uman </w:t>
      </w:r>
      <w:r w:rsidR="00402EC5" w:rsidRPr="003752F7">
        <w:rPr>
          <w:rFonts w:asciiTheme="majorBidi" w:hAnsiTheme="majorBidi" w:cstheme="majorBidi"/>
          <w:sz w:val="20"/>
          <w:szCs w:val="20"/>
        </w:rPr>
        <w:t>B</w:t>
      </w:r>
      <w:r w:rsidRPr="003752F7">
        <w:rPr>
          <w:rFonts w:asciiTheme="majorBidi" w:hAnsiTheme="majorBidi" w:cstheme="majorBidi"/>
          <w:sz w:val="20"/>
          <w:szCs w:val="20"/>
        </w:rPr>
        <w:t>eings.</w:t>
      </w:r>
    </w:p>
  </w:footnote>
  <w:footnote w:id="237">
    <w:p w14:paraId="3F9B5049" w14:textId="1CDEE570" w:rsidR="00E86172" w:rsidRPr="003752F7" w:rsidRDefault="00E86172" w:rsidP="00E86172">
      <w:pPr>
        <w:autoSpaceDE w:val="0"/>
        <w:autoSpaceDN w:val="0"/>
        <w:adjustRightInd w:val="0"/>
        <w:rPr>
          <w:rFonts w:asciiTheme="majorBidi" w:eastAsiaTheme="minorHAnsi" w:hAnsiTheme="majorBidi" w:cstheme="majorBidi"/>
          <w:color w:val="000000"/>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18191B"/>
          <w:sz w:val="20"/>
          <w:szCs w:val="20"/>
          <w:u w:color="000000"/>
        </w:rPr>
        <w:t>Daoism (</w:t>
      </w:r>
      <w:r w:rsidRPr="003752F7">
        <w:rPr>
          <w:rFonts w:asciiTheme="majorBidi" w:hAnsiTheme="majorBidi" w:cstheme="majorBidi"/>
          <w:i/>
          <w:iCs/>
          <w:sz w:val="20"/>
          <w:szCs w:val="20"/>
        </w:rPr>
        <w:t>Dào-</w:t>
      </w:r>
      <w:r w:rsidR="00402EC5" w:rsidRPr="003752F7">
        <w:rPr>
          <w:rFonts w:asciiTheme="majorBidi" w:hAnsiTheme="majorBidi" w:cstheme="majorBidi"/>
          <w:i/>
          <w:iCs/>
          <w:sz w:val="20"/>
          <w:szCs w:val="20"/>
        </w:rPr>
        <w:t>J</w:t>
      </w:r>
      <w:r w:rsidRPr="003752F7">
        <w:rPr>
          <w:rFonts w:asciiTheme="majorBidi" w:hAnsiTheme="majorBidi" w:cstheme="majorBidi"/>
          <w:i/>
          <w:iCs/>
          <w:sz w:val="20"/>
          <w:szCs w:val="20"/>
        </w:rPr>
        <w:t>iào</w:t>
      </w:r>
      <w:r w:rsidRPr="003752F7">
        <w:rPr>
          <w:rFonts w:asciiTheme="majorBidi" w:hAnsiTheme="majorBidi" w:cstheme="majorBidi"/>
          <w:b/>
          <w:bCs/>
          <w:color w:val="18191B"/>
          <w:sz w:val="20"/>
          <w:szCs w:val="20"/>
          <w:u w:color="000000"/>
        </w:rPr>
        <w:t xml:space="preserve">) </w:t>
      </w:r>
      <w:r w:rsidRPr="003752F7">
        <w:rPr>
          <w:rFonts w:asciiTheme="majorBidi" w:hAnsiTheme="majorBidi" w:cstheme="majorBidi"/>
          <w:color w:val="18191B"/>
          <w:sz w:val="20"/>
          <w:szCs w:val="20"/>
          <w:u w:color="000000"/>
        </w:rPr>
        <w:t>or Taoism is one of the principal religions of Ancient China as taught by the Sage</w:t>
      </w:r>
      <w:r w:rsidR="009010E6" w:rsidRPr="003752F7">
        <w:rPr>
          <w:rFonts w:asciiTheme="majorBidi" w:hAnsiTheme="majorBidi" w:cstheme="majorBidi"/>
          <w:color w:val="001D35"/>
          <w:sz w:val="20"/>
          <w:szCs w:val="20"/>
          <w:shd w:val="clear" w:color="auto" w:fill="FFFFFF"/>
        </w:rPr>
        <w:t xml:space="preserve"> Lǎo-Zǐ</w:t>
      </w:r>
      <w:r w:rsidRPr="003752F7">
        <w:rPr>
          <w:rFonts w:asciiTheme="majorBidi" w:hAnsiTheme="majorBidi" w:cstheme="majorBidi"/>
          <w:color w:val="18191B"/>
          <w:sz w:val="20"/>
          <w:szCs w:val="20"/>
          <w:u w:color="000000"/>
        </w:rPr>
        <w:t xml:space="preserve"> </w:t>
      </w:r>
      <w:r w:rsidR="009010E6" w:rsidRPr="003752F7">
        <w:rPr>
          <w:rFonts w:asciiTheme="majorBidi" w:hAnsiTheme="majorBidi" w:cstheme="majorBidi"/>
          <w:color w:val="18191B"/>
          <w:sz w:val="20"/>
          <w:szCs w:val="20"/>
          <w:u w:color="000000"/>
        </w:rPr>
        <w:t>(</w:t>
      </w:r>
      <w:r w:rsidR="00FC3FD5" w:rsidRPr="003752F7">
        <w:rPr>
          <w:rFonts w:asciiTheme="majorBidi" w:eastAsiaTheme="minorHAnsi" w:hAnsiTheme="majorBidi" w:cstheme="majorBidi"/>
          <w:color w:val="000000"/>
          <w:sz w:val="20"/>
          <w:szCs w:val="20"/>
        </w:rPr>
        <w:t>Lao-dzû</w:t>
      </w:r>
      <w:r w:rsidR="009010E6" w:rsidRPr="003752F7">
        <w:rPr>
          <w:rFonts w:asciiTheme="majorBidi" w:eastAsiaTheme="minorHAnsi" w:hAnsiTheme="majorBidi" w:cstheme="majorBidi"/>
          <w:color w:val="000000"/>
          <w:sz w:val="20"/>
          <w:szCs w:val="20"/>
        </w:rPr>
        <w:t>)</w:t>
      </w:r>
      <w:r w:rsidRPr="003752F7">
        <w:rPr>
          <w:rFonts w:asciiTheme="majorBidi" w:hAnsiTheme="majorBidi" w:cstheme="majorBidi"/>
          <w:color w:val="18191B"/>
          <w:sz w:val="20"/>
          <w:szCs w:val="20"/>
          <w:u w:color="000000"/>
        </w:rPr>
        <w:t>, whose exact dates are unknown but who lived roughly in the period between 570 BCE and 480 BCE, which corresponds to  the destruction of the First Temple in Jerusalem and</w:t>
      </w:r>
      <w:r w:rsidR="00CA2306" w:rsidRPr="003752F7">
        <w:rPr>
          <w:rFonts w:asciiTheme="majorBidi" w:hAnsiTheme="majorBidi" w:cstheme="majorBidi"/>
          <w:color w:val="18191B"/>
          <w:sz w:val="20"/>
          <w:szCs w:val="20"/>
          <w:u w:color="000000"/>
        </w:rPr>
        <w:t xml:space="preserve"> overlaps with</w:t>
      </w:r>
      <w:r w:rsidRPr="003752F7">
        <w:rPr>
          <w:rFonts w:asciiTheme="majorBidi" w:hAnsiTheme="majorBidi" w:cstheme="majorBidi"/>
          <w:color w:val="18191B"/>
          <w:sz w:val="20"/>
          <w:szCs w:val="20"/>
          <w:u w:color="000000"/>
        </w:rPr>
        <w:t xml:space="preserve"> the inauguration of the Second Temple as well as to the time when the Upanishads were </w:t>
      </w:r>
      <w:r w:rsidR="00CA2306" w:rsidRPr="003752F7">
        <w:rPr>
          <w:rFonts w:asciiTheme="majorBidi" w:hAnsiTheme="majorBidi" w:cstheme="majorBidi"/>
          <w:color w:val="18191B"/>
          <w:sz w:val="20"/>
          <w:szCs w:val="20"/>
          <w:u w:color="000000"/>
        </w:rPr>
        <w:t xml:space="preserve">being </w:t>
      </w:r>
      <w:r w:rsidRPr="003752F7">
        <w:rPr>
          <w:rFonts w:asciiTheme="majorBidi" w:hAnsiTheme="majorBidi" w:cstheme="majorBidi"/>
          <w:color w:val="18191B"/>
          <w:sz w:val="20"/>
          <w:szCs w:val="20"/>
          <w:u w:color="000000"/>
        </w:rPr>
        <w:t xml:space="preserve">composed in Ancient India. It is important to emphasize that </w:t>
      </w:r>
      <w:r w:rsidR="009010E6" w:rsidRPr="003752F7">
        <w:rPr>
          <w:rFonts w:asciiTheme="majorBidi" w:hAnsiTheme="majorBidi" w:cstheme="majorBidi"/>
          <w:color w:val="001D35"/>
          <w:sz w:val="20"/>
          <w:szCs w:val="20"/>
          <w:shd w:val="clear" w:color="auto" w:fill="FFFFFF"/>
        </w:rPr>
        <w:t>Lǎo-Zǐ</w:t>
      </w:r>
      <w:r w:rsidRPr="003752F7">
        <w:rPr>
          <w:rFonts w:asciiTheme="majorBidi" w:eastAsiaTheme="minorHAnsi" w:hAnsiTheme="majorBidi" w:cstheme="majorBidi"/>
          <w:color w:val="000000"/>
          <w:sz w:val="20"/>
          <w:szCs w:val="20"/>
        </w:rPr>
        <w:t xml:space="preserve"> did not see himself as the creator of Daoism but rather as one of its later-day heirs</w:t>
      </w:r>
      <w:r w:rsidR="00CA2306" w:rsidRPr="003752F7">
        <w:rPr>
          <w:rFonts w:asciiTheme="majorBidi" w:eastAsiaTheme="minorHAnsi" w:hAnsiTheme="majorBidi" w:cstheme="majorBidi"/>
          <w:color w:val="000000"/>
          <w:sz w:val="20"/>
          <w:szCs w:val="20"/>
        </w:rPr>
        <w:t>, who was seeking to preserve</w:t>
      </w:r>
      <w:r w:rsidR="000D7383" w:rsidRPr="003752F7">
        <w:rPr>
          <w:rFonts w:asciiTheme="majorBidi" w:eastAsiaTheme="minorHAnsi" w:hAnsiTheme="majorBidi" w:cstheme="majorBidi"/>
          <w:color w:val="000000"/>
          <w:sz w:val="20"/>
          <w:szCs w:val="20"/>
        </w:rPr>
        <w:t xml:space="preserve"> as much of its Tradition as possible</w:t>
      </w:r>
      <w:r w:rsidRPr="003752F7">
        <w:rPr>
          <w:rFonts w:asciiTheme="majorBidi" w:eastAsiaTheme="minorHAnsi" w:hAnsiTheme="majorBidi" w:cstheme="majorBidi"/>
          <w:color w:val="000000"/>
          <w:sz w:val="20"/>
          <w:szCs w:val="20"/>
        </w:rPr>
        <w:t xml:space="preserve">. His principal work, </w:t>
      </w:r>
      <w:r w:rsidRPr="003752F7">
        <w:rPr>
          <w:rFonts w:asciiTheme="majorBidi" w:hAnsiTheme="majorBidi" w:cstheme="majorBidi"/>
          <w:i/>
          <w:iCs/>
          <w:sz w:val="20"/>
          <w:szCs w:val="20"/>
        </w:rPr>
        <w:t>Dào</w:t>
      </w:r>
      <w:r w:rsidRPr="003752F7">
        <w:rPr>
          <w:rFonts w:asciiTheme="majorBidi" w:eastAsiaTheme="minorHAnsi" w:hAnsiTheme="majorBidi" w:cstheme="majorBidi"/>
          <w:i/>
          <w:iCs/>
          <w:color w:val="000000"/>
          <w:sz w:val="20"/>
          <w:szCs w:val="20"/>
        </w:rPr>
        <w:t xml:space="preserve"> dê </w:t>
      </w:r>
      <w:r w:rsidR="00EF78C3" w:rsidRPr="003752F7">
        <w:rPr>
          <w:rFonts w:asciiTheme="majorBidi" w:eastAsiaTheme="minorHAnsi" w:hAnsiTheme="majorBidi" w:cstheme="majorBidi"/>
          <w:i/>
          <w:iCs/>
          <w:color w:val="000000"/>
          <w:sz w:val="20"/>
          <w:szCs w:val="20"/>
        </w:rPr>
        <w:t>J</w:t>
      </w:r>
      <w:r w:rsidRPr="003752F7">
        <w:rPr>
          <w:rFonts w:asciiTheme="majorBidi" w:eastAsiaTheme="minorHAnsi" w:hAnsiTheme="majorBidi" w:cstheme="majorBidi"/>
          <w:i/>
          <w:iCs/>
          <w:color w:val="000000"/>
          <w:sz w:val="20"/>
          <w:szCs w:val="20"/>
        </w:rPr>
        <w:t>ing,</w:t>
      </w:r>
      <w:r w:rsidRPr="003752F7">
        <w:rPr>
          <w:rFonts w:asciiTheme="majorBidi" w:eastAsiaTheme="minorHAnsi" w:hAnsiTheme="majorBidi" w:cstheme="majorBidi"/>
          <w:color w:val="000000"/>
          <w:sz w:val="20"/>
          <w:szCs w:val="20"/>
        </w:rPr>
        <w:t xml:space="preserve"> </w:t>
      </w:r>
      <w:r w:rsidR="00EF78C3" w:rsidRPr="003752F7">
        <w:rPr>
          <w:rFonts w:asciiTheme="majorBidi" w:eastAsiaTheme="minorHAnsi" w:hAnsiTheme="majorBidi" w:cstheme="majorBidi"/>
          <w:color w:val="000000"/>
          <w:sz w:val="20"/>
          <w:szCs w:val="20"/>
        </w:rPr>
        <w:t xml:space="preserve">was regarded as representing only </w:t>
      </w:r>
      <w:r w:rsidR="00984AC7" w:rsidRPr="003752F7">
        <w:rPr>
          <w:rFonts w:asciiTheme="majorBidi" w:eastAsiaTheme="minorHAnsi" w:hAnsiTheme="majorBidi" w:cstheme="majorBidi"/>
          <w:color w:val="000000"/>
          <w:sz w:val="20"/>
          <w:szCs w:val="20"/>
        </w:rPr>
        <w:t xml:space="preserve">small vestige of </w:t>
      </w:r>
      <w:r w:rsidRPr="003752F7">
        <w:rPr>
          <w:rFonts w:asciiTheme="majorBidi" w:eastAsiaTheme="minorHAnsi" w:hAnsiTheme="majorBidi" w:cstheme="majorBidi"/>
          <w:color w:val="000000"/>
          <w:sz w:val="20"/>
          <w:szCs w:val="20"/>
        </w:rPr>
        <w:t xml:space="preserve">the greater </w:t>
      </w:r>
      <w:r w:rsidR="00984AC7" w:rsidRPr="003752F7">
        <w:rPr>
          <w:rFonts w:asciiTheme="majorBidi" w:eastAsiaTheme="minorHAnsi" w:hAnsiTheme="majorBidi" w:cstheme="majorBidi"/>
          <w:color w:val="000000"/>
          <w:sz w:val="20"/>
          <w:szCs w:val="20"/>
        </w:rPr>
        <w:t>T</w:t>
      </w:r>
      <w:r w:rsidRPr="003752F7">
        <w:rPr>
          <w:rFonts w:asciiTheme="majorBidi" w:eastAsiaTheme="minorHAnsi" w:hAnsiTheme="majorBidi" w:cstheme="majorBidi"/>
          <w:color w:val="000000"/>
          <w:sz w:val="20"/>
          <w:szCs w:val="20"/>
        </w:rPr>
        <w:t>radition of the</w:t>
      </w:r>
      <w:r w:rsidR="00984AC7" w:rsidRPr="003752F7">
        <w:rPr>
          <w:rFonts w:asciiTheme="majorBidi" w:eastAsiaTheme="minorHAnsi" w:hAnsiTheme="majorBidi" w:cstheme="majorBidi"/>
          <w:color w:val="000000"/>
          <w:sz w:val="20"/>
          <w:szCs w:val="20"/>
        </w:rPr>
        <w:t xml:space="preserve"> Ancient</w:t>
      </w:r>
      <w:r w:rsidRPr="003752F7">
        <w:rPr>
          <w:rFonts w:asciiTheme="majorBidi" w:eastAsiaTheme="minorHAnsi" w:hAnsiTheme="majorBidi" w:cstheme="majorBidi"/>
          <w:color w:val="000000"/>
          <w:sz w:val="20"/>
          <w:szCs w:val="20"/>
        </w:rPr>
        <w:t xml:space="preserve"> </w:t>
      </w:r>
      <w:r w:rsidRPr="003752F7">
        <w:rPr>
          <w:rFonts w:asciiTheme="majorBidi" w:hAnsiTheme="majorBidi" w:cstheme="majorBidi"/>
          <w:i/>
          <w:iCs/>
          <w:sz w:val="20"/>
          <w:szCs w:val="20"/>
        </w:rPr>
        <w:t>Dào</w:t>
      </w:r>
      <w:r w:rsidRPr="003752F7">
        <w:rPr>
          <w:rFonts w:asciiTheme="majorBidi" w:eastAsiaTheme="minorHAnsi" w:hAnsiTheme="majorBidi" w:cstheme="majorBidi"/>
          <w:color w:val="000000"/>
          <w:sz w:val="20"/>
          <w:szCs w:val="20"/>
        </w:rPr>
        <w:t>, which preceded it by thousands of years and went back to the age of the earliest Chinese emperors, who</w:t>
      </w:r>
      <w:r w:rsidR="00667448" w:rsidRPr="003752F7">
        <w:rPr>
          <w:rFonts w:asciiTheme="majorBidi" w:eastAsiaTheme="minorHAnsi" w:hAnsiTheme="majorBidi" w:cstheme="majorBidi"/>
          <w:color w:val="000000"/>
          <w:sz w:val="20"/>
          <w:szCs w:val="20"/>
        </w:rPr>
        <w:t>—in Chinese belief—r</w:t>
      </w:r>
      <w:r w:rsidRPr="003752F7">
        <w:rPr>
          <w:rFonts w:asciiTheme="majorBidi" w:eastAsiaTheme="minorHAnsi" w:hAnsiTheme="majorBidi" w:cstheme="majorBidi"/>
          <w:color w:val="000000"/>
          <w:sz w:val="20"/>
          <w:szCs w:val="20"/>
        </w:rPr>
        <w:t xml:space="preserve">uled in harmony with the Lord of Heaven. Likewise, </w:t>
      </w:r>
      <w:r w:rsidRPr="003752F7">
        <w:rPr>
          <w:rFonts w:asciiTheme="majorBidi" w:hAnsiTheme="majorBidi" w:cstheme="majorBidi"/>
          <w:color w:val="18191B"/>
          <w:sz w:val="20"/>
          <w:szCs w:val="20"/>
          <w:u w:color="000000"/>
        </w:rPr>
        <w:t>Daoism sought to live in harmony with the universal truth of “the Principle” (</w:t>
      </w:r>
      <w:r w:rsidRPr="003752F7">
        <w:rPr>
          <w:rFonts w:asciiTheme="majorBidi" w:hAnsiTheme="majorBidi" w:cstheme="majorBidi"/>
          <w:i/>
          <w:iCs/>
          <w:sz w:val="20"/>
          <w:szCs w:val="20"/>
        </w:rPr>
        <w:t>Dào</w:t>
      </w:r>
      <w:r w:rsidRPr="003752F7">
        <w:rPr>
          <w:rFonts w:asciiTheme="majorBidi" w:hAnsiTheme="majorBidi" w:cstheme="majorBidi"/>
          <w:color w:val="18191B"/>
          <w:sz w:val="20"/>
          <w:szCs w:val="20"/>
          <w:u w:color="000000"/>
        </w:rPr>
        <w:t xml:space="preserve">), “the Divine Principle,” or “the Way,” that is, the ultimate </w:t>
      </w:r>
      <w:r w:rsidR="00667448" w:rsidRPr="003752F7">
        <w:rPr>
          <w:rFonts w:asciiTheme="majorBidi" w:hAnsiTheme="majorBidi" w:cstheme="majorBidi"/>
          <w:color w:val="18191B"/>
          <w:sz w:val="20"/>
          <w:szCs w:val="20"/>
          <w:u w:color="000000"/>
        </w:rPr>
        <w:t>T</w:t>
      </w:r>
      <w:r w:rsidRPr="003752F7">
        <w:rPr>
          <w:rFonts w:asciiTheme="majorBidi" w:hAnsiTheme="majorBidi" w:cstheme="majorBidi"/>
          <w:color w:val="18191B"/>
          <w:sz w:val="20"/>
          <w:szCs w:val="20"/>
          <w:u w:color="000000"/>
        </w:rPr>
        <w:t>ruth underlying all reality and</w:t>
      </w:r>
      <w:r w:rsidR="00667448" w:rsidRPr="003752F7">
        <w:rPr>
          <w:rFonts w:asciiTheme="majorBidi" w:hAnsiTheme="majorBidi" w:cstheme="majorBidi"/>
          <w:color w:val="18191B"/>
          <w:sz w:val="20"/>
          <w:szCs w:val="20"/>
          <w:u w:color="000000"/>
        </w:rPr>
        <w:t xml:space="preserve"> constituting</w:t>
      </w:r>
      <w:r w:rsidRPr="003752F7">
        <w:rPr>
          <w:rFonts w:asciiTheme="majorBidi" w:hAnsiTheme="majorBidi" w:cstheme="majorBidi"/>
          <w:color w:val="18191B"/>
          <w:sz w:val="20"/>
          <w:szCs w:val="20"/>
          <w:u w:color="000000"/>
        </w:rPr>
        <w:t xml:space="preserve"> the </w:t>
      </w:r>
      <w:r w:rsidR="00667448" w:rsidRPr="003752F7">
        <w:rPr>
          <w:rFonts w:asciiTheme="majorBidi" w:hAnsiTheme="majorBidi" w:cstheme="majorBidi"/>
          <w:color w:val="18191B"/>
          <w:sz w:val="20"/>
          <w:szCs w:val="20"/>
          <w:u w:color="000000"/>
        </w:rPr>
        <w:t xml:space="preserve">ultimate </w:t>
      </w:r>
      <w:r w:rsidRPr="003752F7">
        <w:rPr>
          <w:rFonts w:asciiTheme="majorBidi" w:hAnsiTheme="majorBidi" w:cstheme="majorBidi"/>
          <w:color w:val="18191B"/>
          <w:sz w:val="20"/>
          <w:szCs w:val="20"/>
          <w:u w:color="000000"/>
        </w:rPr>
        <w:t xml:space="preserve">source of all things. The Ancient Chinese notion of the </w:t>
      </w:r>
      <w:r w:rsidRPr="003752F7">
        <w:rPr>
          <w:rFonts w:asciiTheme="majorBidi" w:hAnsiTheme="majorBidi" w:cstheme="majorBidi"/>
          <w:i/>
          <w:iCs/>
          <w:sz w:val="20"/>
          <w:szCs w:val="20"/>
        </w:rPr>
        <w:t>Dào</w:t>
      </w:r>
      <w:r w:rsidRPr="003752F7">
        <w:rPr>
          <w:rFonts w:asciiTheme="majorBidi" w:hAnsiTheme="majorBidi" w:cstheme="majorBidi"/>
          <w:sz w:val="20"/>
          <w:szCs w:val="20"/>
        </w:rPr>
        <w:t xml:space="preserve"> is closely associated with “the Divine” or </w:t>
      </w:r>
      <w:r w:rsidRPr="003752F7">
        <w:rPr>
          <w:rFonts w:asciiTheme="majorBidi" w:eastAsiaTheme="minorHAnsi" w:hAnsiTheme="majorBidi" w:cstheme="majorBidi"/>
          <w:color w:val="000000"/>
          <w:sz w:val="20"/>
          <w:szCs w:val="20"/>
        </w:rPr>
        <w:t>“Self-Subsistent Being before Heaven</w:t>
      </w:r>
      <w:r w:rsidRPr="003752F7">
        <w:rPr>
          <w:rFonts w:asciiTheme="majorBidi" w:hAnsiTheme="majorBidi" w:cstheme="majorBidi"/>
          <w:color w:val="000000"/>
          <w:sz w:val="20"/>
          <w:szCs w:val="20"/>
        </w:rPr>
        <w:t xml:space="preserve">” </w:t>
      </w:r>
      <w:r w:rsidRPr="003752F7">
        <w:rPr>
          <w:rFonts w:asciiTheme="majorBidi" w:hAnsiTheme="majorBidi" w:cstheme="majorBidi"/>
          <w:sz w:val="20"/>
          <w:szCs w:val="20"/>
        </w:rPr>
        <w:t>(</w:t>
      </w:r>
      <w:r w:rsidR="009325C0" w:rsidRPr="003752F7">
        <w:rPr>
          <w:rFonts w:asciiTheme="majorBidi" w:hAnsiTheme="majorBidi" w:cstheme="majorBidi"/>
          <w:i/>
          <w:iCs/>
          <w:color w:val="001D35"/>
          <w:sz w:val="20"/>
          <w:szCs w:val="20"/>
          <w:shd w:val="clear" w:color="auto" w:fill="FFFFFF"/>
        </w:rPr>
        <w:t>Tiān</w:t>
      </w:r>
      <w:r w:rsidR="009325C0" w:rsidRPr="003752F7">
        <w:rPr>
          <w:rFonts w:asciiTheme="majorBidi" w:hAnsiTheme="majorBidi" w:cstheme="majorBidi"/>
          <w:i/>
          <w:iCs/>
          <w:sz w:val="20"/>
          <w:szCs w:val="20"/>
        </w:rPr>
        <w:t>,</w:t>
      </w:r>
      <w:r w:rsidRPr="003752F7">
        <w:rPr>
          <w:rFonts w:asciiTheme="majorBidi" w:hAnsiTheme="majorBidi" w:cstheme="majorBidi"/>
          <w:i/>
          <w:iCs/>
          <w:sz w:val="20"/>
          <w:szCs w:val="20"/>
        </w:rPr>
        <w:t>Tien</w:t>
      </w:r>
      <w:r w:rsidRPr="003752F7">
        <w:rPr>
          <w:rFonts w:asciiTheme="majorBidi" w:hAnsiTheme="majorBidi" w:cstheme="majorBidi"/>
          <w:sz w:val="20"/>
          <w:szCs w:val="20"/>
        </w:rPr>
        <w:t>)</w:t>
      </w:r>
      <w:r w:rsidR="002B1530" w:rsidRPr="003752F7">
        <w:rPr>
          <w:rFonts w:asciiTheme="majorBidi" w:hAnsiTheme="majorBidi" w:cstheme="majorBidi"/>
          <w:sz w:val="20"/>
          <w:szCs w:val="20"/>
        </w:rPr>
        <w:t xml:space="preserve"> </w:t>
      </w:r>
      <w:r w:rsidRPr="003752F7">
        <w:rPr>
          <w:rFonts w:asciiTheme="majorBidi" w:hAnsiTheme="majorBidi" w:cstheme="majorBidi"/>
          <w:sz w:val="20"/>
          <w:szCs w:val="20"/>
        </w:rPr>
        <w:t>and may be compared</w:t>
      </w:r>
      <w:r w:rsidR="001241BA" w:rsidRPr="003752F7">
        <w:rPr>
          <w:rFonts w:asciiTheme="majorBidi" w:hAnsiTheme="majorBidi" w:cstheme="majorBidi"/>
          <w:sz w:val="20"/>
          <w:szCs w:val="20"/>
        </w:rPr>
        <w:t xml:space="preserve"> roughly</w:t>
      </w:r>
      <w:r w:rsidRPr="003752F7">
        <w:rPr>
          <w:rFonts w:asciiTheme="majorBidi" w:hAnsiTheme="majorBidi" w:cstheme="majorBidi"/>
          <w:sz w:val="20"/>
          <w:szCs w:val="20"/>
        </w:rPr>
        <w:t xml:space="preserve"> to the Islamic sense of the Ultimately Real (</w:t>
      </w:r>
      <w:r w:rsidRPr="003752F7">
        <w:rPr>
          <w:rFonts w:asciiTheme="majorBidi" w:hAnsiTheme="majorBidi" w:cstheme="majorBidi"/>
          <w:i/>
          <w:iCs/>
          <w:sz w:val="20"/>
          <w:szCs w:val="20"/>
        </w:rPr>
        <w:t>al-Ḥaqq</w:t>
      </w:r>
      <w:r w:rsidRPr="003752F7">
        <w:rPr>
          <w:rFonts w:asciiTheme="majorBidi" w:hAnsiTheme="majorBidi" w:cstheme="majorBidi"/>
          <w:sz w:val="20"/>
          <w:szCs w:val="20"/>
        </w:rPr>
        <w:t xml:space="preserve">). </w:t>
      </w:r>
      <w:r w:rsidRPr="003752F7">
        <w:rPr>
          <w:rFonts w:asciiTheme="majorBidi" w:eastAsiaTheme="minorHAnsi" w:hAnsiTheme="majorBidi" w:cstheme="majorBidi"/>
          <w:color w:val="000000"/>
          <w:sz w:val="20"/>
          <w:szCs w:val="20"/>
        </w:rPr>
        <w:t xml:space="preserve">It is a </w:t>
      </w:r>
      <w:r w:rsidR="001241BA" w:rsidRPr="003752F7">
        <w:rPr>
          <w:rFonts w:asciiTheme="majorBidi" w:eastAsiaTheme="minorHAnsi" w:hAnsiTheme="majorBidi" w:cstheme="majorBidi"/>
          <w:color w:val="000000"/>
          <w:sz w:val="20"/>
          <w:szCs w:val="20"/>
        </w:rPr>
        <w:t xml:space="preserve">common </w:t>
      </w:r>
      <w:r w:rsidRPr="003752F7">
        <w:rPr>
          <w:rFonts w:asciiTheme="majorBidi" w:eastAsiaTheme="minorHAnsi" w:hAnsiTheme="majorBidi" w:cstheme="majorBidi"/>
          <w:color w:val="000000"/>
          <w:sz w:val="20"/>
          <w:szCs w:val="20"/>
        </w:rPr>
        <w:t xml:space="preserve">misunderstanding to </w:t>
      </w:r>
      <w:r w:rsidR="001241BA" w:rsidRPr="003752F7">
        <w:rPr>
          <w:rFonts w:asciiTheme="majorBidi" w:eastAsiaTheme="minorHAnsi" w:hAnsiTheme="majorBidi" w:cstheme="majorBidi"/>
          <w:color w:val="000000"/>
          <w:sz w:val="20"/>
          <w:szCs w:val="20"/>
        </w:rPr>
        <w:t>conceive of</w:t>
      </w:r>
      <w:r w:rsidRPr="003752F7">
        <w:rPr>
          <w:rFonts w:asciiTheme="majorBidi" w:eastAsiaTheme="minorHAnsi" w:hAnsiTheme="majorBidi" w:cstheme="majorBidi"/>
          <w:color w:val="000000"/>
          <w:sz w:val="20"/>
          <w:szCs w:val="20"/>
        </w:rPr>
        <w:t xml:space="preserve"> the </w:t>
      </w:r>
      <w:r w:rsidRPr="003752F7">
        <w:rPr>
          <w:rFonts w:asciiTheme="majorBidi" w:hAnsiTheme="majorBidi" w:cstheme="majorBidi"/>
          <w:i/>
          <w:iCs/>
          <w:sz w:val="20"/>
          <w:szCs w:val="20"/>
        </w:rPr>
        <w:t>Dào</w:t>
      </w:r>
      <w:r w:rsidRPr="003752F7">
        <w:rPr>
          <w:rFonts w:asciiTheme="majorBidi" w:eastAsiaTheme="minorHAnsi" w:hAnsiTheme="majorBidi" w:cstheme="majorBidi"/>
          <w:color w:val="000000"/>
          <w:sz w:val="20"/>
          <w:szCs w:val="20"/>
        </w:rPr>
        <w:t xml:space="preserve"> of the </w:t>
      </w:r>
      <w:r w:rsidR="001241BA" w:rsidRPr="003752F7">
        <w:rPr>
          <w:rFonts w:asciiTheme="majorBidi" w:eastAsiaTheme="minorHAnsi" w:hAnsiTheme="majorBidi" w:cstheme="majorBidi"/>
          <w:color w:val="000000"/>
          <w:sz w:val="20"/>
          <w:szCs w:val="20"/>
        </w:rPr>
        <w:t>A</w:t>
      </w:r>
      <w:r w:rsidRPr="003752F7">
        <w:rPr>
          <w:rFonts w:asciiTheme="majorBidi" w:eastAsiaTheme="minorHAnsi" w:hAnsiTheme="majorBidi" w:cstheme="majorBidi"/>
          <w:color w:val="000000"/>
          <w:sz w:val="20"/>
          <w:szCs w:val="20"/>
        </w:rPr>
        <w:t xml:space="preserve">ncient Chinese </w:t>
      </w:r>
      <w:r w:rsidR="001241BA" w:rsidRPr="003752F7">
        <w:rPr>
          <w:rFonts w:asciiTheme="majorBidi" w:eastAsiaTheme="minorHAnsi" w:hAnsiTheme="majorBidi" w:cstheme="majorBidi"/>
          <w:color w:val="000000"/>
          <w:sz w:val="20"/>
          <w:szCs w:val="20"/>
        </w:rPr>
        <w:t>S</w:t>
      </w:r>
      <w:r w:rsidRPr="003752F7">
        <w:rPr>
          <w:rFonts w:asciiTheme="majorBidi" w:eastAsiaTheme="minorHAnsi" w:hAnsiTheme="majorBidi" w:cstheme="majorBidi"/>
          <w:color w:val="000000"/>
          <w:sz w:val="20"/>
          <w:szCs w:val="20"/>
        </w:rPr>
        <w:t>ages is purely</w:t>
      </w:r>
      <w:r w:rsidR="001241BA" w:rsidRPr="003752F7">
        <w:rPr>
          <w:rFonts w:asciiTheme="majorBidi" w:eastAsiaTheme="minorHAnsi" w:hAnsiTheme="majorBidi" w:cstheme="majorBidi"/>
          <w:color w:val="000000"/>
          <w:sz w:val="20"/>
          <w:szCs w:val="20"/>
        </w:rPr>
        <w:t xml:space="preserve"> impersonal</w:t>
      </w:r>
      <w:r w:rsidRPr="003752F7">
        <w:rPr>
          <w:rFonts w:asciiTheme="majorBidi" w:eastAsiaTheme="minorHAnsi" w:hAnsiTheme="majorBidi" w:cstheme="majorBidi"/>
          <w:color w:val="000000"/>
          <w:sz w:val="20"/>
          <w:szCs w:val="20"/>
        </w:rPr>
        <w:t xml:space="preserve"> Metaphysical Absolute. For the</w:t>
      </w:r>
      <w:r w:rsidR="001241BA" w:rsidRPr="003752F7">
        <w:rPr>
          <w:rFonts w:asciiTheme="majorBidi" w:eastAsiaTheme="minorHAnsi" w:hAnsiTheme="majorBidi" w:cstheme="majorBidi"/>
          <w:color w:val="000000"/>
          <w:sz w:val="20"/>
          <w:szCs w:val="20"/>
        </w:rPr>
        <w:t xml:space="preserve"> Sages of Ancient China</w:t>
      </w:r>
      <w:r w:rsidRPr="003752F7">
        <w:rPr>
          <w:rFonts w:asciiTheme="majorBidi" w:eastAsiaTheme="minorHAnsi" w:hAnsiTheme="majorBidi" w:cstheme="majorBidi"/>
          <w:color w:val="000000"/>
          <w:sz w:val="20"/>
          <w:szCs w:val="20"/>
        </w:rPr>
        <w:t xml:space="preserve">, the </w:t>
      </w:r>
      <w:r w:rsidRPr="003752F7">
        <w:rPr>
          <w:rFonts w:asciiTheme="majorBidi" w:hAnsiTheme="majorBidi" w:cstheme="majorBidi"/>
          <w:i/>
          <w:iCs/>
          <w:sz w:val="20"/>
          <w:szCs w:val="20"/>
        </w:rPr>
        <w:t>Dào</w:t>
      </w:r>
      <w:r w:rsidRPr="003752F7">
        <w:rPr>
          <w:rFonts w:asciiTheme="majorBidi" w:eastAsiaTheme="minorHAnsi" w:hAnsiTheme="majorBidi" w:cstheme="majorBidi"/>
          <w:color w:val="000000"/>
          <w:sz w:val="20"/>
          <w:szCs w:val="20"/>
        </w:rPr>
        <w:t xml:space="preserve"> was</w:t>
      </w:r>
      <w:r w:rsidR="001241BA" w:rsidRPr="003752F7">
        <w:rPr>
          <w:rFonts w:asciiTheme="majorBidi" w:eastAsiaTheme="minorHAnsi" w:hAnsiTheme="majorBidi" w:cstheme="majorBidi"/>
          <w:color w:val="000000"/>
          <w:sz w:val="20"/>
          <w:szCs w:val="20"/>
        </w:rPr>
        <w:t xml:space="preserve"> treated as</w:t>
      </w:r>
      <w:r w:rsidRPr="003752F7">
        <w:rPr>
          <w:rFonts w:asciiTheme="majorBidi" w:eastAsiaTheme="minorHAnsi" w:hAnsiTheme="majorBidi" w:cstheme="majorBidi"/>
          <w:color w:val="000000"/>
          <w:sz w:val="20"/>
          <w:szCs w:val="20"/>
        </w:rPr>
        <w:t xml:space="preserve"> a personal God</w:t>
      </w:r>
      <w:r w:rsidR="00E851A0" w:rsidRPr="003752F7">
        <w:rPr>
          <w:rFonts w:asciiTheme="majorBidi" w:eastAsiaTheme="minorHAnsi" w:hAnsiTheme="majorBidi" w:cstheme="majorBidi"/>
          <w:color w:val="000000"/>
          <w:sz w:val="20"/>
          <w:szCs w:val="20"/>
        </w:rPr>
        <w:t xml:space="preserve"> and the Maker-of-Things</w:t>
      </w:r>
      <w:r w:rsidRPr="003752F7">
        <w:rPr>
          <w:rFonts w:asciiTheme="majorBidi" w:eastAsiaTheme="minorHAnsi" w:hAnsiTheme="majorBidi" w:cstheme="majorBidi"/>
          <w:color w:val="000000"/>
          <w:sz w:val="20"/>
          <w:szCs w:val="20"/>
        </w:rPr>
        <w:t xml:space="preserve"> as well as a Metaphysical Absolute.</w:t>
      </w:r>
      <w:r w:rsidR="00E851A0" w:rsidRPr="003752F7">
        <w:rPr>
          <w:rFonts w:asciiTheme="majorBidi" w:eastAsiaTheme="minorHAnsi" w:hAnsiTheme="majorBidi" w:cstheme="majorBidi"/>
          <w:color w:val="000000"/>
          <w:sz w:val="20"/>
          <w:szCs w:val="20"/>
        </w:rPr>
        <w:t xml:space="preserve"> </w:t>
      </w:r>
      <w:r w:rsidRPr="003752F7">
        <w:rPr>
          <w:rFonts w:asciiTheme="majorBidi" w:hAnsiTheme="majorBidi" w:cstheme="majorBidi"/>
          <w:sz w:val="20"/>
          <w:szCs w:val="20"/>
        </w:rPr>
        <w:t xml:space="preserve">The </w:t>
      </w:r>
      <w:r w:rsidRPr="003752F7">
        <w:rPr>
          <w:rFonts w:asciiTheme="majorBidi" w:hAnsiTheme="majorBidi" w:cstheme="majorBidi"/>
          <w:i/>
          <w:iCs/>
          <w:sz w:val="20"/>
          <w:szCs w:val="20"/>
        </w:rPr>
        <w:t>Dào</w:t>
      </w:r>
      <w:r w:rsidRPr="003752F7">
        <w:rPr>
          <w:rFonts w:asciiTheme="majorBidi" w:eastAsiaTheme="minorHAnsi" w:hAnsiTheme="majorBidi" w:cstheme="majorBidi"/>
          <w:color w:val="000000"/>
          <w:sz w:val="20"/>
          <w:szCs w:val="20"/>
        </w:rPr>
        <w:t xml:space="preserve"> </w:t>
      </w:r>
      <w:r w:rsidR="00E851A0" w:rsidRPr="003752F7">
        <w:rPr>
          <w:rFonts w:asciiTheme="majorBidi" w:eastAsiaTheme="minorHAnsi" w:hAnsiTheme="majorBidi" w:cstheme="majorBidi"/>
          <w:color w:val="000000"/>
          <w:sz w:val="20"/>
          <w:szCs w:val="20"/>
        </w:rPr>
        <w:t xml:space="preserve">itself, however, </w:t>
      </w:r>
      <w:r w:rsidR="00CE356D" w:rsidRPr="003752F7">
        <w:rPr>
          <w:rFonts w:asciiTheme="majorBidi" w:eastAsiaTheme="minorHAnsi" w:hAnsiTheme="majorBidi" w:cstheme="majorBidi"/>
          <w:color w:val="000000"/>
          <w:sz w:val="20"/>
          <w:szCs w:val="20"/>
        </w:rPr>
        <w:t xml:space="preserve">is Absolute and </w:t>
      </w:r>
      <w:r w:rsidRPr="003752F7">
        <w:rPr>
          <w:rFonts w:asciiTheme="majorBidi" w:eastAsiaTheme="minorHAnsi" w:hAnsiTheme="majorBidi" w:cstheme="majorBidi"/>
          <w:color w:val="000000"/>
          <w:sz w:val="20"/>
          <w:szCs w:val="20"/>
        </w:rPr>
        <w:t xml:space="preserve">has no cause. </w:t>
      </w:r>
      <w:r w:rsidR="00CE356D" w:rsidRPr="003752F7">
        <w:rPr>
          <w:rFonts w:asciiTheme="majorBidi" w:eastAsiaTheme="minorHAnsi" w:hAnsiTheme="majorBidi" w:cstheme="majorBidi"/>
          <w:color w:val="000000"/>
          <w:sz w:val="20"/>
          <w:szCs w:val="20"/>
        </w:rPr>
        <w:t>Thus, i</w:t>
      </w:r>
      <w:r w:rsidRPr="003752F7">
        <w:rPr>
          <w:rFonts w:asciiTheme="majorBidi" w:eastAsiaTheme="minorHAnsi" w:hAnsiTheme="majorBidi" w:cstheme="majorBidi"/>
          <w:color w:val="000000"/>
          <w:sz w:val="20"/>
          <w:szCs w:val="20"/>
        </w:rPr>
        <w:t xml:space="preserve">t is </w:t>
      </w:r>
      <w:r w:rsidR="00CE356D" w:rsidRPr="003752F7">
        <w:rPr>
          <w:rFonts w:asciiTheme="majorBidi" w:eastAsiaTheme="minorHAnsi" w:hAnsiTheme="majorBidi" w:cstheme="majorBidi"/>
          <w:color w:val="000000"/>
          <w:sz w:val="20"/>
          <w:szCs w:val="20"/>
        </w:rPr>
        <w:t xml:space="preserve">conceived of as </w:t>
      </w:r>
      <w:r w:rsidRPr="003752F7">
        <w:rPr>
          <w:rFonts w:asciiTheme="majorBidi" w:eastAsiaTheme="minorHAnsi" w:hAnsiTheme="majorBidi" w:cstheme="majorBidi"/>
          <w:color w:val="000000"/>
          <w:sz w:val="20"/>
          <w:szCs w:val="20"/>
        </w:rPr>
        <w:t>“standing alone”</w:t>
      </w:r>
      <w:r w:rsidR="00CE356D" w:rsidRPr="003752F7">
        <w:rPr>
          <w:rFonts w:asciiTheme="majorBidi" w:eastAsiaTheme="minorHAnsi" w:hAnsiTheme="majorBidi" w:cstheme="majorBidi"/>
          <w:color w:val="000000"/>
          <w:sz w:val="20"/>
          <w:szCs w:val="20"/>
        </w:rPr>
        <w:t xml:space="preserve"> and</w:t>
      </w:r>
      <w:r w:rsidRPr="003752F7">
        <w:rPr>
          <w:rFonts w:asciiTheme="majorBidi" w:eastAsiaTheme="minorHAnsi" w:hAnsiTheme="majorBidi" w:cstheme="majorBidi"/>
          <w:color w:val="000000"/>
          <w:sz w:val="20"/>
          <w:szCs w:val="20"/>
        </w:rPr>
        <w:t xml:space="preserve"> </w:t>
      </w:r>
      <w:r w:rsidR="00CE356D" w:rsidRPr="003752F7">
        <w:rPr>
          <w:rFonts w:asciiTheme="majorBidi" w:eastAsiaTheme="minorHAnsi" w:hAnsiTheme="majorBidi" w:cstheme="majorBidi"/>
          <w:color w:val="000000"/>
          <w:sz w:val="20"/>
          <w:szCs w:val="20"/>
        </w:rPr>
        <w:t>S</w:t>
      </w:r>
      <w:r w:rsidRPr="003752F7">
        <w:rPr>
          <w:rFonts w:asciiTheme="majorBidi" w:eastAsiaTheme="minorHAnsi" w:hAnsiTheme="majorBidi" w:cstheme="majorBidi"/>
          <w:color w:val="000000"/>
          <w:sz w:val="20"/>
          <w:szCs w:val="20"/>
        </w:rPr>
        <w:t>elf-</w:t>
      </w:r>
      <w:r w:rsidR="00CE356D" w:rsidRPr="003752F7">
        <w:rPr>
          <w:rFonts w:asciiTheme="majorBidi" w:eastAsiaTheme="minorHAnsi" w:hAnsiTheme="majorBidi" w:cstheme="majorBidi"/>
          <w:color w:val="000000"/>
          <w:sz w:val="20"/>
          <w:szCs w:val="20"/>
        </w:rPr>
        <w:t>S</w:t>
      </w:r>
      <w:r w:rsidRPr="003752F7">
        <w:rPr>
          <w:rFonts w:asciiTheme="majorBidi" w:eastAsiaTheme="minorHAnsi" w:hAnsiTheme="majorBidi" w:cstheme="majorBidi"/>
          <w:color w:val="000000"/>
          <w:sz w:val="20"/>
          <w:szCs w:val="20"/>
        </w:rPr>
        <w:t>ufficient. Such “u</w:t>
      </w:r>
      <w:r w:rsidRPr="003752F7">
        <w:rPr>
          <w:rFonts w:asciiTheme="majorBidi" w:hAnsiTheme="majorBidi" w:cstheme="majorBidi"/>
          <w:color w:val="000000"/>
          <w:sz w:val="20"/>
          <w:szCs w:val="20"/>
        </w:rPr>
        <w:t>niversalism”</w:t>
      </w:r>
      <w:r w:rsidRPr="003752F7">
        <w:rPr>
          <w:rFonts w:asciiTheme="majorBidi" w:hAnsiTheme="majorBidi" w:cstheme="majorBidi"/>
          <w:sz w:val="20"/>
          <w:szCs w:val="20"/>
        </w:rPr>
        <w:t xml:space="preserve"> —</w:t>
      </w:r>
      <w:r w:rsidRPr="003752F7">
        <w:rPr>
          <w:rFonts w:asciiTheme="majorBidi" w:hAnsiTheme="majorBidi" w:cstheme="majorBidi"/>
          <w:color w:val="000000"/>
          <w:sz w:val="20"/>
          <w:szCs w:val="20"/>
        </w:rPr>
        <w:t>giving an account of the universe and all reality</w:t>
      </w:r>
      <w:r w:rsidRPr="003752F7">
        <w:rPr>
          <w:rFonts w:asciiTheme="majorBidi" w:hAnsiTheme="majorBidi" w:cstheme="majorBidi"/>
          <w:sz w:val="20"/>
          <w:szCs w:val="20"/>
        </w:rPr>
        <w:t>—</w:t>
      </w:r>
      <w:r w:rsidRPr="003752F7">
        <w:rPr>
          <w:rFonts w:asciiTheme="majorBidi" w:hAnsiTheme="majorBidi" w:cstheme="majorBidi"/>
          <w:color w:val="000000"/>
          <w:sz w:val="20"/>
          <w:szCs w:val="20"/>
        </w:rPr>
        <w:t xml:space="preserve">lies at the root of Ancient Chinese religion </w:t>
      </w:r>
      <w:r w:rsidR="003E4A7B" w:rsidRPr="003752F7">
        <w:rPr>
          <w:rFonts w:asciiTheme="majorBidi" w:hAnsiTheme="majorBidi" w:cstheme="majorBidi"/>
          <w:color w:val="000000"/>
          <w:sz w:val="20"/>
          <w:szCs w:val="20"/>
        </w:rPr>
        <w:t xml:space="preserve">but became </w:t>
      </w:r>
      <w:r w:rsidRPr="003752F7">
        <w:rPr>
          <w:rFonts w:asciiTheme="majorBidi" w:hAnsiTheme="majorBidi" w:cstheme="majorBidi"/>
          <w:color w:val="000000"/>
          <w:sz w:val="20"/>
          <w:szCs w:val="20"/>
        </w:rPr>
        <w:t xml:space="preserve">divided historically into two </w:t>
      </w:r>
      <w:r w:rsidR="003E4A7B" w:rsidRPr="003752F7">
        <w:rPr>
          <w:rFonts w:asciiTheme="majorBidi" w:hAnsiTheme="majorBidi" w:cstheme="majorBidi"/>
          <w:color w:val="000000"/>
          <w:sz w:val="20"/>
          <w:szCs w:val="20"/>
        </w:rPr>
        <w:t>Traditions</w:t>
      </w:r>
      <w:r w:rsidRPr="003752F7">
        <w:rPr>
          <w:rFonts w:asciiTheme="majorBidi" w:hAnsiTheme="majorBidi" w:cstheme="majorBidi"/>
          <w:color w:val="000000"/>
          <w:sz w:val="20"/>
          <w:szCs w:val="20"/>
        </w:rPr>
        <w:t>: Daoism and Confucianism. Buddhism, which entered China later from India and Central Asia, was grafted upon</w:t>
      </w:r>
      <w:r w:rsidR="0037765B" w:rsidRPr="003752F7">
        <w:rPr>
          <w:rFonts w:asciiTheme="majorBidi" w:hAnsiTheme="majorBidi" w:cstheme="majorBidi"/>
          <w:color w:val="000000"/>
          <w:sz w:val="20"/>
          <w:szCs w:val="20"/>
        </w:rPr>
        <w:t xml:space="preserve"> this older</w:t>
      </w:r>
      <w:r w:rsidRPr="003752F7">
        <w:rPr>
          <w:rFonts w:asciiTheme="majorBidi" w:hAnsiTheme="majorBidi" w:cstheme="majorBidi"/>
          <w:color w:val="000000"/>
          <w:sz w:val="20"/>
          <w:szCs w:val="20"/>
        </w:rPr>
        <w:t xml:space="preserve"> Chinese </w:t>
      </w:r>
      <w:r w:rsidR="0037765B" w:rsidRPr="003752F7">
        <w:rPr>
          <w:rFonts w:asciiTheme="majorBidi" w:hAnsiTheme="majorBidi" w:cstheme="majorBidi"/>
          <w:color w:val="000000"/>
          <w:sz w:val="20"/>
          <w:szCs w:val="20"/>
        </w:rPr>
        <w:t>“</w:t>
      </w:r>
      <w:r w:rsidRPr="003752F7">
        <w:rPr>
          <w:rFonts w:asciiTheme="majorBidi" w:hAnsiTheme="majorBidi" w:cstheme="majorBidi"/>
          <w:color w:val="000000"/>
          <w:sz w:val="20"/>
          <w:szCs w:val="20"/>
        </w:rPr>
        <w:t>universalism.</w:t>
      </w:r>
      <w:r w:rsidR="0037765B" w:rsidRPr="003752F7">
        <w:rPr>
          <w:rFonts w:asciiTheme="majorBidi" w:hAnsiTheme="majorBidi" w:cstheme="majorBidi"/>
          <w:color w:val="000000"/>
          <w:sz w:val="20"/>
          <w:szCs w:val="20"/>
        </w:rPr>
        <w:t>”</w:t>
      </w:r>
      <w:r w:rsidRPr="003752F7">
        <w:rPr>
          <w:rFonts w:asciiTheme="majorBidi" w:hAnsiTheme="majorBidi" w:cstheme="majorBidi"/>
          <w:color w:val="18191B"/>
          <w:sz w:val="20"/>
          <w:szCs w:val="20"/>
          <w:u w:color="000000"/>
        </w:rPr>
        <w:t xml:space="preserve"> </w:t>
      </w:r>
      <w:r w:rsidRPr="003752F7">
        <w:rPr>
          <w:rFonts w:asciiTheme="majorBidi" w:hAnsiTheme="majorBidi" w:cstheme="majorBidi"/>
          <w:color w:val="000000"/>
          <w:sz w:val="20"/>
          <w:szCs w:val="20"/>
        </w:rPr>
        <w:t>Daoism and Confucianism were</w:t>
      </w:r>
      <w:r w:rsidR="0037765B" w:rsidRPr="003752F7">
        <w:rPr>
          <w:rFonts w:asciiTheme="majorBidi" w:hAnsiTheme="majorBidi" w:cstheme="majorBidi"/>
          <w:color w:val="000000"/>
          <w:sz w:val="20"/>
          <w:szCs w:val="20"/>
        </w:rPr>
        <w:t xml:space="preserve"> often rivals</w:t>
      </w:r>
      <w:r w:rsidR="00BC54EF" w:rsidRPr="003752F7">
        <w:rPr>
          <w:rFonts w:asciiTheme="majorBidi" w:hAnsiTheme="majorBidi" w:cstheme="majorBidi"/>
          <w:color w:val="000000"/>
          <w:sz w:val="20"/>
          <w:szCs w:val="20"/>
        </w:rPr>
        <w:t xml:space="preserve"> but are essentially</w:t>
      </w:r>
      <w:r w:rsidRPr="003752F7">
        <w:rPr>
          <w:rFonts w:asciiTheme="majorBidi" w:hAnsiTheme="majorBidi" w:cstheme="majorBidi"/>
          <w:color w:val="000000"/>
          <w:sz w:val="20"/>
          <w:szCs w:val="20"/>
        </w:rPr>
        <w:t xml:space="preserve"> complementary and not mutually opposed</w:t>
      </w:r>
      <w:r w:rsidR="00BC54EF" w:rsidRPr="003752F7">
        <w:rPr>
          <w:rFonts w:asciiTheme="majorBidi" w:hAnsiTheme="majorBidi" w:cstheme="majorBidi"/>
          <w:color w:val="000000"/>
          <w:sz w:val="20"/>
          <w:szCs w:val="20"/>
        </w:rPr>
        <w:t>. Daoism may also be said to</w:t>
      </w:r>
      <w:r w:rsidRPr="003752F7">
        <w:rPr>
          <w:rFonts w:asciiTheme="majorBidi" w:hAnsiTheme="majorBidi" w:cstheme="majorBidi"/>
          <w:color w:val="000000"/>
          <w:sz w:val="20"/>
          <w:szCs w:val="20"/>
        </w:rPr>
        <w:t xml:space="preserve"> represent the esoteric and exoteric aspects of the Chinese </w:t>
      </w:r>
      <w:r w:rsidR="00BC54EF" w:rsidRPr="003752F7">
        <w:rPr>
          <w:rFonts w:asciiTheme="majorBidi" w:hAnsiTheme="majorBidi" w:cstheme="majorBidi"/>
          <w:color w:val="000000"/>
          <w:sz w:val="20"/>
          <w:szCs w:val="20"/>
        </w:rPr>
        <w:t>T</w:t>
      </w:r>
      <w:r w:rsidRPr="003752F7">
        <w:rPr>
          <w:rFonts w:asciiTheme="majorBidi" w:hAnsiTheme="majorBidi" w:cstheme="majorBidi"/>
          <w:color w:val="000000"/>
          <w:sz w:val="20"/>
          <w:szCs w:val="20"/>
        </w:rPr>
        <w:t xml:space="preserve">radition respectively. </w:t>
      </w:r>
      <w:r w:rsidRPr="003752F7">
        <w:rPr>
          <w:rFonts w:asciiTheme="majorBidi" w:hAnsiTheme="majorBidi" w:cstheme="majorBidi"/>
          <w:color w:val="18191B"/>
          <w:sz w:val="20"/>
          <w:szCs w:val="20"/>
          <w:u w:color="000000"/>
        </w:rPr>
        <w:t xml:space="preserve">Harmony with the </w:t>
      </w:r>
      <w:r w:rsidRPr="003752F7">
        <w:rPr>
          <w:rFonts w:asciiTheme="majorBidi" w:hAnsiTheme="majorBidi" w:cstheme="majorBidi"/>
          <w:i/>
          <w:iCs/>
          <w:sz w:val="20"/>
          <w:szCs w:val="20"/>
        </w:rPr>
        <w:t>Dào</w:t>
      </w:r>
      <w:r w:rsidRPr="003752F7">
        <w:rPr>
          <w:rFonts w:asciiTheme="majorBidi" w:hAnsiTheme="majorBidi" w:cstheme="majorBidi"/>
          <w:sz w:val="20"/>
          <w:szCs w:val="20"/>
        </w:rPr>
        <w:t xml:space="preserve"> requires “holding to the One” and comes from self-cultivation and self-perfection, which requires naturalness, simplicity, spontaneity and the “three treasures” of compassion, frugality, and humility. </w:t>
      </w:r>
    </w:p>
  </w:footnote>
  <w:footnote w:id="238">
    <w:p w14:paraId="4463DF01" w14:textId="7F16B781" w:rsidR="00E86172" w:rsidRPr="003752F7" w:rsidRDefault="00E86172" w:rsidP="00E86172">
      <w:pPr>
        <w:pStyle w:val="FootnoteText"/>
        <w:rPr>
          <w:color w:val="18191B"/>
          <w:u w:color="000000"/>
        </w:rPr>
      </w:pPr>
      <w:r w:rsidRPr="003752F7">
        <w:rPr>
          <w:rStyle w:val="FootnoteReference"/>
        </w:rPr>
        <w:footnoteRef/>
      </w:r>
      <w:r w:rsidRPr="003752F7">
        <w:t xml:space="preserve"> </w:t>
      </w:r>
      <w:r w:rsidRPr="003752F7">
        <w:rPr>
          <w:b/>
          <w:bCs/>
          <w:color w:val="18191B"/>
          <w:u w:color="000000"/>
        </w:rPr>
        <w:t xml:space="preserve">Pure Land Buddhism </w:t>
      </w:r>
      <w:r w:rsidRPr="003752F7">
        <w:rPr>
          <w:color w:val="18191B"/>
          <w:u w:color="000000"/>
        </w:rPr>
        <w:t xml:space="preserve">(Chinese: </w:t>
      </w:r>
      <w:r w:rsidRPr="003752F7">
        <w:rPr>
          <w:rFonts w:eastAsia="PingFang SC"/>
          <w:i/>
          <w:iCs/>
          <w:color w:val="131314"/>
        </w:rPr>
        <w:t>Jìngtǔzōng</w:t>
      </w:r>
      <w:r w:rsidRPr="003752F7">
        <w:rPr>
          <w:color w:val="18191B"/>
          <w:u w:color="000000"/>
        </w:rPr>
        <w:t xml:space="preserve">; Japanese: </w:t>
      </w:r>
      <w:r w:rsidRPr="003752F7">
        <w:rPr>
          <w:rFonts w:eastAsia="Hiragino Sans W4"/>
          <w:i/>
          <w:iCs/>
          <w:color w:val="131314"/>
        </w:rPr>
        <w:t>Jōdo Bukkyō</w:t>
      </w:r>
      <w:r w:rsidRPr="003752F7">
        <w:rPr>
          <w:color w:val="18191B"/>
          <w:u w:color="000000"/>
        </w:rPr>
        <w:t xml:space="preserve">) or </w:t>
      </w:r>
      <w:r w:rsidRPr="003752F7">
        <w:rPr>
          <w:b/>
          <w:bCs/>
          <w:color w:val="18191B"/>
          <w:u w:color="000000"/>
        </w:rPr>
        <w:t xml:space="preserve">Amidism </w:t>
      </w:r>
      <w:r w:rsidRPr="003752F7">
        <w:rPr>
          <w:rFonts w:eastAsia="PingFang SC"/>
          <w:color w:val="131314"/>
        </w:rPr>
        <w:t xml:space="preserve">(Chinese: </w:t>
      </w:r>
      <w:r w:rsidRPr="003752F7">
        <w:rPr>
          <w:rFonts w:eastAsia="PingFang SC"/>
          <w:i/>
          <w:iCs/>
          <w:color w:val="131314"/>
        </w:rPr>
        <w:t>Āmítuófó</w:t>
      </w:r>
      <w:r w:rsidRPr="003752F7">
        <w:rPr>
          <w:rFonts w:eastAsia="PingFang SC"/>
          <w:color w:val="131314"/>
        </w:rPr>
        <w:t xml:space="preserve">; Japanese: </w:t>
      </w:r>
      <w:r w:rsidRPr="003752F7">
        <w:rPr>
          <w:rFonts w:eastAsia="PingFang SC"/>
          <w:i/>
          <w:iCs/>
          <w:color w:val="131314"/>
        </w:rPr>
        <w:t>Amida</w:t>
      </w:r>
      <w:r w:rsidRPr="003752F7">
        <w:rPr>
          <w:rFonts w:eastAsia="PingFang SC"/>
          <w:color w:val="131314"/>
        </w:rPr>
        <w:t>)</w:t>
      </w:r>
      <w:r w:rsidRPr="003752F7">
        <w:rPr>
          <w:b/>
          <w:bCs/>
          <w:color w:val="18191B"/>
          <w:u w:color="000000"/>
        </w:rPr>
        <w:t xml:space="preserve"> </w:t>
      </w:r>
      <w:r w:rsidRPr="003752F7">
        <w:rPr>
          <w:color w:val="18191B"/>
          <w:u w:color="000000"/>
        </w:rPr>
        <w:t>is a broad branch of Mah</w:t>
      </w:r>
      <w:r w:rsidRPr="003752F7">
        <w:t>ā</w:t>
      </w:r>
      <w:r w:rsidRPr="003752F7">
        <w:rPr>
          <w:color w:val="18191B"/>
          <w:u w:color="000000"/>
        </w:rPr>
        <w:t>y</w:t>
      </w:r>
      <w:r w:rsidRPr="003752F7">
        <w:t>ā</w:t>
      </w:r>
      <w:r w:rsidRPr="003752F7">
        <w:rPr>
          <w:color w:val="18191B"/>
          <w:u w:color="000000"/>
        </w:rPr>
        <w:t>n</w:t>
      </w:r>
      <w:r w:rsidRPr="003752F7">
        <w:t>a</w:t>
      </w:r>
      <w:r w:rsidRPr="003752F7">
        <w:rPr>
          <w:color w:val="18191B"/>
          <w:u w:color="000000"/>
        </w:rPr>
        <w:t xml:space="preserve">n Buddhism that sought rebirth in the “Pure Land” (Sanskrit: </w:t>
      </w:r>
      <w:r w:rsidRPr="003752F7">
        <w:rPr>
          <w:rFonts w:eastAsia="Apple SD Gothic Neo"/>
          <w:i/>
          <w:iCs/>
          <w:color w:val="131314"/>
        </w:rPr>
        <w:t>Buddhakṣetra</w:t>
      </w:r>
      <w:r w:rsidRPr="003752F7">
        <w:rPr>
          <w:color w:val="18191B"/>
          <w:u w:color="000000"/>
        </w:rPr>
        <w:t xml:space="preserve">) </w:t>
      </w:r>
      <w:r w:rsidR="006F0209" w:rsidRPr="003752F7">
        <w:rPr>
          <w:color w:val="18191B"/>
          <w:u w:color="000000"/>
        </w:rPr>
        <w:t>about</w:t>
      </w:r>
      <w:r w:rsidRPr="003752F7">
        <w:rPr>
          <w:color w:val="18191B"/>
          <w:u w:color="000000"/>
        </w:rPr>
        <w:t xml:space="preserve"> which the Buddha</w:t>
      </w:r>
      <w:r w:rsidR="00726AB6" w:rsidRPr="003752F7">
        <w:rPr>
          <w:color w:val="18191B"/>
          <w:u w:color="000000"/>
        </w:rPr>
        <w:t xml:space="preserve"> is reported to have</w:t>
      </w:r>
      <w:r w:rsidRPr="003752F7">
        <w:rPr>
          <w:color w:val="18191B"/>
          <w:u w:color="000000"/>
        </w:rPr>
        <w:t xml:space="preserve"> spoke</w:t>
      </w:r>
      <w:r w:rsidR="00726AB6" w:rsidRPr="003752F7">
        <w:rPr>
          <w:color w:val="18191B"/>
          <w:u w:color="000000"/>
        </w:rPr>
        <w:t>n</w:t>
      </w:r>
      <w:r w:rsidRPr="003752F7">
        <w:rPr>
          <w:color w:val="18191B"/>
          <w:u w:color="000000"/>
        </w:rPr>
        <w:t xml:space="preserve"> and which is</w:t>
      </w:r>
      <w:r w:rsidR="00726AB6" w:rsidRPr="003752F7">
        <w:rPr>
          <w:color w:val="18191B"/>
          <w:u w:color="000000"/>
        </w:rPr>
        <w:t xml:space="preserve"> conceived as existing</w:t>
      </w:r>
      <w:r w:rsidRPr="003752F7">
        <w:rPr>
          <w:color w:val="18191B"/>
          <w:u w:color="000000"/>
        </w:rPr>
        <w:t xml:space="preserve"> under the Buddha’s influence</w:t>
      </w:r>
      <w:r w:rsidR="006F0209" w:rsidRPr="003752F7">
        <w:rPr>
          <w:color w:val="18191B"/>
          <w:u w:color="000000"/>
        </w:rPr>
        <w:t>. The “Pure Land” is</w:t>
      </w:r>
      <w:r w:rsidRPr="003752F7">
        <w:rPr>
          <w:color w:val="18191B"/>
          <w:u w:color="000000"/>
        </w:rPr>
        <w:t xml:space="preserve"> where the reborn </w:t>
      </w:r>
      <w:r w:rsidR="006F0209" w:rsidRPr="003752F7">
        <w:rPr>
          <w:color w:val="18191B"/>
          <w:u w:color="000000"/>
        </w:rPr>
        <w:t>S</w:t>
      </w:r>
      <w:r w:rsidRPr="003752F7">
        <w:rPr>
          <w:color w:val="18191B"/>
          <w:u w:color="000000"/>
        </w:rPr>
        <w:t>oul can meet a Buddha face to face and learn from him</w:t>
      </w:r>
      <w:r w:rsidR="006F0209" w:rsidRPr="003752F7">
        <w:rPr>
          <w:color w:val="18191B"/>
          <w:u w:color="000000"/>
        </w:rPr>
        <w:t xml:space="preserve"> directly</w:t>
      </w:r>
      <w:r w:rsidRPr="003752F7">
        <w:rPr>
          <w:color w:val="18191B"/>
          <w:u w:color="000000"/>
        </w:rPr>
        <w:t xml:space="preserve">. It represents a Buddhist doctrine of </w:t>
      </w:r>
      <w:r w:rsidR="006F0209" w:rsidRPr="003752F7">
        <w:rPr>
          <w:color w:val="18191B"/>
          <w:u w:color="000000"/>
        </w:rPr>
        <w:t>S</w:t>
      </w:r>
      <w:r w:rsidRPr="003752F7">
        <w:rPr>
          <w:color w:val="18191B"/>
          <w:u w:color="000000"/>
        </w:rPr>
        <w:t xml:space="preserve">alvation, since it is easier to attain enlightenment in such a </w:t>
      </w:r>
      <w:r w:rsidR="005E0BD1" w:rsidRPr="003752F7">
        <w:rPr>
          <w:color w:val="18191B"/>
          <w:u w:color="000000"/>
        </w:rPr>
        <w:t>“</w:t>
      </w:r>
      <w:r w:rsidRPr="003752F7">
        <w:rPr>
          <w:color w:val="18191B"/>
          <w:u w:color="000000"/>
        </w:rPr>
        <w:t>Pure Land</w:t>
      </w:r>
      <w:r w:rsidR="005E0BD1" w:rsidRPr="003752F7">
        <w:rPr>
          <w:color w:val="18191B"/>
          <w:u w:color="000000"/>
        </w:rPr>
        <w:t>”</w:t>
      </w:r>
      <w:r w:rsidRPr="003752F7">
        <w:rPr>
          <w:color w:val="18191B"/>
          <w:u w:color="000000"/>
        </w:rPr>
        <w:t xml:space="preserve"> than in the corrupt land of ordinary ages. Consequently, the Buddhas venerated in </w:t>
      </w:r>
      <w:r w:rsidR="005E0BD1" w:rsidRPr="003752F7">
        <w:rPr>
          <w:color w:val="18191B"/>
          <w:u w:color="000000"/>
        </w:rPr>
        <w:t>“</w:t>
      </w:r>
      <w:r w:rsidRPr="003752F7">
        <w:rPr>
          <w:color w:val="18191B"/>
          <w:u w:color="000000"/>
        </w:rPr>
        <w:t>Pure Land</w:t>
      </w:r>
      <w:r w:rsidR="005E0BD1" w:rsidRPr="003752F7">
        <w:rPr>
          <w:color w:val="18191B"/>
          <w:u w:color="000000"/>
        </w:rPr>
        <w:t>”</w:t>
      </w:r>
      <w:r w:rsidRPr="003752F7">
        <w:rPr>
          <w:color w:val="18191B"/>
          <w:u w:color="000000"/>
        </w:rPr>
        <w:t xml:space="preserve"> </w:t>
      </w:r>
      <w:r w:rsidR="005E0BD1" w:rsidRPr="003752F7">
        <w:rPr>
          <w:color w:val="18191B"/>
          <w:u w:color="000000"/>
        </w:rPr>
        <w:t>T</w:t>
      </w:r>
      <w:r w:rsidRPr="003752F7">
        <w:rPr>
          <w:color w:val="18191B"/>
          <w:u w:color="000000"/>
        </w:rPr>
        <w:t xml:space="preserve">raditions are </w:t>
      </w:r>
      <w:r w:rsidR="005E0BD1" w:rsidRPr="003752F7">
        <w:rPr>
          <w:color w:val="18191B"/>
          <w:u w:color="000000"/>
        </w:rPr>
        <w:t xml:space="preserve">presented as </w:t>
      </w:r>
      <w:r w:rsidRPr="003752F7">
        <w:rPr>
          <w:color w:val="18191B"/>
          <w:u w:color="000000"/>
        </w:rPr>
        <w:t xml:space="preserve">savior figures. </w:t>
      </w:r>
      <w:r w:rsidR="005E0BD1" w:rsidRPr="003752F7">
        <w:rPr>
          <w:color w:val="18191B"/>
          <w:u w:color="000000"/>
        </w:rPr>
        <w:t>“</w:t>
      </w:r>
      <w:r w:rsidRPr="003752F7">
        <w:rPr>
          <w:color w:val="18191B"/>
          <w:u w:color="000000"/>
        </w:rPr>
        <w:t>Pure Land</w:t>
      </w:r>
      <w:r w:rsidR="005E0BD1" w:rsidRPr="003752F7">
        <w:rPr>
          <w:color w:val="18191B"/>
          <w:u w:color="000000"/>
        </w:rPr>
        <w:t>”</w:t>
      </w:r>
      <w:r w:rsidRPr="003752F7">
        <w:rPr>
          <w:color w:val="18191B"/>
          <w:u w:color="000000"/>
        </w:rPr>
        <w:t xml:space="preserve"> Buddhism has long been one of the most widely practiced </w:t>
      </w:r>
      <w:r w:rsidR="005E0BD1" w:rsidRPr="003752F7">
        <w:rPr>
          <w:color w:val="18191B"/>
          <w:u w:color="000000"/>
        </w:rPr>
        <w:t>T</w:t>
      </w:r>
      <w:r w:rsidRPr="003752F7">
        <w:rPr>
          <w:color w:val="18191B"/>
          <w:u w:color="000000"/>
        </w:rPr>
        <w:t xml:space="preserve">raditions of Buddhism in China, Japan, Korea, and Tibet. One of the </w:t>
      </w:r>
      <w:r w:rsidRPr="003752F7">
        <w:rPr>
          <w:rFonts w:eastAsia="Apple SD Gothic Neo"/>
          <w:color w:val="131314"/>
        </w:rPr>
        <w:t xml:space="preserve">distinctive features of </w:t>
      </w:r>
      <w:r w:rsidR="005E0BD1" w:rsidRPr="003752F7">
        <w:rPr>
          <w:rFonts w:eastAsia="Apple SD Gothic Neo"/>
          <w:color w:val="131314"/>
        </w:rPr>
        <w:t>the “</w:t>
      </w:r>
      <w:r w:rsidRPr="003752F7">
        <w:rPr>
          <w:rFonts w:eastAsia="Apple SD Gothic Neo"/>
          <w:color w:val="131314"/>
        </w:rPr>
        <w:t>Pure Land</w:t>
      </w:r>
      <w:r w:rsidR="005E0BD1" w:rsidRPr="003752F7">
        <w:rPr>
          <w:rFonts w:eastAsia="Apple SD Gothic Neo"/>
          <w:color w:val="131314"/>
        </w:rPr>
        <w:t>”</w:t>
      </w:r>
      <w:r w:rsidRPr="003752F7">
        <w:rPr>
          <w:rFonts w:eastAsia="Apple SD Gothic Neo"/>
          <w:color w:val="131314"/>
        </w:rPr>
        <w:t xml:space="preserve"> </w:t>
      </w:r>
      <w:r w:rsidR="005E0BD1" w:rsidRPr="003752F7">
        <w:rPr>
          <w:rFonts w:eastAsia="Apple SD Gothic Neo"/>
          <w:color w:val="131314"/>
        </w:rPr>
        <w:t>T</w:t>
      </w:r>
      <w:r w:rsidRPr="003752F7">
        <w:rPr>
          <w:rFonts w:eastAsia="Apple SD Gothic Neo"/>
          <w:color w:val="131314"/>
        </w:rPr>
        <w:t>raditions is that they offered a chance for lay Buddhists</w:t>
      </w:r>
      <w:r w:rsidRPr="003752F7">
        <w:t>—</w:t>
      </w:r>
      <w:r w:rsidRPr="003752F7">
        <w:rPr>
          <w:rFonts w:eastAsia="Apple SD Gothic Neo"/>
          <w:color w:val="131314"/>
        </w:rPr>
        <w:t>who were not monks</w:t>
      </w:r>
      <w:r w:rsidRPr="003752F7">
        <w:t>—</w:t>
      </w:r>
      <w:r w:rsidRPr="003752F7">
        <w:rPr>
          <w:rFonts w:eastAsia="Apple SD Gothic Neo"/>
          <w:color w:val="131314"/>
        </w:rPr>
        <w:t>and even morally corrupt people to attain a goal that was tantamount to the attainment of Buddhahood.</w:t>
      </w:r>
    </w:p>
  </w:footnote>
  <w:footnote w:id="239">
    <w:p w14:paraId="2C229055" w14:textId="6F8402A2" w:rsidR="00E86172" w:rsidRPr="003752F7" w:rsidRDefault="00E86172" w:rsidP="00E86172">
      <w:pPr>
        <w:pStyle w:val="FootnoteText"/>
        <w:rPr>
          <w:color w:val="000000"/>
        </w:rPr>
      </w:pPr>
      <w:r w:rsidRPr="003752F7">
        <w:rPr>
          <w:rStyle w:val="FootnoteReference"/>
        </w:rPr>
        <w:footnoteRef/>
      </w:r>
      <w:r w:rsidRPr="003752F7">
        <w:t xml:space="preserve"> </w:t>
      </w:r>
      <w:r w:rsidRPr="003752F7">
        <w:rPr>
          <w:b/>
          <w:bCs/>
          <w:color w:val="000000"/>
        </w:rPr>
        <w:t xml:space="preserve">Ibn Kamāl </w:t>
      </w:r>
      <w:r w:rsidRPr="003752F7">
        <w:rPr>
          <w:b/>
          <w:bCs/>
          <w:color w:val="112B21"/>
        </w:rPr>
        <w:t>P</w:t>
      </w:r>
      <w:r w:rsidRPr="003752F7">
        <w:rPr>
          <w:b/>
          <w:bCs/>
          <w:color w:val="000000"/>
        </w:rPr>
        <w:t>ā</w:t>
      </w:r>
      <w:r w:rsidRPr="003752F7">
        <w:rPr>
          <w:b/>
          <w:bCs/>
          <w:color w:val="112B21"/>
        </w:rPr>
        <w:t>sh</w:t>
      </w:r>
      <w:r w:rsidRPr="003752F7">
        <w:rPr>
          <w:b/>
          <w:bCs/>
          <w:color w:val="000000"/>
        </w:rPr>
        <w:t xml:space="preserve">ā </w:t>
      </w:r>
      <w:r w:rsidRPr="003752F7">
        <w:rPr>
          <w:color w:val="000000"/>
        </w:rPr>
        <w:t xml:space="preserve">(d. 940/1534) or, more fully, Shaykh-al-Islām Shams-al-Dīn ibn Kamāl </w:t>
      </w:r>
      <w:r w:rsidRPr="003752F7">
        <w:rPr>
          <w:color w:val="112B21"/>
        </w:rPr>
        <w:t>P</w:t>
      </w:r>
      <w:r w:rsidRPr="003752F7">
        <w:rPr>
          <w:color w:val="000000"/>
        </w:rPr>
        <w:t>ā</w:t>
      </w:r>
      <w:r w:rsidRPr="003752F7">
        <w:rPr>
          <w:color w:val="112B21"/>
        </w:rPr>
        <w:t>sh</w:t>
      </w:r>
      <w:r w:rsidRPr="003752F7">
        <w:rPr>
          <w:color w:val="000000"/>
        </w:rPr>
        <w:t>ā, is best known as Ibn Kamāl, Ibn Kamāl Pasha, or Kamāl</w:t>
      </w:r>
      <w:r w:rsidRPr="003752F7">
        <w:rPr>
          <w:color w:val="112B21"/>
        </w:rPr>
        <w:t>p</w:t>
      </w:r>
      <w:r w:rsidRPr="003752F7">
        <w:rPr>
          <w:color w:val="000000"/>
        </w:rPr>
        <w:t>ā</w:t>
      </w:r>
      <w:r w:rsidRPr="003752F7">
        <w:rPr>
          <w:color w:val="112B21"/>
        </w:rPr>
        <w:t>sh</w:t>
      </w:r>
      <w:r w:rsidRPr="003752F7">
        <w:rPr>
          <w:color w:val="000000"/>
        </w:rPr>
        <w:t>āzādah. He hailed from a distinguished military family in Edirne</w:t>
      </w:r>
      <w:r w:rsidR="0042194B" w:rsidRPr="003752F7">
        <w:rPr>
          <w:color w:val="000000"/>
        </w:rPr>
        <w:t xml:space="preserve"> in what is today Northwestern Turkey, not far from the Bulgarian border,</w:t>
      </w:r>
      <w:r w:rsidRPr="003752F7">
        <w:rPr>
          <w:color w:val="000000"/>
        </w:rPr>
        <w:t xml:space="preserve"> and </w:t>
      </w:r>
      <w:r w:rsidR="0042194B" w:rsidRPr="003752F7">
        <w:rPr>
          <w:color w:val="000000"/>
        </w:rPr>
        <w:t xml:space="preserve">he </w:t>
      </w:r>
      <w:r w:rsidRPr="003752F7">
        <w:rPr>
          <w:color w:val="000000"/>
        </w:rPr>
        <w:t>served in the Ottoman army as young man. Later, he devoted himself to Islamic studies and was appointed the Judge (</w:t>
      </w:r>
      <w:r w:rsidRPr="003752F7">
        <w:rPr>
          <w:i/>
          <w:iCs/>
          <w:color w:val="000000"/>
        </w:rPr>
        <w:t>al-Q</w:t>
      </w:r>
      <w:r w:rsidRPr="003752F7">
        <w:rPr>
          <w:i/>
          <w:iCs/>
        </w:rPr>
        <w:t>ā</w:t>
      </w:r>
      <w:r w:rsidRPr="003752F7">
        <w:rPr>
          <w:i/>
          <w:iCs/>
          <w:color w:val="000000"/>
        </w:rPr>
        <w:t>d</w:t>
      </w:r>
      <w:r w:rsidRPr="003752F7">
        <w:rPr>
          <w:i/>
          <w:iCs/>
        </w:rPr>
        <w:t>ī</w:t>
      </w:r>
      <w:r w:rsidRPr="003752F7">
        <w:rPr>
          <w:color w:val="000000"/>
        </w:rPr>
        <w:t xml:space="preserve">) of Edirne in 921/1515. Ibn Kamāl </w:t>
      </w:r>
      <w:r w:rsidRPr="003752F7">
        <w:rPr>
          <w:color w:val="112B21"/>
        </w:rPr>
        <w:t>P</w:t>
      </w:r>
      <w:r w:rsidRPr="003752F7">
        <w:rPr>
          <w:color w:val="000000"/>
        </w:rPr>
        <w:t>ā</w:t>
      </w:r>
      <w:r w:rsidRPr="003752F7">
        <w:rPr>
          <w:color w:val="112B21"/>
        </w:rPr>
        <w:t>sh</w:t>
      </w:r>
      <w:r w:rsidRPr="003752F7">
        <w:rPr>
          <w:color w:val="000000"/>
        </w:rPr>
        <w:t xml:space="preserve">ā wrote more than two hundred works in Arabic, Persian, and Turkish, including an exegesis of the </w:t>
      </w:r>
      <w:r w:rsidRPr="003752F7">
        <w:t xml:space="preserve">Qur’ān, commentaries on </w:t>
      </w:r>
      <w:r w:rsidRPr="003752F7">
        <w:rPr>
          <w:i/>
          <w:iCs/>
        </w:rPr>
        <w:t>Ḥadīth</w:t>
      </w:r>
      <w:r w:rsidRPr="003752F7">
        <w:t xml:space="preserve">, works on </w:t>
      </w:r>
      <w:r w:rsidR="00E0441E" w:rsidRPr="003752F7">
        <w:t>Divinity</w:t>
      </w:r>
      <w:r w:rsidRPr="003752F7">
        <w:t xml:space="preserve">, Metaphysics, Philosophy, </w:t>
      </w:r>
      <w:r w:rsidR="00E0441E" w:rsidRPr="003752F7">
        <w:t>E</w:t>
      </w:r>
      <w:r w:rsidRPr="003752F7">
        <w:t>thics, Sufism, and Arabic and Persian grammar, philology, and literature.</w:t>
      </w:r>
      <w:r w:rsidRPr="003752F7">
        <w:rPr>
          <w:color w:val="000000"/>
        </w:rPr>
        <w:t xml:space="preserve"> At the request of the Ottoman emperor Bayezid II</w:t>
      </w:r>
      <w:r w:rsidR="00E0441E" w:rsidRPr="003752F7">
        <w:rPr>
          <w:color w:val="000000"/>
        </w:rPr>
        <w:t xml:space="preserve"> (</w:t>
      </w:r>
      <w:r w:rsidR="0065146D" w:rsidRPr="003752F7">
        <w:rPr>
          <w:color w:val="000000"/>
        </w:rPr>
        <w:t xml:space="preserve">d. </w:t>
      </w:r>
      <w:r w:rsidR="00AD1744" w:rsidRPr="003752F7">
        <w:rPr>
          <w:color w:val="000000"/>
        </w:rPr>
        <w:t>918/</w:t>
      </w:r>
      <w:r w:rsidR="0065146D" w:rsidRPr="003752F7">
        <w:rPr>
          <w:color w:val="000000"/>
        </w:rPr>
        <w:t>1512</w:t>
      </w:r>
      <w:r w:rsidR="00E0441E" w:rsidRPr="003752F7">
        <w:rPr>
          <w:color w:val="000000"/>
        </w:rPr>
        <w:t>)</w:t>
      </w:r>
      <w:r w:rsidRPr="003752F7">
        <w:rPr>
          <w:color w:val="000000"/>
        </w:rPr>
        <w:t xml:space="preserve">, he wrote an Ottoman history titled </w:t>
      </w:r>
      <w:r w:rsidRPr="003752F7">
        <w:rPr>
          <w:i/>
          <w:iCs/>
          <w:color w:val="000000"/>
        </w:rPr>
        <w:t>The Chronicles of the House of ‘Uthm</w:t>
      </w:r>
      <w:r w:rsidRPr="003752F7">
        <w:rPr>
          <w:i/>
          <w:iCs/>
        </w:rPr>
        <w:t>ā</w:t>
      </w:r>
      <w:r w:rsidRPr="003752F7">
        <w:rPr>
          <w:i/>
          <w:iCs/>
          <w:color w:val="000000"/>
        </w:rPr>
        <w:t xml:space="preserve">n </w:t>
      </w:r>
      <w:r w:rsidRPr="003752F7">
        <w:rPr>
          <w:color w:val="000000"/>
        </w:rPr>
        <w:t>(</w:t>
      </w:r>
      <w:r w:rsidRPr="003752F7">
        <w:rPr>
          <w:i/>
          <w:iCs/>
          <w:color w:val="000000"/>
        </w:rPr>
        <w:t>Tev</w:t>
      </w:r>
      <w:r w:rsidRPr="003752F7">
        <w:rPr>
          <w:i/>
          <w:iCs/>
        </w:rPr>
        <w:t>ā</w:t>
      </w:r>
      <w:r w:rsidRPr="003752F7">
        <w:rPr>
          <w:i/>
          <w:iCs/>
          <w:color w:val="000000"/>
        </w:rPr>
        <w:t>ri</w:t>
      </w:r>
      <w:r w:rsidRPr="003752F7">
        <w:rPr>
          <w:i/>
          <w:iCs/>
        </w:rPr>
        <w:t>ḥ</w:t>
      </w:r>
      <w:r w:rsidRPr="003752F7">
        <w:rPr>
          <w:i/>
          <w:iCs/>
          <w:color w:val="000000"/>
        </w:rPr>
        <w:t xml:space="preserve">-e </w:t>
      </w:r>
      <w:r w:rsidRPr="003752F7">
        <w:rPr>
          <w:i/>
          <w:iCs/>
        </w:rPr>
        <w:t>Ā</w:t>
      </w:r>
      <w:r w:rsidRPr="003752F7">
        <w:rPr>
          <w:i/>
          <w:iCs/>
          <w:color w:val="000000"/>
        </w:rPr>
        <w:t>l-e ‘Osm</w:t>
      </w:r>
      <w:r w:rsidRPr="003752F7">
        <w:rPr>
          <w:i/>
          <w:iCs/>
        </w:rPr>
        <w:t>ā</w:t>
      </w:r>
      <w:r w:rsidRPr="003752F7">
        <w:rPr>
          <w:i/>
          <w:iCs/>
          <w:color w:val="000000"/>
        </w:rPr>
        <w:t>n</w:t>
      </w:r>
      <w:r w:rsidRPr="003752F7">
        <w:rPr>
          <w:color w:val="000000"/>
        </w:rPr>
        <w:t>), which is still regarded as an original and important source for the reigns under which he lived. During his stay in Egypt, he translated the great Egyptian historian Ibn Taghrī-Birdī (d. 874/1470) from Arabic into Ottoman Turkish. Because of these works, Ibn Kamāl is best known as a historian. He was a gifted poet and compiled a short collection (</w:t>
      </w:r>
      <w:r w:rsidRPr="003752F7">
        <w:rPr>
          <w:i/>
          <w:iCs/>
          <w:color w:val="000000"/>
        </w:rPr>
        <w:t>diw</w:t>
      </w:r>
      <w:r w:rsidRPr="003752F7">
        <w:rPr>
          <w:i/>
          <w:iCs/>
        </w:rPr>
        <w:t>ā</w:t>
      </w:r>
      <w:r w:rsidRPr="003752F7">
        <w:rPr>
          <w:i/>
          <w:iCs/>
          <w:color w:val="000000"/>
        </w:rPr>
        <w:t>n</w:t>
      </w:r>
      <w:r w:rsidRPr="003752F7">
        <w:rPr>
          <w:color w:val="000000"/>
        </w:rPr>
        <w:t>) of his personal poems. He was a Mātur</w:t>
      </w:r>
      <w:r w:rsidRPr="003752F7">
        <w:t>ī</w:t>
      </w:r>
      <w:r w:rsidRPr="003752F7">
        <w:rPr>
          <w:color w:val="000000"/>
        </w:rPr>
        <w:t>d</w:t>
      </w:r>
      <w:r w:rsidRPr="003752F7">
        <w:t xml:space="preserve">ī </w:t>
      </w:r>
      <w:r w:rsidR="00EE2CF4" w:rsidRPr="003752F7">
        <w:t>in the Science of Divinity</w:t>
      </w:r>
      <w:r w:rsidRPr="003752F7">
        <w:rPr>
          <w:color w:val="000000"/>
        </w:rPr>
        <w:t xml:space="preserve"> and an Akbarian </w:t>
      </w:r>
      <w:r w:rsidR="00EE2CF4" w:rsidRPr="003752F7">
        <w:rPr>
          <w:color w:val="000000"/>
        </w:rPr>
        <w:t xml:space="preserve">in </w:t>
      </w:r>
      <w:r w:rsidRPr="003752F7">
        <w:rPr>
          <w:color w:val="000000"/>
        </w:rPr>
        <w:t>Metaphysic</w:t>
      </w:r>
      <w:r w:rsidR="00EE2CF4" w:rsidRPr="003752F7">
        <w:rPr>
          <w:color w:val="000000"/>
        </w:rPr>
        <w:t>s,</w:t>
      </w:r>
      <w:r w:rsidRPr="003752F7">
        <w:rPr>
          <w:color w:val="000000"/>
        </w:rPr>
        <w:t xml:space="preserve"> and</w:t>
      </w:r>
      <w:r w:rsidR="00EE2CF4" w:rsidRPr="003752F7">
        <w:rPr>
          <w:color w:val="000000"/>
        </w:rPr>
        <w:t xml:space="preserve"> he</w:t>
      </w:r>
      <w:r w:rsidRPr="003752F7">
        <w:rPr>
          <w:color w:val="000000"/>
        </w:rPr>
        <w:t xml:space="preserve"> ranks among those </w:t>
      </w:r>
      <w:r w:rsidR="00EE2CF4" w:rsidRPr="003752F7">
        <w:rPr>
          <w:color w:val="000000"/>
        </w:rPr>
        <w:t xml:space="preserve">Scholars </w:t>
      </w:r>
      <w:r w:rsidRPr="003752F7">
        <w:rPr>
          <w:color w:val="000000"/>
        </w:rPr>
        <w:t xml:space="preserve">who prepared the way for Mullā </w:t>
      </w:r>
      <w:r w:rsidRPr="003752F7">
        <w:t>Ṣ</w:t>
      </w:r>
      <w:r w:rsidRPr="003752F7">
        <w:rPr>
          <w:color w:val="000000"/>
        </w:rPr>
        <w:t>adrā</w:t>
      </w:r>
      <w:r w:rsidR="00EE2CF4" w:rsidRPr="003752F7">
        <w:rPr>
          <w:color w:val="000000"/>
        </w:rPr>
        <w:t xml:space="preserve"> (</w:t>
      </w:r>
      <w:r w:rsidR="006D6137" w:rsidRPr="003752F7">
        <w:rPr>
          <w:color w:val="112B21"/>
        </w:rPr>
        <w:t>d. ca. 1050/1640</w:t>
      </w:r>
      <w:r w:rsidR="00EE2CF4" w:rsidRPr="003752F7">
        <w:rPr>
          <w:color w:val="000000"/>
        </w:rPr>
        <w:t>)</w:t>
      </w:r>
      <w:r w:rsidR="006D6137" w:rsidRPr="003752F7">
        <w:rPr>
          <w:color w:val="000000"/>
        </w:rPr>
        <w:t xml:space="preserve"> </w:t>
      </w:r>
      <w:r w:rsidRPr="003752F7">
        <w:rPr>
          <w:color w:val="000000"/>
        </w:rPr>
        <w:t>in several of his speculations. Toward the end of his life</w:t>
      </w:r>
      <w:r w:rsidR="008D7C07" w:rsidRPr="003752F7">
        <w:rPr>
          <w:color w:val="000000"/>
        </w:rPr>
        <w:t xml:space="preserve"> under the reign of Sulaymān the Law-Giver (d. 972/1566)</w:t>
      </w:r>
      <w:r w:rsidRPr="003752F7">
        <w:rPr>
          <w:color w:val="000000"/>
        </w:rPr>
        <w:t xml:space="preserve">, Ibn Kamāl </w:t>
      </w:r>
      <w:r w:rsidRPr="003752F7">
        <w:rPr>
          <w:color w:val="112B21"/>
        </w:rPr>
        <w:t>P</w:t>
      </w:r>
      <w:r w:rsidRPr="003752F7">
        <w:rPr>
          <w:color w:val="000000"/>
        </w:rPr>
        <w:t>ā</w:t>
      </w:r>
      <w:r w:rsidRPr="003752F7">
        <w:rPr>
          <w:color w:val="112B21"/>
        </w:rPr>
        <w:t>sh</w:t>
      </w:r>
      <w:r w:rsidRPr="003752F7">
        <w:rPr>
          <w:color w:val="000000"/>
        </w:rPr>
        <w:t>ā was appointed the Shaykh-al-Islām of the Ottoman Empire</w:t>
      </w:r>
      <w:r w:rsidR="008D7C07" w:rsidRPr="003752F7">
        <w:rPr>
          <w:color w:val="000000"/>
        </w:rPr>
        <w:t>,</w:t>
      </w:r>
      <w:r w:rsidRPr="003752F7">
        <w:rPr>
          <w:color w:val="000000"/>
        </w:rPr>
        <w:t xml:space="preserve"> and he held the post until his death. He was a </w:t>
      </w:r>
      <w:r w:rsidR="008D7C07" w:rsidRPr="003752F7">
        <w:rPr>
          <w:color w:val="000000"/>
        </w:rPr>
        <w:t>highly respected</w:t>
      </w:r>
      <w:r w:rsidRPr="003752F7">
        <w:rPr>
          <w:color w:val="000000"/>
        </w:rPr>
        <w:t xml:space="preserve"> Jurist, poet, and historian, and he played a crucially important role in the Ottoman Empire for his careful codification of the </w:t>
      </w:r>
      <w:r w:rsidR="003436C3" w:rsidRPr="003752F7">
        <w:t>Ḥ</w:t>
      </w:r>
      <w:r w:rsidRPr="003752F7">
        <w:rPr>
          <w:color w:val="000000"/>
        </w:rPr>
        <w:t xml:space="preserve">anafi </w:t>
      </w:r>
      <w:r w:rsidR="003436C3" w:rsidRPr="003752F7">
        <w:rPr>
          <w:color w:val="000000"/>
        </w:rPr>
        <w:t>S</w:t>
      </w:r>
      <w:r w:rsidRPr="003752F7">
        <w:rPr>
          <w:color w:val="000000"/>
        </w:rPr>
        <w:t xml:space="preserve">chool of substantive Law, which exercised lasting influence during later generations. </w:t>
      </w:r>
      <w:r w:rsidR="001A2670" w:rsidRPr="003752F7">
        <w:rPr>
          <w:color w:val="000000"/>
        </w:rPr>
        <w:t>He died and was buried in Istanbul.</w:t>
      </w:r>
    </w:p>
  </w:footnote>
  <w:footnote w:id="240">
    <w:p w14:paraId="4507CBF8" w14:textId="5104F739" w:rsidR="00E86172" w:rsidRPr="003752F7"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141414"/>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The unquestionably Orthodox </w:t>
      </w:r>
      <w:r w:rsidRPr="003752F7">
        <w:rPr>
          <w:rFonts w:asciiTheme="majorBidi" w:hAnsiTheme="majorBidi" w:cstheme="majorBidi"/>
          <w:color w:val="202124"/>
          <w:sz w:val="20"/>
          <w:szCs w:val="20"/>
        </w:rPr>
        <w:t>Sunn</w:t>
      </w:r>
      <w:r w:rsidRPr="003752F7">
        <w:rPr>
          <w:rFonts w:asciiTheme="majorBidi" w:hAnsiTheme="majorBidi" w:cstheme="majorBidi"/>
          <w:sz w:val="20"/>
          <w:szCs w:val="20"/>
        </w:rPr>
        <w:t>ī</w:t>
      </w:r>
      <w:r w:rsidRPr="003752F7">
        <w:rPr>
          <w:rFonts w:asciiTheme="majorBidi" w:hAnsiTheme="majorBidi" w:cstheme="majorBidi"/>
          <w:color w:val="202124"/>
          <w:sz w:val="20"/>
          <w:szCs w:val="20"/>
        </w:rPr>
        <w:t xml:space="preserve"> </w:t>
      </w:r>
      <w:r w:rsidRPr="003752F7">
        <w:rPr>
          <w:rFonts w:asciiTheme="majorBidi" w:hAnsiTheme="majorBidi" w:cstheme="majorBidi"/>
          <w:i/>
          <w:iCs/>
          <w:sz w:val="20"/>
          <w:szCs w:val="20"/>
        </w:rPr>
        <w:t xml:space="preserve">Dars-e Niẓāmī </w:t>
      </w:r>
      <w:r w:rsidRPr="003752F7">
        <w:rPr>
          <w:rFonts w:asciiTheme="majorBidi" w:hAnsiTheme="majorBidi" w:cstheme="majorBidi"/>
          <w:sz w:val="20"/>
          <w:szCs w:val="20"/>
        </w:rPr>
        <w:t xml:space="preserve">is a basic comprehensive curriculum for the Islamic </w:t>
      </w:r>
      <w:r w:rsidR="001A2670" w:rsidRPr="003752F7">
        <w:rPr>
          <w:rFonts w:asciiTheme="majorBidi" w:hAnsiTheme="majorBidi" w:cstheme="majorBidi"/>
          <w:sz w:val="20"/>
          <w:szCs w:val="20"/>
        </w:rPr>
        <w:t>S</w:t>
      </w:r>
      <w:r w:rsidRPr="003752F7">
        <w:rPr>
          <w:rFonts w:asciiTheme="majorBidi" w:hAnsiTheme="majorBidi" w:cstheme="majorBidi"/>
          <w:sz w:val="20"/>
          <w:szCs w:val="20"/>
        </w:rPr>
        <w:t xml:space="preserve">ciences that was put together by its namesake, </w:t>
      </w:r>
      <w:r w:rsidRPr="003752F7">
        <w:rPr>
          <w:rFonts w:asciiTheme="majorBidi" w:hAnsiTheme="majorBidi" w:cstheme="majorBidi"/>
          <w:color w:val="141414"/>
          <w:sz w:val="20"/>
          <w:szCs w:val="20"/>
        </w:rPr>
        <w:t>Mull</w:t>
      </w:r>
      <w:r w:rsidRPr="003752F7">
        <w:rPr>
          <w:rFonts w:asciiTheme="majorBidi" w:hAnsiTheme="majorBidi" w:cstheme="majorBidi"/>
          <w:sz w:val="20"/>
          <w:szCs w:val="20"/>
        </w:rPr>
        <w:t>ā</w:t>
      </w:r>
      <w:r w:rsidRPr="003752F7">
        <w:rPr>
          <w:rFonts w:asciiTheme="majorBidi" w:hAnsiTheme="majorBidi" w:cstheme="majorBidi"/>
          <w:color w:val="141414"/>
          <w:sz w:val="20"/>
          <w:szCs w:val="20"/>
        </w:rPr>
        <w:t xml:space="preserve"> Ni</w:t>
      </w:r>
      <w:r w:rsidRPr="003752F7">
        <w:rPr>
          <w:rFonts w:asciiTheme="majorBidi" w:hAnsiTheme="majorBidi" w:cstheme="majorBidi"/>
          <w:sz w:val="20"/>
          <w:szCs w:val="20"/>
        </w:rPr>
        <w:t>ẓā</w:t>
      </w:r>
      <w:r w:rsidRPr="003752F7">
        <w:rPr>
          <w:rFonts w:asciiTheme="majorBidi" w:hAnsiTheme="majorBidi" w:cstheme="majorBidi"/>
          <w:color w:val="141414"/>
          <w:sz w:val="20"/>
          <w:szCs w:val="20"/>
        </w:rPr>
        <w:t>m-al-D</w:t>
      </w:r>
      <w:r w:rsidRPr="003752F7">
        <w:rPr>
          <w:rFonts w:asciiTheme="majorBidi" w:hAnsiTheme="majorBidi" w:cstheme="majorBidi"/>
          <w:sz w:val="20"/>
          <w:szCs w:val="20"/>
        </w:rPr>
        <w:t>ī</w:t>
      </w:r>
      <w:r w:rsidRPr="003752F7">
        <w:rPr>
          <w:rFonts w:asciiTheme="majorBidi" w:hAnsiTheme="majorBidi" w:cstheme="majorBidi"/>
          <w:color w:val="141414"/>
          <w:sz w:val="20"/>
          <w:szCs w:val="20"/>
        </w:rPr>
        <w:t>n al-Sih</w:t>
      </w:r>
      <w:r w:rsidRPr="003752F7">
        <w:rPr>
          <w:rFonts w:asciiTheme="majorBidi" w:hAnsiTheme="majorBidi" w:cstheme="majorBidi"/>
          <w:sz w:val="20"/>
          <w:szCs w:val="20"/>
        </w:rPr>
        <w:t>ā</w:t>
      </w:r>
      <w:r w:rsidRPr="003752F7">
        <w:rPr>
          <w:rFonts w:asciiTheme="majorBidi" w:hAnsiTheme="majorBidi" w:cstheme="majorBidi"/>
          <w:color w:val="141414"/>
          <w:sz w:val="20"/>
          <w:szCs w:val="20"/>
        </w:rPr>
        <w:t>law</w:t>
      </w:r>
      <w:r w:rsidRPr="003752F7">
        <w:rPr>
          <w:rFonts w:asciiTheme="majorBidi" w:hAnsiTheme="majorBidi" w:cstheme="majorBidi"/>
          <w:sz w:val="20"/>
          <w:szCs w:val="20"/>
        </w:rPr>
        <w:t>ī. The</w:t>
      </w:r>
      <w:r w:rsidRPr="003752F7">
        <w:rPr>
          <w:rFonts w:asciiTheme="majorBidi" w:hAnsiTheme="majorBidi" w:cstheme="majorBidi"/>
          <w:i/>
          <w:iCs/>
          <w:sz w:val="20"/>
          <w:szCs w:val="20"/>
        </w:rPr>
        <w:t xml:space="preserve"> Dars-e Niẓāmī</w:t>
      </w:r>
      <w:r w:rsidRPr="003752F7">
        <w:rPr>
          <w:rFonts w:asciiTheme="majorBidi" w:hAnsiTheme="majorBidi" w:cstheme="majorBidi"/>
          <w:sz w:val="20"/>
          <w:szCs w:val="20"/>
        </w:rPr>
        <w:t xml:space="preserve"> has dominated the Indian Subcontinent in Traditional Islamic seminaries since the twelfth/eighteenth century</w:t>
      </w:r>
      <w:r w:rsidR="001A2670" w:rsidRPr="003752F7">
        <w:rPr>
          <w:rFonts w:asciiTheme="majorBidi" w:hAnsiTheme="majorBidi" w:cstheme="majorBidi"/>
          <w:color w:val="141414"/>
          <w:sz w:val="20"/>
          <w:szCs w:val="20"/>
        </w:rPr>
        <w:t xml:space="preserve"> until today.</w:t>
      </w:r>
    </w:p>
  </w:footnote>
  <w:footnote w:id="241">
    <w:p w14:paraId="5728C0AF" w14:textId="525ABFEC" w:rsidR="00E86172" w:rsidRPr="003752F7" w:rsidRDefault="00E86172" w:rsidP="00E86172">
      <w:pPr>
        <w:pStyle w:val="FootnoteText"/>
        <w:rPr>
          <w:color w:val="141414"/>
        </w:rPr>
      </w:pPr>
      <w:r w:rsidRPr="003752F7">
        <w:rPr>
          <w:rStyle w:val="FootnoteReference"/>
        </w:rPr>
        <w:footnoteRef/>
      </w:r>
      <w:r w:rsidRPr="003752F7">
        <w:t xml:space="preserve"> </w:t>
      </w:r>
      <w:r w:rsidRPr="003752F7">
        <w:rPr>
          <w:b/>
          <w:bCs/>
          <w:color w:val="141414"/>
        </w:rPr>
        <w:t>Mull</w:t>
      </w:r>
      <w:r w:rsidRPr="003752F7">
        <w:rPr>
          <w:b/>
          <w:bCs/>
        </w:rPr>
        <w:t>ā</w:t>
      </w:r>
      <w:r w:rsidRPr="003752F7">
        <w:rPr>
          <w:b/>
          <w:bCs/>
          <w:color w:val="141414"/>
        </w:rPr>
        <w:t xml:space="preserve"> Ni</w:t>
      </w:r>
      <w:r w:rsidRPr="003752F7">
        <w:rPr>
          <w:b/>
          <w:bCs/>
        </w:rPr>
        <w:t>ẓā</w:t>
      </w:r>
      <w:r w:rsidRPr="003752F7">
        <w:rPr>
          <w:b/>
          <w:bCs/>
          <w:color w:val="141414"/>
        </w:rPr>
        <w:t>m-al-D</w:t>
      </w:r>
      <w:r w:rsidRPr="003752F7">
        <w:rPr>
          <w:b/>
          <w:bCs/>
        </w:rPr>
        <w:t>ī</w:t>
      </w:r>
      <w:r w:rsidRPr="003752F7">
        <w:rPr>
          <w:b/>
          <w:bCs/>
          <w:color w:val="141414"/>
        </w:rPr>
        <w:t>n</w:t>
      </w:r>
      <w:r w:rsidRPr="003752F7">
        <w:rPr>
          <w:color w:val="141414"/>
        </w:rPr>
        <w:t xml:space="preserve"> (d. 1161/1748) or, more fully, Mull</w:t>
      </w:r>
      <w:r w:rsidRPr="003752F7">
        <w:t>ā</w:t>
      </w:r>
      <w:r w:rsidRPr="003752F7">
        <w:rPr>
          <w:color w:val="141414"/>
        </w:rPr>
        <w:t xml:space="preserve"> Ni</w:t>
      </w:r>
      <w:r w:rsidRPr="003752F7">
        <w:t>ẓā</w:t>
      </w:r>
      <w:r w:rsidRPr="003752F7">
        <w:rPr>
          <w:color w:val="141414"/>
        </w:rPr>
        <w:t>m-al-D</w:t>
      </w:r>
      <w:r w:rsidRPr="003752F7">
        <w:t>ī</w:t>
      </w:r>
      <w:r w:rsidRPr="003752F7">
        <w:rPr>
          <w:color w:val="141414"/>
        </w:rPr>
        <w:t>n ibn Qu</w:t>
      </w:r>
      <w:r w:rsidRPr="003752F7">
        <w:t>ṭ</w:t>
      </w:r>
      <w:r w:rsidRPr="003752F7">
        <w:rPr>
          <w:color w:val="141414"/>
        </w:rPr>
        <w:t>b-al-D</w:t>
      </w:r>
      <w:r w:rsidRPr="003752F7">
        <w:t>ī</w:t>
      </w:r>
      <w:r w:rsidRPr="003752F7">
        <w:rPr>
          <w:color w:val="141414"/>
        </w:rPr>
        <w:t>n al-Sih</w:t>
      </w:r>
      <w:r w:rsidRPr="003752F7">
        <w:t>ā</w:t>
      </w:r>
      <w:r w:rsidRPr="003752F7">
        <w:rPr>
          <w:color w:val="141414"/>
        </w:rPr>
        <w:t>law</w:t>
      </w:r>
      <w:r w:rsidRPr="003752F7">
        <w:t>ī al-Anṣārī</w:t>
      </w:r>
      <w:r w:rsidRPr="003752F7">
        <w:rPr>
          <w:color w:val="141414"/>
        </w:rPr>
        <w:t xml:space="preserve"> al-Far</w:t>
      </w:r>
      <w:r w:rsidRPr="003752F7">
        <w:t>a</w:t>
      </w:r>
      <w:r w:rsidRPr="003752F7">
        <w:rPr>
          <w:color w:val="141414"/>
        </w:rPr>
        <w:t>ng</w:t>
      </w:r>
      <w:r w:rsidRPr="003752F7">
        <w:t>ī</w:t>
      </w:r>
      <w:r w:rsidRPr="003752F7">
        <w:rPr>
          <w:color w:val="141414"/>
        </w:rPr>
        <w:t>-Ma</w:t>
      </w:r>
      <w:r w:rsidRPr="003752F7">
        <w:t>ḥ</w:t>
      </w:r>
      <w:r w:rsidRPr="003752F7">
        <w:rPr>
          <w:color w:val="141414"/>
        </w:rPr>
        <w:t>all</w:t>
      </w:r>
      <w:r w:rsidRPr="003752F7">
        <w:t>ī,</w:t>
      </w:r>
      <w:r w:rsidRPr="003752F7">
        <w:rPr>
          <w:color w:val="141414"/>
        </w:rPr>
        <w:t xml:space="preserve"> was born in the village of Sihala in Uttar Pradesh. He became a great Islamic </w:t>
      </w:r>
      <w:r w:rsidR="007B09A1" w:rsidRPr="003752F7">
        <w:rPr>
          <w:color w:val="141414"/>
        </w:rPr>
        <w:t>S</w:t>
      </w:r>
      <w:r w:rsidRPr="003752F7">
        <w:rPr>
          <w:color w:val="141414"/>
        </w:rPr>
        <w:t>cholar and visionary, schooled and trained in the Corrective Tradition. He migrated to Lucknow, where he founded, developed, and directed the administration of the Far</w:t>
      </w:r>
      <w:r w:rsidRPr="003752F7">
        <w:t>a</w:t>
      </w:r>
      <w:r w:rsidRPr="003752F7">
        <w:rPr>
          <w:color w:val="141414"/>
        </w:rPr>
        <w:t>ng</w:t>
      </w:r>
      <w:r w:rsidRPr="003752F7">
        <w:t>ī</w:t>
      </w:r>
      <w:r w:rsidRPr="003752F7">
        <w:rPr>
          <w:color w:val="141414"/>
        </w:rPr>
        <w:t xml:space="preserve"> Ma</w:t>
      </w:r>
      <w:r w:rsidRPr="003752F7">
        <w:t>ḥ</w:t>
      </w:r>
      <w:r w:rsidRPr="003752F7">
        <w:rPr>
          <w:color w:val="141414"/>
        </w:rPr>
        <w:t>all, making it a center of the Corrective Tradition and</w:t>
      </w:r>
      <w:r w:rsidR="007B09A1" w:rsidRPr="003752F7">
        <w:rPr>
          <w:color w:val="141414"/>
        </w:rPr>
        <w:t>—during its time—on</w:t>
      </w:r>
      <w:r w:rsidRPr="003752F7">
        <w:rPr>
          <w:color w:val="141414"/>
        </w:rPr>
        <w:t>e of the greatest institutions of learning in the Muslim world.</w:t>
      </w:r>
      <w:r w:rsidR="00525C1A" w:rsidRPr="003752F7">
        <w:rPr>
          <w:color w:val="141414"/>
        </w:rPr>
        <w:t xml:space="preserve"> He died and was buried in Lucknow</w:t>
      </w:r>
      <w:r w:rsidR="00716588" w:rsidRPr="003752F7">
        <w:rPr>
          <w:color w:val="141414"/>
        </w:rPr>
        <w:t xml:space="preserve"> in the Far</w:t>
      </w:r>
      <w:r w:rsidR="00716588" w:rsidRPr="003752F7">
        <w:t>a</w:t>
      </w:r>
      <w:r w:rsidR="00716588" w:rsidRPr="003752F7">
        <w:rPr>
          <w:color w:val="141414"/>
        </w:rPr>
        <w:t>ng</w:t>
      </w:r>
      <w:r w:rsidR="00716588" w:rsidRPr="003752F7">
        <w:t>ī</w:t>
      </w:r>
      <w:r w:rsidR="00716588" w:rsidRPr="003752F7">
        <w:rPr>
          <w:color w:val="141414"/>
        </w:rPr>
        <w:t xml:space="preserve"> Ma</w:t>
      </w:r>
      <w:r w:rsidR="00716588" w:rsidRPr="003752F7">
        <w:t>ḥ</w:t>
      </w:r>
      <w:r w:rsidR="00716588" w:rsidRPr="003752F7">
        <w:rPr>
          <w:color w:val="141414"/>
        </w:rPr>
        <w:t>all cemet</w:t>
      </w:r>
      <w:r w:rsidR="00DA4018" w:rsidRPr="003752F7">
        <w:rPr>
          <w:color w:val="141414"/>
        </w:rPr>
        <w:t>e</w:t>
      </w:r>
      <w:r w:rsidR="00716588" w:rsidRPr="003752F7">
        <w:rPr>
          <w:color w:val="141414"/>
        </w:rPr>
        <w:t>ry</w:t>
      </w:r>
      <w:r w:rsidR="00525C1A" w:rsidRPr="003752F7">
        <w:rPr>
          <w:color w:val="141414"/>
        </w:rPr>
        <w:t>.</w:t>
      </w:r>
    </w:p>
  </w:footnote>
  <w:footnote w:id="242">
    <w:p w14:paraId="5174E060" w14:textId="1257926E" w:rsidR="00E86172" w:rsidRPr="003752F7" w:rsidRDefault="00E86172" w:rsidP="00E86172">
      <w:pPr>
        <w:pStyle w:val="FootnoteText"/>
        <w:rPr>
          <w:color w:val="141414"/>
        </w:rPr>
      </w:pPr>
      <w:r w:rsidRPr="003752F7">
        <w:rPr>
          <w:rStyle w:val="FootnoteReference"/>
        </w:rPr>
        <w:footnoteRef/>
      </w:r>
      <w:r w:rsidRPr="003752F7">
        <w:t xml:space="preserve"> </w:t>
      </w:r>
      <w:r w:rsidRPr="003752F7">
        <w:rPr>
          <w:b/>
          <w:bCs/>
        </w:rPr>
        <w:t xml:space="preserve">The </w:t>
      </w:r>
      <w:r w:rsidRPr="003752F7">
        <w:rPr>
          <w:b/>
          <w:bCs/>
          <w:color w:val="141414"/>
        </w:rPr>
        <w:t>Far</w:t>
      </w:r>
      <w:r w:rsidRPr="003752F7">
        <w:rPr>
          <w:b/>
          <w:bCs/>
        </w:rPr>
        <w:t>a</w:t>
      </w:r>
      <w:r w:rsidRPr="003752F7">
        <w:rPr>
          <w:b/>
          <w:bCs/>
          <w:color w:val="141414"/>
        </w:rPr>
        <w:t>ng</w:t>
      </w:r>
      <w:r w:rsidRPr="003752F7">
        <w:rPr>
          <w:b/>
          <w:bCs/>
        </w:rPr>
        <w:t>ī</w:t>
      </w:r>
      <w:r w:rsidRPr="003752F7">
        <w:rPr>
          <w:b/>
          <w:bCs/>
          <w:color w:val="141414"/>
        </w:rPr>
        <w:t xml:space="preserve"> Ma</w:t>
      </w:r>
      <w:r w:rsidRPr="003752F7">
        <w:rPr>
          <w:b/>
          <w:bCs/>
        </w:rPr>
        <w:t>ḥ</w:t>
      </w:r>
      <w:r w:rsidRPr="003752F7">
        <w:rPr>
          <w:b/>
          <w:bCs/>
          <w:color w:val="141414"/>
        </w:rPr>
        <w:t>all</w:t>
      </w:r>
      <w:r w:rsidRPr="003752F7">
        <w:rPr>
          <w:color w:val="141414"/>
        </w:rPr>
        <w:t xml:space="preserve"> was established as an advanced center of learning in Lucknow, India, in the eleventh/seventeenth century during the reign of the sixth Mughal emperor Aurangz</w:t>
      </w:r>
      <w:r w:rsidRPr="003752F7">
        <w:rPr>
          <w:color w:val="000000" w:themeColor="text1"/>
        </w:rPr>
        <w:t>ē</w:t>
      </w:r>
      <w:r w:rsidRPr="003752F7">
        <w:rPr>
          <w:color w:val="141414"/>
        </w:rPr>
        <w:t>b ‘</w:t>
      </w:r>
      <w:r w:rsidRPr="003752F7">
        <w:t>Ā</w:t>
      </w:r>
      <w:r w:rsidRPr="003752F7">
        <w:rPr>
          <w:color w:val="141414"/>
        </w:rPr>
        <w:t>lamg</w:t>
      </w:r>
      <w:r w:rsidRPr="003752F7">
        <w:t>ī</w:t>
      </w:r>
      <w:r w:rsidRPr="003752F7">
        <w:rPr>
          <w:color w:val="141414"/>
        </w:rPr>
        <w:t xml:space="preserve">r (d. 1118/1707), who ruled over the entire Indian subcontinent for forty-nine years. Its name means “the European Palace” and comes from the Arabic word </w:t>
      </w:r>
      <w:r w:rsidRPr="003752F7">
        <w:rPr>
          <w:i/>
          <w:iCs/>
          <w:color w:val="141414"/>
        </w:rPr>
        <w:t>al-Ifranj</w:t>
      </w:r>
      <w:r w:rsidRPr="003752F7">
        <w:rPr>
          <w:color w:val="141414"/>
        </w:rPr>
        <w:t xml:space="preserve"> (literally, “the Franks”), which was applied to Christian Europeans. This word came into Persian and Urdu in the form “</w:t>
      </w:r>
      <w:r w:rsidRPr="003752F7">
        <w:rPr>
          <w:i/>
          <w:iCs/>
          <w:color w:val="141414"/>
        </w:rPr>
        <w:t>Farang</w:t>
      </w:r>
      <w:r w:rsidRPr="003752F7">
        <w:rPr>
          <w:i/>
          <w:iCs/>
        </w:rPr>
        <w:t>ī</w:t>
      </w:r>
      <w:r w:rsidRPr="003752F7">
        <w:t>.”</w:t>
      </w:r>
      <w:r w:rsidRPr="003752F7">
        <w:rPr>
          <w:i/>
          <w:iCs/>
          <w:color w:val="141414"/>
        </w:rPr>
        <w:t xml:space="preserve"> </w:t>
      </w:r>
      <w:r w:rsidRPr="003752F7">
        <w:rPr>
          <w:color w:val="141414"/>
        </w:rPr>
        <w:t>The main building of the Far</w:t>
      </w:r>
      <w:r w:rsidRPr="003752F7">
        <w:t>a</w:t>
      </w:r>
      <w:r w:rsidRPr="003752F7">
        <w:rPr>
          <w:color w:val="141414"/>
        </w:rPr>
        <w:t>ng</w:t>
      </w:r>
      <w:r w:rsidRPr="003752F7">
        <w:t>ī</w:t>
      </w:r>
      <w:r w:rsidRPr="003752F7">
        <w:rPr>
          <w:color w:val="141414"/>
        </w:rPr>
        <w:t xml:space="preserve"> Ma</w:t>
      </w:r>
      <w:r w:rsidRPr="003752F7">
        <w:t>ḥ</w:t>
      </w:r>
      <w:r w:rsidRPr="003752F7">
        <w:rPr>
          <w:color w:val="141414"/>
        </w:rPr>
        <w:t>all was built by and for Dutch merchants living and trading in the Mughal Empire, whence it took its institutional name. Later, the Mughals took over the building and gave it to two brothers, Mull</w:t>
      </w:r>
      <w:r w:rsidRPr="003752F7">
        <w:t>ā</w:t>
      </w:r>
      <w:r w:rsidRPr="003752F7">
        <w:rPr>
          <w:color w:val="141414"/>
        </w:rPr>
        <w:t xml:space="preserve"> Asad ibn Qu</w:t>
      </w:r>
      <w:r w:rsidRPr="003752F7">
        <w:t>ṭ</w:t>
      </w:r>
      <w:r w:rsidRPr="003752F7">
        <w:rPr>
          <w:color w:val="141414"/>
        </w:rPr>
        <w:t>b-al-D</w:t>
      </w:r>
      <w:r w:rsidRPr="003752F7">
        <w:t>ī</w:t>
      </w:r>
      <w:r w:rsidRPr="003752F7">
        <w:rPr>
          <w:color w:val="141414"/>
        </w:rPr>
        <w:t>n Shah</w:t>
      </w:r>
      <w:r w:rsidRPr="003752F7">
        <w:t>ī</w:t>
      </w:r>
      <w:r w:rsidRPr="003752F7">
        <w:rPr>
          <w:color w:val="141414"/>
        </w:rPr>
        <w:t>d and Mull</w:t>
      </w:r>
      <w:r w:rsidRPr="003752F7">
        <w:t>ā</w:t>
      </w:r>
      <w:r w:rsidRPr="003752F7">
        <w:rPr>
          <w:color w:val="141414"/>
        </w:rPr>
        <w:t xml:space="preserve"> Sa‘</w:t>
      </w:r>
      <w:r w:rsidRPr="003752F7">
        <w:t>ī</w:t>
      </w:r>
      <w:r w:rsidRPr="003752F7">
        <w:rPr>
          <w:color w:val="141414"/>
        </w:rPr>
        <w:t>d ibn Qu</w:t>
      </w:r>
      <w:r w:rsidRPr="003752F7">
        <w:t>ṭ</w:t>
      </w:r>
      <w:r w:rsidRPr="003752F7">
        <w:rPr>
          <w:color w:val="141414"/>
        </w:rPr>
        <w:t>b-al-D</w:t>
      </w:r>
      <w:r w:rsidRPr="003752F7">
        <w:t>ī</w:t>
      </w:r>
      <w:r w:rsidRPr="003752F7">
        <w:rPr>
          <w:color w:val="141414"/>
        </w:rPr>
        <w:t>n Shah</w:t>
      </w:r>
      <w:r w:rsidRPr="003752F7">
        <w:t>ī</w:t>
      </w:r>
      <w:r w:rsidRPr="003752F7">
        <w:rPr>
          <w:color w:val="141414"/>
        </w:rPr>
        <w:t>d, who—along with Mull</w:t>
      </w:r>
      <w:r w:rsidRPr="003752F7">
        <w:t>ā</w:t>
      </w:r>
      <w:r w:rsidRPr="003752F7">
        <w:rPr>
          <w:color w:val="141414"/>
        </w:rPr>
        <w:t xml:space="preserve"> Ni</w:t>
      </w:r>
      <w:r w:rsidRPr="003752F7">
        <w:t>ẓā</w:t>
      </w:r>
      <w:r w:rsidRPr="003752F7">
        <w:rPr>
          <w:color w:val="141414"/>
        </w:rPr>
        <w:t>m-al-D</w:t>
      </w:r>
      <w:r w:rsidRPr="003752F7">
        <w:t>ī</w:t>
      </w:r>
      <w:r w:rsidRPr="003752F7">
        <w:rPr>
          <w:color w:val="141414"/>
        </w:rPr>
        <w:t>n al-Sih</w:t>
      </w:r>
      <w:r w:rsidRPr="003752F7">
        <w:t>ā</w:t>
      </w:r>
      <w:r w:rsidRPr="003752F7">
        <w:rPr>
          <w:color w:val="141414"/>
        </w:rPr>
        <w:t>law</w:t>
      </w:r>
      <w:r w:rsidRPr="003752F7">
        <w:t>ī</w:t>
      </w:r>
      <w:r w:rsidR="00B86C8F" w:rsidRPr="003752F7">
        <w:t xml:space="preserve"> (</w:t>
      </w:r>
      <w:r w:rsidR="00B86C8F" w:rsidRPr="003752F7">
        <w:rPr>
          <w:color w:val="141414"/>
        </w:rPr>
        <w:t>d. 1161/1748</w:t>
      </w:r>
      <w:r w:rsidR="00B86C8F" w:rsidRPr="003752F7">
        <w:t>)</w:t>
      </w:r>
      <w:r w:rsidRPr="003752F7">
        <w:t>—</w:t>
      </w:r>
      <w:r w:rsidRPr="003752F7">
        <w:rPr>
          <w:color w:val="141414"/>
        </w:rPr>
        <w:t xml:space="preserve">converted it into the great center of learning, which became the Indian center of the School of Verification as well as a unique hub for learning, art, and </w:t>
      </w:r>
      <w:r w:rsidR="004B1DFF" w:rsidRPr="003752F7">
        <w:rPr>
          <w:color w:val="141414"/>
        </w:rPr>
        <w:t>C</w:t>
      </w:r>
      <w:r w:rsidRPr="003752F7">
        <w:rPr>
          <w:color w:val="141414"/>
        </w:rPr>
        <w:t xml:space="preserve">ulture in general. During the </w:t>
      </w:r>
      <w:r w:rsidR="004B1DFF" w:rsidRPr="003752F7">
        <w:rPr>
          <w:color w:val="141414"/>
        </w:rPr>
        <w:t>fourteenth/</w:t>
      </w:r>
      <w:r w:rsidRPr="003752F7">
        <w:rPr>
          <w:color w:val="141414"/>
        </w:rPr>
        <w:t xml:space="preserve">twentieth century, the </w:t>
      </w:r>
      <w:r w:rsidR="004B1DFF" w:rsidRPr="003752F7">
        <w:rPr>
          <w:color w:val="141414"/>
        </w:rPr>
        <w:t>S</w:t>
      </w:r>
      <w:r w:rsidRPr="003752F7">
        <w:rPr>
          <w:color w:val="141414"/>
        </w:rPr>
        <w:t>cholars of Far</w:t>
      </w:r>
      <w:r w:rsidRPr="003752F7">
        <w:t>a</w:t>
      </w:r>
      <w:r w:rsidRPr="003752F7">
        <w:rPr>
          <w:color w:val="141414"/>
        </w:rPr>
        <w:t>ng</w:t>
      </w:r>
      <w:r w:rsidRPr="003752F7">
        <w:t>ī</w:t>
      </w:r>
      <w:r w:rsidRPr="003752F7">
        <w:rPr>
          <w:color w:val="141414"/>
        </w:rPr>
        <w:t xml:space="preserve"> Ma</w:t>
      </w:r>
      <w:r w:rsidRPr="003752F7">
        <w:t>ḥ</w:t>
      </w:r>
      <w:r w:rsidRPr="003752F7">
        <w:rPr>
          <w:color w:val="141414"/>
        </w:rPr>
        <w:t>all became strong supporters of the Caliphate Movement, which sought to restore the Ottoman Caliphate. They also advocated Muslim-Hindu unity in the Subcontinent and showed great respect for Mahatma Gandhi (d. 1367/1948). Some of the Far</w:t>
      </w:r>
      <w:r w:rsidRPr="003752F7">
        <w:t>a</w:t>
      </w:r>
      <w:r w:rsidRPr="003752F7">
        <w:rPr>
          <w:color w:val="141414"/>
        </w:rPr>
        <w:t>ng</w:t>
      </w:r>
      <w:r w:rsidRPr="003752F7">
        <w:t>ī</w:t>
      </w:r>
      <w:r w:rsidRPr="003752F7">
        <w:rPr>
          <w:color w:val="141414"/>
        </w:rPr>
        <w:t xml:space="preserve"> Ma</w:t>
      </w:r>
      <w:r w:rsidRPr="003752F7">
        <w:t>ḥ</w:t>
      </w:r>
      <w:r w:rsidRPr="003752F7">
        <w:rPr>
          <w:color w:val="141414"/>
        </w:rPr>
        <w:t xml:space="preserve">all scholars issued an Islamic Legal </w:t>
      </w:r>
      <w:r w:rsidR="004B1DFF" w:rsidRPr="003752F7">
        <w:rPr>
          <w:color w:val="141414"/>
        </w:rPr>
        <w:t>opinion</w:t>
      </w:r>
      <w:r w:rsidRPr="003752F7">
        <w:rPr>
          <w:color w:val="141414"/>
        </w:rPr>
        <w:t xml:space="preserve"> (</w:t>
      </w:r>
      <w:r w:rsidRPr="003752F7">
        <w:rPr>
          <w:i/>
          <w:iCs/>
          <w:color w:val="141414"/>
        </w:rPr>
        <w:t>fatw</w:t>
      </w:r>
      <w:r w:rsidRPr="003752F7">
        <w:rPr>
          <w:i/>
          <w:iCs/>
        </w:rPr>
        <w:t>ā</w:t>
      </w:r>
      <w:r w:rsidRPr="003752F7">
        <w:rPr>
          <w:color w:val="141414"/>
        </w:rPr>
        <w:t xml:space="preserve">) calling for </w:t>
      </w:r>
      <w:r w:rsidRPr="003752F7">
        <w:rPr>
          <w:i/>
          <w:iCs/>
        </w:rPr>
        <w:t>jihād</w:t>
      </w:r>
      <w:r w:rsidRPr="003752F7">
        <w:t xml:space="preserve"> against British rule in India, which led the British to sentence them to death. See Francis Robinson, </w:t>
      </w:r>
      <w:r w:rsidRPr="003752F7">
        <w:rPr>
          <w:i/>
          <w:iCs/>
        </w:rPr>
        <w:t>The ‘Ulama of Farangi Mahall and Islamic Culture in South Asia</w:t>
      </w:r>
      <w:r w:rsidRPr="003752F7">
        <w:t>, ([New Delhi, India: Permanent Black Publishers, 2001).</w:t>
      </w:r>
    </w:p>
  </w:footnote>
  <w:footnote w:id="243">
    <w:p w14:paraId="0BD0A4CF" w14:textId="77777777" w:rsidR="00E86172" w:rsidRPr="003752F7" w:rsidRDefault="00E86172" w:rsidP="00E86172">
      <w:pPr>
        <w:pStyle w:val="FootnoteText"/>
        <w:rPr>
          <w:color w:val="141414"/>
        </w:rPr>
      </w:pPr>
      <w:r w:rsidRPr="003752F7">
        <w:rPr>
          <w:rStyle w:val="FootnoteReference"/>
        </w:rPr>
        <w:footnoteRef/>
      </w:r>
      <w:r w:rsidRPr="003752F7">
        <w:t xml:space="preserve"> </w:t>
      </w:r>
      <w:r w:rsidRPr="003752F7">
        <w:rPr>
          <w:color w:val="141414"/>
        </w:rPr>
        <w:t xml:space="preserve">The history of the </w:t>
      </w:r>
      <w:r w:rsidRPr="003752F7">
        <w:rPr>
          <w:b/>
          <w:bCs/>
          <w:color w:val="141414"/>
        </w:rPr>
        <w:t>Corrective Tradition in the Greater Indian Subcontinent</w:t>
      </w:r>
      <w:r w:rsidRPr="003752F7">
        <w:rPr>
          <w:color w:val="141414"/>
        </w:rPr>
        <w:t xml:space="preserve"> began some generations prior to the establishment of the Far</w:t>
      </w:r>
      <w:r w:rsidRPr="003752F7">
        <w:t>a</w:t>
      </w:r>
      <w:r w:rsidRPr="003752F7">
        <w:rPr>
          <w:color w:val="141414"/>
        </w:rPr>
        <w:t>ng</w:t>
      </w:r>
      <w:r w:rsidRPr="003752F7">
        <w:t>ī</w:t>
      </w:r>
      <w:r w:rsidRPr="003752F7">
        <w:rPr>
          <w:color w:val="141414"/>
        </w:rPr>
        <w:t xml:space="preserve"> Ma</w:t>
      </w:r>
      <w:r w:rsidRPr="003752F7">
        <w:t>ḥ</w:t>
      </w:r>
      <w:r w:rsidRPr="003752F7">
        <w:rPr>
          <w:color w:val="141414"/>
        </w:rPr>
        <w:t>all in Lucknow, although it became identified with that center after it was founded. In rough chronological order, the following are primary representatives of the Mature Tradition in the Indian Subcontinent prior to the founding of Far</w:t>
      </w:r>
      <w:r w:rsidRPr="003752F7">
        <w:t>a</w:t>
      </w:r>
      <w:r w:rsidRPr="003752F7">
        <w:rPr>
          <w:color w:val="141414"/>
        </w:rPr>
        <w:t>ng</w:t>
      </w:r>
      <w:r w:rsidRPr="003752F7">
        <w:t>ī</w:t>
      </w:r>
      <w:r w:rsidRPr="003752F7">
        <w:rPr>
          <w:color w:val="141414"/>
        </w:rPr>
        <w:t xml:space="preserve"> Ma</w:t>
      </w:r>
      <w:r w:rsidRPr="003752F7">
        <w:t>ḥ</w:t>
      </w:r>
      <w:r w:rsidRPr="003752F7">
        <w:rPr>
          <w:color w:val="141414"/>
        </w:rPr>
        <w:t>all:</w:t>
      </w:r>
    </w:p>
    <w:p w14:paraId="5E4F5C2F" w14:textId="677B383C" w:rsidR="00E86172" w:rsidRPr="003752F7" w:rsidRDefault="00E86172" w:rsidP="00E86172">
      <w:pPr>
        <w:rPr>
          <w:rFonts w:asciiTheme="majorBidi" w:hAnsiTheme="majorBidi" w:cstheme="majorBidi"/>
          <w:color w:val="000000"/>
          <w:sz w:val="20"/>
          <w:szCs w:val="20"/>
        </w:rPr>
      </w:pPr>
      <w:r w:rsidRPr="003752F7">
        <w:rPr>
          <w:rFonts w:asciiTheme="majorBidi" w:hAnsiTheme="majorBidi" w:cstheme="majorBidi"/>
          <w:color w:val="141414"/>
          <w:sz w:val="20"/>
          <w:szCs w:val="20"/>
        </w:rPr>
        <w:t xml:space="preserve">   1.</w:t>
      </w:r>
      <w:r w:rsidRPr="003752F7">
        <w:rPr>
          <w:rFonts w:asciiTheme="majorBidi" w:hAnsiTheme="majorBidi" w:cstheme="majorBidi"/>
          <w:color w:val="112B21"/>
          <w:sz w:val="20"/>
          <w:szCs w:val="20"/>
        </w:rPr>
        <w:t xml:space="preserve"> </w:t>
      </w:r>
      <w:r w:rsidRPr="003752F7">
        <w:rPr>
          <w:rFonts w:asciiTheme="majorBidi" w:hAnsiTheme="majorBidi" w:cstheme="majorBidi"/>
          <w:color w:val="0F2119"/>
          <w:sz w:val="20"/>
          <w:szCs w:val="20"/>
        </w:rPr>
        <w:t>M</w:t>
      </w:r>
      <w:r w:rsidRPr="003752F7">
        <w:rPr>
          <w:rFonts w:asciiTheme="majorBidi" w:hAnsiTheme="majorBidi" w:cstheme="majorBidi"/>
          <w:color w:val="000000"/>
          <w:sz w:val="20"/>
          <w:szCs w:val="20"/>
        </w:rPr>
        <w:t>ī</w:t>
      </w:r>
      <w:r w:rsidRPr="003752F7">
        <w:rPr>
          <w:rFonts w:asciiTheme="majorBidi" w:hAnsiTheme="majorBidi" w:cstheme="majorBidi"/>
          <w:color w:val="0F2119"/>
          <w:sz w:val="20"/>
          <w:szCs w:val="20"/>
        </w:rPr>
        <w:t>rz</w:t>
      </w:r>
      <w:r w:rsidRPr="003752F7">
        <w:rPr>
          <w:rFonts w:asciiTheme="majorBidi" w:hAnsiTheme="majorBidi" w:cstheme="majorBidi"/>
          <w:color w:val="000000"/>
          <w:sz w:val="20"/>
          <w:szCs w:val="20"/>
        </w:rPr>
        <w:t>ā</w:t>
      </w:r>
      <w:r w:rsidRPr="003752F7">
        <w:rPr>
          <w:rFonts w:asciiTheme="majorBidi" w:hAnsiTheme="majorBidi" w:cstheme="majorBidi"/>
          <w:color w:val="0F2119"/>
          <w:sz w:val="20"/>
          <w:szCs w:val="20"/>
        </w:rPr>
        <w:t xml:space="preserve"> J</w:t>
      </w:r>
      <w:r w:rsidRPr="003752F7">
        <w:rPr>
          <w:rFonts w:asciiTheme="majorBidi" w:hAnsiTheme="majorBidi" w:cstheme="majorBidi"/>
          <w:color w:val="000000"/>
          <w:sz w:val="20"/>
          <w:szCs w:val="20"/>
        </w:rPr>
        <w:t>ā</w:t>
      </w:r>
      <w:r w:rsidRPr="003752F7">
        <w:rPr>
          <w:rFonts w:asciiTheme="majorBidi" w:hAnsiTheme="majorBidi" w:cstheme="majorBidi"/>
          <w:color w:val="0F2119"/>
          <w:sz w:val="20"/>
          <w:szCs w:val="20"/>
        </w:rPr>
        <w:t>n al-Sh</w:t>
      </w:r>
      <w:r w:rsidRPr="003752F7">
        <w:rPr>
          <w:rFonts w:asciiTheme="majorBidi" w:hAnsiTheme="majorBidi" w:cstheme="majorBidi"/>
          <w:color w:val="000000"/>
          <w:sz w:val="20"/>
          <w:szCs w:val="20"/>
        </w:rPr>
        <w:t>ī</w:t>
      </w:r>
      <w:r w:rsidRPr="003752F7">
        <w:rPr>
          <w:rFonts w:asciiTheme="majorBidi" w:hAnsiTheme="majorBidi" w:cstheme="majorBidi"/>
          <w:color w:val="0F2119"/>
          <w:sz w:val="20"/>
          <w:szCs w:val="20"/>
        </w:rPr>
        <w:t>r</w:t>
      </w:r>
      <w:r w:rsidRPr="003752F7">
        <w:rPr>
          <w:rFonts w:asciiTheme="majorBidi" w:hAnsiTheme="majorBidi" w:cstheme="majorBidi"/>
          <w:color w:val="000000"/>
          <w:sz w:val="20"/>
          <w:szCs w:val="20"/>
        </w:rPr>
        <w:t>ā</w:t>
      </w:r>
      <w:r w:rsidRPr="003752F7">
        <w:rPr>
          <w:rFonts w:asciiTheme="majorBidi" w:hAnsiTheme="majorBidi" w:cstheme="majorBidi"/>
          <w:color w:val="0F2119"/>
          <w:sz w:val="20"/>
          <w:szCs w:val="20"/>
        </w:rPr>
        <w:t>z</w:t>
      </w:r>
      <w:r w:rsidRPr="003752F7">
        <w:rPr>
          <w:rFonts w:asciiTheme="majorBidi" w:hAnsiTheme="majorBidi" w:cstheme="majorBidi"/>
          <w:color w:val="000000"/>
          <w:sz w:val="20"/>
          <w:szCs w:val="20"/>
        </w:rPr>
        <w:t>ī</w:t>
      </w:r>
      <w:r w:rsidRPr="003752F7">
        <w:rPr>
          <w:rFonts w:asciiTheme="majorBidi" w:hAnsiTheme="majorBidi" w:cstheme="majorBidi"/>
          <w:color w:val="112B21"/>
          <w:sz w:val="20"/>
          <w:szCs w:val="20"/>
        </w:rPr>
        <w:t xml:space="preserve"> (d. </w:t>
      </w:r>
      <w:r w:rsidRPr="003752F7">
        <w:rPr>
          <w:rStyle w:val="Strong"/>
          <w:rFonts w:asciiTheme="majorBidi" w:eastAsiaTheme="majorEastAsia" w:hAnsiTheme="majorBidi" w:cstheme="majorBidi"/>
          <w:b w:val="0"/>
          <w:bCs w:val="0"/>
          <w:color w:val="282828"/>
          <w:sz w:val="20"/>
          <w:szCs w:val="20"/>
        </w:rPr>
        <w:t>994</w:t>
      </w:r>
      <w:r w:rsidRPr="003752F7">
        <w:rPr>
          <w:rFonts w:asciiTheme="majorBidi" w:hAnsiTheme="majorBidi" w:cstheme="majorBidi"/>
          <w:sz w:val="20"/>
          <w:szCs w:val="20"/>
        </w:rPr>
        <w:t>/</w:t>
      </w:r>
      <w:r w:rsidRPr="003752F7">
        <w:rPr>
          <w:rFonts w:asciiTheme="majorBidi" w:hAnsiTheme="majorBidi" w:cstheme="majorBidi"/>
          <w:color w:val="112B21"/>
          <w:sz w:val="20"/>
          <w:szCs w:val="20"/>
        </w:rPr>
        <w:t xml:space="preserve">1586), who is in the chain of the teachers of </w:t>
      </w:r>
      <w:r w:rsidRPr="003752F7">
        <w:rPr>
          <w:rFonts w:asciiTheme="majorBidi" w:hAnsiTheme="majorBidi" w:cstheme="majorBidi"/>
          <w:color w:val="0F2119"/>
          <w:sz w:val="20"/>
          <w:szCs w:val="20"/>
        </w:rPr>
        <w:t>M</w:t>
      </w:r>
      <w:r w:rsidRPr="003752F7">
        <w:rPr>
          <w:rFonts w:asciiTheme="majorBidi" w:hAnsiTheme="majorBidi" w:cstheme="majorBidi"/>
          <w:color w:val="000000"/>
          <w:sz w:val="20"/>
          <w:szCs w:val="20"/>
        </w:rPr>
        <w:t>ī</w:t>
      </w:r>
      <w:r w:rsidRPr="003752F7">
        <w:rPr>
          <w:rFonts w:asciiTheme="majorBidi" w:hAnsiTheme="majorBidi" w:cstheme="majorBidi"/>
          <w:color w:val="0F2119"/>
          <w:sz w:val="20"/>
          <w:szCs w:val="20"/>
        </w:rPr>
        <w:t>r</w:t>
      </w:r>
      <w:r w:rsidRPr="003752F7">
        <w:rPr>
          <w:rFonts w:asciiTheme="majorBidi" w:hAnsiTheme="majorBidi" w:cstheme="majorBidi"/>
          <w:color w:val="112B21"/>
          <w:sz w:val="20"/>
          <w:szCs w:val="20"/>
        </w:rPr>
        <w:t xml:space="preserve"> Z</w:t>
      </w:r>
      <w:r w:rsidRPr="003752F7">
        <w:rPr>
          <w:rFonts w:asciiTheme="majorBidi" w:hAnsiTheme="majorBidi" w:cstheme="majorBidi"/>
          <w:color w:val="000000"/>
          <w:sz w:val="20"/>
          <w:szCs w:val="20"/>
        </w:rPr>
        <w:t>ā</w:t>
      </w:r>
      <w:r w:rsidRPr="003752F7">
        <w:rPr>
          <w:rFonts w:asciiTheme="majorBidi" w:hAnsiTheme="majorBidi" w:cstheme="majorBidi"/>
          <w:color w:val="112B21"/>
          <w:sz w:val="20"/>
          <w:szCs w:val="20"/>
        </w:rPr>
        <w:t>hid</w:t>
      </w:r>
      <w:r w:rsidR="00DE5535" w:rsidRPr="003752F7">
        <w:rPr>
          <w:rFonts w:asciiTheme="majorBidi" w:hAnsiTheme="majorBidi" w:cstheme="majorBidi"/>
          <w:color w:val="112B21"/>
          <w:sz w:val="20"/>
          <w:szCs w:val="20"/>
        </w:rPr>
        <w:t xml:space="preserve"> (d. </w:t>
      </w:r>
      <w:r w:rsidR="00DE5535" w:rsidRPr="003752F7">
        <w:rPr>
          <w:rStyle w:val="Strong"/>
          <w:rFonts w:asciiTheme="majorBidi" w:eastAsiaTheme="majorEastAsia" w:hAnsiTheme="majorBidi" w:cstheme="majorBidi"/>
          <w:b w:val="0"/>
          <w:bCs w:val="0"/>
          <w:color w:val="282828"/>
          <w:sz w:val="20"/>
          <w:szCs w:val="20"/>
        </w:rPr>
        <w:t>1100</w:t>
      </w:r>
      <w:r w:rsidR="00DE5535" w:rsidRPr="003752F7">
        <w:rPr>
          <w:rFonts w:asciiTheme="majorBidi" w:hAnsiTheme="majorBidi" w:cstheme="majorBidi"/>
          <w:sz w:val="20"/>
          <w:szCs w:val="20"/>
        </w:rPr>
        <w:t>/</w:t>
      </w:r>
      <w:r w:rsidR="00DE5535" w:rsidRPr="003752F7">
        <w:rPr>
          <w:rFonts w:asciiTheme="majorBidi" w:hAnsiTheme="majorBidi" w:cstheme="majorBidi"/>
          <w:color w:val="112B21"/>
          <w:sz w:val="20"/>
          <w:szCs w:val="20"/>
        </w:rPr>
        <w:t>1689)</w:t>
      </w:r>
      <w:r w:rsidRPr="003752F7">
        <w:rPr>
          <w:rFonts w:asciiTheme="majorBidi" w:hAnsiTheme="majorBidi" w:cstheme="majorBidi"/>
          <w:color w:val="112B21"/>
          <w:sz w:val="20"/>
          <w:szCs w:val="20"/>
        </w:rPr>
        <w:t>.</w:t>
      </w:r>
      <w:r w:rsidRPr="003752F7">
        <w:rPr>
          <w:rFonts w:asciiTheme="majorBidi" w:hAnsiTheme="majorBidi" w:cstheme="majorBidi"/>
          <w:color w:val="000000"/>
          <w:sz w:val="20"/>
          <w:szCs w:val="20"/>
        </w:rPr>
        <w:t xml:space="preserve"> </w:t>
      </w:r>
      <w:r w:rsidRPr="003752F7">
        <w:rPr>
          <w:rFonts w:asciiTheme="majorBidi" w:hAnsiTheme="majorBidi" w:cstheme="majorBidi"/>
          <w:color w:val="000000"/>
          <w:sz w:val="20"/>
          <w:szCs w:val="20"/>
        </w:rPr>
        <w:br/>
        <w:t xml:space="preserve">   2. Jalāl-al-Dīn al-Dawānī al-</w:t>
      </w:r>
      <w:r w:rsidRPr="003752F7">
        <w:rPr>
          <w:rFonts w:asciiTheme="majorBidi" w:hAnsiTheme="majorBidi" w:cstheme="majorBidi"/>
          <w:sz w:val="20"/>
          <w:szCs w:val="20"/>
        </w:rPr>
        <w:t>Ṣ</w:t>
      </w:r>
      <w:r w:rsidRPr="003752F7">
        <w:rPr>
          <w:rFonts w:asciiTheme="majorBidi" w:hAnsiTheme="majorBidi" w:cstheme="majorBidi"/>
          <w:color w:val="000000"/>
          <w:sz w:val="20"/>
          <w:szCs w:val="20"/>
        </w:rPr>
        <w:t>iddīqī (d. 908/1502), a distinguished Sunn</w:t>
      </w:r>
      <w:r w:rsidRPr="003752F7">
        <w:rPr>
          <w:rFonts w:asciiTheme="majorBidi" w:hAnsiTheme="majorBidi" w:cstheme="majorBidi"/>
          <w:sz w:val="20"/>
          <w:szCs w:val="20"/>
        </w:rPr>
        <w:t>ī</w:t>
      </w:r>
      <w:r w:rsidRPr="003752F7">
        <w:rPr>
          <w:rFonts w:asciiTheme="majorBidi" w:hAnsiTheme="majorBidi" w:cstheme="majorBidi"/>
          <w:color w:val="000000"/>
          <w:sz w:val="20"/>
          <w:szCs w:val="20"/>
        </w:rPr>
        <w:t xml:space="preserve"> scholar of Timurid Sh</w:t>
      </w:r>
      <w:r w:rsidRPr="003752F7">
        <w:rPr>
          <w:rFonts w:asciiTheme="majorBidi" w:hAnsiTheme="majorBidi" w:cstheme="majorBidi"/>
          <w:sz w:val="20"/>
          <w:szCs w:val="20"/>
        </w:rPr>
        <w:t>ī</w:t>
      </w:r>
      <w:r w:rsidRPr="003752F7">
        <w:rPr>
          <w:rFonts w:asciiTheme="majorBidi" w:hAnsiTheme="majorBidi" w:cstheme="majorBidi"/>
          <w:color w:val="000000"/>
          <w:sz w:val="20"/>
          <w:szCs w:val="20"/>
        </w:rPr>
        <w:t xml:space="preserve">rāz, who was the primary teacher of </w:t>
      </w:r>
      <w:r w:rsidRPr="003752F7">
        <w:rPr>
          <w:rFonts w:asciiTheme="majorBidi" w:hAnsiTheme="majorBidi" w:cstheme="majorBidi"/>
          <w:color w:val="0F2119"/>
          <w:sz w:val="20"/>
          <w:szCs w:val="20"/>
        </w:rPr>
        <w:t>M</w:t>
      </w:r>
      <w:r w:rsidRPr="003752F7">
        <w:rPr>
          <w:rFonts w:asciiTheme="majorBidi" w:hAnsiTheme="majorBidi" w:cstheme="majorBidi"/>
          <w:color w:val="000000"/>
          <w:sz w:val="20"/>
          <w:szCs w:val="20"/>
        </w:rPr>
        <w:t>ī</w:t>
      </w:r>
      <w:r w:rsidRPr="003752F7">
        <w:rPr>
          <w:rFonts w:asciiTheme="majorBidi" w:hAnsiTheme="majorBidi" w:cstheme="majorBidi"/>
          <w:color w:val="0F2119"/>
          <w:sz w:val="20"/>
          <w:szCs w:val="20"/>
        </w:rPr>
        <w:t>r J</w:t>
      </w:r>
      <w:r w:rsidRPr="003752F7">
        <w:rPr>
          <w:rFonts w:asciiTheme="majorBidi" w:hAnsiTheme="majorBidi" w:cstheme="majorBidi"/>
          <w:color w:val="000000"/>
          <w:sz w:val="20"/>
          <w:szCs w:val="20"/>
        </w:rPr>
        <w:t>ā</w:t>
      </w:r>
      <w:r w:rsidRPr="003752F7">
        <w:rPr>
          <w:rFonts w:asciiTheme="majorBidi" w:hAnsiTheme="majorBidi" w:cstheme="majorBidi"/>
          <w:color w:val="0F2119"/>
          <w:sz w:val="20"/>
          <w:szCs w:val="20"/>
        </w:rPr>
        <w:t>n al-S</w:t>
      </w:r>
      <w:r w:rsidRPr="003752F7">
        <w:rPr>
          <w:rFonts w:asciiTheme="majorBidi" w:hAnsiTheme="majorBidi" w:cstheme="majorBidi"/>
          <w:color w:val="000000"/>
          <w:sz w:val="20"/>
          <w:szCs w:val="20"/>
        </w:rPr>
        <w:t>ī</w:t>
      </w:r>
      <w:r w:rsidRPr="003752F7">
        <w:rPr>
          <w:rFonts w:asciiTheme="majorBidi" w:hAnsiTheme="majorBidi" w:cstheme="majorBidi"/>
          <w:color w:val="0F2119"/>
          <w:sz w:val="20"/>
          <w:szCs w:val="20"/>
        </w:rPr>
        <w:t>r</w:t>
      </w:r>
      <w:r w:rsidRPr="003752F7">
        <w:rPr>
          <w:rFonts w:asciiTheme="majorBidi" w:hAnsiTheme="majorBidi" w:cstheme="majorBidi"/>
          <w:color w:val="000000"/>
          <w:sz w:val="20"/>
          <w:szCs w:val="20"/>
        </w:rPr>
        <w:t>ā</w:t>
      </w:r>
      <w:r w:rsidRPr="003752F7">
        <w:rPr>
          <w:rFonts w:asciiTheme="majorBidi" w:hAnsiTheme="majorBidi" w:cstheme="majorBidi"/>
          <w:color w:val="0F2119"/>
          <w:sz w:val="20"/>
          <w:szCs w:val="20"/>
        </w:rPr>
        <w:t>z</w:t>
      </w:r>
      <w:r w:rsidRPr="003752F7">
        <w:rPr>
          <w:rFonts w:asciiTheme="majorBidi" w:hAnsiTheme="majorBidi" w:cstheme="majorBidi"/>
          <w:color w:val="000000"/>
          <w:sz w:val="20"/>
          <w:szCs w:val="20"/>
        </w:rPr>
        <w:t>ī</w:t>
      </w:r>
      <w:r w:rsidR="00B25AE9" w:rsidRPr="003752F7">
        <w:rPr>
          <w:rFonts w:asciiTheme="majorBidi" w:hAnsiTheme="majorBidi" w:cstheme="majorBidi"/>
          <w:color w:val="000000"/>
          <w:sz w:val="20"/>
          <w:szCs w:val="20"/>
        </w:rPr>
        <w:t xml:space="preserve"> (</w:t>
      </w:r>
      <w:r w:rsidR="00B25AE9" w:rsidRPr="003752F7">
        <w:rPr>
          <w:rFonts w:asciiTheme="majorBidi" w:hAnsiTheme="majorBidi" w:cstheme="majorBidi"/>
          <w:color w:val="112B21"/>
          <w:sz w:val="20"/>
          <w:szCs w:val="20"/>
        </w:rPr>
        <w:t xml:space="preserve">d. </w:t>
      </w:r>
      <w:r w:rsidR="00B25AE9" w:rsidRPr="003752F7">
        <w:rPr>
          <w:rStyle w:val="Strong"/>
          <w:rFonts w:asciiTheme="majorBidi" w:eastAsiaTheme="majorEastAsia" w:hAnsiTheme="majorBidi" w:cstheme="majorBidi"/>
          <w:b w:val="0"/>
          <w:bCs w:val="0"/>
          <w:color w:val="282828"/>
          <w:sz w:val="20"/>
          <w:szCs w:val="20"/>
        </w:rPr>
        <w:t>994</w:t>
      </w:r>
      <w:r w:rsidR="00B25AE9" w:rsidRPr="003752F7">
        <w:rPr>
          <w:rFonts w:asciiTheme="majorBidi" w:hAnsiTheme="majorBidi" w:cstheme="majorBidi"/>
          <w:sz w:val="20"/>
          <w:szCs w:val="20"/>
        </w:rPr>
        <w:t>/</w:t>
      </w:r>
      <w:r w:rsidR="00B25AE9" w:rsidRPr="003752F7">
        <w:rPr>
          <w:rFonts w:asciiTheme="majorBidi" w:hAnsiTheme="majorBidi" w:cstheme="majorBidi"/>
          <w:color w:val="112B21"/>
          <w:sz w:val="20"/>
          <w:szCs w:val="20"/>
        </w:rPr>
        <w:t>1586</w:t>
      </w:r>
      <w:r w:rsidR="00B25AE9" w:rsidRPr="003752F7">
        <w:rPr>
          <w:rFonts w:asciiTheme="majorBidi" w:hAnsiTheme="majorBidi" w:cstheme="majorBidi"/>
          <w:color w:val="000000"/>
          <w:sz w:val="20"/>
          <w:szCs w:val="20"/>
        </w:rPr>
        <w:t>)</w:t>
      </w:r>
      <w:r w:rsidRPr="003752F7">
        <w:rPr>
          <w:rFonts w:asciiTheme="majorBidi" w:hAnsiTheme="majorBidi" w:cstheme="majorBidi"/>
          <w:color w:val="0F2119"/>
          <w:sz w:val="20"/>
          <w:szCs w:val="20"/>
        </w:rPr>
        <w:t>, who was an important link in the chain of teachers of M</w:t>
      </w:r>
      <w:r w:rsidRPr="003752F7">
        <w:rPr>
          <w:rFonts w:asciiTheme="majorBidi" w:hAnsiTheme="majorBidi" w:cstheme="majorBidi"/>
          <w:color w:val="000000"/>
          <w:sz w:val="20"/>
          <w:szCs w:val="20"/>
        </w:rPr>
        <w:t>ī</w:t>
      </w:r>
      <w:r w:rsidRPr="003752F7">
        <w:rPr>
          <w:rFonts w:asciiTheme="majorBidi" w:hAnsiTheme="majorBidi" w:cstheme="majorBidi"/>
          <w:color w:val="0F2119"/>
          <w:sz w:val="20"/>
          <w:szCs w:val="20"/>
        </w:rPr>
        <w:t>r Z</w:t>
      </w:r>
      <w:r w:rsidRPr="003752F7">
        <w:rPr>
          <w:rFonts w:asciiTheme="majorBidi" w:hAnsiTheme="majorBidi" w:cstheme="majorBidi"/>
          <w:color w:val="000000"/>
          <w:sz w:val="20"/>
          <w:szCs w:val="20"/>
        </w:rPr>
        <w:t>ā</w:t>
      </w:r>
      <w:r w:rsidRPr="003752F7">
        <w:rPr>
          <w:rFonts w:asciiTheme="majorBidi" w:hAnsiTheme="majorBidi" w:cstheme="majorBidi"/>
          <w:color w:val="0F2119"/>
          <w:sz w:val="20"/>
          <w:szCs w:val="20"/>
        </w:rPr>
        <w:t>hid</w:t>
      </w:r>
      <w:r w:rsidR="007345F1" w:rsidRPr="003752F7">
        <w:rPr>
          <w:rFonts w:asciiTheme="majorBidi" w:hAnsiTheme="majorBidi" w:cstheme="majorBidi"/>
          <w:color w:val="0F2119"/>
          <w:sz w:val="20"/>
          <w:szCs w:val="20"/>
        </w:rPr>
        <w:t xml:space="preserve"> </w:t>
      </w:r>
      <w:r w:rsidR="007345F1" w:rsidRPr="003752F7">
        <w:rPr>
          <w:rFonts w:asciiTheme="majorBidi" w:hAnsiTheme="majorBidi" w:cstheme="majorBidi"/>
          <w:color w:val="112B21"/>
          <w:sz w:val="20"/>
          <w:szCs w:val="20"/>
        </w:rPr>
        <w:t xml:space="preserve">(d. </w:t>
      </w:r>
      <w:r w:rsidR="007345F1" w:rsidRPr="003752F7">
        <w:rPr>
          <w:rStyle w:val="Strong"/>
          <w:rFonts w:asciiTheme="majorBidi" w:eastAsiaTheme="majorEastAsia" w:hAnsiTheme="majorBidi" w:cstheme="majorBidi"/>
          <w:b w:val="0"/>
          <w:bCs w:val="0"/>
          <w:color w:val="282828"/>
          <w:sz w:val="20"/>
          <w:szCs w:val="20"/>
        </w:rPr>
        <w:t>1100</w:t>
      </w:r>
      <w:r w:rsidR="007345F1" w:rsidRPr="003752F7">
        <w:rPr>
          <w:rFonts w:asciiTheme="majorBidi" w:hAnsiTheme="majorBidi" w:cstheme="majorBidi"/>
          <w:sz w:val="20"/>
          <w:szCs w:val="20"/>
        </w:rPr>
        <w:t>/</w:t>
      </w:r>
      <w:r w:rsidR="007345F1" w:rsidRPr="003752F7">
        <w:rPr>
          <w:rFonts w:asciiTheme="majorBidi" w:hAnsiTheme="majorBidi" w:cstheme="majorBidi"/>
          <w:color w:val="112B21"/>
          <w:sz w:val="20"/>
          <w:szCs w:val="20"/>
        </w:rPr>
        <w:t>1689)</w:t>
      </w:r>
      <w:r w:rsidRPr="003752F7">
        <w:rPr>
          <w:rFonts w:asciiTheme="majorBidi" w:hAnsiTheme="majorBidi" w:cstheme="majorBidi"/>
          <w:color w:val="0F2119"/>
          <w:sz w:val="20"/>
          <w:szCs w:val="20"/>
        </w:rPr>
        <w:t>.</w:t>
      </w:r>
      <w:r w:rsidRPr="003752F7">
        <w:rPr>
          <w:rFonts w:asciiTheme="majorBidi" w:hAnsiTheme="majorBidi" w:cstheme="majorBidi"/>
          <w:color w:val="112B21"/>
          <w:sz w:val="20"/>
          <w:szCs w:val="20"/>
        </w:rPr>
        <w:t xml:space="preserve"> </w:t>
      </w:r>
    </w:p>
    <w:p w14:paraId="25905FC0" w14:textId="77777777" w:rsidR="00E86172" w:rsidRPr="003752F7" w:rsidRDefault="00E86172" w:rsidP="00E86172">
      <w:pPr>
        <w:rPr>
          <w:rFonts w:asciiTheme="majorBidi" w:hAnsiTheme="majorBidi" w:cstheme="majorBidi"/>
          <w:color w:val="112B21"/>
          <w:sz w:val="20"/>
          <w:szCs w:val="20"/>
        </w:rPr>
      </w:pPr>
      <w:r w:rsidRPr="003752F7">
        <w:rPr>
          <w:rFonts w:asciiTheme="majorBidi" w:hAnsiTheme="majorBidi" w:cstheme="majorBidi"/>
          <w:color w:val="112B21"/>
          <w:sz w:val="20"/>
          <w:szCs w:val="20"/>
        </w:rPr>
        <w:t xml:space="preserve">   3. Mull</w:t>
      </w:r>
      <w:r w:rsidRPr="003752F7">
        <w:rPr>
          <w:rFonts w:asciiTheme="majorBidi" w:hAnsiTheme="majorBidi" w:cstheme="majorBidi"/>
          <w:color w:val="000000"/>
          <w:sz w:val="20"/>
          <w:szCs w:val="20"/>
        </w:rPr>
        <w:t>ā</w:t>
      </w:r>
      <w:r w:rsidRPr="003752F7">
        <w:rPr>
          <w:rFonts w:asciiTheme="majorBidi" w:hAnsiTheme="majorBidi" w:cstheme="majorBidi"/>
          <w:color w:val="112B21"/>
          <w:sz w:val="20"/>
          <w:szCs w:val="20"/>
        </w:rPr>
        <w:t xml:space="preserve"> Ma</w:t>
      </w:r>
      <w:r w:rsidRPr="003752F7">
        <w:rPr>
          <w:rFonts w:asciiTheme="majorBidi" w:hAnsiTheme="majorBidi" w:cstheme="majorBidi"/>
          <w:sz w:val="20"/>
          <w:szCs w:val="20"/>
        </w:rPr>
        <w:t>ḥ</w:t>
      </w:r>
      <w:r w:rsidRPr="003752F7">
        <w:rPr>
          <w:rFonts w:asciiTheme="majorBidi" w:hAnsiTheme="majorBidi" w:cstheme="majorBidi"/>
          <w:color w:val="112B21"/>
          <w:sz w:val="20"/>
          <w:szCs w:val="20"/>
        </w:rPr>
        <w:t>m</w:t>
      </w:r>
      <w:r w:rsidRPr="003752F7">
        <w:rPr>
          <w:rFonts w:asciiTheme="majorBidi" w:hAnsiTheme="majorBidi" w:cstheme="majorBidi"/>
          <w:sz w:val="20"/>
          <w:szCs w:val="20"/>
        </w:rPr>
        <w:t>ū</w:t>
      </w:r>
      <w:r w:rsidRPr="003752F7">
        <w:rPr>
          <w:rFonts w:asciiTheme="majorBidi" w:hAnsiTheme="majorBidi" w:cstheme="majorBidi"/>
          <w:color w:val="112B21"/>
          <w:sz w:val="20"/>
          <w:szCs w:val="20"/>
        </w:rPr>
        <w:t>d Jaunp</w:t>
      </w:r>
      <w:r w:rsidRPr="003752F7">
        <w:rPr>
          <w:rFonts w:asciiTheme="majorBidi" w:hAnsiTheme="majorBidi" w:cstheme="majorBidi"/>
          <w:sz w:val="20"/>
          <w:szCs w:val="20"/>
        </w:rPr>
        <w:t>ū</w:t>
      </w:r>
      <w:r w:rsidRPr="003752F7">
        <w:rPr>
          <w:rFonts w:asciiTheme="majorBidi" w:hAnsiTheme="majorBidi" w:cstheme="majorBidi"/>
          <w:color w:val="112B21"/>
          <w:sz w:val="20"/>
          <w:szCs w:val="20"/>
        </w:rPr>
        <w:t>r</w:t>
      </w:r>
      <w:r w:rsidRPr="003752F7">
        <w:rPr>
          <w:rFonts w:asciiTheme="majorBidi" w:hAnsiTheme="majorBidi" w:cstheme="majorBidi"/>
          <w:color w:val="000000"/>
          <w:sz w:val="20"/>
          <w:szCs w:val="20"/>
        </w:rPr>
        <w:t>ī</w:t>
      </w:r>
      <w:r w:rsidRPr="003752F7">
        <w:rPr>
          <w:rFonts w:asciiTheme="majorBidi" w:hAnsiTheme="majorBidi" w:cstheme="majorBidi"/>
          <w:color w:val="112B21"/>
          <w:sz w:val="20"/>
          <w:szCs w:val="20"/>
        </w:rPr>
        <w:t xml:space="preserve"> (d. </w:t>
      </w:r>
      <w:r w:rsidRPr="003752F7">
        <w:rPr>
          <w:rStyle w:val="Strong"/>
          <w:rFonts w:asciiTheme="majorBidi" w:eastAsiaTheme="majorEastAsia" w:hAnsiTheme="majorBidi" w:cstheme="majorBidi"/>
          <w:b w:val="0"/>
          <w:bCs w:val="0"/>
          <w:color w:val="282828"/>
          <w:sz w:val="20"/>
          <w:szCs w:val="20"/>
        </w:rPr>
        <w:t>1062</w:t>
      </w:r>
      <w:r w:rsidRPr="003752F7">
        <w:rPr>
          <w:rFonts w:asciiTheme="majorBidi" w:hAnsiTheme="majorBidi" w:cstheme="majorBidi"/>
          <w:sz w:val="20"/>
          <w:szCs w:val="20"/>
        </w:rPr>
        <w:t>/</w:t>
      </w:r>
      <w:r w:rsidRPr="003752F7">
        <w:rPr>
          <w:rFonts w:asciiTheme="majorBidi" w:hAnsiTheme="majorBidi" w:cstheme="majorBidi"/>
          <w:color w:val="112B21"/>
          <w:sz w:val="20"/>
          <w:szCs w:val="20"/>
        </w:rPr>
        <w:t>1652).</w:t>
      </w:r>
    </w:p>
    <w:p w14:paraId="2EB61913" w14:textId="77777777" w:rsidR="00E86172" w:rsidRPr="003752F7" w:rsidRDefault="00E86172" w:rsidP="00E86172">
      <w:pPr>
        <w:autoSpaceDE w:val="0"/>
        <w:autoSpaceDN w:val="0"/>
        <w:adjustRightInd w:val="0"/>
        <w:rPr>
          <w:rFonts w:asciiTheme="majorBidi" w:hAnsiTheme="majorBidi" w:cstheme="majorBidi"/>
          <w:color w:val="131314"/>
          <w:sz w:val="20"/>
          <w:szCs w:val="20"/>
        </w:rPr>
      </w:pPr>
      <w:r w:rsidRPr="003752F7">
        <w:rPr>
          <w:rFonts w:asciiTheme="majorBidi" w:hAnsiTheme="majorBidi" w:cstheme="majorBidi"/>
          <w:color w:val="112B21"/>
          <w:sz w:val="20"/>
          <w:szCs w:val="20"/>
        </w:rPr>
        <w:t xml:space="preserve">   4. Mull</w:t>
      </w:r>
      <w:r w:rsidRPr="003752F7">
        <w:rPr>
          <w:rFonts w:asciiTheme="majorBidi" w:hAnsiTheme="majorBidi" w:cstheme="majorBidi"/>
          <w:color w:val="000000"/>
          <w:sz w:val="20"/>
          <w:szCs w:val="20"/>
        </w:rPr>
        <w:t>ā</w:t>
      </w:r>
      <w:r w:rsidRPr="003752F7">
        <w:rPr>
          <w:rFonts w:asciiTheme="majorBidi" w:hAnsiTheme="majorBidi" w:cstheme="majorBidi"/>
          <w:color w:val="131314"/>
          <w:sz w:val="20"/>
          <w:szCs w:val="20"/>
        </w:rPr>
        <w:t xml:space="preserve"> ‘Abd-al-</w:t>
      </w:r>
      <w:r w:rsidRPr="003752F7">
        <w:rPr>
          <w:rFonts w:asciiTheme="majorBidi" w:hAnsiTheme="majorBidi" w:cstheme="majorBidi"/>
          <w:sz w:val="20"/>
          <w:szCs w:val="20"/>
        </w:rPr>
        <w:t>Ḥ</w:t>
      </w:r>
      <w:r w:rsidRPr="003752F7">
        <w:rPr>
          <w:rFonts w:asciiTheme="majorBidi" w:hAnsiTheme="majorBidi" w:cstheme="majorBidi"/>
          <w:color w:val="131314"/>
          <w:sz w:val="20"/>
          <w:szCs w:val="20"/>
        </w:rPr>
        <w:t>ak</w:t>
      </w:r>
      <w:r w:rsidRPr="003752F7">
        <w:rPr>
          <w:rFonts w:asciiTheme="majorBidi" w:hAnsiTheme="majorBidi" w:cstheme="majorBidi"/>
          <w:color w:val="000000"/>
          <w:sz w:val="20"/>
          <w:szCs w:val="20"/>
        </w:rPr>
        <w:t>ī</w:t>
      </w:r>
      <w:r w:rsidRPr="003752F7">
        <w:rPr>
          <w:rFonts w:asciiTheme="majorBidi" w:hAnsiTheme="majorBidi" w:cstheme="majorBidi"/>
          <w:color w:val="131314"/>
          <w:sz w:val="20"/>
          <w:szCs w:val="20"/>
        </w:rPr>
        <w:t>m al-Si</w:t>
      </w:r>
      <w:r w:rsidRPr="003752F7">
        <w:rPr>
          <w:rFonts w:asciiTheme="majorBidi" w:hAnsiTheme="majorBidi" w:cstheme="majorBidi"/>
          <w:color w:val="000000"/>
          <w:sz w:val="20"/>
          <w:szCs w:val="20"/>
        </w:rPr>
        <w:t>ā</w:t>
      </w:r>
      <w:r w:rsidRPr="003752F7">
        <w:rPr>
          <w:rFonts w:asciiTheme="majorBidi" w:hAnsiTheme="majorBidi" w:cstheme="majorBidi"/>
          <w:color w:val="131314"/>
          <w:sz w:val="20"/>
          <w:szCs w:val="20"/>
        </w:rPr>
        <w:t>lk</w:t>
      </w:r>
      <w:r w:rsidRPr="003752F7">
        <w:rPr>
          <w:rFonts w:asciiTheme="majorBidi" w:hAnsiTheme="majorBidi" w:cstheme="majorBidi"/>
          <w:sz w:val="20"/>
          <w:szCs w:val="20"/>
        </w:rPr>
        <w:t>ū</w:t>
      </w:r>
      <w:r w:rsidRPr="003752F7">
        <w:rPr>
          <w:rFonts w:asciiTheme="majorBidi" w:hAnsiTheme="majorBidi" w:cstheme="majorBidi"/>
          <w:color w:val="131314"/>
          <w:sz w:val="20"/>
          <w:szCs w:val="20"/>
        </w:rPr>
        <w:t>t</w:t>
      </w:r>
      <w:r w:rsidRPr="003752F7">
        <w:rPr>
          <w:rFonts w:asciiTheme="majorBidi" w:hAnsiTheme="majorBidi" w:cstheme="majorBidi"/>
          <w:color w:val="000000"/>
          <w:sz w:val="20"/>
          <w:szCs w:val="20"/>
        </w:rPr>
        <w:t>ī</w:t>
      </w:r>
      <w:r w:rsidRPr="003752F7">
        <w:rPr>
          <w:rFonts w:asciiTheme="majorBidi" w:hAnsiTheme="majorBidi" w:cstheme="majorBidi"/>
          <w:color w:val="131314"/>
          <w:sz w:val="20"/>
          <w:szCs w:val="20"/>
        </w:rPr>
        <w:t xml:space="preserve"> (d. 1067/1657). </w:t>
      </w:r>
    </w:p>
    <w:p w14:paraId="1AECBCF4" w14:textId="77777777" w:rsidR="00E86172" w:rsidRPr="003752F7" w:rsidRDefault="00E86172" w:rsidP="00E86172">
      <w:pPr>
        <w:rPr>
          <w:rFonts w:asciiTheme="majorBidi" w:hAnsiTheme="majorBidi" w:cstheme="majorBidi"/>
          <w:sz w:val="20"/>
          <w:szCs w:val="20"/>
        </w:rPr>
      </w:pPr>
      <w:r w:rsidRPr="003752F7">
        <w:rPr>
          <w:rFonts w:asciiTheme="majorBidi" w:hAnsiTheme="majorBidi" w:cstheme="majorBidi"/>
          <w:color w:val="131314"/>
          <w:sz w:val="20"/>
          <w:szCs w:val="20"/>
        </w:rPr>
        <w:t xml:space="preserve">   5. </w:t>
      </w:r>
      <w:r w:rsidRPr="003752F7">
        <w:rPr>
          <w:rFonts w:asciiTheme="majorBidi" w:hAnsiTheme="majorBidi" w:cstheme="majorBidi"/>
          <w:sz w:val="20"/>
          <w:szCs w:val="20"/>
        </w:rPr>
        <w:t>Muḥammad</w:t>
      </w:r>
      <w:r w:rsidRPr="003752F7">
        <w:rPr>
          <w:rFonts w:asciiTheme="majorBidi" w:hAnsiTheme="majorBidi" w:cstheme="majorBidi"/>
          <w:color w:val="0F2119"/>
          <w:sz w:val="20"/>
          <w:szCs w:val="20"/>
        </w:rPr>
        <w:t xml:space="preserve"> ibn </w:t>
      </w:r>
      <w:r w:rsidRPr="003752F7">
        <w:rPr>
          <w:rFonts w:asciiTheme="majorBidi" w:hAnsiTheme="majorBidi" w:cstheme="majorBidi"/>
          <w:sz w:val="20"/>
          <w:szCs w:val="20"/>
        </w:rPr>
        <w:t>Muḥammad</w:t>
      </w:r>
      <w:r w:rsidRPr="003752F7">
        <w:rPr>
          <w:rFonts w:asciiTheme="majorBidi" w:hAnsiTheme="majorBidi" w:cstheme="majorBidi"/>
          <w:color w:val="0F2119"/>
          <w:sz w:val="20"/>
          <w:szCs w:val="20"/>
        </w:rPr>
        <w:t xml:space="preserve"> M</w:t>
      </w:r>
      <w:r w:rsidRPr="003752F7">
        <w:rPr>
          <w:rFonts w:asciiTheme="majorBidi" w:hAnsiTheme="majorBidi" w:cstheme="majorBidi"/>
          <w:color w:val="000000"/>
          <w:sz w:val="20"/>
          <w:szCs w:val="20"/>
        </w:rPr>
        <w:t>ī</w:t>
      </w:r>
      <w:r w:rsidRPr="003752F7">
        <w:rPr>
          <w:rFonts w:asciiTheme="majorBidi" w:hAnsiTheme="majorBidi" w:cstheme="majorBidi"/>
          <w:color w:val="0F2119"/>
          <w:sz w:val="20"/>
          <w:szCs w:val="20"/>
        </w:rPr>
        <w:t>r</w:t>
      </w:r>
      <w:r w:rsidRPr="003752F7">
        <w:rPr>
          <w:rFonts w:asciiTheme="majorBidi" w:hAnsiTheme="majorBidi" w:cstheme="majorBidi"/>
          <w:color w:val="112B21"/>
          <w:sz w:val="20"/>
          <w:szCs w:val="20"/>
        </w:rPr>
        <w:t xml:space="preserve"> Z</w:t>
      </w:r>
      <w:r w:rsidRPr="003752F7">
        <w:rPr>
          <w:rFonts w:asciiTheme="majorBidi" w:hAnsiTheme="majorBidi" w:cstheme="majorBidi"/>
          <w:color w:val="000000"/>
          <w:sz w:val="20"/>
          <w:szCs w:val="20"/>
        </w:rPr>
        <w:t>ā</w:t>
      </w:r>
      <w:r w:rsidRPr="003752F7">
        <w:rPr>
          <w:rFonts w:asciiTheme="majorBidi" w:hAnsiTheme="majorBidi" w:cstheme="majorBidi"/>
          <w:color w:val="112B21"/>
          <w:sz w:val="20"/>
          <w:szCs w:val="20"/>
        </w:rPr>
        <w:t xml:space="preserve">hid (d. </w:t>
      </w:r>
      <w:r w:rsidRPr="003752F7">
        <w:rPr>
          <w:rStyle w:val="Strong"/>
          <w:rFonts w:asciiTheme="majorBidi" w:eastAsiaTheme="majorEastAsia" w:hAnsiTheme="majorBidi" w:cstheme="majorBidi"/>
          <w:b w:val="0"/>
          <w:bCs w:val="0"/>
          <w:color w:val="282828"/>
          <w:sz w:val="20"/>
          <w:szCs w:val="20"/>
        </w:rPr>
        <w:t>1100</w:t>
      </w:r>
      <w:r w:rsidRPr="003752F7">
        <w:rPr>
          <w:rFonts w:asciiTheme="majorBidi" w:hAnsiTheme="majorBidi" w:cstheme="majorBidi"/>
          <w:sz w:val="20"/>
          <w:szCs w:val="20"/>
        </w:rPr>
        <w:t>/</w:t>
      </w:r>
      <w:r w:rsidRPr="003752F7">
        <w:rPr>
          <w:rFonts w:asciiTheme="majorBidi" w:hAnsiTheme="majorBidi" w:cstheme="majorBidi"/>
          <w:color w:val="112B21"/>
          <w:sz w:val="20"/>
          <w:szCs w:val="20"/>
        </w:rPr>
        <w:t>1689).</w:t>
      </w:r>
    </w:p>
    <w:p w14:paraId="0719A852" w14:textId="562144DC" w:rsidR="00E86172" w:rsidRPr="003752F7" w:rsidRDefault="00E86172" w:rsidP="00E86172">
      <w:pPr>
        <w:rPr>
          <w:rFonts w:asciiTheme="majorBidi" w:hAnsiTheme="majorBidi" w:cstheme="majorBidi"/>
          <w:sz w:val="20"/>
          <w:szCs w:val="20"/>
        </w:rPr>
      </w:pPr>
      <w:r w:rsidRPr="003752F7">
        <w:rPr>
          <w:rFonts w:asciiTheme="majorBidi" w:hAnsiTheme="majorBidi" w:cstheme="majorBidi"/>
          <w:color w:val="112B21"/>
          <w:sz w:val="20"/>
          <w:szCs w:val="20"/>
        </w:rPr>
        <w:t xml:space="preserve">   6. </w:t>
      </w:r>
      <w:r w:rsidRPr="003752F7">
        <w:rPr>
          <w:rFonts w:asciiTheme="majorBidi" w:hAnsiTheme="majorBidi" w:cstheme="majorBidi"/>
          <w:color w:val="141414"/>
          <w:sz w:val="20"/>
          <w:szCs w:val="20"/>
        </w:rPr>
        <w:t>Mu</w:t>
      </w:r>
      <w:r w:rsidRPr="003752F7">
        <w:rPr>
          <w:rFonts w:asciiTheme="majorBidi" w:hAnsiTheme="majorBidi" w:cstheme="majorBidi"/>
          <w:sz w:val="20"/>
          <w:szCs w:val="20"/>
        </w:rPr>
        <w:t>ḥ</w:t>
      </w:r>
      <w:r w:rsidRPr="003752F7">
        <w:rPr>
          <w:rFonts w:asciiTheme="majorBidi" w:hAnsiTheme="majorBidi" w:cstheme="majorBidi"/>
          <w:color w:val="141414"/>
          <w:sz w:val="20"/>
          <w:szCs w:val="20"/>
        </w:rPr>
        <w:t>ibb-All</w:t>
      </w:r>
      <w:r w:rsidRPr="003752F7">
        <w:rPr>
          <w:rFonts w:asciiTheme="majorBidi" w:hAnsiTheme="majorBidi" w:cstheme="majorBidi"/>
          <w:color w:val="000000"/>
          <w:sz w:val="20"/>
          <w:szCs w:val="20"/>
        </w:rPr>
        <w:t>ā</w:t>
      </w:r>
      <w:r w:rsidRPr="003752F7">
        <w:rPr>
          <w:rFonts w:asciiTheme="majorBidi" w:hAnsiTheme="majorBidi" w:cstheme="majorBidi"/>
          <w:color w:val="141414"/>
          <w:sz w:val="20"/>
          <w:szCs w:val="20"/>
        </w:rPr>
        <w:t>h al-Bih</w:t>
      </w:r>
      <w:r w:rsidRPr="003752F7">
        <w:rPr>
          <w:rFonts w:asciiTheme="majorBidi" w:hAnsiTheme="majorBidi" w:cstheme="majorBidi"/>
          <w:color w:val="000000"/>
          <w:sz w:val="20"/>
          <w:szCs w:val="20"/>
        </w:rPr>
        <w:t>ā</w:t>
      </w:r>
      <w:r w:rsidRPr="003752F7">
        <w:rPr>
          <w:rFonts w:asciiTheme="majorBidi" w:hAnsiTheme="majorBidi" w:cstheme="majorBidi"/>
          <w:color w:val="141414"/>
          <w:sz w:val="20"/>
          <w:szCs w:val="20"/>
        </w:rPr>
        <w:t>r</w:t>
      </w:r>
      <w:r w:rsidRPr="003752F7">
        <w:rPr>
          <w:rFonts w:asciiTheme="majorBidi" w:hAnsiTheme="majorBidi" w:cstheme="majorBidi"/>
          <w:color w:val="000000"/>
          <w:sz w:val="20"/>
          <w:szCs w:val="20"/>
        </w:rPr>
        <w:t>ī</w:t>
      </w:r>
      <w:r w:rsidRPr="003752F7">
        <w:rPr>
          <w:rFonts w:asciiTheme="majorBidi" w:hAnsiTheme="majorBidi" w:cstheme="majorBidi"/>
          <w:color w:val="141414"/>
          <w:sz w:val="20"/>
          <w:szCs w:val="20"/>
        </w:rPr>
        <w:t xml:space="preserve"> (d. </w:t>
      </w:r>
      <w:r w:rsidRPr="003752F7">
        <w:rPr>
          <w:rStyle w:val="Strong"/>
          <w:rFonts w:asciiTheme="majorBidi" w:eastAsiaTheme="majorEastAsia" w:hAnsiTheme="majorBidi" w:cstheme="majorBidi"/>
          <w:b w:val="0"/>
          <w:bCs w:val="0"/>
          <w:color w:val="282828"/>
          <w:sz w:val="20"/>
          <w:szCs w:val="20"/>
        </w:rPr>
        <w:t>1118</w:t>
      </w:r>
      <w:r w:rsidRPr="003752F7">
        <w:rPr>
          <w:rFonts w:asciiTheme="majorBidi" w:hAnsiTheme="majorBidi" w:cstheme="majorBidi"/>
          <w:sz w:val="20"/>
          <w:szCs w:val="20"/>
        </w:rPr>
        <w:t>/</w:t>
      </w:r>
      <w:r w:rsidRPr="003752F7">
        <w:rPr>
          <w:rFonts w:asciiTheme="majorBidi" w:hAnsiTheme="majorBidi" w:cstheme="majorBidi"/>
          <w:color w:val="141414"/>
          <w:sz w:val="20"/>
          <w:szCs w:val="20"/>
        </w:rPr>
        <w:t xml:space="preserve">1707), who wrote </w:t>
      </w:r>
      <w:r w:rsidRPr="003752F7">
        <w:rPr>
          <w:rFonts w:asciiTheme="majorBidi" w:hAnsiTheme="majorBidi" w:cstheme="majorBidi"/>
          <w:i/>
          <w:iCs/>
          <w:color w:val="141414"/>
          <w:sz w:val="20"/>
          <w:szCs w:val="20"/>
        </w:rPr>
        <w:t>The Staircase of the Sciences</w:t>
      </w:r>
      <w:r w:rsidRPr="003752F7">
        <w:rPr>
          <w:rFonts w:asciiTheme="majorBidi" w:hAnsiTheme="majorBidi" w:cstheme="majorBidi"/>
          <w:color w:val="141414"/>
          <w:sz w:val="20"/>
          <w:szCs w:val="20"/>
        </w:rPr>
        <w:t xml:space="preserve"> (</w:t>
      </w:r>
      <w:r w:rsidRPr="003752F7">
        <w:rPr>
          <w:rFonts w:asciiTheme="majorBidi" w:hAnsiTheme="majorBidi" w:cstheme="majorBidi"/>
          <w:i/>
          <w:iCs/>
          <w:color w:val="101010"/>
          <w:sz w:val="20"/>
          <w:szCs w:val="20"/>
        </w:rPr>
        <w:t>Sullam al-‘Ul</w:t>
      </w:r>
      <w:r w:rsidRPr="003752F7">
        <w:rPr>
          <w:rFonts w:asciiTheme="majorBidi" w:hAnsiTheme="majorBidi" w:cstheme="majorBidi"/>
          <w:i/>
          <w:iCs/>
          <w:sz w:val="20"/>
          <w:szCs w:val="20"/>
        </w:rPr>
        <w:t>ū</w:t>
      </w:r>
      <w:r w:rsidRPr="003752F7">
        <w:rPr>
          <w:rFonts w:asciiTheme="majorBidi" w:hAnsiTheme="majorBidi" w:cstheme="majorBidi"/>
          <w:i/>
          <w:iCs/>
          <w:color w:val="101010"/>
          <w:sz w:val="20"/>
          <w:szCs w:val="20"/>
        </w:rPr>
        <w:t>m</w:t>
      </w:r>
      <w:r w:rsidRPr="003752F7">
        <w:rPr>
          <w:rFonts w:asciiTheme="majorBidi" w:hAnsiTheme="majorBidi" w:cstheme="majorBidi"/>
          <w:color w:val="141414"/>
          <w:sz w:val="20"/>
          <w:szCs w:val="20"/>
        </w:rPr>
        <w:t xml:space="preserve">), which along with Gelenbevi’s </w:t>
      </w:r>
      <w:r w:rsidRPr="003752F7">
        <w:rPr>
          <w:rFonts w:asciiTheme="majorBidi" w:hAnsiTheme="majorBidi" w:cstheme="majorBidi"/>
          <w:i/>
          <w:iCs/>
          <w:color w:val="141414"/>
          <w:sz w:val="20"/>
          <w:szCs w:val="20"/>
        </w:rPr>
        <w:t xml:space="preserve">Manifest Proof </w:t>
      </w:r>
      <w:r w:rsidRPr="003752F7">
        <w:rPr>
          <w:rFonts w:asciiTheme="majorBidi" w:hAnsiTheme="majorBidi" w:cstheme="majorBidi"/>
          <w:color w:val="141414"/>
          <w:sz w:val="20"/>
          <w:szCs w:val="20"/>
        </w:rPr>
        <w:t>(</w:t>
      </w:r>
      <w:r w:rsidRPr="003752F7">
        <w:rPr>
          <w:rFonts w:asciiTheme="majorBidi" w:hAnsiTheme="majorBidi" w:cstheme="majorBidi"/>
          <w:i/>
          <w:iCs/>
          <w:color w:val="101010"/>
          <w:sz w:val="20"/>
          <w:szCs w:val="20"/>
        </w:rPr>
        <w:t>Burh</w:t>
      </w:r>
      <w:r w:rsidRPr="003752F7">
        <w:rPr>
          <w:rFonts w:asciiTheme="majorBidi" w:hAnsiTheme="majorBidi" w:cstheme="majorBidi"/>
          <w:i/>
          <w:iCs/>
          <w:sz w:val="20"/>
          <w:szCs w:val="20"/>
        </w:rPr>
        <w:t>ā</w:t>
      </w:r>
      <w:r w:rsidRPr="003752F7">
        <w:rPr>
          <w:rFonts w:asciiTheme="majorBidi" w:hAnsiTheme="majorBidi" w:cstheme="majorBidi"/>
          <w:i/>
          <w:iCs/>
          <w:color w:val="101010"/>
          <w:sz w:val="20"/>
          <w:szCs w:val="20"/>
        </w:rPr>
        <w:t>n</w:t>
      </w:r>
      <w:r w:rsidRPr="003752F7">
        <w:rPr>
          <w:rFonts w:asciiTheme="majorBidi" w:hAnsiTheme="majorBidi" w:cstheme="majorBidi"/>
          <w:color w:val="141414"/>
          <w:sz w:val="20"/>
          <w:szCs w:val="20"/>
        </w:rPr>
        <w:t xml:space="preserve">), became renowned in the Corrective Tradition as the most important and advanced works in Logic and </w:t>
      </w:r>
      <w:r w:rsidR="00D27895" w:rsidRPr="003752F7">
        <w:rPr>
          <w:rFonts w:asciiTheme="majorBidi" w:hAnsiTheme="majorBidi" w:cstheme="majorBidi"/>
          <w:color w:val="141414"/>
          <w:sz w:val="20"/>
          <w:szCs w:val="20"/>
        </w:rPr>
        <w:t xml:space="preserve">received extensive attention in </w:t>
      </w:r>
      <w:r w:rsidRPr="003752F7">
        <w:rPr>
          <w:rFonts w:asciiTheme="majorBidi" w:hAnsiTheme="majorBidi" w:cstheme="majorBidi"/>
          <w:color w:val="141414"/>
          <w:sz w:val="20"/>
          <w:szCs w:val="20"/>
        </w:rPr>
        <w:t>comment</w:t>
      </w:r>
      <w:r w:rsidR="00D27895" w:rsidRPr="003752F7">
        <w:rPr>
          <w:rFonts w:asciiTheme="majorBidi" w:hAnsiTheme="majorBidi" w:cstheme="majorBidi"/>
          <w:color w:val="141414"/>
          <w:sz w:val="20"/>
          <w:szCs w:val="20"/>
        </w:rPr>
        <w:t>aries</w:t>
      </w:r>
      <w:r w:rsidRPr="003752F7">
        <w:rPr>
          <w:rFonts w:asciiTheme="majorBidi" w:hAnsiTheme="majorBidi" w:cstheme="majorBidi"/>
          <w:color w:val="141414"/>
          <w:sz w:val="20"/>
          <w:szCs w:val="20"/>
        </w:rPr>
        <w:t xml:space="preserve">. </w:t>
      </w:r>
    </w:p>
    <w:p w14:paraId="7E5B16CB" w14:textId="3363B8CC" w:rsidR="00E86172" w:rsidRPr="003752F7" w:rsidRDefault="00E86172" w:rsidP="00E86172">
      <w:pPr>
        <w:autoSpaceDE w:val="0"/>
        <w:autoSpaceDN w:val="0"/>
        <w:adjustRightInd w:val="0"/>
        <w:rPr>
          <w:rFonts w:asciiTheme="majorBidi" w:hAnsiTheme="majorBidi" w:cstheme="majorBidi"/>
          <w:color w:val="000000"/>
          <w:sz w:val="20"/>
          <w:szCs w:val="20"/>
        </w:rPr>
      </w:pPr>
      <w:r w:rsidRPr="003752F7">
        <w:rPr>
          <w:rFonts w:asciiTheme="majorBidi" w:hAnsiTheme="majorBidi" w:cstheme="majorBidi"/>
          <w:color w:val="141414"/>
          <w:sz w:val="20"/>
          <w:szCs w:val="20"/>
        </w:rPr>
        <w:t xml:space="preserve">   After the founding of Far</w:t>
      </w:r>
      <w:r w:rsidRPr="003752F7">
        <w:rPr>
          <w:rFonts w:asciiTheme="majorBidi" w:hAnsiTheme="majorBidi" w:cstheme="majorBidi"/>
          <w:sz w:val="20"/>
          <w:szCs w:val="20"/>
        </w:rPr>
        <w:t>a</w:t>
      </w:r>
      <w:r w:rsidRPr="003752F7">
        <w:rPr>
          <w:rFonts w:asciiTheme="majorBidi" w:hAnsiTheme="majorBidi" w:cstheme="majorBidi"/>
          <w:color w:val="141414"/>
          <w:sz w:val="20"/>
          <w:szCs w:val="20"/>
        </w:rPr>
        <w:t>ng</w:t>
      </w:r>
      <w:r w:rsidRPr="003752F7">
        <w:rPr>
          <w:rFonts w:asciiTheme="majorBidi" w:hAnsiTheme="majorBidi" w:cstheme="majorBidi"/>
          <w:sz w:val="20"/>
          <w:szCs w:val="20"/>
        </w:rPr>
        <w:t>ī</w:t>
      </w:r>
      <w:r w:rsidRPr="003752F7">
        <w:rPr>
          <w:rFonts w:asciiTheme="majorBidi" w:hAnsiTheme="majorBidi" w:cstheme="majorBidi"/>
          <w:color w:val="141414"/>
          <w:sz w:val="20"/>
          <w:szCs w:val="20"/>
        </w:rPr>
        <w:t xml:space="preserve"> Ma</w:t>
      </w:r>
      <w:r w:rsidRPr="003752F7">
        <w:rPr>
          <w:rFonts w:asciiTheme="majorBidi" w:hAnsiTheme="majorBidi" w:cstheme="majorBidi"/>
          <w:sz w:val="20"/>
          <w:szCs w:val="20"/>
        </w:rPr>
        <w:t>ḥ</w:t>
      </w:r>
      <w:r w:rsidRPr="003752F7">
        <w:rPr>
          <w:rFonts w:asciiTheme="majorBidi" w:hAnsiTheme="majorBidi" w:cstheme="majorBidi"/>
          <w:color w:val="141414"/>
          <w:sz w:val="20"/>
          <w:szCs w:val="20"/>
        </w:rPr>
        <w:t>all in Lucknow, the following scholars bec</w:t>
      </w:r>
      <w:r w:rsidR="00D27895" w:rsidRPr="003752F7">
        <w:rPr>
          <w:rFonts w:asciiTheme="majorBidi" w:hAnsiTheme="majorBidi" w:cstheme="majorBidi"/>
          <w:color w:val="141414"/>
          <w:sz w:val="20"/>
          <w:szCs w:val="20"/>
        </w:rPr>
        <w:t>a</w:t>
      </w:r>
      <w:r w:rsidRPr="003752F7">
        <w:rPr>
          <w:rFonts w:asciiTheme="majorBidi" w:hAnsiTheme="majorBidi" w:cstheme="majorBidi"/>
          <w:color w:val="141414"/>
          <w:sz w:val="20"/>
          <w:szCs w:val="20"/>
        </w:rPr>
        <w:t>me its most outstanding spokesmen in the so-called “Far</w:t>
      </w:r>
      <w:r w:rsidRPr="003752F7">
        <w:rPr>
          <w:rFonts w:asciiTheme="majorBidi" w:hAnsiTheme="majorBidi" w:cstheme="majorBidi"/>
          <w:sz w:val="20"/>
          <w:szCs w:val="20"/>
        </w:rPr>
        <w:t>a</w:t>
      </w:r>
      <w:r w:rsidRPr="003752F7">
        <w:rPr>
          <w:rFonts w:asciiTheme="majorBidi" w:hAnsiTheme="majorBidi" w:cstheme="majorBidi"/>
          <w:color w:val="141414"/>
          <w:sz w:val="20"/>
          <w:szCs w:val="20"/>
        </w:rPr>
        <w:t>ng</w:t>
      </w:r>
      <w:r w:rsidRPr="003752F7">
        <w:rPr>
          <w:rFonts w:asciiTheme="majorBidi" w:hAnsiTheme="majorBidi" w:cstheme="majorBidi"/>
          <w:sz w:val="20"/>
          <w:szCs w:val="20"/>
        </w:rPr>
        <w:t>ī</w:t>
      </w:r>
      <w:r w:rsidRPr="003752F7">
        <w:rPr>
          <w:rFonts w:asciiTheme="majorBidi" w:hAnsiTheme="majorBidi" w:cstheme="majorBidi"/>
          <w:color w:val="141414"/>
          <w:sz w:val="20"/>
          <w:szCs w:val="20"/>
        </w:rPr>
        <w:t xml:space="preserve"> Ma</w:t>
      </w:r>
      <w:r w:rsidRPr="003752F7">
        <w:rPr>
          <w:rFonts w:asciiTheme="majorBidi" w:hAnsiTheme="majorBidi" w:cstheme="majorBidi"/>
          <w:sz w:val="20"/>
          <w:szCs w:val="20"/>
        </w:rPr>
        <w:t>ḥ</w:t>
      </w:r>
      <w:r w:rsidRPr="003752F7">
        <w:rPr>
          <w:rFonts w:asciiTheme="majorBidi" w:hAnsiTheme="majorBidi" w:cstheme="majorBidi"/>
          <w:color w:val="141414"/>
          <w:sz w:val="20"/>
          <w:szCs w:val="20"/>
        </w:rPr>
        <w:t>all family:”</w:t>
      </w:r>
    </w:p>
    <w:p w14:paraId="0786751E" w14:textId="77777777" w:rsidR="00E86172" w:rsidRPr="003752F7"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141414"/>
          <w:sz w:val="20"/>
          <w:szCs w:val="20"/>
          <w:lang w:val="es-ES"/>
        </w:rPr>
      </w:pPr>
      <w:r w:rsidRPr="003752F7">
        <w:rPr>
          <w:rFonts w:asciiTheme="majorBidi" w:hAnsiTheme="majorBidi" w:cstheme="majorBidi"/>
          <w:color w:val="141414"/>
          <w:sz w:val="20"/>
          <w:szCs w:val="20"/>
        </w:rPr>
        <w:t xml:space="preserve">    </w:t>
      </w:r>
      <w:r w:rsidRPr="003752F7">
        <w:rPr>
          <w:rFonts w:asciiTheme="majorBidi" w:hAnsiTheme="majorBidi" w:cstheme="majorBidi"/>
          <w:color w:val="141414"/>
          <w:sz w:val="20"/>
          <w:szCs w:val="20"/>
          <w:lang w:val="es-ES"/>
        </w:rPr>
        <w:t>1. Mull</w:t>
      </w:r>
      <w:r w:rsidRPr="003752F7">
        <w:rPr>
          <w:rFonts w:asciiTheme="majorBidi" w:hAnsiTheme="majorBidi" w:cstheme="majorBidi"/>
          <w:sz w:val="20"/>
          <w:szCs w:val="20"/>
          <w:lang w:val="es-ES"/>
        </w:rPr>
        <w:t>ā</w:t>
      </w:r>
      <w:r w:rsidRPr="003752F7">
        <w:rPr>
          <w:rFonts w:asciiTheme="majorBidi" w:hAnsiTheme="majorBidi" w:cstheme="majorBidi"/>
          <w:color w:val="141414"/>
          <w:sz w:val="20"/>
          <w:szCs w:val="20"/>
          <w:lang w:val="es-ES"/>
        </w:rPr>
        <w:t xml:space="preserve"> Ni</w:t>
      </w:r>
      <w:r w:rsidRPr="003752F7">
        <w:rPr>
          <w:rFonts w:asciiTheme="majorBidi" w:hAnsiTheme="majorBidi" w:cstheme="majorBidi"/>
          <w:sz w:val="20"/>
          <w:szCs w:val="20"/>
          <w:lang w:val="es-ES"/>
        </w:rPr>
        <w:t>ẓā</w:t>
      </w:r>
      <w:r w:rsidRPr="003752F7">
        <w:rPr>
          <w:rFonts w:asciiTheme="majorBidi" w:hAnsiTheme="majorBidi" w:cstheme="majorBidi"/>
          <w:color w:val="141414"/>
          <w:sz w:val="20"/>
          <w:szCs w:val="20"/>
          <w:lang w:val="es-ES"/>
        </w:rPr>
        <w:t>m-al-D</w:t>
      </w:r>
      <w:r w:rsidRPr="003752F7">
        <w:rPr>
          <w:rFonts w:asciiTheme="majorBidi" w:hAnsiTheme="majorBidi" w:cstheme="majorBidi"/>
          <w:sz w:val="20"/>
          <w:szCs w:val="20"/>
          <w:lang w:val="es-ES"/>
        </w:rPr>
        <w:t>ī</w:t>
      </w:r>
      <w:r w:rsidRPr="003752F7">
        <w:rPr>
          <w:rFonts w:asciiTheme="majorBidi" w:hAnsiTheme="majorBidi" w:cstheme="majorBidi"/>
          <w:color w:val="141414"/>
          <w:sz w:val="20"/>
          <w:szCs w:val="20"/>
          <w:lang w:val="es-ES"/>
        </w:rPr>
        <w:t>n al-Far</w:t>
      </w:r>
      <w:r w:rsidRPr="003752F7">
        <w:rPr>
          <w:rFonts w:asciiTheme="majorBidi" w:hAnsiTheme="majorBidi" w:cstheme="majorBidi"/>
          <w:sz w:val="20"/>
          <w:szCs w:val="20"/>
          <w:lang w:val="es-ES"/>
        </w:rPr>
        <w:t>a</w:t>
      </w:r>
      <w:r w:rsidRPr="003752F7">
        <w:rPr>
          <w:rFonts w:asciiTheme="majorBidi" w:hAnsiTheme="majorBidi" w:cstheme="majorBidi"/>
          <w:color w:val="141414"/>
          <w:sz w:val="20"/>
          <w:szCs w:val="20"/>
          <w:lang w:val="es-ES"/>
        </w:rPr>
        <w:t>ng</w:t>
      </w:r>
      <w:r w:rsidRPr="003752F7">
        <w:rPr>
          <w:rFonts w:asciiTheme="majorBidi" w:hAnsiTheme="majorBidi" w:cstheme="majorBidi"/>
          <w:sz w:val="20"/>
          <w:szCs w:val="20"/>
          <w:lang w:val="es-ES"/>
        </w:rPr>
        <w:t>ī</w:t>
      </w:r>
      <w:r w:rsidRPr="003752F7">
        <w:rPr>
          <w:rFonts w:asciiTheme="majorBidi" w:hAnsiTheme="majorBidi" w:cstheme="majorBidi"/>
          <w:color w:val="141414"/>
          <w:sz w:val="20"/>
          <w:szCs w:val="20"/>
          <w:lang w:val="es-ES"/>
        </w:rPr>
        <w:t>-Ma</w:t>
      </w:r>
      <w:r w:rsidRPr="003752F7">
        <w:rPr>
          <w:rFonts w:asciiTheme="majorBidi" w:hAnsiTheme="majorBidi" w:cstheme="majorBidi"/>
          <w:sz w:val="20"/>
          <w:szCs w:val="20"/>
          <w:lang w:val="es-ES"/>
        </w:rPr>
        <w:t>ḥ</w:t>
      </w:r>
      <w:r w:rsidRPr="003752F7">
        <w:rPr>
          <w:rFonts w:asciiTheme="majorBidi" w:hAnsiTheme="majorBidi" w:cstheme="majorBidi"/>
          <w:color w:val="141414"/>
          <w:sz w:val="20"/>
          <w:szCs w:val="20"/>
          <w:lang w:val="es-ES"/>
        </w:rPr>
        <w:t>all</w:t>
      </w:r>
      <w:r w:rsidRPr="003752F7">
        <w:rPr>
          <w:rFonts w:asciiTheme="majorBidi" w:hAnsiTheme="majorBidi" w:cstheme="majorBidi"/>
          <w:sz w:val="20"/>
          <w:szCs w:val="20"/>
          <w:lang w:val="es-ES"/>
        </w:rPr>
        <w:t>ī</w:t>
      </w:r>
      <w:r w:rsidRPr="003752F7">
        <w:rPr>
          <w:rFonts w:asciiTheme="majorBidi" w:hAnsiTheme="majorBidi" w:cstheme="majorBidi"/>
          <w:color w:val="141414"/>
          <w:sz w:val="20"/>
          <w:szCs w:val="20"/>
          <w:lang w:val="es-ES"/>
        </w:rPr>
        <w:t xml:space="preserve"> (d. 1161/1748).</w:t>
      </w:r>
    </w:p>
    <w:p w14:paraId="4C47ADAE" w14:textId="77777777" w:rsidR="00E86172" w:rsidRPr="003752F7"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sz w:val="20"/>
          <w:szCs w:val="20"/>
          <w:lang w:val="es-ES"/>
        </w:rPr>
      </w:pPr>
      <w:r w:rsidRPr="003752F7">
        <w:rPr>
          <w:rFonts w:asciiTheme="majorBidi" w:hAnsiTheme="majorBidi" w:cstheme="majorBidi"/>
          <w:color w:val="141414"/>
          <w:sz w:val="20"/>
          <w:szCs w:val="20"/>
          <w:lang w:val="es-ES"/>
        </w:rPr>
        <w:t xml:space="preserve">    2. </w:t>
      </w:r>
      <w:r w:rsidRPr="003752F7">
        <w:rPr>
          <w:rFonts w:asciiTheme="majorBidi" w:hAnsiTheme="majorBidi" w:cstheme="majorBidi"/>
          <w:color w:val="112B21"/>
          <w:sz w:val="20"/>
          <w:szCs w:val="20"/>
          <w:lang w:val="es-ES"/>
        </w:rPr>
        <w:t>‘Abd-al-‘Al</w:t>
      </w:r>
      <w:r w:rsidRPr="003752F7">
        <w:rPr>
          <w:rFonts w:asciiTheme="majorBidi" w:hAnsiTheme="majorBidi" w:cstheme="majorBidi"/>
          <w:color w:val="000000"/>
          <w:sz w:val="20"/>
          <w:szCs w:val="20"/>
          <w:lang w:val="es-ES"/>
        </w:rPr>
        <w:t>ī</w:t>
      </w:r>
      <w:r w:rsidRPr="003752F7">
        <w:rPr>
          <w:rFonts w:asciiTheme="majorBidi" w:hAnsiTheme="majorBidi" w:cstheme="majorBidi"/>
          <w:color w:val="112B21"/>
          <w:sz w:val="20"/>
          <w:szCs w:val="20"/>
          <w:lang w:val="es-ES"/>
        </w:rPr>
        <w:t xml:space="preserve"> Ba</w:t>
      </w:r>
      <w:r w:rsidRPr="003752F7">
        <w:rPr>
          <w:rFonts w:asciiTheme="majorBidi" w:hAnsiTheme="majorBidi" w:cstheme="majorBidi"/>
          <w:sz w:val="20"/>
          <w:szCs w:val="20"/>
          <w:lang w:val="es-ES"/>
        </w:rPr>
        <w:t>ḥ</w:t>
      </w:r>
      <w:r w:rsidRPr="003752F7">
        <w:rPr>
          <w:rFonts w:asciiTheme="majorBidi" w:hAnsiTheme="majorBidi" w:cstheme="majorBidi"/>
          <w:color w:val="112B21"/>
          <w:sz w:val="20"/>
          <w:szCs w:val="20"/>
          <w:lang w:val="es-ES"/>
        </w:rPr>
        <w:t>r-al-‘Ul</w:t>
      </w:r>
      <w:r w:rsidRPr="003752F7">
        <w:rPr>
          <w:rFonts w:asciiTheme="majorBidi" w:hAnsiTheme="majorBidi" w:cstheme="majorBidi"/>
          <w:sz w:val="20"/>
          <w:szCs w:val="20"/>
          <w:lang w:val="es-ES"/>
        </w:rPr>
        <w:t>ū</w:t>
      </w:r>
      <w:r w:rsidRPr="003752F7">
        <w:rPr>
          <w:rFonts w:asciiTheme="majorBidi" w:hAnsiTheme="majorBidi" w:cstheme="majorBidi"/>
          <w:color w:val="112B21"/>
          <w:sz w:val="20"/>
          <w:szCs w:val="20"/>
          <w:lang w:val="es-ES"/>
        </w:rPr>
        <w:t>m (d. 1144/1731)</w:t>
      </w:r>
      <w:r w:rsidRPr="003752F7">
        <w:rPr>
          <w:rFonts w:asciiTheme="majorBidi" w:hAnsiTheme="majorBidi" w:cstheme="majorBidi"/>
          <w:color w:val="000000"/>
          <w:sz w:val="20"/>
          <w:szCs w:val="20"/>
          <w:lang w:val="es-ES"/>
        </w:rPr>
        <w:t>.</w:t>
      </w:r>
    </w:p>
    <w:p w14:paraId="74DEC55F" w14:textId="77777777" w:rsidR="00E86172" w:rsidRPr="003752F7"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sz w:val="20"/>
          <w:szCs w:val="20"/>
          <w:lang w:val="es-ES"/>
        </w:rPr>
      </w:pPr>
      <w:r w:rsidRPr="003752F7">
        <w:rPr>
          <w:rFonts w:asciiTheme="majorBidi" w:hAnsiTheme="majorBidi" w:cstheme="majorBidi"/>
          <w:color w:val="000000"/>
          <w:sz w:val="20"/>
          <w:szCs w:val="20"/>
          <w:lang w:val="es-ES"/>
        </w:rPr>
        <w:t xml:space="preserve">    3. ‘Abd-al-Ḥayy al-Lukhnawī (d. 1304/1886).</w:t>
      </w:r>
    </w:p>
    <w:p w14:paraId="2146D390" w14:textId="139C633E" w:rsidR="00E86172" w:rsidRPr="003752F7" w:rsidRDefault="00E86172" w:rsidP="00E86172">
      <w:pPr>
        <w:rPr>
          <w:rFonts w:asciiTheme="majorBidi" w:hAnsiTheme="majorBidi" w:cstheme="majorBidi"/>
          <w:sz w:val="20"/>
          <w:szCs w:val="20"/>
        </w:rPr>
      </w:pPr>
      <w:r w:rsidRPr="003752F7">
        <w:rPr>
          <w:rFonts w:asciiTheme="majorBidi" w:hAnsiTheme="majorBidi" w:cstheme="majorBidi"/>
          <w:color w:val="141414"/>
          <w:sz w:val="20"/>
          <w:szCs w:val="20"/>
          <w:lang w:val="es-ES"/>
        </w:rPr>
        <w:t xml:space="preserve">    </w:t>
      </w:r>
      <w:r w:rsidRPr="003752F7">
        <w:rPr>
          <w:rFonts w:asciiTheme="majorBidi" w:hAnsiTheme="majorBidi" w:cstheme="majorBidi"/>
          <w:color w:val="141414"/>
          <w:sz w:val="20"/>
          <w:szCs w:val="20"/>
        </w:rPr>
        <w:t>4. ‘Abd-al-B</w:t>
      </w:r>
      <w:r w:rsidRPr="003752F7">
        <w:rPr>
          <w:rFonts w:asciiTheme="majorBidi" w:hAnsiTheme="majorBidi" w:cstheme="majorBidi"/>
          <w:sz w:val="20"/>
          <w:szCs w:val="20"/>
        </w:rPr>
        <w:t>ā</w:t>
      </w:r>
      <w:r w:rsidRPr="003752F7">
        <w:rPr>
          <w:rFonts w:asciiTheme="majorBidi" w:hAnsiTheme="majorBidi" w:cstheme="majorBidi"/>
          <w:color w:val="141414"/>
          <w:sz w:val="20"/>
          <w:szCs w:val="20"/>
        </w:rPr>
        <w:t>r</w:t>
      </w:r>
      <w:r w:rsidRPr="003752F7">
        <w:rPr>
          <w:rFonts w:asciiTheme="majorBidi" w:hAnsiTheme="majorBidi" w:cstheme="majorBidi"/>
          <w:color w:val="000000"/>
          <w:sz w:val="20"/>
          <w:szCs w:val="20"/>
        </w:rPr>
        <w:t>ī</w:t>
      </w:r>
      <w:r w:rsidRPr="003752F7">
        <w:rPr>
          <w:rFonts w:asciiTheme="majorBidi" w:hAnsiTheme="majorBidi" w:cstheme="majorBidi"/>
          <w:color w:val="141414"/>
          <w:sz w:val="20"/>
          <w:szCs w:val="20"/>
        </w:rPr>
        <w:t xml:space="preserve"> al-Far</w:t>
      </w:r>
      <w:r w:rsidRPr="003752F7">
        <w:rPr>
          <w:rFonts w:asciiTheme="majorBidi" w:hAnsiTheme="majorBidi" w:cstheme="majorBidi"/>
          <w:sz w:val="20"/>
          <w:szCs w:val="20"/>
        </w:rPr>
        <w:t>a</w:t>
      </w:r>
      <w:r w:rsidRPr="003752F7">
        <w:rPr>
          <w:rFonts w:asciiTheme="majorBidi" w:hAnsiTheme="majorBidi" w:cstheme="majorBidi"/>
          <w:color w:val="141414"/>
          <w:sz w:val="20"/>
          <w:szCs w:val="20"/>
        </w:rPr>
        <w:t>ng</w:t>
      </w:r>
      <w:r w:rsidRPr="003752F7">
        <w:rPr>
          <w:rFonts w:asciiTheme="majorBidi" w:hAnsiTheme="majorBidi" w:cstheme="majorBidi"/>
          <w:sz w:val="20"/>
          <w:szCs w:val="20"/>
        </w:rPr>
        <w:t>ī</w:t>
      </w:r>
      <w:r w:rsidRPr="003752F7">
        <w:rPr>
          <w:rFonts w:asciiTheme="majorBidi" w:hAnsiTheme="majorBidi" w:cstheme="majorBidi"/>
          <w:color w:val="141414"/>
          <w:sz w:val="20"/>
          <w:szCs w:val="20"/>
        </w:rPr>
        <w:t>-Ma</w:t>
      </w:r>
      <w:r w:rsidRPr="003752F7">
        <w:rPr>
          <w:rFonts w:asciiTheme="majorBidi" w:hAnsiTheme="majorBidi" w:cstheme="majorBidi"/>
          <w:sz w:val="20"/>
          <w:szCs w:val="20"/>
        </w:rPr>
        <w:t>ḥ</w:t>
      </w:r>
      <w:r w:rsidRPr="003752F7">
        <w:rPr>
          <w:rFonts w:asciiTheme="majorBidi" w:hAnsiTheme="majorBidi" w:cstheme="majorBidi"/>
          <w:color w:val="141414"/>
          <w:sz w:val="20"/>
          <w:szCs w:val="20"/>
        </w:rPr>
        <w:t>all</w:t>
      </w:r>
      <w:r w:rsidRPr="003752F7">
        <w:rPr>
          <w:rFonts w:asciiTheme="majorBidi" w:hAnsiTheme="majorBidi" w:cstheme="majorBidi"/>
          <w:sz w:val="20"/>
          <w:szCs w:val="20"/>
        </w:rPr>
        <w:t>ī</w:t>
      </w:r>
      <w:r w:rsidRPr="003752F7">
        <w:rPr>
          <w:rFonts w:asciiTheme="majorBidi" w:hAnsiTheme="majorBidi" w:cstheme="majorBidi"/>
          <w:color w:val="141414"/>
          <w:sz w:val="20"/>
          <w:szCs w:val="20"/>
        </w:rPr>
        <w:t xml:space="preserve"> (d. </w:t>
      </w:r>
      <w:r w:rsidRPr="003752F7">
        <w:rPr>
          <w:rStyle w:val="Strong"/>
          <w:rFonts w:asciiTheme="majorBidi" w:eastAsiaTheme="majorEastAsia" w:hAnsiTheme="majorBidi" w:cstheme="majorBidi"/>
          <w:b w:val="0"/>
          <w:bCs w:val="0"/>
          <w:color w:val="282828"/>
          <w:sz w:val="20"/>
          <w:szCs w:val="20"/>
        </w:rPr>
        <w:t>1344</w:t>
      </w:r>
      <w:r w:rsidRPr="003752F7">
        <w:rPr>
          <w:rStyle w:val="apple-converted-space"/>
          <w:rFonts w:asciiTheme="majorBidi" w:hAnsiTheme="majorBidi" w:cstheme="majorBidi"/>
          <w:color w:val="282828"/>
          <w:sz w:val="20"/>
          <w:szCs w:val="20"/>
        </w:rPr>
        <w:t>/</w:t>
      </w:r>
      <w:r w:rsidRPr="003752F7">
        <w:rPr>
          <w:rFonts w:asciiTheme="majorBidi" w:hAnsiTheme="majorBidi" w:cstheme="majorBidi"/>
          <w:color w:val="141414"/>
          <w:sz w:val="20"/>
          <w:szCs w:val="20"/>
        </w:rPr>
        <w:t xml:space="preserve">1926), who is generally regarded as the last great </w:t>
      </w:r>
      <w:r w:rsidR="00FD753B" w:rsidRPr="003752F7">
        <w:rPr>
          <w:rFonts w:asciiTheme="majorBidi" w:hAnsiTheme="majorBidi" w:cstheme="majorBidi"/>
          <w:color w:val="141414"/>
          <w:sz w:val="20"/>
          <w:szCs w:val="20"/>
        </w:rPr>
        <w:t>I</w:t>
      </w:r>
      <w:r w:rsidRPr="003752F7">
        <w:rPr>
          <w:rFonts w:asciiTheme="majorBidi" w:hAnsiTheme="majorBidi" w:cstheme="majorBidi"/>
          <w:color w:val="141414"/>
          <w:sz w:val="20"/>
          <w:szCs w:val="20"/>
        </w:rPr>
        <w:t>ntellectual product of Far</w:t>
      </w:r>
      <w:r w:rsidRPr="003752F7">
        <w:rPr>
          <w:rFonts w:asciiTheme="majorBidi" w:hAnsiTheme="majorBidi" w:cstheme="majorBidi"/>
          <w:sz w:val="20"/>
          <w:szCs w:val="20"/>
        </w:rPr>
        <w:t>a</w:t>
      </w:r>
      <w:r w:rsidRPr="003752F7">
        <w:rPr>
          <w:rFonts w:asciiTheme="majorBidi" w:hAnsiTheme="majorBidi" w:cstheme="majorBidi"/>
          <w:color w:val="141414"/>
          <w:sz w:val="20"/>
          <w:szCs w:val="20"/>
        </w:rPr>
        <w:t>ng</w:t>
      </w:r>
      <w:r w:rsidRPr="003752F7">
        <w:rPr>
          <w:rFonts w:asciiTheme="majorBidi" w:hAnsiTheme="majorBidi" w:cstheme="majorBidi"/>
          <w:sz w:val="20"/>
          <w:szCs w:val="20"/>
        </w:rPr>
        <w:t>ī</w:t>
      </w:r>
      <w:r w:rsidRPr="003752F7">
        <w:rPr>
          <w:rFonts w:asciiTheme="majorBidi" w:hAnsiTheme="majorBidi" w:cstheme="majorBidi"/>
          <w:color w:val="141414"/>
          <w:sz w:val="20"/>
          <w:szCs w:val="20"/>
        </w:rPr>
        <w:t xml:space="preserve"> Ma</w:t>
      </w:r>
      <w:r w:rsidRPr="003752F7">
        <w:rPr>
          <w:rFonts w:asciiTheme="majorBidi" w:hAnsiTheme="majorBidi" w:cstheme="majorBidi"/>
          <w:sz w:val="20"/>
          <w:szCs w:val="20"/>
        </w:rPr>
        <w:t>ḥ</w:t>
      </w:r>
      <w:r w:rsidRPr="003752F7">
        <w:rPr>
          <w:rFonts w:asciiTheme="majorBidi" w:hAnsiTheme="majorBidi" w:cstheme="majorBidi"/>
          <w:color w:val="141414"/>
          <w:sz w:val="20"/>
          <w:szCs w:val="20"/>
        </w:rPr>
        <w:t>all</w:t>
      </w:r>
      <w:r w:rsidRPr="003752F7">
        <w:rPr>
          <w:sz w:val="20"/>
          <w:szCs w:val="20"/>
        </w:rPr>
        <w:t>.</w:t>
      </w:r>
    </w:p>
  </w:footnote>
  <w:footnote w:id="244">
    <w:p w14:paraId="352EED24" w14:textId="0BD87278" w:rsidR="00E86172" w:rsidRPr="003752F7" w:rsidRDefault="00E86172" w:rsidP="00E86172">
      <w:pPr>
        <w:pStyle w:val="FootnoteText"/>
        <w:rPr>
          <w:color w:val="000000"/>
        </w:rPr>
      </w:pPr>
      <w:r w:rsidRPr="003752F7">
        <w:rPr>
          <w:rStyle w:val="FootnoteReference"/>
        </w:rPr>
        <w:footnoteRef/>
      </w:r>
      <w:r w:rsidRPr="003752F7">
        <w:t xml:space="preserve"> </w:t>
      </w:r>
      <w:r w:rsidRPr="003752F7">
        <w:rPr>
          <w:b/>
          <w:bCs/>
        </w:rPr>
        <w:t>‘</w:t>
      </w:r>
      <w:r w:rsidRPr="003752F7">
        <w:rPr>
          <w:b/>
          <w:bCs/>
          <w:color w:val="112B21"/>
        </w:rPr>
        <w:t>Abd-al-‘Al</w:t>
      </w:r>
      <w:r w:rsidRPr="003752F7">
        <w:rPr>
          <w:b/>
          <w:bCs/>
          <w:color w:val="000000"/>
        </w:rPr>
        <w:t>ī</w:t>
      </w:r>
      <w:r w:rsidRPr="003752F7">
        <w:rPr>
          <w:b/>
          <w:bCs/>
          <w:color w:val="112B21"/>
        </w:rPr>
        <w:t xml:space="preserve"> Ba</w:t>
      </w:r>
      <w:r w:rsidRPr="003752F7">
        <w:rPr>
          <w:b/>
          <w:bCs/>
        </w:rPr>
        <w:t>ḥ</w:t>
      </w:r>
      <w:r w:rsidRPr="003752F7">
        <w:rPr>
          <w:b/>
          <w:bCs/>
          <w:color w:val="112B21"/>
        </w:rPr>
        <w:t>r-al-‘Ul</w:t>
      </w:r>
      <w:r w:rsidRPr="003752F7">
        <w:rPr>
          <w:b/>
          <w:bCs/>
        </w:rPr>
        <w:t>ū</w:t>
      </w:r>
      <w:r w:rsidRPr="003752F7">
        <w:rPr>
          <w:b/>
          <w:bCs/>
          <w:color w:val="112B21"/>
        </w:rPr>
        <w:t>m</w:t>
      </w:r>
      <w:r w:rsidRPr="003752F7">
        <w:rPr>
          <w:color w:val="112B21"/>
        </w:rPr>
        <w:t xml:space="preserve"> (d. 1144/1731) was</w:t>
      </w:r>
      <w:r w:rsidRPr="003752F7">
        <w:t>—as just indicated above—t</w:t>
      </w:r>
      <w:r w:rsidRPr="003752F7">
        <w:rPr>
          <w:color w:val="112B21"/>
        </w:rPr>
        <w:t xml:space="preserve">he son of </w:t>
      </w:r>
      <w:r w:rsidRPr="003752F7">
        <w:rPr>
          <w:color w:val="000000"/>
        </w:rPr>
        <w:t>Mullā Niẓām-al-Dīn.</w:t>
      </w:r>
      <w:r w:rsidR="007D575E" w:rsidRPr="003752F7">
        <w:rPr>
          <w:color w:val="000000"/>
        </w:rPr>
        <w:t xml:space="preserve"> He</w:t>
      </w:r>
      <w:r w:rsidRPr="003752F7">
        <w:rPr>
          <w:color w:val="000000"/>
        </w:rPr>
        <w:t xml:space="preserve"> did not</w:t>
      </w:r>
      <w:r w:rsidR="007D575E" w:rsidRPr="003752F7">
        <w:rPr>
          <w:color w:val="000000"/>
        </w:rPr>
        <w:t>, however,</w:t>
      </w:r>
      <w:r w:rsidRPr="003752F7">
        <w:rPr>
          <w:color w:val="000000"/>
        </w:rPr>
        <w:t xml:space="preserve"> remain </w:t>
      </w:r>
      <w:r w:rsidR="007D575E" w:rsidRPr="003752F7">
        <w:rPr>
          <w:color w:val="000000"/>
        </w:rPr>
        <w:t xml:space="preserve">with his father </w:t>
      </w:r>
      <w:r w:rsidRPr="003752F7">
        <w:rPr>
          <w:color w:val="000000"/>
        </w:rPr>
        <w:t xml:space="preserve">at the </w:t>
      </w:r>
      <w:r w:rsidRPr="003752F7">
        <w:rPr>
          <w:color w:val="141414"/>
        </w:rPr>
        <w:t>Far</w:t>
      </w:r>
      <w:r w:rsidRPr="003752F7">
        <w:t>a</w:t>
      </w:r>
      <w:r w:rsidRPr="003752F7">
        <w:rPr>
          <w:color w:val="141414"/>
        </w:rPr>
        <w:t>ng</w:t>
      </w:r>
      <w:r w:rsidRPr="003752F7">
        <w:t>ī</w:t>
      </w:r>
      <w:r w:rsidRPr="003752F7">
        <w:rPr>
          <w:color w:val="141414"/>
        </w:rPr>
        <w:t xml:space="preserve"> Ma</w:t>
      </w:r>
      <w:r w:rsidRPr="003752F7">
        <w:t>ḥ</w:t>
      </w:r>
      <w:r w:rsidRPr="003752F7">
        <w:rPr>
          <w:color w:val="141414"/>
        </w:rPr>
        <w:t>all</w:t>
      </w:r>
      <w:r w:rsidRPr="003752F7">
        <w:rPr>
          <w:color w:val="000000"/>
        </w:rPr>
        <w:t xml:space="preserve"> in Lucknow. Rather, he moved to Bengal and later to Madras, where he died and was buried.</w:t>
      </w:r>
      <w:r w:rsidRPr="003752F7">
        <w:rPr>
          <w:b/>
          <w:bCs/>
          <w:color w:val="112B21"/>
        </w:rPr>
        <w:t xml:space="preserve"> </w:t>
      </w:r>
      <w:r w:rsidRPr="003752F7">
        <w:rPr>
          <w:color w:val="112B21"/>
        </w:rPr>
        <w:t>Ba</w:t>
      </w:r>
      <w:r w:rsidRPr="003752F7">
        <w:t>ḥ</w:t>
      </w:r>
      <w:r w:rsidRPr="003752F7">
        <w:rPr>
          <w:color w:val="112B21"/>
        </w:rPr>
        <w:t>r-al-'Ul</w:t>
      </w:r>
      <w:r w:rsidRPr="003752F7">
        <w:t>ū</w:t>
      </w:r>
      <w:r w:rsidRPr="003752F7">
        <w:rPr>
          <w:color w:val="112B21"/>
        </w:rPr>
        <w:t>m</w:t>
      </w:r>
      <w:r w:rsidRPr="003752F7">
        <w:rPr>
          <w:color w:val="000000"/>
        </w:rPr>
        <w:t xml:space="preserve"> died</w:t>
      </w:r>
      <w:r w:rsidRPr="003752F7">
        <w:rPr>
          <w:color w:val="112B21"/>
        </w:rPr>
        <w:t xml:space="preserve"> seventeen years before his father.</w:t>
      </w:r>
    </w:p>
  </w:footnote>
  <w:footnote w:id="245">
    <w:p w14:paraId="4D0DBAF7" w14:textId="77777777" w:rsidR="00F8506B" w:rsidRPr="003752F7" w:rsidRDefault="00F8506B" w:rsidP="00F8506B">
      <w:pPr>
        <w:pStyle w:val="FootnoteText"/>
      </w:pPr>
      <w:r w:rsidRPr="003752F7">
        <w:rPr>
          <w:rStyle w:val="FootnoteReference"/>
        </w:rPr>
        <w:footnoteRef/>
      </w:r>
      <w:r w:rsidRPr="003752F7">
        <w:t xml:space="preserve"> </w:t>
      </w:r>
      <w:r w:rsidRPr="003752F7">
        <w:rPr>
          <w:color w:val="000000" w:themeColor="text1"/>
        </w:rPr>
        <w:t>Ecclesiastes, 1:7.</w:t>
      </w:r>
    </w:p>
  </w:footnote>
  <w:footnote w:id="246">
    <w:p w14:paraId="644C4FE6" w14:textId="129EE250" w:rsidR="00E86172" w:rsidRPr="003752F7" w:rsidRDefault="00E86172" w:rsidP="00E86172">
      <w:pPr>
        <w:rPr>
          <w:sz w:val="20"/>
          <w:szCs w:val="20"/>
        </w:rPr>
      </w:pPr>
      <w:r w:rsidRPr="003752F7">
        <w:rPr>
          <w:rStyle w:val="FootnoteReference"/>
          <w:sz w:val="20"/>
          <w:szCs w:val="20"/>
        </w:rPr>
        <w:footnoteRef/>
      </w:r>
      <w:r w:rsidRPr="003752F7">
        <w:rPr>
          <w:sz w:val="20"/>
          <w:szCs w:val="20"/>
        </w:rPr>
        <w:t xml:space="preserve"> </w:t>
      </w:r>
      <w:r w:rsidRPr="003752F7">
        <w:rPr>
          <w:b/>
          <w:bCs/>
          <w:sz w:val="20"/>
          <w:szCs w:val="20"/>
        </w:rPr>
        <w:t>The</w:t>
      </w:r>
      <w:r w:rsidRPr="003752F7">
        <w:rPr>
          <w:rFonts w:asciiTheme="majorBidi" w:hAnsiTheme="majorBidi" w:cstheme="majorBidi"/>
          <w:color w:val="202124"/>
          <w:sz w:val="20"/>
          <w:szCs w:val="20"/>
        </w:rPr>
        <w:t xml:space="preserve"> </w:t>
      </w:r>
      <w:r w:rsidRPr="003752F7">
        <w:rPr>
          <w:rFonts w:asciiTheme="majorBidi" w:hAnsiTheme="majorBidi" w:cstheme="majorBidi"/>
          <w:b/>
          <w:bCs/>
          <w:color w:val="202124"/>
          <w:sz w:val="20"/>
          <w:szCs w:val="20"/>
        </w:rPr>
        <w:t>Sh</w:t>
      </w:r>
      <w:r w:rsidRPr="003752F7">
        <w:rPr>
          <w:rFonts w:asciiTheme="majorBidi" w:hAnsiTheme="majorBidi" w:cstheme="majorBidi"/>
          <w:b/>
          <w:bCs/>
          <w:sz w:val="20"/>
          <w:szCs w:val="20"/>
        </w:rPr>
        <w:t>ī</w:t>
      </w:r>
      <w:r w:rsidRPr="003752F7">
        <w:rPr>
          <w:rFonts w:asciiTheme="majorBidi" w:hAnsiTheme="majorBidi" w:cstheme="majorBidi"/>
          <w:b/>
          <w:bCs/>
          <w:color w:val="202124"/>
          <w:sz w:val="20"/>
          <w:szCs w:val="20"/>
        </w:rPr>
        <w:t>‘a</w:t>
      </w:r>
      <w:r w:rsidRPr="003752F7">
        <w:rPr>
          <w:rFonts w:asciiTheme="majorBidi" w:hAnsiTheme="majorBidi" w:cstheme="majorBidi"/>
          <w:color w:val="202124"/>
          <w:sz w:val="20"/>
          <w:szCs w:val="20"/>
        </w:rPr>
        <w:t>,</w:t>
      </w:r>
      <w:r w:rsidRPr="003752F7">
        <w:rPr>
          <w:sz w:val="20"/>
          <w:szCs w:val="20"/>
        </w:rPr>
        <w:t xml:space="preserve"> </w:t>
      </w:r>
      <w:r w:rsidRPr="003752F7">
        <w:rPr>
          <w:rFonts w:asciiTheme="majorBidi" w:hAnsiTheme="majorBidi" w:cstheme="majorBidi"/>
          <w:color w:val="202124"/>
          <w:sz w:val="20"/>
          <w:szCs w:val="20"/>
        </w:rPr>
        <w:t>Sh</w:t>
      </w:r>
      <w:r w:rsidRPr="003752F7">
        <w:rPr>
          <w:rFonts w:asciiTheme="majorBidi" w:hAnsiTheme="majorBidi" w:cstheme="majorBidi"/>
          <w:sz w:val="20"/>
          <w:szCs w:val="20"/>
        </w:rPr>
        <w:t>ī</w:t>
      </w:r>
      <w:r w:rsidRPr="003752F7">
        <w:rPr>
          <w:rFonts w:asciiTheme="majorBidi" w:hAnsiTheme="majorBidi" w:cstheme="majorBidi"/>
          <w:color w:val="202124"/>
          <w:sz w:val="20"/>
          <w:szCs w:val="20"/>
        </w:rPr>
        <w:t xml:space="preserve">‘ites, or </w:t>
      </w:r>
      <w:r w:rsidRPr="003752F7">
        <w:rPr>
          <w:rFonts w:asciiTheme="majorBidi" w:hAnsiTheme="majorBidi" w:cstheme="majorBidi"/>
          <w:sz w:val="20"/>
          <w:szCs w:val="20"/>
        </w:rPr>
        <w:t>Shī‘īs</w:t>
      </w:r>
      <w:r w:rsidRPr="003752F7">
        <w:rPr>
          <w:rFonts w:asciiTheme="majorBidi" w:hAnsiTheme="majorBidi" w:cstheme="majorBidi"/>
          <w:b/>
          <w:bCs/>
          <w:color w:val="202124"/>
          <w:sz w:val="20"/>
          <w:szCs w:val="20"/>
        </w:rPr>
        <w:t xml:space="preserve"> </w:t>
      </w:r>
      <w:r w:rsidRPr="003752F7">
        <w:rPr>
          <w:sz w:val="20"/>
          <w:szCs w:val="20"/>
        </w:rPr>
        <w:t xml:space="preserve">represent one of the two major divisions among Muslims, the Majoritarian </w:t>
      </w:r>
      <w:r w:rsidRPr="003752F7">
        <w:rPr>
          <w:rFonts w:asciiTheme="majorBidi" w:hAnsiTheme="majorBidi" w:cstheme="majorBidi"/>
          <w:color w:val="202124"/>
          <w:sz w:val="20"/>
          <w:szCs w:val="20"/>
        </w:rPr>
        <w:t>Sunn</w:t>
      </w:r>
      <w:r w:rsidRPr="003752F7">
        <w:rPr>
          <w:rFonts w:asciiTheme="majorBidi" w:hAnsiTheme="majorBidi" w:cstheme="majorBidi"/>
          <w:sz w:val="20"/>
          <w:szCs w:val="20"/>
        </w:rPr>
        <w:t>īs being the other</w:t>
      </w:r>
      <w:r w:rsidRPr="003752F7">
        <w:rPr>
          <w:rFonts w:asciiTheme="majorBidi" w:hAnsiTheme="majorBidi" w:cstheme="majorBidi"/>
          <w:color w:val="202124"/>
          <w:sz w:val="20"/>
          <w:szCs w:val="20"/>
        </w:rPr>
        <w:t>.</w:t>
      </w:r>
      <w:r w:rsidRPr="003752F7">
        <w:rPr>
          <w:rFonts w:asciiTheme="majorBidi" w:hAnsiTheme="majorBidi" w:cstheme="majorBidi"/>
          <w:sz w:val="20"/>
          <w:szCs w:val="20"/>
        </w:rPr>
        <w:t xml:space="preserve"> We introduced the </w:t>
      </w:r>
      <w:r w:rsidRPr="003752F7">
        <w:rPr>
          <w:rFonts w:asciiTheme="majorBidi" w:hAnsiTheme="majorBidi" w:cstheme="majorBidi"/>
          <w:color w:val="202124"/>
          <w:sz w:val="20"/>
          <w:szCs w:val="20"/>
        </w:rPr>
        <w:t>Sunn</w:t>
      </w:r>
      <w:r w:rsidRPr="003752F7">
        <w:rPr>
          <w:rFonts w:asciiTheme="majorBidi" w:hAnsiTheme="majorBidi" w:cstheme="majorBidi"/>
          <w:sz w:val="20"/>
          <w:szCs w:val="20"/>
        </w:rPr>
        <w:t>īs earlier as “the Majoritarian Sunnī</w:t>
      </w:r>
      <w:r w:rsidRPr="003752F7">
        <w:rPr>
          <w:rFonts w:asciiTheme="majorBidi" w:hAnsiTheme="majorBidi" w:cstheme="majorBidi"/>
          <w:i/>
          <w:iCs/>
          <w:sz w:val="20"/>
          <w:szCs w:val="20"/>
        </w:rPr>
        <w:t xml:space="preserve"> </w:t>
      </w:r>
      <w:r w:rsidRPr="003752F7">
        <w:rPr>
          <w:rFonts w:asciiTheme="majorBidi" w:hAnsiTheme="majorBidi" w:cstheme="majorBidi"/>
          <w:sz w:val="20"/>
          <w:szCs w:val="20"/>
        </w:rPr>
        <w:t xml:space="preserve">Community,” </w:t>
      </w:r>
      <w:r w:rsidR="005A3133" w:rsidRPr="003752F7">
        <w:rPr>
          <w:rFonts w:asciiTheme="majorBidi" w:hAnsiTheme="majorBidi" w:cstheme="majorBidi"/>
          <w:sz w:val="20"/>
          <w:szCs w:val="20"/>
        </w:rPr>
        <w:t xml:space="preserve">who are </w:t>
      </w:r>
      <w:r w:rsidRPr="003752F7">
        <w:rPr>
          <w:rFonts w:asciiTheme="majorBidi" w:hAnsiTheme="majorBidi" w:cstheme="majorBidi"/>
          <w:sz w:val="20"/>
          <w:szCs w:val="20"/>
        </w:rPr>
        <w:t>commonly referred to in Arabic as “</w:t>
      </w:r>
      <w:r w:rsidRPr="003752F7">
        <w:rPr>
          <w:rFonts w:asciiTheme="majorBidi" w:hAnsiTheme="majorBidi" w:cstheme="majorBidi"/>
          <w:i/>
          <w:iCs/>
          <w:color w:val="000000"/>
          <w:sz w:val="20"/>
          <w:szCs w:val="20"/>
        </w:rPr>
        <w:t>Ahl al-Sunna wa al-Jam</w:t>
      </w:r>
      <w:r w:rsidRPr="003752F7">
        <w:rPr>
          <w:rFonts w:asciiTheme="majorBidi" w:hAnsiTheme="majorBidi" w:cstheme="majorBidi"/>
          <w:i/>
          <w:iCs/>
          <w:sz w:val="20"/>
          <w:szCs w:val="20"/>
        </w:rPr>
        <w:t>ā</w:t>
      </w:r>
      <w:r w:rsidRPr="003752F7">
        <w:rPr>
          <w:rFonts w:asciiTheme="majorBidi" w:hAnsiTheme="majorBidi" w:cstheme="majorBidi"/>
          <w:i/>
          <w:iCs/>
          <w:color w:val="000000"/>
          <w:sz w:val="20"/>
          <w:szCs w:val="20"/>
        </w:rPr>
        <w:t>‘a</w:t>
      </w:r>
      <w:r w:rsidRPr="003752F7">
        <w:rPr>
          <w:rFonts w:asciiTheme="majorBidi" w:hAnsiTheme="majorBidi" w:cstheme="majorBidi"/>
          <w:color w:val="000000"/>
          <w:sz w:val="20"/>
          <w:szCs w:val="20"/>
        </w:rPr>
        <w:t xml:space="preserve"> (the People of the Prophetic Way and the Mainstream Consensus),” and we will only give a succinct definition of the </w:t>
      </w:r>
      <w:r w:rsidRPr="003752F7">
        <w:rPr>
          <w:rFonts w:asciiTheme="majorBidi" w:hAnsiTheme="majorBidi" w:cstheme="majorBidi"/>
          <w:color w:val="202124"/>
          <w:sz w:val="20"/>
          <w:szCs w:val="20"/>
        </w:rPr>
        <w:t>Sh</w:t>
      </w:r>
      <w:r w:rsidRPr="003752F7">
        <w:rPr>
          <w:rFonts w:asciiTheme="majorBidi" w:hAnsiTheme="majorBidi" w:cstheme="majorBidi"/>
          <w:sz w:val="20"/>
          <w:szCs w:val="20"/>
        </w:rPr>
        <w:t>ī</w:t>
      </w:r>
      <w:r w:rsidRPr="003752F7">
        <w:rPr>
          <w:rFonts w:asciiTheme="majorBidi" w:hAnsiTheme="majorBidi" w:cstheme="majorBidi"/>
          <w:color w:val="202124"/>
          <w:sz w:val="20"/>
          <w:szCs w:val="20"/>
        </w:rPr>
        <w:t>‘a here.</w:t>
      </w:r>
      <w:r w:rsidR="005A3133" w:rsidRPr="003752F7">
        <w:rPr>
          <w:rFonts w:asciiTheme="majorBidi" w:hAnsiTheme="majorBidi" w:cstheme="majorBidi"/>
          <w:color w:val="000000"/>
          <w:sz w:val="20"/>
          <w:szCs w:val="20"/>
        </w:rPr>
        <w:t xml:space="preserve"> </w:t>
      </w:r>
      <w:r w:rsidRPr="003752F7">
        <w:rPr>
          <w:rFonts w:asciiTheme="majorBidi" w:hAnsiTheme="majorBidi" w:cstheme="majorBidi"/>
          <w:color w:val="000000"/>
          <w:sz w:val="20"/>
          <w:szCs w:val="20"/>
        </w:rPr>
        <w:t xml:space="preserve">This book—as stated above—is affiliated with the </w:t>
      </w:r>
      <w:r w:rsidRPr="003752F7">
        <w:rPr>
          <w:rFonts w:asciiTheme="majorBidi" w:hAnsiTheme="majorBidi" w:cstheme="majorBidi"/>
          <w:color w:val="202124"/>
          <w:sz w:val="20"/>
          <w:szCs w:val="20"/>
        </w:rPr>
        <w:t>Sunn</w:t>
      </w:r>
      <w:r w:rsidRPr="003752F7">
        <w:rPr>
          <w:rFonts w:asciiTheme="majorBidi" w:hAnsiTheme="majorBidi" w:cstheme="majorBidi"/>
          <w:sz w:val="20"/>
          <w:szCs w:val="20"/>
        </w:rPr>
        <w:t>ī Path</w:t>
      </w:r>
      <w:r w:rsidR="005A3133" w:rsidRPr="003752F7">
        <w:rPr>
          <w:rFonts w:asciiTheme="majorBidi" w:hAnsiTheme="majorBidi" w:cstheme="majorBidi"/>
          <w:sz w:val="20"/>
          <w:szCs w:val="20"/>
        </w:rPr>
        <w:t>, although it harbors hatred for</w:t>
      </w:r>
      <w:r w:rsidR="00E05022" w:rsidRPr="003752F7">
        <w:rPr>
          <w:rFonts w:asciiTheme="majorBidi" w:hAnsiTheme="majorBidi" w:cstheme="majorBidi"/>
          <w:sz w:val="20"/>
          <w:szCs w:val="20"/>
        </w:rPr>
        <w:t xml:space="preserve"> no Islamic nor non-Islamic group</w:t>
      </w:r>
      <w:r w:rsidRPr="003752F7">
        <w:rPr>
          <w:rFonts w:asciiTheme="majorBidi" w:hAnsiTheme="majorBidi" w:cstheme="majorBidi"/>
          <w:sz w:val="20"/>
          <w:szCs w:val="20"/>
        </w:rPr>
        <w:t xml:space="preserve">. The </w:t>
      </w:r>
      <w:r w:rsidRPr="003752F7">
        <w:rPr>
          <w:rFonts w:asciiTheme="majorBidi" w:hAnsiTheme="majorBidi" w:cstheme="majorBidi"/>
          <w:color w:val="202124"/>
          <w:sz w:val="20"/>
          <w:szCs w:val="20"/>
        </w:rPr>
        <w:t>Sh</w:t>
      </w:r>
      <w:r w:rsidRPr="003752F7">
        <w:rPr>
          <w:rFonts w:asciiTheme="majorBidi" w:hAnsiTheme="majorBidi" w:cstheme="majorBidi"/>
          <w:sz w:val="20"/>
          <w:szCs w:val="20"/>
        </w:rPr>
        <w:t>ī</w:t>
      </w:r>
      <w:r w:rsidRPr="003752F7">
        <w:rPr>
          <w:rFonts w:asciiTheme="majorBidi" w:hAnsiTheme="majorBidi" w:cstheme="majorBidi"/>
          <w:color w:val="202124"/>
          <w:sz w:val="20"/>
          <w:szCs w:val="20"/>
        </w:rPr>
        <w:t xml:space="preserve">‘a have three fundamental sectarian </w:t>
      </w:r>
      <w:r w:rsidR="00AF0450" w:rsidRPr="003752F7">
        <w:rPr>
          <w:rFonts w:asciiTheme="majorBidi" w:hAnsiTheme="majorBidi" w:cstheme="majorBidi"/>
          <w:color w:val="202124"/>
          <w:sz w:val="20"/>
          <w:szCs w:val="20"/>
        </w:rPr>
        <w:t>branche</w:t>
      </w:r>
      <w:r w:rsidRPr="003752F7">
        <w:rPr>
          <w:rFonts w:asciiTheme="majorBidi" w:hAnsiTheme="majorBidi" w:cstheme="majorBidi"/>
          <w:color w:val="202124"/>
          <w:sz w:val="20"/>
          <w:szCs w:val="20"/>
        </w:rPr>
        <w:t>s: The Im</w:t>
      </w:r>
      <w:r w:rsidRPr="003752F7">
        <w:rPr>
          <w:rFonts w:asciiTheme="majorBidi" w:hAnsiTheme="majorBidi" w:cstheme="majorBidi"/>
          <w:sz w:val="20"/>
          <w:szCs w:val="20"/>
        </w:rPr>
        <w:t>ā</w:t>
      </w:r>
      <w:r w:rsidRPr="003752F7">
        <w:rPr>
          <w:rFonts w:asciiTheme="majorBidi" w:hAnsiTheme="majorBidi" w:cstheme="majorBidi"/>
          <w:color w:val="202124"/>
          <w:sz w:val="20"/>
          <w:szCs w:val="20"/>
        </w:rPr>
        <w:t>m</w:t>
      </w:r>
      <w:r w:rsidRPr="003752F7">
        <w:rPr>
          <w:rFonts w:asciiTheme="majorBidi" w:hAnsiTheme="majorBidi" w:cstheme="majorBidi"/>
          <w:sz w:val="20"/>
          <w:szCs w:val="20"/>
        </w:rPr>
        <w:t>ī</w:t>
      </w:r>
      <w:r w:rsidRPr="003752F7">
        <w:rPr>
          <w:rFonts w:asciiTheme="majorBidi" w:hAnsiTheme="majorBidi" w:cstheme="majorBidi"/>
          <w:color w:val="202124"/>
          <w:sz w:val="20"/>
          <w:szCs w:val="20"/>
        </w:rPr>
        <w:t xml:space="preserve"> Sh</w:t>
      </w:r>
      <w:r w:rsidRPr="003752F7">
        <w:rPr>
          <w:rFonts w:asciiTheme="majorBidi" w:hAnsiTheme="majorBidi" w:cstheme="majorBidi"/>
          <w:sz w:val="20"/>
          <w:szCs w:val="20"/>
        </w:rPr>
        <w:t>ī</w:t>
      </w:r>
      <w:r w:rsidRPr="003752F7">
        <w:rPr>
          <w:rFonts w:asciiTheme="majorBidi" w:hAnsiTheme="majorBidi" w:cstheme="majorBidi"/>
          <w:color w:val="202124"/>
          <w:sz w:val="20"/>
          <w:szCs w:val="20"/>
        </w:rPr>
        <w:t>‘a, the Zayd</w:t>
      </w:r>
      <w:r w:rsidRPr="003752F7">
        <w:rPr>
          <w:rFonts w:asciiTheme="majorBidi" w:hAnsiTheme="majorBidi" w:cstheme="majorBidi"/>
          <w:sz w:val="20"/>
          <w:szCs w:val="20"/>
        </w:rPr>
        <w:t>īs</w:t>
      </w:r>
      <w:r w:rsidRPr="003752F7">
        <w:rPr>
          <w:rFonts w:asciiTheme="majorBidi" w:hAnsiTheme="majorBidi" w:cstheme="majorBidi"/>
          <w:color w:val="202124"/>
          <w:sz w:val="20"/>
          <w:szCs w:val="20"/>
        </w:rPr>
        <w:t xml:space="preserve">, and </w:t>
      </w:r>
      <w:r w:rsidR="00AF0450" w:rsidRPr="003752F7">
        <w:rPr>
          <w:rFonts w:asciiTheme="majorBidi" w:hAnsiTheme="majorBidi" w:cstheme="majorBidi"/>
          <w:color w:val="202124"/>
          <w:sz w:val="20"/>
          <w:szCs w:val="20"/>
        </w:rPr>
        <w:t xml:space="preserve">the </w:t>
      </w:r>
      <w:r w:rsidRPr="003752F7">
        <w:rPr>
          <w:rFonts w:asciiTheme="majorBidi" w:hAnsiTheme="majorBidi" w:cstheme="majorBidi"/>
          <w:color w:val="202124"/>
          <w:sz w:val="20"/>
          <w:szCs w:val="20"/>
        </w:rPr>
        <w:t>Ism</w:t>
      </w:r>
      <w:r w:rsidRPr="003752F7">
        <w:rPr>
          <w:rFonts w:asciiTheme="majorBidi" w:hAnsiTheme="majorBidi" w:cstheme="majorBidi"/>
          <w:sz w:val="20"/>
          <w:szCs w:val="20"/>
        </w:rPr>
        <w:t>ā</w:t>
      </w:r>
      <w:r w:rsidRPr="003752F7">
        <w:rPr>
          <w:rFonts w:asciiTheme="majorBidi" w:hAnsiTheme="majorBidi" w:cstheme="majorBidi"/>
          <w:color w:val="202124"/>
          <w:sz w:val="20"/>
          <w:szCs w:val="20"/>
        </w:rPr>
        <w:t>‘</w:t>
      </w:r>
      <w:r w:rsidRPr="003752F7">
        <w:rPr>
          <w:rFonts w:asciiTheme="majorBidi" w:hAnsiTheme="majorBidi" w:cstheme="majorBidi"/>
          <w:sz w:val="20"/>
          <w:szCs w:val="20"/>
        </w:rPr>
        <w:t>ī</w:t>
      </w:r>
      <w:r w:rsidRPr="003752F7">
        <w:rPr>
          <w:rFonts w:asciiTheme="majorBidi" w:hAnsiTheme="majorBidi" w:cstheme="majorBidi"/>
          <w:color w:val="202124"/>
          <w:sz w:val="20"/>
          <w:szCs w:val="20"/>
        </w:rPr>
        <w:t>l</w:t>
      </w:r>
      <w:r w:rsidRPr="003752F7">
        <w:rPr>
          <w:rFonts w:asciiTheme="majorBidi" w:hAnsiTheme="majorBidi" w:cstheme="majorBidi"/>
          <w:sz w:val="20"/>
          <w:szCs w:val="20"/>
        </w:rPr>
        <w:t>īs</w:t>
      </w:r>
      <w:r w:rsidRPr="003752F7">
        <w:rPr>
          <w:rFonts w:asciiTheme="majorBidi" w:hAnsiTheme="majorBidi" w:cstheme="majorBidi"/>
          <w:color w:val="202124"/>
          <w:sz w:val="20"/>
          <w:szCs w:val="20"/>
        </w:rPr>
        <w:t xml:space="preserve">. All of the above references are to </w:t>
      </w:r>
      <w:r w:rsidR="00140822" w:rsidRPr="003752F7">
        <w:rPr>
          <w:rFonts w:asciiTheme="majorBidi" w:hAnsiTheme="majorBidi" w:cstheme="majorBidi"/>
          <w:color w:val="202124"/>
          <w:sz w:val="20"/>
          <w:szCs w:val="20"/>
        </w:rPr>
        <w:t>S</w:t>
      </w:r>
      <w:r w:rsidRPr="003752F7">
        <w:rPr>
          <w:rFonts w:asciiTheme="majorBidi" w:hAnsiTheme="majorBidi" w:cstheme="majorBidi"/>
          <w:color w:val="202124"/>
          <w:sz w:val="20"/>
          <w:szCs w:val="20"/>
        </w:rPr>
        <w:t>cholars belonging to the Im</w:t>
      </w:r>
      <w:r w:rsidRPr="003752F7">
        <w:rPr>
          <w:rFonts w:asciiTheme="majorBidi" w:hAnsiTheme="majorBidi" w:cstheme="majorBidi"/>
          <w:sz w:val="20"/>
          <w:szCs w:val="20"/>
        </w:rPr>
        <w:t>ā</w:t>
      </w:r>
      <w:r w:rsidRPr="003752F7">
        <w:rPr>
          <w:rFonts w:asciiTheme="majorBidi" w:hAnsiTheme="majorBidi" w:cstheme="majorBidi"/>
          <w:color w:val="202124"/>
          <w:sz w:val="20"/>
          <w:szCs w:val="20"/>
        </w:rPr>
        <w:t>m</w:t>
      </w:r>
      <w:r w:rsidRPr="003752F7">
        <w:rPr>
          <w:rFonts w:asciiTheme="majorBidi" w:hAnsiTheme="majorBidi" w:cstheme="majorBidi"/>
          <w:sz w:val="20"/>
          <w:szCs w:val="20"/>
        </w:rPr>
        <w:t>ī</w:t>
      </w:r>
      <w:r w:rsidRPr="003752F7">
        <w:rPr>
          <w:rFonts w:asciiTheme="majorBidi" w:hAnsiTheme="majorBidi" w:cstheme="majorBidi"/>
          <w:color w:val="202124"/>
          <w:sz w:val="20"/>
          <w:szCs w:val="20"/>
        </w:rPr>
        <w:t xml:space="preserve"> Sh</w:t>
      </w:r>
      <w:r w:rsidRPr="003752F7">
        <w:rPr>
          <w:rFonts w:asciiTheme="majorBidi" w:hAnsiTheme="majorBidi" w:cstheme="majorBidi"/>
          <w:sz w:val="20"/>
          <w:szCs w:val="20"/>
        </w:rPr>
        <w:t>ī</w:t>
      </w:r>
      <w:r w:rsidRPr="003752F7">
        <w:rPr>
          <w:rFonts w:asciiTheme="majorBidi" w:hAnsiTheme="majorBidi" w:cstheme="majorBidi"/>
          <w:color w:val="202124"/>
          <w:sz w:val="20"/>
          <w:szCs w:val="20"/>
        </w:rPr>
        <w:t>‘a Tradition. The Im</w:t>
      </w:r>
      <w:r w:rsidRPr="003752F7">
        <w:rPr>
          <w:rFonts w:asciiTheme="majorBidi" w:hAnsiTheme="majorBidi" w:cstheme="majorBidi"/>
          <w:sz w:val="20"/>
          <w:szCs w:val="20"/>
        </w:rPr>
        <w:t>ā</w:t>
      </w:r>
      <w:r w:rsidRPr="003752F7">
        <w:rPr>
          <w:rFonts w:asciiTheme="majorBidi" w:hAnsiTheme="majorBidi" w:cstheme="majorBidi"/>
          <w:color w:val="202124"/>
          <w:sz w:val="20"/>
          <w:szCs w:val="20"/>
        </w:rPr>
        <w:t>m</w:t>
      </w:r>
      <w:r w:rsidRPr="003752F7">
        <w:rPr>
          <w:rFonts w:asciiTheme="majorBidi" w:hAnsiTheme="majorBidi" w:cstheme="majorBidi"/>
          <w:sz w:val="20"/>
          <w:szCs w:val="20"/>
        </w:rPr>
        <w:t>ī</w:t>
      </w:r>
      <w:r w:rsidRPr="003752F7">
        <w:rPr>
          <w:rFonts w:asciiTheme="majorBidi" w:hAnsiTheme="majorBidi" w:cstheme="majorBidi"/>
          <w:color w:val="202124"/>
          <w:sz w:val="20"/>
          <w:szCs w:val="20"/>
        </w:rPr>
        <w:t xml:space="preserve"> Sh</w:t>
      </w:r>
      <w:r w:rsidRPr="003752F7">
        <w:rPr>
          <w:rFonts w:asciiTheme="majorBidi" w:hAnsiTheme="majorBidi" w:cstheme="majorBidi"/>
          <w:sz w:val="20"/>
          <w:szCs w:val="20"/>
        </w:rPr>
        <w:t>ī</w:t>
      </w:r>
      <w:r w:rsidRPr="003752F7">
        <w:rPr>
          <w:rFonts w:asciiTheme="majorBidi" w:hAnsiTheme="majorBidi" w:cstheme="majorBidi"/>
          <w:color w:val="202124"/>
          <w:sz w:val="20"/>
          <w:szCs w:val="20"/>
        </w:rPr>
        <w:t>‘a hold that the leadership of the Muslim Community after the passing of the Prophet should have rightly been assigned to a line of twelve Im</w:t>
      </w:r>
      <w:r w:rsidRPr="003752F7">
        <w:rPr>
          <w:rFonts w:asciiTheme="majorBidi" w:hAnsiTheme="majorBidi" w:cstheme="majorBidi"/>
          <w:sz w:val="20"/>
          <w:szCs w:val="20"/>
        </w:rPr>
        <w:t>ā</w:t>
      </w:r>
      <w:r w:rsidRPr="003752F7">
        <w:rPr>
          <w:rFonts w:asciiTheme="majorBidi" w:hAnsiTheme="majorBidi" w:cstheme="majorBidi"/>
          <w:color w:val="202124"/>
          <w:sz w:val="20"/>
          <w:szCs w:val="20"/>
        </w:rPr>
        <w:t>ms from the Prophet’s line through al-Im</w:t>
      </w:r>
      <w:r w:rsidRPr="003752F7">
        <w:rPr>
          <w:rFonts w:asciiTheme="majorBidi" w:hAnsiTheme="majorBidi" w:cstheme="majorBidi"/>
          <w:sz w:val="20"/>
          <w:szCs w:val="20"/>
        </w:rPr>
        <w:t>ā</w:t>
      </w:r>
      <w:r w:rsidRPr="003752F7">
        <w:rPr>
          <w:rFonts w:asciiTheme="majorBidi" w:hAnsiTheme="majorBidi" w:cstheme="majorBidi"/>
          <w:color w:val="202124"/>
          <w:sz w:val="20"/>
          <w:szCs w:val="20"/>
        </w:rPr>
        <w:t>m ‘Al</w:t>
      </w:r>
      <w:r w:rsidRPr="003752F7">
        <w:rPr>
          <w:rFonts w:asciiTheme="majorBidi" w:hAnsiTheme="majorBidi" w:cstheme="majorBidi"/>
          <w:sz w:val="20"/>
          <w:szCs w:val="20"/>
        </w:rPr>
        <w:t xml:space="preserve">ī ibn Abī Ṭālib </w:t>
      </w:r>
      <w:r w:rsidRPr="003752F7">
        <w:rPr>
          <w:sz w:val="20"/>
          <w:szCs w:val="20"/>
        </w:rPr>
        <w:t>(d. 40/661)</w:t>
      </w:r>
      <w:r w:rsidRPr="003752F7">
        <w:rPr>
          <w:rFonts w:asciiTheme="majorBidi" w:hAnsiTheme="majorBidi" w:cstheme="majorBidi"/>
          <w:sz w:val="20"/>
          <w:szCs w:val="20"/>
        </w:rPr>
        <w:t xml:space="preserve">. They contend that the majority of the Prophet’s Companions rebelled against his will in this </w:t>
      </w:r>
      <w:r w:rsidR="00EA6538" w:rsidRPr="003752F7">
        <w:rPr>
          <w:rFonts w:asciiTheme="majorBidi" w:hAnsiTheme="majorBidi" w:cstheme="majorBidi"/>
          <w:sz w:val="20"/>
          <w:szCs w:val="20"/>
        </w:rPr>
        <w:t>matter</w:t>
      </w:r>
      <w:r w:rsidRPr="003752F7">
        <w:rPr>
          <w:rFonts w:asciiTheme="majorBidi" w:hAnsiTheme="majorBidi" w:cstheme="majorBidi"/>
          <w:sz w:val="20"/>
          <w:szCs w:val="20"/>
        </w:rPr>
        <w:t xml:space="preserve"> and gave leadership instead to the Four Rightly-Guided Caliphs, the last two of whom—as we have seen—were </w:t>
      </w:r>
      <w:r w:rsidRPr="003752F7">
        <w:rPr>
          <w:rFonts w:asciiTheme="majorBidi" w:hAnsiTheme="majorBidi" w:cstheme="majorBidi"/>
          <w:color w:val="202124"/>
          <w:sz w:val="20"/>
          <w:szCs w:val="20"/>
        </w:rPr>
        <w:t>al-Im</w:t>
      </w:r>
      <w:r w:rsidRPr="003752F7">
        <w:rPr>
          <w:rFonts w:asciiTheme="majorBidi" w:hAnsiTheme="majorBidi" w:cstheme="majorBidi"/>
          <w:sz w:val="20"/>
          <w:szCs w:val="20"/>
        </w:rPr>
        <w:t>ā</w:t>
      </w:r>
      <w:r w:rsidRPr="003752F7">
        <w:rPr>
          <w:rFonts w:asciiTheme="majorBidi" w:hAnsiTheme="majorBidi" w:cstheme="majorBidi"/>
          <w:color w:val="202124"/>
          <w:sz w:val="20"/>
          <w:szCs w:val="20"/>
        </w:rPr>
        <w:t>m ‘Al</w:t>
      </w:r>
      <w:r w:rsidRPr="003752F7">
        <w:rPr>
          <w:rFonts w:asciiTheme="majorBidi" w:hAnsiTheme="majorBidi" w:cstheme="majorBidi"/>
          <w:sz w:val="20"/>
          <w:szCs w:val="20"/>
        </w:rPr>
        <w:t>ī and his first son,</w:t>
      </w:r>
      <w:r w:rsidRPr="003752F7">
        <w:rPr>
          <w:rFonts w:asciiTheme="majorBidi" w:hAnsiTheme="majorBidi" w:cstheme="majorBidi"/>
          <w:color w:val="202124"/>
          <w:sz w:val="20"/>
          <w:szCs w:val="20"/>
        </w:rPr>
        <w:t xml:space="preserve"> al-Im</w:t>
      </w:r>
      <w:r w:rsidRPr="003752F7">
        <w:rPr>
          <w:rFonts w:asciiTheme="majorBidi" w:hAnsiTheme="majorBidi" w:cstheme="majorBidi"/>
          <w:sz w:val="20"/>
          <w:szCs w:val="20"/>
        </w:rPr>
        <w:t>ā</w:t>
      </w:r>
      <w:r w:rsidRPr="003752F7">
        <w:rPr>
          <w:rFonts w:asciiTheme="majorBidi" w:hAnsiTheme="majorBidi" w:cstheme="majorBidi"/>
          <w:color w:val="202124"/>
          <w:sz w:val="20"/>
          <w:szCs w:val="20"/>
        </w:rPr>
        <w:t>m</w:t>
      </w:r>
      <w:r w:rsidRPr="003752F7">
        <w:rPr>
          <w:rFonts w:asciiTheme="majorBidi" w:hAnsiTheme="majorBidi" w:cstheme="majorBidi"/>
          <w:sz w:val="20"/>
          <w:szCs w:val="20"/>
        </w:rPr>
        <w:t xml:space="preserve"> al-Ḥasan ibn ‘Alī </w:t>
      </w:r>
      <w:r w:rsidRPr="003752F7">
        <w:rPr>
          <w:sz w:val="20"/>
          <w:szCs w:val="20"/>
        </w:rPr>
        <w:t>(d. 50/670)</w:t>
      </w:r>
      <w:r w:rsidRPr="003752F7">
        <w:rPr>
          <w:rFonts w:asciiTheme="majorBidi" w:hAnsiTheme="majorBidi" w:cstheme="majorBidi"/>
          <w:sz w:val="20"/>
          <w:szCs w:val="20"/>
        </w:rPr>
        <w:t xml:space="preserve">. </w:t>
      </w:r>
      <w:r w:rsidRPr="003752F7">
        <w:rPr>
          <w:rFonts w:asciiTheme="majorBidi" w:hAnsiTheme="majorBidi" w:cstheme="majorBidi"/>
          <w:color w:val="202124"/>
          <w:sz w:val="20"/>
          <w:szCs w:val="20"/>
        </w:rPr>
        <w:t>Sunn</w:t>
      </w:r>
      <w:r w:rsidRPr="003752F7">
        <w:rPr>
          <w:rFonts w:asciiTheme="majorBidi" w:hAnsiTheme="majorBidi" w:cstheme="majorBidi"/>
          <w:sz w:val="20"/>
          <w:szCs w:val="20"/>
        </w:rPr>
        <w:t xml:space="preserve">ī Majoritarians regard both </w:t>
      </w:r>
      <w:r w:rsidR="00EA6538" w:rsidRPr="003752F7">
        <w:rPr>
          <w:rFonts w:asciiTheme="majorBidi" w:hAnsiTheme="majorBidi" w:cstheme="majorBidi"/>
          <w:color w:val="202124"/>
          <w:sz w:val="20"/>
          <w:szCs w:val="20"/>
        </w:rPr>
        <w:t>al-Im</w:t>
      </w:r>
      <w:r w:rsidR="00EA6538" w:rsidRPr="003752F7">
        <w:rPr>
          <w:rFonts w:asciiTheme="majorBidi" w:hAnsiTheme="majorBidi" w:cstheme="majorBidi"/>
          <w:sz w:val="20"/>
          <w:szCs w:val="20"/>
        </w:rPr>
        <w:t>ā</w:t>
      </w:r>
      <w:r w:rsidR="00EA6538" w:rsidRPr="003752F7">
        <w:rPr>
          <w:rFonts w:asciiTheme="majorBidi" w:hAnsiTheme="majorBidi" w:cstheme="majorBidi"/>
          <w:color w:val="202124"/>
          <w:sz w:val="20"/>
          <w:szCs w:val="20"/>
        </w:rPr>
        <w:t>m ‘Al</w:t>
      </w:r>
      <w:r w:rsidR="00EA6538" w:rsidRPr="003752F7">
        <w:rPr>
          <w:rFonts w:asciiTheme="majorBidi" w:hAnsiTheme="majorBidi" w:cstheme="majorBidi"/>
          <w:sz w:val="20"/>
          <w:szCs w:val="20"/>
        </w:rPr>
        <w:t xml:space="preserve">ī and </w:t>
      </w:r>
      <w:r w:rsidR="00EA6538" w:rsidRPr="003752F7">
        <w:rPr>
          <w:rFonts w:asciiTheme="majorBidi" w:hAnsiTheme="majorBidi" w:cstheme="majorBidi"/>
          <w:color w:val="202124"/>
          <w:sz w:val="20"/>
          <w:szCs w:val="20"/>
        </w:rPr>
        <w:t>al-Im</w:t>
      </w:r>
      <w:r w:rsidR="00EA6538" w:rsidRPr="003752F7">
        <w:rPr>
          <w:rFonts w:asciiTheme="majorBidi" w:hAnsiTheme="majorBidi" w:cstheme="majorBidi"/>
          <w:sz w:val="20"/>
          <w:szCs w:val="20"/>
        </w:rPr>
        <w:t>ā</w:t>
      </w:r>
      <w:r w:rsidR="00EA6538" w:rsidRPr="003752F7">
        <w:rPr>
          <w:rFonts w:asciiTheme="majorBidi" w:hAnsiTheme="majorBidi" w:cstheme="majorBidi"/>
          <w:color w:val="202124"/>
          <w:sz w:val="20"/>
          <w:szCs w:val="20"/>
        </w:rPr>
        <w:t>m</w:t>
      </w:r>
      <w:r w:rsidR="00EA6538" w:rsidRPr="003752F7">
        <w:rPr>
          <w:rFonts w:asciiTheme="majorBidi" w:hAnsiTheme="majorBidi" w:cstheme="majorBidi"/>
          <w:sz w:val="20"/>
          <w:szCs w:val="20"/>
        </w:rPr>
        <w:t xml:space="preserve"> al-Ḥasan</w:t>
      </w:r>
      <w:r w:rsidR="00EA6538" w:rsidRPr="003752F7">
        <w:rPr>
          <w:rFonts w:asciiTheme="majorBidi" w:hAnsiTheme="majorBidi" w:cstheme="majorBidi"/>
          <w:color w:val="202124"/>
          <w:sz w:val="20"/>
          <w:szCs w:val="20"/>
        </w:rPr>
        <w:t xml:space="preserve"> Sunn</w:t>
      </w:r>
      <w:r w:rsidR="00EA6538" w:rsidRPr="003752F7">
        <w:rPr>
          <w:rFonts w:asciiTheme="majorBidi" w:hAnsiTheme="majorBidi" w:cstheme="majorBidi"/>
          <w:sz w:val="20"/>
          <w:szCs w:val="20"/>
        </w:rPr>
        <w:t>īs and</w:t>
      </w:r>
      <w:r w:rsidRPr="003752F7">
        <w:rPr>
          <w:rFonts w:asciiTheme="majorBidi" w:hAnsiTheme="majorBidi" w:cstheme="majorBidi"/>
          <w:sz w:val="20"/>
          <w:szCs w:val="20"/>
        </w:rPr>
        <w:t xml:space="preserve"> legitimate Rightly-Guided Caliphs, although</w:t>
      </w:r>
      <w:r w:rsidRPr="003752F7">
        <w:rPr>
          <w:rFonts w:asciiTheme="majorBidi" w:hAnsiTheme="majorBidi" w:cstheme="majorBidi"/>
          <w:color w:val="202124"/>
          <w:sz w:val="20"/>
          <w:szCs w:val="20"/>
        </w:rPr>
        <w:t xml:space="preserve"> al-Im</w:t>
      </w:r>
      <w:r w:rsidRPr="003752F7">
        <w:rPr>
          <w:rFonts w:asciiTheme="majorBidi" w:hAnsiTheme="majorBidi" w:cstheme="majorBidi"/>
          <w:sz w:val="20"/>
          <w:szCs w:val="20"/>
        </w:rPr>
        <w:t>ā</w:t>
      </w:r>
      <w:r w:rsidRPr="003752F7">
        <w:rPr>
          <w:rFonts w:asciiTheme="majorBidi" w:hAnsiTheme="majorBidi" w:cstheme="majorBidi"/>
          <w:color w:val="202124"/>
          <w:sz w:val="20"/>
          <w:szCs w:val="20"/>
        </w:rPr>
        <w:t>m</w:t>
      </w:r>
      <w:r w:rsidRPr="003752F7">
        <w:rPr>
          <w:rFonts w:asciiTheme="majorBidi" w:hAnsiTheme="majorBidi" w:cstheme="majorBidi"/>
          <w:sz w:val="20"/>
          <w:szCs w:val="20"/>
        </w:rPr>
        <w:t xml:space="preserve"> al-Ḥasan abdicated his authority in favor of the Companion Mu‘āwiya ibn Abī Sufyān (d. 60/680), who, after </w:t>
      </w:r>
      <w:r w:rsidRPr="003752F7">
        <w:rPr>
          <w:rFonts w:asciiTheme="majorBidi" w:hAnsiTheme="majorBidi" w:cstheme="majorBidi"/>
          <w:color w:val="202124"/>
          <w:sz w:val="20"/>
          <w:szCs w:val="20"/>
        </w:rPr>
        <w:t>al-Im</w:t>
      </w:r>
      <w:r w:rsidRPr="003752F7">
        <w:rPr>
          <w:rFonts w:asciiTheme="majorBidi" w:hAnsiTheme="majorBidi" w:cstheme="majorBidi"/>
          <w:sz w:val="20"/>
          <w:szCs w:val="20"/>
        </w:rPr>
        <w:t>ā</w:t>
      </w:r>
      <w:r w:rsidRPr="003752F7">
        <w:rPr>
          <w:rFonts w:asciiTheme="majorBidi" w:hAnsiTheme="majorBidi" w:cstheme="majorBidi"/>
          <w:color w:val="202124"/>
          <w:sz w:val="20"/>
          <w:szCs w:val="20"/>
        </w:rPr>
        <w:t>m</w:t>
      </w:r>
      <w:r w:rsidRPr="003752F7">
        <w:rPr>
          <w:rFonts w:asciiTheme="majorBidi" w:hAnsiTheme="majorBidi" w:cstheme="majorBidi"/>
          <w:sz w:val="20"/>
          <w:szCs w:val="20"/>
        </w:rPr>
        <w:t xml:space="preserve"> al-Ḥasan’s death, established the Umayyad Dynasty in the Clan of Umayya of the Prophet’s tribe of Quraysh. There is valid doubt about the actual existence of the last of the twelve largely Ḥusaynī Imāms</w:t>
      </w:r>
      <w:r w:rsidR="00E000F7" w:rsidRPr="003752F7">
        <w:rPr>
          <w:rFonts w:asciiTheme="majorBidi" w:hAnsiTheme="majorBidi" w:cstheme="majorBidi"/>
          <w:sz w:val="20"/>
          <w:szCs w:val="20"/>
        </w:rPr>
        <w:t xml:space="preserve"> whom the </w:t>
      </w:r>
      <w:r w:rsidR="00E000F7" w:rsidRPr="003752F7">
        <w:rPr>
          <w:rFonts w:asciiTheme="majorBidi" w:hAnsiTheme="majorBidi" w:cstheme="majorBidi"/>
          <w:color w:val="202124"/>
          <w:sz w:val="20"/>
          <w:szCs w:val="20"/>
        </w:rPr>
        <w:t>Im</w:t>
      </w:r>
      <w:r w:rsidR="00E000F7" w:rsidRPr="003752F7">
        <w:rPr>
          <w:rFonts w:asciiTheme="majorBidi" w:hAnsiTheme="majorBidi" w:cstheme="majorBidi"/>
          <w:sz w:val="20"/>
          <w:szCs w:val="20"/>
        </w:rPr>
        <w:t>ā</w:t>
      </w:r>
      <w:r w:rsidR="00E000F7" w:rsidRPr="003752F7">
        <w:rPr>
          <w:rFonts w:asciiTheme="majorBidi" w:hAnsiTheme="majorBidi" w:cstheme="majorBidi"/>
          <w:color w:val="202124"/>
          <w:sz w:val="20"/>
          <w:szCs w:val="20"/>
        </w:rPr>
        <w:t>m</w:t>
      </w:r>
      <w:r w:rsidR="00E000F7" w:rsidRPr="003752F7">
        <w:rPr>
          <w:rFonts w:asciiTheme="majorBidi" w:hAnsiTheme="majorBidi" w:cstheme="majorBidi"/>
          <w:sz w:val="20"/>
          <w:szCs w:val="20"/>
        </w:rPr>
        <w:t>ī</w:t>
      </w:r>
      <w:r w:rsidR="00E000F7" w:rsidRPr="003752F7">
        <w:rPr>
          <w:rFonts w:asciiTheme="majorBidi" w:hAnsiTheme="majorBidi" w:cstheme="majorBidi"/>
          <w:color w:val="202124"/>
          <w:sz w:val="20"/>
          <w:szCs w:val="20"/>
        </w:rPr>
        <w:t xml:space="preserve"> Sh</w:t>
      </w:r>
      <w:r w:rsidR="00E000F7" w:rsidRPr="003752F7">
        <w:rPr>
          <w:rFonts w:asciiTheme="majorBidi" w:hAnsiTheme="majorBidi" w:cstheme="majorBidi"/>
          <w:sz w:val="20"/>
          <w:szCs w:val="20"/>
        </w:rPr>
        <w:t>ī</w:t>
      </w:r>
      <w:r w:rsidR="00E000F7" w:rsidRPr="003752F7">
        <w:rPr>
          <w:rFonts w:asciiTheme="majorBidi" w:hAnsiTheme="majorBidi" w:cstheme="majorBidi"/>
          <w:color w:val="202124"/>
          <w:sz w:val="20"/>
          <w:szCs w:val="20"/>
        </w:rPr>
        <w:t>‘a and all of</w:t>
      </w:r>
      <w:r w:rsidRPr="003752F7">
        <w:rPr>
          <w:rFonts w:asciiTheme="majorBidi" w:hAnsiTheme="majorBidi" w:cstheme="majorBidi"/>
          <w:sz w:val="20"/>
          <w:szCs w:val="20"/>
        </w:rPr>
        <w:t xml:space="preserve"> who</w:t>
      </w:r>
      <w:r w:rsidR="00E000F7" w:rsidRPr="003752F7">
        <w:rPr>
          <w:rFonts w:asciiTheme="majorBidi" w:hAnsiTheme="majorBidi" w:cstheme="majorBidi"/>
          <w:sz w:val="20"/>
          <w:szCs w:val="20"/>
        </w:rPr>
        <w:t>m</w:t>
      </w:r>
      <w:r w:rsidRPr="003752F7">
        <w:rPr>
          <w:rFonts w:asciiTheme="majorBidi" w:hAnsiTheme="majorBidi" w:cstheme="majorBidi"/>
          <w:sz w:val="20"/>
          <w:szCs w:val="20"/>
        </w:rPr>
        <w:t xml:space="preserve"> are descended from al-Im</w:t>
      </w:r>
      <w:r w:rsidR="00AD12F9" w:rsidRPr="003752F7">
        <w:rPr>
          <w:rFonts w:asciiTheme="majorBidi" w:hAnsiTheme="majorBidi" w:cstheme="majorBidi"/>
          <w:sz w:val="20"/>
          <w:szCs w:val="20"/>
        </w:rPr>
        <w:t>ā</w:t>
      </w:r>
      <w:r w:rsidRPr="003752F7">
        <w:rPr>
          <w:rFonts w:asciiTheme="majorBidi" w:hAnsiTheme="majorBidi" w:cstheme="majorBidi"/>
          <w:sz w:val="20"/>
          <w:szCs w:val="20"/>
        </w:rPr>
        <w:t>m al-</w:t>
      </w:r>
      <w:r w:rsidRPr="003752F7">
        <w:rPr>
          <w:sz w:val="20"/>
          <w:szCs w:val="20"/>
        </w:rPr>
        <w:t>Ḥusayn ibn ‘Alī (d. 61/680),</w:t>
      </w:r>
      <w:r w:rsidRPr="003752F7">
        <w:rPr>
          <w:rFonts w:asciiTheme="majorBidi" w:hAnsiTheme="majorBidi" w:cstheme="majorBidi"/>
          <w:sz w:val="20"/>
          <w:szCs w:val="20"/>
        </w:rPr>
        <w:t xml:space="preserve"> the younger brother of </w:t>
      </w:r>
      <w:r w:rsidRPr="003752F7">
        <w:rPr>
          <w:rFonts w:asciiTheme="majorBidi" w:hAnsiTheme="majorBidi" w:cstheme="majorBidi"/>
          <w:color w:val="202124"/>
          <w:sz w:val="20"/>
          <w:szCs w:val="20"/>
        </w:rPr>
        <w:t>al-Im</w:t>
      </w:r>
      <w:r w:rsidRPr="003752F7">
        <w:rPr>
          <w:rFonts w:asciiTheme="majorBidi" w:hAnsiTheme="majorBidi" w:cstheme="majorBidi"/>
          <w:sz w:val="20"/>
          <w:szCs w:val="20"/>
        </w:rPr>
        <w:t>ā</w:t>
      </w:r>
      <w:r w:rsidRPr="003752F7">
        <w:rPr>
          <w:rFonts w:asciiTheme="majorBidi" w:hAnsiTheme="majorBidi" w:cstheme="majorBidi"/>
          <w:color w:val="202124"/>
          <w:sz w:val="20"/>
          <w:szCs w:val="20"/>
        </w:rPr>
        <w:t>m</w:t>
      </w:r>
      <w:r w:rsidRPr="003752F7">
        <w:rPr>
          <w:rFonts w:asciiTheme="majorBidi" w:hAnsiTheme="majorBidi" w:cstheme="majorBidi"/>
          <w:sz w:val="20"/>
          <w:szCs w:val="20"/>
        </w:rPr>
        <w:t xml:space="preserve"> al-Ḥasan. Nevertheless, </w:t>
      </w:r>
      <w:r w:rsidR="00AD12F9" w:rsidRPr="003752F7">
        <w:rPr>
          <w:rFonts w:asciiTheme="majorBidi" w:hAnsiTheme="majorBidi" w:cstheme="majorBidi"/>
          <w:sz w:val="20"/>
          <w:szCs w:val="20"/>
        </w:rPr>
        <w:t>all the twelve Imāms</w:t>
      </w:r>
      <w:r w:rsidRPr="003752F7">
        <w:rPr>
          <w:rFonts w:asciiTheme="majorBidi" w:hAnsiTheme="majorBidi" w:cstheme="majorBidi"/>
          <w:sz w:val="20"/>
          <w:szCs w:val="20"/>
        </w:rPr>
        <w:t xml:space="preserve"> are highly revered among the </w:t>
      </w:r>
      <w:r w:rsidRPr="003752F7">
        <w:rPr>
          <w:rFonts w:asciiTheme="majorBidi" w:hAnsiTheme="majorBidi" w:cstheme="majorBidi"/>
          <w:color w:val="202124"/>
          <w:sz w:val="20"/>
          <w:szCs w:val="20"/>
        </w:rPr>
        <w:t>Sunn</w:t>
      </w:r>
      <w:r w:rsidRPr="003752F7">
        <w:rPr>
          <w:rFonts w:asciiTheme="majorBidi" w:hAnsiTheme="majorBidi" w:cstheme="majorBidi"/>
          <w:sz w:val="20"/>
          <w:szCs w:val="20"/>
        </w:rPr>
        <w:t>īs</w:t>
      </w:r>
      <w:r w:rsidR="00AD12F9" w:rsidRPr="003752F7">
        <w:rPr>
          <w:rFonts w:asciiTheme="majorBidi" w:hAnsiTheme="majorBidi" w:cstheme="majorBidi"/>
          <w:sz w:val="20"/>
          <w:szCs w:val="20"/>
        </w:rPr>
        <w:t xml:space="preserve"> and regarded as having been adherents to </w:t>
      </w:r>
      <w:r w:rsidR="00AD12F9" w:rsidRPr="003752F7">
        <w:rPr>
          <w:rFonts w:asciiTheme="majorBidi" w:hAnsiTheme="majorBidi" w:cstheme="majorBidi"/>
          <w:color w:val="202124"/>
          <w:sz w:val="20"/>
          <w:szCs w:val="20"/>
        </w:rPr>
        <w:t>Sunn</w:t>
      </w:r>
      <w:r w:rsidR="00AD12F9" w:rsidRPr="003752F7">
        <w:rPr>
          <w:rFonts w:asciiTheme="majorBidi" w:hAnsiTheme="majorBidi" w:cstheme="majorBidi"/>
          <w:sz w:val="20"/>
          <w:szCs w:val="20"/>
        </w:rPr>
        <w:t>ī Orthodoxy and Orthopraxy</w:t>
      </w:r>
      <w:r w:rsidR="00C87F75" w:rsidRPr="003752F7">
        <w:rPr>
          <w:rFonts w:asciiTheme="majorBidi" w:hAnsiTheme="majorBidi" w:cstheme="majorBidi"/>
          <w:sz w:val="20"/>
          <w:szCs w:val="20"/>
        </w:rPr>
        <w:t>. Indeed</w:t>
      </w:r>
      <w:r w:rsidRPr="003752F7">
        <w:rPr>
          <w:rFonts w:asciiTheme="majorBidi" w:hAnsiTheme="majorBidi" w:cstheme="majorBidi"/>
          <w:sz w:val="20"/>
          <w:szCs w:val="20"/>
        </w:rPr>
        <w:t>, many</w:t>
      </w:r>
      <w:r w:rsidR="00C87F75" w:rsidRPr="003752F7">
        <w:rPr>
          <w:rFonts w:asciiTheme="majorBidi" w:hAnsiTheme="majorBidi" w:cstheme="majorBidi"/>
          <w:sz w:val="20"/>
          <w:szCs w:val="20"/>
        </w:rPr>
        <w:t xml:space="preserve"> prominent </w:t>
      </w:r>
      <w:r w:rsidR="00C87F75" w:rsidRPr="003752F7">
        <w:rPr>
          <w:rFonts w:asciiTheme="majorBidi" w:hAnsiTheme="majorBidi" w:cstheme="majorBidi"/>
          <w:color w:val="202124"/>
          <w:sz w:val="20"/>
          <w:szCs w:val="20"/>
        </w:rPr>
        <w:t>Sunn</w:t>
      </w:r>
      <w:r w:rsidR="00C87F75" w:rsidRPr="003752F7">
        <w:rPr>
          <w:rFonts w:asciiTheme="majorBidi" w:hAnsiTheme="majorBidi" w:cstheme="majorBidi"/>
          <w:sz w:val="20"/>
          <w:szCs w:val="20"/>
        </w:rPr>
        <w:t>īs</w:t>
      </w:r>
      <w:r w:rsidRPr="003752F7">
        <w:rPr>
          <w:rFonts w:asciiTheme="majorBidi" w:hAnsiTheme="majorBidi" w:cstheme="majorBidi"/>
          <w:sz w:val="20"/>
          <w:szCs w:val="20"/>
        </w:rPr>
        <w:t>—such as al-Shaykh ‘Abd-al-Qādir al-Jīlānī (d.</w:t>
      </w:r>
      <w:r w:rsidRPr="003752F7">
        <w:rPr>
          <w:rStyle w:val="Heading1Char"/>
          <w:rFonts w:ascii="Arial" w:hAnsi="Arial" w:cs="Arial"/>
          <w:color w:val="282828"/>
          <w:sz w:val="20"/>
          <w:szCs w:val="20"/>
        </w:rPr>
        <w:t xml:space="preserve"> </w:t>
      </w:r>
      <w:r w:rsidRPr="003752F7">
        <w:rPr>
          <w:rStyle w:val="Strong"/>
          <w:rFonts w:asciiTheme="majorBidi" w:eastAsiaTheme="majorEastAsia" w:hAnsiTheme="majorBidi" w:cstheme="majorBidi"/>
          <w:b w:val="0"/>
          <w:bCs w:val="0"/>
          <w:color w:val="282828"/>
          <w:sz w:val="20"/>
          <w:szCs w:val="20"/>
        </w:rPr>
        <w:t>561</w:t>
      </w:r>
      <w:r w:rsidRPr="003752F7">
        <w:rPr>
          <w:rStyle w:val="Strong"/>
          <w:rFonts w:asciiTheme="majorBidi" w:eastAsiaTheme="majorEastAsia" w:hAnsiTheme="majorBidi" w:cstheme="majorBidi"/>
          <w:color w:val="282828"/>
          <w:sz w:val="20"/>
          <w:szCs w:val="20"/>
        </w:rPr>
        <w:t>/</w:t>
      </w:r>
      <w:r w:rsidRPr="003752F7">
        <w:rPr>
          <w:rFonts w:asciiTheme="majorBidi" w:hAnsiTheme="majorBidi" w:cstheme="majorBidi"/>
          <w:sz w:val="20"/>
          <w:szCs w:val="20"/>
        </w:rPr>
        <w:t>1166)—are also descendants of those of the</w:t>
      </w:r>
      <w:r w:rsidR="00C87F75" w:rsidRPr="003752F7">
        <w:rPr>
          <w:rFonts w:asciiTheme="majorBidi" w:hAnsiTheme="majorBidi" w:cstheme="majorBidi"/>
          <w:sz w:val="20"/>
          <w:szCs w:val="20"/>
        </w:rPr>
        <w:t xml:space="preserve"> twelve</w:t>
      </w:r>
      <w:r w:rsidR="00C87F75" w:rsidRPr="003752F7">
        <w:rPr>
          <w:rFonts w:asciiTheme="majorBidi" w:hAnsiTheme="majorBidi" w:cstheme="majorBidi"/>
          <w:color w:val="202124"/>
          <w:sz w:val="20"/>
          <w:szCs w:val="20"/>
        </w:rPr>
        <w:t xml:space="preserve"> Im</w:t>
      </w:r>
      <w:r w:rsidR="00C87F75" w:rsidRPr="003752F7">
        <w:rPr>
          <w:rFonts w:asciiTheme="majorBidi" w:hAnsiTheme="majorBidi" w:cstheme="majorBidi"/>
          <w:sz w:val="20"/>
          <w:szCs w:val="20"/>
        </w:rPr>
        <w:t>ā</w:t>
      </w:r>
      <w:r w:rsidR="00C87F75" w:rsidRPr="003752F7">
        <w:rPr>
          <w:rFonts w:asciiTheme="majorBidi" w:hAnsiTheme="majorBidi" w:cstheme="majorBidi"/>
          <w:color w:val="202124"/>
          <w:sz w:val="20"/>
          <w:szCs w:val="20"/>
        </w:rPr>
        <w:t>ms</w:t>
      </w:r>
      <w:r w:rsidRPr="003752F7">
        <w:rPr>
          <w:rFonts w:asciiTheme="majorBidi" w:hAnsiTheme="majorBidi" w:cstheme="majorBidi"/>
          <w:sz w:val="20"/>
          <w:szCs w:val="20"/>
        </w:rPr>
        <w:t xml:space="preserve"> who are clearly historical. </w:t>
      </w:r>
      <w:r w:rsidR="00DD5DB3" w:rsidRPr="003752F7">
        <w:rPr>
          <w:rFonts w:asciiTheme="majorBidi" w:hAnsiTheme="majorBidi" w:cstheme="majorBidi"/>
          <w:sz w:val="20"/>
          <w:szCs w:val="20"/>
        </w:rPr>
        <w:t xml:space="preserve">It must be emphasized that </w:t>
      </w:r>
      <w:r w:rsidRPr="003752F7">
        <w:rPr>
          <w:rFonts w:asciiTheme="majorBidi" w:hAnsiTheme="majorBidi" w:cstheme="majorBidi"/>
          <w:color w:val="202124"/>
          <w:sz w:val="20"/>
          <w:szCs w:val="20"/>
        </w:rPr>
        <w:t>Sunn</w:t>
      </w:r>
      <w:r w:rsidRPr="003752F7">
        <w:rPr>
          <w:rFonts w:asciiTheme="majorBidi" w:hAnsiTheme="majorBidi" w:cstheme="majorBidi"/>
          <w:sz w:val="20"/>
          <w:szCs w:val="20"/>
        </w:rPr>
        <w:t xml:space="preserve">ī </w:t>
      </w:r>
      <w:r w:rsidR="00DD5DB3" w:rsidRPr="003752F7">
        <w:rPr>
          <w:rFonts w:asciiTheme="majorBidi" w:hAnsiTheme="majorBidi" w:cstheme="majorBidi"/>
          <w:sz w:val="20"/>
          <w:szCs w:val="20"/>
        </w:rPr>
        <w:t>S</w:t>
      </w:r>
      <w:r w:rsidRPr="003752F7">
        <w:rPr>
          <w:rFonts w:asciiTheme="majorBidi" w:hAnsiTheme="majorBidi" w:cstheme="majorBidi"/>
          <w:sz w:val="20"/>
          <w:szCs w:val="20"/>
        </w:rPr>
        <w:t>cholars hold</w:t>
      </w:r>
      <w:r w:rsidR="00DD5DB3" w:rsidRPr="003752F7">
        <w:rPr>
          <w:rFonts w:asciiTheme="majorBidi" w:hAnsiTheme="majorBidi" w:cstheme="majorBidi"/>
          <w:sz w:val="20"/>
          <w:szCs w:val="20"/>
        </w:rPr>
        <w:t xml:space="preserve"> </w:t>
      </w:r>
      <w:r w:rsidRPr="003752F7">
        <w:rPr>
          <w:rFonts w:asciiTheme="majorBidi" w:hAnsiTheme="majorBidi" w:cstheme="majorBidi"/>
          <w:sz w:val="20"/>
          <w:szCs w:val="20"/>
        </w:rPr>
        <w:t xml:space="preserve">that the twelve </w:t>
      </w:r>
      <w:r w:rsidRPr="003752F7">
        <w:rPr>
          <w:rFonts w:asciiTheme="majorBidi" w:hAnsiTheme="majorBidi" w:cstheme="majorBidi"/>
          <w:color w:val="202124"/>
          <w:sz w:val="20"/>
          <w:szCs w:val="20"/>
        </w:rPr>
        <w:t>Im</w:t>
      </w:r>
      <w:r w:rsidRPr="003752F7">
        <w:rPr>
          <w:rFonts w:asciiTheme="majorBidi" w:hAnsiTheme="majorBidi" w:cstheme="majorBidi"/>
          <w:sz w:val="20"/>
          <w:szCs w:val="20"/>
        </w:rPr>
        <w:t>ā</w:t>
      </w:r>
      <w:r w:rsidRPr="003752F7">
        <w:rPr>
          <w:rFonts w:asciiTheme="majorBidi" w:hAnsiTheme="majorBidi" w:cstheme="majorBidi"/>
          <w:color w:val="202124"/>
          <w:sz w:val="20"/>
          <w:szCs w:val="20"/>
        </w:rPr>
        <w:t>ms were authentic Sunn</w:t>
      </w:r>
      <w:r w:rsidRPr="003752F7">
        <w:rPr>
          <w:rFonts w:asciiTheme="majorBidi" w:hAnsiTheme="majorBidi" w:cstheme="majorBidi"/>
          <w:sz w:val="20"/>
          <w:szCs w:val="20"/>
        </w:rPr>
        <w:t>īs—like the vast majority of their descendants</w:t>
      </w:r>
      <w:r w:rsidR="00DD5DB3" w:rsidRPr="003752F7">
        <w:rPr>
          <w:rFonts w:asciiTheme="majorBidi" w:hAnsiTheme="majorBidi" w:cstheme="majorBidi"/>
          <w:sz w:val="20"/>
          <w:szCs w:val="20"/>
        </w:rPr>
        <w:t xml:space="preserve"> in earlier and later times</w:t>
      </w:r>
      <w:r w:rsidRPr="003752F7">
        <w:rPr>
          <w:rFonts w:asciiTheme="majorBidi" w:hAnsiTheme="majorBidi" w:cstheme="majorBidi"/>
          <w:sz w:val="20"/>
          <w:szCs w:val="20"/>
        </w:rPr>
        <w:t xml:space="preserve">—and </w:t>
      </w:r>
      <w:r w:rsidR="00DD5DB3" w:rsidRPr="003752F7">
        <w:rPr>
          <w:rFonts w:asciiTheme="majorBidi" w:hAnsiTheme="majorBidi" w:cstheme="majorBidi"/>
          <w:sz w:val="20"/>
          <w:szCs w:val="20"/>
        </w:rPr>
        <w:t xml:space="preserve">they </w:t>
      </w:r>
      <w:r w:rsidRPr="003752F7">
        <w:rPr>
          <w:rFonts w:asciiTheme="majorBidi" w:hAnsiTheme="majorBidi" w:cstheme="majorBidi"/>
          <w:sz w:val="20"/>
          <w:szCs w:val="20"/>
        </w:rPr>
        <w:t xml:space="preserve">did not hold any distinctly </w:t>
      </w:r>
      <w:r w:rsidRPr="003752F7">
        <w:rPr>
          <w:rFonts w:asciiTheme="majorBidi" w:hAnsiTheme="majorBidi" w:cstheme="majorBidi"/>
          <w:color w:val="202124"/>
          <w:sz w:val="20"/>
          <w:szCs w:val="20"/>
        </w:rPr>
        <w:t>Sh</w:t>
      </w:r>
      <w:r w:rsidRPr="003752F7">
        <w:rPr>
          <w:rFonts w:asciiTheme="majorBidi" w:hAnsiTheme="majorBidi" w:cstheme="majorBidi"/>
          <w:sz w:val="20"/>
          <w:szCs w:val="20"/>
        </w:rPr>
        <w:t>ī</w:t>
      </w:r>
      <w:r w:rsidRPr="003752F7">
        <w:rPr>
          <w:rFonts w:asciiTheme="majorBidi" w:hAnsiTheme="majorBidi" w:cstheme="majorBidi"/>
          <w:color w:val="202124"/>
          <w:sz w:val="20"/>
          <w:szCs w:val="20"/>
        </w:rPr>
        <w:t>‘</w:t>
      </w:r>
      <w:r w:rsidRPr="003752F7">
        <w:rPr>
          <w:rFonts w:asciiTheme="majorBidi" w:hAnsiTheme="majorBidi" w:cstheme="majorBidi"/>
          <w:sz w:val="20"/>
          <w:szCs w:val="20"/>
        </w:rPr>
        <w:t>ī beliefs or practices</w:t>
      </w:r>
      <w:r w:rsidR="00DD5DB3" w:rsidRPr="003752F7">
        <w:rPr>
          <w:rFonts w:asciiTheme="majorBidi" w:hAnsiTheme="majorBidi" w:cstheme="majorBidi"/>
          <w:sz w:val="20"/>
          <w:szCs w:val="20"/>
        </w:rPr>
        <w:t xml:space="preserve">—such as maligning the Prophet’s Companions—that </w:t>
      </w:r>
      <w:r w:rsidRPr="003752F7">
        <w:rPr>
          <w:rFonts w:asciiTheme="majorBidi" w:hAnsiTheme="majorBidi" w:cstheme="majorBidi"/>
          <w:sz w:val="20"/>
          <w:szCs w:val="20"/>
        </w:rPr>
        <w:t xml:space="preserve">contradict the Majoritarian </w:t>
      </w:r>
      <w:r w:rsidRPr="003752F7">
        <w:rPr>
          <w:rFonts w:asciiTheme="majorBidi" w:hAnsiTheme="majorBidi" w:cstheme="majorBidi"/>
          <w:color w:val="202124"/>
          <w:sz w:val="20"/>
          <w:szCs w:val="20"/>
        </w:rPr>
        <w:t>Sunn</w:t>
      </w:r>
      <w:r w:rsidRPr="003752F7">
        <w:rPr>
          <w:rFonts w:asciiTheme="majorBidi" w:hAnsiTheme="majorBidi" w:cstheme="majorBidi"/>
          <w:sz w:val="20"/>
          <w:szCs w:val="20"/>
        </w:rPr>
        <w:t xml:space="preserve">īs. The primary difference between the </w:t>
      </w:r>
      <w:r w:rsidRPr="003752F7">
        <w:rPr>
          <w:rFonts w:asciiTheme="majorBidi" w:hAnsiTheme="majorBidi" w:cstheme="majorBidi"/>
          <w:color w:val="202124"/>
          <w:sz w:val="20"/>
          <w:szCs w:val="20"/>
        </w:rPr>
        <w:t>Sunn</w:t>
      </w:r>
      <w:r w:rsidRPr="003752F7">
        <w:rPr>
          <w:rFonts w:asciiTheme="majorBidi" w:hAnsiTheme="majorBidi" w:cstheme="majorBidi"/>
          <w:sz w:val="20"/>
          <w:szCs w:val="20"/>
        </w:rPr>
        <w:t xml:space="preserve">īs and the three </w:t>
      </w:r>
      <w:r w:rsidRPr="003752F7">
        <w:rPr>
          <w:rFonts w:asciiTheme="majorBidi" w:hAnsiTheme="majorBidi" w:cstheme="majorBidi"/>
          <w:color w:val="202124"/>
          <w:sz w:val="20"/>
          <w:szCs w:val="20"/>
        </w:rPr>
        <w:t>Sh</w:t>
      </w:r>
      <w:r w:rsidRPr="003752F7">
        <w:rPr>
          <w:rFonts w:asciiTheme="majorBidi" w:hAnsiTheme="majorBidi" w:cstheme="majorBidi"/>
          <w:sz w:val="20"/>
          <w:szCs w:val="20"/>
        </w:rPr>
        <w:t>ī</w:t>
      </w:r>
      <w:r w:rsidRPr="003752F7">
        <w:rPr>
          <w:rFonts w:asciiTheme="majorBidi" w:hAnsiTheme="majorBidi" w:cstheme="majorBidi"/>
          <w:color w:val="202124"/>
          <w:sz w:val="20"/>
          <w:szCs w:val="20"/>
        </w:rPr>
        <w:t>‘a denominations regards the probity (</w:t>
      </w:r>
      <w:r w:rsidRPr="003752F7">
        <w:rPr>
          <w:rFonts w:asciiTheme="majorBidi" w:hAnsiTheme="majorBidi" w:cstheme="majorBidi"/>
          <w:i/>
          <w:iCs/>
          <w:color w:val="202124"/>
          <w:sz w:val="20"/>
          <w:szCs w:val="20"/>
        </w:rPr>
        <w:t>‘ad</w:t>
      </w:r>
      <w:r w:rsidRPr="003752F7">
        <w:rPr>
          <w:rFonts w:asciiTheme="majorBidi" w:hAnsiTheme="majorBidi" w:cstheme="majorBidi"/>
          <w:i/>
          <w:iCs/>
          <w:sz w:val="20"/>
          <w:szCs w:val="20"/>
        </w:rPr>
        <w:t>ā</w:t>
      </w:r>
      <w:r w:rsidRPr="003752F7">
        <w:rPr>
          <w:rFonts w:asciiTheme="majorBidi" w:hAnsiTheme="majorBidi" w:cstheme="majorBidi"/>
          <w:i/>
          <w:iCs/>
          <w:color w:val="202124"/>
          <w:sz w:val="20"/>
          <w:szCs w:val="20"/>
        </w:rPr>
        <w:t>la</w:t>
      </w:r>
      <w:r w:rsidRPr="003752F7">
        <w:rPr>
          <w:rFonts w:asciiTheme="majorBidi" w:hAnsiTheme="majorBidi" w:cstheme="majorBidi"/>
          <w:color w:val="202124"/>
          <w:sz w:val="20"/>
          <w:szCs w:val="20"/>
        </w:rPr>
        <w:t xml:space="preserve">) and integrity of the Prophet’s Companions. It is a core Creedal and Doctrinal </w:t>
      </w:r>
      <w:r w:rsidR="00DD5DB3" w:rsidRPr="003752F7">
        <w:rPr>
          <w:rFonts w:asciiTheme="majorBidi" w:hAnsiTheme="majorBidi" w:cstheme="majorBidi"/>
          <w:color w:val="202124"/>
          <w:sz w:val="20"/>
          <w:szCs w:val="20"/>
        </w:rPr>
        <w:t>B</w:t>
      </w:r>
      <w:r w:rsidRPr="003752F7">
        <w:rPr>
          <w:rFonts w:asciiTheme="majorBidi" w:hAnsiTheme="majorBidi" w:cstheme="majorBidi"/>
          <w:color w:val="202124"/>
          <w:sz w:val="20"/>
          <w:szCs w:val="20"/>
        </w:rPr>
        <w:t>elief of all</w:t>
      </w:r>
      <w:r w:rsidRPr="003752F7">
        <w:rPr>
          <w:rFonts w:asciiTheme="majorBidi" w:hAnsiTheme="majorBidi" w:cstheme="majorBidi"/>
          <w:sz w:val="20"/>
          <w:szCs w:val="20"/>
        </w:rPr>
        <w:t xml:space="preserve"> </w:t>
      </w:r>
      <w:r w:rsidRPr="003752F7">
        <w:rPr>
          <w:rFonts w:asciiTheme="majorBidi" w:hAnsiTheme="majorBidi" w:cstheme="majorBidi"/>
          <w:color w:val="202124"/>
          <w:sz w:val="20"/>
          <w:szCs w:val="20"/>
        </w:rPr>
        <w:t>Sunn</w:t>
      </w:r>
      <w:r w:rsidRPr="003752F7">
        <w:rPr>
          <w:rFonts w:asciiTheme="majorBidi" w:hAnsiTheme="majorBidi" w:cstheme="majorBidi"/>
          <w:sz w:val="20"/>
          <w:szCs w:val="20"/>
        </w:rPr>
        <w:t>īs, which is clearly borne out in the authentic historical record, that the Companions were utterly faithful to the Prophet, his Household, and the teachings of Islam that he delivered. Indeed, the absolute probity (</w:t>
      </w:r>
      <w:r w:rsidRPr="003752F7">
        <w:rPr>
          <w:rFonts w:asciiTheme="majorBidi" w:hAnsiTheme="majorBidi" w:cstheme="majorBidi"/>
          <w:i/>
          <w:iCs/>
          <w:sz w:val="20"/>
          <w:szCs w:val="20"/>
        </w:rPr>
        <w:t>‘adāla</w:t>
      </w:r>
      <w:r w:rsidRPr="003752F7">
        <w:rPr>
          <w:rFonts w:asciiTheme="majorBidi" w:hAnsiTheme="majorBidi" w:cstheme="majorBidi"/>
          <w:sz w:val="20"/>
          <w:szCs w:val="20"/>
        </w:rPr>
        <w:t xml:space="preserve">) of the Companions is the hallmark of all </w:t>
      </w:r>
      <w:r w:rsidRPr="003752F7">
        <w:rPr>
          <w:rFonts w:asciiTheme="majorBidi" w:hAnsiTheme="majorBidi" w:cstheme="majorBidi"/>
          <w:color w:val="202124"/>
          <w:sz w:val="20"/>
          <w:szCs w:val="20"/>
        </w:rPr>
        <w:t>Sunn</w:t>
      </w:r>
      <w:r w:rsidRPr="003752F7">
        <w:rPr>
          <w:rFonts w:asciiTheme="majorBidi" w:hAnsiTheme="majorBidi" w:cstheme="majorBidi"/>
          <w:sz w:val="20"/>
          <w:szCs w:val="20"/>
        </w:rPr>
        <w:t>ī Muslims, however much they may differ on other points.</w:t>
      </w:r>
    </w:p>
  </w:footnote>
  <w:footnote w:id="247">
    <w:p w14:paraId="5EA211E1" w14:textId="6357668E" w:rsidR="00E86172" w:rsidRPr="003752F7"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b/>
          <w:bCs/>
          <w:color w:val="112B21"/>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0F252D"/>
          <w:sz w:val="20"/>
          <w:szCs w:val="20"/>
        </w:rPr>
        <w:t>M</w:t>
      </w:r>
      <w:r w:rsidRPr="003752F7">
        <w:rPr>
          <w:rFonts w:asciiTheme="majorBidi" w:hAnsiTheme="majorBidi" w:cstheme="majorBidi"/>
          <w:b/>
          <w:bCs/>
          <w:sz w:val="20"/>
          <w:szCs w:val="20"/>
        </w:rPr>
        <w:t>ī</w:t>
      </w:r>
      <w:r w:rsidRPr="003752F7">
        <w:rPr>
          <w:rFonts w:asciiTheme="majorBidi" w:hAnsiTheme="majorBidi" w:cstheme="majorBidi"/>
          <w:b/>
          <w:bCs/>
          <w:color w:val="0F252D"/>
          <w:sz w:val="20"/>
          <w:szCs w:val="20"/>
        </w:rPr>
        <w:t>r D</w:t>
      </w:r>
      <w:r w:rsidRPr="003752F7">
        <w:rPr>
          <w:rFonts w:asciiTheme="majorBidi" w:hAnsiTheme="majorBidi" w:cstheme="majorBidi"/>
          <w:b/>
          <w:bCs/>
          <w:sz w:val="20"/>
          <w:szCs w:val="20"/>
        </w:rPr>
        <w:t>ā</w:t>
      </w:r>
      <w:r w:rsidRPr="003752F7">
        <w:rPr>
          <w:rFonts w:asciiTheme="majorBidi" w:hAnsiTheme="majorBidi" w:cstheme="majorBidi"/>
          <w:b/>
          <w:bCs/>
          <w:color w:val="0F252D"/>
          <w:sz w:val="20"/>
          <w:szCs w:val="20"/>
        </w:rPr>
        <w:t>m</w:t>
      </w:r>
      <w:r w:rsidRPr="003752F7">
        <w:rPr>
          <w:rFonts w:asciiTheme="majorBidi" w:hAnsiTheme="majorBidi" w:cstheme="majorBidi"/>
          <w:b/>
          <w:bCs/>
          <w:sz w:val="20"/>
          <w:szCs w:val="20"/>
        </w:rPr>
        <w:t>ā</w:t>
      </w:r>
      <w:r w:rsidRPr="003752F7">
        <w:rPr>
          <w:rFonts w:asciiTheme="majorBidi" w:hAnsiTheme="majorBidi" w:cstheme="majorBidi"/>
          <w:b/>
          <w:bCs/>
          <w:color w:val="0F252D"/>
          <w:sz w:val="20"/>
          <w:szCs w:val="20"/>
        </w:rPr>
        <w:t>d</w:t>
      </w:r>
      <w:r w:rsidRPr="003752F7">
        <w:rPr>
          <w:rFonts w:asciiTheme="majorBidi" w:hAnsiTheme="majorBidi" w:cstheme="majorBidi"/>
          <w:color w:val="0F252D"/>
          <w:sz w:val="20"/>
          <w:szCs w:val="20"/>
        </w:rPr>
        <w:t xml:space="preserve"> (d. ca. 1041/1632) or, more fully, al-Sayyid </w:t>
      </w:r>
      <w:r w:rsidRPr="003752F7">
        <w:rPr>
          <w:rFonts w:asciiTheme="majorBidi" w:hAnsiTheme="majorBidi" w:cstheme="majorBidi"/>
          <w:sz w:val="20"/>
          <w:szCs w:val="20"/>
        </w:rPr>
        <w:t>Muḥammad ibn Muḥamma</w:t>
      </w:r>
      <w:r w:rsidRPr="003752F7">
        <w:rPr>
          <w:rFonts w:asciiTheme="majorBidi" w:hAnsiTheme="majorBidi" w:cstheme="majorBidi"/>
          <w:color w:val="000000" w:themeColor="text1"/>
          <w:sz w:val="20"/>
          <w:szCs w:val="20"/>
        </w:rPr>
        <w:t>d</w:t>
      </w:r>
      <w:r w:rsidRPr="003752F7">
        <w:rPr>
          <w:rFonts w:asciiTheme="majorBidi" w:hAnsiTheme="majorBidi" w:cstheme="majorBidi"/>
          <w:color w:val="000000" w:themeColor="text1"/>
          <w:sz w:val="20"/>
          <w:szCs w:val="20"/>
          <w:shd w:val="clear" w:color="auto" w:fill="FFFFFF"/>
        </w:rPr>
        <w:t xml:space="preserve"> al-Bāqir al-</w:t>
      </w:r>
      <w:r w:rsidRPr="003752F7">
        <w:rPr>
          <w:rFonts w:asciiTheme="majorBidi" w:hAnsiTheme="majorBidi" w:cstheme="majorBidi"/>
          <w:color w:val="0F252D"/>
          <w:sz w:val="20"/>
          <w:szCs w:val="20"/>
        </w:rPr>
        <w:t>D</w:t>
      </w:r>
      <w:r w:rsidRPr="003752F7">
        <w:rPr>
          <w:rFonts w:asciiTheme="majorBidi" w:hAnsiTheme="majorBidi" w:cstheme="majorBidi"/>
          <w:sz w:val="20"/>
          <w:szCs w:val="20"/>
        </w:rPr>
        <w:t>ā</w:t>
      </w:r>
      <w:r w:rsidRPr="003752F7">
        <w:rPr>
          <w:rFonts w:asciiTheme="majorBidi" w:hAnsiTheme="majorBidi" w:cstheme="majorBidi"/>
          <w:color w:val="0F252D"/>
          <w:sz w:val="20"/>
          <w:szCs w:val="20"/>
        </w:rPr>
        <w:t>m</w:t>
      </w:r>
      <w:r w:rsidRPr="003752F7">
        <w:rPr>
          <w:rFonts w:asciiTheme="majorBidi" w:hAnsiTheme="majorBidi" w:cstheme="majorBidi"/>
          <w:sz w:val="20"/>
          <w:szCs w:val="20"/>
        </w:rPr>
        <w:t>ā</w:t>
      </w:r>
      <w:r w:rsidRPr="003752F7">
        <w:rPr>
          <w:rFonts w:asciiTheme="majorBidi" w:hAnsiTheme="majorBidi" w:cstheme="majorBidi"/>
          <w:color w:val="0F252D"/>
          <w:sz w:val="20"/>
          <w:szCs w:val="20"/>
        </w:rPr>
        <w:t>d</w:t>
      </w:r>
      <w:r w:rsidRPr="003752F7">
        <w:rPr>
          <w:rFonts w:asciiTheme="majorBidi" w:hAnsiTheme="majorBidi" w:cstheme="majorBidi"/>
          <w:b/>
          <w:bCs/>
          <w:color w:val="0F252D"/>
          <w:sz w:val="20"/>
          <w:szCs w:val="20"/>
        </w:rPr>
        <w:t xml:space="preserve"> </w:t>
      </w:r>
      <w:r w:rsidRPr="003752F7">
        <w:rPr>
          <w:rFonts w:asciiTheme="majorBidi" w:hAnsiTheme="majorBidi" w:cstheme="majorBidi"/>
          <w:color w:val="0F252D"/>
          <w:sz w:val="20"/>
          <w:szCs w:val="20"/>
        </w:rPr>
        <w:t>al-Astar</w:t>
      </w:r>
      <w:r w:rsidRPr="003752F7">
        <w:rPr>
          <w:rFonts w:asciiTheme="majorBidi" w:hAnsiTheme="majorBidi" w:cstheme="majorBidi"/>
          <w:color w:val="4D5156"/>
          <w:sz w:val="20"/>
          <w:szCs w:val="20"/>
          <w:shd w:val="clear" w:color="auto" w:fill="FFFFFF"/>
        </w:rPr>
        <w:t>ā</w:t>
      </w:r>
      <w:r w:rsidRPr="003752F7">
        <w:rPr>
          <w:rFonts w:asciiTheme="majorBidi" w:hAnsiTheme="majorBidi" w:cstheme="majorBidi"/>
          <w:color w:val="0F252D"/>
          <w:sz w:val="20"/>
          <w:szCs w:val="20"/>
        </w:rPr>
        <w:t>b</w:t>
      </w:r>
      <w:r w:rsidRPr="003752F7">
        <w:rPr>
          <w:rFonts w:asciiTheme="majorBidi" w:hAnsiTheme="majorBidi" w:cstheme="majorBidi"/>
          <w:color w:val="4D5156"/>
          <w:sz w:val="20"/>
          <w:szCs w:val="20"/>
          <w:shd w:val="clear" w:color="auto" w:fill="FFFFFF"/>
        </w:rPr>
        <w:t>ā</w:t>
      </w:r>
      <w:r w:rsidRPr="003752F7">
        <w:rPr>
          <w:rFonts w:asciiTheme="majorBidi" w:hAnsiTheme="majorBidi" w:cstheme="majorBidi"/>
          <w:color w:val="0F252D"/>
          <w:sz w:val="20"/>
          <w:szCs w:val="20"/>
        </w:rPr>
        <w:t>d</w:t>
      </w:r>
      <w:r w:rsidRPr="003752F7">
        <w:rPr>
          <w:rFonts w:asciiTheme="majorBidi" w:hAnsiTheme="majorBidi" w:cstheme="majorBidi"/>
          <w:sz w:val="20"/>
          <w:szCs w:val="20"/>
        </w:rPr>
        <w:t>ī,</w:t>
      </w:r>
      <w:r w:rsidRPr="003752F7">
        <w:rPr>
          <w:rFonts w:asciiTheme="majorBidi" w:hAnsiTheme="majorBidi" w:cstheme="majorBidi"/>
          <w:color w:val="0F252D"/>
          <w:sz w:val="20"/>
          <w:szCs w:val="20"/>
        </w:rPr>
        <w:t xml:space="preserve"> was born in Najaf in Iraq but later became the founder of the School of Isfahan under the </w:t>
      </w:r>
      <w:r w:rsidR="003A1DBE" w:rsidRPr="003752F7">
        <w:rPr>
          <w:rFonts w:asciiTheme="majorBidi" w:hAnsiTheme="majorBidi" w:cstheme="majorBidi"/>
          <w:sz w:val="20"/>
          <w:szCs w:val="20"/>
        </w:rPr>
        <w:t>Ṣ</w:t>
      </w:r>
      <w:r w:rsidRPr="003752F7">
        <w:rPr>
          <w:rFonts w:asciiTheme="majorBidi" w:hAnsiTheme="majorBidi" w:cstheme="majorBidi"/>
          <w:color w:val="0F252D"/>
          <w:sz w:val="20"/>
          <w:szCs w:val="20"/>
        </w:rPr>
        <w:t xml:space="preserve">afavid </w:t>
      </w:r>
      <w:r w:rsidR="003A1DBE" w:rsidRPr="003752F7">
        <w:rPr>
          <w:rFonts w:asciiTheme="majorBidi" w:hAnsiTheme="majorBidi" w:cstheme="majorBidi"/>
          <w:color w:val="0F252D"/>
          <w:sz w:val="20"/>
          <w:szCs w:val="20"/>
        </w:rPr>
        <w:t>D</w:t>
      </w:r>
      <w:r w:rsidRPr="003752F7">
        <w:rPr>
          <w:rFonts w:asciiTheme="majorBidi" w:hAnsiTheme="majorBidi" w:cstheme="majorBidi"/>
          <w:color w:val="0F252D"/>
          <w:sz w:val="20"/>
          <w:szCs w:val="20"/>
        </w:rPr>
        <w:t>ynasty. D</w:t>
      </w:r>
      <w:r w:rsidRPr="003752F7">
        <w:rPr>
          <w:rFonts w:asciiTheme="majorBidi" w:hAnsiTheme="majorBidi" w:cstheme="majorBidi"/>
          <w:sz w:val="20"/>
          <w:szCs w:val="20"/>
        </w:rPr>
        <w:t>ā</w:t>
      </w:r>
      <w:r w:rsidRPr="003752F7">
        <w:rPr>
          <w:rFonts w:asciiTheme="majorBidi" w:hAnsiTheme="majorBidi" w:cstheme="majorBidi"/>
          <w:color w:val="0F252D"/>
          <w:sz w:val="20"/>
          <w:szCs w:val="20"/>
        </w:rPr>
        <w:t>m</w:t>
      </w:r>
      <w:r w:rsidRPr="003752F7">
        <w:rPr>
          <w:rFonts w:asciiTheme="majorBidi" w:hAnsiTheme="majorBidi" w:cstheme="majorBidi"/>
          <w:sz w:val="20"/>
          <w:szCs w:val="20"/>
        </w:rPr>
        <w:t>ā</w:t>
      </w:r>
      <w:r w:rsidRPr="003752F7">
        <w:rPr>
          <w:rFonts w:asciiTheme="majorBidi" w:hAnsiTheme="majorBidi" w:cstheme="majorBidi"/>
          <w:color w:val="0F252D"/>
          <w:sz w:val="20"/>
          <w:szCs w:val="20"/>
        </w:rPr>
        <w:t xml:space="preserve">d mastered the </w:t>
      </w:r>
      <w:r w:rsidR="003A1DBE" w:rsidRPr="003752F7">
        <w:rPr>
          <w:rFonts w:asciiTheme="majorBidi" w:hAnsiTheme="majorBidi" w:cstheme="majorBidi"/>
          <w:color w:val="0F252D"/>
          <w:sz w:val="20"/>
          <w:szCs w:val="20"/>
        </w:rPr>
        <w:t>T</w:t>
      </w:r>
      <w:r w:rsidRPr="003752F7">
        <w:rPr>
          <w:rFonts w:asciiTheme="majorBidi" w:hAnsiTheme="majorBidi" w:cstheme="majorBidi"/>
          <w:color w:val="0F252D"/>
          <w:sz w:val="20"/>
          <w:szCs w:val="20"/>
        </w:rPr>
        <w:t xml:space="preserve">raditional Islamic </w:t>
      </w:r>
      <w:r w:rsidR="003A1DBE" w:rsidRPr="003752F7">
        <w:rPr>
          <w:rFonts w:asciiTheme="majorBidi" w:hAnsiTheme="majorBidi" w:cstheme="majorBidi"/>
          <w:color w:val="0F252D"/>
          <w:sz w:val="20"/>
          <w:szCs w:val="20"/>
        </w:rPr>
        <w:t>S</w:t>
      </w:r>
      <w:r w:rsidRPr="003752F7">
        <w:rPr>
          <w:rFonts w:asciiTheme="majorBidi" w:hAnsiTheme="majorBidi" w:cstheme="majorBidi"/>
          <w:color w:val="0F252D"/>
          <w:sz w:val="20"/>
          <w:szCs w:val="20"/>
        </w:rPr>
        <w:t xml:space="preserve">ciences and ultimately became a uniquely gifted polymath, Metaphysician, </w:t>
      </w:r>
      <w:r w:rsidR="00944306" w:rsidRPr="003752F7">
        <w:rPr>
          <w:rFonts w:asciiTheme="majorBidi" w:hAnsiTheme="majorBidi" w:cstheme="majorBidi"/>
          <w:color w:val="0F252D"/>
          <w:sz w:val="20"/>
          <w:szCs w:val="20"/>
        </w:rPr>
        <w:t xml:space="preserve">Philosopher, </w:t>
      </w:r>
      <w:r w:rsidRPr="003752F7">
        <w:rPr>
          <w:rFonts w:asciiTheme="majorBidi" w:hAnsiTheme="majorBidi" w:cstheme="majorBidi"/>
          <w:color w:val="0F252D"/>
          <w:sz w:val="20"/>
          <w:szCs w:val="20"/>
        </w:rPr>
        <w:t>mathematician, and architect. M</w:t>
      </w:r>
      <w:r w:rsidRPr="003752F7">
        <w:rPr>
          <w:rFonts w:asciiTheme="majorBidi" w:hAnsiTheme="majorBidi" w:cstheme="majorBidi"/>
          <w:sz w:val="20"/>
          <w:szCs w:val="20"/>
        </w:rPr>
        <w:t>ī</w:t>
      </w:r>
      <w:r w:rsidRPr="003752F7">
        <w:rPr>
          <w:rFonts w:asciiTheme="majorBidi" w:hAnsiTheme="majorBidi" w:cstheme="majorBidi"/>
          <w:color w:val="0F252D"/>
          <w:sz w:val="20"/>
          <w:szCs w:val="20"/>
        </w:rPr>
        <w:t>r D</w:t>
      </w:r>
      <w:r w:rsidRPr="003752F7">
        <w:rPr>
          <w:rFonts w:asciiTheme="majorBidi" w:hAnsiTheme="majorBidi" w:cstheme="majorBidi"/>
          <w:sz w:val="20"/>
          <w:szCs w:val="20"/>
        </w:rPr>
        <w:t>ā</w:t>
      </w:r>
      <w:r w:rsidRPr="003752F7">
        <w:rPr>
          <w:rFonts w:asciiTheme="majorBidi" w:hAnsiTheme="majorBidi" w:cstheme="majorBidi"/>
          <w:color w:val="0F252D"/>
          <w:sz w:val="20"/>
          <w:szCs w:val="20"/>
        </w:rPr>
        <w:t>m</w:t>
      </w:r>
      <w:r w:rsidRPr="003752F7">
        <w:rPr>
          <w:rFonts w:asciiTheme="majorBidi" w:hAnsiTheme="majorBidi" w:cstheme="majorBidi"/>
          <w:sz w:val="20"/>
          <w:szCs w:val="20"/>
        </w:rPr>
        <w:t>ā</w:t>
      </w:r>
      <w:r w:rsidRPr="003752F7">
        <w:rPr>
          <w:rFonts w:asciiTheme="majorBidi" w:hAnsiTheme="majorBidi" w:cstheme="majorBidi"/>
          <w:color w:val="0F252D"/>
          <w:sz w:val="20"/>
          <w:szCs w:val="20"/>
        </w:rPr>
        <w:t>d</w:t>
      </w:r>
      <w:r w:rsidRPr="003752F7">
        <w:rPr>
          <w:rFonts w:asciiTheme="majorBidi" w:hAnsiTheme="majorBidi" w:cstheme="majorBidi"/>
          <w:color w:val="131314"/>
          <w:sz w:val="20"/>
          <w:szCs w:val="20"/>
        </w:rPr>
        <w:t xml:space="preserve"> </w:t>
      </w:r>
      <w:r w:rsidRPr="003752F7">
        <w:rPr>
          <w:rFonts w:asciiTheme="majorBidi" w:hAnsiTheme="majorBidi" w:cstheme="majorBidi"/>
          <w:color w:val="0F252D"/>
          <w:sz w:val="20"/>
          <w:szCs w:val="20"/>
        </w:rPr>
        <w:t>was profoundly influenced by the Sunn</w:t>
      </w:r>
      <w:r w:rsidRPr="003752F7">
        <w:rPr>
          <w:rFonts w:asciiTheme="majorBidi" w:hAnsiTheme="majorBidi" w:cstheme="majorBidi"/>
          <w:sz w:val="20"/>
          <w:szCs w:val="20"/>
        </w:rPr>
        <w:t xml:space="preserve">ī </w:t>
      </w:r>
      <w:r w:rsidR="0097091D" w:rsidRPr="003752F7">
        <w:rPr>
          <w:rFonts w:asciiTheme="majorBidi" w:hAnsiTheme="majorBidi" w:cstheme="majorBidi"/>
          <w:sz w:val="20"/>
          <w:szCs w:val="20"/>
        </w:rPr>
        <w:t>M</w:t>
      </w:r>
      <w:r w:rsidRPr="003752F7">
        <w:rPr>
          <w:rFonts w:asciiTheme="majorBidi" w:hAnsiTheme="majorBidi" w:cstheme="majorBidi"/>
          <w:sz w:val="20"/>
          <w:szCs w:val="20"/>
        </w:rPr>
        <w:t>etaphysicians</w:t>
      </w:r>
      <w:r w:rsidRPr="003752F7">
        <w:rPr>
          <w:rFonts w:asciiTheme="majorBidi" w:hAnsiTheme="majorBidi" w:cstheme="majorBidi"/>
          <w:color w:val="0F252D"/>
          <w:sz w:val="20"/>
          <w:szCs w:val="20"/>
        </w:rPr>
        <w:t xml:space="preserve"> </w:t>
      </w:r>
      <w:r w:rsidRPr="003752F7">
        <w:rPr>
          <w:rFonts w:asciiTheme="majorBidi" w:hAnsiTheme="majorBidi" w:cstheme="majorBidi"/>
          <w:color w:val="112B21"/>
          <w:sz w:val="20"/>
          <w:szCs w:val="20"/>
        </w:rPr>
        <w:t>Jal</w:t>
      </w:r>
      <w:r w:rsidRPr="003752F7">
        <w:rPr>
          <w:rFonts w:asciiTheme="majorBidi" w:hAnsiTheme="majorBidi" w:cstheme="majorBidi"/>
          <w:sz w:val="20"/>
          <w:szCs w:val="20"/>
        </w:rPr>
        <w:t>āl</w:t>
      </w:r>
      <w:r w:rsidRPr="003752F7">
        <w:rPr>
          <w:rFonts w:asciiTheme="majorBidi" w:hAnsiTheme="majorBidi" w:cstheme="majorBidi"/>
          <w:color w:val="112B21"/>
          <w:sz w:val="20"/>
          <w:szCs w:val="20"/>
        </w:rPr>
        <w:t>-al-D</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n al-Daw</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n</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 xml:space="preserve"> (d. 908/1502) and Shih</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b-al-D</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n al-Suhraward</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 xml:space="preserve"> (d. 587/1191), both of whom</w:t>
      </w:r>
      <w:r w:rsidR="0097091D" w:rsidRPr="003752F7">
        <w:rPr>
          <w:rFonts w:asciiTheme="majorBidi" w:hAnsiTheme="majorBidi" w:cstheme="majorBidi"/>
          <w:color w:val="112B21"/>
          <w:sz w:val="20"/>
          <w:szCs w:val="20"/>
        </w:rPr>
        <w:t xml:space="preserve"> also</w:t>
      </w:r>
      <w:r w:rsidRPr="003752F7">
        <w:rPr>
          <w:rFonts w:asciiTheme="majorBidi" w:hAnsiTheme="majorBidi" w:cstheme="majorBidi"/>
          <w:color w:val="112B21"/>
          <w:sz w:val="20"/>
          <w:szCs w:val="20"/>
        </w:rPr>
        <w:t xml:space="preserve"> belonged to the Corrective Tradition. </w:t>
      </w:r>
      <w:r w:rsidRPr="003752F7">
        <w:rPr>
          <w:rFonts w:asciiTheme="majorBidi" w:hAnsiTheme="majorBidi" w:cstheme="majorBidi"/>
          <w:color w:val="0F252D"/>
          <w:sz w:val="20"/>
          <w:szCs w:val="20"/>
        </w:rPr>
        <w:t>M</w:t>
      </w:r>
      <w:r w:rsidRPr="003752F7">
        <w:rPr>
          <w:rFonts w:asciiTheme="majorBidi" w:hAnsiTheme="majorBidi" w:cstheme="majorBidi"/>
          <w:sz w:val="20"/>
          <w:szCs w:val="20"/>
        </w:rPr>
        <w:t>ī</w:t>
      </w:r>
      <w:r w:rsidRPr="003752F7">
        <w:rPr>
          <w:rFonts w:asciiTheme="majorBidi" w:hAnsiTheme="majorBidi" w:cstheme="majorBidi"/>
          <w:color w:val="0F252D"/>
          <w:sz w:val="20"/>
          <w:szCs w:val="20"/>
        </w:rPr>
        <w:t>r D</w:t>
      </w:r>
      <w:r w:rsidRPr="003752F7">
        <w:rPr>
          <w:rFonts w:asciiTheme="majorBidi" w:hAnsiTheme="majorBidi" w:cstheme="majorBidi"/>
          <w:sz w:val="20"/>
          <w:szCs w:val="20"/>
        </w:rPr>
        <w:t>ā</w:t>
      </w:r>
      <w:r w:rsidRPr="003752F7">
        <w:rPr>
          <w:rFonts w:asciiTheme="majorBidi" w:hAnsiTheme="majorBidi" w:cstheme="majorBidi"/>
          <w:color w:val="0F252D"/>
          <w:sz w:val="20"/>
          <w:szCs w:val="20"/>
        </w:rPr>
        <w:t>m</w:t>
      </w:r>
      <w:r w:rsidRPr="003752F7">
        <w:rPr>
          <w:rFonts w:asciiTheme="majorBidi" w:hAnsiTheme="majorBidi" w:cstheme="majorBidi"/>
          <w:sz w:val="20"/>
          <w:szCs w:val="20"/>
        </w:rPr>
        <w:t>ā</w:t>
      </w:r>
      <w:r w:rsidRPr="003752F7">
        <w:rPr>
          <w:rFonts w:asciiTheme="majorBidi" w:hAnsiTheme="majorBidi" w:cstheme="majorBidi"/>
          <w:color w:val="0F252D"/>
          <w:sz w:val="20"/>
          <w:szCs w:val="20"/>
        </w:rPr>
        <w:t>d was the architect of the Sh</w:t>
      </w:r>
      <w:r w:rsidRPr="003752F7">
        <w:rPr>
          <w:rFonts w:asciiTheme="majorBidi" w:hAnsiTheme="majorBidi" w:cstheme="majorBidi"/>
          <w:sz w:val="20"/>
          <w:szCs w:val="20"/>
        </w:rPr>
        <w:t>ā</w:t>
      </w:r>
      <w:r w:rsidRPr="003752F7">
        <w:rPr>
          <w:rFonts w:asciiTheme="majorBidi" w:hAnsiTheme="majorBidi" w:cstheme="majorBidi"/>
          <w:color w:val="0F252D"/>
          <w:sz w:val="20"/>
          <w:szCs w:val="20"/>
        </w:rPr>
        <w:t>h Mosque of Isfahan, which used advanced mathematical calculations, apparently—in the view of some Scholars—requiring familiarity with the speed of sound, since t</w:t>
      </w:r>
      <w:r w:rsidRPr="003752F7">
        <w:rPr>
          <w:rFonts w:asciiTheme="majorBidi" w:hAnsiTheme="majorBidi" w:cstheme="majorBidi"/>
          <w:color w:val="131314"/>
          <w:sz w:val="20"/>
          <w:szCs w:val="20"/>
        </w:rPr>
        <w:t>he geometry of the mosque’s dome dissipates all sound from the base so that it echoes in hundreds of carefully calculated and masterly executed interior corners of the mosque, which then ultimately return the sound to the dome’s center.</w:t>
      </w:r>
      <w:r w:rsidRPr="003752F7">
        <w:rPr>
          <w:rFonts w:asciiTheme="majorBidi" w:hAnsiTheme="majorBidi" w:cstheme="majorBidi"/>
          <w:color w:val="0F252D"/>
          <w:sz w:val="20"/>
          <w:szCs w:val="20"/>
        </w:rPr>
        <w:t xml:space="preserve"> M</w:t>
      </w:r>
      <w:r w:rsidRPr="003752F7">
        <w:rPr>
          <w:rFonts w:asciiTheme="majorBidi" w:hAnsiTheme="majorBidi" w:cstheme="majorBidi"/>
          <w:sz w:val="20"/>
          <w:szCs w:val="20"/>
        </w:rPr>
        <w:t>ī</w:t>
      </w:r>
      <w:r w:rsidRPr="003752F7">
        <w:rPr>
          <w:rFonts w:asciiTheme="majorBidi" w:hAnsiTheme="majorBidi" w:cstheme="majorBidi"/>
          <w:color w:val="0F252D"/>
          <w:sz w:val="20"/>
          <w:szCs w:val="20"/>
        </w:rPr>
        <w:t>r D</w:t>
      </w:r>
      <w:r w:rsidRPr="003752F7">
        <w:rPr>
          <w:rFonts w:asciiTheme="majorBidi" w:hAnsiTheme="majorBidi" w:cstheme="majorBidi"/>
          <w:sz w:val="20"/>
          <w:szCs w:val="20"/>
        </w:rPr>
        <w:t>ā</w:t>
      </w:r>
      <w:r w:rsidRPr="003752F7">
        <w:rPr>
          <w:rFonts w:asciiTheme="majorBidi" w:hAnsiTheme="majorBidi" w:cstheme="majorBidi"/>
          <w:color w:val="0F252D"/>
          <w:sz w:val="20"/>
          <w:szCs w:val="20"/>
        </w:rPr>
        <w:t>m</w:t>
      </w:r>
      <w:r w:rsidRPr="003752F7">
        <w:rPr>
          <w:rFonts w:asciiTheme="majorBidi" w:hAnsiTheme="majorBidi" w:cstheme="majorBidi"/>
          <w:sz w:val="20"/>
          <w:szCs w:val="20"/>
        </w:rPr>
        <w:t>ā</w:t>
      </w:r>
      <w:r w:rsidRPr="003752F7">
        <w:rPr>
          <w:rFonts w:asciiTheme="majorBidi" w:hAnsiTheme="majorBidi" w:cstheme="majorBidi"/>
          <w:color w:val="0F252D"/>
          <w:sz w:val="20"/>
          <w:szCs w:val="20"/>
        </w:rPr>
        <w:t>d</w:t>
      </w:r>
      <w:r w:rsidRPr="003752F7">
        <w:rPr>
          <w:rFonts w:asciiTheme="majorBidi" w:hAnsiTheme="majorBidi" w:cstheme="majorBidi"/>
          <w:color w:val="112B21"/>
          <w:sz w:val="20"/>
          <w:szCs w:val="20"/>
        </w:rPr>
        <w:t xml:space="preserve"> </w:t>
      </w:r>
      <w:r w:rsidRPr="003752F7">
        <w:rPr>
          <w:rFonts w:asciiTheme="majorBidi" w:hAnsiTheme="majorBidi" w:cstheme="majorBidi"/>
          <w:color w:val="0F252D"/>
          <w:sz w:val="20"/>
          <w:szCs w:val="20"/>
        </w:rPr>
        <w:t xml:space="preserve">was the principal teacher of </w:t>
      </w:r>
      <w:r w:rsidRPr="003752F7">
        <w:rPr>
          <w:rFonts w:asciiTheme="majorBidi" w:hAnsiTheme="majorBidi" w:cstheme="majorBidi"/>
          <w:color w:val="112B21"/>
          <w:sz w:val="20"/>
          <w:szCs w:val="20"/>
        </w:rPr>
        <w:t>Mull</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 xml:space="preserve"> </w:t>
      </w:r>
      <w:r w:rsidRPr="003752F7">
        <w:rPr>
          <w:rFonts w:asciiTheme="majorBidi" w:hAnsiTheme="majorBidi" w:cstheme="majorBidi"/>
          <w:sz w:val="20"/>
          <w:szCs w:val="20"/>
        </w:rPr>
        <w:t>Ṣ</w:t>
      </w:r>
      <w:r w:rsidRPr="003752F7">
        <w:rPr>
          <w:rFonts w:asciiTheme="majorBidi" w:hAnsiTheme="majorBidi" w:cstheme="majorBidi"/>
          <w:color w:val="112B21"/>
          <w:sz w:val="20"/>
          <w:szCs w:val="20"/>
        </w:rPr>
        <w:t>adra.</w:t>
      </w:r>
      <w:r w:rsidR="00564FA8" w:rsidRPr="003752F7">
        <w:rPr>
          <w:rFonts w:asciiTheme="majorBidi" w:hAnsiTheme="majorBidi" w:cstheme="majorBidi"/>
          <w:color w:val="112B21"/>
          <w:sz w:val="20"/>
          <w:szCs w:val="20"/>
        </w:rPr>
        <w:t xml:space="preserve"> He died and was buried in Najaf.</w:t>
      </w:r>
    </w:p>
  </w:footnote>
  <w:footnote w:id="248">
    <w:p w14:paraId="0A94D117" w14:textId="083FCD68" w:rsidR="00E86172" w:rsidRPr="003752F7" w:rsidRDefault="00E86172" w:rsidP="00E86172">
      <w:pPr>
        <w:rPr>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w:t>
      </w:r>
      <w:r w:rsidRPr="003752F7">
        <w:rPr>
          <w:rFonts w:asciiTheme="majorBidi" w:hAnsiTheme="majorBidi" w:cstheme="majorBidi"/>
          <w:b/>
          <w:bCs/>
          <w:color w:val="112B21"/>
          <w:sz w:val="20"/>
          <w:szCs w:val="20"/>
        </w:rPr>
        <w:t>Mull</w:t>
      </w:r>
      <w:r w:rsidRPr="003752F7">
        <w:rPr>
          <w:rFonts w:asciiTheme="majorBidi" w:hAnsiTheme="majorBidi" w:cstheme="majorBidi"/>
          <w:b/>
          <w:bCs/>
          <w:sz w:val="20"/>
          <w:szCs w:val="20"/>
        </w:rPr>
        <w:t>ā</w:t>
      </w:r>
      <w:r w:rsidRPr="003752F7">
        <w:rPr>
          <w:rFonts w:asciiTheme="majorBidi" w:hAnsiTheme="majorBidi" w:cstheme="majorBidi"/>
          <w:b/>
          <w:bCs/>
          <w:color w:val="112B21"/>
          <w:sz w:val="20"/>
          <w:szCs w:val="20"/>
        </w:rPr>
        <w:t xml:space="preserve"> </w:t>
      </w:r>
      <w:r w:rsidRPr="003752F7">
        <w:rPr>
          <w:rFonts w:asciiTheme="majorBidi" w:hAnsiTheme="majorBidi" w:cstheme="majorBidi"/>
          <w:b/>
          <w:bCs/>
          <w:sz w:val="20"/>
          <w:szCs w:val="20"/>
        </w:rPr>
        <w:t>Ṣ</w:t>
      </w:r>
      <w:r w:rsidRPr="003752F7">
        <w:rPr>
          <w:rFonts w:asciiTheme="majorBidi" w:hAnsiTheme="majorBidi" w:cstheme="majorBidi"/>
          <w:b/>
          <w:bCs/>
          <w:color w:val="112B21"/>
          <w:sz w:val="20"/>
          <w:szCs w:val="20"/>
        </w:rPr>
        <w:t xml:space="preserve">adra </w:t>
      </w:r>
      <w:r w:rsidRPr="003752F7">
        <w:rPr>
          <w:rFonts w:asciiTheme="majorBidi" w:hAnsiTheme="majorBidi" w:cstheme="majorBidi"/>
          <w:color w:val="112B21"/>
          <w:sz w:val="20"/>
          <w:szCs w:val="20"/>
        </w:rPr>
        <w:t>(d. ca. 1050/1640) or, more fully,</w:t>
      </w:r>
      <w:r w:rsidRPr="003752F7">
        <w:rPr>
          <w:rFonts w:asciiTheme="majorBidi" w:hAnsiTheme="majorBidi" w:cstheme="majorBidi"/>
          <w:sz w:val="20"/>
          <w:szCs w:val="20"/>
        </w:rPr>
        <w:t xml:space="preserve"> Ṣ</w:t>
      </w:r>
      <w:r w:rsidRPr="003752F7">
        <w:rPr>
          <w:rFonts w:asciiTheme="majorBidi" w:hAnsiTheme="majorBidi" w:cstheme="majorBidi"/>
          <w:color w:val="112B21"/>
          <w:sz w:val="20"/>
          <w:szCs w:val="20"/>
        </w:rPr>
        <w:t>adr-al-D</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 xml:space="preserve">n </w:t>
      </w:r>
      <w:r w:rsidRPr="003752F7">
        <w:rPr>
          <w:rFonts w:asciiTheme="majorBidi" w:hAnsiTheme="majorBidi" w:cstheme="majorBidi"/>
          <w:sz w:val="20"/>
          <w:szCs w:val="20"/>
        </w:rPr>
        <w:t>Muḥammad</w:t>
      </w:r>
      <w:r w:rsidRPr="003752F7">
        <w:rPr>
          <w:rFonts w:asciiTheme="majorBidi" w:hAnsiTheme="majorBidi" w:cstheme="majorBidi"/>
          <w:color w:val="112B21"/>
          <w:sz w:val="20"/>
          <w:szCs w:val="20"/>
        </w:rPr>
        <w:t xml:space="preserve"> ibn</w:t>
      </w:r>
      <w:r w:rsidRPr="003752F7">
        <w:rPr>
          <w:color w:val="1A1A1A"/>
          <w:sz w:val="20"/>
          <w:szCs w:val="20"/>
          <w:shd w:val="clear" w:color="auto" w:fill="FFFFFF"/>
        </w:rPr>
        <w:t xml:space="preserve"> Ibr</w:t>
      </w:r>
      <w:r w:rsidRPr="003752F7">
        <w:rPr>
          <w:rFonts w:asciiTheme="majorBidi" w:hAnsiTheme="majorBidi" w:cstheme="majorBidi"/>
          <w:sz w:val="20"/>
          <w:szCs w:val="20"/>
        </w:rPr>
        <w:t>ā</w:t>
      </w:r>
      <w:r w:rsidRPr="003752F7">
        <w:rPr>
          <w:color w:val="1A1A1A"/>
          <w:sz w:val="20"/>
          <w:szCs w:val="20"/>
          <w:shd w:val="clear" w:color="auto" w:fill="FFFFFF"/>
        </w:rPr>
        <w:t>h</w:t>
      </w:r>
      <w:r w:rsidRPr="003752F7">
        <w:rPr>
          <w:rFonts w:asciiTheme="majorBidi" w:hAnsiTheme="majorBidi" w:cstheme="majorBidi"/>
          <w:sz w:val="20"/>
          <w:szCs w:val="20"/>
        </w:rPr>
        <w:t>ī</w:t>
      </w:r>
      <w:r w:rsidRPr="003752F7">
        <w:rPr>
          <w:color w:val="1A1A1A"/>
          <w:sz w:val="20"/>
          <w:szCs w:val="20"/>
          <w:shd w:val="clear" w:color="auto" w:fill="FFFFFF"/>
        </w:rPr>
        <w:t xml:space="preserve">m </w:t>
      </w:r>
      <w:r w:rsidRPr="003752F7">
        <w:rPr>
          <w:rFonts w:asciiTheme="majorBidi" w:hAnsiTheme="majorBidi" w:cstheme="majorBidi"/>
          <w:color w:val="112B21"/>
          <w:sz w:val="20"/>
          <w:szCs w:val="20"/>
        </w:rPr>
        <w:t>al-Sh</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r</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z</w:t>
      </w:r>
      <w:r w:rsidRPr="003752F7">
        <w:rPr>
          <w:rFonts w:asciiTheme="majorBidi" w:hAnsiTheme="majorBidi" w:cstheme="majorBidi"/>
          <w:sz w:val="20"/>
          <w:szCs w:val="20"/>
        </w:rPr>
        <w:t xml:space="preserve">ī, </w:t>
      </w:r>
      <w:r w:rsidRPr="003752F7">
        <w:rPr>
          <w:rFonts w:asciiTheme="majorBidi" w:hAnsiTheme="majorBidi" w:cstheme="majorBidi"/>
          <w:color w:val="112B21"/>
          <w:sz w:val="20"/>
          <w:szCs w:val="20"/>
        </w:rPr>
        <w:t xml:space="preserve">was born to a notable courtly family of influential governmental officials, based in </w:t>
      </w:r>
      <w:r w:rsidR="002F0D3D" w:rsidRPr="003752F7">
        <w:rPr>
          <w:rFonts w:asciiTheme="majorBidi" w:hAnsiTheme="majorBidi" w:cstheme="majorBidi"/>
          <w:sz w:val="20"/>
          <w:szCs w:val="20"/>
        </w:rPr>
        <w:t>Ṣ</w:t>
      </w:r>
      <w:r w:rsidRPr="003752F7">
        <w:rPr>
          <w:rFonts w:asciiTheme="majorBidi" w:hAnsiTheme="majorBidi" w:cstheme="majorBidi"/>
          <w:color w:val="112B21"/>
          <w:sz w:val="20"/>
          <w:szCs w:val="20"/>
        </w:rPr>
        <w:t>afavid Sh</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r</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z. His early education and training began in that city, but he later moved to Qazwin and then Isfahan, finally retiring toward the end of his life to the village of Kahak outside of Qom. Mull</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 xml:space="preserve"> </w:t>
      </w:r>
      <w:r w:rsidRPr="003752F7">
        <w:rPr>
          <w:rFonts w:asciiTheme="majorBidi" w:hAnsiTheme="majorBidi" w:cstheme="majorBidi"/>
          <w:sz w:val="20"/>
          <w:szCs w:val="20"/>
        </w:rPr>
        <w:t>Ṣ</w:t>
      </w:r>
      <w:r w:rsidRPr="003752F7">
        <w:rPr>
          <w:rFonts w:asciiTheme="majorBidi" w:hAnsiTheme="majorBidi" w:cstheme="majorBidi"/>
          <w:color w:val="112B21"/>
          <w:sz w:val="20"/>
          <w:szCs w:val="20"/>
        </w:rPr>
        <w:t xml:space="preserve">adra was a brilliant Iranian Islamic </w:t>
      </w:r>
      <w:r w:rsidR="002F0D3D" w:rsidRPr="003752F7">
        <w:rPr>
          <w:rFonts w:asciiTheme="majorBidi" w:hAnsiTheme="majorBidi" w:cstheme="majorBidi"/>
          <w:color w:val="112B21"/>
          <w:sz w:val="20"/>
          <w:szCs w:val="20"/>
        </w:rPr>
        <w:t>S</w:t>
      </w:r>
      <w:r w:rsidRPr="003752F7">
        <w:rPr>
          <w:rFonts w:asciiTheme="majorBidi" w:hAnsiTheme="majorBidi" w:cstheme="majorBidi"/>
          <w:color w:val="112B21"/>
          <w:sz w:val="20"/>
          <w:szCs w:val="20"/>
        </w:rPr>
        <w:t>cholar who</w:t>
      </w:r>
      <w:r w:rsidRPr="003752F7">
        <w:rPr>
          <w:rFonts w:asciiTheme="majorBidi" w:hAnsiTheme="majorBidi" w:cstheme="majorBidi"/>
          <w:color w:val="000000"/>
          <w:sz w:val="20"/>
          <w:szCs w:val="20"/>
        </w:rPr>
        <w:t xml:space="preserve"> mastered the </w:t>
      </w:r>
      <w:r w:rsidRPr="003752F7">
        <w:rPr>
          <w:rFonts w:asciiTheme="majorBidi" w:hAnsiTheme="majorBidi" w:cstheme="majorBidi"/>
          <w:sz w:val="20"/>
          <w:szCs w:val="20"/>
        </w:rPr>
        <w:t>Qur’ān, Sh</w:t>
      </w:r>
      <w:r w:rsidRPr="003752F7">
        <w:rPr>
          <w:rFonts w:asciiTheme="majorBidi" w:hAnsiTheme="majorBidi" w:cstheme="majorBidi"/>
          <w:color w:val="000000"/>
          <w:sz w:val="20"/>
          <w:szCs w:val="20"/>
        </w:rPr>
        <w:t>ī</w:t>
      </w:r>
      <w:r w:rsidRPr="003752F7">
        <w:rPr>
          <w:rFonts w:asciiTheme="majorBidi" w:hAnsiTheme="majorBidi" w:cstheme="majorBidi"/>
          <w:sz w:val="20"/>
          <w:szCs w:val="20"/>
        </w:rPr>
        <w:t>‘</w:t>
      </w:r>
      <w:r w:rsidRPr="003752F7">
        <w:rPr>
          <w:rFonts w:asciiTheme="majorBidi" w:hAnsiTheme="majorBidi" w:cstheme="majorBidi"/>
          <w:color w:val="000000"/>
          <w:sz w:val="20"/>
          <w:szCs w:val="20"/>
        </w:rPr>
        <w:t xml:space="preserve">ī </w:t>
      </w:r>
      <w:r w:rsidRPr="003752F7">
        <w:rPr>
          <w:rFonts w:asciiTheme="majorBidi" w:hAnsiTheme="majorBidi" w:cstheme="majorBidi"/>
          <w:i/>
          <w:iCs/>
          <w:sz w:val="20"/>
          <w:szCs w:val="20"/>
        </w:rPr>
        <w:t>Ḥadīth</w:t>
      </w:r>
      <w:r w:rsidRPr="003752F7">
        <w:rPr>
          <w:rFonts w:asciiTheme="majorBidi" w:hAnsiTheme="majorBidi" w:cstheme="majorBidi"/>
          <w:color w:val="000000"/>
          <w:sz w:val="20"/>
          <w:szCs w:val="20"/>
        </w:rPr>
        <w:t xml:space="preserve">, </w:t>
      </w:r>
      <w:r w:rsidR="002F0D3D" w:rsidRPr="003752F7">
        <w:rPr>
          <w:color w:val="000000"/>
          <w:sz w:val="20"/>
          <w:szCs w:val="20"/>
        </w:rPr>
        <w:t>the</w:t>
      </w:r>
      <w:r w:rsidR="002F0D3D" w:rsidRPr="003752F7">
        <w:rPr>
          <w:i/>
          <w:iCs/>
          <w:color w:val="000000"/>
          <w:sz w:val="20"/>
          <w:szCs w:val="20"/>
        </w:rPr>
        <w:t xml:space="preserve"> Shar</w:t>
      </w:r>
      <w:r w:rsidR="002F0D3D" w:rsidRPr="003752F7">
        <w:rPr>
          <w:i/>
          <w:iCs/>
          <w:sz w:val="20"/>
          <w:szCs w:val="20"/>
        </w:rPr>
        <w:t>ī</w:t>
      </w:r>
      <w:r w:rsidR="002F0D3D" w:rsidRPr="003752F7">
        <w:rPr>
          <w:i/>
          <w:iCs/>
          <w:color w:val="000000"/>
          <w:sz w:val="20"/>
          <w:szCs w:val="20"/>
        </w:rPr>
        <w:t xml:space="preserve">‘a </w:t>
      </w:r>
      <w:r w:rsidR="002F0D3D" w:rsidRPr="003752F7">
        <w:rPr>
          <w:color w:val="000000"/>
          <w:sz w:val="20"/>
          <w:szCs w:val="20"/>
        </w:rPr>
        <w:t>Sciences</w:t>
      </w:r>
      <w:r w:rsidRPr="003752F7">
        <w:rPr>
          <w:rFonts w:asciiTheme="majorBidi" w:hAnsiTheme="majorBidi" w:cstheme="majorBidi"/>
          <w:color w:val="000000"/>
          <w:sz w:val="20"/>
          <w:szCs w:val="20"/>
        </w:rPr>
        <w:t xml:space="preserve">, medicine, mathematics, empirical science, astronomy, and even the martial arts, but his primary interests were </w:t>
      </w:r>
      <w:r w:rsidR="0060265B" w:rsidRPr="003752F7">
        <w:rPr>
          <w:rFonts w:asciiTheme="majorBidi" w:hAnsiTheme="majorBidi" w:cstheme="majorBidi"/>
          <w:color w:val="000000"/>
          <w:sz w:val="20"/>
          <w:szCs w:val="20"/>
        </w:rPr>
        <w:t>Divinity</w:t>
      </w:r>
      <w:r w:rsidRPr="003752F7">
        <w:rPr>
          <w:rFonts w:asciiTheme="majorBidi" w:hAnsiTheme="majorBidi" w:cstheme="majorBidi"/>
          <w:color w:val="000000"/>
          <w:sz w:val="20"/>
          <w:szCs w:val="20"/>
        </w:rPr>
        <w:t xml:space="preserve">, Metaphysics, and Philosophy. </w:t>
      </w:r>
      <w:r w:rsidRPr="003752F7">
        <w:rPr>
          <w:rFonts w:asciiTheme="majorBidi" w:hAnsiTheme="majorBidi" w:cstheme="majorBidi"/>
          <w:color w:val="112B21"/>
          <w:sz w:val="20"/>
          <w:szCs w:val="20"/>
        </w:rPr>
        <w:t>Mull</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 xml:space="preserve"> </w:t>
      </w:r>
      <w:r w:rsidRPr="003752F7">
        <w:rPr>
          <w:rFonts w:asciiTheme="majorBidi" w:hAnsiTheme="majorBidi" w:cstheme="majorBidi"/>
          <w:sz w:val="20"/>
          <w:szCs w:val="20"/>
        </w:rPr>
        <w:t>Ṣ</w:t>
      </w:r>
      <w:r w:rsidRPr="003752F7">
        <w:rPr>
          <w:rFonts w:asciiTheme="majorBidi" w:hAnsiTheme="majorBidi" w:cstheme="majorBidi"/>
          <w:color w:val="112B21"/>
          <w:sz w:val="20"/>
          <w:szCs w:val="20"/>
        </w:rPr>
        <w:t>adr</w:t>
      </w:r>
      <w:r w:rsidRPr="003752F7">
        <w:rPr>
          <w:rFonts w:asciiTheme="majorBidi" w:hAnsiTheme="majorBidi" w:cstheme="majorBidi"/>
          <w:sz w:val="20"/>
          <w:szCs w:val="20"/>
        </w:rPr>
        <w:t>ā had a brilliant mind and is noted for his clear and succinct style of writing.</w:t>
      </w:r>
      <w:r w:rsidRPr="003752F7">
        <w:rPr>
          <w:rFonts w:asciiTheme="majorBidi" w:hAnsiTheme="majorBidi" w:cstheme="majorBidi"/>
          <w:color w:val="000000"/>
          <w:sz w:val="20"/>
          <w:szCs w:val="20"/>
        </w:rPr>
        <w:t xml:space="preserve"> </w:t>
      </w:r>
      <w:r w:rsidRPr="003752F7">
        <w:rPr>
          <w:rFonts w:asciiTheme="majorBidi" w:hAnsiTheme="majorBidi" w:cstheme="majorBidi"/>
          <w:color w:val="112B21"/>
          <w:sz w:val="20"/>
          <w:szCs w:val="20"/>
        </w:rPr>
        <w:t>Oliver Leaman (born 1369/1950) regards Mull</w:t>
      </w:r>
      <w:r w:rsidRPr="003752F7">
        <w:rPr>
          <w:rFonts w:asciiTheme="majorBidi" w:hAnsiTheme="majorBidi" w:cstheme="majorBidi"/>
          <w:sz w:val="20"/>
          <w:szCs w:val="20"/>
        </w:rPr>
        <w:t>ā Ṣ</w:t>
      </w:r>
      <w:r w:rsidRPr="003752F7">
        <w:rPr>
          <w:rFonts w:asciiTheme="majorBidi" w:hAnsiTheme="majorBidi" w:cstheme="majorBidi"/>
          <w:color w:val="112B21"/>
          <w:sz w:val="20"/>
          <w:szCs w:val="20"/>
        </w:rPr>
        <w:t>adr</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 xml:space="preserve"> as “arguably the single most important and influential Muslim </w:t>
      </w:r>
      <w:r w:rsidR="00C365C1" w:rsidRPr="003752F7">
        <w:rPr>
          <w:rFonts w:asciiTheme="majorBidi" w:hAnsiTheme="majorBidi" w:cstheme="majorBidi"/>
          <w:color w:val="112B21"/>
          <w:sz w:val="20"/>
          <w:szCs w:val="20"/>
        </w:rPr>
        <w:t>P</w:t>
      </w:r>
      <w:r w:rsidRPr="003752F7">
        <w:rPr>
          <w:rFonts w:asciiTheme="majorBidi" w:hAnsiTheme="majorBidi" w:cstheme="majorBidi"/>
          <w:color w:val="112B21"/>
          <w:sz w:val="20"/>
          <w:szCs w:val="20"/>
        </w:rPr>
        <w:t xml:space="preserve">hilosopher of the last four hundred years.” This and similar assertions are, however, </w:t>
      </w:r>
      <w:r w:rsidR="00C365C1" w:rsidRPr="003752F7">
        <w:rPr>
          <w:rFonts w:asciiTheme="majorBidi" w:hAnsiTheme="majorBidi" w:cstheme="majorBidi"/>
          <w:color w:val="112B21"/>
          <w:sz w:val="20"/>
          <w:szCs w:val="20"/>
        </w:rPr>
        <w:t xml:space="preserve">neither fair nor </w:t>
      </w:r>
      <w:r w:rsidRPr="003752F7">
        <w:rPr>
          <w:rFonts w:asciiTheme="majorBidi" w:hAnsiTheme="majorBidi" w:cstheme="majorBidi"/>
          <w:color w:val="112B21"/>
          <w:sz w:val="20"/>
          <w:szCs w:val="20"/>
        </w:rPr>
        <w:t xml:space="preserve">historically accurate. </w:t>
      </w:r>
      <w:r w:rsidRPr="003752F7">
        <w:rPr>
          <w:rFonts w:asciiTheme="majorBidi" w:hAnsiTheme="majorBidi" w:cstheme="majorBidi"/>
          <w:sz w:val="20"/>
          <w:szCs w:val="20"/>
        </w:rPr>
        <w:t xml:space="preserve">Despite </w:t>
      </w:r>
      <w:r w:rsidRPr="003752F7">
        <w:rPr>
          <w:rFonts w:asciiTheme="majorBidi" w:hAnsiTheme="majorBidi" w:cstheme="majorBidi"/>
          <w:color w:val="112B21"/>
          <w:sz w:val="20"/>
          <w:szCs w:val="20"/>
        </w:rPr>
        <w:t>Mull</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 xml:space="preserve"> </w:t>
      </w:r>
      <w:r w:rsidRPr="003752F7">
        <w:rPr>
          <w:rFonts w:asciiTheme="majorBidi" w:hAnsiTheme="majorBidi" w:cstheme="majorBidi"/>
          <w:sz w:val="20"/>
          <w:szCs w:val="20"/>
        </w:rPr>
        <w:t>Ṣ</w:t>
      </w:r>
      <w:r w:rsidRPr="003752F7">
        <w:rPr>
          <w:rFonts w:asciiTheme="majorBidi" w:hAnsiTheme="majorBidi" w:cstheme="majorBidi"/>
          <w:color w:val="112B21"/>
          <w:sz w:val="20"/>
          <w:szCs w:val="20"/>
        </w:rPr>
        <w:t>adr</w:t>
      </w:r>
      <w:r w:rsidRPr="003752F7">
        <w:rPr>
          <w:rFonts w:asciiTheme="majorBidi" w:hAnsiTheme="majorBidi" w:cstheme="majorBidi"/>
          <w:sz w:val="20"/>
          <w:szCs w:val="20"/>
        </w:rPr>
        <w:t xml:space="preserve">ā’s remarkable intellect, energy, and powers of synthesis, </w:t>
      </w:r>
      <w:r w:rsidRPr="003752F7">
        <w:rPr>
          <w:rFonts w:asciiTheme="majorBidi" w:hAnsiTheme="majorBidi" w:cstheme="majorBidi"/>
          <w:color w:val="112B21"/>
          <w:sz w:val="20"/>
          <w:szCs w:val="20"/>
        </w:rPr>
        <w:t>he</w:t>
      </w:r>
      <w:r w:rsidRPr="003752F7">
        <w:rPr>
          <w:rFonts w:asciiTheme="majorBidi" w:hAnsiTheme="majorBidi" w:cstheme="majorBidi"/>
          <w:sz w:val="20"/>
          <w:szCs w:val="20"/>
        </w:rPr>
        <w:t xml:space="preserve"> belongs clearly to the broader Sunnī-based Corrective Tradition and relies heavily in his Metaphysical </w:t>
      </w:r>
      <w:r w:rsidR="00C365C1" w:rsidRPr="003752F7">
        <w:rPr>
          <w:rFonts w:asciiTheme="majorBidi" w:hAnsiTheme="majorBidi" w:cstheme="majorBidi"/>
          <w:sz w:val="20"/>
          <w:szCs w:val="20"/>
        </w:rPr>
        <w:t xml:space="preserve">and Philosophical </w:t>
      </w:r>
      <w:r w:rsidRPr="003752F7">
        <w:rPr>
          <w:rFonts w:asciiTheme="majorBidi" w:hAnsiTheme="majorBidi" w:cstheme="majorBidi"/>
          <w:sz w:val="20"/>
          <w:szCs w:val="20"/>
        </w:rPr>
        <w:t xml:space="preserve">constructions upon </w:t>
      </w:r>
      <w:r w:rsidRPr="003752F7">
        <w:rPr>
          <w:rFonts w:asciiTheme="majorBidi" w:hAnsiTheme="majorBidi" w:cstheme="majorBidi"/>
          <w:color w:val="000000"/>
          <w:sz w:val="20"/>
          <w:szCs w:val="20"/>
        </w:rPr>
        <w:t xml:space="preserve">Fakhr-al-Dīn al-Rāzī (d. 605/1209), </w:t>
      </w:r>
      <w:r w:rsidRPr="003752F7">
        <w:rPr>
          <w:rFonts w:asciiTheme="majorBidi" w:hAnsiTheme="majorBidi" w:cstheme="majorBidi"/>
          <w:sz w:val="20"/>
          <w:szCs w:val="20"/>
        </w:rPr>
        <w:t>al-</w:t>
      </w:r>
      <w:r w:rsidRPr="003752F7">
        <w:rPr>
          <w:rFonts w:asciiTheme="majorBidi" w:hAnsiTheme="majorBidi" w:cstheme="majorBidi"/>
          <w:color w:val="000000"/>
          <w:sz w:val="20"/>
          <w:szCs w:val="20"/>
        </w:rPr>
        <w:t>Shaykh al-Akbar Muḥyī -al-Dīn ibn al-‘Arabī (d. 638/1240), D</w:t>
      </w:r>
      <w:r w:rsidRPr="003752F7">
        <w:rPr>
          <w:rFonts w:asciiTheme="majorBidi" w:hAnsiTheme="majorBidi" w:cstheme="majorBidi"/>
          <w:sz w:val="20"/>
          <w:szCs w:val="20"/>
        </w:rPr>
        <w:t>ā</w:t>
      </w:r>
      <w:r w:rsidRPr="003752F7">
        <w:rPr>
          <w:rFonts w:asciiTheme="majorBidi" w:hAnsiTheme="majorBidi" w:cstheme="majorBidi"/>
          <w:color w:val="000000"/>
          <w:sz w:val="20"/>
          <w:szCs w:val="20"/>
        </w:rPr>
        <w:t>w</w:t>
      </w:r>
      <w:r w:rsidRPr="003752F7">
        <w:rPr>
          <w:rFonts w:asciiTheme="majorBidi" w:hAnsiTheme="majorBidi" w:cstheme="majorBidi"/>
          <w:sz w:val="20"/>
          <w:szCs w:val="20"/>
        </w:rPr>
        <w:t>ū</w:t>
      </w:r>
      <w:r w:rsidRPr="003752F7">
        <w:rPr>
          <w:rFonts w:asciiTheme="majorBidi" w:hAnsiTheme="majorBidi" w:cstheme="majorBidi"/>
          <w:color w:val="000000"/>
          <w:sz w:val="20"/>
          <w:szCs w:val="20"/>
        </w:rPr>
        <w:t>d al-Qay</w:t>
      </w:r>
      <w:r w:rsidRPr="003752F7">
        <w:rPr>
          <w:rFonts w:asciiTheme="majorBidi" w:hAnsiTheme="majorBidi" w:cstheme="majorBidi"/>
          <w:sz w:val="20"/>
          <w:szCs w:val="20"/>
        </w:rPr>
        <w:t>ṣ</w:t>
      </w:r>
      <w:r w:rsidRPr="003752F7">
        <w:rPr>
          <w:rFonts w:asciiTheme="majorBidi" w:hAnsiTheme="majorBidi" w:cstheme="majorBidi"/>
          <w:color w:val="000000"/>
          <w:sz w:val="20"/>
          <w:szCs w:val="20"/>
        </w:rPr>
        <w:t xml:space="preserve">arī (d. 750/1350), Shaykh-al-Islām Mullā al-Fanārī </w:t>
      </w:r>
      <w:r w:rsidRPr="003752F7">
        <w:rPr>
          <w:rFonts w:asciiTheme="majorBidi" w:hAnsiTheme="majorBidi" w:cstheme="majorBidi"/>
          <w:color w:val="112B21"/>
          <w:sz w:val="20"/>
          <w:szCs w:val="20"/>
        </w:rPr>
        <w:t>(d. 834/1431)</w:t>
      </w:r>
      <w:r w:rsidRPr="003752F7">
        <w:rPr>
          <w:rFonts w:asciiTheme="majorBidi" w:hAnsiTheme="majorBidi" w:cstheme="majorBidi"/>
          <w:color w:val="000000"/>
          <w:sz w:val="20"/>
          <w:szCs w:val="20"/>
        </w:rPr>
        <w:t xml:space="preserve">—who is of particular importance for him—‘Abd-al-Raḥmān al-Jāmī (d. 898/1492), Shaykh-al-Islām Shams-al-Dīn Ibn Kamāl </w:t>
      </w:r>
      <w:r w:rsidRPr="003752F7">
        <w:rPr>
          <w:rFonts w:asciiTheme="majorBidi" w:hAnsiTheme="majorBidi" w:cstheme="majorBidi"/>
          <w:color w:val="112B21"/>
          <w:sz w:val="20"/>
          <w:szCs w:val="20"/>
        </w:rPr>
        <w:t>P</w:t>
      </w:r>
      <w:r w:rsidRPr="003752F7">
        <w:rPr>
          <w:rFonts w:asciiTheme="majorBidi" w:hAnsiTheme="majorBidi" w:cstheme="majorBidi"/>
          <w:color w:val="000000"/>
          <w:sz w:val="20"/>
          <w:szCs w:val="20"/>
        </w:rPr>
        <w:t>ā</w:t>
      </w:r>
      <w:r w:rsidRPr="003752F7">
        <w:rPr>
          <w:rFonts w:asciiTheme="majorBidi" w:hAnsiTheme="majorBidi" w:cstheme="majorBidi"/>
          <w:color w:val="112B21"/>
          <w:sz w:val="20"/>
          <w:szCs w:val="20"/>
        </w:rPr>
        <w:t>sh</w:t>
      </w:r>
      <w:r w:rsidRPr="003752F7">
        <w:rPr>
          <w:rFonts w:asciiTheme="majorBidi" w:hAnsiTheme="majorBidi" w:cstheme="majorBidi"/>
          <w:color w:val="000000"/>
          <w:sz w:val="20"/>
          <w:szCs w:val="20"/>
        </w:rPr>
        <w:t xml:space="preserve">ā (d. 940/1534), and others, all of whom arrived at similar conclusions centuries before </w:t>
      </w:r>
      <w:r w:rsidRPr="003752F7">
        <w:rPr>
          <w:rFonts w:asciiTheme="majorBidi" w:hAnsiTheme="majorBidi" w:cstheme="majorBidi"/>
          <w:color w:val="112B21"/>
          <w:sz w:val="20"/>
          <w:szCs w:val="20"/>
        </w:rPr>
        <w:t>Mull</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 xml:space="preserve"> </w:t>
      </w:r>
      <w:r w:rsidRPr="003752F7">
        <w:rPr>
          <w:rFonts w:asciiTheme="majorBidi" w:hAnsiTheme="majorBidi" w:cstheme="majorBidi"/>
          <w:sz w:val="20"/>
          <w:szCs w:val="20"/>
        </w:rPr>
        <w:t>Ṣ</w:t>
      </w:r>
      <w:r w:rsidRPr="003752F7">
        <w:rPr>
          <w:rFonts w:asciiTheme="majorBidi" w:hAnsiTheme="majorBidi" w:cstheme="majorBidi"/>
          <w:color w:val="112B21"/>
          <w:sz w:val="20"/>
          <w:szCs w:val="20"/>
        </w:rPr>
        <w:t>adr</w:t>
      </w:r>
      <w:r w:rsidRPr="003752F7">
        <w:rPr>
          <w:rFonts w:asciiTheme="majorBidi" w:hAnsiTheme="majorBidi" w:cstheme="majorBidi"/>
          <w:sz w:val="20"/>
          <w:szCs w:val="20"/>
        </w:rPr>
        <w:t xml:space="preserve">ā. </w:t>
      </w:r>
      <w:r w:rsidRPr="003752F7">
        <w:rPr>
          <w:rFonts w:asciiTheme="majorBidi" w:hAnsiTheme="majorBidi" w:cstheme="majorBidi"/>
          <w:color w:val="000000"/>
          <w:sz w:val="20"/>
          <w:szCs w:val="20"/>
        </w:rPr>
        <w:t xml:space="preserve">Sometimes, </w:t>
      </w:r>
      <w:r w:rsidRPr="003752F7">
        <w:rPr>
          <w:rFonts w:asciiTheme="majorBidi" w:hAnsiTheme="majorBidi" w:cstheme="majorBidi"/>
          <w:sz w:val="20"/>
          <w:szCs w:val="20"/>
        </w:rPr>
        <w:t xml:space="preserve">for example, </w:t>
      </w:r>
      <w:r w:rsidRPr="003752F7">
        <w:rPr>
          <w:rFonts w:asciiTheme="majorBidi" w:hAnsiTheme="majorBidi" w:cstheme="majorBidi"/>
          <w:color w:val="112B21"/>
          <w:sz w:val="20"/>
          <w:szCs w:val="20"/>
        </w:rPr>
        <w:t>Mull</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 xml:space="preserve"> </w:t>
      </w:r>
      <w:r w:rsidRPr="003752F7">
        <w:rPr>
          <w:rFonts w:asciiTheme="majorBidi" w:hAnsiTheme="majorBidi" w:cstheme="majorBidi"/>
          <w:sz w:val="20"/>
          <w:szCs w:val="20"/>
        </w:rPr>
        <w:t>Ṣ</w:t>
      </w:r>
      <w:r w:rsidRPr="003752F7">
        <w:rPr>
          <w:rFonts w:asciiTheme="majorBidi" w:hAnsiTheme="majorBidi" w:cstheme="majorBidi"/>
          <w:color w:val="112B21"/>
          <w:sz w:val="20"/>
          <w:szCs w:val="20"/>
        </w:rPr>
        <w:t>adr</w:t>
      </w:r>
      <w:r w:rsidRPr="003752F7">
        <w:rPr>
          <w:rFonts w:asciiTheme="majorBidi" w:hAnsiTheme="majorBidi" w:cstheme="majorBidi"/>
          <w:sz w:val="20"/>
          <w:szCs w:val="20"/>
        </w:rPr>
        <w:t>ā</w:t>
      </w:r>
      <w:r w:rsidRPr="003752F7">
        <w:rPr>
          <w:rFonts w:asciiTheme="majorBidi" w:hAnsiTheme="majorBidi" w:cstheme="majorBidi"/>
          <w:color w:val="000000"/>
          <w:sz w:val="20"/>
          <w:szCs w:val="20"/>
        </w:rPr>
        <w:t xml:space="preserve"> quotes from Fakhr-al-Dīn al-Rāzī </w:t>
      </w:r>
      <w:r w:rsidRPr="003752F7">
        <w:rPr>
          <w:rFonts w:asciiTheme="majorBidi" w:hAnsiTheme="majorBidi" w:cstheme="majorBidi"/>
          <w:i/>
          <w:iCs/>
          <w:color w:val="000000"/>
          <w:sz w:val="20"/>
          <w:szCs w:val="20"/>
        </w:rPr>
        <w:t>verbatim</w:t>
      </w:r>
      <w:r w:rsidRPr="003752F7">
        <w:rPr>
          <w:rFonts w:asciiTheme="majorBidi" w:hAnsiTheme="majorBidi" w:cstheme="majorBidi"/>
          <w:color w:val="000000"/>
          <w:sz w:val="20"/>
          <w:szCs w:val="20"/>
        </w:rPr>
        <w:t xml:space="preserve"> for as many as twenty-five pages.</w:t>
      </w:r>
    </w:p>
  </w:footnote>
  <w:footnote w:id="249">
    <w:p w14:paraId="0A26057F" w14:textId="677E1EFF" w:rsidR="00E86172" w:rsidRPr="003752F7" w:rsidRDefault="00E86172" w:rsidP="00E861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112B21"/>
          <w:sz w:val="20"/>
          <w:szCs w:val="20"/>
        </w:rPr>
      </w:pPr>
      <w:r w:rsidRPr="003752F7">
        <w:rPr>
          <w:rStyle w:val="FootnoteReference"/>
          <w:rFonts w:asciiTheme="majorBidi" w:hAnsiTheme="majorBidi" w:cstheme="majorBidi"/>
          <w:sz w:val="20"/>
          <w:szCs w:val="20"/>
        </w:rPr>
        <w:footnoteRef/>
      </w:r>
      <w:r w:rsidRPr="003752F7">
        <w:rPr>
          <w:rFonts w:asciiTheme="majorBidi" w:hAnsiTheme="majorBidi" w:cstheme="majorBidi"/>
          <w:sz w:val="20"/>
          <w:szCs w:val="20"/>
        </w:rPr>
        <w:t xml:space="preserve"> Among the notable exceptions of Sunnī scholars who have a profound understanding of the Critical Tradition and its universality among Sunnīs and Shī‘īs, one can mention the </w:t>
      </w:r>
      <w:r w:rsidR="00722060" w:rsidRPr="003752F7">
        <w:rPr>
          <w:rFonts w:asciiTheme="majorBidi" w:hAnsiTheme="majorBidi" w:cstheme="majorBidi"/>
          <w:sz w:val="20"/>
          <w:szCs w:val="20"/>
        </w:rPr>
        <w:t xml:space="preserve">noteworthy </w:t>
      </w:r>
      <w:r w:rsidRPr="003752F7">
        <w:rPr>
          <w:rFonts w:asciiTheme="majorBidi" w:hAnsiTheme="majorBidi" w:cstheme="majorBidi"/>
          <w:sz w:val="20"/>
          <w:szCs w:val="20"/>
        </w:rPr>
        <w:t xml:space="preserve">Iraqi </w:t>
      </w:r>
      <w:r w:rsidR="00722060" w:rsidRPr="003752F7">
        <w:rPr>
          <w:rFonts w:asciiTheme="majorBidi" w:hAnsiTheme="majorBidi" w:cstheme="majorBidi"/>
          <w:sz w:val="20"/>
          <w:szCs w:val="20"/>
        </w:rPr>
        <w:t>S</w:t>
      </w:r>
      <w:r w:rsidRPr="003752F7">
        <w:rPr>
          <w:rFonts w:asciiTheme="majorBidi" w:hAnsiTheme="majorBidi" w:cstheme="majorBidi"/>
          <w:sz w:val="20"/>
          <w:szCs w:val="20"/>
        </w:rPr>
        <w:t xml:space="preserve">cholars of Baghdad—each of whom belong fully to the Mature Tradition, taught, and cultivated it: Al-Sayyid al-Shaykh </w:t>
      </w:r>
      <w:r w:rsidRPr="003752F7">
        <w:rPr>
          <w:rFonts w:asciiTheme="majorBidi" w:hAnsiTheme="majorBidi" w:cstheme="majorBidi"/>
          <w:color w:val="0F2119"/>
          <w:sz w:val="20"/>
          <w:szCs w:val="20"/>
        </w:rPr>
        <w:t>Ab</w:t>
      </w:r>
      <w:r w:rsidRPr="003752F7">
        <w:rPr>
          <w:rFonts w:asciiTheme="majorBidi" w:hAnsiTheme="majorBidi" w:cstheme="majorBidi"/>
          <w:sz w:val="20"/>
          <w:szCs w:val="20"/>
        </w:rPr>
        <w:t>ū</w:t>
      </w:r>
      <w:r w:rsidR="00722060" w:rsidRPr="003752F7">
        <w:rPr>
          <w:rFonts w:asciiTheme="majorBidi" w:hAnsiTheme="majorBidi" w:cstheme="majorBidi"/>
          <w:color w:val="0F2119"/>
          <w:sz w:val="20"/>
          <w:szCs w:val="20"/>
        </w:rPr>
        <w:t>-</w:t>
      </w:r>
      <w:r w:rsidRPr="003752F7">
        <w:rPr>
          <w:rFonts w:asciiTheme="majorBidi" w:hAnsiTheme="majorBidi" w:cstheme="majorBidi"/>
          <w:color w:val="0F2119"/>
          <w:sz w:val="20"/>
          <w:szCs w:val="20"/>
        </w:rPr>
        <w:t>al-</w:t>
      </w:r>
      <w:r w:rsidRPr="003752F7">
        <w:rPr>
          <w:rFonts w:asciiTheme="majorBidi" w:hAnsiTheme="majorBidi" w:cstheme="majorBidi"/>
          <w:sz w:val="20"/>
          <w:szCs w:val="20"/>
        </w:rPr>
        <w:t>Ḥ</w:t>
      </w:r>
      <w:r w:rsidRPr="003752F7">
        <w:rPr>
          <w:rFonts w:asciiTheme="majorBidi" w:hAnsiTheme="majorBidi" w:cstheme="majorBidi"/>
          <w:color w:val="0F2119"/>
          <w:sz w:val="20"/>
          <w:szCs w:val="20"/>
        </w:rPr>
        <w:t>asan Ab</w:t>
      </w:r>
      <w:r w:rsidRPr="003752F7">
        <w:rPr>
          <w:rFonts w:asciiTheme="majorBidi" w:hAnsiTheme="majorBidi" w:cstheme="majorBidi"/>
          <w:sz w:val="20"/>
          <w:szCs w:val="20"/>
        </w:rPr>
        <w:t>ū</w:t>
      </w:r>
      <w:r w:rsidR="00722060" w:rsidRPr="003752F7">
        <w:rPr>
          <w:rFonts w:asciiTheme="majorBidi" w:hAnsiTheme="majorBidi" w:cstheme="majorBidi"/>
          <w:color w:val="0F2119"/>
          <w:sz w:val="20"/>
          <w:szCs w:val="20"/>
        </w:rPr>
        <w:t>-</w:t>
      </w:r>
      <w:r w:rsidRPr="003752F7">
        <w:rPr>
          <w:rFonts w:asciiTheme="majorBidi" w:hAnsiTheme="majorBidi" w:cstheme="majorBidi"/>
          <w:color w:val="0F2119"/>
          <w:sz w:val="20"/>
          <w:szCs w:val="20"/>
        </w:rPr>
        <w:t>al-Si‘d</w:t>
      </w:r>
      <w:r w:rsidRPr="003752F7">
        <w:rPr>
          <w:rFonts w:asciiTheme="majorBidi" w:hAnsiTheme="majorBidi" w:cstheme="majorBidi"/>
          <w:color w:val="112B21"/>
          <w:sz w:val="20"/>
          <w:szCs w:val="20"/>
        </w:rPr>
        <w:t xml:space="preserve"> al-Rif</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w:t>
      </w:r>
      <w:r w:rsidRPr="003752F7">
        <w:rPr>
          <w:rFonts w:asciiTheme="majorBidi" w:hAnsiTheme="majorBidi" w:cstheme="majorBidi"/>
          <w:sz w:val="20"/>
          <w:szCs w:val="20"/>
        </w:rPr>
        <w:t>ī</w:t>
      </w:r>
      <w:r w:rsidRPr="003752F7">
        <w:rPr>
          <w:rFonts w:asciiTheme="majorBidi" w:hAnsiTheme="majorBidi" w:cstheme="majorBidi"/>
          <w:color w:val="0F2119"/>
          <w:sz w:val="20"/>
          <w:szCs w:val="20"/>
        </w:rPr>
        <w:t xml:space="preserve"> (d. 1407/1987), al-Sayyid </w:t>
      </w:r>
      <w:r w:rsidRPr="003752F7">
        <w:rPr>
          <w:rFonts w:asciiTheme="majorBidi" w:hAnsiTheme="majorBidi" w:cstheme="majorBidi"/>
          <w:sz w:val="20"/>
          <w:szCs w:val="20"/>
        </w:rPr>
        <w:t>al-Shaykh</w:t>
      </w:r>
      <w:r w:rsidRPr="003752F7">
        <w:rPr>
          <w:rFonts w:asciiTheme="majorBidi" w:hAnsiTheme="majorBidi" w:cstheme="majorBidi"/>
          <w:color w:val="0F2119"/>
          <w:sz w:val="20"/>
          <w:szCs w:val="20"/>
        </w:rPr>
        <w:t xml:space="preserve"> </w:t>
      </w:r>
      <w:r w:rsidRPr="003752F7">
        <w:rPr>
          <w:rFonts w:asciiTheme="majorBidi" w:hAnsiTheme="majorBidi" w:cstheme="majorBidi"/>
          <w:color w:val="000000"/>
          <w:sz w:val="20"/>
          <w:szCs w:val="20"/>
        </w:rPr>
        <w:t>‘Abd-al-Kar</w:t>
      </w:r>
      <w:r w:rsidRPr="003752F7">
        <w:rPr>
          <w:rFonts w:asciiTheme="majorBidi" w:hAnsiTheme="majorBidi" w:cstheme="majorBidi"/>
          <w:sz w:val="20"/>
          <w:szCs w:val="20"/>
        </w:rPr>
        <w:t>ī</w:t>
      </w:r>
      <w:r w:rsidRPr="003752F7">
        <w:rPr>
          <w:rFonts w:asciiTheme="majorBidi" w:hAnsiTheme="majorBidi" w:cstheme="majorBidi"/>
          <w:color w:val="000000"/>
          <w:sz w:val="20"/>
          <w:szCs w:val="20"/>
        </w:rPr>
        <w:t xml:space="preserve">m al-Mudarris (d. 1426/2005), and the contemporary heir of the Tradition </w:t>
      </w:r>
      <w:r w:rsidRPr="003752F7">
        <w:rPr>
          <w:rFonts w:asciiTheme="majorBidi" w:hAnsiTheme="majorBidi" w:cstheme="majorBidi"/>
          <w:color w:val="0F2119"/>
          <w:sz w:val="20"/>
          <w:szCs w:val="20"/>
        </w:rPr>
        <w:t xml:space="preserve">al-Sayyid </w:t>
      </w:r>
      <w:r w:rsidRPr="003752F7">
        <w:rPr>
          <w:rFonts w:asciiTheme="majorBidi" w:hAnsiTheme="majorBidi" w:cstheme="majorBidi"/>
          <w:sz w:val="20"/>
          <w:szCs w:val="20"/>
        </w:rPr>
        <w:t>al-Shaykh</w:t>
      </w:r>
      <w:r w:rsidRPr="003752F7">
        <w:rPr>
          <w:rFonts w:asciiTheme="majorBidi" w:hAnsiTheme="majorBidi" w:cstheme="majorBidi"/>
          <w:color w:val="112B21"/>
          <w:sz w:val="20"/>
          <w:szCs w:val="20"/>
        </w:rPr>
        <w:t xml:space="preserve"> Qu</w:t>
      </w:r>
      <w:r w:rsidRPr="003752F7">
        <w:rPr>
          <w:rFonts w:asciiTheme="majorBidi" w:hAnsiTheme="majorBidi" w:cstheme="majorBidi"/>
          <w:sz w:val="20"/>
          <w:szCs w:val="20"/>
        </w:rPr>
        <w:t>ṣ</w:t>
      </w:r>
      <w:r w:rsidRPr="003752F7">
        <w:rPr>
          <w:rFonts w:asciiTheme="majorBidi" w:hAnsiTheme="majorBidi" w:cstheme="majorBidi"/>
          <w:color w:val="112B21"/>
          <w:sz w:val="20"/>
          <w:szCs w:val="20"/>
        </w:rPr>
        <w:t>ayy Ab</w:t>
      </w:r>
      <w:r w:rsidRPr="003752F7">
        <w:rPr>
          <w:rFonts w:asciiTheme="majorBidi" w:hAnsiTheme="majorBidi" w:cstheme="majorBidi"/>
          <w:sz w:val="20"/>
          <w:szCs w:val="20"/>
        </w:rPr>
        <w:t>ū</w:t>
      </w:r>
      <w:r w:rsidR="00722060" w:rsidRPr="003752F7">
        <w:rPr>
          <w:rFonts w:asciiTheme="majorBidi" w:hAnsiTheme="majorBidi" w:cstheme="majorBidi"/>
          <w:color w:val="112B21"/>
          <w:sz w:val="20"/>
          <w:szCs w:val="20"/>
        </w:rPr>
        <w:t>-</w:t>
      </w:r>
      <w:r w:rsidRPr="003752F7">
        <w:rPr>
          <w:rFonts w:asciiTheme="majorBidi" w:hAnsiTheme="majorBidi" w:cstheme="majorBidi"/>
          <w:color w:val="112B21"/>
          <w:sz w:val="20"/>
          <w:szCs w:val="20"/>
        </w:rPr>
        <w:t>al-Si‘d al-Rif</w:t>
      </w:r>
      <w:r w:rsidRPr="003752F7">
        <w:rPr>
          <w:rFonts w:asciiTheme="majorBidi" w:hAnsiTheme="majorBidi" w:cstheme="majorBidi"/>
          <w:sz w:val="20"/>
          <w:szCs w:val="20"/>
        </w:rPr>
        <w:t>ā</w:t>
      </w:r>
      <w:r w:rsidRPr="003752F7">
        <w:rPr>
          <w:rFonts w:asciiTheme="majorBidi" w:hAnsiTheme="majorBidi" w:cstheme="majorBidi"/>
          <w:color w:val="112B21"/>
          <w:sz w:val="20"/>
          <w:szCs w:val="20"/>
        </w:rPr>
        <w:t>‘</w:t>
      </w:r>
      <w:r w:rsidRPr="003752F7">
        <w:rPr>
          <w:rFonts w:asciiTheme="majorBidi" w:hAnsiTheme="majorBidi" w:cstheme="majorBidi"/>
          <w:sz w:val="20"/>
          <w:szCs w:val="20"/>
        </w:rPr>
        <w:t>ī</w:t>
      </w:r>
      <w:r w:rsidRPr="003752F7">
        <w:rPr>
          <w:rFonts w:asciiTheme="majorBidi" w:hAnsiTheme="majorBidi" w:cstheme="majorBidi"/>
          <w:color w:val="112B21"/>
          <w:sz w:val="20"/>
          <w:szCs w:val="20"/>
        </w:rPr>
        <w:t xml:space="preserve"> (born 1386/1967)</w:t>
      </w:r>
      <w:r w:rsidRPr="003752F7">
        <w:rPr>
          <w:color w:val="000000"/>
          <w:sz w:val="20"/>
          <w:szCs w:val="20"/>
        </w:rPr>
        <w:t>.</w:t>
      </w:r>
      <w:r w:rsidRPr="003752F7">
        <w:rPr>
          <w:rFonts w:asciiTheme="majorBidi" w:hAnsiTheme="majorBidi" w:cstheme="majorBidi"/>
          <w:color w:val="112B21"/>
          <w:sz w:val="20"/>
          <w:szCs w:val="20"/>
        </w:rPr>
        <w:t xml:space="preserve"> Among the </w:t>
      </w:r>
      <w:r w:rsidRPr="003752F7">
        <w:rPr>
          <w:rFonts w:asciiTheme="majorBidi" w:hAnsiTheme="majorBidi" w:cstheme="majorBidi"/>
          <w:sz w:val="20"/>
          <w:szCs w:val="20"/>
        </w:rPr>
        <w:t>Shī‘a, the same understanding of the universality of the Corrective Tradition has been espoused publicly by al-‘Allāma Ḥ</w:t>
      </w:r>
      <w:r w:rsidRPr="003752F7">
        <w:rPr>
          <w:rFonts w:asciiTheme="majorBidi" w:hAnsiTheme="majorBidi" w:cstheme="majorBidi"/>
          <w:color w:val="000000"/>
          <w:sz w:val="20"/>
          <w:szCs w:val="20"/>
        </w:rPr>
        <w:t>asanz</w:t>
      </w:r>
      <w:r w:rsidRPr="003752F7">
        <w:rPr>
          <w:rFonts w:asciiTheme="majorBidi" w:hAnsiTheme="majorBidi" w:cstheme="majorBidi"/>
          <w:sz w:val="20"/>
          <w:szCs w:val="20"/>
        </w:rPr>
        <w:t>ā</w:t>
      </w:r>
      <w:r w:rsidRPr="003752F7">
        <w:rPr>
          <w:rFonts w:asciiTheme="majorBidi" w:hAnsiTheme="majorBidi" w:cstheme="majorBidi"/>
          <w:color w:val="000000"/>
          <w:sz w:val="20"/>
          <w:szCs w:val="20"/>
        </w:rPr>
        <w:t>de al-</w:t>
      </w:r>
      <w:r w:rsidRPr="003752F7">
        <w:rPr>
          <w:rFonts w:asciiTheme="majorBidi" w:hAnsiTheme="majorBidi" w:cstheme="majorBidi"/>
          <w:sz w:val="20"/>
          <w:szCs w:val="20"/>
        </w:rPr>
        <w:t>Ā</w:t>
      </w:r>
      <w:r w:rsidRPr="003752F7">
        <w:rPr>
          <w:rFonts w:asciiTheme="majorBidi" w:hAnsiTheme="majorBidi" w:cstheme="majorBidi"/>
          <w:color w:val="000000"/>
          <w:sz w:val="20"/>
          <w:szCs w:val="20"/>
        </w:rPr>
        <w:t>mul</w:t>
      </w:r>
      <w:r w:rsidRPr="003752F7">
        <w:rPr>
          <w:rFonts w:asciiTheme="majorBidi" w:hAnsiTheme="majorBidi" w:cstheme="majorBidi"/>
          <w:sz w:val="20"/>
          <w:szCs w:val="20"/>
        </w:rPr>
        <w:t>ī</w:t>
      </w:r>
      <w:r w:rsidRPr="003752F7">
        <w:rPr>
          <w:rFonts w:asciiTheme="majorBidi" w:hAnsiTheme="majorBidi" w:cstheme="majorBidi"/>
          <w:color w:val="000000"/>
          <w:sz w:val="20"/>
          <w:szCs w:val="20"/>
        </w:rPr>
        <w:t xml:space="preserve"> (d. 1442/2021) and the contemporary Grand </w:t>
      </w:r>
      <w:r w:rsidRPr="003752F7">
        <w:rPr>
          <w:rFonts w:asciiTheme="majorBidi" w:hAnsiTheme="majorBidi" w:cstheme="majorBidi"/>
          <w:sz w:val="20"/>
          <w:szCs w:val="20"/>
        </w:rPr>
        <w:t>Āyat-Allāh,</w:t>
      </w:r>
      <w:r w:rsidRPr="003752F7">
        <w:rPr>
          <w:rFonts w:asciiTheme="majorBidi" w:hAnsiTheme="majorBidi" w:cstheme="majorBidi"/>
          <w:color w:val="000000"/>
          <w:sz w:val="20"/>
          <w:szCs w:val="20"/>
        </w:rPr>
        <w:t xml:space="preserve"> al-Sayyid Kam</w:t>
      </w:r>
      <w:r w:rsidRPr="003752F7">
        <w:rPr>
          <w:rFonts w:asciiTheme="majorBidi" w:hAnsiTheme="majorBidi" w:cstheme="majorBidi"/>
          <w:sz w:val="20"/>
          <w:szCs w:val="20"/>
        </w:rPr>
        <w:t>ā</w:t>
      </w:r>
      <w:r w:rsidRPr="003752F7">
        <w:rPr>
          <w:rFonts w:asciiTheme="majorBidi" w:hAnsiTheme="majorBidi" w:cstheme="majorBidi"/>
          <w:color w:val="000000"/>
          <w:sz w:val="20"/>
          <w:szCs w:val="20"/>
        </w:rPr>
        <w:t xml:space="preserve">l </w:t>
      </w:r>
      <w:r w:rsidRPr="003752F7">
        <w:rPr>
          <w:rFonts w:asciiTheme="majorBidi" w:hAnsiTheme="majorBidi" w:cstheme="majorBidi"/>
          <w:color w:val="131314"/>
          <w:sz w:val="20"/>
          <w:szCs w:val="20"/>
        </w:rPr>
        <w:t>al-</w:t>
      </w:r>
      <w:r w:rsidRPr="003752F7">
        <w:rPr>
          <w:rFonts w:asciiTheme="majorBidi" w:hAnsiTheme="majorBidi" w:cstheme="majorBidi"/>
          <w:sz w:val="20"/>
          <w:szCs w:val="20"/>
        </w:rPr>
        <w:t>Ḥ</w:t>
      </w:r>
      <w:r w:rsidRPr="003752F7">
        <w:rPr>
          <w:rFonts w:asciiTheme="majorBidi" w:hAnsiTheme="majorBidi" w:cstheme="majorBidi"/>
          <w:color w:val="131314"/>
          <w:sz w:val="20"/>
          <w:szCs w:val="20"/>
        </w:rPr>
        <w:t>usayn</w:t>
      </w:r>
      <w:r w:rsidRPr="003752F7">
        <w:rPr>
          <w:rFonts w:asciiTheme="majorBidi" w:hAnsiTheme="majorBidi" w:cstheme="majorBidi"/>
          <w:sz w:val="20"/>
          <w:szCs w:val="20"/>
        </w:rPr>
        <w:t>ī</w:t>
      </w:r>
      <w:r w:rsidRPr="003752F7">
        <w:rPr>
          <w:rFonts w:asciiTheme="majorBidi" w:hAnsiTheme="majorBidi" w:cstheme="majorBidi"/>
          <w:color w:val="131314"/>
          <w:sz w:val="20"/>
          <w:szCs w:val="20"/>
        </w:rPr>
        <w:t xml:space="preserve"> al-</w:t>
      </w:r>
      <w:r w:rsidRPr="003752F7">
        <w:rPr>
          <w:rFonts w:asciiTheme="majorBidi" w:hAnsiTheme="majorBidi" w:cstheme="majorBidi"/>
          <w:sz w:val="20"/>
          <w:szCs w:val="20"/>
        </w:rPr>
        <w:t>Ḥ</w:t>
      </w:r>
      <w:r w:rsidRPr="003752F7">
        <w:rPr>
          <w:rFonts w:asciiTheme="majorBidi" w:hAnsiTheme="majorBidi" w:cstheme="majorBidi"/>
          <w:color w:val="131314"/>
          <w:sz w:val="20"/>
          <w:szCs w:val="20"/>
        </w:rPr>
        <w:t>aydar</w:t>
      </w:r>
      <w:r w:rsidRPr="003752F7">
        <w:rPr>
          <w:rFonts w:asciiTheme="majorBidi" w:hAnsiTheme="majorBidi" w:cstheme="majorBidi"/>
          <w:sz w:val="20"/>
          <w:szCs w:val="20"/>
        </w:rPr>
        <w:t>ī (born 1375/1956).</w:t>
      </w:r>
      <w:r w:rsidRPr="003752F7">
        <w:rPr>
          <w:rFonts w:asciiTheme="majorBidi" w:hAnsiTheme="majorBidi" w:cstheme="majorBidi"/>
          <w:color w:val="131314"/>
          <w:sz w:val="20"/>
          <w:szCs w:val="20"/>
        </w:rPr>
        <w:t xml:space="preserve"> </w:t>
      </w:r>
    </w:p>
  </w:footnote>
  <w:footnote w:id="250">
    <w:p w14:paraId="6FAD9E11" w14:textId="501503CE" w:rsidR="00E86172" w:rsidRPr="003752F7" w:rsidRDefault="00E86172" w:rsidP="00E86172">
      <w:pPr>
        <w:pStyle w:val="FootnoteText"/>
      </w:pPr>
      <w:r w:rsidRPr="003752F7">
        <w:rPr>
          <w:rStyle w:val="FootnoteReference"/>
        </w:rPr>
        <w:footnoteRef/>
      </w:r>
      <w:r w:rsidRPr="003752F7">
        <w:t xml:space="preserve"> </w:t>
      </w:r>
      <w:r w:rsidRPr="003752F7">
        <w:rPr>
          <w:b/>
          <w:bCs/>
          <w:color w:val="112B21"/>
        </w:rPr>
        <w:t>Mull</w:t>
      </w:r>
      <w:r w:rsidRPr="003752F7">
        <w:rPr>
          <w:b/>
          <w:bCs/>
          <w:color w:val="000000"/>
        </w:rPr>
        <w:t>ā</w:t>
      </w:r>
      <w:r w:rsidRPr="003752F7">
        <w:rPr>
          <w:b/>
          <w:bCs/>
          <w:color w:val="112B21"/>
        </w:rPr>
        <w:t xml:space="preserve"> Ma</w:t>
      </w:r>
      <w:r w:rsidRPr="003752F7">
        <w:rPr>
          <w:b/>
          <w:bCs/>
        </w:rPr>
        <w:t>ḥ</w:t>
      </w:r>
      <w:r w:rsidRPr="003752F7">
        <w:rPr>
          <w:b/>
          <w:bCs/>
          <w:color w:val="112B21"/>
        </w:rPr>
        <w:t>m</w:t>
      </w:r>
      <w:r w:rsidRPr="003752F7">
        <w:rPr>
          <w:b/>
          <w:bCs/>
        </w:rPr>
        <w:t>ū</w:t>
      </w:r>
      <w:r w:rsidRPr="003752F7">
        <w:rPr>
          <w:b/>
          <w:bCs/>
          <w:color w:val="112B21"/>
        </w:rPr>
        <w:t>d al-Jaunp</w:t>
      </w:r>
      <w:r w:rsidRPr="003752F7">
        <w:rPr>
          <w:b/>
          <w:bCs/>
        </w:rPr>
        <w:t>ū</w:t>
      </w:r>
      <w:r w:rsidRPr="003752F7">
        <w:rPr>
          <w:b/>
          <w:bCs/>
          <w:color w:val="112B21"/>
        </w:rPr>
        <w:t>r</w:t>
      </w:r>
      <w:r w:rsidRPr="003752F7">
        <w:rPr>
          <w:b/>
          <w:bCs/>
          <w:color w:val="000000"/>
        </w:rPr>
        <w:t>ī</w:t>
      </w:r>
      <w:r w:rsidRPr="003752F7">
        <w:rPr>
          <w:b/>
          <w:bCs/>
          <w:color w:val="112B21"/>
        </w:rPr>
        <w:t xml:space="preserve"> </w:t>
      </w:r>
      <w:r w:rsidRPr="003752F7">
        <w:rPr>
          <w:color w:val="112B21"/>
        </w:rPr>
        <w:t xml:space="preserve">(d. </w:t>
      </w:r>
      <w:r w:rsidRPr="003752F7">
        <w:rPr>
          <w:rStyle w:val="Strong"/>
          <w:rFonts w:eastAsiaTheme="majorEastAsia"/>
          <w:b w:val="0"/>
          <w:bCs w:val="0"/>
          <w:color w:val="282828"/>
        </w:rPr>
        <w:t>1062</w:t>
      </w:r>
      <w:r w:rsidRPr="003752F7">
        <w:t>/</w:t>
      </w:r>
      <w:r w:rsidRPr="003752F7">
        <w:rPr>
          <w:color w:val="112B21"/>
        </w:rPr>
        <w:t>1652) was an older contemporary of M</w:t>
      </w:r>
      <w:r w:rsidRPr="003752F7">
        <w:rPr>
          <w:color w:val="000000"/>
        </w:rPr>
        <w:t>ī</w:t>
      </w:r>
      <w:r w:rsidRPr="003752F7">
        <w:rPr>
          <w:color w:val="112B21"/>
        </w:rPr>
        <w:t>r D</w:t>
      </w:r>
      <w:r w:rsidRPr="003752F7">
        <w:rPr>
          <w:color w:val="000000"/>
        </w:rPr>
        <w:t>ā</w:t>
      </w:r>
      <w:r w:rsidRPr="003752F7">
        <w:rPr>
          <w:color w:val="112B21"/>
        </w:rPr>
        <w:t>m</w:t>
      </w:r>
      <w:r w:rsidRPr="003752F7">
        <w:rPr>
          <w:color w:val="000000"/>
        </w:rPr>
        <w:t>ā</w:t>
      </w:r>
      <w:r w:rsidRPr="003752F7">
        <w:rPr>
          <w:color w:val="112B21"/>
        </w:rPr>
        <w:t>d. Al-Jaunp</w:t>
      </w:r>
      <w:r w:rsidRPr="003752F7">
        <w:t>ū</w:t>
      </w:r>
      <w:r w:rsidRPr="003752F7">
        <w:rPr>
          <w:color w:val="112B21"/>
        </w:rPr>
        <w:t>r</w:t>
      </w:r>
      <w:r w:rsidRPr="003752F7">
        <w:rPr>
          <w:color w:val="000000"/>
        </w:rPr>
        <w:t>ī</w:t>
      </w:r>
      <w:r w:rsidRPr="003752F7">
        <w:rPr>
          <w:color w:val="112B21"/>
        </w:rPr>
        <w:t xml:space="preserve"> is one of the earlier representatives of the Corrective Tradition in the </w:t>
      </w:r>
      <w:r w:rsidR="00883E93" w:rsidRPr="003752F7">
        <w:rPr>
          <w:color w:val="112B21"/>
        </w:rPr>
        <w:t xml:space="preserve">Greater Indian </w:t>
      </w:r>
      <w:r w:rsidRPr="003752F7">
        <w:rPr>
          <w:color w:val="112B21"/>
        </w:rPr>
        <w:t xml:space="preserve">Subcontinent, and he was the author of the famous Metaphysical work </w:t>
      </w:r>
      <w:r w:rsidRPr="003752F7">
        <w:rPr>
          <w:i/>
          <w:iCs/>
          <w:color w:val="112B21"/>
        </w:rPr>
        <w:t xml:space="preserve">The </w:t>
      </w:r>
      <w:r w:rsidR="006E6656" w:rsidRPr="003752F7">
        <w:rPr>
          <w:i/>
          <w:iCs/>
          <w:color w:val="112B21"/>
        </w:rPr>
        <w:t xml:space="preserve">Dazzling </w:t>
      </w:r>
      <w:r w:rsidRPr="003752F7">
        <w:rPr>
          <w:i/>
          <w:iCs/>
          <w:color w:val="112B21"/>
        </w:rPr>
        <w:t xml:space="preserve">Rising Sun </w:t>
      </w:r>
      <w:r w:rsidRPr="003752F7">
        <w:rPr>
          <w:color w:val="112B21"/>
        </w:rPr>
        <w:t>(</w:t>
      </w:r>
      <w:r w:rsidRPr="003752F7">
        <w:rPr>
          <w:i/>
          <w:iCs/>
          <w:color w:val="112B21"/>
        </w:rPr>
        <w:t>Al-Shams al-B</w:t>
      </w:r>
      <w:r w:rsidRPr="003752F7">
        <w:rPr>
          <w:i/>
          <w:iCs/>
        </w:rPr>
        <w:t>ā</w:t>
      </w:r>
      <w:r w:rsidRPr="003752F7">
        <w:rPr>
          <w:i/>
          <w:iCs/>
          <w:color w:val="112B21"/>
        </w:rPr>
        <w:t>zigha</w:t>
      </w:r>
      <w:r w:rsidRPr="003752F7">
        <w:rPr>
          <w:color w:val="112B21"/>
        </w:rPr>
        <w:t>).</w:t>
      </w:r>
      <w:r w:rsidR="00E07EB2" w:rsidRPr="003752F7">
        <w:rPr>
          <w:color w:val="112B21"/>
        </w:rPr>
        <w:t xml:space="preserve"> He died and is buried in Jaunpur.</w:t>
      </w:r>
    </w:p>
  </w:footnote>
  <w:footnote w:id="251">
    <w:p w14:paraId="7295F692" w14:textId="0E0FF71B" w:rsidR="00E86172" w:rsidRPr="003752F7" w:rsidRDefault="00E86172" w:rsidP="00E86172">
      <w:pPr>
        <w:pStyle w:val="FootnoteText"/>
      </w:pPr>
      <w:r w:rsidRPr="003752F7">
        <w:rPr>
          <w:rStyle w:val="FootnoteReference"/>
        </w:rPr>
        <w:footnoteRef/>
      </w:r>
      <w:r w:rsidRPr="003752F7">
        <w:t xml:space="preserve"> </w:t>
      </w:r>
      <w:r w:rsidRPr="003752F7">
        <w:rPr>
          <w:b/>
          <w:bCs/>
          <w:color w:val="112B21"/>
        </w:rPr>
        <w:t>Mull</w:t>
      </w:r>
      <w:r w:rsidRPr="003752F7">
        <w:rPr>
          <w:b/>
          <w:bCs/>
          <w:color w:val="000000"/>
        </w:rPr>
        <w:t>ā</w:t>
      </w:r>
      <w:r w:rsidRPr="003752F7">
        <w:rPr>
          <w:b/>
          <w:bCs/>
          <w:color w:val="131314"/>
        </w:rPr>
        <w:t xml:space="preserve"> ‘Abd-al-</w:t>
      </w:r>
      <w:r w:rsidRPr="003752F7">
        <w:rPr>
          <w:b/>
          <w:bCs/>
        </w:rPr>
        <w:t>Ḥ</w:t>
      </w:r>
      <w:r w:rsidRPr="003752F7">
        <w:rPr>
          <w:b/>
          <w:bCs/>
          <w:color w:val="131314"/>
        </w:rPr>
        <w:t>ak</w:t>
      </w:r>
      <w:r w:rsidRPr="003752F7">
        <w:rPr>
          <w:b/>
          <w:bCs/>
          <w:color w:val="000000"/>
        </w:rPr>
        <w:t>ī</w:t>
      </w:r>
      <w:r w:rsidRPr="003752F7">
        <w:rPr>
          <w:b/>
          <w:bCs/>
          <w:color w:val="131314"/>
        </w:rPr>
        <w:t>m al-Si</w:t>
      </w:r>
      <w:r w:rsidRPr="003752F7">
        <w:rPr>
          <w:b/>
          <w:bCs/>
          <w:color w:val="000000"/>
        </w:rPr>
        <w:t>ā</w:t>
      </w:r>
      <w:r w:rsidRPr="003752F7">
        <w:rPr>
          <w:b/>
          <w:bCs/>
          <w:color w:val="131314"/>
        </w:rPr>
        <w:t>lk</w:t>
      </w:r>
      <w:r w:rsidRPr="003752F7">
        <w:rPr>
          <w:b/>
          <w:bCs/>
        </w:rPr>
        <w:t>ū</w:t>
      </w:r>
      <w:r w:rsidRPr="003752F7">
        <w:rPr>
          <w:b/>
          <w:bCs/>
          <w:color w:val="131314"/>
        </w:rPr>
        <w:t>t</w:t>
      </w:r>
      <w:r w:rsidRPr="003752F7">
        <w:rPr>
          <w:b/>
          <w:bCs/>
          <w:color w:val="000000"/>
        </w:rPr>
        <w:t>ī</w:t>
      </w:r>
      <w:r w:rsidRPr="003752F7">
        <w:rPr>
          <w:b/>
          <w:bCs/>
          <w:color w:val="131314"/>
        </w:rPr>
        <w:t xml:space="preserve"> </w:t>
      </w:r>
      <w:r w:rsidRPr="003752F7">
        <w:rPr>
          <w:color w:val="131314"/>
        </w:rPr>
        <w:t>(d. 1067/1657) hailed from Sialkot in the Punjab, which at the time was one of the great centers of learning in Mughal India. Al-Shaykh A</w:t>
      </w:r>
      <w:r w:rsidRPr="003752F7">
        <w:t>ḥ</w:t>
      </w:r>
      <w:r w:rsidRPr="003752F7">
        <w:rPr>
          <w:color w:val="131314"/>
        </w:rPr>
        <w:t>mad al-Sirhind</w:t>
      </w:r>
      <w:r w:rsidRPr="003752F7">
        <w:rPr>
          <w:color w:val="000000"/>
        </w:rPr>
        <w:t>ī</w:t>
      </w:r>
      <w:r w:rsidR="006E6656" w:rsidRPr="003752F7">
        <w:rPr>
          <w:color w:val="000000"/>
        </w:rPr>
        <w:t xml:space="preserve"> </w:t>
      </w:r>
      <w:r w:rsidR="00AE34F6" w:rsidRPr="003752F7">
        <w:rPr>
          <w:color w:val="000000"/>
        </w:rPr>
        <w:t>(d. 1034/1624)</w:t>
      </w:r>
      <w:r w:rsidRPr="003752F7">
        <w:rPr>
          <w:color w:val="000000"/>
        </w:rPr>
        <w:t xml:space="preserve"> was among the many luminaries who studied in Sialkot under the aegis of </w:t>
      </w:r>
      <w:r w:rsidRPr="003752F7">
        <w:rPr>
          <w:color w:val="112B21"/>
        </w:rPr>
        <w:t>Mull</w:t>
      </w:r>
      <w:r w:rsidRPr="003752F7">
        <w:rPr>
          <w:color w:val="000000"/>
        </w:rPr>
        <w:t>ā</w:t>
      </w:r>
      <w:r w:rsidRPr="003752F7">
        <w:rPr>
          <w:color w:val="131314"/>
        </w:rPr>
        <w:t xml:space="preserve"> ‘Abd-al-</w:t>
      </w:r>
      <w:r w:rsidRPr="003752F7">
        <w:t>Ḥ</w:t>
      </w:r>
      <w:r w:rsidRPr="003752F7">
        <w:rPr>
          <w:color w:val="131314"/>
        </w:rPr>
        <w:t>ak</w:t>
      </w:r>
      <w:r w:rsidRPr="003752F7">
        <w:rPr>
          <w:color w:val="000000"/>
        </w:rPr>
        <w:t>ī</w:t>
      </w:r>
      <w:r w:rsidRPr="003752F7">
        <w:rPr>
          <w:color w:val="131314"/>
        </w:rPr>
        <w:t>m al-Si</w:t>
      </w:r>
      <w:r w:rsidRPr="003752F7">
        <w:rPr>
          <w:color w:val="000000"/>
        </w:rPr>
        <w:t>ā</w:t>
      </w:r>
      <w:r w:rsidRPr="003752F7">
        <w:rPr>
          <w:color w:val="131314"/>
        </w:rPr>
        <w:t>lk</w:t>
      </w:r>
      <w:r w:rsidRPr="003752F7">
        <w:t>ū</w:t>
      </w:r>
      <w:r w:rsidRPr="003752F7">
        <w:rPr>
          <w:color w:val="131314"/>
        </w:rPr>
        <w:t>t</w:t>
      </w:r>
      <w:r w:rsidRPr="003752F7">
        <w:rPr>
          <w:color w:val="000000"/>
        </w:rPr>
        <w:t>ī.</w:t>
      </w:r>
      <w:r w:rsidR="001978F9" w:rsidRPr="003752F7">
        <w:rPr>
          <w:color w:val="000000"/>
        </w:rPr>
        <w:t xml:space="preserve"> He died and was buried in Si</w:t>
      </w:r>
      <w:r w:rsidR="00304990" w:rsidRPr="003752F7">
        <w:rPr>
          <w:color w:val="000000"/>
        </w:rPr>
        <w:t>a</w:t>
      </w:r>
      <w:r w:rsidR="001978F9" w:rsidRPr="003752F7">
        <w:rPr>
          <w:color w:val="000000"/>
        </w:rPr>
        <w:t>lkot</w:t>
      </w:r>
      <w:r w:rsidR="00304990" w:rsidRPr="003752F7">
        <w:rPr>
          <w:color w:val="000000"/>
        </w:rPr>
        <w:t>.</w:t>
      </w:r>
    </w:p>
  </w:footnote>
  <w:footnote w:id="252">
    <w:p w14:paraId="7E213DBD" w14:textId="14DF6BD0" w:rsidR="00E86172" w:rsidRPr="003752F7" w:rsidRDefault="00E86172" w:rsidP="00E86172">
      <w:pPr>
        <w:rPr>
          <w:rFonts w:asciiTheme="majorBidi" w:hAnsiTheme="majorBidi" w:cstheme="majorBidi"/>
          <w:sz w:val="20"/>
          <w:szCs w:val="20"/>
        </w:rPr>
      </w:pPr>
      <w:r w:rsidRPr="003752F7">
        <w:rPr>
          <w:rStyle w:val="FootnoteReference"/>
          <w:sz w:val="20"/>
          <w:szCs w:val="20"/>
        </w:rPr>
        <w:footnoteRef/>
      </w:r>
      <w:r w:rsidRPr="003752F7">
        <w:rPr>
          <w:sz w:val="20"/>
          <w:szCs w:val="20"/>
        </w:rPr>
        <w:t xml:space="preserve"> </w:t>
      </w:r>
      <w:r w:rsidRPr="003752F7">
        <w:rPr>
          <w:rFonts w:asciiTheme="majorBidi" w:hAnsiTheme="majorBidi" w:cstheme="majorBidi"/>
          <w:b/>
          <w:bCs/>
          <w:color w:val="131314"/>
          <w:sz w:val="20"/>
          <w:szCs w:val="20"/>
        </w:rPr>
        <w:t>Al-Shaykh A</w:t>
      </w:r>
      <w:r w:rsidRPr="003752F7">
        <w:rPr>
          <w:rFonts w:asciiTheme="majorBidi" w:hAnsiTheme="majorBidi" w:cstheme="majorBidi"/>
          <w:b/>
          <w:bCs/>
          <w:sz w:val="20"/>
          <w:szCs w:val="20"/>
        </w:rPr>
        <w:t>ḥ</w:t>
      </w:r>
      <w:r w:rsidRPr="003752F7">
        <w:rPr>
          <w:rFonts w:asciiTheme="majorBidi" w:hAnsiTheme="majorBidi" w:cstheme="majorBidi"/>
          <w:b/>
          <w:bCs/>
          <w:color w:val="131314"/>
          <w:sz w:val="20"/>
          <w:szCs w:val="20"/>
        </w:rPr>
        <w:t>mad al-Sirhind</w:t>
      </w:r>
      <w:r w:rsidRPr="003752F7">
        <w:rPr>
          <w:rFonts w:asciiTheme="majorBidi" w:hAnsiTheme="majorBidi" w:cstheme="majorBidi"/>
          <w:b/>
          <w:bCs/>
          <w:color w:val="000000"/>
          <w:sz w:val="20"/>
          <w:szCs w:val="20"/>
        </w:rPr>
        <w:t>ī</w:t>
      </w:r>
      <w:r w:rsidRPr="003752F7">
        <w:rPr>
          <w:rFonts w:asciiTheme="majorBidi" w:hAnsiTheme="majorBidi" w:cstheme="majorBidi"/>
          <w:color w:val="000000"/>
          <w:sz w:val="20"/>
          <w:szCs w:val="20"/>
        </w:rPr>
        <w:t xml:space="preserve"> (d. 1034/1624) or, more fully, a</w:t>
      </w:r>
      <w:r w:rsidRPr="003752F7">
        <w:rPr>
          <w:rFonts w:asciiTheme="majorBidi" w:hAnsiTheme="majorBidi" w:cstheme="majorBidi"/>
          <w:color w:val="131314"/>
          <w:sz w:val="20"/>
          <w:szCs w:val="20"/>
        </w:rPr>
        <w:t>l-Shaykh A</w:t>
      </w:r>
      <w:r w:rsidRPr="003752F7">
        <w:rPr>
          <w:rFonts w:asciiTheme="majorBidi" w:hAnsiTheme="majorBidi" w:cstheme="majorBidi"/>
          <w:sz w:val="20"/>
          <w:szCs w:val="20"/>
        </w:rPr>
        <w:t>ḥ</w:t>
      </w:r>
      <w:r w:rsidRPr="003752F7">
        <w:rPr>
          <w:rFonts w:asciiTheme="majorBidi" w:hAnsiTheme="majorBidi" w:cstheme="majorBidi"/>
          <w:color w:val="131314"/>
          <w:sz w:val="20"/>
          <w:szCs w:val="20"/>
        </w:rPr>
        <w:t>mad ibn ‘Abd-al-A</w:t>
      </w:r>
      <w:r w:rsidRPr="003752F7">
        <w:rPr>
          <w:rFonts w:asciiTheme="majorBidi" w:hAnsiTheme="majorBidi" w:cstheme="majorBidi"/>
          <w:sz w:val="20"/>
          <w:szCs w:val="20"/>
        </w:rPr>
        <w:t>ḥ</w:t>
      </w:r>
      <w:r w:rsidRPr="003752F7">
        <w:rPr>
          <w:rFonts w:asciiTheme="majorBidi" w:hAnsiTheme="majorBidi" w:cstheme="majorBidi"/>
          <w:color w:val="131314"/>
          <w:sz w:val="20"/>
          <w:szCs w:val="20"/>
        </w:rPr>
        <w:t>ad al-F</w:t>
      </w:r>
      <w:r w:rsidRPr="003752F7">
        <w:rPr>
          <w:rFonts w:asciiTheme="majorBidi" w:hAnsiTheme="majorBidi" w:cstheme="majorBidi"/>
          <w:color w:val="000000"/>
          <w:sz w:val="20"/>
          <w:szCs w:val="20"/>
        </w:rPr>
        <w:t>ā</w:t>
      </w:r>
      <w:r w:rsidRPr="003752F7">
        <w:rPr>
          <w:rFonts w:asciiTheme="majorBidi" w:hAnsiTheme="majorBidi" w:cstheme="majorBidi"/>
          <w:color w:val="131314"/>
          <w:sz w:val="20"/>
          <w:szCs w:val="20"/>
        </w:rPr>
        <w:t>r</w:t>
      </w:r>
      <w:r w:rsidRPr="003752F7">
        <w:rPr>
          <w:rFonts w:asciiTheme="majorBidi" w:hAnsiTheme="majorBidi" w:cstheme="majorBidi"/>
          <w:sz w:val="20"/>
          <w:szCs w:val="20"/>
        </w:rPr>
        <w:t>ū</w:t>
      </w:r>
      <w:r w:rsidRPr="003752F7">
        <w:rPr>
          <w:rFonts w:asciiTheme="majorBidi" w:hAnsiTheme="majorBidi" w:cstheme="majorBidi"/>
          <w:color w:val="131314"/>
          <w:sz w:val="20"/>
          <w:szCs w:val="20"/>
        </w:rPr>
        <w:t>q</w:t>
      </w:r>
      <w:r w:rsidRPr="003752F7">
        <w:rPr>
          <w:rFonts w:asciiTheme="majorBidi" w:hAnsiTheme="majorBidi" w:cstheme="majorBidi"/>
          <w:color w:val="000000"/>
          <w:sz w:val="20"/>
          <w:szCs w:val="20"/>
        </w:rPr>
        <w:t>ī</w:t>
      </w:r>
      <w:r w:rsidRPr="003752F7">
        <w:rPr>
          <w:rFonts w:asciiTheme="majorBidi" w:hAnsiTheme="majorBidi" w:cstheme="majorBidi"/>
          <w:color w:val="131314"/>
          <w:sz w:val="20"/>
          <w:szCs w:val="20"/>
        </w:rPr>
        <w:t xml:space="preserve"> al-Sirhind</w:t>
      </w:r>
      <w:r w:rsidRPr="003752F7">
        <w:rPr>
          <w:rFonts w:asciiTheme="majorBidi" w:hAnsiTheme="majorBidi" w:cstheme="majorBidi"/>
          <w:color w:val="000000"/>
          <w:sz w:val="20"/>
          <w:szCs w:val="20"/>
        </w:rPr>
        <w:t xml:space="preserve">ī, hailed from Sindh in modern-day Pakistan but died and was buried in what is now Indian Punjab. He was an Islamic Scholar of India, a noted </w:t>
      </w:r>
      <w:r w:rsidRPr="003752F7">
        <w:rPr>
          <w:rFonts w:asciiTheme="majorBidi" w:hAnsiTheme="majorBidi" w:cstheme="majorBidi"/>
          <w:sz w:val="20"/>
          <w:szCs w:val="20"/>
        </w:rPr>
        <w:t>Ḥ</w:t>
      </w:r>
      <w:r w:rsidRPr="003752F7">
        <w:rPr>
          <w:rFonts w:asciiTheme="majorBidi" w:hAnsiTheme="majorBidi" w:cstheme="majorBidi"/>
          <w:color w:val="000000"/>
          <w:sz w:val="20"/>
          <w:szCs w:val="20"/>
        </w:rPr>
        <w:t xml:space="preserve">anafi Jurist, and a Spiritual Master in the Naqshabandī Sufi Order. </w:t>
      </w:r>
      <w:r w:rsidRPr="003752F7">
        <w:rPr>
          <w:rFonts w:asciiTheme="majorBidi" w:hAnsiTheme="majorBidi" w:cstheme="majorBidi"/>
          <w:color w:val="131314"/>
          <w:sz w:val="20"/>
          <w:szCs w:val="20"/>
        </w:rPr>
        <w:t>Al-Shaykh A</w:t>
      </w:r>
      <w:r w:rsidRPr="003752F7">
        <w:rPr>
          <w:rFonts w:asciiTheme="majorBidi" w:hAnsiTheme="majorBidi" w:cstheme="majorBidi"/>
          <w:sz w:val="20"/>
          <w:szCs w:val="20"/>
        </w:rPr>
        <w:t>ḥ</w:t>
      </w:r>
      <w:r w:rsidRPr="003752F7">
        <w:rPr>
          <w:rFonts w:asciiTheme="majorBidi" w:hAnsiTheme="majorBidi" w:cstheme="majorBidi"/>
          <w:color w:val="131314"/>
          <w:sz w:val="20"/>
          <w:szCs w:val="20"/>
        </w:rPr>
        <w:t>mad al-Sirhind</w:t>
      </w:r>
      <w:r w:rsidRPr="003752F7">
        <w:rPr>
          <w:rFonts w:asciiTheme="majorBidi" w:hAnsiTheme="majorBidi" w:cstheme="majorBidi"/>
          <w:color w:val="000000"/>
          <w:sz w:val="20"/>
          <w:szCs w:val="20"/>
        </w:rPr>
        <w:t xml:space="preserve">ī made significant contributions to Sufi Epistemology and practice. He is known for his opposition to certain opinions and positions of the Mughal emperor Akbar (d. </w:t>
      </w:r>
      <w:r w:rsidRPr="003752F7">
        <w:rPr>
          <w:rStyle w:val="Strong"/>
          <w:rFonts w:asciiTheme="majorBidi" w:eastAsiaTheme="majorEastAsia" w:hAnsiTheme="majorBidi" w:cstheme="majorBidi"/>
          <w:b w:val="0"/>
          <w:bCs w:val="0"/>
          <w:color w:val="282828"/>
          <w:sz w:val="20"/>
          <w:szCs w:val="20"/>
        </w:rPr>
        <w:t>1013</w:t>
      </w:r>
      <w:r w:rsidRPr="003752F7">
        <w:rPr>
          <w:rStyle w:val="apple-converted-space"/>
          <w:rFonts w:asciiTheme="majorBidi" w:hAnsiTheme="majorBidi" w:cstheme="majorBidi"/>
          <w:color w:val="282828"/>
          <w:sz w:val="20"/>
          <w:szCs w:val="20"/>
        </w:rPr>
        <w:t>/</w:t>
      </w:r>
      <w:r w:rsidRPr="003752F7">
        <w:rPr>
          <w:rFonts w:asciiTheme="majorBidi" w:hAnsiTheme="majorBidi" w:cstheme="majorBidi"/>
          <w:color w:val="000000"/>
          <w:sz w:val="20"/>
          <w:szCs w:val="20"/>
        </w:rPr>
        <w:t xml:space="preserve">1605). Many of the Naqshabandī Sufi sub-Orders today trace their Spiritual lineage back to al-Shaykh </w:t>
      </w:r>
      <w:r w:rsidRPr="003752F7">
        <w:rPr>
          <w:rFonts w:asciiTheme="majorBidi" w:hAnsiTheme="majorBidi" w:cstheme="majorBidi"/>
          <w:color w:val="131314"/>
          <w:sz w:val="20"/>
          <w:szCs w:val="20"/>
        </w:rPr>
        <w:t>A</w:t>
      </w:r>
      <w:r w:rsidRPr="003752F7">
        <w:rPr>
          <w:rFonts w:asciiTheme="majorBidi" w:hAnsiTheme="majorBidi" w:cstheme="majorBidi"/>
          <w:sz w:val="20"/>
          <w:szCs w:val="20"/>
        </w:rPr>
        <w:t>ḥ</w:t>
      </w:r>
      <w:r w:rsidRPr="003752F7">
        <w:rPr>
          <w:rFonts w:asciiTheme="majorBidi" w:hAnsiTheme="majorBidi" w:cstheme="majorBidi"/>
          <w:color w:val="131314"/>
          <w:sz w:val="20"/>
          <w:szCs w:val="20"/>
        </w:rPr>
        <w:t>mad al-Sirhind</w:t>
      </w:r>
      <w:r w:rsidRPr="003752F7">
        <w:rPr>
          <w:rFonts w:asciiTheme="majorBidi" w:hAnsiTheme="majorBidi" w:cstheme="majorBidi"/>
          <w:color w:val="000000"/>
          <w:sz w:val="20"/>
          <w:szCs w:val="20"/>
        </w:rPr>
        <w:t xml:space="preserve">ī. He studied in </w:t>
      </w:r>
      <w:r w:rsidRPr="003752F7">
        <w:rPr>
          <w:rFonts w:asciiTheme="majorBidi" w:hAnsiTheme="majorBidi" w:cstheme="majorBidi"/>
          <w:color w:val="131314"/>
          <w:sz w:val="20"/>
          <w:szCs w:val="20"/>
        </w:rPr>
        <w:t xml:space="preserve">the </w:t>
      </w:r>
      <w:r w:rsidRPr="003752F7">
        <w:rPr>
          <w:rFonts w:asciiTheme="majorBidi" w:hAnsiTheme="majorBidi" w:cstheme="majorBidi"/>
          <w:color w:val="000000"/>
          <w:sz w:val="20"/>
          <w:szCs w:val="20"/>
        </w:rPr>
        <w:t xml:space="preserve">village of Sailkot in Punjab, which had become an </w:t>
      </w:r>
      <w:r w:rsidR="006C3626" w:rsidRPr="003752F7">
        <w:rPr>
          <w:rFonts w:asciiTheme="majorBidi" w:hAnsiTheme="majorBidi" w:cstheme="majorBidi"/>
          <w:color w:val="000000"/>
          <w:sz w:val="20"/>
          <w:szCs w:val="20"/>
        </w:rPr>
        <w:t>I</w:t>
      </w:r>
      <w:r w:rsidRPr="003752F7">
        <w:rPr>
          <w:rFonts w:asciiTheme="majorBidi" w:hAnsiTheme="majorBidi" w:cstheme="majorBidi"/>
          <w:color w:val="000000"/>
          <w:sz w:val="20"/>
          <w:szCs w:val="20"/>
        </w:rPr>
        <w:t xml:space="preserve">ntellectual center at that time, under the direction of </w:t>
      </w:r>
      <w:r w:rsidRPr="003752F7">
        <w:rPr>
          <w:rFonts w:asciiTheme="majorBidi" w:hAnsiTheme="majorBidi" w:cstheme="majorBidi"/>
          <w:color w:val="112B21"/>
          <w:sz w:val="20"/>
          <w:szCs w:val="20"/>
        </w:rPr>
        <w:t>Mull</w:t>
      </w:r>
      <w:r w:rsidRPr="003752F7">
        <w:rPr>
          <w:rFonts w:asciiTheme="majorBidi" w:hAnsiTheme="majorBidi" w:cstheme="majorBidi"/>
          <w:color w:val="000000"/>
          <w:sz w:val="20"/>
          <w:szCs w:val="20"/>
        </w:rPr>
        <w:t>ā</w:t>
      </w:r>
      <w:r w:rsidRPr="003752F7">
        <w:rPr>
          <w:rFonts w:asciiTheme="majorBidi" w:hAnsiTheme="majorBidi" w:cstheme="majorBidi"/>
          <w:color w:val="131314"/>
          <w:sz w:val="20"/>
          <w:szCs w:val="20"/>
        </w:rPr>
        <w:t xml:space="preserve"> ‘Abd-al-</w:t>
      </w:r>
      <w:r w:rsidRPr="003752F7">
        <w:rPr>
          <w:rFonts w:asciiTheme="majorBidi" w:hAnsiTheme="majorBidi" w:cstheme="majorBidi"/>
          <w:sz w:val="20"/>
          <w:szCs w:val="20"/>
        </w:rPr>
        <w:t>Ḥ</w:t>
      </w:r>
      <w:r w:rsidRPr="003752F7">
        <w:rPr>
          <w:rFonts w:asciiTheme="majorBidi" w:hAnsiTheme="majorBidi" w:cstheme="majorBidi"/>
          <w:color w:val="131314"/>
          <w:sz w:val="20"/>
          <w:szCs w:val="20"/>
        </w:rPr>
        <w:t>ak</w:t>
      </w:r>
      <w:r w:rsidRPr="003752F7">
        <w:rPr>
          <w:rFonts w:asciiTheme="majorBidi" w:hAnsiTheme="majorBidi" w:cstheme="majorBidi"/>
          <w:color w:val="000000"/>
          <w:sz w:val="20"/>
          <w:szCs w:val="20"/>
        </w:rPr>
        <w:t>ī</w:t>
      </w:r>
      <w:r w:rsidRPr="003752F7">
        <w:rPr>
          <w:rFonts w:asciiTheme="majorBidi" w:hAnsiTheme="majorBidi" w:cstheme="majorBidi"/>
          <w:color w:val="131314"/>
          <w:sz w:val="20"/>
          <w:szCs w:val="20"/>
        </w:rPr>
        <w:t>m al-Si</w:t>
      </w:r>
      <w:r w:rsidRPr="003752F7">
        <w:rPr>
          <w:rFonts w:asciiTheme="majorBidi" w:hAnsiTheme="majorBidi" w:cstheme="majorBidi"/>
          <w:color w:val="000000"/>
          <w:sz w:val="20"/>
          <w:szCs w:val="20"/>
        </w:rPr>
        <w:t>ā</w:t>
      </w:r>
      <w:r w:rsidRPr="003752F7">
        <w:rPr>
          <w:rFonts w:asciiTheme="majorBidi" w:hAnsiTheme="majorBidi" w:cstheme="majorBidi"/>
          <w:color w:val="131314"/>
          <w:sz w:val="20"/>
          <w:szCs w:val="20"/>
        </w:rPr>
        <w:t>lk</w:t>
      </w:r>
      <w:r w:rsidRPr="003752F7">
        <w:rPr>
          <w:rFonts w:asciiTheme="majorBidi" w:hAnsiTheme="majorBidi" w:cstheme="majorBidi"/>
          <w:sz w:val="20"/>
          <w:szCs w:val="20"/>
        </w:rPr>
        <w:t>ū</w:t>
      </w:r>
      <w:r w:rsidRPr="003752F7">
        <w:rPr>
          <w:rFonts w:asciiTheme="majorBidi" w:hAnsiTheme="majorBidi" w:cstheme="majorBidi"/>
          <w:color w:val="131314"/>
          <w:sz w:val="20"/>
          <w:szCs w:val="20"/>
        </w:rPr>
        <w:t>t</w:t>
      </w:r>
      <w:r w:rsidRPr="003752F7">
        <w:rPr>
          <w:rFonts w:asciiTheme="majorBidi" w:hAnsiTheme="majorBidi" w:cstheme="majorBidi"/>
          <w:color w:val="000000"/>
          <w:sz w:val="20"/>
          <w:szCs w:val="20"/>
        </w:rPr>
        <w:t>ī</w:t>
      </w:r>
      <w:r w:rsidRPr="003752F7">
        <w:rPr>
          <w:rFonts w:asciiTheme="majorBidi" w:hAnsiTheme="majorBidi" w:cstheme="majorBidi"/>
          <w:color w:val="131314"/>
          <w:sz w:val="20"/>
          <w:szCs w:val="20"/>
        </w:rPr>
        <w:t xml:space="preserve"> (d. 1067/1657)</w:t>
      </w:r>
      <w:r w:rsidRPr="003752F7">
        <w:rPr>
          <w:rFonts w:asciiTheme="majorBidi" w:hAnsiTheme="majorBidi" w:cstheme="majorBidi"/>
          <w:color w:val="000000"/>
          <w:sz w:val="20"/>
          <w:szCs w:val="20"/>
        </w:rPr>
        <w:t>. In addition to</w:t>
      </w:r>
      <w:r w:rsidR="007238AF" w:rsidRPr="003752F7">
        <w:rPr>
          <w:rFonts w:asciiTheme="majorBidi" w:hAnsiTheme="majorBidi" w:cstheme="majorBidi"/>
          <w:color w:val="000000"/>
          <w:sz w:val="20"/>
          <w:szCs w:val="20"/>
        </w:rPr>
        <w:t xml:space="preserve"> the</w:t>
      </w:r>
      <w:r w:rsidR="007238AF" w:rsidRPr="003752F7">
        <w:rPr>
          <w:rFonts w:asciiTheme="majorBidi" w:hAnsiTheme="majorBidi" w:cstheme="majorBidi"/>
          <w:i/>
          <w:iCs/>
          <w:color w:val="000000"/>
          <w:sz w:val="20"/>
          <w:szCs w:val="20"/>
        </w:rPr>
        <w:t xml:space="preserve"> Shar</w:t>
      </w:r>
      <w:r w:rsidR="007238AF" w:rsidRPr="003752F7">
        <w:rPr>
          <w:rFonts w:asciiTheme="majorBidi" w:hAnsiTheme="majorBidi" w:cstheme="majorBidi"/>
          <w:i/>
          <w:iCs/>
          <w:sz w:val="20"/>
          <w:szCs w:val="20"/>
        </w:rPr>
        <w:t>ī</w:t>
      </w:r>
      <w:r w:rsidR="007238AF" w:rsidRPr="003752F7">
        <w:rPr>
          <w:rFonts w:asciiTheme="majorBidi" w:hAnsiTheme="majorBidi" w:cstheme="majorBidi"/>
          <w:i/>
          <w:iCs/>
          <w:color w:val="000000"/>
          <w:sz w:val="20"/>
          <w:szCs w:val="20"/>
        </w:rPr>
        <w:t xml:space="preserve">‘a </w:t>
      </w:r>
      <w:r w:rsidR="007238AF" w:rsidRPr="003752F7">
        <w:rPr>
          <w:rFonts w:asciiTheme="majorBidi" w:hAnsiTheme="majorBidi" w:cstheme="majorBidi"/>
          <w:color w:val="000000"/>
          <w:sz w:val="20"/>
          <w:szCs w:val="20"/>
        </w:rPr>
        <w:t>Sciences</w:t>
      </w:r>
      <w:r w:rsidRPr="003752F7">
        <w:rPr>
          <w:rFonts w:asciiTheme="majorBidi" w:hAnsiTheme="majorBidi" w:cstheme="majorBidi"/>
          <w:color w:val="000000"/>
          <w:sz w:val="20"/>
          <w:szCs w:val="20"/>
        </w:rPr>
        <w:t>,</w:t>
      </w:r>
      <w:r w:rsidRPr="003752F7">
        <w:rPr>
          <w:rFonts w:asciiTheme="majorBidi" w:hAnsiTheme="majorBidi" w:cstheme="majorBidi"/>
          <w:color w:val="131314"/>
          <w:sz w:val="20"/>
          <w:szCs w:val="20"/>
        </w:rPr>
        <w:t xml:space="preserve"> al-Shaykh A</w:t>
      </w:r>
      <w:r w:rsidRPr="003752F7">
        <w:rPr>
          <w:rFonts w:asciiTheme="majorBidi" w:hAnsiTheme="majorBidi" w:cstheme="majorBidi"/>
          <w:sz w:val="20"/>
          <w:szCs w:val="20"/>
        </w:rPr>
        <w:t>ḥ</w:t>
      </w:r>
      <w:r w:rsidRPr="003752F7">
        <w:rPr>
          <w:rFonts w:asciiTheme="majorBidi" w:hAnsiTheme="majorBidi" w:cstheme="majorBidi"/>
          <w:color w:val="131314"/>
          <w:sz w:val="20"/>
          <w:szCs w:val="20"/>
        </w:rPr>
        <w:t>mad</w:t>
      </w:r>
      <w:r w:rsidRPr="003752F7">
        <w:rPr>
          <w:rFonts w:asciiTheme="majorBidi" w:hAnsiTheme="majorBidi" w:cstheme="majorBidi"/>
          <w:color w:val="000000"/>
          <w:sz w:val="20"/>
          <w:szCs w:val="20"/>
        </w:rPr>
        <w:t xml:space="preserve"> </w:t>
      </w:r>
      <w:r w:rsidRPr="003752F7">
        <w:rPr>
          <w:rFonts w:asciiTheme="majorBidi" w:hAnsiTheme="majorBidi" w:cstheme="majorBidi"/>
          <w:color w:val="131314"/>
          <w:sz w:val="20"/>
          <w:szCs w:val="20"/>
        </w:rPr>
        <w:t>al-Sirhind</w:t>
      </w:r>
      <w:r w:rsidRPr="003752F7">
        <w:rPr>
          <w:rFonts w:asciiTheme="majorBidi" w:hAnsiTheme="majorBidi" w:cstheme="majorBidi"/>
          <w:color w:val="000000"/>
          <w:sz w:val="20"/>
          <w:szCs w:val="20"/>
        </w:rPr>
        <w:t xml:space="preserve">ī studied the </w:t>
      </w:r>
      <w:r w:rsidRPr="003752F7">
        <w:rPr>
          <w:rFonts w:asciiTheme="majorBidi" w:hAnsiTheme="majorBidi" w:cstheme="majorBidi"/>
          <w:sz w:val="20"/>
          <w:szCs w:val="20"/>
        </w:rPr>
        <w:t xml:space="preserve">Qur’ān, </w:t>
      </w:r>
      <w:r w:rsidRPr="003752F7">
        <w:rPr>
          <w:rFonts w:asciiTheme="majorBidi" w:hAnsiTheme="majorBidi" w:cstheme="majorBidi"/>
          <w:i/>
          <w:iCs/>
          <w:sz w:val="20"/>
          <w:szCs w:val="20"/>
        </w:rPr>
        <w:t>Ḥadīth</w:t>
      </w:r>
      <w:r w:rsidRPr="003752F7">
        <w:rPr>
          <w:rFonts w:asciiTheme="majorBidi" w:hAnsiTheme="majorBidi" w:cstheme="majorBidi"/>
          <w:sz w:val="20"/>
          <w:szCs w:val="20"/>
        </w:rPr>
        <w:t xml:space="preserve">, the Prophet’s biography, history, Logic, </w:t>
      </w:r>
      <w:r w:rsidR="007238AF" w:rsidRPr="003752F7">
        <w:rPr>
          <w:rFonts w:asciiTheme="majorBidi" w:hAnsiTheme="majorBidi" w:cstheme="majorBidi"/>
          <w:sz w:val="20"/>
          <w:szCs w:val="20"/>
        </w:rPr>
        <w:t>Divinity</w:t>
      </w:r>
      <w:r w:rsidRPr="003752F7">
        <w:rPr>
          <w:rFonts w:asciiTheme="majorBidi" w:hAnsiTheme="majorBidi" w:cstheme="majorBidi"/>
          <w:sz w:val="20"/>
          <w:szCs w:val="20"/>
        </w:rPr>
        <w:t>, Metaphysics, and Philosophy.</w:t>
      </w:r>
      <w:r w:rsidR="004D7BC9" w:rsidRPr="003752F7">
        <w:rPr>
          <w:rFonts w:asciiTheme="majorBidi" w:hAnsiTheme="majorBidi" w:cstheme="majorBidi"/>
          <w:sz w:val="20"/>
          <w:szCs w:val="20"/>
        </w:rPr>
        <w:t xml:space="preserve"> He died and was buried in </w:t>
      </w:r>
      <w:r w:rsidR="004D7BC9" w:rsidRPr="003752F7">
        <w:rPr>
          <w:rFonts w:asciiTheme="majorBidi" w:hAnsiTheme="majorBidi" w:cstheme="majorBidi"/>
          <w:color w:val="000000"/>
          <w:sz w:val="20"/>
          <w:szCs w:val="20"/>
          <w:shd w:val="clear" w:color="auto" w:fill="F8F9FA"/>
        </w:rPr>
        <w:t>Sirhind</w:t>
      </w:r>
      <w:r w:rsidR="00C305E0" w:rsidRPr="003752F7">
        <w:rPr>
          <w:rFonts w:asciiTheme="majorBidi" w:hAnsiTheme="majorBidi" w:cstheme="majorBidi"/>
          <w:color w:val="000000"/>
          <w:sz w:val="20"/>
          <w:szCs w:val="20"/>
          <w:shd w:val="clear" w:color="auto" w:fill="F8F9FA"/>
        </w:rPr>
        <w:t xml:space="preserve"> with</w:t>
      </w:r>
      <w:r w:rsidR="004D7BC9" w:rsidRPr="003752F7">
        <w:rPr>
          <w:rFonts w:asciiTheme="majorBidi" w:hAnsiTheme="majorBidi" w:cstheme="majorBidi"/>
          <w:color w:val="000000"/>
          <w:sz w:val="20"/>
          <w:szCs w:val="20"/>
          <w:shd w:val="clear" w:color="auto" w:fill="F8F9FA"/>
        </w:rPr>
        <w:t xml:space="preserve"> Lahore Subah</w:t>
      </w:r>
      <w:r w:rsidR="00C305E0" w:rsidRPr="003752F7">
        <w:rPr>
          <w:rFonts w:asciiTheme="majorBidi" w:hAnsiTheme="majorBidi" w:cstheme="majorBidi"/>
          <w:color w:val="000000"/>
          <w:sz w:val="20"/>
          <w:szCs w:val="20"/>
          <w:shd w:val="clear" w:color="auto" w:fill="F8F9FA"/>
        </w:rPr>
        <w:t xml:space="preserve"> of the</w:t>
      </w:r>
      <w:r w:rsidR="004D7BC9" w:rsidRPr="003752F7">
        <w:rPr>
          <w:rFonts w:asciiTheme="majorBidi" w:hAnsiTheme="majorBidi" w:cstheme="majorBidi"/>
          <w:color w:val="000000"/>
          <w:sz w:val="20"/>
          <w:szCs w:val="20"/>
          <w:shd w:val="clear" w:color="auto" w:fill="F8F9FA"/>
        </w:rPr>
        <w:t xml:space="preserve"> Mughal Empire</w:t>
      </w:r>
      <w:r w:rsidR="00C305E0" w:rsidRPr="003752F7">
        <w:rPr>
          <w:rFonts w:asciiTheme="majorBidi" w:hAnsiTheme="majorBidi" w:cstheme="majorBidi"/>
          <w:color w:val="000000"/>
          <w:sz w:val="20"/>
          <w:szCs w:val="20"/>
          <w:shd w:val="clear" w:color="auto" w:fill="F8F9FA"/>
        </w:rPr>
        <w:t>, which is today in India and not far from the Pakistani border.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C7923" w14:textId="77777777" w:rsidR="00733D7C" w:rsidRDefault="00733D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9D668" w14:textId="21282D70" w:rsidR="00733D7C" w:rsidRDefault="00733D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5B4D0" w14:textId="77777777" w:rsidR="00733D7C" w:rsidRDefault="00733D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6224"/>
    <w:multiLevelType w:val="hybridMultilevel"/>
    <w:tmpl w:val="786E8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06D9E"/>
    <w:multiLevelType w:val="hybridMultilevel"/>
    <w:tmpl w:val="3DDA3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C1EEB"/>
    <w:multiLevelType w:val="hybridMultilevel"/>
    <w:tmpl w:val="A9909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D56A2"/>
    <w:multiLevelType w:val="hybridMultilevel"/>
    <w:tmpl w:val="7FCC5B7C"/>
    <w:lvl w:ilvl="0" w:tplc="0409000F">
      <w:start w:val="1"/>
      <w:numFmt w:val="decimal"/>
      <w:lvlText w:val="%1."/>
      <w:lvlJc w:val="left"/>
      <w:pPr>
        <w:ind w:left="720" w:hanging="360"/>
      </w:pPr>
    </w:lvl>
    <w:lvl w:ilvl="1" w:tplc="29609EB8">
      <w:start w:val="1"/>
      <w:numFmt w:val="decimal"/>
      <w:lvlText w:val="%2)"/>
      <w:lvlJc w:val="left"/>
      <w:pPr>
        <w:ind w:left="1440" w:hanging="360"/>
      </w:pPr>
      <w:rPr>
        <w:rFonts w:ascii="Times" w:hAnsi="Times" w:cs="Time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6F1879"/>
    <w:multiLevelType w:val="multilevel"/>
    <w:tmpl w:val="37DC824C"/>
    <w:styleLink w:val="RTFNum5"/>
    <w:lvl w:ilvl="0">
      <w:start w:val="1"/>
      <w:numFmt w:val="decimal"/>
      <w:lvlText w:val="%1)"/>
      <w:lvlJc w:val="left"/>
      <w:pPr>
        <w:ind w:left="1140" w:hanging="420"/>
      </w:pPr>
      <w:rPr>
        <w:rFonts w:cs="Times New Roman"/>
      </w:rPr>
    </w:lvl>
    <w:lvl w:ilvl="1">
      <w:start w:val="1"/>
      <w:numFmt w:val="decimal"/>
      <w:lvlText w:val="%2)"/>
      <w:lvlJc w:val="left"/>
      <w:pPr>
        <w:ind w:left="2280" w:hanging="420"/>
      </w:pPr>
      <w:rPr>
        <w:rFonts w:cs="Times New Roman"/>
      </w:rPr>
    </w:lvl>
    <w:lvl w:ilvl="2">
      <w:start w:val="1"/>
      <w:numFmt w:val="decimal"/>
      <w:lvlText w:val="%3)"/>
      <w:lvlJc w:val="left"/>
      <w:pPr>
        <w:ind w:left="3420" w:hanging="420"/>
      </w:pPr>
      <w:rPr>
        <w:rFonts w:cs="Times New Roman"/>
      </w:rPr>
    </w:lvl>
    <w:lvl w:ilvl="3">
      <w:start w:val="1"/>
      <w:numFmt w:val="decimal"/>
      <w:lvlText w:val="%4)"/>
      <w:lvlJc w:val="left"/>
      <w:pPr>
        <w:ind w:left="4560" w:hanging="420"/>
      </w:pPr>
      <w:rPr>
        <w:rFonts w:cs="Times New Roman"/>
      </w:rPr>
    </w:lvl>
    <w:lvl w:ilvl="4">
      <w:start w:val="1"/>
      <w:numFmt w:val="decimal"/>
      <w:lvlText w:val="%5)"/>
      <w:lvlJc w:val="left"/>
      <w:pPr>
        <w:ind w:left="5700" w:hanging="420"/>
      </w:pPr>
      <w:rPr>
        <w:rFonts w:cs="Times New Roman"/>
      </w:rPr>
    </w:lvl>
    <w:lvl w:ilvl="5">
      <w:start w:val="1"/>
      <w:numFmt w:val="decimal"/>
      <w:lvlText w:val="%6)"/>
      <w:lvlJc w:val="left"/>
      <w:pPr>
        <w:ind w:left="6840" w:hanging="420"/>
      </w:pPr>
      <w:rPr>
        <w:rFonts w:cs="Times New Roman"/>
      </w:rPr>
    </w:lvl>
    <w:lvl w:ilvl="6">
      <w:start w:val="1"/>
      <w:numFmt w:val="decimal"/>
      <w:lvlText w:val="%7)"/>
      <w:lvlJc w:val="left"/>
      <w:pPr>
        <w:ind w:left="7980" w:hanging="420"/>
      </w:pPr>
      <w:rPr>
        <w:rFonts w:cs="Times New Roman"/>
      </w:rPr>
    </w:lvl>
    <w:lvl w:ilvl="7">
      <w:start w:val="1"/>
      <w:numFmt w:val="decimal"/>
      <w:lvlText w:val="%8)"/>
      <w:lvlJc w:val="left"/>
      <w:pPr>
        <w:ind w:left="9120" w:hanging="420"/>
      </w:pPr>
      <w:rPr>
        <w:rFonts w:cs="Times New Roman"/>
      </w:rPr>
    </w:lvl>
    <w:lvl w:ilvl="8">
      <w:start w:val="1"/>
      <w:numFmt w:val="decimal"/>
      <w:lvlText w:val="%9)"/>
      <w:lvlJc w:val="left"/>
      <w:pPr>
        <w:ind w:left="10260" w:hanging="420"/>
      </w:pPr>
      <w:rPr>
        <w:rFonts w:cs="Times New Roman"/>
      </w:rPr>
    </w:lvl>
  </w:abstractNum>
  <w:abstractNum w:abstractNumId="5" w15:restartNumberingAfterBreak="0">
    <w:nsid w:val="07ED32A1"/>
    <w:multiLevelType w:val="hybridMultilevel"/>
    <w:tmpl w:val="CA246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112A71"/>
    <w:multiLevelType w:val="multilevel"/>
    <w:tmpl w:val="E42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53313"/>
    <w:multiLevelType w:val="hybridMultilevel"/>
    <w:tmpl w:val="1A940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8D7F91"/>
    <w:multiLevelType w:val="hybridMultilevel"/>
    <w:tmpl w:val="669AA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655350"/>
    <w:multiLevelType w:val="hybridMultilevel"/>
    <w:tmpl w:val="D53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B30C3C"/>
    <w:multiLevelType w:val="multilevel"/>
    <w:tmpl w:val="D5FA53C0"/>
    <w:lvl w:ilvl="0">
      <w:start w:val="1"/>
      <w:numFmt w:val="decimal"/>
      <w:lvlText w:val="%1."/>
      <w:lvlJc w:val="left"/>
      <w:pPr>
        <w:tabs>
          <w:tab w:val="num" w:pos="990"/>
        </w:tabs>
        <w:ind w:left="990" w:hanging="360"/>
      </w:pPr>
      <w:rPr>
        <w:color w:val="C0000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507D33"/>
    <w:multiLevelType w:val="hybridMultilevel"/>
    <w:tmpl w:val="4EE89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BD5A33"/>
    <w:multiLevelType w:val="hybridMultilevel"/>
    <w:tmpl w:val="557CF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0DA1EFA"/>
    <w:multiLevelType w:val="hybridMultilevel"/>
    <w:tmpl w:val="76A2817E"/>
    <w:lvl w:ilvl="0" w:tplc="0409000F">
      <w:start w:val="1"/>
      <w:numFmt w:val="decimal"/>
      <w:lvlText w:val="%1."/>
      <w:lvlJc w:val="left"/>
      <w:pPr>
        <w:ind w:left="720" w:hanging="360"/>
      </w:pPr>
    </w:lvl>
    <w:lvl w:ilvl="1" w:tplc="2EC48C8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EC601F"/>
    <w:multiLevelType w:val="hybridMultilevel"/>
    <w:tmpl w:val="84AA0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1874D9"/>
    <w:multiLevelType w:val="hybridMultilevel"/>
    <w:tmpl w:val="02A4C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056FE4"/>
    <w:multiLevelType w:val="hybridMultilevel"/>
    <w:tmpl w:val="AF4A3424"/>
    <w:lvl w:ilvl="0" w:tplc="9AECC1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DE337F7"/>
    <w:multiLevelType w:val="hybridMultilevel"/>
    <w:tmpl w:val="704EF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C22FB2"/>
    <w:multiLevelType w:val="hybridMultilevel"/>
    <w:tmpl w:val="E7CE7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8D0346"/>
    <w:multiLevelType w:val="hybridMultilevel"/>
    <w:tmpl w:val="BAAAA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09237EB"/>
    <w:multiLevelType w:val="hybridMultilevel"/>
    <w:tmpl w:val="2A82316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7000F1"/>
    <w:multiLevelType w:val="hybridMultilevel"/>
    <w:tmpl w:val="BE0201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CD1F30"/>
    <w:multiLevelType w:val="hybridMultilevel"/>
    <w:tmpl w:val="348C5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FA747D"/>
    <w:multiLevelType w:val="hybridMultilevel"/>
    <w:tmpl w:val="6E623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8C0C5A"/>
    <w:multiLevelType w:val="hybridMultilevel"/>
    <w:tmpl w:val="2E840776"/>
    <w:lvl w:ilvl="0" w:tplc="7D664D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155922"/>
    <w:multiLevelType w:val="hybridMultilevel"/>
    <w:tmpl w:val="06AE9EBE"/>
    <w:lvl w:ilvl="0" w:tplc="FFFFFFF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BF2EAA"/>
    <w:multiLevelType w:val="hybridMultilevel"/>
    <w:tmpl w:val="7AE29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67D1C8C"/>
    <w:multiLevelType w:val="hybridMultilevel"/>
    <w:tmpl w:val="5984A9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B81131D"/>
    <w:multiLevelType w:val="hybridMultilevel"/>
    <w:tmpl w:val="07080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411FB2"/>
    <w:multiLevelType w:val="hybridMultilevel"/>
    <w:tmpl w:val="4C280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A13EC3"/>
    <w:multiLevelType w:val="hybridMultilevel"/>
    <w:tmpl w:val="EB501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4C6EE5"/>
    <w:multiLevelType w:val="hybridMultilevel"/>
    <w:tmpl w:val="92ECE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6C532C"/>
    <w:multiLevelType w:val="hybridMultilevel"/>
    <w:tmpl w:val="2EC83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A4679A"/>
    <w:multiLevelType w:val="hybridMultilevel"/>
    <w:tmpl w:val="7D964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E354B6"/>
    <w:multiLevelType w:val="hybridMultilevel"/>
    <w:tmpl w:val="335CB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6351FE4"/>
    <w:multiLevelType w:val="hybridMultilevel"/>
    <w:tmpl w:val="37923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6213C0"/>
    <w:multiLevelType w:val="hybridMultilevel"/>
    <w:tmpl w:val="C6624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2D0EBB"/>
    <w:multiLevelType w:val="hybridMultilevel"/>
    <w:tmpl w:val="7AD81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AC65366"/>
    <w:multiLevelType w:val="hybridMultilevel"/>
    <w:tmpl w:val="883282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F4C55B9"/>
    <w:multiLevelType w:val="multilevel"/>
    <w:tmpl w:val="D5FA53C0"/>
    <w:lvl w:ilvl="0">
      <w:start w:val="1"/>
      <w:numFmt w:val="decimal"/>
      <w:lvlText w:val="%1."/>
      <w:lvlJc w:val="left"/>
      <w:pPr>
        <w:tabs>
          <w:tab w:val="num" w:pos="990"/>
        </w:tabs>
        <w:ind w:left="990" w:hanging="360"/>
      </w:pPr>
      <w:rPr>
        <w:color w:val="C0000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6A5F34"/>
    <w:multiLevelType w:val="hybridMultilevel"/>
    <w:tmpl w:val="3872B5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4D11961"/>
    <w:multiLevelType w:val="hybridMultilevel"/>
    <w:tmpl w:val="990CD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4034C2"/>
    <w:multiLevelType w:val="hybridMultilevel"/>
    <w:tmpl w:val="585E6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BA0C43"/>
    <w:multiLevelType w:val="hybridMultilevel"/>
    <w:tmpl w:val="2B129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5F44104"/>
    <w:multiLevelType w:val="hybridMultilevel"/>
    <w:tmpl w:val="D73CA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8A460E"/>
    <w:multiLevelType w:val="hybridMultilevel"/>
    <w:tmpl w:val="BAE20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EA1230"/>
    <w:multiLevelType w:val="hybridMultilevel"/>
    <w:tmpl w:val="E9FC2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74E0BC4"/>
    <w:multiLevelType w:val="hybridMultilevel"/>
    <w:tmpl w:val="F350FC24"/>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0A3573"/>
    <w:multiLevelType w:val="hybridMultilevel"/>
    <w:tmpl w:val="58B8D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97D57CB"/>
    <w:multiLevelType w:val="multilevel"/>
    <w:tmpl w:val="BEB6DB1E"/>
    <w:lvl w:ilvl="0">
      <w:start w:val="1"/>
      <w:numFmt w:val="decimal"/>
      <w:lvlText w:val="%1."/>
      <w:lvlJc w:val="left"/>
      <w:pPr>
        <w:ind w:left="2130" w:hanging="360"/>
      </w:pPr>
      <w:rPr>
        <w:vertAlign w:val="baseline"/>
      </w:rPr>
    </w:lvl>
    <w:lvl w:ilvl="1">
      <w:start w:val="1"/>
      <w:numFmt w:val="lowerLetter"/>
      <w:lvlText w:val="%2."/>
      <w:lvlJc w:val="left"/>
      <w:pPr>
        <w:ind w:left="1785" w:firstLine="1425"/>
      </w:pPr>
      <w:rPr>
        <w:vertAlign w:val="baseline"/>
      </w:rPr>
    </w:lvl>
    <w:lvl w:ilvl="2">
      <w:start w:val="1"/>
      <w:numFmt w:val="lowerRoman"/>
      <w:lvlText w:val="%3."/>
      <w:lvlJc w:val="right"/>
      <w:pPr>
        <w:ind w:left="2505" w:firstLine="2325"/>
      </w:pPr>
      <w:rPr>
        <w:vertAlign w:val="baseline"/>
      </w:rPr>
    </w:lvl>
    <w:lvl w:ilvl="3">
      <w:start w:val="1"/>
      <w:numFmt w:val="decimal"/>
      <w:lvlText w:val="%4."/>
      <w:lvlJc w:val="left"/>
      <w:pPr>
        <w:ind w:left="3225" w:firstLine="2865"/>
      </w:pPr>
      <w:rPr>
        <w:vertAlign w:val="baseline"/>
      </w:rPr>
    </w:lvl>
    <w:lvl w:ilvl="4">
      <w:start w:val="1"/>
      <w:numFmt w:val="lowerLetter"/>
      <w:lvlText w:val="%5."/>
      <w:lvlJc w:val="left"/>
      <w:pPr>
        <w:ind w:left="3945" w:firstLine="3585"/>
      </w:pPr>
      <w:rPr>
        <w:vertAlign w:val="baseline"/>
      </w:rPr>
    </w:lvl>
    <w:lvl w:ilvl="5">
      <w:start w:val="1"/>
      <w:numFmt w:val="lowerRoman"/>
      <w:lvlText w:val="%6."/>
      <w:lvlJc w:val="right"/>
      <w:pPr>
        <w:ind w:left="4665" w:firstLine="4485"/>
      </w:pPr>
      <w:rPr>
        <w:vertAlign w:val="baseline"/>
      </w:rPr>
    </w:lvl>
    <w:lvl w:ilvl="6">
      <w:start w:val="1"/>
      <w:numFmt w:val="decimal"/>
      <w:lvlText w:val="%7."/>
      <w:lvlJc w:val="left"/>
      <w:pPr>
        <w:ind w:left="5385" w:firstLine="5025"/>
      </w:pPr>
      <w:rPr>
        <w:vertAlign w:val="baseline"/>
      </w:rPr>
    </w:lvl>
    <w:lvl w:ilvl="7">
      <w:start w:val="1"/>
      <w:numFmt w:val="lowerLetter"/>
      <w:lvlText w:val="%8."/>
      <w:lvlJc w:val="left"/>
      <w:pPr>
        <w:ind w:left="6105" w:firstLine="5745"/>
      </w:pPr>
      <w:rPr>
        <w:vertAlign w:val="baseline"/>
      </w:rPr>
    </w:lvl>
    <w:lvl w:ilvl="8">
      <w:start w:val="1"/>
      <w:numFmt w:val="lowerRoman"/>
      <w:lvlText w:val="%9."/>
      <w:lvlJc w:val="right"/>
      <w:pPr>
        <w:ind w:left="6825" w:firstLine="6645"/>
      </w:pPr>
      <w:rPr>
        <w:vertAlign w:val="baseline"/>
      </w:rPr>
    </w:lvl>
  </w:abstractNum>
  <w:abstractNum w:abstractNumId="50" w15:restartNumberingAfterBreak="0">
    <w:nsid w:val="59BE2967"/>
    <w:multiLevelType w:val="hybridMultilevel"/>
    <w:tmpl w:val="668ECE70"/>
    <w:lvl w:ilvl="0" w:tplc="04090011">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AAB2B03"/>
    <w:multiLevelType w:val="hybridMultilevel"/>
    <w:tmpl w:val="A29E2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AE957DF"/>
    <w:multiLevelType w:val="hybridMultilevel"/>
    <w:tmpl w:val="86E8E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B0B032A"/>
    <w:multiLevelType w:val="hybridMultilevel"/>
    <w:tmpl w:val="046AC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F049AB"/>
    <w:multiLevelType w:val="hybridMultilevel"/>
    <w:tmpl w:val="B5E6B05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5" w15:restartNumberingAfterBreak="0">
    <w:nsid w:val="5D9E3615"/>
    <w:multiLevelType w:val="multilevel"/>
    <w:tmpl w:val="FF80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F247B4"/>
    <w:multiLevelType w:val="hybridMultilevel"/>
    <w:tmpl w:val="23C0002A"/>
    <w:lvl w:ilvl="0" w:tplc="FFFFFFFF">
      <w:start w:val="1"/>
      <w:numFmt w:val="decimal"/>
      <w:lvlText w:val="%1."/>
      <w:lvlJc w:val="left"/>
      <w:pPr>
        <w:ind w:left="81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0C76C62"/>
    <w:multiLevelType w:val="hybridMultilevel"/>
    <w:tmpl w:val="53BA9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16A6052"/>
    <w:multiLevelType w:val="hybridMultilevel"/>
    <w:tmpl w:val="644E8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1FF46BE"/>
    <w:multiLevelType w:val="hybridMultilevel"/>
    <w:tmpl w:val="319CA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4AF5199"/>
    <w:multiLevelType w:val="hybridMultilevel"/>
    <w:tmpl w:val="565EE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4EB6202"/>
    <w:multiLevelType w:val="hybridMultilevel"/>
    <w:tmpl w:val="443AB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6004882"/>
    <w:multiLevelType w:val="hybridMultilevel"/>
    <w:tmpl w:val="D1982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7F271C6"/>
    <w:multiLevelType w:val="hybridMultilevel"/>
    <w:tmpl w:val="1ADCB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80E1BC4"/>
    <w:multiLevelType w:val="hybridMultilevel"/>
    <w:tmpl w:val="A78E8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9721927"/>
    <w:multiLevelType w:val="hybridMultilevel"/>
    <w:tmpl w:val="E94817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C8031EB"/>
    <w:multiLevelType w:val="hybridMultilevel"/>
    <w:tmpl w:val="A0BA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DEB12E1"/>
    <w:multiLevelType w:val="hybridMultilevel"/>
    <w:tmpl w:val="CEAA0A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6EAE6939"/>
    <w:multiLevelType w:val="hybridMultilevel"/>
    <w:tmpl w:val="1F927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F6557EE"/>
    <w:multiLevelType w:val="hybridMultilevel"/>
    <w:tmpl w:val="48A0A8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0CF002F"/>
    <w:multiLevelType w:val="hybridMultilevel"/>
    <w:tmpl w:val="89DC42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0FC4B03"/>
    <w:multiLevelType w:val="multilevel"/>
    <w:tmpl w:val="D012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25474C"/>
    <w:multiLevelType w:val="hybridMultilevel"/>
    <w:tmpl w:val="CAD84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3944CBA"/>
    <w:multiLevelType w:val="hybridMultilevel"/>
    <w:tmpl w:val="3806B48C"/>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74" w15:restartNumberingAfterBreak="0">
    <w:nsid w:val="75934CF7"/>
    <w:multiLevelType w:val="hybridMultilevel"/>
    <w:tmpl w:val="E81A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6D769C7"/>
    <w:multiLevelType w:val="hybridMultilevel"/>
    <w:tmpl w:val="65886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8745814"/>
    <w:multiLevelType w:val="hybridMultilevel"/>
    <w:tmpl w:val="F3B888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78AE089A"/>
    <w:multiLevelType w:val="multilevel"/>
    <w:tmpl w:val="4666126A"/>
    <w:styleLink w:val="RTFNum7"/>
    <w:lvl w:ilvl="0">
      <w:start w:val="1"/>
      <w:numFmt w:val="decimal"/>
      <w:lvlText w:val="%1)"/>
      <w:lvlJc w:val="left"/>
      <w:pPr>
        <w:ind w:left="1215" w:hanging="495"/>
      </w:pPr>
      <w:rPr>
        <w:rFonts w:cs="Times New Roman"/>
      </w:rPr>
    </w:lvl>
    <w:lvl w:ilvl="1">
      <w:start w:val="1"/>
      <w:numFmt w:val="decimal"/>
      <w:lvlText w:val="%2)"/>
      <w:lvlJc w:val="left"/>
      <w:pPr>
        <w:ind w:left="2430" w:hanging="495"/>
      </w:pPr>
      <w:rPr>
        <w:rFonts w:cs="Times New Roman"/>
      </w:rPr>
    </w:lvl>
    <w:lvl w:ilvl="2">
      <w:start w:val="1"/>
      <w:numFmt w:val="decimal"/>
      <w:lvlText w:val="%3)"/>
      <w:lvlJc w:val="left"/>
      <w:pPr>
        <w:ind w:left="3645" w:hanging="495"/>
      </w:pPr>
      <w:rPr>
        <w:rFonts w:cs="Times New Roman"/>
      </w:rPr>
    </w:lvl>
    <w:lvl w:ilvl="3">
      <w:start w:val="1"/>
      <w:numFmt w:val="decimal"/>
      <w:lvlText w:val="%4)"/>
      <w:lvlJc w:val="left"/>
      <w:pPr>
        <w:ind w:left="4860" w:hanging="495"/>
      </w:pPr>
      <w:rPr>
        <w:rFonts w:cs="Times New Roman"/>
      </w:rPr>
    </w:lvl>
    <w:lvl w:ilvl="4">
      <w:start w:val="1"/>
      <w:numFmt w:val="decimal"/>
      <w:lvlText w:val="%5)"/>
      <w:lvlJc w:val="left"/>
      <w:pPr>
        <w:ind w:left="6075" w:hanging="495"/>
      </w:pPr>
      <w:rPr>
        <w:rFonts w:cs="Times New Roman"/>
      </w:rPr>
    </w:lvl>
    <w:lvl w:ilvl="5">
      <w:start w:val="1"/>
      <w:numFmt w:val="decimal"/>
      <w:lvlText w:val="%6)"/>
      <w:lvlJc w:val="left"/>
      <w:pPr>
        <w:ind w:left="7290" w:hanging="495"/>
      </w:pPr>
      <w:rPr>
        <w:rFonts w:cs="Times New Roman"/>
      </w:rPr>
    </w:lvl>
    <w:lvl w:ilvl="6">
      <w:start w:val="1"/>
      <w:numFmt w:val="decimal"/>
      <w:lvlText w:val="%7)"/>
      <w:lvlJc w:val="left"/>
      <w:pPr>
        <w:ind w:left="8505" w:hanging="495"/>
      </w:pPr>
      <w:rPr>
        <w:rFonts w:cs="Times New Roman"/>
      </w:rPr>
    </w:lvl>
    <w:lvl w:ilvl="7">
      <w:start w:val="1"/>
      <w:numFmt w:val="decimal"/>
      <w:lvlText w:val="%8)"/>
      <w:lvlJc w:val="left"/>
      <w:pPr>
        <w:ind w:left="9720" w:hanging="495"/>
      </w:pPr>
      <w:rPr>
        <w:rFonts w:cs="Times New Roman"/>
      </w:rPr>
    </w:lvl>
    <w:lvl w:ilvl="8">
      <w:start w:val="1"/>
      <w:numFmt w:val="decimal"/>
      <w:lvlText w:val="%9)"/>
      <w:lvlJc w:val="left"/>
      <w:pPr>
        <w:ind w:left="10935" w:hanging="495"/>
      </w:pPr>
      <w:rPr>
        <w:rFonts w:cs="Times New Roman"/>
      </w:rPr>
    </w:lvl>
  </w:abstractNum>
  <w:abstractNum w:abstractNumId="78" w15:restartNumberingAfterBreak="0">
    <w:nsid w:val="7D64390D"/>
    <w:multiLevelType w:val="hybridMultilevel"/>
    <w:tmpl w:val="B53C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E403807"/>
    <w:multiLevelType w:val="hybridMultilevel"/>
    <w:tmpl w:val="5F943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7EDF129E"/>
    <w:multiLevelType w:val="hybridMultilevel"/>
    <w:tmpl w:val="B7A6D3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F3602B6"/>
    <w:multiLevelType w:val="hybridMultilevel"/>
    <w:tmpl w:val="FDA8D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F954035"/>
    <w:multiLevelType w:val="hybridMultilevel"/>
    <w:tmpl w:val="DE98F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4312163">
    <w:abstractNumId w:val="4"/>
  </w:num>
  <w:num w:numId="2" w16cid:durableId="257955464">
    <w:abstractNumId w:val="77"/>
  </w:num>
  <w:num w:numId="3" w16cid:durableId="395250480">
    <w:abstractNumId w:val="48"/>
  </w:num>
  <w:num w:numId="4" w16cid:durableId="373504484">
    <w:abstractNumId w:val="22"/>
  </w:num>
  <w:num w:numId="5" w16cid:durableId="2073967341">
    <w:abstractNumId w:val="44"/>
  </w:num>
  <w:num w:numId="6" w16cid:durableId="1034691321">
    <w:abstractNumId w:val="57"/>
  </w:num>
  <w:num w:numId="7" w16cid:durableId="1689060279">
    <w:abstractNumId w:val="23"/>
  </w:num>
  <w:num w:numId="8" w16cid:durableId="1728331771">
    <w:abstractNumId w:val="28"/>
  </w:num>
  <w:num w:numId="9" w16cid:durableId="1633946591">
    <w:abstractNumId w:val="9"/>
  </w:num>
  <w:num w:numId="10" w16cid:durableId="1463305203">
    <w:abstractNumId w:val="14"/>
  </w:num>
  <w:num w:numId="11" w16cid:durableId="1295869241">
    <w:abstractNumId w:val="74"/>
  </w:num>
  <w:num w:numId="12" w16cid:durableId="482822195">
    <w:abstractNumId w:val="2"/>
  </w:num>
  <w:num w:numId="13" w16cid:durableId="1065373006">
    <w:abstractNumId w:val="61"/>
  </w:num>
  <w:num w:numId="14" w16cid:durableId="463088394">
    <w:abstractNumId w:val="64"/>
  </w:num>
  <w:num w:numId="15" w16cid:durableId="1187713423">
    <w:abstractNumId w:val="29"/>
  </w:num>
  <w:num w:numId="16" w16cid:durableId="1452549828">
    <w:abstractNumId w:val="75"/>
  </w:num>
  <w:num w:numId="17" w16cid:durableId="413010226">
    <w:abstractNumId w:val="60"/>
  </w:num>
  <w:num w:numId="18" w16cid:durableId="811219159">
    <w:abstractNumId w:val="59"/>
  </w:num>
  <w:num w:numId="19" w16cid:durableId="1388452006">
    <w:abstractNumId w:val="32"/>
  </w:num>
  <w:num w:numId="20" w16cid:durableId="425269795">
    <w:abstractNumId w:val="66"/>
  </w:num>
  <w:num w:numId="21" w16cid:durableId="83579764">
    <w:abstractNumId w:val="34"/>
  </w:num>
  <w:num w:numId="22" w16cid:durableId="243224500">
    <w:abstractNumId w:val="82"/>
  </w:num>
  <w:num w:numId="23" w16cid:durableId="1654988680">
    <w:abstractNumId w:val="43"/>
  </w:num>
  <w:num w:numId="24" w16cid:durableId="2041319407">
    <w:abstractNumId w:val="0"/>
  </w:num>
  <w:num w:numId="25" w16cid:durableId="1316759003">
    <w:abstractNumId w:val="31"/>
  </w:num>
  <w:num w:numId="26" w16cid:durableId="705300521">
    <w:abstractNumId w:val="72"/>
  </w:num>
  <w:num w:numId="27" w16cid:durableId="1288507727">
    <w:abstractNumId w:val="39"/>
  </w:num>
  <w:num w:numId="28" w16cid:durableId="1521550864">
    <w:abstractNumId w:val="58"/>
  </w:num>
  <w:num w:numId="29" w16cid:durableId="1526288498">
    <w:abstractNumId w:val="62"/>
  </w:num>
  <w:num w:numId="30" w16cid:durableId="678194502">
    <w:abstractNumId w:val="19"/>
  </w:num>
  <w:num w:numId="31" w16cid:durableId="728653183">
    <w:abstractNumId w:val="13"/>
  </w:num>
  <w:num w:numId="32" w16cid:durableId="2062289748">
    <w:abstractNumId w:val="37"/>
  </w:num>
  <w:num w:numId="33" w16cid:durableId="1034118229">
    <w:abstractNumId w:val="68"/>
  </w:num>
  <w:num w:numId="34" w16cid:durableId="203298900">
    <w:abstractNumId w:val="80"/>
  </w:num>
  <w:num w:numId="35" w16cid:durableId="184056499">
    <w:abstractNumId w:val="76"/>
  </w:num>
  <w:num w:numId="36" w16cid:durableId="1948191085">
    <w:abstractNumId w:val="38"/>
  </w:num>
  <w:num w:numId="37" w16cid:durableId="1014458787">
    <w:abstractNumId w:val="69"/>
  </w:num>
  <w:num w:numId="38" w16cid:durableId="827938654">
    <w:abstractNumId w:val="70"/>
  </w:num>
  <w:num w:numId="39" w16cid:durableId="915820198">
    <w:abstractNumId w:val="79"/>
  </w:num>
  <w:num w:numId="40" w16cid:durableId="1617634202">
    <w:abstractNumId w:val="12"/>
  </w:num>
  <w:num w:numId="41" w16cid:durableId="707099428">
    <w:abstractNumId w:val="46"/>
  </w:num>
  <w:num w:numId="42" w16cid:durableId="892811557">
    <w:abstractNumId w:val="15"/>
  </w:num>
  <w:num w:numId="43" w16cid:durableId="963732082">
    <w:abstractNumId w:val="3"/>
  </w:num>
  <w:num w:numId="44" w16cid:durableId="1424374763">
    <w:abstractNumId w:val="67"/>
  </w:num>
  <w:num w:numId="45" w16cid:durableId="1385325120">
    <w:abstractNumId w:val="26"/>
  </w:num>
  <w:num w:numId="46" w16cid:durableId="1523593900">
    <w:abstractNumId w:val="11"/>
  </w:num>
  <w:num w:numId="47" w16cid:durableId="2002002004">
    <w:abstractNumId w:val="78"/>
  </w:num>
  <w:num w:numId="48" w16cid:durableId="1423377264">
    <w:abstractNumId w:val="18"/>
  </w:num>
  <w:num w:numId="49" w16cid:durableId="2026401774">
    <w:abstractNumId w:val="42"/>
  </w:num>
  <w:num w:numId="50" w16cid:durableId="1025718783">
    <w:abstractNumId w:val="20"/>
  </w:num>
  <w:num w:numId="51" w16cid:durableId="978456425">
    <w:abstractNumId w:val="54"/>
  </w:num>
  <w:num w:numId="52" w16cid:durableId="1622767086">
    <w:abstractNumId w:val="1"/>
  </w:num>
  <w:num w:numId="53" w16cid:durableId="1049652790">
    <w:abstractNumId w:val="45"/>
  </w:num>
  <w:num w:numId="54" w16cid:durableId="993532943">
    <w:abstractNumId w:val="27"/>
  </w:num>
  <w:num w:numId="55" w16cid:durableId="1614705683">
    <w:abstractNumId w:val="49"/>
  </w:num>
  <w:num w:numId="56" w16cid:durableId="1263957836">
    <w:abstractNumId w:val="41"/>
  </w:num>
  <w:num w:numId="57" w16cid:durableId="1337272363">
    <w:abstractNumId w:val="50"/>
  </w:num>
  <w:num w:numId="58" w16cid:durableId="1443763566">
    <w:abstractNumId w:val="16"/>
  </w:num>
  <w:num w:numId="59" w16cid:durableId="650720120">
    <w:abstractNumId w:val="35"/>
  </w:num>
  <w:num w:numId="60" w16cid:durableId="1799300154">
    <w:abstractNumId w:val="65"/>
  </w:num>
  <w:num w:numId="61" w16cid:durableId="2047215885">
    <w:abstractNumId w:val="73"/>
  </w:num>
  <w:num w:numId="62" w16cid:durableId="118501127">
    <w:abstractNumId w:val="52"/>
  </w:num>
  <w:num w:numId="63" w16cid:durableId="1620448367">
    <w:abstractNumId w:val="40"/>
  </w:num>
  <w:num w:numId="64" w16cid:durableId="1587954550">
    <w:abstractNumId w:val="53"/>
  </w:num>
  <w:num w:numId="65" w16cid:durableId="280040970">
    <w:abstractNumId w:val="33"/>
  </w:num>
  <w:num w:numId="66" w16cid:durableId="1281306131">
    <w:abstractNumId w:val="51"/>
  </w:num>
  <w:num w:numId="67" w16cid:durableId="190263732">
    <w:abstractNumId w:val="81"/>
  </w:num>
  <w:num w:numId="68" w16cid:durableId="268126845">
    <w:abstractNumId w:val="63"/>
  </w:num>
  <w:num w:numId="69" w16cid:durableId="814838001">
    <w:abstractNumId w:val="10"/>
  </w:num>
  <w:num w:numId="70" w16cid:durableId="1830169978">
    <w:abstractNumId w:val="47"/>
  </w:num>
  <w:num w:numId="71" w16cid:durableId="432551959">
    <w:abstractNumId w:val="56"/>
  </w:num>
  <w:num w:numId="72" w16cid:durableId="609438025">
    <w:abstractNumId w:val="25"/>
  </w:num>
  <w:num w:numId="73" w16cid:durableId="363092324">
    <w:abstractNumId w:val="8"/>
  </w:num>
  <w:num w:numId="74" w16cid:durableId="1022516937">
    <w:abstractNumId w:val="17"/>
  </w:num>
  <w:num w:numId="75" w16cid:durableId="993221331">
    <w:abstractNumId w:val="6"/>
  </w:num>
  <w:num w:numId="76" w16cid:durableId="133105554">
    <w:abstractNumId w:val="55"/>
  </w:num>
  <w:num w:numId="77" w16cid:durableId="1818187005">
    <w:abstractNumId w:val="71"/>
  </w:num>
  <w:num w:numId="78" w16cid:durableId="1272279729">
    <w:abstractNumId w:val="24"/>
  </w:num>
  <w:num w:numId="79" w16cid:durableId="1266579392">
    <w:abstractNumId w:val="36"/>
  </w:num>
  <w:num w:numId="80" w16cid:durableId="49233181">
    <w:abstractNumId w:val="30"/>
  </w:num>
  <w:num w:numId="81" w16cid:durableId="1679769540">
    <w:abstractNumId w:val="5"/>
  </w:num>
  <w:num w:numId="82" w16cid:durableId="1733695932">
    <w:abstractNumId w:val="7"/>
  </w:num>
  <w:num w:numId="83" w16cid:durableId="1459569443">
    <w:abstractNumId w:val="21"/>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hid Syed">
    <w15:presenceInfo w15:providerId="Windows Live" w15:userId="6754885cef43792c"/>
  </w15:person>
  <w15:person w15:author="Umar Abd-Allah">
    <w15:presenceInfo w15:providerId="Windows Live" w15:userId="d6c75f13182a0837"/>
  </w15:person>
  <w15:person w15:author="Farooq Chaudhry (CH)">
    <w15:presenceInfo w15:providerId="AD" w15:userId="S::Farooq.Chaudhry@lw.com::492eb27d-1ddd-4262-bea2-2b92a592edb3"/>
  </w15:person>
  <w15:person w15:author="Haseeb, Zahed A (CHI)">
    <w15:presenceInfo w15:providerId="AD" w15:userId="S::zahed.haseeb@skadden.com::a5167dc6-a44b-435d-a9cf-3f9e18f026fd"/>
  </w15:person>
  <w15:person w15:author="Farooq Chaudhry">
    <w15:presenceInfo w15:providerId="AD" w15:userId="S::farooq@UCHICAGO.EDU::80224dee-71b1-4d11-9ba2-521ee43b9a43"/>
  </w15:person>
  <w15:person w15:author="Lacina, Raymond - Faculty &lt;raymondlacina@delta.edu&gt;">
    <w15:presenceInfo w15:providerId="AD" w15:userId="S::raymondlacina@delta.edu::a58f4c6b-230c-4a0d-9bfd-6d4d78786e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172"/>
    <w:rsid w:val="0000015D"/>
    <w:rsid w:val="0000063E"/>
    <w:rsid w:val="0000074D"/>
    <w:rsid w:val="0000076B"/>
    <w:rsid w:val="00000798"/>
    <w:rsid w:val="000007B8"/>
    <w:rsid w:val="00000A60"/>
    <w:rsid w:val="00000BBA"/>
    <w:rsid w:val="00000C47"/>
    <w:rsid w:val="000010D5"/>
    <w:rsid w:val="00001180"/>
    <w:rsid w:val="00001334"/>
    <w:rsid w:val="0000157E"/>
    <w:rsid w:val="00001B24"/>
    <w:rsid w:val="00001ED7"/>
    <w:rsid w:val="00001FB2"/>
    <w:rsid w:val="000020BF"/>
    <w:rsid w:val="000022B7"/>
    <w:rsid w:val="000023DF"/>
    <w:rsid w:val="00002499"/>
    <w:rsid w:val="000025CD"/>
    <w:rsid w:val="00002752"/>
    <w:rsid w:val="0000292F"/>
    <w:rsid w:val="000029A7"/>
    <w:rsid w:val="00002A24"/>
    <w:rsid w:val="00002A9A"/>
    <w:rsid w:val="00002B67"/>
    <w:rsid w:val="00002DB2"/>
    <w:rsid w:val="0000326D"/>
    <w:rsid w:val="000035B2"/>
    <w:rsid w:val="0000360D"/>
    <w:rsid w:val="00003943"/>
    <w:rsid w:val="000041DD"/>
    <w:rsid w:val="00004264"/>
    <w:rsid w:val="000042FC"/>
    <w:rsid w:val="00004776"/>
    <w:rsid w:val="00004856"/>
    <w:rsid w:val="000049A5"/>
    <w:rsid w:val="00004BF5"/>
    <w:rsid w:val="00004D61"/>
    <w:rsid w:val="00004DA7"/>
    <w:rsid w:val="00004E3A"/>
    <w:rsid w:val="00004E6C"/>
    <w:rsid w:val="00004EDE"/>
    <w:rsid w:val="000054F3"/>
    <w:rsid w:val="0000564F"/>
    <w:rsid w:val="00005722"/>
    <w:rsid w:val="00005988"/>
    <w:rsid w:val="00005D1A"/>
    <w:rsid w:val="00005DD0"/>
    <w:rsid w:val="00005F9B"/>
    <w:rsid w:val="000063D0"/>
    <w:rsid w:val="0000691C"/>
    <w:rsid w:val="00006B6B"/>
    <w:rsid w:val="00006C3D"/>
    <w:rsid w:val="00006D06"/>
    <w:rsid w:val="000072C0"/>
    <w:rsid w:val="00007577"/>
    <w:rsid w:val="00007588"/>
    <w:rsid w:val="00007941"/>
    <w:rsid w:val="00007B55"/>
    <w:rsid w:val="00007D7B"/>
    <w:rsid w:val="00010077"/>
    <w:rsid w:val="00010281"/>
    <w:rsid w:val="000104DC"/>
    <w:rsid w:val="000107EA"/>
    <w:rsid w:val="00010899"/>
    <w:rsid w:val="00010A0F"/>
    <w:rsid w:val="00010BAB"/>
    <w:rsid w:val="00010F42"/>
    <w:rsid w:val="0001111B"/>
    <w:rsid w:val="000112BE"/>
    <w:rsid w:val="00011511"/>
    <w:rsid w:val="0001155A"/>
    <w:rsid w:val="000115F2"/>
    <w:rsid w:val="00011CAB"/>
    <w:rsid w:val="00011F4C"/>
    <w:rsid w:val="00011F6E"/>
    <w:rsid w:val="000124C8"/>
    <w:rsid w:val="0001280D"/>
    <w:rsid w:val="000128A4"/>
    <w:rsid w:val="000128D6"/>
    <w:rsid w:val="000129BB"/>
    <w:rsid w:val="00012ECD"/>
    <w:rsid w:val="00012EE1"/>
    <w:rsid w:val="00012F3E"/>
    <w:rsid w:val="000130BD"/>
    <w:rsid w:val="000130C1"/>
    <w:rsid w:val="0001349C"/>
    <w:rsid w:val="00013651"/>
    <w:rsid w:val="0001367F"/>
    <w:rsid w:val="00013783"/>
    <w:rsid w:val="0001398D"/>
    <w:rsid w:val="00013999"/>
    <w:rsid w:val="00013D1B"/>
    <w:rsid w:val="00013E62"/>
    <w:rsid w:val="00013E7D"/>
    <w:rsid w:val="0001408F"/>
    <w:rsid w:val="00014478"/>
    <w:rsid w:val="00014DF9"/>
    <w:rsid w:val="00014F70"/>
    <w:rsid w:val="000150BB"/>
    <w:rsid w:val="00015926"/>
    <w:rsid w:val="00015D02"/>
    <w:rsid w:val="00016077"/>
    <w:rsid w:val="0001613C"/>
    <w:rsid w:val="00016339"/>
    <w:rsid w:val="0001688E"/>
    <w:rsid w:val="00016D8C"/>
    <w:rsid w:val="00016DC3"/>
    <w:rsid w:val="00016FEA"/>
    <w:rsid w:val="00017139"/>
    <w:rsid w:val="0001713D"/>
    <w:rsid w:val="00017227"/>
    <w:rsid w:val="00017358"/>
    <w:rsid w:val="00017864"/>
    <w:rsid w:val="00017AFB"/>
    <w:rsid w:val="00017B7D"/>
    <w:rsid w:val="00017EC4"/>
    <w:rsid w:val="000201B1"/>
    <w:rsid w:val="000202EC"/>
    <w:rsid w:val="000204A8"/>
    <w:rsid w:val="00020703"/>
    <w:rsid w:val="00020DC4"/>
    <w:rsid w:val="00020EC1"/>
    <w:rsid w:val="00020FCB"/>
    <w:rsid w:val="00021638"/>
    <w:rsid w:val="00021985"/>
    <w:rsid w:val="00021B15"/>
    <w:rsid w:val="00021BB0"/>
    <w:rsid w:val="00021BE8"/>
    <w:rsid w:val="00021E7E"/>
    <w:rsid w:val="0002208C"/>
    <w:rsid w:val="0002210B"/>
    <w:rsid w:val="0002239F"/>
    <w:rsid w:val="0002289E"/>
    <w:rsid w:val="00022A48"/>
    <w:rsid w:val="00022ACF"/>
    <w:rsid w:val="00022C09"/>
    <w:rsid w:val="00022CCA"/>
    <w:rsid w:val="00022D98"/>
    <w:rsid w:val="00022F79"/>
    <w:rsid w:val="00022FD5"/>
    <w:rsid w:val="0002319D"/>
    <w:rsid w:val="00023317"/>
    <w:rsid w:val="00023589"/>
    <w:rsid w:val="00023AE8"/>
    <w:rsid w:val="00023B30"/>
    <w:rsid w:val="00023D4E"/>
    <w:rsid w:val="0002421F"/>
    <w:rsid w:val="0002436C"/>
    <w:rsid w:val="000247E8"/>
    <w:rsid w:val="00024C9A"/>
    <w:rsid w:val="00024D38"/>
    <w:rsid w:val="00024EE9"/>
    <w:rsid w:val="00024F1D"/>
    <w:rsid w:val="0002538B"/>
    <w:rsid w:val="0002559A"/>
    <w:rsid w:val="000258B4"/>
    <w:rsid w:val="00025A11"/>
    <w:rsid w:val="00025A6C"/>
    <w:rsid w:val="00025BEB"/>
    <w:rsid w:val="00026273"/>
    <w:rsid w:val="000265DC"/>
    <w:rsid w:val="00026787"/>
    <w:rsid w:val="0002684B"/>
    <w:rsid w:val="00026FB9"/>
    <w:rsid w:val="000271FE"/>
    <w:rsid w:val="0002727B"/>
    <w:rsid w:val="00027463"/>
    <w:rsid w:val="00027617"/>
    <w:rsid w:val="000277CF"/>
    <w:rsid w:val="000279A0"/>
    <w:rsid w:val="00027B73"/>
    <w:rsid w:val="00027BEE"/>
    <w:rsid w:val="00027D12"/>
    <w:rsid w:val="00027F49"/>
    <w:rsid w:val="000300A3"/>
    <w:rsid w:val="0003013A"/>
    <w:rsid w:val="000301B7"/>
    <w:rsid w:val="0003045B"/>
    <w:rsid w:val="0003065D"/>
    <w:rsid w:val="000307B7"/>
    <w:rsid w:val="0003080A"/>
    <w:rsid w:val="00030F36"/>
    <w:rsid w:val="00030F68"/>
    <w:rsid w:val="00030FE2"/>
    <w:rsid w:val="00031248"/>
    <w:rsid w:val="00031532"/>
    <w:rsid w:val="0003189F"/>
    <w:rsid w:val="00031E91"/>
    <w:rsid w:val="00031F5A"/>
    <w:rsid w:val="00031F66"/>
    <w:rsid w:val="00032107"/>
    <w:rsid w:val="0003263E"/>
    <w:rsid w:val="000326F8"/>
    <w:rsid w:val="00032AB7"/>
    <w:rsid w:val="00032DAC"/>
    <w:rsid w:val="00032F19"/>
    <w:rsid w:val="00033053"/>
    <w:rsid w:val="0003326F"/>
    <w:rsid w:val="000334BC"/>
    <w:rsid w:val="000339C3"/>
    <w:rsid w:val="000339D6"/>
    <w:rsid w:val="00033A39"/>
    <w:rsid w:val="00033B58"/>
    <w:rsid w:val="00033C58"/>
    <w:rsid w:val="00033D29"/>
    <w:rsid w:val="00034353"/>
    <w:rsid w:val="00034463"/>
    <w:rsid w:val="000344F9"/>
    <w:rsid w:val="0003479A"/>
    <w:rsid w:val="00034C4E"/>
    <w:rsid w:val="00034DC3"/>
    <w:rsid w:val="00034E2F"/>
    <w:rsid w:val="00034EA4"/>
    <w:rsid w:val="00035157"/>
    <w:rsid w:val="000355EF"/>
    <w:rsid w:val="00035E5A"/>
    <w:rsid w:val="00036188"/>
    <w:rsid w:val="00036319"/>
    <w:rsid w:val="00036363"/>
    <w:rsid w:val="000363A6"/>
    <w:rsid w:val="00036425"/>
    <w:rsid w:val="0003644A"/>
    <w:rsid w:val="00036546"/>
    <w:rsid w:val="00036574"/>
    <w:rsid w:val="0003667B"/>
    <w:rsid w:val="000367B8"/>
    <w:rsid w:val="00036B59"/>
    <w:rsid w:val="00036FE0"/>
    <w:rsid w:val="000372FB"/>
    <w:rsid w:val="00037336"/>
    <w:rsid w:val="0003753B"/>
    <w:rsid w:val="0003757C"/>
    <w:rsid w:val="000376FA"/>
    <w:rsid w:val="00037731"/>
    <w:rsid w:val="00037869"/>
    <w:rsid w:val="00037FB5"/>
    <w:rsid w:val="000400E2"/>
    <w:rsid w:val="000401D2"/>
    <w:rsid w:val="00040680"/>
    <w:rsid w:val="000407DB"/>
    <w:rsid w:val="00041002"/>
    <w:rsid w:val="00041B5D"/>
    <w:rsid w:val="00041F5F"/>
    <w:rsid w:val="000422D2"/>
    <w:rsid w:val="00042F98"/>
    <w:rsid w:val="000432C1"/>
    <w:rsid w:val="00043DD3"/>
    <w:rsid w:val="0004429F"/>
    <w:rsid w:val="000443CE"/>
    <w:rsid w:val="000445D8"/>
    <w:rsid w:val="00044A42"/>
    <w:rsid w:val="00044DA7"/>
    <w:rsid w:val="00044E0A"/>
    <w:rsid w:val="00044F0E"/>
    <w:rsid w:val="000451A7"/>
    <w:rsid w:val="0004539E"/>
    <w:rsid w:val="000458CA"/>
    <w:rsid w:val="00045CC3"/>
    <w:rsid w:val="00045D65"/>
    <w:rsid w:val="00045DFC"/>
    <w:rsid w:val="00045E1E"/>
    <w:rsid w:val="00045E34"/>
    <w:rsid w:val="00045E53"/>
    <w:rsid w:val="0004600E"/>
    <w:rsid w:val="000460E7"/>
    <w:rsid w:val="00046305"/>
    <w:rsid w:val="00046529"/>
    <w:rsid w:val="000466DB"/>
    <w:rsid w:val="000466F4"/>
    <w:rsid w:val="0004688C"/>
    <w:rsid w:val="000469C0"/>
    <w:rsid w:val="00046AA0"/>
    <w:rsid w:val="00046F6A"/>
    <w:rsid w:val="0004712D"/>
    <w:rsid w:val="00047223"/>
    <w:rsid w:val="00047544"/>
    <w:rsid w:val="00047784"/>
    <w:rsid w:val="000477D0"/>
    <w:rsid w:val="00047E5C"/>
    <w:rsid w:val="00047F32"/>
    <w:rsid w:val="00050108"/>
    <w:rsid w:val="00050D6D"/>
    <w:rsid w:val="00050E2E"/>
    <w:rsid w:val="00051300"/>
    <w:rsid w:val="000513A8"/>
    <w:rsid w:val="0005144B"/>
    <w:rsid w:val="0005153B"/>
    <w:rsid w:val="00051870"/>
    <w:rsid w:val="000518F7"/>
    <w:rsid w:val="00051BDE"/>
    <w:rsid w:val="00051BE0"/>
    <w:rsid w:val="00051E5D"/>
    <w:rsid w:val="00052538"/>
    <w:rsid w:val="000526AD"/>
    <w:rsid w:val="00052920"/>
    <w:rsid w:val="000529A7"/>
    <w:rsid w:val="00052CBA"/>
    <w:rsid w:val="00052E13"/>
    <w:rsid w:val="00052EB8"/>
    <w:rsid w:val="00052F6C"/>
    <w:rsid w:val="00053383"/>
    <w:rsid w:val="000533DE"/>
    <w:rsid w:val="000533F9"/>
    <w:rsid w:val="0005347A"/>
    <w:rsid w:val="00053545"/>
    <w:rsid w:val="0005359E"/>
    <w:rsid w:val="000535F5"/>
    <w:rsid w:val="000535F8"/>
    <w:rsid w:val="0005375E"/>
    <w:rsid w:val="00053F70"/>
    <w:rsid w:val="000541F2"/>
    <w:rsid w:val="000542DC"/>
    <w:rsid w:val="000542E9"/>
    <w:rsid w:val="0005441B"/>
    <w:rsid w:val="00054768"/>
    <w:rsid w:val="000549C0"/>
    <w:rsid w:val="000549DC"/>
    <w:rsid w:val="00054AC3"/>
    <w:rsid w:val="00055288"/>
    <w:rsid w:val="00055966"/>
    <w:rsid w:val="00055992"/>
    <w:rsid w:val="00055B63"/>
    <w:rsid w:val="00055CEA"/>
    <w:rsid w:val="00055EC0"/>
    <w:rsid w:val="00055FAB"/>
    <w:rsid w:val="000562BD"/>
    <w:rsid w:val="00056489"/>
    <w:rsid w:val="000567CF"/>
    <w:rsid w:val="000568D5"/>
    <w:rsid w:val="00056C6B"/>
    <w:rsid w:val="00057144"/>
    <w:rsid w:val="00057365"/>
    <w:rsid w:val="0005740A"/>
    <w:rsid w:val="000575A9"/>
    <w:rsid w:val="00057641"/>
    <w:rsid w:val="00057716"/>
    <w:rsid w:val="00057A64"/>
    <w:rsid w:val="00057BD9"/>
    <w:rsid w:val="000602F9"/>
    <w:rsid w:val="00060505"/>
    <w:rsid w:val="00060820"/>
    <w:rsid w:val="0006088A"/>
    <w:rsid w:val="00060CF1"/>
    <w:rsid w:val="00060FB6"/>
    <w:rsid w:val="0006111F"/>
    <w:rsid w:val="000612E0"/>
    <w:rsid w:val="000613DB"/>
    <w:rsid w:val="0006141A"/>
    <w:rsid w:val="0006147B"/>
    <w:rsid w:val="00061844"/>
    <w:rsid w:val="00061917"/>
    <w:rsid w:val="00061A2C"/>
    <w:rsid w:val="00061B75"/>
    <w:rsid w:val="00061E35"/>
    <w:rsid w:val="00061E42"/>
    <w:rsid w:val="00061F28"/>
    <w:rsid w:val="00062691"/>
    <w:rsid w:val="000626CD"/>
    <w:rsid w:val="0006270E"/>
    <w:rsid w:val="0006287A"/>
    <w:rsid w:val="00062923"/>
    <w:rsid w:val="00062D75"/>
    <w:rsid w:val="00062FD4"/>
    <w:rsid w:val="00063045"/>
    <w:rsid w:val="00063282"/>
    <w:rsid w:val="0006344C"/>
    <w:rsid w:val="00063736"/>
    <w:rsid w:val="000637B8"/>
    <w:rsid w:val="00063886"/>
    <w:rsid w:val="00063E9B"/>
    <w:rsid w:val="000642E0"/>
    <w:rsid w:val="00064456"/>
    <w:rsid w:val="0006487A"/>
    <w:rsid w:val="00064A49"/>
    <w:rsid w:val="00064EA6"/>
    <w:rsid w:val="00064EDF"/>
    <w:rsid w:val="0006510D"/>
    <w:rsid w:val="00065958"/>
    <w:rsid w:val="00065C41"/>
    <w:rsid w:val="00065F12"/>
    <w:rsid w:val="00065F4D"/>
    <w:rsid w:val="000660D3"/>
    <w:rsid w:val="000667B5"/>
    <w:rsid w:val="00066949"/>
    <w:rsid w:val="00066F5E"/>
    <w:rsid w:val="00066FE9"/>
    <w:rsid w:val="0006704E"/>
    <w:rsid w:val="00067EA3"/>
    <w:rsid w:val="0007023F"/>
    <w:rsid w:val="0007027A"/>
    <w:rsid w:val="0007032D"/>
    <w:rsid w:val="000704F2"/>
    <w:rsid w:val="000706C5"/>
    <w:rsid w:val="0007082E"/>
    <w:rsid w:val="00070D99"/>
    <w:rsid w:val="00070F25"/>
    <w:rsid w:val="00070F97"/>
    <w:rsid w:val="00071011"/>
    <w:rsid w:val="000711C3"/>
    <w:rsid w:val="00071204"/>
    <w:rsid w:val="000712F1"/>
    <w:rsid w:val="000713FA"/>
    <w:rsid w:val="0007171C"/>
    <w:rsid w:val="0007187D"/>
    <w:rsid w:val="000719A6"/>
    <w:rsid w:val="00071AEF"/>
    <w:rsid w:val="00071D51"/>
    <w:rsid w:val="00072478"/>
    <w:rsid w:val="00072479"/>
    <w:rsid w:val="0007257A"/>
    <w:rsid w:val="000728D6"/>
    <w:rsid w:val="00072CC9"/>
    <w:rsid w:val="0007339B"/>
    <w:rsid w:val="000736BE"/>
    <w:rsid w:val="00073739"/>
    <w:rsid w:val="0007390D"/>
    <w:rsid w:val="0007393B"/>
    <w:rsid w:val="000739A2"/>
    <w:rsid w:val="00074046"/>
    <w:rsid w:val="00074B97"/>
    <w:rsid w:val="00074C1D"/>
    <w:rsid w:val="00074D9B"/>
    <w:rsid w:val="00075010"/>
    <w:rsid w:val="00075142"/>
    <w:rsid w:val="00075154"/>
    <w:rsid w:val="0007522E"/>
    <w:rsid w:val="00075297"/>
    <w:rsid w:val="000756FA"/>
    <w:rsid w:val="00075731"/>
    <w:rsid w:val="00075A90"/>
    <w:rsid w:val="00075EFF"/>
    <w:rsid w:val="00075FD9"/>
    <w:rsid w:val="000761BF"/>
    <w:rsid w:val="000761D7"/>
    <w:rsid w:val="0007623D"/>
    <w:rsid w:val="00076472"/>
    <w:rsid w:val="00076B1C"/>
    <w:rsid w:val="00076C1B"/>
    <w:rsid w:val="00076C4A"/>
    <w:rsid w:val="00077134"/>
    <w:rsid w:val="00077158"/>
    <w:rsid w:val="0007720C"/>
    <w:rsid w:val="000772F3"/>
    <w:rsid w:val="00077357"/>
    <w:rsid w:val="0007755D"/>
    <w:rsid w:val="0007759E"/>
    <w:rsid w:val="0007780F"/>
    <w:rsid w:val="00077882"/>
    <w:rsid w:val="00077CD8"/>
    <w:rsid w:val="00077D65"/>
    <w:rsid w:val="00077DF6"/>
    <w:rsid w:val="00077F76"/>
    <w:rsid w:val="00077FD5"/>
    <w:rsid w:val="00080841"/>
    <w:rsid w:val="00080868"/>
    <w:rsid w:val="0008149B"/>
    <w:rsid w:val="000815AF"/>
    <w:rsid w:val="00081D74"/>
    <w:rsid w:val="00081E0E"/>
    <w:rsid w:val="0008247B"/>
    <w:rsid w:val="0008269F"/>
    <w:rsid w:val="0008272F"/>
    <w:rsid w:val="00082753"/>
    <w:rsid w:val="0008276E"/>
    <w:rsid w:val="00082ABA"/>
    <w:rsid w:val="00082BC6"/>
    <w:rsid w:val="00082D21"/>
    <w:rsid w:val="00083180"/>
    <w:rsid w:val="0008336A"/>
    <w:rsid w:val="000834BE"/>
    <w:rsid w:val="000834DA"/>
    <w:rsid w:val="000835B6"/>
    <w:rsid w:val="0008362F"/>
    <w:rsid w:val="000837EA"/>
    <w:rsid w:val="00083F74"/>
    <w:rsid w:val="000841DF"/>
    <w:rsid w:val="000842A9"/>
    <w:rsid w:val="0008430D"/>
    <w:rsid w:val="00084695"/>
    <w:rsid w:val="00084915"/>
    <w:rsid w:val="00084CD6"/>
    <w:rsid w:val="00084E09"/>
    <w:rsid w:val="00085268"/>
    <w:rsid w:val="00085288"/>
    <w:rsid w:val="00085350"/>
    <w:rsid w:val="0008557C"/>
    <w:rsid w:val="0008587C"/>
    <w:rsid w:val="00085BCE"/>
    <w:rsid w:val="00085E2D"/>
    <w:rsid w:val="00085ED2"/>
    <w:rsid w:val="000862D5"/>
    <w:rsid w:val="000863A0"/>
    <w:rsid w:val="000864E2"/>
    <w:rsid w:val="000866E0"/>
    <w:rsid w:val="00086706"/>
    <w:rsid w:val="0008674E"/>
    <w:rsid w:val="00086B1A"/>
    <w:rsid w:val="00086E6E"/>
    <w:rsid w:val="000872AD"/>
    <w:rsid w:val="000872FD"/>
    <w:rsid w:val="00087519"/>
    <w:rsid w:val="0008752A"/>
    <w:rsid w:val="00087783"/>
    <w:rsid w:val="00087A61"/>
    <w:rsid w:val="00087BB7"/>
    <w:rsid w:val="00087CAD"/>
    <w:rsid w:val="00087F2F"/>
    <w:rsid w:val="00090275"/>
    <w:rsid w:val="000902B9"/>
    <w:rsid w:val="0009037F"/>
    <w:rsid w:val="00090465"/>
    <w:rsid w:val="0009062E"/>
    <w:rsid w:val="000907B5"/>
    <w:rsid w:val="000907DE"/>
    <w:rsid w:val="00091074"/>
    <w:rsid w:val="000911A5"/>
    <w:rsid w:val="000913BC"/>
    <w:rsid w:val="000913DE"/>
    <w:rsid w:val="000915E3"/>
    <w:rsid w:val="0009167A"/>
    <w:rsid w:val="00091703"/>
    <w:rsid w:val="00091757"/>
    <w:rsid w:val="000917B6"/>
    <w:rsid w:val="00091950"/>
    <w:rsid w:val="00091B05"/>
    <w:rsid w:val="00091BF2"/>
    <w:rsid w:val="00091F3A"/>
    <w:rsid w:val="0009262E"/>
    <w:rsid w:val="00092A47"/>
    <w:rsid w:val="00092A9C"/>
    <w:rsid w:val="00092BDC"/>
    <w:rsid w:val="000931FB"/>
    <w:rsid w:val="00093271"/>
    <w:rsid w:val="0009334A"/>
    <w:rsid w:val="000935C0"/>
    <w:rsid w:val="000935FD"/>
    <w:rsid w:val="00093BBE"/>
    <w:rsid w:val="00093DDF"/>
    <w:rsid w:val="00093EDD"/>
    <w:rsid w:val="00093F23"/>
    <w:rsid w:val="00094173"/>
    <w:rsid w:val="00094303"/>
    <w:rsid w:val="00094379"/>
    <w:rsid w:val="000947F0"/>
    <w:rsid w:val="000948C6"/>
    <w:rsid w:val="000948DF"/>
    <w:rsid w:val="00094C53"/>
    <w:rsid w:val="00094D46"/>
    <w:rsid w:val="00094D58"/>
    <w:rsid w:val="0009557B"/>
    <w:rsid w:val="00095759"/>
    <w:rsid w:val="00095A79"/>
    <w:rsid w:val="00095BAD"/>
    <w:rsid w:val="00095C79"/>
    <w:rsid w:val="00095CB2"/>
    <w:rsid w:val="00095DBA"/>
    <w:rsid w:val="0009626F"/>
    <w:rsid w:val="00096580"/>
    <w:rsid w:val="00096628"/>
    <w:rsid w:val="00096771"/>
    <w:rsid w:val="00096B57"/>
    <w:rsid w:val="00096D44"/>
    <w:rsid w:val="00096E7E"/>
    <w:rsid w:val="00097107"/>
    <w:rsid w:val="0009733A"/>
    <w:rsid w:val="0009738C"/>
    <w:rsid w:val="00097400"/>
    <w:rsid w:val="00097425"/>
    <w:rsid w:val="00097742"/>
    <w:rsid w:val="000977D9"/>
    <w:rsid w:val="00097812"/>
    <w:rsid w:val="00097C2A"/>
    <w:rsid w:val="000A0174"/>
    <w:rsid w:val="000A07D9"/>
    <w:rsid w:val="000A102F"/>
    <w:rsid w:val="000A1127"/>
    <w:rsid w:val="000A1278"/>
    <w:rsid w:val="000A1435"/>
    <w:rsid w:val="000A1503"/>
    <w:rsid w:val="000A169B"/>
    <w:rsid w:val="000A19C6"/>
    <w:rsid w:val="000A1EF0"/>
    <w:rsid w:val="000A2448"/>
    <w:rsid w:val="000A280D"/>
    <w:rsid w:val="000A2880"/>
    <w:rsid w:val="000A3051"/>
    <w:rsid w:val="000A3414"/>
    <w:rsid w:val="000A36E1"/>
    <w:rsid w:val="000A39DA"/>
    <w:rsid w:val="000A3A24"/>
    <w:rsid w:val="000A3A84"/>
    <w:rsid w:val="000A3A8A"/>
    <w:rsid w:val="000A3ACA"/>
    <w:rsid w:val="000A3D88"/>
    <w:rsid w:val="000A3E4F"/>
    <w:rsid w:val="000A4491"/>
    <w:rsid w:val="000A44CF"/>
    <w:rsid w:val="000A451C"/>
    <w:rsid w:val="000A45EE"/>
    <w:rsid w:val="000A47CC"/>
    <w:rsid w:val="000A4816"/>
    <w:rsid w:val="000A481B"/>
    <w:rsid w:val="000A4E6E"/>
    <w:rsid w:val="000A514D"/>
    <w:rsid w:val="000A51E7"/>
    <w:rsid w:val="000A533C"/>
    <w:rsid w:val="000A542C"/>
    <w:rsid w:val="000A548B"/>
    <w:rsid w:val="000A5520"/>
    <w:rsid w:val="000A572E"/>
    <w:rsid w:val="000A5731"/>
    <w:rsid w:val="000A5764"/>
    <w:rsid w:val="000A5886"/>
    <w:rsid w:val="000A5B46"/>
    <w:rsid w:val="000A5CFB"/>
    <w:rsid w:val="000A5D3C"/>
    <w:rsid w:val="000A5D42"/>
    <w:rsid w:val="000A6057"/>
    <w:rsid w:val="000A6187"/>
    <w:rsid w:val="000A634E"/>
    <w:rsid w:val="000A6ECA"/>
    <w:rsid w:val="000A7449"/>
    <w:rsid w:val="000A782A"/>
    <w:rsid w:val="000A785A"/>
    <w:rsid w:val="000A7980"/>
    <w:rsid w:val="000A79CC"/>
    <w:rsid w:val="000A7B42"/>
    <w:rsid w:val="000A7D0E"/>
    <w:rsid w:val="000B01D7"/>
    <w:rsid w:val="000B02EE"/>
    <w:rsid w:val="000B0760"/>
    <w:rsid w:val="000B08E7"/>
    <w:rsid w:val="000B0975"/>
    <w:rsid w:val="000B098F"/>
    <w:rsid w:val="000B09BE"/>
    <w:rsid w:val="000B0A61"/>
    <w:rsid w:val="000B0AD1"/>
    <w:rsid w:val="000B0DBD"/>
    <w:rsid w:val="000B2852"/>
    <w:rsid w:val="000B2A63"/>
    <w:rsid w:val="000B2C0A"/>
    <w:rsid w:val="000B2CBA"/>
    <w:rsid w:val="000B2EE2"/>
    <w:rsid w:val="000B33DB"/>
    <w:rsid w:val="000B3776"/>
    <w:rsid w:val="000B385A"/>
    <w:rsid w:val="000B38BF"/>
    <w:rsid w:val="000B3C5E"/>
    <w:rsid w:val="000B3DDD"/>
    <w:rsid w:val="000B422D"/>
    <w:rsid w:val="000B44AB"/>
    <w:rsid w:val="000B4555"/>
    <w:rsid w:val="000B4826"/>
    <w:rsid w:val="000B4A73"/>
    <w:rsid w:val="000B4B1D"/>
    <w:rsid w:val="000B4D31"/>
    <w:rsid w:val="000B4F38"/>
    <w:rsid w:val="000B4FF0"/>
    <w:rsid w:val="000B5072"/>
    <w:rsid w:val="000B5123"/>
    <w:rsid w:val="000B5127"/>
    <w:rsid w:val="000B571C"/>
    <w:rsid w:val="000B5FA3"/>
    <w:rsid w:val="000B6307"/>
    <w:rsid w:val="000B661F"/>
    <w:rsid w:val="000B6AB4"/>
    <w:rsid w:val="000B6C13"/>
    <w:rsid w:val="000B7250"/>
    <w:rsid w:val="000B73F0"/>
    <w:rsid w:val="000B790F"/>
    <w:rsid w:val="000B7A05"/>
    <w:rsid w:val="000C0056"/>
    <w:rsid w:val="000C0074"/>
    <w:rsid w:val="000C023C"/>
    <w:rsid w:val="000C0257"/>
    <w:rsid w:val="000C0C1A"/>
    <w:rsid w:val="000C0D36"/>
    <w:rsid w:val="000C1302"/>
    <w:rsid w:val="000C138F"/>
    <w:rsid w:val="000C13DD"/>
    <w:rsid w:val="000C160D"/>
    <w:rsid w:val="000C184A"/>
    <w:rsid w:val="000C1A47"/>
    <w:rsid w:val="000C1A90"/>
    <w:rsid w:val="000C1D7D"/>
    <w:rsid w:val="000C231B"/>
    <w:rsid w:val="000C2433"/>
    <w:rsid w:val="000C257E"/>
    <w:rsid w:val="000C26BB"/>
    <w:rsid w:val="000C28FF"/>
    <w:rsid w:val="000C2B6D"/>
    <w:rsid w:val="000C3424"/>
    <w:rsid w:val="000C35EA"/>
    <w:rsid w:val="000C3897"/>
    <w:rsid w:val="000C3AD1"/>
    <w:rsid w:val="000C44DD"/>
    <w:rsid w:val="000C456F"/>
    <w:rsid w:val="000C48C8"/>
    <w:rsid w:val="000C4973"/>
    <w:rsid w:val="000C554A"/>
    <w:rsid w:val="000C5687"/>
    <w:rsid w:val="000C57A3"/>
    <w:rsid w:val="000C587E"/>
    <w:rsid w:val="000C5BB4"/>
    <w:rsid w:val="000C5D4D"/>
    <w:rsid w:val="000C6035"/>
    <w:rsid w:val="000C62C2"/>
    <w:rsid w:val="000C65A4"/>
    <w:rsid w:val="000C666C"/>
    <w:rsid w:val="000C6C7C"/>
    <w:rsid w:val="000C6CCF"/>
    <w:rsid w:val="000C6F93"/>
    <w:rsid w:val="000C7018"/>
    <w:rsid w:val="000C7022"/>
    <w:rsid w:val="000C70C9"/>
    <w:rsid w:val="000C72D5"/>
    <w:rsid w:val="000C72D8"/>
    <w:rsid w:val="000C7813"/>
    <w:rsid w:val="000C7869"/>
    <w:rsid w:val="000C7A91"/>
    <w:rsid w:val="000C7B6D"/>
    <w:rsid w:val="000C7C3A"/>
    <w:rsid w:val="000C7C5A"/>
    <w:rsid w:val="000C7CAB"/>
    <w:rsid w:val="000C7DE9"/>
    <w:rsid w:val="000D0269"/>
    <w:rsid w:val="000D057D"/>
    <w:rsid w:val="000D076F"/>
    <w:rsid w:val="000D0BA8"/>
    <w:rsid w:val="000D0C68"/>
    <w:rsid w:val="000D0CC0"/>
    <w:rsid w:val="000D0EB3"/>
    <w:rsid w:val="000D164F"/>
    <w:rsid w:val="000D1961"/>
    <w:rsid w:val="000D1A3E"/>
    <w:rsid w:val="000D1DC7"/>
    <w:rsid w:val="000D211B"/>
    <w:rsid w:val="000D2F8D"/>
    <w:rsid w:val="000D32ED"/>
    <w:rsid w:val="000D3763"/>
    <w:rsid w:val="000D37CA"/>
    <w:rsid w:val="000D3804"/>
    <w:rsid w:val="000D386F"/>
    <w:rsid w:val="000D39E6"/>
    <w:rsid w:val="000D3C62"/>
    <w:rsid w:val="000D3CFB"/>
    <w:rsid w:val="000D3E3A"/>
    <w:rsid w:val="000D3EAA"/>
    <w:rsid w:val="000D3F6D"/>
    <w:rsid w:val="000D3FB2"/>
    <w:rsid w:val="000D478F"/>
    <w:rsid w:val="000D4A02"/>
    <w:rsid w:val="000D4C3B"/>
    <w:rsid w:val="000D4CB0"/>
    <w:rsid w:val="000D4FCE"/>
    <w:rsid w:val="000D50D6"/>
    <w:rsid w:val="000D55CF"/>
    <w:rsid w:val="000D5703"/>
    <w:rsid w:val="000D5F7C"/>
    <w:rsid w:val="000D5FC6"/>
    <w:rsid w:val="000D69F5"/>
    <w:rsid w:val="000D6AC8"/>
    <w:rsid w:val="000D6ADC"/>
    <w:rsid w:val="000D6C0A"/>
    <w:rsid w:val="000D6C4A"/>
    <w:rsid w:val="000D6D50"/>
    <w:rsid w:val="000D6E4E"/>
    <w:rsid w:val="000D7167"/>
    <w:rsid w:val="000D7320"/>
    <w:rsid w:val="000D7383"/>
    <w:rsid w:val="000D73A5"/>
    <w:rsid w:val="000D74A5"/>
    <w:rsid w:val="000D751E"/>
    <w:rsid w:val="000D7814"/>
    <w:rsid w:val="000D7DA2"/>
    <w:rsid w:val="000E006A"/>
    <w:rsid w:val="000E0247"/>
    <w:rsid w:val="000E02EC"/>
    <w:rsid w:val="000E0B3C"/>
    <w:rsid w:val="000E0D3E"/>
    <w:rsid w:val="000E0FD3"/>
    <w:rsid w:val="000E11E3"/>
    <w:rsid w:val="000E11F1"/>
    <w:rsid w:val="000E1240"/>
    <w:rsid w:val="000E1283"/>
    <w:rsid w:val="000E1318"/>
    <w:rsid w:val="000E1678"/>
    <w:rsid w:val="000E1A0D"/>
    <w:rsid w:val="000E1EDB"/>
    <w:rsid w:val="000E22FE"/>
    <w:rsid w:val="000E27DD"/>
    <w:rsid w:val="000E2E54"/>
    <w:rsid w:val="000E2FF5"/>
    <w:rsid w:val="000E32F6"/>
    <w:rsid w:val="000E3C3A"/>
    <w:rsid w:val="000E41F8"/>
    <w:rsid w:val="000E42D0"/>
    <w:rsid w:val="000E435B"/>
    <w:rsid w:val="000E4367"/>
    <w:rsid w:val="000E4417"/>
    <w:rsid w:val="000E4DB7"/>
    <w:rsid w:val="000E4EA3"/>
    <w:rsid w:val="000E4F7E"/>
    <w:rsid w:val="000E4FE0"/>
    <w:rsid w:val="000E505E"/>
    <w:rsid w:val="000E5638"/>
    <w:rsid w:val="000E5BCB"/>
    <w:rsid w:val="000E6299"/>
    <w:rsid w:val="000E6468"/>
    <w:rsid w:val="000E6781"/>
    <w:rsid w:val="000E67B2"/>
    <w:rsid w:val="000E6834"/>
    <w:rsid w:val="000E694B"/>
    <w:rsid w:val="000E6B9F"/>
    <w:rsid w:val="000E6E67"/>
    <w:rsid w:val="000E702D"/>
    <w:rsid w:val="000E7123"/>
    <w:rsid w:val="000E729B"/>
    <w:rsid w:val="000E73CE"/>
    <w:rsid w:val="000E73F3"/>
    <w:rsid w:val="000E7461"/>
    <w:rsid w:val="000E7832"/>
    <w:rsid w:val="000E7A2C"/>
    <w:rsid w:val="000F02E7"/>
    <w:rsid w:val="000F097E"/>
    <w:rsid w:val="000F10E6"/>
    <w:rsid w:val="000F1243"/>
    <w:rsid w:val="000F1556"/>
    <w:rsid w:val="000F1710"/>
    <w:rsid w:val="000F173C"/>
    <w:rsid w:val="000F1C0D"/>
    <w:rsid w:val="000F1CA4"/>
    <w:rsid w:val="000F1CF0"/>
    <w:rsid w:val="000F1E28"/>
    <w:rsid w:val="000F1F1C"/>
    <w:rsid w:val="000F214B"/>
    <w:rsid w:val="000F21A6"/>
    <w:rsid w:val="000F2483"/>
    <w:rsid w:val="000F24CD"/>
    <w:rsid w:val="000F2757"/>
    <w:rsid w:val="000F2879"/>
    <w:rsid w:val="000F290B"/>
    <w:rsid w:val="000F29B0"/>
    <w:rsid w:val="000F3755"/>
    <w:rsid w:val="000F3AB1"/>
    <w:rsid w:val="000F3B3C"/>
    <w:rsid w:val="000F3C4D"/>
    <w:rsid w:val="000F3EC8"/>
    <w:rsid w:val="000F3FA5"/>
    <w:rsid w:val="000F423D"/>
    <w:rsid w:val="000F4418"/>
    <w:rsid w:val="000F4511"/>
    <w:rsid w:val="000F4A0D"/>
    <w:rsid w:val="000F4C15"/>
    <w:rsid w:val="000F4E86"/>
    <w:rsid w:val="000F4EE4"/>
    <w:rsid w:val="000F535E"/>
    <w:rsid w:val="000F56AE"/>
    <w:rsid w:val="000F59B5"/>
    <w:rsid w:val="000F5C87"/>
    <w:rsid w:val="000F623B"/>
    <w:rsid w:val="000F632C"/>
    <w:rsid w:val="000F69B9"/>
    <w:rsid w:val="000F69FB"/>
    <w:rsid w:val="000F6A0B"/>
    <w:rsid w:val="000F6C1A"/>
    <w:rsid w:val="000F6CC8"/>
    <w:rsid w:val="000F6F5B"/>
    <w:rsid w:val="000F6FD8"/>
    <w:rsid w:val="000F7204"/>
    <w:rsid w:val="000F7206"/>
    <w:rsid w:val="000F7392"/>
    <w:rsid w:val="000F7704"/>
    <w:rsid w:val="000F7BA4"/>
    <w:rsid w:val="00100290"/>
    <w:rsid w:val="0010047C"/>
    <w:rsid w:val="001005CA"/>
    <w:rsid w:val="001007B2"/>
    <w:rsid w:val="001008A4"/>
    <w:rsid w:val="0010095C"/>
    <w:rsid w:val="00100C1B"/>
    <w:rsid w:val="00100D0D"/>
    <w:rsid w:val="0010151C"/>
    <w:rsid w:val="00101A22"/>
    <w:rsid w:val="00101DD4"/>
    <w:rsid w:val="00102BBE"/>
    <w:rsid w:val="00102BCC"/>
    <w:rsid w:val="00102E26"/>
    <w:rsid w:val="00103183"/>
    <w:rsid w:val="0010333B"/>
    <w:rsid w:val="00103BBC"/>
    <w:rsid w:val="00103C99"/>
    <w:rsid w:val="00103D90"/>
    <w:rsid w:val="0010400C"/>
    <w:rsid w:val="001043D9"/>
    <w:rsid w:val="001044B4"/>
    <w:rsid w:val="001047E4"/>
    <w:rsid w:val="00104894"/>
    <w:rsid w:val="00104A8C"/>
    <w:rsid w:val="00104C17"/>
    <w:rsid w:val="00104CE7"/>
    <w:rsid w:val="00104D67"/>
    <w:rsid w:val="00105036"/>
    <w:rsid w:val="0010544C"/>
    <w:rsid w:val="00105647"/>
    <w:rsid w:val="00105800"/>
    <w:rsid w:val="00105818"/>
    <w:rsid w:val="0010599E"/>
    <w:rsid w:val="00105AE6"/>
    <w:rsid w:val="00105C01"/>
    <w:rsid w:val="00105C4D"/>
    <w:rsid w:val="00105D5D"/>
    <w:rsid w:val="00106228"/>
    <w:rsid w:val="00106455"/>
    <w:rsid w:val="001064FD"/>
    <w:rsid w:val="0010666F"/>
    <w:rsid w:val="0010672E"/>
    <w:rsid w:val="00106888"/>
    <w:rsid w:val="00106A90"/>
    <w:rsid w:val="00106AF8"/>
    <w:rsid w:val="00106D06"/>
    <w:rsid w:val="00106DE3"/>
    <w:rsid w:val="00106E94"/>
    <w:rsid w:val="00107384"/>
    <w:rsid w:val="0010743F"/>
    <w:rsid w:val="0010744B"/>
    <w:rsid w:val="00107589"/>
    <w:rsid w:val="00107708"/>
    <w:rsid w:val="00107709"/>
    <w:rsid w:val="00107887"/>
    <w:rsid w:val="00110142"/>
    <w:rsid w:val="001102BE"/>
    <w:rsid w:val="00110439"/>
    <w:rsid w:val="001105C1"/>
    <w:rsid w:val="00110851"/>
    <w:rsid w:val="0011087A"/>
    <w:rsid w:val="00111295"/>
    <w:rsid w:val="0011134D"/>
    <w:rsid w:val="00111363"/>
    <w:rsid w:val="001113A1"/>
    <w:rsid w:val="00111521"/>
    <w:rsid w:val="00111775"/>
    <w:rsid w:val="00111971"/>
    <w:rsid w:val="001119E3"/>
    <w:rsid w:val="00111AC3"/>
    <w:rsid w:val="0011201A"/>
    <w:rsid w:val="0011202E"/>
    <w:rsid w:val="00112031"/>
    <w:rsid w:val="00112662"/>
    <w:rsid w:val="001126A9"/>
    <w:rsid w:val="00112A5B"/>
    <w:rsid w:val="00112AA2"/>
    <w:rsid w:val="00112D1D"/>
    <w:rsid w:val="00112EE3"/>
    <w:rsid w:val="00112F06"/>
    <w:rsid w:val="001130BA"/>
    <w:rsid w:val="001130E0"/>
    <w:rsid w:val="0011311D"/>
    <w:rsid w:val="00113468"/>
    <w:rsid w:val="001134AC"/>
    <w:rsid w:val="00113C4A"/>
    <w:rsid w:val="00114154"/>
    <w:rsid w:val="00114496"/>
    <w:rsid w:val="001144D0"/>
    <w:rsid w:val="00114860"/>
    <w:rsid w:val="00114AB2"/>
    <w:rsid w:val="00114E48"/>
    <w:rsid w:val="00115298"/>
    <w:rsid w:val="00115330"/>
    <w:rsid w:val="00115491"/>
    <w:rsid w:val="0011554F"/>
    <w:rsid w:val="0011588E"/>
    <w:rsid w:val="001158D8"/>
    <w:rsid w:val="00115F8D"/>
    <w:rsid w:val="00115FCA"/>
    <w:rsid w:val="00116019"/>
    <w:rsid w:val="001162FE"/>
    <w:rsid w:val="001165A4"/>
    <w:rsid w:val="0011683C"/>
    <w:rsid w:val="00116B91"/>
    <w:rsid w:val="00116DD1"/>
    <w:rsid w:val="00116F01"/>
    <w:rsid w:val="00116F6A"/>
    <w:rsid w:val="00116FFF"/>
    <w:rsid w:val="0011717C"/>
    <w:rsid w:val="0011756D"/>
    <w:rsid w:val="001175B8"/>
    <w:rsid w:val="00117724"/>
    <w:rsid w:val="0012045C"/>
    <w:rsid w:val="00120963"/>
    <w:rsid w:val="00120B3E"/>
    <w:rsid w:val="00120D74"/>
    <w:rsid w:val="00120E21"/>
    <w:rsid w:val="00120EDA"/>
    <w:rsid w:val="00120EEE"/>
    <w:rsid w:val="00121B5F"/>
    <w:rsid w:val="00121C42"/>
    <w:rsid w:val="00121CEE"/>
    <w:rsid w:val="001221E4"/>
    <w:rsid w:val="001221FD"/>
    <w:rsid w:val="00122358"/>
    <w:rsid w:val="0012236E"/>
    <w:rsid w:val="001225E7"/>
    <w:rsid w:val="00122603"/>
    <w:rsid w:val="00122659"/>
    <w:rsid w:val="001226B6"/>
    <w:rsid w:val="001227F2"/>
    <w:rsid w:val="00122852"/>
    <w:rsid w:val="00122B95"/>
    <w:rsid w:val="00122D31"/>
    <w:rsid w:val="00122D62"/>
    <w:rsid w:val="00122E01"/>
    <w:rsid w:val="00122FED"/>
    <w:rsid w:val="001234EC"/>
    <w:rsid w:val="00123805"/>
    <w:rsid w:val="00123935"/>
    <w:rsid w:val="00123B3B"/>
    <w:rsid w:val="001241BA"/>
    <w:rsid w:val="00124538"/>
    <w:rsid w:val="001246F5"/>
    <w:rsid w:val="001247D1"/>
    <w:rsid w:val="001248FB"/>
    <w:rsid w:val="001249D5"/>
    <w:rsid w:val="00124ADA"/>
    <w:rsid w:val="00124D1F"/>
    <w:rsid w:val="00124F04"/>
    <w:rsid w:val="00125006"/>
    <w:rsid w:val="001251BF"/>
    <w:rsid w:val="0012533D"/>
    <w:rsid w:val="001255D0"/>
    <w:rsid w:val="001256B5"/>
    <w:rsid w:val="00125AAE"/>
    <w:rsid w:val="00125B20"/>
    <w:rsid w:val="00125D4D"/>
    <w:rsid w:val="00125F69"/>
    <w:rsid w:val="001262AE"/>
    <w:rsid w:val="0012644B"/>
    <w:rsid w:val="001265A2"/>
    <w:rsid w:val="00126603"/>
    <w:rsid w:val="00126735"/>
    <w:rsid w:val="00126CBC"/>
    <w:rsid w:val="0012702C"/>
    <w:rsid w:val="00127405"/>
    <w:rsid w:val="0012795F"/>
    <w:rsid w:val="00127C67"/>
    <w:rsid w:val="00127F4A"/>
    <w:rsid w:val="00130113"/>
    <w:rsid w:val="0013036D"/>
    <w:rsid w:val="001303E1"/>
    <w:rsid w:val="001303EC"/>
    <w:rsid w:val="001304CC"/>
    <w:rsid w:val="001308A9"/>
    <w:rsid w:val="00130901"/>
    <w:rsid w:val="001309AF"/>
    <w:rsid w:val="001309EE"/>
    <w:rsid w:val="00130D95"/>
    <w:rsid w:val="00130DF1"/>
    <w:rsid w:val="00130F80"/>
    <w:rsid w:val="0013111A"/>
    <w:rsid w:val="0013131C"/>
    <w:rsid w:val="00131496"/>
    <w:rsid w:val="001314D7"/>
    <w:rsid w:val="00131586"/>
    <w:rsid w:val="001317EE"/>
    <w:rsid w:val="00131867"/>
    <w:rsid w:val="0013198E"/>
    <w:rsid w:val="00131BBD"/>
    <w:rsid w:val="0013200B"/>
    <w:rsid w:val="001321FD"/>
    <w:rsid w:val="0013283E"/>
    <w:rsid w:val="0013290E"/>
    <w:rsid w:val="00132A65"/>
    <w:rsid w:val="00132B21"/>
    <w:rsid w:val="00132CE6"/>
    <w:rsid w:val="00132F19"/>
    <w:rsid w:val="00133CB4"/>
    <w:rsid w:val="00133E0A"/>
    <w:rsid w:val="00133E72"/>
    <w:rsid w:val="00134165"/>
    <w:rsid w:val="00134A62"/>
    <w:rsid w:val="00134BE0"/>
    <w:rsid w:val="00134C01"/>
    <w:rsid w:val="00134C84"/>
    <w:rsid w:val="00134D3D"/>
    <w:rsid w:val="00135255"/>
    <w:rsid w:val="00135271"/>
    <w:rsid w:val="00135284"/>
    <w:rsid w:val="001352CD"/>
    <w:rsid w:val="00135334"/>
    <w:rsid w:val="0013585A"/>
    <w:rsid w:val="00135DF9"/>
    <w:rsid w:val="00136265"/>
    <w:rsid w:val="0013647B"/>
    <w:rsid w:val="00136A45"/>
    <w:rsid w:val="00136F24"/>
    <w:rsid w:val="001375CA"/>
    <w:rsid w:val="00137C47"/>
    <w:rsid w:val="00137DCB"/>
    <w:rsid w:val="00137FBF"/>
    <w:rsid w:val="00140696"/>
    <w:rsid w:val="00140822"/>
    <w:rsid w:val="001409CE"/>
    <w:rsid w:val="00140D18"/>
    <w:rsid w:val="00141999"/>
    <w:rsid w:val="00141AC1"/>
    <w:rsid w:val="00141CAA"/>
    <w:rsid w:val="00141F60"/>
    <w:rsid w:val="00142545"/>
    <w:rsid w:val="00142A9D"/>
    <w:rsid w:val="00142BC2"/>
    <w:rsid w:val="00142C1E"/>
    <w:rsid w:val="00143211"/>
    <w:rsid w:val="001433F5"/>
    <w:rsid w:val="00143868"/>
    <w:rsid w:val="001439EA"/>
    <w:rsid w:val="00143F5D"/>
    <w:rsid w:val="00144129"/>
    <w:rsid w:val="0014449B"/>
    <w:rsid w:val="001444FD"/>
    <w:rsid w:val="001445DE"/>
    <w:rsid w:val="0014496A"/>
    <w:rsid w:val="00144FB2"/>
    <w:rsid w:val="001452A5"/>
    <w:rsid w:val="0014532B"/>
    <w:rsid w:val="00145502"/>
    <w:rsid w:val="00145557"/>
    <w:rsid w:val="00145653"/>
    <w:rsid w:val="001456F5"/>
    <w:rsid w:val="001457AB"/>
    <w:rsid w:val="00145934"/>
    <w:rsid w:val="00145A79"/>
    <w:rsid w:val="00146387"/>
    <w:rsid w:val="00146AF0"/>
    <w:rsid w:val="00146AF2"/>
    <w:rsid w:val="00146B8C"/>
    <w:rsid w:val="00146C66"/>
    <w:rsid w:val="00146DE0"/>
    <w:rsid w:val="00146FCF"/>
    <w:rsid w:val="001471C1"/>
    <w:rsid w:val="0014750E"/>
    <w:rsid w:val="001477C1"/>
    <w:rsid w:val="00147C8E"/>
    <w:rsid w:val="001500BC"/>
    <w:rsid w:val="00150113"/>
    <w:rsid w:val="001501A3"/>
    <w:rsid w:val="0015037B"/>
    <w:rsid w:val="001505AD"/>
    <w:rsid w:val="00150697"/>
    <w:rsid w:val="00150B62"/>
    <w:rsid w:val="00151633"/>
    <w:rsid w:val="001516AA"/>
    <w:rsid w:val="00151A5D"/>
    <w:rsid w:val="00151D6B"/>
    <w:rsid w:val="00151EC1"/>
    <w:rsid w:val="0015208C"/>
    <w:rsid w:val="0015250A"/>
    <w:rsid w:val="00152B84"/>
    <w:rsid w:val="00152B86"/>
    <w:rsid w:val="00152E79"/>
    <w:rsid w:val="0015340C"/>
    <w:rsid w:val="00153C0E"/>
    <w:rsid w:val="00153D6F"/>
    <w:rsid w:val="00153E15"/>
    <w:rsid w:val="00153E8E"/>
    <w:rsid w:val="00154125"/>
    <w:rsid w:val="00154AFF"/>
    <w:rsid w:val="00155929"/>
    <w:rsid w:val="00155C07"/>
    <w:rsid w:val="00155DD5"/>
    <w:rsid w:val="00155EC6"/>
    <w:rsid w:val="00156041"/>
    <w:rsid w:val="00156427"/>
    <w:rsid w:val="001565B5"/>
    <w:rsid w:val="0015688F"/>
    <w:rsid w:val="001568D7"/>
    <w:rsid w:val="00156AEA"/>
    <w:rsid w:val="00156B9C"/>
    <w:rsid w:val="00156DC1"/>
    <w:rsid w:val="00156F0F"/>
    <w:rsid w:val="00157398"/>
    <w:rsid w:val="001579B7"/>
    <w:rsid w:val="00157BDE"/>
    <w:rsid w:val="00157C84"/>
    <w:rsid w:val="00157F2C"/>
    <w:rsid w:val="00160075"/>
    <w:rsid w:val="001600D1"/>
    <w:rsid w:val="0016055F"/>
    <w:rsid w:val="001608EE"/>
    <w:rsid w:val="0016099A"/>
    <w:rsid w:val="00160A21"/>
    <w:rsid w:val="00160A63"/>
    <w:rsid w:val="00160AA8"/>
    <w:rsid w:val="00160BDE"/>
    <w:rsid w:val="00160CE5"/>
    <w:rsid w:val="00160EB4"/>
    <w:rsid w:val="001611C8"/>
    <w:rsid w:val="0016127B"/>
    <w:rsid w:val="0016176F"/>
    <w:rsid w:val="001617CA"/>
    <w:rsid w:val="00161CA6"/>
    <w:rsid w:val="00161D5D"/>
    <w:rsid w:val="0016210D"/>
    <w:rsid w:val="00162263"/>
    <w:rsid w:val="00162B46"/>
    <w:rsid w:val="00162CA9"/>
    <w:rsid w:val="00162F03"/>
    <w:rsid w:val="0016301C"/>
    <w:rsid w:val="001637D1"/>
    <w:rsid w:val="00163B15"/>
    <w:rsid w:val="00163BA5"/>
    <w:rsid w:val="00163FED"/>
    <w:rsid w:val="00164636"/>
    <w:rsid w:val="00164BC3"/>
    <w:rsid w:val="00164D10"/>
    <w:rsid w:val="001650D3"/>
    <w:rsid w:val="0016517F"/>
    <w:rsid w:val="00165614"/>
    <w:rsid w:val="001657B4"/>
    <w:rsid w:val="00165929"/>
    <w:rsid w:val="00165CF8"/>
    <w:rsid w:val="0016609E"/>
    <w:rsid w:val="001660A1"/>
    <w:rsid w:val="001660FC"/>
    <w:rsid w:val="001663C7"/>
    <w:rsid w:val="0016647D"/>
    <w:rsid w:val="001665B6"/>
    <w:rsid w:val="00166891"/>
    <w:rsid w:val="00166943"/>
    <w:rsid w:val="00166B40"/>
    <w:rsid w:val="00166BA3"/>
    <w:rsid w:val="00166BB9"/>
    <w:rsid w:val="00166D5C"/>
    <w:rsid w:val="00166DC6"/>
    <w:rsid w:val="00166E0C"/>
    <w:rsid w:val="00166F37"/>
    <w:rsid w:val="00167267"/>
    <w:rsid w:val="00167669"/>
    <w:rsid w:val="00167747"/>
    <w:rsid w:val="00167C37"/>
    <w:rsid w:val="00167D18"/>
    <w:rsid w:val="00167E93"/>
    <w:rsid w:val="001701FB"/>
    <w:rsid w:val="00170371"/>
    <w:rsid w:val="0017042C"/>
    <w:rsid w:val="0017068A"/>
    <w:rsid w:val="00170C4A"/>
    <w:rsid w:val="0017100A"/>
    <w:rsid w:val="00171114"/>
    <w:rsid w:val="00171572"/>
    <w:rsid w:val="00171679"/>
    <w:rsid w:val="00171DB8"/>
    <w:rsid w:val="00171FE5"/>
    <w:rsid w:val="001720DD"/>
    <w:rsid w:val="0017223E"/>
    <w:rsid w:val="0017259F"/>
    <w:rsid w:val="00172A30"/>
    <w:rsid w:val="00172A7D"/>
    <w:rsid w:val="00172B0A"/>
    <w:rsid w:val="00172F26"/>
    <w:rsid w:val="001731E1"/>
    <w:rsid w:val="00173A89"/>
    <w:rsid w:val="001741BB"/>
    <w:rsid w:val="00174220"/>
    <w:rsid w:val="001742E5"/>
    <w:rsid w:val="00174618"/>
    <w:rsid w:val="0017476F"/>
    <w:rsid w:val="001747F0"/>
    <w:rsid w:val="00174C1F"/>
    <w:rsid w:val="00174CB9"/>
    <w:rsid w:val="00175327"/>
    <w:rsid w:val="001753D3"/>
    <w:rsid w:val="00175677"/>
    <w:rsid w:val="0017577B"/>
    <w:rsid w:val="00175788"/>
    <w:rsid w:val="00175C96"/>
    <w:rsid w:val="00175CEE"/>
    <w:rsid w:val="00175D22"/>
    <w:rsid w:val="00175D62"/>
    <w:rsid w:val="00175EE6"/>
    <w:rsid w:val="00176037"/>
    <w:rsid w:val="0017603D"/>
    <w:rsid w:val="0017628D"/>
    <w:rsid w:val="00176E73"/>
    <w:rsid w:val="001773DE"/>
    <w:rsid w:val="00177BE6"/>
    <w:rsid w:val="0018035D"/>
    <w:rsid w:val="00180CD3"/>
    <w:rsid w:val="001814B7"/>
    <w:rsid w:val="00181A73"/>
    <w:rsid w:val="00181BAD"/>
    <w:rsid w:val="00181C0F"/>
    <w:rsid w:val="001820A3"/>
    <w:rsid w:val="001822F3"/>
    <w:rsid w:val="00182564"/>
    <w:rsid w:val="001826DD"/>
    <w:rsid w:val="001828C6"/>
    <w:rsid w:val="001828CC"/>
    <w:rsid w:val="00182A8E"/>
    <w:rsid w:val="00182DB8"/>
    <w:rsid w:val="00182F02"/>
    <w:rsid w:val="00183282"/>
    <w:rsid w:val="0018351C"/>
    <w:rsid w:val="00183B88"/>
    <w:rsid w:val="00183BEA"/>
    <w:rsid w:val="00183F85"/>
    <w:rsid w:val="00184060"/>
    <w:rsid w:val="001847BB"/>
    <w:rsid w:val="001848A1"/>
    <w:rsid w:val="00184AE2"/>
    <w:rsid w:val="00184CDE"/>
    <w:rsid w:val="0018523E"/>
    <w:rsid w:val="00185727"/>
    <w:rsid w:val="001857E5"/>
    <w:rsid w:val="0018587B"/>
    <w:rsid w:val="001863B0"/>
    <w:rsid w:val="001868C2"/>
    <w:rsid w:val="00186CF6"/>
    <w:rsid w:val="0018722A"/>
    <w:rsid w:val="00187805"/>
    <w:rsid w:val="00187BDC"/>
    <w:rsid w:val="00190096"/>
    <w:rsid w:val="001901B4"/>
    <w:rsid w:val="001901C2"/>
    <w:rsid w:val="001902D9"/>
    <w:rsid w:val="00190A69"/>
    <w:rsid w:val="00190C3C"/>
    <w:rsid w:val="00190C41"/>
    <w:rsid w:val="00191086"/>
    <w:rsid w:val="00191516"/>
    <w:rsid w:val="00191682"/>
    <w:rsid w:val="00191692"/>
    <w:rsid w:val="001917E5"/>
    <w:rsid w:val="00191E44"/>
    <w:rsid w:val="00191EEE"/>
    <w:rsid w:val="00191F99"/>
    <w:rsid w:val="00192065"/>
    <w:rsid w:val="0019215D"/>
    <w:rsid w:val="00192187"/>
    <w:rsid w:val="001921CF"/>
    <w:rsid w:val="00192351"/>
    <w:rsid w:val="001926E7"/>
    <w:rsid w:val="00192924"/>
    <w:rsid w:val="001929C2"/>
    <w:rsid w:val="00192A3B"/>
    <w:rsid w:val="00192A8B"/>
    <w:rsid w:val="00192C62"/>
    <w:rsid w:val="00192D6A"/>
    <w:rsid w:val="00192E2B"/>
    <w:rsid w:val="00192FB9"/>
    <w:rsid w:val="00193024"/>
    <w:rsid w:val="0019316E"/>
    <w:rsid w:val="0019326A"/>
    <w:rsid w:val="001934C6"/>
    <w:rsid w:val="00193632"/>
    <w:rsid w:val="001936F9"/>
    <w:rsid w:val="00193895"/>
    <w:rsid w:val="00193929"/>
    <w:rsid w:val="00193956"/>
    <w:rsid w:val="00193C1E"/>
    <w:rsid w:val="00194361"/>
    <w:rsid w:val="00194548"/>
    <w:rsid w:val="00194946"/>
    <w:rsid w:val="00194A09"/>
    <w:rsid w:val="00194B0B"/>
    <w:rsid w:val="00194B44"/>
    <w:rsid w:val="00194CC2"/>
    <w:rsid w:val="00194F58"/>
    <w:rsid w:val="00194FF7"/>
    <w:rsid w:val="0019507A"/>
    <w:rsid w:val="00195313"/>
    <w:rsid w:val="001955B7"/>
    <w:rsid w:val="0019572C"/>
    <w:rsid w:val="001959F7"/>
    <w:rsid w:val="00195F4D"/>
    <w:rsid w:val="00196381"/>
    <w:rsid w:val="001964F4"/>
    <w:rsid w:val="0019657E"/>
    <w:rsid w:val="001966D2"/>
    <w:rsid w:val="001966E6"/>
    <w:rsid w:val="0019674B"/>
    <w:rsid w:val="00196BF0"/>
    <w:rsid w:val="00196E12"/>
    <w:rsid w:val="00196FA7"/>
    <w:rsid w:val="00197282"/>
    <w:rsid w:val="001974F9"/>
    <w:rsid w:val="001975A6"/>
    <w:rsid w:val="0019772D"/>
    <w:rsid w:val="001978F9"/>
    <w:rsid w:val="00197926"/>
    <w:rsid w:val="001A038A"/>
    <w:rsid w:val="001A071E"/>
    <w:rsid w:val="001A0AFA"/>
    <w:rsid w:val="001A0D4E"/>
    <w:rsid w:val="001A0E73"/>
    <w:rsid w:val="001A1144"/>
    <w:rsid w:val="001A190B"/>
    <w:rsid w:val="001A1A18"/>
    <w:rsid w:val="001A1A4E"/>
    <w:rsid w:val="001A1A98"/>
    <w:rsid w:val="001A1B81"/>
    <w:rsid w:val="001A1D70"/>
    <w:rsid w:val="001A203C"/>
    <w:rsid w:val="001A2495"/>
    <w:rsid w:val="001A2550"/>
    <w:rsid w:val="001A2630"/>
    <w:rsid w:val="001A2670"/>
    <w:rsid w:val="001A26AC"/>
    <w:rsid w:val="001A2A19"/>
    <w:rsid w:val="001A2FDA"/>
    <w:rsid w:val="001A3527"/>
    <w:rsid w:val="001A3533"/>
    <w:rsid w:val="001A3692"/>
    <w:rsid w:val="001A36E5"/>
    <w:rsid w:val="001A39A2"/>
    <w:rsid w:val="001A3A75"/>
    <w:rsid w:val="001A3AAA"/>
    <w:rsid w:val="001A3F4A"/>
    <w:rsid w:val="001A448E"/>
    <w:rsid w:val="001A4522"/>
    <w:rsid w:val="001A4542"/>
    <w:rsid w:val="001A46E7"/>
    <w:rsid w:val="001A4F2E"/>
    <w:rsid w:val="001A53FB"/>
    <w:rsid w:val="001A5469"/>
    <w:rsid w:val="001A5638"/>
    <w:rsid w:val="001A61BA"/>
    <w:rsid w:val="001A6735"/>
    <w:rsid w:val="001A677E"/>
    <w:rsid w:val="001A6A95"/>
    <w:rsid w:val="001A708A"/>
    <w:rsid w:val="001A73D2"/>
    <w:rsid w:val="001A7695"/>
    <w:rsid w:val="001A7A6E"/>
    <w:rsid w:val="001A7BF2"/>
    <w:rsid w:val="001B0162"/>
    <w:rsid w:val="001B0300"/>
    <w:rsid w:val="001B0696"/>
    <w:rsid w:val="001B07F7"/>
    <w:rsid w:val="001B0AFB"/>
    <w:rsid w:val="001B0CB2"/>
    <w:rsid w:val="001B0D9C"/>
    <w:rsid w:val="001B0ED1"/>
    <w:rsid w:val="001B10E9"/>
    <w:rsid w:val="001B11B8"/>
    <w:rsid w:val="001B1243"/>
    <w:rsid w:val="001B12FB"/>
    <w:rsid w:val="001B137F"/>
    <w:rsid w:val="001B1641"/>
    <w:rsid w:val="001B1756"/>
    <w:rsid w:val="001B1802"/>
    <w:rsid w:val="001B1A4A"/>
    <w:rsid w:val="001B1DB6"/>
    <w:rsid w:val="001B1E97"/>
    <w:rsid w:val="001B1F69"/>
    <w:rsid w:val="001B21E9"/>
    <w:rsid w:val="001B24F5"/>
    <w:rsid w:val="001B27FA"/>
    <w:rsid w:val="001B2BFD"/>
    <w:rsid w:val="001B2C7C"/>
    <w:rsid w:val="001B2E51"/>
    <w:rsid w:val="001B362A"/>
    <w:rsid w:val="001B3724"/>
    <w:rsid w:val="001B384D"/>
    <w:rsid w:val="001B38BA"/>
    <w:rsid w:val="001B3B7D"/>
    <w:rsid w:val="001B3D8C"/>
    <w:rsid w:val="001B3E60"/>
    <w:rsid w:val="001B45A2"/>
    <w:rsid w:val="001B49F1"/>
    <w:rsid w:val="001B4C99"/>
    <w:rsid w:val="001B4D77"/>
    <w:rsid w:val="001B4F75"/>
    <w:rsid w:val="001B4F7D"/>
    <w:rsid w:val="001B55F7"/>
    <w:rsid w:val="001B5764"/>
    <w:rsid w:val="001B5F9A"/>
    <w:rsid w:val="001B618B"/>
    <w:rsid w:val="001B618C"/>
    <w:rsid w:val="001B667B"/>
    <w:rsid w:val="001B6BAA"/>
    <w:rsid w:val="001B6CBB"/>
    <w:rsid w:val="001B7180"/>
    <w:rsid w:val="001B796D"/>
    <w:rsid w:val="001B7AEB"/>
    <w:rsid w:val="001B7CD0"/>
    <w:rsid w:val="001C01A6"/>
    <w:rsid w:val="001C025A"/>
    <w:rsid w:val="001C0380"/>
    <w:rsid w:val="001C04A6"/>
    <w:rsid w:val="001C05AE"/>
    <w:rsid w:val="001C0B44"/>
    <w:rsid w:val="001C0C9A"/>
    <w:rsid w:val="001C0E73"/>
    <w:rsid w:val="001C0E8F"/>
    <w:rsid w:val="001C1508"/>
    <w:rsid w:val="001C1680"/>
    <w:rsid w:val="001C18DE"/>
    <w:rsid w:val="001C1C49"/>
    <w:rsid w:val="001C1CEC"/>
    <w:rsid w:val="001C1CFB"/>
    <w:rsid w:val="001C1FF0"/>
    <w:rsid w:val="001C2202"/>
    <w:rsid w:val="001C2809"/>
    <w:rsid w:val="001C29B4"/>
    <w:rsid w:val="001C2B25"/>
    <w:rsid w:val="001C2D5E"/>
    <w:rsid w:val="001C3260"/>
    <w:rsid w:val="001C3465"/>
    <w:rsid w:val="001C356F"/>
    <w:rsid w:val="001C3829"/>
    <w:rsid w:val="001C3AAB"/>
    <w:rsid w:val="001C3E64"/>
    <w:rsid w:val="001C4222"/>
    <w:rsid w:val="001C4321"/>
    <w:rsid w:val="001C439E"/>
    <w:rsid w:val="001C4625"/>
    <w:rsid w:val="001C479B"/>
    <w:rsid w:val="001C4938"/>
    <w:rsid w:val="001C4EB4"/>
    <w:rsid w:val="001C5490"/>
    <w:rsid w:val="001C564F"/>
    <w:rsid w:val="001C570C"/>
    <w:rsid w:val="001C5782"/>
    <w:rsid w:val="001C578A"/>
    <w:rsid w:val="001C57A0"/>
    <w:rsid w:val="001C608B"/>
    <w:rsid w:val="001C61A2"/>
    <w:rsid w:val="001C62B3"/>
    <w:rsid w:val="001C642F"/>
    <w:rsid w:val="001C6476"/>
    <w:rsid w:val="001C6900"/>
    <w:rsid w:val="001C6E8B"/>
    <w:rsid w:val="001C6F1D"/>
    <w:rsid w:val="001C6F76"/>
    <w:rsid w:val="001C7428"/>
    <w:rsid w:val="001C758F"/>
    <w:rsid w:val="001C7830"/>
    <w:rsid w:val="001C78B4"/>
    <w:rsid w:val="001C798F"/>
    <w:rsid w:val="001C7BED"/>
    <w:rsid w:val="001C7D4E"/>
    <w:rsid w:val="001C7D5F"/>
    <w:rsid w:val="001C7E9F"/>
    <w:rsid w:val="001D04E6"/>
    <w:rsid w:val="001D05E7"/>
    <w:rsid w:val="001D0626"/>
    <w:rsid w:val="001D093F"/>
    <w:rsid w:val="001D097F"/>
    <w:rsid w:val="001D0C96"/>
    <w:rsid w:val="001D1066"/>
    <w:rsid w:val="001D13C7"/>
    <w:rsid w:val="001D180D"/>
    <w:rsid w:val="001D1927"/>
    <w:rsid w:val="001D1C8C"/>
    <w:rsid w:val="001D1E4D"/>
    <w:rsid w:val="001D201A"/>
    <w:rsid w:val="001D205E"/>
    <w:rsid w:val="001D23A8"/>
    <w:rsid w:val="001D25CE"/>
    <w:rsid w:val="001D25ED"/>
    <w:rsid w:val="001D260A"/>
    <w:rsid w:val="001D28A5"/>
    <w:rsid w:val="001D2C25"/>
    <w:rsid w:val="001D2C9A"/>
    <w:rsid w:val="001D2D66"/>
    <w:rsid w:val="001D304B"/>
    <w:rsid w:val="001D30B7"/>
    <w:rsid w:val="001D34A1"/>
    <w:rsid w:val="001D34D1"/>
    <w:rsid w:val="001D36C8"/>
    <w:rsid w:val="001D3A41"/>
    <w:rsid w:val="001D3AF1"/>
    <w:rsid w:val="001D3B30"/>
    <w:rsid w:val="001D3B3E"/>
    <w:rsid w:val="001D3B4A"/>
    <w:rsid w:val="001D3C04"/>
    <w:rsid w:val="001D416F"/>
    <w:rsid w:val="001D4234"/>
    <w:rsid w:val="001D4489"/>
    <w:rsid w:val="001D4D13"/>
    <w:rsid w:val="001D4FFE"/>
    <w:rsid w:val="001D50FD"/>
    <w:rsid w:val="001D5149"/>
    <w:rsid w:val="001D52C6"/>
    <w:rsid w:val="001D5476"/>
    <w:rsid w:val="001D5525"/>
    <w:rsid w:val="001D5548"/>
    <w:rsid w:val="001D55FD"/>
    <w:rsid w:val="001D5614"/>
    <w:rsid w:val="001D5A2B"/>
    <w:rsid w:val="001D5B2C"/>
    <w:rsid w:val="001D6372"/>
    <w:rsid w:val="001D678E"/>
    <w:rsid w:val="001D6DF3"/>
    <w:rsid w:val="001D6F5A"/>
    <w:rsid w:val="001D702C"/>
    <w:rsid w:val="001D7197"/>
    <w:rsid w:val="001D769D"/>
    <w:rsid w:val="001D775C"/>
    <w:rsid w:val="001D7846"/>
    <w:rsid w:val="001D78A9"/>
    <w:rsid w:val="001D7971"/>
    <w:rsid w:val="001D7DF0"/>
    <w:rsid w:val="001E01A6"/>
    <w:rsid w:val="001E0264"/>
    <w:rsid w:val="001E04DA"/>
    <w:rsid w:val="001E0770"/>
    <w:rsid w:val="001E0802"/>
    <w:rsid w:val="001E09C0"/>
    <w:rsid w:val="001E0C78"/>
    <w:rsid w:val="001E1292"/>
    <w:rsid w:val="001E17EE"/>
    <w:rsid w:val="001E1F11"/>
    <w:rsid w:val="001E2185"/>
    <w:rsid w:val="001E2236"/>
    <w:rsid w:val="001E26D5"/>
    <w:rsid w:val="001E2789"/>
    <w:rsid w:val="001E2A32"/>
    <w:rsid w:val="001E2A36"/>
    <w:rsid w:val="001E3089"/>
    <w:rsid w:val="001E32C1"/>
    <w:rsid w:val="001E36FA"/>
    <w:rsid w:val="001E3826"/>
    <w:rsid w:val="001E3A61"/>
    <w:rsid w:val="001E3E07"/>
    <w:rsid w:val="001E4069"/>
    <w:rsid w:val="001E40B5"/>
    <w:rsid w:val="001E4399"/>
    <w:rsid w:val="001E4455"/>
    <w:rsid w:val="001E4698"/>
    <w:rsid w:val="001E5335"/>
    <w:rsid w:val="001E55C4"/>
    <w:rsid w:val="001E56D5"/>
    <w:rsid w:val="001E59BD"/>
    <w:rsid w:val="001E5AA4"/>
    <w:rsid w:val="001E5E8E"/>
    <w:rsid w:val="001E5F0F"/>
    <w:rsid w:val="001E6731"/>
    <w:rsid w:val="001E6927"/>
    <w:rsid w:val="001E6BEC"/>
    <w:rsid w:val="001E6C83"/>
    <w:rsid w:val="001E6F91"/>
    <w:rsid w:val="001E7291"/>
    <w:rsid w:val="001E768C"/>
    <w:rsid w:val="001E76C9"/>
    <w:rsid w:val="001E7A8C"/>
    <w:rsid w:val="001E7A95"/>
    <w:rsid w:val="001E7AA1"/>
    <w:rsid w:val="001E7B94"/>
    <w:rsid w:val="001E7C6B"/>
    <w:rsid w:val="001F0352"/>
    <w:rsid w:val="001F07DD"/>
    <w:rsid w:val="001F0907"/>
    <w:rsid w:val="001F09B7"/>
    <w:rsid w:val="001F0D62"/>
    <w:rsid w:val="001F0FE5"/>
    <w:rsid w:val="001F146B"/>
    <w:rsid w:val="001F1798"/>
    <w:rsid w:val="001F17E6"/>
    <w:rsid w:val="001F19D9"/>
    <w:rsid w:val="001F1C11"/>
    <w:rsid w:val="001F20BA"/>
    <w:rsid w:val="001F21E2"/>
    <w:rsid w:val="001F25F1"/>
    <w:rsid w:val="001F2689"/>
    <w:rsid w:val="001F2708"/>
    <w:rsid w:val="001F3191"/>
    <w:rsid w:val="001F3276"/>
    <w:rsid w:val="001F360D"/>
    <w:rsid w:val="001F3A5F"/>
    <w:rsid w:val="001F3B6D"/>
    <w:rsid w:val="001F3C00"/>
    <w:rsid w:val="001F3CD5"/>
    <w:rsid w:val="001F3E8F"/>
    <w:rsid w:val="001F3F10"/>
    <w:rsid w:val="001F4356"/>
    <w:rsid w:val="001F443C"/>
    <w:rsid w:val="001F4663"/>
    <w:rsid w:val="001F4753"/>
    <w:rsid w:val="001F48CC"/>
    <w:rsid w:val="001F4ABB"/>
    <w:rsid w:val="001F4EDD"/>
    <w:rsid w:val="001F58CF"/>
    <w:rsid w:val="001F58D8"/>
    <w:rsid w:val="001F59AD"/>
    <w:rsid w:val="001F5B43"/>
    <w:rsid w:val="001F5BBC"/>
    <w:rsid w:val="001F5C54"/>
    <w:rsid w:val="001F5DB7"/>
    <w:rsid w:val="001F5E55"/>
    <w:rsid w:val="001F61D9"/>
    <w:rsid w:val="001F6276"/>
    <w:rsid w:val="001F62C4"/>
    <w:rsid w:val="001F6435"/>
    <w:rsid w:val="001F6484"/>
    <w:rsid w:val="001F6524"/>
    <w:rsid w:val="001F6A83"/>
    <w:rsid w:val="001F7266"/>
    <w:rsid w:val="001F7307"/>
    <w:rsid w:val="001F731D"/>
    <w:rsid w:val="001F7424"/>
    <w:rsid w:val="001F758C"/>
    <w:rsid w:val="001F79DB"/>
    <w:rsid w:val="001F7C83"/>
    <w:rsid w:val="001F7F44"/>
    <w:rsid w:val="002004C7"/>
    <w:rsid w:val="0020059B"/>
    <w:rsid w:val="0020097C"/>
    <w:rsid w:val="00200983"/>
    <w:rsid w:val="00200ADB"/>
    <w:rsid w:val="00200B5F"/>
    <w:rsid w:val="00200E49"/>
    <w:rsid w:val="00200F74"/>
    <w:rsid w:val="00201073"/>
    <w:rsid w:val="0020190D"/>
    <w:rsid w:val="002023C1"/>
    <w:rsid w:val="00202470"/>
    <w:rsid w:val="00202C10"/>
    <w:rsid w:val="00202C53"/>
    <w:rsid w:val="00202D8F"/>
    <w:rsid w:val="00202E87"/>
    <w:rsid w:val="00203092"/>
    <w:rsid w:val="00203AE6"/>
    <w:rsid w:val="00203CF1"/>
    <w:rsid w:val="00203E3A"/>
    <w:rsid w:val="00204512"/>
    <w:rsid w:val="0020484F"/>
    <w:rsid w:val="00204A2C"/>
    <w:rsid w:val="00204EAE"/>
    <w:rsid w:val="00204FA0"/>
    <w:rsid w:val="00205146"/>
    <w:rsid w:val="002056C5"/>
    <w:rsid w:val="00205950"/>
    <w:rsid w:val="00205AC6"/>
    <w:rsid w:val="00205C6F"/>
    <w:rsid w:val="00205EFE"/>
    <w:rsid w:val="00205FA9"/>
    <w:rsid w:val="0020620F"/>
    <w:rsid w:val="002067EF"/>
    <w:rsid w:val="00206A0D"/>
    <w:rsid w:val="00206BBA"/>
    <w:rsid w:val="00206D4A"/>
    <w:rsid w:val="00207390"/>
    <w:rsid w:val="00207437"/>
    <w:rsid w:val="002074C9"/>
    <w:rsid w:val="00207529"/>
    <w:rsid w:val="00207530"/>
    <w:rsid w:val="0020759B"/>
    <w:rsid w:val="00207803"/>
    <w:rsid w:val="00210048"/>
    <w:rsid w:val="0021029C"/>
    <w:rsid w:val="002109FC"/>
    <w:rsid w:val="00210A1D"/>
    <w:rsid w:val="00210E92"/>
    <w:rsid w:val="00210EFD"/>
    <w:rsid w:val="00211380"/>
    <w:rsid w:val="002119F0"/>
    <w:rsid w:val="00211B59"/>
    <w:rsid w:val="00211F32"/>
    <w:rsid w:val="002122CC"/>
    <w:rsid w:val="002123CC"/>
    <w:rsid w:val="0021267C"/>
    <w:rsid w:val="00212A57"/>
    <w:rsid w:val="00212AA7"/>
    <w:rsid w:val="00212AE0"/>
    <w:rsid w:val="00212B6C"/>
    <w:rsid w:val="00212C3F"/>
    <w:rsid w:val="00212C53"/>
    <w:rsid w:val="002130A4"/>
    <w:rsid w:val="002138D4"/>
    <w:rsid w:val="0021461A"/>
    <w:rsid w:val="002146B0"/>
    <w:rsid w:val="00214F1A"/>
    <w:rsid w:val="00215C33"/>
    <w:rsid w:val="00215D17"/>
    <w:rsid w:val="00216697"/>
    <w:rsid w:val="002169DD"/>
    <w:rsid w:val="00216B47"/>
    <w:rsid w:val="00216B80"/>
    <w:rsid w:val="00216CBA"/>
    <w:rsid w:val="00217045"/>
    <w:rsid w:val="00217127"/>
    <w:rsid w:val="00217339"/>
    <w:rsid w:val="0021734E"/>
    <w:rsid w:val="00217478"/>
    <w:rsid w:val="0021795F"/>
    <w:rsid w:val="002179BC"/>
    <w:rsid w:val="00217B9F"/>
    <w:rsid w:val="00217D04"/>
    <w:rsid w:val="00217DC7"/>
    <w:rsid w:val="00220087"/>
    <w:rsid w:val="002206F6"/>
    <w:rsid w:val="00220D55"/>
    <w:rsid w:val="00220F28"/>
    <w:rsid w:val="002210A6"/>
    <w:rsid w:val="0022162A"/>
    <w:rsid w:val="00221A01"/>
    <w:rsid w:val="00221A38"/>
    <w:rsid w:val="00221AA7"/>
    <w:rsid w:val="00221B75"/>
    <w:rsid w:val="00221F9A"/>
    <w:rsid w:val="00222096"/>
    <w:rsid w:val="0022210B"/>
    <w:rsid w:val="00222242"/>
    <w:rsid w:val="00222531"/>
    <w:rsid w:val="00222719"/>
    <w:rsid w:val="00222A96"/>
    <w:rsid w:val="00222B5B"/>
    <w:rsid w:val="00222BD5"/>
    <w:rsid w:val="00222C21"/>
    <w:rsid w:val="00222D21"/>
    <w:rsid w:val="002230F9"/>
    <w:rsid w:val="00223127"/>
    <w:rsid w:val="00223193"/>
    <w:rsid w:val="002232FE"/>
    <w:rsid w:val="0022356D"/>
    <w:rsid w:val="00223658"/>
    <w:rsid w:val="002239C0"/>
    <w:rsid w:val="00224064"/>
    <w:rsid w:val="002248EB"/>
    <w:rsid w:val="00224A21"/>
    <w:rsid w:val="00224FBC"/>
    <w:rsid w:val="00224FDB"/>
    <w:rsid w:val="0022521F"/>
    <w:rsid w:val="0022585B"/>
    <w:rsid w:val="002258D6"/>
    <w:rsid w:val="00225910"/>
    <w:rsid w:val="00225C8F"/>
    <w:rsid w:val="00225E38"/>
    <w:rsid w:val="0022602C"/>
    <w:rsid w:val="00226464"/>
    <w:rsid w:val="00226796"/>
    <w:rsid w:val="00226AAB"/>
    <w:rsid w:val="00226F2A"/>
    <w:rsid w:val="0022742D"/>
    <w:rsid w:val="0022746D"/>
    <w:rsid w:val="002276FD"/>
    <w:rsid w:val="00227A51"/>
    <w:rsid w:val="00227BAE"/>
    <w:rsid w:val="00227C6F"/>
    <w:rsid w:val="00227CD0"/>
    <w:rsid w:val="00227F71"/>
    <w:rsid w:val="0023006A"/>
    <w:rsid w:val="00230243"/>
    <w:rsid w:val="002304CC"/>
    <w:rsid w:val="002306D9"/>
    <w:rsid w:val="00230770"/>
    <w:rsid w:val="002308AB"/>
    <w:rsid w:val="00230BBD"/>
    <w:rsid w:val="00230C16"/>
    <w:rsid w:val="00230CE3"/>
    <w:rsid w:val="00230F59"/>
    <w:rsid w:val="00231043"/>
    <w:rsid w:val="002311A7"/>
    <w:rsid w:val="002312ED"/>
    <w:rsid w:val="00231630"/>
    <w:rsid w:val="00231725"/>
    <w:rsid w:val="002317F8"/>
    <w:rsid w:val="00231A96"/>
    <w:rsid w:val="00232221"/>
    <w:rsid w:val="002328C9"/>
    <w:rsid w:val="002329C0"/>
    <w:rsid w:val="00232AD8"/>
    <w:rsid w:val="0023309F"/>
    <w:rsid w:val="00233335"/>
    <w:rsid w:val="00233794"/>
    <w:rsid w:val="002339C8"/>
    <w:rsid w:val="00233D37"/>
    <w:rsid w:val="00233EF1"/>
    <w:rsid w:val="002342D5"/>
    <w:rsid w:val="0023449D"/>
    <w:rsid w:val="00234623"/>
    <w:rsid w:val="002348D6"/>
    <w:rsid w:val="00235036"/>
    <w:rsid w:val="002351C3"/>
    <w:rsid w:val="002353AE"/>
    <w:rsid w:val="002356AD"/>
    <w:rsid w:val="002357FC"/>
    <w:rsid w:val="00235CB3"/>
    <w:rsid w:val="00235F12"/>
    <w:rsid w:val="00235F27"/>
    <w:rsid w:val="00236136"/>
    <w:rsid w:val="0023618E"/>
    <w:rsid w:val="00236286"/>
    <w:rsid w:val="002365F1"/>
    <w:rsid w:val="0023676F"/>
    <w:rsid w:val="00236BC3"/>
    <w:rsid w:val="00236C67"/>
    <w:rsid w:val="00236FB1"/>
    <w:rsid w:val="00236FE3"/>
    <w:rsid w:val="00237161"/>
    <w:rsid w:val="002371B9"/>
    <w:rsid w:val="002371F9"/>
    <w:rsid w:val="0023750A"/>
    <w:rsid w:val="002375C5"/>
    <w:rsid w:val="00237F95"/>
    <w:rsid w:val="00240014"/>
    <w:rsid w:val="00240723"/>
    <w:rsid w:val="0024076B"/>
    <w:rsid w:val="00240A30"/>
    <w:rsid w:val="00240E27"/>
    <w:rsid w:val="00241363"/>
    <w:rsid w:val="00241462"/>
    <w:rsid w:val="00241909"/>
    <w:rsid w:val="00241A0E"/>
    <w:rsid w:val="00241C1F"/>
    <w:rsid w:val="00241C98"/>
    <w:rsid w:val="00241C9D"/>
    <w:rsid w:val="00241E50"/>
    <w:rsid w:val="00242536"/>
    <w:rsid w:val="002428B7"/>
    <w:rsid w:val="00242A6E"/>
    <w:rsid w:val="00242C00"/>
    <w:rsid w:val="00242F2D"/>
    <w:rsid w:val="00243046"/>
    <w:rsid w:val="0024310E"/>
    <w:rsid w:val="002434D5"/>
    <w:rsid w:val="00243725"/>
    <w:rsid w:val="00243A53"/>
    <w:rsid w:val="00243BB7"/>
    <w:rsid w:val="00243D1D"/>
    <w:rsid w:val="00243DB5"/>
    <w:rsid w:val="00244098"/>
    <w:rsid w:val="00244146"/>
    <w:rsid w:val="00244163"/>
    <w:rsid w:val="00244534"/>
    <w:rsid w:val="002447A4"/>
    <w:rsid w:val="00244C08"/>
    <w:rsid w:val="00244CC2"/>
    <w:rsid w:val="00244E89"/>
    <w:rsid w:val="00244F0B"/>
    <w:rsid w:val="00245076"/>
    <w:rsid w:val="0024511C"/>
    <w:rsid w:val="0024517F"/>
    <w:rsid w:val="002455EC"/>
    <w:rsid w:val="002456CD"/>
    <w:rsid w:val="002459D1"/>
    <w:rsid w:val="002459DD"/>
    <w:rsid w:val="00245BC9"/>
    <w:rsid w:val="00245DB5"/>
    <w:rsid w:val="00246211"/>
    <w:rsid w:val="002462E8"/>
    <w:rsid w:val="00246805"/>
    <w:rsid w:val="002468C7"/>
    <w:rsid w:val="0024694D"/>
    <w:rsid w:val="00246AD6"/>
    <w:rsid w:val="00246CA3"/>
    <w:rsid w:val="00246EF6"/>
    <w:rsid w:val="00247372"/>
    <w:rsid w:val="00247812"/>
    <w:rsid w:val="00247D1D"/>
    <w:rsid w:val="00250132"/>
    <w:rsid w:val="00250523"/>
    <w:rsid w:val="00250A85"/>
    <w:rsid w:val="00250F24"/>
    <w:rsid w:val="002510B7"/>
    <w:rsid w:val="00251473"/>
    <w:rsid w:val="00251BF0"/>
    <w:rsid w:val="00251FD7"/>
    <w:rsid w:val="00252432"/>
    <w:rsid w:val="00252447"/>
    <w:rsid w:val="00252566"/>
    <w:rsid w:val="00252593"/>
    <w:rsid w:val="002525B2"/>
    <w:rsid w:val="002530BD"/>
    <w:rsid w:val="002532AD"/>
    <w:rsid w:val="00253488"/>
    <w:rsid w:val="0025359F"/>
    <w:rsid w:val="00253696"/>
    <w:rsid w:val="002536C4"/>
    <w:rsid w:val="00253993"/>
    <w:rsid w:val="00253E67"/>
    <w:rsid w:val="00253F85"/>
    <w:rsid w:val="0025416E"/>
    <w:rsid w:val="0025416F"/>
    <w:rsid w:val="002542D1"/>
    <w:rsid w:val="0025430B"/>
    <w:rsid w:val="00254A6C"/>
    <w:rsid w:val="00254F84"/>
    <w:rsid w:val="00255660"/>
    <w:rsid w:val="0025578D"/>
    <w:rsid w:val="0025599C"/>
    <w:rsid w:val="00255AB6"/>
    <w:rsid w:val="00255D5A"/>
    <w:rsid w:val="00255F21"/>
    <w:rsid w:val="002560D7"/>
    <w:rsid w:val="0025682A"/>
    <w:rsid w:val="00256989"/>
    <w:rsid w:val="00256A78"/>
    <w:rsid w:val="00256C84"/>
    <w:rsid w:val="00256D81"/>
    <w:rsid w:val="00256DE6"/>
    <w:rsid w:val="00256F27"/>
    <w:rsid w:val="00256FF5"/>
    <w:rsid w:val="0025733C"/>
    <w:rsid w:val="00257354"/>
    <w:rsid w:val="00257470"/>
    <w:rsid w:val="002574D6"/>
    <w:rsid w:val="0025760B"/>
    <w:rsid w:val="00257A7E"/>
    <w:rsid w:val="00257AF5"/>
    <w:rsid w:val="00257F10"/>
    <w:rsid w:val="00257F24"/>
    <w:rsid w:val="0026021A"/>
    <w:rsid w:val="00260299"/>
    <w:rsid w:val="0026048B"/>
    <w:rsid w:val="00260519"/>
    <w:rsid w:val="00260BF7"/>
    <w:rsid w:val="00260CE7"/>
    <w:rsid w:val="00260ECE"/>
    <w:rsid w:val="00261032"/>
    <w:rsid w:val="002612BB"/>
    <w:rsid w:val="002615B7"/>
    <w:rsid w:val="002615DF"/>
    <w:rsid w:val="00261813"/>
    <w:rsid w:val="002619D9"/>
    <w:rsid w:val="00261C38"/>
    <w:rsid w:val="00261E35"/>
    <w:rsid w:val="00261F7E"/>
    <w:rsid w:val="00262285"/>
    <w:rsid w:val="00262CF5"/>
    <w:rsid w:val="00262DAD"/>
    <w:rsid w:val="00262E6D"/>
    <w:rsid w:val="00263110"/>
    <w:rsid w:val="002632E4"/>
    <w:rsid w:val="002633A1"/>
    <w:rsid w:val="00263BFB"/>
    <w:rsid w:val="00263C89"/>
    <w:rsid w:val="002640C8"/>
    <w:rsid w:val="0026450C"/>
    <w:rsid w:val="00264841"/>
    <w:rsid w:val="00264873"/>
    <w:rsid w:val="00264888"/>
    <w:rsid w:val="0026494E"/>
    <w:rsid w:val="00264ADD"/>
    <w:rsid w:val="00264D68"/>
    <w:rsid w:val="002650C6"/>
    <w:rsid w:val="002651CF"/>
    <w:rsid w:val="00265858"/>
    <w:rsid w:val="00265A7C"/>
    <w:rsid w:val="00265AB6"/>
    <w:rsid w:val="00265CAF"/>
    <w:rsid w:val="00265EB4"/>
    <w:rsid w:val="002663CE"/>
    <w:rsid w:val="0026693A"/>
    <w:rsid w:val="00266A17"/>
    <w:rsid w:val="00266F01"/>
    <w:rsid w:val="002672FB"/>
    <w:rsid w:val="002676BD"/>
    <w:rsid w:val="00270070"/>
    <w:rsid w:val="002700F9"/>
    <w:rsid w:val="0027026E"/>
    <w:rsid w:val="00270680"/>
    <w:rsid w:val="00270D45"/>
    <w:rsid w:val="00270D69"/>
    <w:rsid w:val="00270F7F"/>
    <w:rsid w:val="0027105A"/>
    <w:rsid w:val="00271671"/>
    <w:rsid w:val="002718AF"/>
    <w:rsid w:val="00271DE5"/>
    <w:rsid w:val="00271F0D"/>
    <w:rsid w:val="0027205C"/>
    <w:rsid w:val="002721B6"/>
    <w:rsid w:val="002723C0"/>
    <w:rsid w:val="00272435"/>
    <w:rsid w:val="00272B64"/>
    <w:rsid w:val="00272CA1"/>
    <w:rsid w:val="002733DE"/>
    <w:rsid w:val="00273845"/>
    <w:rsid w:val="00273859"/>
    <w:rsid w:val="00273EC5"/>
    <w:rsid w:val="002740B2"/>
    <w:rsid w:val="00274272"/>
    <w:rsid w:val="002743C6"/>
    <w:rsid w:val="00274878"/>
    <w:rsid w:val="00274B59"/>
    <w:rsid w:val="00274C49"/>
    <w:rsid w:val="00275463"/>
    <w:rsid w:val="00275465"/>
    <w:rsid w:val="002754FD"/>
    <w:rsid w:val="0027564B"/>
    <w:rsid w:val="00275C73"/>
    <w:rsid w:val="00275F3C"/>
    <w:rsid w:val="00275FC2"/>
    <w:rsid w:val="00276026"/>
    <w:rsid w:val="002767BC"/>
    <w:rsid w:val="002768E2"/>
    <w:rsid w:val="002769B4"/>
    <w:rsid w:val="00276FDD"/>
    <w:rsid w:val="0027760B"/>
    <w:rsid w:val="00277716"/>
    <w:rsid w:val="0027793B"/>
    <w:rsid w:val="00277951"/>
    <w:rsid w:val="00280037"/>
    <w:rsid w:val="00280284"/>
    <w:rsid w:val="00280286"/>
    <w:rsid w:val="0028057B"/>
    <w:rsid w:val="00280C42"/>
    <w:rsid w:val="00280F5D"/>
    <w:rsid w:val="0028130E"/>
    <w:rsid w:val="002817A0"/>
    <w:rsid w:val="00281ABD"/>
    <w:rsid w:val="00281BE0"/>
    <w:rsid w:val="00281ED4"/>
    <w:rsid w:val="0028214F"/>
    <w:rsid w:val="00282233"/>
    <w:rsid w:val="00282444"/>
    <w:rsid w:val="00282682"/>
    <w:rsid w:val="002826FB"/>
    <w:rsid w:val="0028279F"/>
    <w:rsid w:val="00282862"/>
    <w:rsid w:val="00282BB1"/>
    <w:rsid w:val="00282E6E"/>
    <w:rsid w:val="00282EBE"/>
    <w:rsid w:val="0028326C"/>
    <w:rsid w:val="00283399"/>
    <w:rsid w:val="00283577"/>
    <w:rsid w:val="002835A0"/>
    <w:rsid w:val="002835FD"/>
    <w:rsid w:val="0028364E"/>
    <w:rsid w:val="00283912"/>
    <w:rsid w:val="0028398B"/>
    <w:rsid w:val="00283EC3"/>
    <w:rsid w:val="0028402A"/>
    <w:rsid w:val="0028428B"/>
    <w:rsid w:val="0028466B"/>
    <w:rsid w:val="002846E4"/>
    <w:rsid w:val="002849DE"/>
    <w:rsid w:val="00284EE8"/>
    <w:rsid w:val="002850AD"/>
    <w:rsid w:val="00285211"/>
    <w:rsid w:val="0028525C"/>
    <w:rsid w:val="00285940"/>
    <w:rsid w:val="002861EC"/>
    <w:rsid w:val="00286504"/>
    <w:rsid w:val="002867AC"/>
    <w:rsid w:val="002867BB"/>
    <w:rsid w:val="00286850"/>
    <w:rsid w:val="002868A7"/>
    <w:rsid w:val="00286B00"/>
    <w:rsid w:val="00286E2B"/>
    <w:rsid w:val="00287029"/>
    <w:rsid w:val="002872EA"/>
    <w:rsid w:val="002873A6"/>
    <w:rsid w:val="00287564"/>
    <w:rsid w:val="00287C34"/>
    <w:rsid w:val="00287C7C"/>
    <w:rsid w:val="00287D70"/>
    <w:rsid w:val="00287E41"/>
    <w:rsid w:val="00287EAE"/>
    <w:rsid w:val="0029025E"/>
    <w:rsid w:val="002903EB"/>
    <w:rsid w:val="002905FC"/>
    <w:rsid w:val="00290741"/>
    <w:rsid w:val="002908B2"/>
    <w:rsid w:val="002909B3"/>
    <w:rsid w:val="002909E3"/>
    <w:rsid w:val="00290DF8"/>
    <w:rsid w:val="002910F4"/>
    <w:rsid w:val="0029129D"/>
    <w:rsid w:val="002912F8"/>
    <w:rsid w:val="00291472"/>
    <w:rsid w:val="00291812"/>
    <w:rsid w:val="00291E50"/>
    <w:rsid w:val="00292254"/>
    <w:rsid w:val="002922B1"/>
    <w:rsid w:val="002923EB"/>
    <w:rsid w:val="0029259C"/>
    <w:rsid w:val="002928BB"/>
    <w:rsid w:val="00292958"/>
    <w:rsid w:val="0029295B"/>
    <w:rsid w:val="00292AFB"/>
    <w:rsid w:val="00292CAC"/>
    <w:rsid w:val="00292DE7"/>
    <w:rsid w:val="002936AB"/>
    <w:rsid w:val="00293CA0"/>
    <w:rsid w:val="00293D0F"/>
    <w:rsid w:val="002941B6"/>
    <w:rsid w:val="0029420F"/>
    <w:rsid w:val="0029449B"/>
    <w:rsid w:val="00294561"/>
    <w:rsid w:val="00294841"/>
    <w:rsid w:val="0029495C"/>
    <w:rsid w:val="00294F2E"/>
    <w:rsid w:val="0029546B"/>
    <w:rsid w:val="00295543"/>
    <w:rsid w:val="0029574B"/>
    <w:rsid w:val="00295A61"/>
    <w:rsid w:val="00295B74"/>
    <w:rsid w:val="00295D3B"/>
    <w:rsid w:val="00296130"/>
    <w:rsid w:val="00296590"/>
    <w:rsid w:val="0029679A"/>
    <w:rsid w:val="002968D6"/>
    <w:rsid w:val="002969F5"/>
    <w:rsid w:val="00296AA5"/>
    <w:rsid w:val="00296B20"/>
    <w:rsid w:val="00296BEF"/>
    <w:rsid w:val="00296C23"/>
    <w:rsid w:val="00296DD7"/>
    <w:rsid w:val="0029702E"/>
    <w:rsid w:val="00297119"/>
    <w:rsid w:val="00297287"/>
    <w:rsid w:val="0029731B"/>
    <w:rsid w:val="00297927"/>
    <w:rsid w:val="00297B04"/>
    <w:rsid w:val="00297C11"/>
    <w:rsid w:val="00297C6A"/>
    <w:rsid w:val="00297D6F"/>
    <w:rsid w:val="00297FA6"/>
    <w:rsid w:val="002A0242"/>
    <w:rsid w:val="002A0340"/>
    <w:rsid w:val="002A0479"/>
    <w:rsid w:val="002A082C"/>
    <w:rsid w:val="002A09A5"/>
    <w:rsid w:val="002A0CEA"/>
    <w:rsid w:val="002A15A9"/>
    <w:rsid w:val="002A1B0E"/>
    <w:rsid w:val="002A1D9A"/>
    <w:rsid w:val="002A23CA"/>
    <w:rsid w:val="002A23EA"/>
    <w:rsid w:val="002A25F8"/>
    <w:rsid w:val="002A2B41"/>
    <w:rsid w:val="002A2F10"/>
    <w:rsid w:val="002A3AB6"/>
    <w:rsid w:val="002A3C0C"/>
    <w:rsid w:val="002A3C20"/>
    <w:rsid w:val="002A3F94"/>
    <w:rsid w:val="002A4060"/>
    <w:rsid w:val="002A421D"/>
    <w:rsid w:val="002A4251"/>
    <w:rsid w:val="002A4271"/>
    <w:rsid w:val="002A4317"/>
    <w:rsid w:val="002A436F"/>
    <w:rsid w:val="002A449A"/>
    <w:rsid w:val="002A45A9"/>
    <w:rsid w:val="002A4626"/>
    <w:rsid w:val="002A4639"/>
    <w:rsid w:val="002A475A"/>
    <w:rsid w:val="002A4D28"/>
    <w:rsid w:val="002A558E"/>
    <w:rsid w:val="002A55A5"/>
    <w:rsid w:val="002A566A"/>
    <w:rsid w:val="002A5988"/>
    <w:rsid w:val="002A5BA5"/>
    <w:rsid w:val="002A5C43"/>
    <w:rsid w:val="002A621D"/>
    <w:rsid w:val="002A6575"/>
    <w:rsid w:val="002A69C6"/>
    <w:rsid w:val="002A6A7A"/>
    <w:rsid w:val="002A6AC8"/>
    <w:rsid w:val="002A6AF2"/>
    <w:rsid w:val="002A6B0F"/>
    <w:rsid w:val="002A6DF9"/>
    <w:rsid w:val="002A709E"/>
    <w:rsid w:val="002A71C9"/>
    <w:rsid w:val="002A7610"/>
    <w:rsid w:val="002A7EB2"/>
    <w:rsid w:val="002B00BF"/>
    <w:rsid w:val="002B0184"/>
    <w:rsid w:val="002B0342"/>
    <w:rsid w:val="002B04F8"/>
    <w:rsid w:val="002B0BEE"/>
    <w:rsid w:val="002B0CC9"/>
    <w:rsid w:val="002B0FC4"/>
    <w:rsid w:val="002B0FCA"/>
    <w:rsid w:val="002B1530"/>
    <w:rsid w:val="002B15C7"/>
    <w:rsid w:val="002B179E"/>
    <w:rsid w:val="002B19EC"/>
    <w:rsid w:val="002B1A1C"/>
    <w:rsid w:val="002B1D22"/>
    <w:rsid w:val="002B1F42"/>
    <w:rsid w:val="002B1FC5"/>
    <w:rsid w:val="002B2130"/>
    <w:rsid w:val="002B21A1"/>
    <w:rsid w:val="002B22A1"/>
    <w:rsid w:val="002B26FB"/>
    <w:rsid w:val="002B2A92"/>
    <w:rsid w:val="002B34A8"/>
    <w:rsid w:val="002B3791"/>
    <w:rsid w:val="002B37EE"/>
    <w:rsid w:val="002B41FB"/>
    <w:rsid w:val="002B4611"/>
    <w:rsid w:val="002B4723"/>
    <w:rsid w:val="002B4877"/>
    <w:rsid w:val="002B4DF5"/>
    <w:rsid w:val="002B4F07"/>
    <w:rsid w:val="002B4F47"/>
    <w:rsid w:val="002B51EB"/>
    <w:rsid w:val="002B57A8"/>
    <w:rsid w:val="002B5CC1"/>
    <w:rsid w:val="002B5DEA"/>
    <w:rsid w:val="002B5E0D"/>
    <w:rsid w:val="002B5ECC"/>
    <w:rsid w:val="002B634E"/>
    <w:rsid w:val="002B642E"/>
    <w:rsid w:val="002B6B38"/>
    <w:rsid w:val="002B6FAB"/>
    <w:rsid w:val="002B718D"/>
    <w:rsid w:val="002B71EF"/>
    <w:rsid w:val="002B7379"/>
    <w:rsid w:val="002B7567"/>
    <w:rsid w:val="002B7D33"/>
    <w:rsid w:val="002B7E04"/>
    <w:rsid w:val="002B7ECA"/>
    <w:rsid w:val="002B7F4C"/>
    <w:rsid w:val="002C0023"/>
    <w:rsid w:val="002C0218"/>
    <w:rsid w:val="002C0599"/>
    <w:rsid w:val="002C09C7"/>
    <w:rsid w:val="002C0BD3"/>
    <w:rsid w:val="002C0DCD"/>
    <w:rsid w:val="002C1299"/>
    <w:rsid w:val="002C12D3"/>
    <w:rsid w:val="002C139C"/>
    <w:rsid w:val="002C13BE"/>
    <w:rsid w:val="002C13D5"/>
    <w:rsid w:val="002C169C"/>
    <w:rsid w:val="002C2436"/>
    <w:rsid w:val="002C2442"/>
    <w:rsid w:val="002C2452"/>
    <w:rsid w:val="002C290B"/>
    <w:rsid w:val="002C2B9C"/>
    <w:rsid w:val="002C2D4D"/>
    <w:rsid w:val="002C2DF9"/>
    <w:rsid w:val="002C2F4E"/>
    <w:rsid w:val="002C30DF"/>
    <w:rsid w:val="002C32A2"/>
    <w:rsid w:val="002C32B2"/>
    <w:rsid w:val="002C333B"/>
    <w:rsid w:val="002C3391"/>
    <w:rsid w:val="002C354A"/>
    <w:rsid w:val="002C36AD"/>
    <w:rsid w:val="002C36EA"/>
    <w:rsid w:val="002C36F2"/>
    <w:rsid w:val="002C385A"/>
    <w:rsid w:val="002C3F31"/>
    <w:rsid w:val="002C479D"/>
    <w:rsid w:val="002C49AA"/>
    <w:rsid w:val="002C4ACB"/>
    <w:rsid w:val="002C4B63"/>
    <w:rsid w:val="002C4C69"/>
    <w:rsid w:val="002C4E9E"/>
    <w:rsid w:val="002C56B1"/>
    <w:rsid w:val="002C578E"/>
    <w:rsid w:val="002C60FE"/>
    <w:rsid w:val="002C6452"/>
    <w:rsid w:val="002C651A"/>
    <w:rsid w:val="002C68BC"/>
    <w:rsid w:val="002C6DAC"/>
    <w:rsid w:val="002C70AE"/>
    <w:rsid w:val="002C7358"/>
    <w:rsid w:val="002C73E8"/>
    <w:rsid w:val="002C7400"/>
    <w:rsid w:val="002C78EC"/>
    <w:rsid w:val="002C7A2E"/>
    <w:rsid w:val="002D0257"/>
    <w:rsid w:val="002D048A"/>
    <w:rsid w:val="002D05BD"/>
    <w:rsid w:val="002D0CA6"/>
    <w:rsid w:val="002D1000"/>
    <w:rsid w:val="002D19BF"/>
    <w:rsid w:val="002D1C19"/>
    <w:rsid w:val="002D1C3A"/>
    <w:rsid w:val="002D2179"/>
    <w:rsid w:val="002D22CF"/>
    <w:rsid w:val="002D29DF"/>
    <w:rsid w:val="002D2BE4"/>
    <w:rsid w:val="002D2C3F"/>
    <w:rsid w:val="002D2C72"/>
    <w:rsid w:val="002D2DDB"/>
    <w:rsid w:val="002D2DF1"/>
    <w:rsid w:val="002D2E26"/>
    <w:rsid w:val="002D2E79"/>
    <w:rsid w:val="002D3428"/>
    <w:rsid w:val="002D365C"/>
    <w:rsid w:val="002D36AB"/>
    <w:rsid w:val="002D3A3E"/>
    <w:rsid w:val="002D3E54"/>
    <w:rsid w:val="002D4BF0"/>
    <w:rsid w:val="002D5641"/>
    <w:rsid w:val="002D565D"/>
    <w:rsid w:val="002D565E"/>
    <w:rsid w:val="002D5768"/>
    <w:rsid w:val="002D5885"/>
    <w:rsid w:val="002D5C04"/>
    <w:rsid w:val="002D5C35"/>
    <w:rsid w:val="002D5C9D"/>
    <w:rsid w:val="002D5FB4"/>
    <w:rsid w:val="002D65E7"/>
    <w:rsid w:val="002D66B9"/>
    <w:rsid w:val="002D6858"/>
    <w:rsid w:val="002D696E"/>
    <w:rsid w:val="002D6A67"/>
    <w:rsid w:val="002D6BFA"/>
    <w:rsid w:val="002D6CF7"/>
    <w:rsid w:val="002D6D3C"/>
    <w:rsid w:val="002D7156"/>
    <w:rsid w:val="002D7255"/>
    <w:rsid w:val="002D7585"/>
    <w:rsid w:val="002D7B92"/>
    <w:rsid w:val="002D7C42"/>
    <w:rsid w:val="002D7F08"/>
    <w:rsid w:val="002E00E9"/>
    <w:rsid w:val="002E01BD"/>
    <w:rsid w:val="002E0479"/>
    <w:rsid w:val="002E0692"/>
    <w:rsid w:val="002E07B9"/>
    <w:rsid w:val="002E07D4"/>
    <w:rsid w:val="002E0954"/>
    <w:rsid w:val="002E0FE0"/>
    <w:rsid w:val="002E10F3"/>
    <w:rsid w:val="002E140C"/>
    <w:rsid w:val="002E141E"/>
    <w:rsid w:val="002E1698"/>
    <w:rsid w:val="002E1775"/>
    <w:rsid w:val="002E18B0"/>
    <w:rsid w:val="002E1C83"/>
    <w:rsid w:val="002E1FFB"/>
    <w:rsid w:val="002E2279"/>
    <w:rsid w:val="002E26CA"/>
    <w:rsid w:val="002E26E6"/>
    <w:rsid w:val="002E2B07"/>
    <w:rsid w:val="002E2FC6"/>
    <w:rsid w:val="002E3516"/>
    <w:rsid w:val="002E38E6"/>
    <w:rsid w:val="002E3A68"/>
    <w:rsid w:val="002E3C4F"/>
    <w:rsid w:val="002E3FD1"/>
    <w:rsid w:val="002E460B"/>
    <w:rsid w:val="002E46E2"/>
    <w:rsid w:val="002E4934"/>
    <w:rsid w:val="002E4951"/>
    <w:rsid w:val="002E4A8E"/>
    <w:rsid w:val="002E4B7D"/>
    <w:rsid w:val="002E4D7F"/>
    <w:rsid w:val="002E4DFE"/>
    <w:rsid w:val="002E4E65"/>
    <w:rsid w:val="002E5047"/>
    <w:rsid w:val="002E508F"/>
    <w:rsid w:val="002E5851"/>
    <w:rsid w:val="002E5C90"/>
    <w:rsid w:val="002E5E89"/>
    <w:rsid w:val="002E6029"/>
    <w:rsid w:val="002E61A3"/>
    <w:rsid w:val="002E624A"/>
    <w:rsid w:val="002E6459"/>
    <w:rsid w:val="002E650D"/>
    <w:rsid w:val="002E66E3"/>
    <w:rsid w:val="002E6777"/>
    <w:rsid w:val="002E694E"/>
    <w:rsid w:val="002E6BEA"/>
    <w:rsid w:val="002E6FB6"/>
    <w:rsid w:val="002E7373"/>
    <w:rsid w:val="002E7390"/>
    <w:rsid w:val="002E751D"/>
    <w:rsid w:val="002E76DD"/>
    <w:rsid w:val="002E7712"/>
    <w:rsid w:val="002E77E2"/>
    <w:rsid w:val="002E7F2B"/>
    <w:rsid w:val="002E7F93"/>
    <w:rsid w:val="002E7FEB"/>
    <w:rsid w:val="002F0107"/>
    <w:rsid w:val="002F0327"/>
    <w:rsid w:val="002F0455"/>
    <w:rsid w:val="002F0B7E"/>
    <w:rsid w:val="002F0D3D"/>
    <w:rsid w:val="002F17C5"/>
    <w:rsid w:val="002F1FE3"/>
    <w:rsid w:val="002F1FE4"/>
    <w:rsid w:val="002F203D"/>
    <w:rsid w:val="002F221A"/>
    <w:rsid w:val="002F28BC"/>
    <w:rsid w:val="002F2B75"/>
    <w:rsid w:val="002F2D2B"/>
    <w:rsid w:val="002F2E5B"/>
    <w:rsid w:val="002F2FC4"/>
    <w:rsid w:val="002F3387"/>
    <w:rsid w:val="002F3502"/>
    <w:rsid w:val="002F3AD5"/>
    <w:rsid w:val="002F3E2B"/>
    <w:rsid w:val="002F41BC"/>
    <w:rsid w:val="002F41D6"/>
    <w:rsid w:val="002F42AE"/>
    <w:rsid w:val="002F448E"/>
    <w:rsid w:val="002F4535"/>
    <w:rsid w:val="002F4667"/>
    <w:rsid w:val="002F4E9E"/>
    <w:rsid w:val="002F4ECB"/>
    <w:rsid w:val="002F4F7A"/>
    <w:rsid w:val="002F5027"/>
    <w:rsid w:val="002F56CD"/>
    <w:rsid w:val="002F57FB"/>
    <w:rsid w:val="002F5C0F"/>
    <w:rsid w:val="002F5C53"/>
    <w:rsid w:val="002F5FAD"/>
    <w:rsid w:val="002F61C9"/>
    <w:rsid w:val="002F649D"/>
    <w:rsid w:val="002F6952"/>
    <w:rsid w:val="002F6ECB"/>
    <w:rsid w:val="002F71F8"/>
    <w:rsid w:val="002F741C"/>
    <w:rsid w:val="002F7457"/>
    <w:rsid w:val="002F785C"/>
    <w:rsid w:val="002F7F49"/>
    <w:rsid w:val="003001C4"/>
    <w:rsid w:val="00300327"/>
    <w:rsid w:val="00300828"/>
    <w:rsid w:val="00300883"/>
    <w:rsid w:val="00300931"/>
    <w:rsid w:val="00300934"/>
    <w:rsid w:val="00300C20"/>
    <w:rsid w:val="00300F23"/>
    <w:rsid w:val="00301175"/>
    <w:rsid w:val="003013D2"/>
    <w:rsid w:val="00301442"/>
    <w:rsid w:val="0030160E"/>
    <w:rsid w:val="00302029"/>
    <w:rsid w:val="00302116"/>
    <w:rsid w:val="00302580"/>
    <w:rsid w:val="0030287D"/>
    <w:rsid w:val="00302931"/>
    <w:rsid w:val="00302B62"/>
    <w:rsid w:val="00302DFE"/>
    <w:rsid w:val="00303432"/>
    <w:rsid w:val="00303623"/>
    <w:rsid w:val="003036C0"/>
    <w:rsid w:val="00303906"/>
    <w:rsid w:val="003039AE"/>
    <w:rsid w:val="003039CF"/>
    <w:rsid w:val="00303BBD"/>
    <w:rsid w:val="00304495"/>
    <w:rsid w:val="003044F8"/>
    <w:rsid w:val="003045C9"/>
    <w:rsid w:val="003047A1"/>
    <w:rsid w:val="00304990"/>
    <w:rsid w:val="00304992"/>
    <w:rsid w:val="00304BE6"/>
    <w:rsid w:val="00304D9C"/>
    <w:rsid w:val="00305115"/>
    <w:rsid w:val="00305138"/>
    <w:rsid w:val="0030525F"/>
    <w:rsid w:val="003057C3"/>
    <w:rsid w:val="00305B3A"/>
    <w:rsid w:val="00305E9D"/>
    <w:rsid w:val="00306708"/>
    <w:rsid w:val="003067D8"/>
    <w:rsid w:val="00306813"/>
    <w:rsid w:val="00306AD1"/>
    <w:rsid w:val="00306C74"/>
    <w:rsid w:val="00306C81"/>
    <w:rsid w:val="00306CBC"/>
    <w:rsid w:val="00306CE7"/>
    <w:rsid w:val="00306DC5"/>
    <w:rsid w:val="00306E3E"/>
    <w:rsid w:val="00306EAA"/>
    <w:rsid w:val="003079B3"/>
    <w:rsid w:val="00307B9D"/>
    <w:rsid w:val="003100BD"/>
    <w:rsid w:val="00310225"/>
    <w:rsid w:val="00310298"/>
    <w:rsid w:val="00310340"/>
    <w:rsid w:val="00310415"/>
    <w:rsid w:val="00310957"/>
    <w:rsid w:val="00310EA3"/>
    <w:rsid w:val="00310F01"/>
    <w:rsid w:val="00310F1F"/>
    <w:rsid w:val="003112FB"/>
    <w:rsid w:val="003113C4"/>
    <w:rsid w:val="00311576"/>
    <w:rsid w:val="00311601"/>
    <w:rsid w:val="00311680"/>
    <w:rsid w:val="0031171A"/>
    <w:rsid w:val="003119A4"/>
    <w:rsid w:val="00311C85"/>
    <w:rsid w:val="00311D3A"/>
    <w:rsid w:val="00311FB3"/>
    <w:rsid w:val="0031204F"/>
    <w:rsid w:val="0031225A"/>
    <w:rsid w:val="0031270C"/>
    <w:rsid w:val="00312AE9"/>
    <w:rsid w:val="00312B32"/>
    <w:rsid w:val="00312C0C"/>
    <w:rsid w:val="00312C34"/>
    <w:rsid w:val="0031349C"/>
    <w:rsid w:val="0031361C"/>
    <w:rsid w:val="003137DE"/>
    <w:rsid w:val="0031381E"/>
    <w:rsid w:val="003138FD"/>
    <w:rsid w:val="00313972"/>
    <w:rsid w:val="003139B8"/>
    <w:rsid w:val="00313AB0"/>
    <w:rsid w:val="00313C26"/>
    <w:rsid w:val="00313DF1"/>
    <w:rsid w:val="00313E78"/>
    <w:rsid w:val="003142B1"/>
    <w:rsid w:val="0031439A"/>
    <w:rsid w:val="003146BD"/>
    <w:rsid w:val="003146FE"/>
    <w:rsid w:val="003147A4"/>
    <w:rsid w:val="00314856"/>
    <w:rsid w:val="003148B1"/>
    <w:rsid w:val="00315030"/>
    <w:rsid w:val="00315136"/>
    <w:rsid w:val="003151B4"/>
    <w:rsid w:val="003151F8"/>
    <w:rsid w:val="00315289"/>
    <w:rsid w:val="0031533B"/>
    <w:rsid w:val="003155DF"/>
    <w:rsid w:val="0031583A"/>
    <w:rsid w:val="0031587E"/>
    <w:rsid w:val="00315A4D"/>
    <w:rsid w:val="00315C7B"/>
    <w:rsid w:val="00315CA6"/>
    <w:rsid w:val="00315E15"/>
    <w:rsid w:val="00315E3F"/>
    <w:rsid w:val="00315F46"/>
    <w:rsid w:val="0031608B"/>
    <w:rsid w:val="0031629C"/>
    <w:rsid w:val="003167F3"/>
    <w:rsid w:val="00316847"/>
    <w:rsid w:val="00316ADA"/>
    <w:rsid w:val="00316B05"/>
    <w:rsid w:val="00316B40"/>
    <w:rsid w:val="00316DB0"/>
    <w:rsid w:val="00316F41"/>
    <w:rsid w:val="00317257"/>
    <w:rsid w:val="00317268"/>
    <w:rsid w:val="003176FC"/>
    <w:rsid w:val="00317783"/>
    <w:rsid w:val="00317838"/>
    <w:rsid w:val="00317BE5"/>
    <w:rsid w:val="00317C1C"/>
    <w:rsid w:val="00320010"/>
    <w:rsid w:val="00320314"/>
    <w:rsid w:val="003206DD"/>
    <w:rsid w:val="003207C2"/>
    <w:rsid w:val="00320BB6"/>
    <w:rsid w:val="00320BEC"/>
    <w:rsid w:val="00321027"/>
    <w:rsid w:val="003210EA"/>
    <w:rsid w:val="003214D8"/>
    <w:rsid w:val="00321579"/>
    <w:rsid w:val="003217BA"/>
    <w:rsid w:val="00321AA4"/>
    <w:rsid w:val="00321BC1"/>
    <w:rsid w:val="00321CA3"/>
    <w:rsid w:val="00322A45"/>
    <w:rsid w:val="00322B2B"/>
    <w:rsid w:val="00322EF8"/>
    <w:rsid w:val="0032315F"/>
    <w:rsid w:val="00323250"/>
    <w:rsid w:val="0032343C"/>
    <w:rsid w:val="003234B1"/>
    <w:rsid w:val="0032362E"/>
    <w:rsid w:val="00323F81"/>
    <w:rsid w:val="003241D2"/>
    <w:rsid w:val="00324433"/>
    <w:rsid w:val="0032490E"/>
    <w:rsid w:val="00324A01"/>
    <w:rsid w:val="00324C79"/>
    <w:rsid w:val="00324E7B"/>
    <w:rsid w:val="0032537A"/>
    <w:rsid w:val="003258DB"/>
    <w:rsid w:val="00326345"/>
    <w:rsid w:val="00326376"/>
    <w:rsid w:val="003263BB"/>
    <w:rsid w:val="00326653"/>
    <w:rsid w:val="00326698"/>
    <w:rsid w:val="00326DDC"/>
    <w:rsid w:val="003275D9"/>
    <w:rsid w:val="003279EC"/>
    <w:rsid w:val="00327B05"/>
    <w:rsid w:val="00330081"/>
    <w:rsid w:val="003302F3"/>
    <w:rsid w:val="003305C7"/>
    <w:rsid w:val="0033069F"/>
    <w:rsid w:val="00330702"/>
    <w:rsid w:val="00330843"/>
    <w:rsid w:val="003308E0"/>
    <w:rsid w:val="00330953"/>
    <w:rsid w:val="00330C21"/>
    <w:rsid w:val="00330DF3"/>
    <w:rsid w:val="00330FA0"/>
    <w:rsid w:val="00330FBE"/>
    <w:rsid w:val="00331839"/>
    <w:rsid w:val="00331B17"/>
    <w:rsid w:val="00331B64"/>
    <w:rsid w:val="00331BBD"/>
    <w:rsid w:val="003327E0"/>
    <w:rsid w:val="00332D54"/>
    <w:rsid w:val="00332E28"/>
    <w:rsid w:val="003330EA"/>
    <w:rsid w:val="00333321"/>
    <w:rsid w:val="00333330"/>
    <w:rsid w:val="00333BBC"/>
    <w:rsid w:val="00333D01"/>
    <w:rsid w:val="00334020"/>
    <w:rsid w:val="003341D6"/>
    <w:rsid w:val="00334C33"/>
    <w:rsid w:val="003350A4"/>
    <w:rsid w:val="0033524C"/>
    <w:rsid w:val="0033528D"/>
    <w:rsid w:val="00335476"/>
    <w:rsid w:val="0033553D"/>
    <w:rsid w:val="003359CF"/>
    <w:rsid w:val="00335ABF"/>
    <w:rsid w:val="00335D9F"/>
    <w:rsid w:val="00335F65"/>
    <w:rsid w:val="00336427"/>
    <w:rsid w:val="00336874"/>
    <w:rsid w:val="00336892"/>
    <w:rsid w:val="00336A6E"/>
    <w:rsid w:val="00336AEB"/>
    <w:rsid w:val="00336C1E"/>
    <w:rsid w:val="00337077"/>
    <w:rsid w:val="00337184"/>
    <w:rsid w:val="00337259"/>
    <w:rsid w:val="00337762"/>
    <w:rsid w:val="0033779A"/>
    <w:rsid w:val="0033787F"/>
    <w:rsid w:val="003402E2"/>
    <w:rsid w:val="00340345"/>
    <w:rsid w:val="0034038D"/>
    <w:rsid w:val="00340396"/>
    <w:rsid w:val="00340584"/>
    <w:rsid w:val="00340B0E"/>
    <w:rsid w:val="00340C66"/>
    <w:rsid w:val="00340D48"/>
    <w:rsid w:val="00341275"/>
    <w:rsid w:val="00341555"/>
    <w:rsid w:val="00341A61"/>
    <w:rsid w:val="00341AC8"/>
    <w:rsid w:val="00341AF6"/>
    <w:rsid w:val="00341B36"/>
    <w:rsid w:val="00341C31"/>
    <w:rsid w:val="00341CD7"/>
    <w:rsid w:val="00341D1B"/>
    <w:rsid w:val="00341E31"/>
    <w:rsid w:val="0034289F"/>
    <w:rsid w:val="00342B2A"/>
    <w:rsid w:val="00342F22"/>
    <w:rsid w:val="00342F78"/>
    <w:rsid w:val="00343140"/>
    <w:rsid w:val="003436C3"/>
    <w:rsid w:val="00343726"/>
    <w:rsid w:val="003439EC"/>
    <w:rsid w:val="00343A3D"/>
    <w:rsid w:val="00343A8C"/>
    <w:rsid w:val="00343AA6"/>
    <w:rsid w:val="00343B45"/>
    <w:rsid w:val="00343DE2"/>
    <w:rsid w:val="00343E24"/>
    <w:rsid w:val="00343EDE"/>
    <w:rsid w:val="00344041"/>
    <w:rsid w:val="0034434E"/>
    <w:rsid w:val="003443B2"/>
    <w:rsid w:val="0034451A"/>
    <w:rsid w:val="00344C26"/>
    <w:rsid w:val="00344C66"/>
    <w:rsid w:val="00345172"/>
    <w:rsid w:val="003451F8"/>
    <w:rsid w:val="003454BF"/>
    <w:rsid w:val="00345964"/>
    <w:rsid w:val="00345A5D"/>
    <w:rsid w:val="00345CD6"/>
    <w:rsid w:val="00346306"/>
    <w:rsid w:val="00346339"/>
    <w:rsid w:val="0034638C"/>
    <w:rsid w:val="00347133"/>
    <w:rsid w:val="003473EC"/>
    <w:rsid w:val="003473F3"/>
    <w:rsid w:val="0034741E"/>
    <w:rsid w:val="00347617"/>
    <w:rsid w:val="00350209"/>
    <w:rsid w:val="00350313"/>
    <w:rsid w:val="003503A1"/>
    <w:rsid w:val="003505E5"/>
    <w:rsid w:val="00350934"/>
    <w:rsid w:val="00350979"/>
    <w:rsid w:val="003509A0"/>
    <w:rsid w:val="00350BC5"/>
    <w:rsid w:val="00350F1B"/>
    <w:rsid w:val="00350F77"/>
    <w:rsid w:val="003511E2"/>
    <w:rsid w:val="00351389"/>
    <w:rsid w:val="00351415"/>
    <w:rsid w:val="00351464"/>
    <w:rsid w:val="003514B7"/>
    <w:rsid w:val="0035172C"/>
    <w:rsid w:val="00351E84"/>
    <w:rsid w:val="00351EEE"/>
    <w:rsid w:val="00351F6D"/>
    <w:rsid w:val="00352474"/>
    <w:rsid w:val="003525BA"/>
    <w:rsid w:val="003527B2"/>
    <w:rsid w:val="003528E8"/>
    <w:rsid w:val="003529E2"/>
    <w:rsid w:val="00352CE0"/>
    <w:rsid w:val="00352E25"/>
    <w:rsid w:val="00352F3F"/>
    <w:rsid w:val="003534F7"/>
    <w:rsid w:val="00353523"/>
    <w:rsid w:val="0035354E"/>
    <w:rsid w:val="0035367A"/>
    <w:rsid w:val="00353698"/>
    <w:rsid w:val="00353A0B"/>
    <w:rsid w:val="00353AB8"/>
    <w:rsid w:val="00353B72"/>
    <w:rsid w:val="00353D91"/>
    <w:rsid w:val="00353E01"/>
    <w:rsid w:val="003540B2"/>
    <w:rsid w:val="003543EB"/>
    <w:rsid w:val="0035442E"/>
    <w:rsid w:val="00354485"/>
    <w:rsid w:val="00354789"/>
    <w:rsid w:val="00354B7A"/>
    <w:rsid w:val="00354FA6"/>
    <w:rsid w:val="00355011"/>
    <w:rsid w:val="003551D4"/>
    <w:rsid w:val="0035527D"/>
    <w:rsid w:val="003555B1"/>
    <w:rsid w:val="00355817"/>
    <w:rsid w:val="00355B7B"/>
    <w:rsid w:val="00355C53"/>
    <w:rsid w:val="00355FAA"/>
    <w:rsid w:val="003560FD"/>
    <w:rsid w:val="0035652F"/>
    <w:rsid w:val="00356568"/>
    <w:rsid w:val="003565BE"/>
    <w:rsid w:val="00356E83"/>
    <w:rsid w:val="00356F09"/>
    <w:rsid w:val="00357484"/>
    <w:rsid w:val="003574E5"/>
    <w:rsid w:val="003578D3"/>
    <w:rsid w:val="00360534"/>
    <w:rsid w:val="00360A0F"/>
    <w:rsid w:val="00360C49"/>
    <w:rsid w:val="00360E16"/>
    <w:rsid w:val="00360FAC"/>
    <w:rsid w:val="0036122B"/>
    <w:rsid w:val="003615F1"/>
    <w:rsid w:val="00361981"/>
    <w:rsid w:val="00362555"/>
    <w:rsid w:val="003625E2"/>
    <w:rsid w:val="003626A7"/>
    <w:rsid w:val="00362707"/>
    <w:rsid w:val="00362DA9"/>
    <w:rsid w:val="00363272"/>
    <w:rsid w:val="0036405E"/>
    <w:rsid w:val="00364255"/>
    <w:rsid w:val="00364359"/>
    <w:rsid w:val="0036439F"/>
    <w:rsid w:val="00364CFE"/>
    <w:rsid w:val="00364E9D"/>
    <w:rsid w:val="0036535D"/>
    <w:rsid w:val="003654CD"/>
    <w:rsid w:val="003655CC"/>
    <w:rsid w:val="00366414"/>
    <w:rsid w:val="0036674E"/>
    <w:rsid w:val="00366E94"/>
    <w:rsid w:val="003670EC"/>
    <w:rsid w:val="003671FC"/>
    <w:rsid w:val="00367357"/>
    <w:rsid w:val="0036756D"/>
    <w:rsid w:val="003676A0"/>
    <w:rsid w:val="00367800"/>
    <w:rsid w:val="00367936"/>
    <w:rsid w:val="00367C02"/>
    <w:rsid w:val="00367D10"/>
    <w:rsid w:val="00370108"/>
    <w:rsid w:val="003706F4"/>
    <w:rsid w:val="00370C78"/>
    <w:rsid w:val="00370CC8"/>
    <w:rsid w:val="00370E4E"/>
    <w:rsid w:val="0037168F"/>
    <w:rsid w:val="00371960"/>
    <w:rsid w:val="00371A8C"/>
    <w:rsid w:val="00371AC2"/>
    <w:rsid w:val="00371B05"/>
    <w:rsid w:val="00371EA4"/>
    <w:rsid w:val="00371EED"/>
    <w:rsid w:val="00372457"/>
    <w:rsid w:val="003724C7"/>
    <w:rsid w:val="00372910"/>
    <w:rsid w:val="003730E5"/>
    <w:rsid w:val="00373128"/>
    <w:rsid w:val="00373284"/>
    <w:rsid w:val="00373337"/>
    <w:rsid w:val="00373445"/>
    <w:rsid w:val="003736BB"/>
    <w:rsid w:val="00373CBC"/>
    <w:rsid w:val="00373EEB"/>
    <w:rsid w:val="00374036"/>
    <w:rsid w:val="00374182"/>
    <w:rsid w:val="003744F5"/>
    <w:rsid w:val="003745C4"/>
    <w:rsid w:val="00374709"/>
    <w:rsid w:val="003748C9"/>
    <w:rsid w:val="00374916"/>
    <w:rsid w:val="00374A56"/>
    <w:rsid w:val="00374A5E"/>
    <w:rsid w:val="00374B85"/>
    <w:rsid w:val="00374BDE"/>
    <w:rsid w:val="00375225"/>
    <w:rsid w:val="003752F7"/>
    <w:rsid w:val="00375570"/>
    <w:rsid w:val="00375812"/>
    <w:rsid w:val="0037586E"/>
    <w:rsid w:val="00375C6A"/>
    <w:rsid w:val="00375E02"/>
    <w:rsid w:val="00375E50"/>
    <w:rsid w:val="00375ECD"/>
    <w:rsid w:val="00376122"/>
    <w:rsid w:val="0037660F"/>
    <w:rsid w:val="00376D06"/>
    <w:rsid w:val="0037765B"/>
    <w:rsid w:val="00377679"/>
    <w:rsid w:val="00377978"/>
    <w:rsid w:val="00377B9F"/>
    <w:rsid w:val="00377EE6"/>
    <w:rsid w:val="00377F09"/>
    <w:rsid w:val="00380A7A"/>
    <w:rsid w:val="00380B6C"/>
    <w:rsid w:val="00380E93"/>
    <w:rsid w:val="003810A6"/>
    <w:rsid w:val="00381336"/>
    <w:rsid w:val="00381A17"/>
    <w:rsid w:val="00381AF5"/>
    <w:rsid w:val="00381B37"/>
    <w:rsid w:val="00381BA0"/>
    <w:rsid w:val="00381C8F"/>
    <w:rsid w:val="003825B6"/>
    <w:rsid w:val="0038290C"/>
    <w:rsid w:val="00382960"/>
    <w:rsid w:val="00382A75"/>
    <w:rsid w:val="00382C8B"/>
    <w:rsid w:val="00382F26"/>
    <w:rsid w:val="0038314C"/>
    <w:rsid w:val="0038326B"/>
    <w:rsid w:val="003837CA"/>
    <w:rsid w:val="00383E7E"/>
    <w:rsid w:val="003841EC"/>
    <w:rsid w:val="0038430E"/>
    <w:rsid w:val="003843D0"/>
    <w:rsid w:val="00384413"/>
    <w:rsid w:val="0038487D"/>
    <w:rsid w:val="00384954"/>
    <w:rsid w:val="00384ACE"/>
    <w:rsid w:val="0038503A"/>
    <w:rsid w:val="00385079"/>
    <w:rsid w:val="00385126"/>
    <w:rsid w:val="003851EF"/>
    <w:rsid w:val="003854B1"/>
    <w:rsid w:val="003854B3"/>
    <w:rsid w:val="003857D0"/>
    <w:rsid w:val="00385842"/>
    <w:rsid w:val="003858B0"/>
    <w:rsid w:val="00385B89"/>
    <w:rsid w:val="00385C08"/>
    <w:rsid w:val="00385C0A"/>
    <w:rsid w:val="00385CB8"/>
    <w:rsid w:val="00385CE4"/>
    <w:rsid w:val="00385D38"/>
    <w:rsid w:val="00386062"/>
    <w:rsid w:val="003861E6"/>
    <w:rsid w:val="0038644A"/>
    <w:rsid w:val="00386462"/>
    <w:rsid w:val="0038657C"/>
    <w:rsid w:val="00386752"/>
    <w:rsid w:val="00386CCD"/>
    <w:rsid w:val="00386CF1"/>
    <w:rsid w:val="00386D25"/>
    <w:rsid w:val="003870E1"/>
    <w:rsid w:val="00387317"/>
    <w:rsid w:val="003873E7"/>
    <w:rsid w:val="0038760F"/>
    <w:rsid w:val="00387AD9"/>
    <w:rsid w:val="00387B06"/>
    <w:rsid w:val="00387B66"/>
    <w:rsid w:val="00387F1B"/>
    <w:rsid w:val="00390011"/>
    <w:rsid w:val="00390072"/>
    <w:rsid w:val="003901CC"/>
    <w:rsid w:val="00390257"/>
    <w:rsid w:val="0039027A"/>
    <w:rsid w:val="003903DC"/>
    <w:rsid w:val="00390439"/>
    <w:rsid w:val="003906AD"/>
    <w:rsid w:val="00390754"/>
    <w:rsid w:val="00390918"/>
    <w:rsid w:val="00390B67"/>
    <w:rsid w:val="00390BDA"/>
    <w:rsid w:val="00390FD5"/>
    <w:rsid w:val="00391097"/>
    <w:rsid w:val="0039112D"/>
    <w:rsid w:val="0039117A"/>
    <w:rsid w:val="003912FC"/>
    <w:rsid w:val="003913D3"/>
    <w:rsid w:val="00391474"/>
    <w:rsid w:val="003914C0"/>
    <w:rsid w:val="0039153F"/>
    <w:rsid w:val="00391ED1"/>
    <w:rsid w:val="0039219C"/>
    <w:rsid w:val="0039232B"/>
    <w:rsid w:val="003926B1"/>
    <w:rsid w:val="00392ACB"/>
    <w:rsid w:val="00392BBA"/>
    <w:rsid w:val="00392D96"/>
    <w:rsid w:val="00392DEB"/>
    <w:rsid w:val="00392EA8"/>
    <w:rsid w:val="003930D0"/>
    <w:rsid w:val="00393265"/>
    <w:rsid w:val="00393477"/>
    <w:rsid w:val="00393787"/>
    <w:rsid w:val="003938B9"/>
    <w:rsid w:val="00393CD2"/>
    <w:rsid w:val="00393D70"/>
    <w:rsid w:val="0039464C"/>
    <w:rsid w:val="003946CE"/>
    <w:rsid w:val="0039486B"/>
    <w:rsid w:val="00394945"/>
    <w:rsid w:val="00394B55"/>
    <w:rsid w:val="00394B75"/>
    <w:rsid w:val="00394B81"/>
    <w:rsid w:val="00394CFF"/>
    <w:rsid w:val="00394DC2"/>
    <w:rsid w:val="003950A4"/>
    <w:rsid w:val="00395375"/>
    <w:rsid w:val="00395438"/>
    <w:rsid w:val="00395852"/>
    <w:rsid w:val="003959A4"/>
    <w:rsid w:val="003960D5"/>
    <w:rsid w:val="003961AE"/>
    <w:rsid w:val="003963DF"/>
    <w:rsid w:val="003964F2"/>
    <w:rsid w:val="00396521"/>
    <w:rsid w:val="00396966"/>
    <w:rsid w:val="00396D1D"/>
    <w:rsid w:val="00396EE1"/>
    <w:rsid w:val="00396FAB"/>
    <w:rsid w:val="0039746F"/>
    <w:rsid w:val="00397523"/>
    <w:rsid w:val="0039755F"/>
    <w:rsid w:val="00397678"/>
    <w:rsid w:val="00397B10"/>
    <w:rsid w:val="00397CBB"/>
    <w:rsid w:val="003A04C5"/>
    <w:rsid w:val="003A0906"/>
    <w:rsid w:val="003A0C59"/>
    <w:rsid w:val="003A12DD"/>
    <w:rsid w:val="003A1789"/>
    <w:rsid w:val="003A1921"/>
    <w:rsid w:val="003A19D5"/>
    <w:rsid w:val="003A19E2"/>
    <w:rsid w:val="003A1DBE"/>
    <w:rsid w:val="003A2019"/>
    <w:rsid w:val="003A219D"/>
    <w:rsid w:val="003A2B75"/>
    <w:rsid w:val="003A2C8E"/>
    <w:rsid w:val="003A2D3A"/>
    <w:rsid w:val="003A2EF0"/>
    <w:rsid w:val="003A319F"/>
    <w:rsid w:val="003A31F2"/>
    <w:rsid w:val="003A3649"/>
    <w:rsid w:val="003A36D9"/>
    <w:rsid w:val="003A3E03"/>
    <w:rsid w:val="003A3F84"/>
    <w:rsid w:val="003A3FD2"/>
    <w:rsid w:val="003A4060"/>
    <w:rsid w:val="003A40C1"/>
    <w:rsid w:val="003A4295"/>
    <w:rsid w:val="003A4319"/>
    <w:rsid w:val="003A4787"/>
    <w:rsid w:val="003A4CCF"/>
    <w:rsid w:val="003A4D95"/>
    <w:rsid w:val="003A4DFC"/>
    <w:rsid w:val="003A4E7C"/>
    <w:rsid w:val="003A4E8C"/>
    <w:rsid w:val="003A51E4"/>
    <w:rsid w:val="003A53A6"/>
    <w:rsid w:val="003A53C9"/>
    <w:rsid w:val="003A54F7"/>
    <w:rsid w:val="003A5687"/>
    <w:rsid w:val="003A587C"/>
    <w:rsid w:val="003A594E"/>
    <w:rsid w:val="003A5BF5"/>
    <w:rsid w:val="003A5E04"/>
    <w:rsid w:val="003A5E2B"/>
    <w:rsid w:val="003A6156"/>
    <w:rsid w:val="003A6E04"/>
    <w:rsid w:val="003A71A1"/>
    <w:rsid w:val="003A7561"/>
    <w:rsid w:val="003B0344"/>
    <w:rsid w:val="003B0353"/>
    <w:rsid w:val="003B0822"/>
    <w:rsid w:val="003B0913"/>
    <w:rsid w:val="003B098C"/>
    <w:rsid w:val="003B09C2"/>
    <w:rsid w:val="003B0B3A"/>
    <w:rsid w:val="003B0DB5"/>
    <w:rsid w:val="003B1283"/>
    <w:rsid w:val="003B13DB"/>
    <w:rsid w:val="003B1407"/>
    <w:rsid w:val="003B1437"/>
    <w:rsid w:val="003B1486"/>
    <w:rsid w:val="003B157C"/>
    <w:rsid w:val="003B15DA"/>
    <w:rsid w:val="003B163D"/>
    <w:rsid w:val="003B1692"/>
    <w:rsid w:val="003B1729"/>
    <w:rsid w:val="003B17D2"/>
    <w:rsid w:val="003B17D6"/>
    <w:rsid w:val="003B1CBD"/>
    <w:rsid w:val="003B21C5"/>
    <w:rsid w:val="003B22D4"/>
    <w:rsid w:val="003B2579"/>
    <w:rsid w:val="003B278B"/>
    <w:rsid w:val="003B2810"/>
    <w:rsid w:val="003B2936"/>
    <w:rsid w:val="003B29FC"/>
    <w:rsid w:val="003B2A1B"/>
    <w:rsid w:val="003B2B34"/>
    <w:rsid w:val="003B2E99"/>
    <w:rsid w:val="003B3148"/>
    <w:rsid w:val="003B3621"/>
    <w:rsid w:val="003B398B"/>
    <w:rsid w:val="003B3A18"/>
    <w:rsid w:val="003B3A67"/>
    <w:rsid w:val="003B3B37"/>
    <w:rsid w:val="003B3B7C"/>
    <w:rsid w:val="003B3D58"/>
    <w:rsid w:val="003B3DEB"/>
    <w:rsid w:val="003B43EA"/>
    <w:rsid w:val="003B4411"/>
    <w:rsid w:val="003B4733"/>
    <w:rsid w:val="003B48CB"/>
    <w:rsid w:val="003B4ADC"/>
    <w:rsid w:val="003B4AEF"/>
    <w:rsid w:val="003B53C4"/>
    <w:rsid w:val="003B542E"/>
    <w:rsid w:val="003B544C"/>
    <w:rsid w:val="003B54C7"/>
    <w:rsid w:val="003B5587"/>
    <w:rsid w:val="003B5785"/>
    <w:rsid w:val="003B578A"/>
    <w:rsid w:val="003B5A2E"/>
    <w:rsid w:val="003B5E0E"/>
    <w:rsid w:val="003B5FB6"/>
    <w:rsid w:val="003B5FED"/>
    <w:rsid w:val="003B647F"/>
    <w:rsid w:val="003B6767"/>
    <w:rsid w:val="003B6904"/>
    <w:rsid w:val="003B6B94"/>
    <w:rsid w:val="003B6D8B"/>
    <w:rsid w:val="003B7069"/>
    <w:rsid w:val="003B713C"/>
    <w:rsid w:val="003B7148"/>
    <w:rsid w:val="003B74D9"/>
    <w:rsid w:val="003B756F"/>
    <w:rsid w:val="003B79F1"/>
    <w:rsid w:val="003B7EEA"/>
    <w:rsid w:val="003B7F5F"/>
    <w:rsid w:val="003C02C9"/>
    <w:rsid w:val="003C0417"/>
    <w:rsid w:val="003C0633"/>
    <w:rsid w:val="003C0674"/>
    <w:rsid w:val="003C100E"/>
    <w:rsid w:val="003C11BB"/>
    <w:rsid w:val="003C1BF6"/>
    <w:rsid w:val="003C1C6B"/>
    <w:rsid w:val="003C1D80"/>
    <w:rsid w:val="003C1F16"/>
    <w:rsid w:val="003C1F47"/>
    <w:rsid w:val="003C2183"/>
    <w:rsid w:val="003C21B3"/>
    <w:rsid w:val="003C228D"/>
    <w:rsid w:val="003C24F0"/>
    <w:rsid w:val="003C29C4"/>
    <w:rsid w:val="003C2B5A"/>
    <w:rsid w:val="003C33DC"/>
    <w:rsid w:val="003C3514"/>
    <w:rsid w:val="003C3BB6"/>
    <w:rsid w:val="003C3D22"/>
    <w:rsid w:val="003C3E9C"/>
    <w:rsid w:val="003C3EC4"/>
    <w:rsid w:val="003C4074"/>
    <w:rsid w:val="003C41C7"/>
    <w:rsid w:val="003C431E"/>
    <w:rsid w:val="003C4563"/>
    <w:rsid w:val="003C479C"/>
    <w:rsid w:val="003C48BA"/>
    <w:rsid w:val="003C4BE6"/>
    <w:rsid w:val="003C5070"/>
    <w:rsid w:val="003C5081"/>
    <w:rsid w:val="003C50C7"/>
    <w:rsid w:val="003C52DA"/>
    <w:rsid w:val="003C551D"/>
    <w:rsid w:val="003C5E95"/>
    <w:rsid w:val="003C6120"/>
    <w:rsid w:val="003C66A3"/>
    <w:rsid w:val="003C7188"/>
    <w:rsid w:val="003C744E"/>
    <w:rsid w:val="003C75C7"/>
    <w:rsid w:val="003D01E1"/>
    <w:rsid w:val="003D03DD"/>
    <w:rsid w:val="003D0769"/>
    <w:rsid w:val="003D07F0"/>
    <w:rsid w:val="003D0D3C"/>
    <w:rsid w:val="003D1046"/>
    <w:rsid w:val="003D136E"/>
    <w:rsid w:val="003D16A2"/>
    <w:rsid w:val="003D18D9"/>
    <w:rsid w:val="003D1C57"/>
    <w:rsid w:val="003D1DA1"/>
    <w:rsid w:val="003D1EB0"/>
    <w:rsid w:val="003D238E"/>
    <w:rsid w:val="003D2761"/>
    <w:rsid w:val="003D2957"/>
    <w:rsid w:val="003D2FBF"/>
    <w:rsid w:val="003D35C0"/>
    <w:rsid w:val="003D375A"/>
    <w:rsid w:val="003D38C0"/>
    <w:rsid w:val="003D3AAF"/>
    <w:rsid w:val="003D3B18"/>
    <w:rsid w:val="003D3BB5"/>
    <w:rsid w:val="003D3BC6"/>
    <w:rsid w:val="003D404D"/>
    <w:rsid w:val="003D4098"/>
    <w:rsid w:val="003D411A"/>
    <w:rsid w:val="003D42D0"/>
    <w:rsid w:val="003D4344"/>
    <w:rsid w:val="003D45E2"/>
    <w:rsid w:val="003D4744"/>
    <w:rsid w:val="003D4964"/>
    <w:rsid w:val="003D4E75"/>
    <w:rsid w:val="003D4FC8"/>
    <w:rsid w:val="003D509B"/>
    <w:rsid w:val="003D5BC8"/>
    <w:rsid w:val="003D5FF3"/>
    <w:rsid w:val="003D66DA"/>
    <w:rsid w:val="003D68DF"/>
    <w:rsid w:val="003D69D5"/>
    <w:rsid w:val="003D6AD6"/>
    <w:rsid w:val="003D7015"/>
    <w:rsid w:val="003D728A"/>
    <w:rsid w:val="003D7616"/>
    <w:rsid w:val="003D7688"/>
    <w:rsid w:val="003D7DEB"/>
    <w:rsid w:val="003D7DFA"/>
    <w:rsid w:val="003D7EC3"/>
    <w:rsid w:val="003D7EF4"/>
    <w:rsid w:val="003E02E1"/>
    <w:rsid w:val="003E0354"/>
    <w:rsid w:val="003E0C39"/>
    <w:rsid w:val="003E0C6F"/>
    <w:rsid w:val="003E0E1D"/>
    <w:rsid w:val="003E0FDB"/>
    <w:rsid w:val="003E1362"/>
    <w:rsid w:val="003E145D"/>
    <w:rsid w:val="003E1507"/>
    <w:rsid w:val="003E155C"/>
    <w:rsid w:val="003E197A"/>
    <w:rsid w:val="003E1A7B"/>
    <w:rsid w:val="003E1D92"/>
    <w:rsid w:val="003E1F71"/>
    <w:rsid w:val="003E2162"/>
    <w:rsid w:val="003E22F9"/>
    <w:rsid w:val="003E23C6"/>
    <w:rsid w:val="003E2628"/>
    <w:rsid w:val="003E3160"/>
    <w:rsid w:val="003E31C8"/>
    <w:rsid w:val="003E340E"/>
    <w:rsid w:val="003E346F"/>
    <w:rsid w:val="003E34C9"/>
    <w:rsid w:val="003E3595"/>
    <w:rsid w:val="003E3727"/>
    <w:rsid w:val="003E3812"/>
    <w:rsid w:val="003E38F1"/>
    <w:rsid w:val="003E3D5C"/>
    <w:rsid w:val="003E402A"/>
    <w:rsid w:val="003E41F6"/>
    <w:rsid w:val="003E4483"/>
    <w:rsid w:val="003E49B4"/>
    <w:rsid w:val="003E4A6F"/>
    <w:rsid w:val="003E4A7B"/>
    <w:rsid w:val="003E4B96"/>
    <w:rsid w:val="003E4EA4"/>
    <w:rsid w:val="003E52CB"/>
    <w:rsid w:val="003E534F"/>
    <w:rsid w:val="003E5355"/>
    <w:rsid w:val="003E5447"/>
    <w:rsid w:val="003E545D"/>
    <w:rsid w:val="003E56DB"/>
    <w:rsid w:val="003E56FB"/>
    <w:rsid w:val="003E571B"/>
    <w:rsid w:val="003E5B09"/>
    <w:rsid w:val="003E5F95"/>
    <w:rsid w:val="003E6092"/>
    <w:rsid w:val="003E6B03"/>
    <w:rsid w:val="003E6D2F"/>
    <w:rsid w:val="003E7132"/>
    <w:rsid w:val="003E76FC"/>
    <w:rsid w:val="003E77F0"/>
    <w:rsid w:val="003E7BCF"/>
    <w:rsid w:val="003E7C76"/>
    <w:rsid w:val="003E7DA9"/>
    <w:rsid w:val="003E7DBD"/>
    <w:rsid w:val="003E7E8D"/>
    <w:rsid w:val="003E7F31"/>
    <w:rsid w:val="003F090A"/>
    <w:rsid w:val="003F0C7E"/>
    <w:rsid w:val="003F0F03"/>
    <w:rsid w:val="003F1012"/>
    <w:rsid w:val="003F1340"/>
    <w:rsid w:val="003F1492"/>
    <w:rsid w:val="003F1548"/>
    <w:rsid w:val="003F1602"/>
    <w:rsid w:val="003F18DB"/>
    <w:rsid w:val="003F1926"/>
    <w:rsid w:val="003F1C46"/>
    <w:rsid w:val="003F1CEE"/>
    <w:rsid w:val="003F1EEB"/>
    <w:rsid w:val="003F20D8"/>
    <w:rsid w:val="003F2357"/>
    <w:rsid w:val="003F27CC"/>
    <w:rsid w:val="003F2AC1"/>
    <w:rsid w:val="003F2D46"/>
    <w:rsid w:val="003F2EB4"/>
    <w:rsid w:val="003F3760"/>
    <w:rsid w:val="003F3A2C"/>
    <w:rsid w:val="003F3AAC"/>
    <w:rsid w:val="003F3B12"/>
    <w:rsid w:val="003F3C60"/>
    <w:rsid w:val="003F3D66"/>
    <w:rsid w:val="003F3EBF"/>
    <w:rsid w:val="003F4102"/>
    <w:rsid w:val="003F46EC"/>
    <w:rsid w:val="003F4704"/>
    <w:rsid w:val="003F4AAE"/>
    <w:rsid w:val="003F4B51"/>
    <w:rsid w:val="003F4C51"/>
    <w:rsid w:val="003F504B"/>
    <w:rsid w:val="003F5157"/>
    <w:rsid w:val="003F5391"/>
    <w:rsid w:val="003F559F"/>
    <w:rsid w:val="003F580B"/>
    <w:rsid w:val="003F63A5"/>
    <w:rsid w:val="003F668A"/>
    <w:rsid w:val="003F6843"/>
    <w:rsid w:val="003F6D95"/>
    <w:rsid w:val="003F6E00"/>
    <w:rsid w:val="003F7476"/>
    <w:rsid w:val="003F799F"/>
    <w:rsid w:val="003F7A2F"/>
    <w:rsid w:val="003F7BB0"/>
    <w:rsid w:val="003F7C62"/>
    <w:rsid w:val="003F7D31"/>
    <w:rsid w:val="00400083"/>
    <w:rsid w:val="004001BA"/>
    <w:rsid w:val="004001DF"/>
    <w:rsid w:val="00400322"/>
    <w:rsid w:val="004004D7"/>
    <w:rsid w:val="004007FC"/>
    <w:rsid w:val="0040088C"/>
    <w:rsid w:val="004008DF"/>
    <w:rsid w:val="00400992"/>
    <w:rsid w:val="00400A9D"/>
    <w:rsid w:val="00400D32"/>
    <w:rsid w:val="00400E14"/>
    <w:rsid w:val="00400F4B"/>
    <w:rsid w:val="0040124F"/>
    <w:rsid w:val="004014BB"/>
    <w:rsid w:val="00401772"/>
    <w:rsid w:val="00401A5B"/>
    <w:rsid w:val="00401A97"/>
    <w:rsid w:val="00401E4E"/>
    <w:rsid w:val="0040203E"/>
    <w:rsid w:val="0040207F"/>
    <w:rsid w:val="00402607"/>
    <w:rsid w:val="00402A1E"/>
    <w:rsid w:val="00402C02"/>
    <w:rsid w:val="00402D75"/>
    <w:rsid w:val="00402EC5"/>
    <w:rsid w:val="0040321F"/>
    <w:rsid w:val="004038EC"/>
    <w:rsid w:val="00403C10"/>
    <w:rsid w:val="00404034"/>
    <w:rsid w:val="0040481B"/>
    <w:rsid w:val="004049B5"/>
    <w:rsid w:val="00404B87"/>
    <w:rsid w:val="00404FA7"/>
    <w:rsid w:val="004051AA"/>
    <w:rsid w:val="0040520D"/>
    <w:rsid w:val="00405635"/>
    <w:rsid w:val="00405A45"/>
    <w:rsid w:val="00405A87"/>
    <w:rsid w:val="00406039"/>
    <w:rsid w:val="00406148"/>
    <w:rsid w:val="00406164"/>
    <w:rsid w:val="004063D0"/>
    <w:rsid w:val="00406860"/>
    <w:rsid w:val="00406992"/>
    <w:rsid w:val="00406A78"/>
    <w:rsid w:val="00406D87"/>
    <w:rsid w:val="00406E71"/>
    <w:rsid w:val="00406EF1"/>
    <w:rsid w:val="004070B2"/>
    <w:rsid w:val="004070E2"/>
    <w:rsid w:val="00407280"/>
    <w:rsid w:val="00407A3F"/>
    <w:rsid w:val="00407AA0"/>
    <w:rsid w:val="00407ABA"/>
    <w:rsid w:val="00407E5E"/>
    <w:rsid w:val="00407E80"/>
    <w:rsid w:val="004100AF"/>
    <w:rsid w:val="00410339"/>
    <w:rsid w:val="0041065B"/>
    <w:rsid w:val="00410786"/>
    <w:rsid w:val="00410BE4"/>
    <w:rsid w:val="00411F60"/>
    <w:rsid w:val="00411FE8"/>
    <w:rsid w:val="0041205F"/>
    <w:rsid w:val="004120D3"/>
    <w:rsid w:val="004128AF"/>
    <w:rsid w:val="00412CD3"/>
    <w:rsid w:val="00412EE0"/>
    <w:rsid w:val="0041335A"/>
    <w:rsid w:val="0041380E"/>
    <w:rsid w:val="004138B7"/>
    <w:rsid w:val="00413B68"/>
    <w:rsid w:val="00413E88"/>
    <w:rsid w:val="00413EEC"/>
    <w:rsid w:val="004144F7"/>
    <w:rsid w:val="0041459A"/>
    <w:rsid w:val="004148CA"/>
    <w:rsid w:val="0041512F"/>
    <w:rsid w:val="00415153"/>
    <w:rsid w:val="004154FA"/>
    <w:rsid w:val="0041568A"/>
    <w:rsid w:val="0041569A"/>
    <w:rsid w:val="00415D77"/>
    <w:rsid w:val="00415E61"/>
    <w:rsid w:val="00415F42"/>
    <w:rsid w:val="00415F59"/>
    <w:rsid w:val="00415F9C"/>
    <w:rsid w:val="00416106"/>
    <w:rsid w:val="00416111"/>
    <w:rsid w:val="004162D6"/>
    <w:rsid w:val="0041641F"/>
    <w:rsid w:val="0041679C"/>
    <w:rsid w:val="0041685A"/>
    <w:rsid w:val="00416A2B"/>
    <w:rsid w:val="00416B09"/>
    <w:rsid w:val="00416EAE"/>
    <w:rsid w:val="0041704C"/>
    <w:rsid w:val="0041726A"/>
    <w:rsid w:val="00417B13"/>
    <w:rsid w:val="00417D54"/>
    <w:rsid w:val="00417EA7"/>
    <w:rsid w:val="00417ED1"/>
    <w:rsid w:val="00420194"/>
    <w:rsid w:val="004202BC"/>
    <w:rsid w:val="00420440"/>
    <w:rsid w:val="004209CC"/>
    <w:rsid w:val="00420F8D"/>
    <w:rsid w:val="0042106D"/>
    <w:rsid w:val="004210FC"/>
    <w:rsid w:val="0042112D"/>
    <w:rsid w:val="00421248"/>
    <w:rsid w:val="0042165C"/>
    <w:rsid w:val="004216AB"/>
    <w:rsid w:val="004217CE"/>
    <w:rsid w:val="004217D0"/>
    <w:rsid w:val="0042194B"/>
    <w:rsid w:val="00421968"/>
    <w:rsid w:val="00421C8C"/>
    <w:rsid w:val="00422116"/>
    <w:rsid w:val="0042224F"/>
    <w:rsid w:val="00422985"/>
    <w:rsid w:val="00422DCB"/>
    <w:rsid w:val="0042302F"/>
    <w:rsid w:val="004231AB"/>
    <w:rsid w:val="0042354B"/>
    <w:rsid w:val="00423C7B"/>
    <w:rsid w:val="00423F59"/>
    <w:rsid w:val="00424087"/>
    <w:rsid w:val="004240C6"/>
    <w:rsid w:val="004241EC"/>
    <w:rsid w:val="004242EF"/>
    <w:rsid w:val="004244E8"/>
    <w:rsid w:val="00424539"/>
    <w:rsid w:val="00424668"/>
    <w:rsid w:val="0042481D"/>
    <w:rsid w:val="00424888"/>
    <w:rsid w:val="004248A4"/>
    <w:rsid w:val="00424A95"/>
    <w:rsid w:val="00424BA7"/>
    <w:rsid w:val="004250D0"/>
    <w:rsid w:val="00425127"/>
    <w:rsid w:val="0042518E"/>
    <w:rsid w:val="0042522A"/>
    <w:rsid w:val="00425250"/>
    <w:rsid w:val="004253A1"/>
    <w:rsid w:val="004254F9"/>
    <w:rsid w:val="004255FE"/>
    <w:rsid w:val="0042563F"/>
    <w:rsid w:val="00425797"/>
    <w:rsid w:val="0042581C"/>
    <w:rsid w:val="004258CA"/>
    <w:rsid w:val="00425A9A"/>
    <w:rsid w:val="004260CF"/>
    <w:rsid w:val="0042610D"/>
    <w:rsid w:val="004262A2"/>
    <w:rsid w:val="00426F07"/>
    <w:rsid w:val="00426FD3"/>
    <w:rsid w:val="0042707D"/>
    <w:rsid w:val="00427150"/>
    <w:rsid w:val="0042739E"/>
    <w:rsid w:val="00427585"/>
    <w:rsid w:val="00427624"/>
    <w:rsid w:val="00427889"/>
    <w:rsid w:val="00427A6C"/>
    <w:rsid w:val="004301C8"/>
    <w:rsid w:val="004301ED"/>
    <w:rsid w:val="00430374"/>
    <w:rsid w:val="004304CE"/>
    <w:rsid w:val="00430511"/>
    <w:rsid w:val="00430623"/>
    <w:rsid w:val="004306D5"/>
    <w:rsid w:val="00430728"/>
    <w:rsid w:val="00430781"/>
    <w:rsid w:val="00430BCF"/>
    <w:rsid w:val="00430F2A"/>
    <w:rsid w:val="00431027"/>
    <w:rsid w:val="004310E2"/>
    <w:rsid w:val="0043115A"/>
    <w:rsid w:val="0043119E"/>
    <w:rsid w:val="00431280"/>
    <w:rsid w:val="00431584"/>
    <w:rsid w:val="004316D2"/>
    <w:rsid w:val="004317FF"/>
    <w:rsid w:val="0043192F"/>
    <w:rsid w:val="00431BF6"/>
    <w:rsid w:val="00431CC9"/>
    <w:rsid w:val="00431FED"/>
    <w:rsid w:val="004323D5"/>
    <w:rsid w:val="00432674"/>
    <w:rsid w:val="004327E8"/>
    <w:rsid w:val="00432903"/>
    <w:rsid w:val="00432AC3"/>
    <w:rsid w:val="00432B96"/>
    <w:rsid w:val="00432CF7"/>
    <w:rsid w:val="00432FCA"/>
    <w:rsid w:val="00433019"/>
    <w:rsid w:val="0043318D"/>
    <w:rsid w:val="004333CA"/>
    <w:rsid w:val="004334F8"/>
    <w:rsid w:val="004335F1"/>
    <w:rsid w:val="0043361B"/>
    <w:rsid w:val="0043362D"/>
    <w:rsid w:val="004336C7"/>
    <w:rsid w:val="00433AEC"/>
    <w:rsid w:val="00433CA9"/>
    <w:rsid w:val="00434176"/>
    <w:rsid w:val="00434192"/>
    <w:rsid w:val="0043453C"/>
    <w:rsid w:val="004345D9"/>
    <w:rsid w:val="004345E6"/>
    <w:rsid w:val="004347B9"/>
    <w:rsid w:val="00434DB3"/>
    <w:rsid w:val="00435A55"/>
    <w:rsid w:val="00435D13"/>
    <w:rsid w:val="004360AA"/>
    <w:rsid w:val="0043696D"/>
    <w:rsid w:val="004369B2"/>
    <w:rsid w:val="00436C61"/>
    <w:rsid w:val="004373DB"/>
    <w:rsid w:val="0043785E"/>
    <w:rsid w:val="0043791B"/>
    <w:rsid w:val="00437F18"/>
    <w:rsid w:val="00440144"/>
    <w:rsid w:val="004401E4"/>
    <w:rsid w:val="0044054A"/>
    <w:rsid w:val="00440592"/>
    <w:rsid w:val="00440EB6"/>
    <w:rsid w:val="00441020"/>
    <w:rsid w:val="004418A9"/>
    <w:rsid w:val="0044197F"/>
    <w:rsid w:val="00441BF2"/>
    <w:rsid w:val="00441D7A"/>
    <w:rsid w:val="00441F40"/>
    <w:rsid w:val="00441F70"/>
    <w:rsid w:val="004420C9"/>
    <w:rsid w:val="0044222E"/>
    <w:rsid w:val="004422CE"/>
    <w:rsid w:val="00442A39"/>
    <w:rsid w:val="00442B01"/>
    <w:rsid w:val="00442B83"/>
    <w:rsid w:val="00442CB1"/>
    <w:rsid w:val="00442D00"/>
    <w:rsid w:val="00442EFB"/>
    <w:rsid w:val="00443121"/>
    <w:rsid w:val="004434A3"/>
    <w:rsid w:val="004434D1"/>
    <w:rsid w:val="004438C2"/>
    <w:rsid w:val="0044397D"/>
    <w:rsid w:val="00443CFF"/>
    <w:rsid w:val="00443E58"/>
    <w:rsid w:val="00444268"/>
    <w:rsid w:val="00444346"/>
    <w:rsid w:val="004444B3"/>
    <w:rsid w:val="00444830"/>
    <w:rsid w:val="004448EB"/>
    <w:rsid w:val="00444DFF"/>
    <w:rsid w:val="00444ED7"/>
    <w:rsid w:val="00444EDC"/>
    <w:rsid w:val="00444EEC"/>
    <w:rsid w:val="0044527F"/>
    <w:rsid w:val="00445535"/>
    <w:rsid w:val="00445762"/>
    <w:rsid w:val="00445926"/>
    <w:rsid w:val="004459EB"/>
    <w:rsid w:val="00445CBE"/>
    <w:rsid w:val="0044641D"/>
    <w:rsid w:val="0044648B"/>
    <w:rsid w:val="004464F3"/>
    <w:rsid w:val="0044692C"/>
    <w:rsid w:val="00446C78"/>
    <w:rsid w:val="00446DF0"/>
    <w:rsid w:val="00447474"/>
    <w:rsid w:val="0044753F"/>
    <w:rsid w:val="004476C4"/>
    <w:rsid w:val="00447BB9"/>
    <w:rsid w:val="004500B5"/>
    <w:rsid w:val="0045027C"/>
    <w:rsid w:val="004504F3"/>
    <w:rsid w:val="00450688"/>
    <w:rsid w:val="00450BE3"/>
    <w:rsid w:val="00450C15"/>
    <w:rsid w:val="004519C8"/>
    <w:rsid w:val="00451BFA"/>
    <w:rsid w:val="00451D24"/>
    <w:rsid w:val="00451E2E"/>
    <w:rsid w:val="004520A6"/>
    <w:rsid w:val="004520A9"/>
    <w:rsid w:val="0045217D"/>
    <w:rsid w:val="00452396"/>
    <w:rsid w:val="0045260D"/>
    <w:rsid w:val="00452904"/>
    <w:rsid w:val="00452A1A"/>
    <w:rsid w:val="00452B21"/>
    <w:rsid w:val="00452D6F"/>
    <w:rsid w:val="00452D97"/>
    <w:rsid w:val="00452F55"/>
    <w:rsid w:val="00453029"/>
    <w:rsid w:val="004530B5"/>
    <w:rsid w:val="004532DB"/>
    <w:rsid w:val="00453410"/>
    <w:rsid w:val="00453AB9"/>
    <w:rsid w:val="00453AEB"/>
    <w:rsid w:val="00453B4B"/>
    <w:rsid w:val="00453CA2"/>
    <w:rsid w:val="00453E66"/>
    <w:rsid w:val="00453F1F"/>
    <w:rsid w:val="004541C4"/>
    <w:rsid w:val="00454205"/>
    <w:rsid w:val="004543EE"/>
    <w:rsid w:val="00454498"/>
    <w:rsid w:val="00454500"/>
    <w:rsid w:val="00454687"/>
    <w:rsid w:val="00454729"/>
    <w:rsid w:val="00454C6F"/>
    <w:rsid w:val="00454C85"/>
    <w:rsid w:val="00454E51"/>
    <w:rsid w:val="00455249"/>
    <w:rsid w:val="004558DB"/>
    <w:rsid w:val="00455E9C"/>
    <w:rsid w:val="00455F23"/>
    <w:rsid w:val="00456129"/>
    <w:rsid w:val="00456266"/>
    <w:rsid w:val="00456A65"/>
    <w:rsid w:val="00456A8C"/>
    <w:rsid w:val="00456CCE"/>
    <w:rsid w:val="00456EF0"/>
    <w:rsid w:val="00457491"/>
    <w:rsid w:val="004575B0"/>
    <w:rsid w:val="00457726"/>
    <w:rsid w:val="00457ABE"/>
    <w:rsid w:val="00457C0C"/>
    <w:rsid w:val="00457EC5"/>
    <w:rsid w:val="004603AD"/>
    <w:rsid w:val="004604AD"/>
    <w:rsid w:val="004607D1"/>
    <w:rsid w:val="004610B3"/>
    <w:rsid w:val="00461104"/>
    <w:rsid w:val="00461256"/>
    <w:rsid w:val="00461295"/>
    <w:rsid w:val="0046137D"/>
    <w:rsid w:val="004614F5"/>
    <w:rsid w:val="004615B0"/>
    <w:rsid w:val="00461646"/>
    <w:rsid w:val="00461778"/>
    <w:rsid w:val="00461D3C"/>
    <w:rsid w:val="00461D56"/>
    <w:rsid w:val="00461E2D"/>
    <w:rsid w:val="00462111"/>
    <w:rsid w:val="00462337"/>
    <w:rsid w:val="004624EE"/>
    <w:rsid w:val="00462601"/>
    <w:rsid w:val="004626B5"/>
    <w:rsid w:val="004627F1"/>
    <w:rsid w:val="004629B0"/>
    <w:rsid w:val="00462A17"/>
    <w:rsid w:val="00462D26"/>
    <w:rsid w:val="00462E45"/>
    <w:rsid w:val="004633C6"/>
    <w:rsid w:val="00463653"/>
    <w:rsid w:val="00463706"/>
    <w:rsid w:val="0046371E"/>
    <w:rsid w:val="004637E7"/>
    <w:rsid w:val="00463A02"/>
    <w:rsid w:val="00463A8C"/>
    <w:rsid w:val="00463BB1"/>
    <w:rsid w:val="00464252"/>
    <w:rsid w:val="00464300"/>
    <w:rsid w:val="00464357"/>
    <w:rsid w:val="00464697"/>
    <w:rsid w:val="0046493B"/>
    <w:rsid w:val="00464C99"/>
    <w:rsid w:val="00465449"/>
    <w:rsid w:val="00465620"/>
    <w:rsid w:val="004657EA"/>
    <w:rsid w:val="004658A3"/>
    <w:rsid w:val="00465B10"/>
    <w:rsid w:val="00465BFC"/>
    <w:rsid w:val="00466127"/>
    <w:rsid w:val="00466170"/>
    <w:rsid w:val="004661E1"/>
    <w:rsid w:val="00466450"/>
    <w:rsid w:val="004664DA"/>
    <w:rsid w:val="00466664"/>
    <w:rsid w:val="00466720"/>
    <w:rsid w:val="004668AD"/>
    <w:rsid w:val="00466C8C"/>
    <w:rsid w:val="00467079"/>
    <w:rsid w:val="004673AF"/>
    <w:rsid w:val="0046775B"/>
    <w:rsid w:val="0046775D"/>
    <w:rsid w:val="00467834"/>
    <w:rsid w:val="004678B0"/>
    <w:rsid w:val="00467A95"/>
    <w:rsid w:val="00467BF8"/>
    <w:rsid w:val="00467C69"/>
    <w:rsid w:val="00467C79"/>
    <w:rsid w:val="00467D5B"/>
    <w:rsid w:val="00467E6B"/>
    <w:rsid w:val="00470009"/>
    <w:rsid w:val="00470924"/>
    <w:rsid w:val="00470A32"/>
    <w:rsid w:val="00470D62"/>
    <w:rsid w:val="00470E0C"/>
    <w:rsid w:val="00470EFA"/>
    <w:rsid w:val="0047127C"/>
    <w:rsid w:val="004714CF"/>
    <w:rsid w:val="004716D1"/>
    <w:rsid w:val="00471CA0"/>
    <w:rsid w:val="00471D6B"/>
    <w:rsid w:val="00471FA4"/>
    <w:rsid w:val="0047209F"/>
    <w:rsid w:val="0047227F"/>
    <w:rsid w:val="004722B6"/>
    <w:rsid w:val="00472A53"/>
    <w:rsid w:val="00472AAD"/>
    <w:rsid w:val="00472B58"/>
    <w:rsid w:val="00472C31"/>
    <w:rsid w:val="00472D5F"/>
    <w:rsid w:val="0047402E"/>
    <w:rsid w:val="0047408F"/>
    <w:rsid w:val="00474148"/>
    <w:rsid w:val="00474266"/>
    <w:rsid w:val="004744B8"/>
    <w:rsid w:val="00474781"/>
    <w:rsid w:val="004748EA"/>
    <w:rsid w:val="00474D10"/>
    <w:rsid w:val="00474DCC"/>
    <w:rsid w:val="00474E62"/>
    <w:rsid w:val="004751A1"/>
    <w:rsid w:val="0047538E"/>
    <w:rsid w:val="0047552B"/>
    <w:rsid w:val="004755C6"/>
    <w:rsid w:val="0047565E"/>
    <w:rsid w:val="00475827"/>
    <w:rsid w:val="00475828"/>
    <w:rsid w:val="00475DF4"/>
    <w:rsid w:val="00475F35"/>
    <w:rsid w:val="00475FE7"/>
    <w:rsid w:val="00475FF2"/>
    <w:rsid w:val="004763D3"/>
    <w:rsid w:val="00476526"/>
    <w:rsid w:val="004770E5"/>
    <w:rsid w:val="0047720C"/>
    <w:rsid w:val="00477219"/>
    <w:rsid w:val="00477694"/>
    <w:rsid w:val="00477842"/>
    <w:rsid w:val="004779ED"/>
    <w:rsid w:val="00477FE8"/>
    <w:rsid w:val="004804CC"/>
    <w:rsid w:val="00480529"/>
    <w:rsid w:val="004806A5"/>
    <w:rsid w:val="00480888"/>
    <w:rsid w:val="00480BB4"/>
    <w:rsid w:val="00480D57"/>
    <w:rsid w:val="0048160C"/>
    <w:rsid w:val="00481808"/>
    <w:rsid w:val="00481914"/>
    <w:rsid w:val="004819C9"/>
    <w:rsid w:val="00481BAA"/>
    <w:rsid w:val="00481D85"/>
    <w:rsid w:val="00482B93"/>
    <w:rsid w:val="0048302C"/>
    <w:rsid w:val="004830DB"/>
    <w:rsid w:val="004832F3"/>
    <w:rsid w:val="00483779"/>
    <w:rsid w:val="004837C9"/>
    <w:rsid w:val="004838A7"/>
    <w:rsid w:val="00483BE3"/>
    <w:rsid w:val="00483FD9"/>
    <w:rsid w:val="00484098"/>
    <w:rsid w:val="0048418A"/>
    <w:rsid w:val="004842BD"/>
    <w:rsid w:val="00484519"/>
    <w:rsid w:val="00484627"/>
    <w:rsid w:val="004846C5"/>
    <w:rsid w:val="00484767"/>
    <w:rsid w:val="00484D1F"/>
    <w:rsid w:val="00484FEF"/>
    <w:rsid w:val="0048546A"/>
    <w:rsid w:val="0048546F"/>
    <w:rsid w:val="00485793"/>
    <w:rsid w:val="004859EE"/>
    <w:rsid w:val="00485C0F"/>
    <w:rsid w:val="00485C4B"/>
    <w:rsid w:val="00485CB2"/>
    <w:rsid w:val="00485CCA"/>
    <w:rsid w:val="00485F60"/>
    <w:rsid w:val="00485FCF"/>
    <w:rsid w:val="00486213"/>
    <w:rsid w:val="00486287"/>
    <w:rsid w:val="0048642A"/>
    <w:rsid w:val="00486472"/>
    <w:rsid w:val="00486706"/>
    <w:rsid w:val="00486AFD"/>
    <w:rsid w:val="00486F68"/>
    <w:rsid w:val="0048714B"/>
    <w:rsid w:val="0048726A"/>
    <w:rsid w:val="0048764C"/>
    <w:rsid w:val="004877FB"/>
    <w:rsid w:val="004878C3"/>
    <w:rsid w:val="004878EC"/>
    <w:rsid w:val="004879A0"/>
    <w:rsid w:val="00487CB8"/>
    <w:rsid w:val="00487D4A"/>
    <w:rsid w:val="00487D5E"/>
    <w:rsid w:val="004900FF"/>
    <w:rsid w:val="004904BB"/>
    <w:rsid w:val="004904F1"/>
    <w:rsid w:val="0049076F"/>
    <w:rsid w:val="004907C6"/>
    <w:rsid w:val="00490D31"/>
    <w:rsid w:val="00490DEE"/>
    <w:rsid w:val="00490EF5"/>
    <w:rsid w:val="004911C6"/>
    <w:rsid w:val="004911D6"/>
    <w:rsid w:val="0049147C"/>
    <w:rsid w:val="00491921"/>
    <w:rsid w:val="00491F64"/>
    <w:rsid w:val="00491F96"/>
    <w:rsid w:val="004921A1"/>
    <w:rsid w:val="004923D5"/>
    <w:rsid w:val="004924B8"/>
    <w:rsid w:val="00492917"/>
    <w:rsid w:val="00492BDA"/>
    <w:rsid w:val="00492EF2"/>
    <w:rsid w:val="004932C8"/>
    <w:rsid w:val="0049338D"/>
    <w:rsid w:val="0049357B"/>
    <w:rsid w:val="00493755"/>
    <w:rsid w:val="00493D92"/>
    <w:rsid w:val="00493DDB"/>
    <w:rsid w:val="00493ECE"/>
    <w:rsid w:val="00493EDA"/>
    <w:rsid w:val="00493F53"/>
    <w:rsid w:val="00493FA6"/>
    <w:rsid w:val="00494422"/>
    <w:rsid w:val="004948E4"/>
    <w:rsid w:val="004949F2"/>
    <w:rsid w:val="00494C0A"/>
    <w:rsid w:val="00494D6F"/>
    <w:rsid w:val="00494EC5"/>
    <w:rsid w:val="00495339"/>
    <w:rsid w:val="004956BB"/>
    <w:rsid w:val="004957ED"/>
    <w:rsid w:val="00495BE4"/>
    <w:rsid w:val="004963C0"/>
    <w:rsid w:val="004964BD"/>
    <w:rsid w:val="0049655D"/>
    <w:rsid w:val="0049690A"/>
    <w:rsid w:val="00496929"/>
    <w:rsid w:val="00497221"/>
    <w:rsid w:val="00497317"/>
    <w:rsid w:val="00497410"/>
    <w:rsid w:val="004974CC"/>
    <w:rsid w:val="004976AA"/>
    <w:rsid w:val="0049773C"/>
    <w:rsid w:val="00497C11"/>
    <w:rsid w:val="00497D91"/>
    <w:rsid w:val="00497F36"/>
    <w:rsid w:val="004A021A"/>
    <w:rsid w:val="004A034F"/>
    <w:rsid w:val="004A0764"/>
    <w:rsid w:val="004A07F5"/>
    <w:rsid w:val="004A0C7F"/>
    <w:rsid w:val="004A0CCC"/>
    <w:rsid w:val="004A0D3D"/>
    <w:rsid w:val="004A0E36"/>
    <w:rsid w:val="004A0FCF"/>
    <w:rsid w:val="004A1211"/>
    <w:rsid w:val="004A1364"/>
    <w:rsid w:val="004A13B6"/>
    <w:rsid w:val="004A16DE"/>
    <w:rsid w:val="004A17E9"/>
    <w:rsid w:val="004A1A66"/>
    <w:rsid w:val="004A1FF3"/>
    <w:rsid w:val="004A2135"/>
    <w:rsid w:val="004A220E"/>
    <w:rsid w:val="004A2B3A"/>
    <w:rsid w:val="004A2D80"/>
    <w:rsid w:val="004A2EB7"/>
    <w:rsid w:val="004A2F4D"/>
    <w:rsid w:val="004A3009"/>
    <w:rsid w:val="004A355C"/>
    <w:rsid w:val="004A359A"/>
    <w:rsid w:val="004A3710"/>
    <w:rsid w:val="004A3733"/>
    <w:rsid w:val="004A3F78"/>
    <w:rsid w:val="004A445E"/>
    <w:rsid w:val="004A483D"/>
    <w:rsid w:val="004A495E"/>
    <w:rsid w:val="004A4D90"/>
    <w:rsid w:val="004A50FF"/>
    <w:rsid w:val="004A51CD"/>
    <w:rsid w:val="004A52EA"/>
    <w:rsid w:val="004A5484"/>
    <w:rsid w:val="004A577B"/>
    <w:rsid w:val="004A5BF6"/>
    <w:rsid w:val="004A5CF2"/>
    <w:rsid w:val="004A5D30"/>
    <w:rsid w:val="004A5DAE"/>
    <w:rsid w:val="004A6490"/>
    <w:rsid w:val="004A6607"/>
    <w:rsid w:val="004A6A22"/>
    <w:rsid w:val="004A6A81"/>
    <w:rsid w:val="004A6B66"/>
    <w:rsid w:val="004A6D49"/>
    <w:rsid w:val="004A6E35"/>
    <w:rsid w:val="004A718B"/>
    <w:rsid w:val="004A7CBF"/>
    <w:rsid w:val="004A7D2A"/>
    <w:rsid w:val="004B016A"/>
    <w:rsid w:val="004B0251"/>
    <w:rsid w:val="004B03AE"/>
    <w:rsid w:val="004B0560"/>
    <w:rsid w:val="004B0774"/>
    <w:rsid w:val="004B0CC4"/>
    <w:rsid w:val="004B0CE1"/>
    <w:rsid w:val="004B0F91"/>
    <w:rsid w:val="004B1522"/>
    <w:rsid w:val="004B16F5"/>
    <w:rsid w:val="004B1DFF"/>
    <w:rsid w:val="004B1E23"/>
    <w:rsid w:val="004B1F88"/>
    <w:rsid w:val="004B21AB"/>
    <w:rsid w:val="004B2580"/>
    <w:rsid w:val="004B2A44"/>
    <w:rsid w:val="004B2AAA"/>
    <w:rsid w:val="004B2CE7"/>
    <w:rsid w:val="004B2FD3"/>
    <w:rsid w:val="004B3320"/>
    <w:rsid w:val="004B39B0"/>
    <w:rsid w:val="004B3A1B"/>
    <w:rsid w:val="004B3A97"/>
    <w:rsid w:val="004B3ADA"/>
    <w:rsid w:val="004B3CB2"/>
    <w:rsid w:val="004B434F"/>
    <w:rsid w:val="004B457A"/>
    <w:rsid w:val="004B4689"/>
    <w:rsid w:val="004B46CA"/>
    <w:rsid w:val="004B4A2F"/>
    <w:rsid w:val="004B4AA8"/>
    <w:rsid w:val="004B4B98"/>
    <w:rsid w:val="004B4ED3"/>
    <w:rsid w:val="004B4FFB"/>
    <w:rsid w:val="004B5113"/>
    <w:rsid w:val="004B5384"/>
    <w:rsid w:val="004B56A2"/>
    <w:rsid w:val="004B56E4"/>
    <w:rsid w:val="004B5B35"/>
    <w:rsid w:val="004B5BB2"/>
    <w:rsid w:val="004B5E88"/>
    <w:rsid w:val="004B6082"/>
    <w:rsid w:val="004B63D2"/>
    <w:rsid w:val="004B64C6"/>
    <w:rsid w:val="004B6728"/>
    <w:rsid w:val="004B690A"/>
    <w:rsid w:val="004B6B49"/>
    <w:rsid w:val="004B6C0C"/>
    <w:rsid w:val="004B70B4"/>
    <w:rsid w:val="004B7218"/>
    <w:rsid w:val="004B7BE6"/>
    <w:rsid w:val="004B7CEF"/>
    <w:rsid w:val="004C0074"/>
    <w:rsid w:val="004C0175"/>
    <w:rsid w:val="004C0637"/>
    <w:rsid w:val="004C0652"/>
    <w:rsid w:val="004C0871"/>
    <w:rsid w:val="004C088B"/>
    <w:rsid w:val="004C092A"/>
    <w:rsid w:val="004C09EB"/>
    <w:rsid w:val="004C0C67"/>
    <w:rsid w:val="004C0D1E"/>
    <w:rsid w:val="004C10FF"/>
    <w:rsid w:val="004C1379"/>
    <w:rsid w:val="004C1606"/>
    <w:rsid w:val="004C1623"/>
    <w:rsid w:val="004C1708"/>
    <w:rsid w:val="004C1A0D"/>
    <w:rsid w:val="004C1C47"/>
    <w:rsid w:val="004C1F3B"/>
    <w:rsid w:val="004C1F51"/>
    <w:rsid w:val="004C1FDC"/>
    <w:rsid w:val="004C2B30"/>
    <w:rsid w:val="004C306C"/>
    <w:rsid w:val="004C3295"/>
    <w:rsid w:val="004C335A"/>
    <w:rsid w:val="004C33F3"/>
    <w:rsid w:val="004C352C"/>
    <w:rsid w:val="004C38D1"/>
    <w:rsid w:val="004C38E8"/>
    <w:rsid w:val="004C3C60"/>
    <w:rsid w:val="004C3CB6"/>
    <w:rsid w:val="004C3DCC"/>
    <w:rsid w:val="004C3DF5"/>
    <w:rsid w:val="004C3FBF"/>
    <w:rsid w:val="004C4134"/>
    <w:rsid w:val="004C4658"/>
    <w:rsid w:val="004C4760"/>
    <w:rsid w:val="004C47C7"/>
    <w:rsid w:val="004C4A35"/>
    <w:rsid w:val="004C4CFE"/>
    <w:rsid w:val="004C513C"/>
    <w:rsid w:val="004C5921"/>
    <w:rsid w:val="004C60EC"/>
    <w:rsid w:val="004C62DF"/>
    <w:rsid w:val="004C707B"/>
    <w:rsid w:val="004C70FD"/>
    <w:rsid w:val="004C73B3"/>
    <w:rsid w:val="004C7A87"/>
    <w:rsid w:val="004C7BC1"/>
    <w:rsid w:val="004C7D38"/>
    <w:rsid w:val="004D005C"/>
    <w:rsid w:val="004D0B4E"/>
    <w:rsid w:val="004D0C06"/>
    <w:rsid w:val="004D10BE"/>
    <w:rsid w:val="004D1CE5"/>
    <w:rsid w:val="004D2063"/>
    <w:rsid w:val="004D20F2"/>
    <w:rsid w:val="004D21CF"/>
    <w:rsid w:val="004D249E"/>
    <w:rsid w:val="004D2B59"/>
    <w:rsid w:val="004D2DAC"/>
    <w:rsid w:val="004D2FE9"/>
    <w:rsid w:val="004D3022"/>
    <w:rsid w:val="004D3071"/>
    <w:rsid w:val="004D3199"/>
    <w:rsid w:val="004D336D"/>
    <w:rsid w:val="004D369F"/>
    <w:rsid w:val="004D3760"/>
    <w:rsid w:val="004D3CBB"/>
    <w:rsid w:val="004D426B"/>
    <w:rsid w:val="004D442C"/>
    <w:rsid w:val="004D464E"/>
    <w:rsid w:val="004D471D"/>
    <w:rsid w:val="004D4927"/>
    <w:rsid w:val="004D4A98"/>
    <w:rsid w:val="004D4D14"/>
    <w:rsid w:val="004D4F06"/>
    <w:rsid w:val="004D51F6"/>
    <w:rsid w:val="004D5211"/>
    <w:rsid w:val="004D5888"/>
    <w:rsid w:val="004D5A5B"/>
    <w:rsid w:val="004D5DE0"/>
    <w:rsid w:val="004D64B8"/>
    <w:rsid w:val="004D6945"/>
    <w:rsid w:val="004D69EB"/>
    <w:rsid w:val="004D6A18"/>
    <w:rsid w:val="004D6D1B"/>
    <w:rsid w:val="004D6D83"/>
    <w:rsid w:val="004D6EF8"/>
    <w:rsid w:val="004D6F7D"/>
    <w:rsid w:val="004D70A7"/>
    <w:rsid w:val="004D70B8"/>
    <w:rsid w:val="004D70BC"/>
    <w:rsid w:val="004D70F0"/>
    <w:rsid w:val="004D7250"/>
    <w:rsid w:val="004D760A"/>
    <w:rsid w:val="004D7670"/>
    <w:rsid w:val="004D7950"/>
    <w:rsid w:val="004D79C9"/>
    <w:rsid w:val="004D7BC9"/>
    <w:rsid w:val="004D7DBC"/>
    <w:rsid w:val="004D7DD1"/>
    <w:rsid w:val="004E0050"/>
    <w:rsid w:val="004E0350"/>
    <w:rsid w:val="004E05BF"/>
    <w:rsid w:val="004E09A7"/>
    <w:rsid w:val="004E0B24"/>
    <w:rsid w:val="004E0D48"/>
    <w:rsid w:val="004E0E1E"/>
    <w:rsid w:val="004E11EB"/>
    <w:rsid w:val="004E190D"/>
    <w:rsid w:val="004E1CF8"/>
    <w:rsid w:val="004E223E"/>
    <w:rsid w:val="004E2356"/>
    <w:rsid w:val="004E247A"/>
    <w:rsid w:val="004E2615"/>
    <w:rsid w:val="004E2686"/>
    <w:rsid w:val="004E2904"/>
    <w:rsid w:val="004E2991"/>
    <w:rsid w:val="004E29C4"/>
    <w:rsid w:val="004E2D80"/>
    <w:rsid w:val="004E3184"/>
    <w:rsid w:val="004E3365"/>
    <w:rsid w:val="004E3671"/>
    <w:rsid w:val="004E36E1"/>
    <w:rsid w:val="004E37AE"/>
    <w:rsid w:val="004E3829"/>
    <w:rsid w:val="004E3EE3"/>
    <w:rsid w:val="004E3FCE"/>
    <w:rsid w:val="004E44D2"/>
    <w:rsid w:val="004E45A7"/>
    <w:rsid w:val="004E4863"/>
    <w:rsid w:val="004E49FB"/>
    <w:rsid w:val="004E4A4E"/>
    <w:rsid w:val="004E4E19"/>
    <w:rsid w:val="004E500C"/>
    <w:rsid w:val="004E560A"/>
    <w:rsid w:val="004E5AD6"/>
    <w:rsid w:val="004E5E9B"/>
    <w:rsid w:val="004E5F5F"/>
    <w:rsid w:val="004E5FE4"/>
    <w:rsid w:val="004E651B"/>
    <w:rsid w:val="004E7098"/>
    <w:rsid w:val="004E7376"/>
    <w:rsid w:val="004E73D2"/>
    <w:rsid w:val="004E740B"/>
    <w:rsid w:val="004E7463"/>
    <w:rsid w:val="004E749A"/>
    <w:rsid w:val="004E75E5"/>
    <w:rsid w:val="004E79ED"/>
    <w:rsid w:val="004E7DAB"/>
    <w:rsid w:val="004F0899"/>
    <w:rsid w:val="004F08B1"/>
    <w:rsid w:val="004F096D"/>
    <w:rsid w:val="004F09AC"/>
    <w:rsid w:val="004F0B93"/>
    <w:rsid w:val="004F0D80"/>
    <w:rsid w:val="004F0D83"/>
    <w:rsid w:val="004F0EDD"/>
    <w:rsid w:val="004F102E"/>
    <w:rsid w:val="004F1427"/>
    <w:rsid w:val="004F1705"/>
    <w:rsid w:val="004F19BF"/>
    <w:rsid w:val="004F1A30"/>
    <w:rsid w:val="004F1BEE"/>
    <w:rsid w:val="004F1EAB"/>
    <w:rsid w:val="004F1FE1"/>
    <w:rsid w:val="004F2058"/>
    <w:rsid w:val="004F225E"/>
    <w:rsid w:val="004F22F3"/>
    <w:rsid w:val="004F2337"/>
    <w:rsid w:val="004F284E"/>
    <w:rsid w:val="004F2CBA"/>
    <w:rsid w:val="004F2FB7"/>
    <w:rsid w:val="004F327D"/>
    <w:rsid w:val="004F355F"/>
    <w:rsid w:val="004F3A6B"/>
    <w:rsid w:val="004F3AF5"/>
    <w:rsid w:val="004F3E5F"/>
    <w:rsid w:val="004F3FDA"/>
    <w:rsid w:val="004F4054"/>
    <w:rsid w:val="004F4325"/>
    <w:rsid w:val="004F44D8"/>
    <w:rsid w:val="004F46AA"/>
    <w:rsid w:val="004F47B8"/>
    <w:rsid w:val="004F4E93"/>
    <w:rsid w:val="004F5131"/>
    <w:rsid w:val="004F51C1"/>
    <w:rsid w:val="004F52DA"/>
    <w:rsid w:val="004F5364"/>
    <w:rsid w:val="004F53D6"/>
    <w:rsid w:val="004F5656"/>
    <w:rsid w:val="004F56C3"/>
    <w:rsid w:val="004F5767"/>
    <w:rsid w:val="004F57A1"/>
    <w:rsid w:val="004F5868"/>
    <w:rsid w:val="004F5A7D"/>
    <w:rsid w:val="004F5C34"/>
    <w:rsid w:val="004F5FCB"/>
    <w:rsid w:val="004F6126"/>
    <w:rsid w:val="004F6497"/>
    <w:rsid w:val="004F6896"/>
    <w:rsid w:val="004F6C3C"/>
    <w:rsid w:val="004F6D82"/>
    <w:rsid w:val="004F6EB8"/>
    <w:rsid w:val="004F6F56"/>
    <w:rsid w:val="004F6F5C"/>
    <w:rsid w:val="004F71D3"/>
    <w:rsid w:val="004F727A"/>
    <w:rsid w:val="004F73DA"/>
    <w:rsid w:val="004F749B"/>
    <w:rsid w:val="004F7E42"/>
    <w:rsid w:val="005000FF"/>
    <w:rsid w:val="005002F6"/>
    <w:rsid w:val="0050074F"/>
    <w:rsid w:val="0050091D"/>
    <w:rsid w:val="0050099D"/>
    <w:rsid w:val="0050099E"/>
    <w:rsid w:val="00500AEE"/>
    <w:rsid w:val="0050125E"/>
    <w:rsid w:val="005012FB"/>
    <w:rsid w:val="005013B3"/>
    <w:rsid w:val="00501426"/>
    <w:rsid w:val="0050153D"/>
    <w:rsid w:val="00501704"/>
    <w:rsid w:val="005018C7"/>
    <w:rsid w:val="00501BA8"/>
    <w:rsid w:val="00501CA5"/>
    <w:rsid w:val="00501DA1"/>
    <w:rsid w:val="00501F73"/>
    <w:rsid w:val="005020D4"/>
    <w:rsid w:val="00502B62"/>
    <w:rsid w:val="00502CF5"/>
    <w:rsid w:val="00502D09"/>
    <w:rsid w:val="00502E97"/>
    <w:rsid w:val="00502FFA"/>
    <w:rsid w:val="005032E2"/>
    <w:rsid w:val="00503363"/>
    <w:rsid w:val="00503670"/>
    <w:rsid w:val="0050380D"/>
    <w:rsid w:val="00503A69"/>
    <w:rsid w:val="00503C52"/>
    <w:rsid w:val="00503D19"/>
    <w:rsid w:val="00503DFF"/>
    <w:rsid w:val="0050424C"/>
    <w:rsid w:val="00504459"/>
    <w:rsid w:val="00504955"/>
    <w:rsid w:val="005049EF"/>
    <w:rsid w:val="00504A3B"/>
    <w:rsid w:val="005050A2"/>
    <w:rsid w:val="0050510F"/>
    <w:rsid w:val="00505206"/>
    <w:rsid w:val="00505221"/>
    <w:rsid w:val="00505D4D"/>
    <w:rsid w:val="00505DB3"/>
    <w:rsid w:val="00505F21"/>
    <w:rsid w:val="00505F54"/>
    <w:rsid w:val="00505F9E"/>
    <w:rsid w:val="00506390"/>
    <w:rsid w:val="00506502"/>
    <w:rsid w:val="005065DD"/>
    <w:rsid w:val="00506920"/>
    <w:rsid w:val="00506FE5"/>
    <w:rsid w:val="00507324"/>
    <w:rsid w:val="00507371"/>
    <w:rsid w:val="005074D5"/>
    <w:rsid w:val="00507781"/>
    <w:rsid w:val="00507816"/>
    <w:rsid w:val="00507849"/>
    <w:rsid w:val="00507873"/>
    <w:rsid w:val="00507E88"/>
    <w:rsid w:val="00507F82"/>
    <w:rsid w:val="0051015A"/>
    <w:rsid w:val="00510360"/>
    <w:rsid w:val="00510676"/>
    <w:rsid w:val="005108AE"/>
    <w:rsid w:val="005108E8"/>
    <w:rsid w:val="00510DD1"/>
    <w:rsid w:val="00511127"/>
    <w:rsid w:val="0051127B"/>
    <w:rsid w:val="005114A3"/>
    <w:rsid w:val="00511710"/>
    <w:rsid w:val="00511AB7"/>
    <w:rsid w:val="00511B52"/>
    <w:rsid w:val="00511CCC"/>
    <w:rsid w:val="00511E97"/>
    <w:rsid w:val="00511F2E"/>
    <w:rsid w:val="0051211E"/>
    <w:rsid w:val="00512279"/>
    <w:rsid w:val="00512E86"/>
    <w:rsid w:val="00513018"/>
    <w:rsid w:val="00513050"/>
    <w:rsid w:val="0051332E"/>
    <w:rsid w:val="005134EE"/>
    <w:rsid w:val="00513C81"/>
    <w:rsid w:val="00513DEE"/>
    <w:rsid w:val="00513F0E"/>
    <w:rsid w:val="00513F21"/>
    <w:rsid w:val="00514038"/>
    <w:rsid w:val="00514508"/>
    <w:rsid w:val="005145BB"/>
    <w:rsid w:val="005147CF"/>
    <w:rsid w:val="00514F21"/>
    <w:rsid w:val="00515483"/>
    <w:rsid w:val="00515783"/>
    <w:rsid w:val="00516084"/>
    <w:rsid w:val="005171C0"/>
    <w:rsid w:val="005171F7"/>
    <w:rsid w:val="005176E1"/>
    <w:rsid w:val="0051791C"/>
    <w:rsid w:val="00517B33"/>
    <w:rsid w:val="00517E27"/>
    <w:rsid w:val="00517EBC"/>
    <w:rsid w:val="00517FF1"/>
    <w:rsid w:val="0052016B"/>
    <w:rsid w:val="00520182"/>
    <w:rsid w:val="005201DC"/>
    <w:rsid w:val="005206E9"/>
    <w:rsid w:val="00520C2C"/>
    <w:rsid w:val="00520D3C"/>
    <w:rsid w:val="00520FF3"/>
    <w:rsid w:val="00521005"/>
    <w:rsid w:val="005210FC"/>
    <w:rsid w:val="0052114A"/>
    <w:rsid w:val="00521155"/>
    <w:rsid w:val="00521376"/>
    <w:rsid w:val="005214A2"/>
    <w:rsid w:val="00521AA5"/>
    <w:rsid w:val="00521D1D"/>
    <w:rsid w:val="00521DB2"/>
    <w:rsid w:val="00522079"/>
    <w:rsid w:val="00522219"/>
    <w:rsid w:val="00522750"/>
    <w:rsid w:val="00522989"/>
    <w:rsid w:val="00522B42"/>
    <w:rsid w:val="00522BAF"/>
    <w:rsid w:val="00522EBC"/>
    <w:rsid w:val="00523008"/>
    <w:rsid w:val="0052307C"/>
    <w:rsid w:val="0052315A"/>
    <w:rsid w:val="0052332F"/>
    <w:rsid w:val="00523498"/>
    <w:rsid w:val="00523C3A"/>
    <w:rsid w:val="00523D35"/>
    <w:rsid w:val="0052427F"/>
    <w:rsid w:val="005242E4"/>
    <w:rsid w:val="00524305"/>
    <w:rsid w:val="00524757"/>
    <w:rsid w:val="00524A04"/>
    <w:rsid w:val="00524DD7"/>
    <w:rsid w:val="00525801"/>
    <w:rsid w:val="00525C1A"/>
    <w:rsid w:val="00525CDA"/>
    <w:rsid w:val="00526210"/>
    <w:rsid w:val="00526961"/>
    <w:rsid w:val="00526BF0"/>
    <w:rsid w:val="00526DB2"/>
    <w:rsid w:val="00526E35"/>
    <w:rsid w:val="00527B03"/>
    <w:rsid w:val="00527C17"/>
    <w:rsid w:val="00527CE6"/>
    <w:rsid w:val="00527E1B"/>
    <w:rsid w:val="00527E3E"/>
    <w:rsid w:val="00527EBC"/>
    <w:rsid w:val="0053089B"/>
    <w:rsid w:val="005308C1"/>
    <w:rsid w:val="00530AF5"/>
    <w:rsid w:val="00530B15"/>
    <w:rsid w:val="00530D0A"/>
    <w:rsid w:val="00530EF1"/>
    <w:rsid w:val="00531848"/>
    <w:rsid w:val="0053196A"/>
    <w:rsid w:val="0053196B"/>
    <w:rsid w:val="00531C58"/>
    <w:rsid w:val="00531E27"/>
    <w:rsid w:val="00531F06"/>
    <w:rsid w:val="005320B8"/>
    <w:rsid w:val="00532AF1"/>
    <w:rsid w:val="00532C15"/>
    <w:rsid w:val="005331D1"/>
    <w:rsid w:val="0053374B"/>
    <w:rsid w:val="005337F7"/>
    <w:rsid w:val="0053385B"/>
    <w:rsid w:val="00533AD5"/>
    <w:rsid w:val="00533F3F"/>
    <w:rsid w:val="005344AC"/>
    <w:rsid w:val="00534697"/>
    <w:rsid w:val="005348BA"/>
    <w:rsid w:val="00534B57"/>
    <w:rsid w:val="00534CD4"/>
    <w:rsid w:val="00534D63"/>
    <w:rsid w:val="005350C1"/>
    <w:rsid w:val="00535487"/>
    <w:rsid w:val="00535574"/>
    <w:rsid w:val="0053570D"/>
    <w:rsid w:val="005358DC"/>
    <w:rsid w:val="00535CA3"/>
    <w:rsid w:val="00535D69"/>
    <w:rsid w:val="005363BE"/>
    <w:rsid w:val="00536765"/>
    <w:rsid w:val="00536A03"/>
    <w:rsid w:val="00536A43"/>
    <w:rsid w:val="00536D73"/>
    <w:rsid w:val="00537651"/>
    <w:rsid w:val="00537779"/>
    <w:rsid w:val="00537E0A"/>
    <w:rsid w:val="005400D8"/>
    <w:rsid w:val="00540729"/>
    <w:rsid w:val="00540AF5"/>
    <w:rsid w:val="00540C22"/>
    <w:rsid w:val="00540D7C"/>
    <w:rsid w:val="00540E1C"/>
    <w:rsid w:val="005410C8"/>
    <w:rsid w:val="005410CF"/>
    <w:rsid w:val="00541100"/>
    <w:rsid w:val="00541387"/>
    <w:rsid w:val="005416FE"/>
    <w:rsid w:val="00541A8B"/>
    <w:rsid w:val="00541D8E"/>
    <w:rsid w:val="00541F20"/>
    <w:rsid w:val="005422D1"/>
    <w:rsid w:val="0054266B"/>
    <w:rsid w:val="0054266E"/>
    <w:rsid w:val="005426C4"/>
    <w:rsid w:val="00542D03"/>
    <w:rsid w:val="00543E13"/>
    <w:rsid w:val="00543FA4"/>
    <w:rsid w:val="00544009"/>
    <w:rsid w:val="00544159"/>
    <w:rsid w:val="0054425D"/>
    <w:rsid w:val="00544362"/>
    <w:rsid w:val="00544464"/>
    <w:rsid w:val="0054448C"/>
    <w:rsid w:val="00544714"/>
    <w:rsid w:val="00544860"/>
    <w:rsid w:val="00544A06"/>
    <w:rsid w:val="005451D4"/>
    <w:rsid w:val="005451D9"/>
    <w:rsid w:val="005452AE"/>
    <w:rsid w:val="005455E0"/>
    <w:rsid w:val="005458C2"/>
    <w:rsid w:val="0054591B"/>
    <w:rsid w:val="0054592E"/>
    <w:rsid w:val="00545980"/>
    <w:rsid w:val="00545B6E"/>
    <w:rsid w:val="0054602A"/>
    <w:rsid w:val="00546225"/>
    <w:rsid w:val="0054702E"/>
    <w:rsid w:val="0054719C"/>
    <w:rsid w:val="005472DE"/>
    <w:rsid w:val="005472E2"/>
    <w:rsid w:val="00547331"/>
    <w:rsid w:val="005477B6"/>
    <w:rsid w:val="005477ED"/>
    <w:rsid w:val="00547889"/>
    <w:rsid w:val="00547953"/>
    <w:rsid w:val="00547963"/>
    <w:rsid w:val="00547CD1"/>
    <w:rsid w:val="00547CE6"/>
    <w:rsid w:val="00547F8C"/>
    <w:rsid w:val="005506CB"/>
    <w:rsid w:val="005506CF"/>
    <w:rsid w:val="00550768"/>
    <w:rsid w:val="005507BE"/>
    <w:rsid w:val="00550C02"/>
    <w:rsid w:val="00550DB3"/>
    <w:rsid w:val="00551032"/>
    <w:rsid w:val="00551035"/>
    <w:rsid w:val="00551152"/>
    <w:rsid w:val="005511CA"/>
    <w:rsid w:val="0055156B"/>
    <w:rsid w:val="00551617"/>
    <w:rsid w:val="005517B6"/>
    <w:rsid w:val="0055197F"/>
    <w:rsid w:val="00551D33"/>
    <w:rsid w:val="00551DAC"/>
    <w:rsid w:val="00551EFF"/>
    <w:rsid w:val="00552632"/>
    <w:rsid w:val="005529F2"/>
    <w:rsid w:val="00552CDA"/>
    <w:rsid w:val="00552DAA"/>
    <w:rsid w:val="00552F23"/>
    <w:rsid w:val="005530FC"/>
    <w:rsid w:val="00553224"/>
    <w:rsid w:val="00553594"/>
    <w:rsid w:val="005536C6"/>
    <w:rsid w:val="00553743"/>
    <w:rsid w:val="005537F2"/>
    <w:rsid w:val="00553ABC"/>
    <w:rsid w:val="00553C14"/>
    <w:rsid w:val="00553CE3"/>
    <w:rsid w:val="00553F57"/>
    <w:rsid w:val="00554158"/>
    <w:rsid w:val="00554368"/>
    <w:rsid w:val="005546CD"/>
    <w:rsid w:val="0055489E"/>
    <w:rsid w:val="00554DDB"/>
    <w:rsid w:val="00555000"/>
    <w:rsid w:val="00555102"/>
    <w:rsid w:val="005557A7"/>
    <w:rsid w:val="00555A36"/>
    <w:rsid w:val="00556197"/>
    <w:rsid w:val="00556282"/>
    <w:rsid w:val="00556465"/>
    <w:rsid w:val="0055647C"/>
    <w:rsid w:val="005568B6"/>
    <w:rsid w:val="00556DA5"/>
    <w:rsid w:val="005570CD"/>
    <w:rsid w:val="005571A5"/>
    <w:rsid w:val="00557211"/>
    <w:rsid w:val="005575AD"/>
    <w:rsid w:val="005576FC"/>
    <w:rsid w:val="0055779E"/>
    <w:rsid w:val="00557B3C"/>
    <w:rsid w:val="00557BFE"/>
    <w:rsid w:val="00557D2D"/>
    <w:rsid w:val="005601AE"/>
    <w:rsid w:val="00560441"/>
    <w:rsid w:val="0056069B"/>
    <w:rsid w:val="005606CB"/>
    <w:rsid w:val="00560CA8"/>
    <w:rsid w:val="00561191"/>
    <w:rsid w:val="005615A3"/>
    <w:rsid w:val="005616E4"/>
    <w:rsid w:val="00561A9B"/>
    <w:rsid w:val="00561F78"/>
    <w:rsid w:val="00561FA8"/>
    <w:rsid w:val="00561FF5"/>
    <w:rsid w:val="00562282"/>
    <w:rsid w:val="005623A8"/>
    <w:rsid w:val="005625FF"/>
    <w:rsid w:val="00563140"/>
    <w:rsid w:val="00563545"/>
    <w:rsid w:val="0056382C"/>
    <w:rsid w:val="0056404D"/>
    <w:rsid w:val="005640DE"/>
    <w:rsid w:val="005641B7"/>
    <w:rsid w:val="005644A8"/>
    <w:rsid w:val="00564686"/>
    <w:rsid w:val="005646FE"/>
    <w:rsid w:val="00564841"/>
    <w:rsid w:val="00564ADA"/>
    <w:rsid w:val="00564FA8"/>
    <w:rsid w:val="00565010"/>
    <w:rsid w:val="0056533B"/>
    <w:rsid w:val="005658AA"/>
    <w:rsid w:val="00565CBC"/>
    <w:rsid w:val="00566011"/>
    <w:rsid w:val="00566240"/>
    <w:rsid w:val="00566247"/>
    <w:rsid w:val="005663F3"/>
    <w:rsid w:val="005664E4"/>
    <w:rsid w:val="00566708"/>
    <w:rsid w:val="00566950"/>
    <w:rsid w:val="00567395"/>
    <w:rsid w:val="005674E9"/>
    <w:rsid w:val="00567550"/>
    <w:rsid w:val="00567581"/>
    <w:rsid w:val="00567894"/>
    <w:rsid w:val="005678C0"/>
    <w:rsid w:val="00567BD9"/>
    <w:rsid w:val="00567CBD"/>
    <w:rsid w:val="00567DF5"/>
    <w:rsid w:val="005702CB"/>
    <w:rsid w:val="00570B1D"/>
    <w:rsid w:val="00570BC0"/>
    <w:rsid w:val="00570CD0"/>
    <w:rsid w:val="00571025"/>
    <w:rsid w:val="0057158A"/>
    <w:rsid w:val="00571765"/>
    <w:rsid w:val="00571C73"/>
    <w:rsid w:val="00572297"/>
    <w:rsid w:val="00572472"/>
    <w:rsid w:val="00572778"/>
    <w:rsid w:val="005727B7"/>
    <w:rsid w:val="0057280B"/>
    <w:rsid w:val="00572AED"/>
    <w:rsid w:val="00573245"/>
    <w:rsid w:val="00573513"/>
    <w:rsid w:val="00573580"/>
    <w:rsid w:val="00573598"/>
    <w:rsid w:val="005737A5"/>
    <w:rsid w:val="00573B1B"/>
    <w:rsid w:val="005744FB"/>
    <w:rsid w:val="00574501"/>
    <w:rsid w:val="005746FE"/>
    <w:rsid w:val="00574798"/>
    <w:rsid w:val="00574825"/>
    <w:rsid w:val="0057483C"/>
    <w:rsid w:val="005749AC"/>
    <w:rsid w:val="00574DA1"/>
    <w:rsid w:val="005750C5"/>
    <w:rsid w:val="005751C3"/>
    <w:rsid w:val="00575557"/>
    <w:rsid w:val="0057579F"/>
    <w:rsid w:val="00575858"/>
    <w:rsid w:val="00575BAB"/>
    <w:rsid w:val="005760BE"/>
    <w:rsid w:val="00576249"/>
    <w:rsid w:val="00576929"/>
    <w:rsid w:val="00576F17"/>
    <w:rsid w:val="00576FA0"/>
    <w:rsid w:val="0057704D"/>
    <w:rsid w:val="005772F0"/>
    <w:rsid w:val="00577354"/>
    <w:rsid w:val="00577361"/>
    <w:rsid w:val="00577C3E"/>
    <w:rsid w:val="00577F82"/>
    <w:rsid w:val="00580125"/>
    <w:rsid w:val="0058056A"/>
    <w:rsid w:val="005805EB"/>
    <w:rsid w:val="005806F6"/>
    <w:rsid w:val="0058074C"/>
    <w:rsid w:val="00580774"/>
    <w:rsid w:val="00580F7F"/>
    <w:rsid w:val="00581012"/>
    <w:rsid w:val="005812F8"/>
    <w:rsid w:val="0058138F"/>
    <w:rsid w:val="00581484"/>
    <w:rsid w:val="005815AA"/>
    <w:rsid w:val="0058195C"/>
    <w:rsid w:val="00581C0E"/>
    <w:rsid w:val="00581C54"/>
    <w:rsid w:val="005823D6"/>
    <w:rsid w:val="005826FE"/>
    <w:rsid w:val="00582A2B"/>
    <w:rsid w:val="00582E87"/>
    <w:rsid w:val="00582F07"/>
    <w:rsid w:val="00583087"/>
    <w:rsid w:val="00583862"/>
    <w:rsid w:val="005838CE"/>
    <w:rsid w:val="005839AE"/>
    <w:rsid w:val="00583ACE"/>
    <w:rsid w:val="00583C35"/>
    <w:rsid w:val="00583F30"/>
    <w:rsid w:val="00584135"/>
    <w:rsid w:val="00584154"/>
    <w:rsid w:val="00584191"/>
    <w:rsid w:val="00584551"/>
    <w:rsid w:val="00585100"/>
    <w:rsid w:val="00585258"/>
    <w:rsid w:val="00585267"/>
    <w:rsid w:val="0058588F"/>
    <w:rsid w:val="00585A43"/>
    <w:rsid w:val="00585B49"/>
    <w:rsid w:val="00585F96"/>
    <w:rsid w:val="00586054"/>
    <w:rsid w:val="005860C3"/>
    <w:rsid w:val="0058658A"/>
    <w:rsid w:val="00586808"/>
    <w:rsid w:val="00586816"/>
    <w:rsid w:val="00586AE5"/>
    <w:rsid w:val="0058700B"/>
    <w:rsid w:val="0058702C"/>
    <w:rsid w:val="005870EC"/>
    <w:rsid w:val="005871D1"/>
    <w:rsid w:val="0058728D"/>
    <w:rsid w:val="005874E1"/>
    <w:rsid w:val="005874F2"/>
    <w:rsid w:val="005877EC"/>
    <w:rsid w:val="005879E1"/>
    <w:rsid w:val="00587D23"/>
    <w:rsid w:val="00587E41"/>
    <w:rsid w:val="00587F3A"/>
    <w:rsid w:val="00590262"/>
    <w:rsid w:val="005903E4"/>
    <w:rsid w:val="00590710"/>
    <w:rsid w:val="005907DF"/>
    <w:rsid w:val="00590822"/>
    <w:rsid w:val="005909FC"/>
    <w:rsid w:val="00590C2F"/>
    <w:rsid w:val="005912E6"/>
    <w:rsid w:val="0059156A"/>
    <w:rsid w:val="005919C5"/>
    <w:rsid w:val="00591EC1"/>
    <w:rsid w:val="0059200F"/>
    <w:rsid w:val="0059213C"/>
    <w:rsid w:val="005921B7"/>
    <w:rsid w:val="00592684"/>
    <w:rsid w:val="005926FA"/>
    <w:rsid w:val="005927B3"/>
    <w:rsid w:val="005927F5"/>
    <w:rsid w:val="0059293B"/>
    <w:rsid w:val="005932BE"/>
    <w:rsid w:val="0059331F"/>
    <w:rsid w:val="005933C9"/>
    <w:rsid w:val="00593634"/>
    <w:rsid w:val="00593709"/>
    <w:rsid w:val="00593EF4"/>
    <w:rsid w:val="005943D2"/>
    <w:rsid w:val="00594423"/>
    <w:rsid w:val="005947F4"/>
    <w:rsid w:val="00594872"/>
    <w:rsid w:val="005948DA"/>
    <w:rsid w:val="00594B89"/>
    <w:rsid w:val="00594DE9"/>
    <w:rsid w:val="00595014"/>
    <w:rsid w:val="005956C7"/>
    <w:rsid w:val="005956EA"/>
    <w:rsid w:val="00595E18"/>
    <w:rsid w:val="005960F9"/>
    <w:rsid w:val="00596141"/>
    <w:rsid w:val="005961E4"/>
    <w:rsid w:val="0059628C"/>
    <w:rsid w:val="0059633F"/>
    <w:rsid w:val="00596667"/>
    <w:rsid w:val="005968F3"/>
    <w:rsid w:val="00596A13"/>
    <w:rsid w:val="00596B4B"/>
    <w:rsid w:val="00596D5D"/>
    <w:rsid w:val="00596FA5"/>
    <w:rsid w:val="0059700A"/>
    <w:rsid w:val="005974CA"/>
    <w:rsid w:val="005975B3"/>
    <w:rsid w:val="00597906"/>
    <w:rsid w:val="00597ACA"/>
    <w:rsid w:val="00597EE8"/>
    <w:rsid w:val="00597FCF"/>
    <w:rsid w:val="005A0101"/>
    <w:rsid w:val="005A013A"/>
    <w:rsid w:val="005A05DF"/>
    <w:rsid w:val="005A0ABC"/>
    <w:rsid w:val="005A0E8C"/>
    <w:rsid w:val="005A110C"/>
    <w:rsid w:val="005A1136"/>
    <w:rsid w:val="005A15E1"/>
    <w:rsid w:val="005A17F0"/>
    <w:rsid w:val="005A1DD3"/>
    <w:rsid w:val="005A2122"/>
    <w:rsid w:val="005A275F"/>
    <w:rsid w:val="005A276B"/>
    <w:rsid w:val="005A2825"/>
    <w:rsid w:val="005A285D"/>
    <w:rsid w:val="005A2EA6"/>
    <w:rsid w:val="005A30EB"/>
    <w:rsid w:val="005A3133"/>
    <w:rsid w:val="005A337A"/>
    <w:rsid w:val="005A33AF"/>
    <w:rsid w:val="005A36E5"/>
    <w:rsid w:val="005A39AF"/>
    <w:rsid w:val="005A3A0D"/>
    <w:rsid w:val="005A3B81"/>
    <w:rsid w:val="005A3C2D"/>
    <w:rsid w:val="005A3CFA"/>
    <w:rsid w:val="005A3D13"/>
    <w:rsid w:val="005A4172"/>
    <w:rsid w:val="005A4493"/>
    <w:rsid w:val="005A4495"/>
    <w:rsid w:val="005A4731"/>
    <w:rsid w:val="005A4DE7"/>
    <w:rsid w:val="005A4E06"/>
    <w:rsid w:val="005A4E8B"/>
    <w:rsid w:val="005A4F31"/>
    <w:rsid w:val="005A52A0"/>
    <w:rsid w:val="005A5703"/>
    <w:rsid w:val="005A5796"/>
    <w:rsid w:val="005A5AFC"/>
    <w:rsid w:val="005A5B4E"/>
    <w:rsid w:val="005A5F59"/>
    <w:rsid w:val="005A61A0"/>
    <w:rsid w:val="005A6325"/>
    <w:rsid w:val="005A66B5"/>
    <w:rsid w:val="005A6839"/>
    <w:rsid w:val="005A68D8"/>
    <w:rsid w:val="005A691A"/>
    <w:rsid w:val="005A6A14"/>
    <w:rsid w:val="005A6B99"/>
    <w:rsid w:val="005A72F1"/>
    <w:rsid w:val="005A75FC"/>
    <w:rsid w:val="005A7660"/>
    <w:rsid w:val="005A770D"/>
    <w:rsid w:val="005A7819"/>
    <w:rsid w:val="005A7AC0"/>
    <w:rsid w:val="005A7E9D"/>
    <w:rsid w:val="005B0002"/>
    <w:rsid w:val="005B0934"/>
    <w:rsid w:val="005B0A9F"/>
    <w:rsid w:val="005B11A8"/>
    <w:rsid w:val="005B12B8"/>
    <w:rsid w:val="005B14DD"/>
    <w:rsid w:val="005B150E"/>
    <w:rsid w:val="005B152B"/>
    <w:rsid w:val="005B181A"/>
    <w:rsid w:val="005B1D71"/>
    <w:rsid w:val="005B1DB2"/>
    <w:rsid w:val="005B1EC6"/>
    <w:rsid w:val="005B1FF7"/>
    <w:rsid w:val="005B224A"/>
    <w:rsid w:val="005B22D2"/>
    <w:rsid w:val="005B22F3"/>
    <w:rsid w:val="005B2482"/>
    <w:rsid w:val="005B28B8"/>
    <w:rsid w:val="005B2B47"/>
    <w:rsid w:val="005B2C53"/>
    <w:rsid w:val="005B2C9A"/>
    <w:rsid w:val="005B2CBF"/>
    <w:rsid w:val="005B2E12"/>
    <w:rsid w:val="005B302F"/>
    <w:rsid w:val="005B3589"/>
    <w:rsid w:val="005B367B"/>
    <w:rsid w:val="005B40C1"/>
    <w:rsid w:val="005B4677"/>
    <w:rsid w:val="005B47D7"/>
    <w:rsid w:val="005B48BC"/>
    <w:rsid w:val="005B4ADD"/>
    <w:rsid w:val="005B4CDC"/>
    <w:rsid w:val="005B4EBD"/>
    <w:rsid w:val="005B5085"/>
    <w:rsid w:val="005B5379"/>
    <w:rsid w:val="005B56F6"/>
    <w:rsid w:val="005B5710"/>
    <w:rsid w:val="005B5839"/>
    <w:rsid w:val="005B58C3"/>
    <w:rsid w:val="005B5C92"/>
    <w:rsid w:val="005B5D8F"/>
    <w:rsid w:val="005B5D99"/>
    <w:rsid w:val="005B5F70"/>
    <w:rsid w:val="005B6022"/>
    <w:rsid w:val="005B64E3"/>
    <w:rsid w:val="005B6527"/>
    <w:rsid w:val="005B6651"/>
    <w:rsid w:val="005B6DB3"/>
    <w:rsid w:val="005B6E1D"/>
    <w:rsid w:val="005B6EED"/>
    <w:rsid w:val="005B7847"/>
    <w:rsid w:val="005B795E"/>
    <w:rsid w:val="005B7A6D"/>
    <w:rsid w:val="005B7CB4"/>
    <w:rsid w:val="005B7F85"/>
    <w:rsid w:val="005C011D"/>
    <w:rsid w:val="005C0308"/>
    <w:rsid w:val="005C0328"/>
    <w:rsid w:val="005C0A6D"/>
    <w:rsid w:val="005C0F82"/>
    <w:rsid w:val="005C11A7"/>
    <w:rsid w:val="005C1397"/>
    <w:rsid w:val="005C17F0"/>
    <w:rsid w:val="005C1DD5"/>
    <w:rsid w:val="005C20F0"/>
    <w:rsid w:val="005C23C1"/>
    <w:rsid w:val="005C23DD"/>
    <w:rsid w:val="005C24B2"/>
    <w:rsid w:val="005C27C5"/>
    <w:rsid w:val="005C27CD"/>
    <w:rsid w:val="005C2B4A"/>
    <w:rsid w:val="005C2C36"/>
    <w:rsid w:val="005C3044"/>
    <w:rsid w:val="005C3122"/>
    <w:rsid w:val="005C31F6"/>
    <w:rsid w:val="005C3B10"/>
    <w:rsid w:val="005C3EC6"/>
    <w:rsid w:val="005C4009"/>
    <w:rsid w:val="005C4012"/>
    <w:rsid w:val="005C411A"/>
    <w:rsid w:val="005C433C"/>
    <w:rsid w:val="005C4AB0"/>
    <w:rsid w:val="005C4B12"/>
    <w:rsid w:val="005C4D2A"/>
    <w:rsid w:val="005C4D51"/>
    <w:rsid w:val="005C59F3"/>
    <w:rsid w:val="005C5A30"/>
    <w:rsid w:val="005C5C89"/>
    <w:rsid w:val="005C5E34"/>
    <w:rsid w:val="005C5E6D"/>
    <w:rsid w:val="005C5FA4"/>
    <w:rsid w:val="005C60ED"/>
    <w:rsid w:val="005C68A6"/>
    <w:rsid w:val="005C6F45"/>
    <w:rsid w:val="005C7116"/>
    <w:rsid w:val="005C7170"/>
    <w:rsid w:val="005C7444"/>
    <w:rsid w:val="005C763B"/>
    <w:rsid w:val="005C787C"/>
    <w:rsid w:val="005C7924"/>
    <w:rsid w:val="005C7D04"/>
    <w:rsid w:val="005C7DE0"/>
    <w:rsid w:val="005C7FDE"/>
    <w:rsid w:val="005D014B"/>
    <w:rsid w:val="005D01DC"/>
    <w:rsid w:val="005D0792"/>
    <w:rsid w:val="005D0A54"/>
    <w:rsid w:val="005D0A84"/>
    <w:rsid w:val="005D0B2B"/>
    <w:rsid w:val="005D0D54"/>
    <w:rsid w:val="005D1048"/>
    <w:rsid w:val="005D1472"/>
    <w:rsid w:val="005D173F"/>
    <w:rsid w:val="005D1924"/>
    <w:rsid w:val="005D23DF"/>
    <w:rsid w:val="005D2534"/>
    <w:rsid w:val="005D2642"/>
    <w:rsid w:val="005D27D3"/>
    <w:rsid w:val="005D2F76"/>
    <w:rsid w:val="005D305F"/>
    <w:rsid w:val="005D3203"/>
    <w:rsid w:val="005D3283"/>
    <w:rsid w:val="005D3482"/>
    <w:rsid w:val="005D3679"/>
    <w:rsid w:val="005D36D1"/>
    <w:rsid w:val="005D3754"/>
    <w:rsid w:val="005D38B7"/>
    <w:rsid w:val="005D3D78"/>
    <w:rsid w:val="005D3D87"/>
    <w:rsid w:val="005D3E0F"/>
    <w:rsid w:val="005D4093"/>
    <w:rsid w:val="005D40A3"/>
    <w:rsid w:val="005D4235"/>
    <w:rsid w:val="005D42D7"/>
    <w:rsid w:val="005D4354"/>
    <w:rsid w:val="005D4985"/>
    <w:rsid w:val="005D4A75"/>
    <w:rsid w:val="005D4B64"/>
    <w:rsid w:val="005D5010"/>
    <w:rsid w:val="005D52C8"/>
    <w:rsid w:val="005D52D3"/>
    <w:rsid w:val="005D53FA"/>
    <w:rsid w:val="005D58DA"/>
    <w:rsid w:val="005D5A4F"/>
    <w:rsid w:val="005D5C83"/>
    <w:rsid w:val="005D5D53"/>
    <w:rsid w:val="005D5E71"/>
    <w:rsid w:val="005D5F61"/>
    <w:rsid w:val="005D6048"/>
    <w:rsid w:val="005D6224"/>
    <w:rsid w:val="005D62F2"/>
    <w:rsid w:val="005D6321"/>
    <w:rsid w:val="005D634A"/>
    <w:rsid w:val="005D6369"/>
    <w:rsid w:val="005D72F7"/>
    <w:rsid w:val="005D774A"/>
    <w:rsid w:val="005D795A"/>
    <w:rsid w:val="005D7992"/>
    <w:rsid w:val="005E01A7"/>
    <w:rsid w:val="005E0242"/>
    <w:rsid w:val="005E02DE"/>
    <w:rsid w:val="005E083B"/>
    <w:rsid w:val="005E0BD1"/>
    <w:rsid w:val="005E0DEA"/>
    <w:rsid w:val="005E1336"/>
    <w:rsid w:val="005E1420"/>
    <w:rsid w:val="005E14AE"/>
    <w:rsid w:val="005E1811"/>
    <w:rsid w:val="005E1C78"/>
    <w:rsid w:val="005E1CB8"/>
    <w:rsid w:val="005E1D1C"/>
    <w:rsid w:val="005E1D72"/>
    <w:rsid w:val="005E1E3F"/>
    <w:rsid w:val="005E2116"/>
    <w:rsid w:val="005E2318"/>
    <w:rsid w:val="005E263E"/>
    <w:rsid w:val="005E27AB"/>
    <w:rsid w:val="005E2A5D"/>
    <w:rsid w:val="005E2DAD"/>
    <w:rsid w:val="005E2EDC"/>
    <w:rsid w:val="005E3007"/>
    <w:rsid w:val="005E3021"/>
    <w:rsid w:val="005E30B7"/>
    <w:rsid w:val="005E32BA"/>
    <w:rsid w:val="005E32FC"/>
    <w:rsid w:val="005E34B6"/>
    <w:rsid w:val="005E38B2"/>
    <w:rsid w:val="005E3A59"/>
    <w:rsid w:val="005E3A6A"/>
    <w:rsid w:val="005E3F2D"/>
    <w:rsid w:val="005E3F95"/>
    <w:rsid w:val="005E3F97"/>
    <w:rsid w:val="005E4558"/>
    <w:rsid w:val="005E4A03"/>
    <w:rsid w:val="005E4AC3"/>
    <w:rsid w:val="005E4C98"/>
    <w:rsid w:val="005E4CE9"/>
    <w:rsid w:val="005E50E8"/>
    <w:rsid w:val="005E5117"/>
    <w:rsid w:val="005E5910"/>
    <w:rsid w:val="005E5960"/>
    <w:rsid w:val="005E5E5A"/>
    <w:rsid w:val="005E676A"/>
    <w:rsid w:val="005E6A2B"/>
    <w:rsid w:val="005E6FEE"/>
    <w:rsid w:val="005E74D7"/>
    <w:rsid w:val="005E7558"/>
    <w:rsid w:val="005E765F"/>
    <w:rsid w:val="005E7BF5"/>
    <w:rsid w:val="005E7E41"/>
    <w:rsid w:val="005E7FB6"/>
    <w:rsid w:val="005F069A"/>
    <w:rsid w:val="005F077E"/>
    <w:rsid w:val="005F0794"/>
    <w:rsid w:val="005F07EB"/>
    <w:rsid w:val="005F08F7"/>
    <w:rsid w:val="005F0AE2"/>
    <w:rsid w:val="005F0D78"/>
    <w:rsid w:val="005F0DB4"/>
    <w:rsid w:val="005F0F6E"/>
    <w:rsid w:val="005F13D8"/>
    <w:rsid w:val="005F1674"/>
    <w:rsid w:val="005F17AE"/>
    <w:rsid w:val="005F1B2A"/>
    <w:rsid w:val="005F1F90"/>
    <w:rsid w:val="005F2161"/>
    <w:rsid w:val="005F249D"/>
    <w:rsid w:val="005F25C6"/>
    <w:rsid w:val="005F2B78"/>
    <w:rsid w:val="005F2D24"/>
    <w:rsid w:val="005F3285"/>
    <w:rsid w:val="005F3490"/>
    <w:rsid w:val="005F362E"/>
    <w:rsid w:val="005F3B14"/>
    <w:rsid w:val="005F3BC9"/>
    <w:rsid w:val="005F417A"/>
    <w:rsid w:val="005F4208"/>
    <w:rsid w:val="005F4349"/>
    <w:rsid w:val="005F4355"/>
    <w:rsid w:val="005F43B3"/>
    <w:rsid w:val="005F4B1A"/>
    <w:rsid w:val="005F4EC0"/>
    <w:rsid w:val="005F576E"/>
    <w:rsid w:val="005F5CA2"/>
    <w:rsid w:val="005F5CC9"/>
    <w:rsid w:val="005F60A6"/>
    <w:rsid w:val="005F64A4"/>
    <w:rsid w:val="005F662C"/>
    <w:rsid w:val="005F6631"/>
    <w:rsid w:val="005F670E"/>
    <w:rsid w:val="005F6717"/>
    <w:rsid w:val="005F69F1"/>
    <w:rsid w:val="005F6B6E"/>
    <w:rsid w:val="005F6E0D"/>
    <w:rsid w:val="005F6E62"/>
    <w:rsid w:val="005F6F26"/>
    <w:rsid w:val="005F6FF1"/>
    <w:rsid w:val="005F7378"/>
    <w:rsid w:val="005F73F4"/>
    <w:rsid w:val="005F7AC8"/>
    <w:rsid w:val="005F7C4E"/>
    <w:rsid w:val="005F7D84"/>
    <w:rsid w:val="006003EB"/>
    <w:rsid w:val="00600469"/>
    <w:rsid w:val="006006D8"/>
    <w:rsid w:val="00600BFC"/>
    <w:rsid w:val="00600D47"/>
    <w:rsid w:val="00600DD3"/>
    <w:rsid w:val="00600F17"/>
    <w:rsid w:val="00601076"/>
    <w:rsid w:val="00601135"/>
    <w:rsid w:val="00601273"/>
    <w:rsid w:val="0060142A"/>
    <w:rsid w:val="00601446"/>
    <w:rsid w:val="00601450"/>
    <w:rsid w:val="00601623"/>
    <w:rsid w:val="00601AC8"/>
    <w:rsid w:val="00601DF3"/>
    <w:rsid w:val="00601E60"/>
    <w:rsid w:val="00601F30"/>
    <w:rsid w:val="006020C7"/>
    <w:rsid w:val="006020EB"/>
    <w:rsid w:val="006022E3"/>
    <w:rsid w:val="00602522"/>
    <w:rsid w:val="0060260F"/>
    <w:rsid w:val="0060265B"/>
    <w:rsid w:val="0060273E"/>
    <w:rsid w:val="00602788"/>
    <w:rsid w:val="006027BC"/>
    <w:rsid w:val="006028F5"/>
    <w:rsid w:val="00602A3E"/>
    <w:rsid w:val="00602EA4"/>
    <w:rsid w:val="0060313E"/>
    <w:rsid w:val="006036CD"/>
    <w:rsid w:val="00603799"/>
    <w:rsid w:val="006037CA"/>
    <w:rsid w:val="00603A43"/>
    <w:rsid w:val="00603C3B"/>
    <w:rsid w:val="00603D65"/>
    <w:rsid w:val="00603FA2"/>
    <w:rsid w:val="00603FAC"/>
    <w:rsid w:val="00604319"/>
    <w:rsid w:val="00604416"/>
    <w:rsid w:val="006044C8"/>
    <w:rsid w:val="00604CA0"/>
    <w:rsid w:val="00604DAF"/>
    <w:rsid w:val="0060530B"/>
    <w:rsid w:val="006053C1"/>
    <w:rsid w:val="00605405"/>
    <w:rsid w:val="006054F1"/>
    <w:rsid w:val="00605C71"/>
    <w:rsid w:val="00605D17"/>
    <w:rsid w:val="00605DAD"/>
    <w:rsid w:val="00605E1B"/>
    <w:rsid w:val="0060620A"/>
    <w:rsid w:val="0060647F"/>
    <w:rsid w:val="0060669E"/>
    <w:rsid w:val="006069E8"/>
    <w:rsid w:val="00606A6A"/>
    <w:rsid w:val="00606AA1"/>
    <w:rsid w:val="00606DC6"/>
    <w:rsid w:val="00606EBC"/>
    <w:rsid w:val="00606F7E"/>
    <w:rsid w:val="00607356"/>
    <w:rsid w:val="00607842"/>
    <w:rsid w:val="00607845"/>
    <w:rsid w:val="00607BDB"/>
    <w:rsid w:val="00607ECA"/>
    <w:rsid w:val="006101A4"/>
    <w:rsid w:val="0061036C"/>
    <w:rsid w:val="00610848"/>
    <w:rsid w:val="00610929"/>
    <w:rsid w:val="00610949"/>
    <w:rsid w:val="00610B53"/>
    <w:rsid w:val="00610B5F"/>
    <w:rsid w:val="00610DF5"/>
    <w:rsid w:val="00610F85"/>
    <w:rsid w:val="00611112"/>
    <w:rsid w:val="00611233"/>
    <w:rsid w:val="006113DC"/>
    <w:rsid w:val="00611495"/>
    <w:rsid w:val="0061173E"/>
    <w:rsid w:val="0061189D"/>
    <w:rsid w:val="00611B7E"/>
    <w:rsid w:val="00611D2B"/>
    <w:rsid w:val="00611D4D"/>
    <w:rsid w:val="00611DD7"/>
    <w:rsid w:val="006127EC"/>
    <w:rsid w:val="00612B91"/>
    <w:rsid w:val="006131D7"/>
    <w:rsid w:val="006133A0"/>
    <w:rsid w:val="00613902"/>
    <w:rsid w:val="00613DF6"/>
    <w:rsid w:val="006141D3"/>
    <w:rsid w:val="00614209"/>
    <w:rsid w:val="00614701"/>
    <w:rsid w:val="0061495D"/>
    <w:rsid w:val="00614B96"/>
    <w:rsid w:val="00615098"/>
    <w:rsid w:val="00615763"/>
    <w:rsid w:val="0061628A"/>
    <w:rsid w:val="0061630A"/>
    <w:rsid w:val="0061646B"/>
    <w:rsid w:val="00616675"/>
    <w:rsid w:val="0061691C"/>
    <w:rsid w:val="00616B6C"/>
    <w:rsid w:val="00617401"/>
    <w:rsid w:val="00617724"/>
    <w:rsid w:val="00617A11"/>
    <w:rsid w:val="00617BC3"/>
    <w:rsid w:val="00617F77"/>
    <w:rsid w:val="00620104"/>
    <w:rsid w:val="0062014C"/>
    <w:rsid w:val="006203CE"/>
    <w:rsid w:val="00620A52"/>
    <w:rsid w:val="00620AB2"/>
    <w:rsid w:val="00620B6E"/>
    <w:rsid w:val="00620C02"/>
    <w:rsid w:val="00621013"/>
    <w:rsid w:val="006213ED"/>
    <w:rsid w:val="006216BA"/>
    <w:rsid w:val="006217FB"/>
    <w:rsid w:val="00621881"/>
    <w:rsid w:val="0062228B"/>
    <w:rsid w:val="0062253A"/>
    <w:rsid w:val="006227D6"/>
    <w:rsid w:val="00622A5D"/>
    <w:rsid w:val="00622A7E"/>
    <w:rsid w:val="00622E49"/>
    <w:rsid w:val="00622E98"/>
    <w:rsid w:val="006230AB"/>
    <w:rsid w:val="006233C0"/>
    <w:rsid w:val="0062368A"/>
    <w:rsid w:val="006236F1"/>
    <w:rsid w:val="00623BFA"/>
    <w:rsid w:val="00623C44"/>
    <w:rsid w:val="00623E19"/>
    <w:rsid w:val="0062440A"/>
    <w:rsid w:val="0062481C"/>
    <w:rsid w:val="0062536B"/>
    <w:rsid w:val="00625538"/>
    <w:rsid w:val="00625A87"/>
    <w:rsid w:val="00625D6B"/>
    <w:rsid w:val="00625E7E"/>
    <w:rsid w:val="00625ED5"/>
    <w:rsid w:val="00625FD8"/>
    <w:rsid w:val="0062626B"/>
    <w:rsid w:val="00626375"/>
    <w:rsid w:val="00626BD7"/>
    <w:rsid w:val="0062738B"/>
    <w:rsid w:val="006274B8"/>
    <w:rsid w:val="006276DA"/>
    <w:rsid w:val="00627749"/>
    <w:rsid w:val="006279F8"/>
    <w:rsid w:val="00627B22"/>
    <w:rsid w:val="00627BF4"/>
    <w:rsid w:val="00627E6E"/>
    <w:rsid w:val="00627FD2"/>
    <w:rsid w:val="006300FF"/>
    <w:rsid w:val="00630162"/>
    <w:rsid w:val="00630379"/>
    <w:rsid w:val="00630DD5"/>
    <w:rsid w:val="006310B5"/>
    <w:rsid w:val="0063124F"/>
    <w:rsid w:val="006312CE"/>
    <w:rsid w:val="00631E0F"/>
    <w:rsid w:val="00631EC5"/>
    <w:rsid w:val="00631F43"/>
    <w:rsid w:val="00631F51"/>
    <w:rsid w:val="0063213A"/>
    <w:rsid w:val="00632471"/>
    <w:rsid w:val="006324FD"/>
    <w:rsid w:val="00632518"/>
    <w:rsid w:val="006326D3"/>
    <w:rsid w:val="00632825"/>
    <w:rsid w:val="0063291B"/>
    <w:rsid w:val="00632982"/>
    <w:rsid w:val="00632BAF"/>
    <w:rsid w:val="00632DE6"/>
    <w:rsid w:val="00632FC9"/>
    <w:rsid w:val="00632FF3"/>
    <w:rsid w:val="0063340E"/>
    <w:rsid w:val="006335B1"/>
    <w:rsid w:val="006336E6"/>
    <w:rsid w:val="006338C4"/>
    <w:rsid w:val="006339B4"/>
    <w:rsid w:val="00633B8F"/>
    <w:rsid w:val="00633CC5"/>
    <w:rsid w:val="00633E19"/>
    <w:rsid w:val="00634859"/>
    <w:rsid w:val="00634A0B"/>
    <w:rsid w:val="0063506A"/>
    <w:rsid w:val="006358C1"/>
    <w:rsid w:val="00635EC0"/>
    <w:rsid w:val="00636009"/>
    <w:rsid w:val="00636047"/>
    <w:rsid w:val="006363BB"/>
    <w:rsid w:val="00636411"/>
    <w:rsid w:val="006365C6"/>
    <w:rsid w:val="0063672F"/>
    <w:rsid w:val="00636856"/>
    <w:rsid w:val="00636C51"/>
    <w:rsid w:val="00636CD2"/>
    <w:rsid w:val="00637540"/>
    <w:rsid w:val="0063759A"/>
    <w:rsid w:val="00637D51"/>
    <w:rsid w:val="00640C99"/>
    <w:rsid w:val="0064130E"/>
    <w:rsid w:val="006415AC"/>
    <w:rsid w:val="00641A53"/>
    <w:rsid w:val="00641AC2"/>
    <w:rsid w:val="00641C00"/>
    <w:rsid w:val="00641C3A"/>
    <w:rsid w:val="00641D06"/>
    <w:rsid w:val="00641F8B"/>
    <w:rsid w:val="0064202C"/>
    <w:rsid w:val="00642884"/>
    <w:rsid w:val="00642A63"/>
    <w:rsid w:val="00642CC2"/>
    <w:rsid w:val="00642E89"/>
    <w:rsid w:val="006430A0"/>
    <w:rsid w:val="006430F2"/>
    <w:rsid w:val="0064325E"/>
    <w:rsid w:val="00643689"/>
    <w:rsid w:val="00643732"/>
    <w:rsid w:val="0064375F"/>
    <w:rsid w:val="006437E8"/>
    <w:rsid w:val="006438AF"/>
    <w:rsid w:val="00644204"/>
    <w:rsid w:val="0064472E"/>
    <w:rsid w:val="0064473F"/>
    <w:rsid w:val="00644844"/>
    <w:rsid w:val="00644CDD"/>
    <w:rsid w:val="00644D8B"/>
    <w:rsid w:val="006450B2"/>
    <w:rsid w:val="0064510B"/>
    <w:rsid w:val="0064561A"/>
    <w:rsid w:val="00645631"/>
    <w:rsid w:val="00645B77"/>
    <w:rsid w:val="00646074"/>
    <w:rsid w:val="00646635"/>
    <w:rsid w:val="00646A96"/>
    <w:rsid w:val="00646CC9"/>
    <w:rsid w:val="0064714C"/>
    <w:rsid w:val="0064751A"/>
    <w:rsid w:val="0064788A"/>
    <w:rsid w:val="006479F2"/>
    <w:rsid w:val="00650281"/>
    <w:rsid w:val="00650320"/>
    <w:rsid w:val="006503A2"/>
    <w:rsid w:val="00650494"/>
    <w:rsid w:val="00650963"/>
    <w:rsid w:val="006509C0"/>
    <w:rsid w:val="00650B6C"/>
    <w:rsid w:val="006510D0"/>
    <w:rsid w:val="006511B1"/>
    <w:rsid w:val="006512D6"/>
    <w:rsid w:val="0065146D"/>
    <w:rsid w:val="0065157B"/>
    <w:rsid w:val="006516D2"/>
    <w:rsid w:val="00651ADF"/>
    <w:rsid w:val="00651C4F"/>
    <w:rsid w:val="00651CF0"/>
    <w:rsid w:val="006520F9"/>
    <w:rsid w:val="0065245E"/>
    <w:rsid w:val="00652653"/>
    <w:rsid w:val="0065271B"/>
    <w:rsid w:val="00652910"/>
    <w:rsid w:val="0065297D"/>
    <w:rsid w:val="00652EC9"/>
    <w:rsid w:val="00652F10"/>
    <w:rsid w:val="0065359D"/>
    <w:rsid w:val="00653BF8"/>
    <w:rsid w:val="00653E58"/>
    <w:rsid w:val="0065436B"/>
    <w:rsid w:val="0065455E"/>
    <w:rsid w:val="00654735"/>
    <w:rsid w:val="0065478F"/>
    <w:rsid w:val="00654998"/>
    <w:rsid w:val="006549FA"/>
    <w:rsid w:val="00654BE5"/>
    <w:rsid w:val="00654CA8"/>
    <w:rsid w:val="00654CC9"/>
    <w:rsid w:val="00654F88"/>
    <w:rsid w:val="0065519B"/>
    <w:rsid w:val="0065522B"/>
    <w:rsid w:val="00655556"/>
    <w:rsid w:val="006556B3"/>
    <w:rsid w:val="00655C16"/>
    <w:rsid w:val="00655C62"/>
    <w:rsid w:val="00655CC3"/>
    <w:rsid w:val="00656243"/>
    <w:rsid w:val="0065630E"/>
    <w:rsid w:val="0065677D"/>
    <w:rsid w:val="00656847"/>
    <w:rsid w:val="00657396"/>
    <w:rsid w:val="00657413"/>
    <w:rsid w:val="006579BB"/>
    <w:rsid w:val="00657A2B"/>
    <w:rsid w:val="00660335"/>
    <w:rsid w:val="00660383"/>
    <w:rsid w:val="006606F7"/>
    <w:rsid w:val="00660903"/>
    <w:rsid w:val="00660A92"/>
    <w:rsid w:val="00660BAF"/>
    <w:rsid w:val="0066125A"/>
    <w:rsid w:val="0066138E"/>
    <w:rsid w:val="0066166E"/>
    <w:rsid w:val="00661822"/>
    <w:rsid w:val="00662755"/>
    <w:rsid w:val="00662CFB"/>
    <w:rsid w:val="00662E07"/>
    <w:rsid w:val="00662EFA"/>
    <w:rsid w:val="00663113"/>
    <w:rsid w:val="00663114"/>
    <w:rsid w:val="00663601"/>
    <w:rsid w:val="006636E7"/>
    <w:rsid w:val="006636F7"/>
    <w:rsid w:val="00663BA6"/>
    <w:rsid w:val="00663EA9"/>
    <w:rsid w:val="006642AD"/>
    <w:rsid w:val="0066433C"/>
    <w:rsid w:val="0066442C"/>
    <w:rsid w:val="00664B40"/>
    <w:rsid w:val="00664B9E"/>
    <w:rsid w:val="00664BAD"/>
    <w:rsid w:val="00665A30"/>
    <w:rsid w:val="00665D9F"/>
    <w:rsid w:val="00665DA0"/>
    <w:rsid w:val="00665DA5"/>
    <w:rsid w:val="00665E51"/>
    <w:rsid w:val="00666092"/>
    <w:rsid w:val="0066656C"/>
    <w:rsid w:val="00666698"/>
    <w:rsid w:val="0066669B"/>
    <w:rsid w:val="006666DC"/>
    <w:rsid w:val="00666753"/>
    <w:rsid w:val="0066689B"/>
    <w:rsid w:val="00666ABE"/>
    <w:rsid w:val="00666DB4"/>
    <w:rsid w:val="00667278"/>
    <w:rsid w:val="00667448"/>
    <w:rsid w:val="00667707"/>
    <w:rsid w:val="0066771B"/>
    <w:rsid w:val="00667890"/>
    <w:rsid w:val="00667A79"/>
    <w:rsid w:val="00667B50"/>
    <w:rsid w:val="006701DC"/>
    <w:rsid w:val="00670286"/>
    <w:rsid w:val="006703C4"/>
    <w:rsid w:val="00670496"/>
    <w:rsid w:val="006704C2"/>
    <w:rsid w:val="006710FB"/>
    <w:rsid w:val="00671504"/>
    <w:rsid w:val="0067174F"/>
    <w:rsid w:val="0067202F"/>
    <w:rsid w:val="00672245"/>
    <w:rsid w:val="00672254"/>
    <w:rsid w:val="00672474"/>
    <w:rsid w:val="00672622"/>
    <w:rsid w:val="00672C08"/>
    <w:rsid w:val="00672E98"/>
    <w:rsid w:val="00672ED6"/>
    <w:rsid w:val="00673294"/>
    <w:rsid w:val="006735AB"/>
    <w:rsid w:val="006736A5"/>
    <w:rsid w:val="00673919"/>
    <w:rsid w:val="006741DA"/>
    <w:rsid w:val="00674603"/>
    <w:rsid w:val="00674879"/>
    <w:rsid w:val="00674882"/>
    <w:rsid w:val="00674B4C"/>
    <w:rsid w:val="00674C66"/>
    <w:rsid w:val="00674F07"/>
    <w:rsid w:val="00675112"/>
    <w:rsid w:val="0067511A"/>
    <w:rsid w:val="00675184"/>
    <w:rsid w:val="006752BC"/>
    <w:rsid w:val="0067581E"/>
    <w:rsid w:val="00675D86"/>
    <w:rsid w:val="00676286"/>
    <w:rsid w:val="0067664B"/>
    <w:rsid w:val="00676BCB"/>
    <w:rsid w:val="00676D90"/>
    <w:rsid w:val="006771D7"/>
    <w:rsid w:val="0067722A"/>
    <w:rsid w:val="006772F5"/>
    <w:rsid w:val="006776BF"/>
    <w:rsid w:val="00677722"/>
    <w:rsid w:val="0067796F"/>
    <w:rsid w:val="006802F8"/>
    <w:rsid w:val="00680455"/>
    <w:rsid w:val="006808A1"/>
    <w:rsid w:val="00680BBA"/>
    <w:rsid w:val="00680C88"/>
    <w:rsid w:val="00680CDE"/>
    <w:rsid w:val="0068103C"/>
    <w:rsid w:val="00681166"/>
    <w:rsid w:val="0068165A"/>
    <w:rsid w:val="00681AC0"/>
    <w:rsid w:val="00681D5E"/>
    <w:rsid w:val="00681EFF"/>
    <w:rsid w:val="006821F4"/>
    <w:rsid w:val="0068224B"/>
    <w:rsid w:val="006824DC"/>
    <w:rsid w:val="006825C8"/>
    <w:rsid w:val="00682A79"/>
    <w:rsid w:val="00682AAB"/>
    <w:rsid w:val="00683B19"/>
    <w:rsid w:val="00683C51"/>
    <w:rsid w:val="006840B9"/>
    <w:rsid w:val="0068440F"/>
    <w:rsid w:val="0068473C"/>
    <w:rsid w:val="00685496"/>
    <w:rsid w:val="00685D29"/>
    <w:rsid w:val="00685DD0"/>
    <w:rsid w:val="00686559"/>
    <w:rsid w:val="00686688"/>
    <w:rsid w:val="006867F9"/>
    <w:rsid w:val="00686864"/>
    <w:rsid w:val="00686932"/>
    <w:rsid w:val="00686B36"/>
    <w:rsid w:val="00686BDC"/>
    <w:rsid w:val="00686D01"/>
    <w:rsid w:val="00686E78"/>
    <w:rsid w:val="006870F9"/>
    <w:rsid w:val="00687129"/>
    <w:rsid w:val="0068755C"/>
    <w:rsid w:val="0068778C"/>
    <w:rsid w:val="00687A65"/>
    <w:rsid w:val="00687B86"/>
    <w:rsid w:val="006902E3"/>
    <w:rsid w:val="00690424"/>
    <w:rsid w:val="00690504"/>
    <w:rsid w:val="0069084D"/>
    <w:rsid w:val="006908F9"/>
    <w:rsid w:val="006909BC"/>
    <w:rsid w:val="00690A46"/>
    <w:rsid w:val="00690A55"/>
    <w:rsid w:val="00690B76"/>
    <w:rsid w:val="00690CC6"/>
    <w:rsid w:val="00690D93"/>
    <w:rsid w:val="00690EC0"/>
    <w:rsid w:val="00690F2C"/>
    <w:rsid w:val="00691A6D"/>
    <w:rsid w:val="00691B8A"/>
    <w:rsid w:val="00692484"/>
    <w:rsid w:val="00692772"/>
    <w:rsid w:val="006927D1"/>
    <w:rsid w:val="00692840"/>
    <w:rsid w:val="00692B0E"/>
    <w:rsid w:val="00692EA5"/>
    <w:rsid w:val="0069303E"/>
    <w:rsid w:val="00693460"/>
    <w:rsid w:val="00693555"/>
    <w:rsid w:val="00693590"/>
    <w:rsid w:val="006937F8"/>
    <w:rsid w:val="00693816"/>
    <w:rsid w:val="00693B8A"/>
    <w:rsid w:val="00693DF9"/>
    <w:rsid w:val="006944A7"/>
    <w:rsid w:val="00694664"/>
    <w:rsid w:val="00694BEA"/>
    <w:rsid w:val="00694D17"/>
    <w:rsid w:val="00694FF6"/>
    <w:rsid w:val="00695108"/>
    <w:rsid w:val="0069556F"/>
    <w:rsid w:val="006958D5"/>
    <w:rsid w:val="00695A28"/>
    <w:rsid w:val="00695AFB"/>
    <w:rsid w:val="00695E17"/>
    <w:rsid w:val="0069639C"/>
    <w:rsid w:val="00696516"/>
    <w:rsid w:val="00696567"/>
    <w:rsid w:val="0069665A"/>
    <w:rsid w:val="00696723"/>
    <w:rsid w:val="00696BCD"/>
    <w:rsid w:val="00696C12"/>
    <w:rsid w:val="00696C74"/>
    <w:rsid w:val="00696F90"/>
    <w:rsid w:val="0069752C"/>
    <w:rsid w:val="006975EB"/>
    <w:rsid w:val="00697822"/>
    <w:rsid w:val="00697D41"/>
    <w:rsid w:val="006A0328"/>
    <w:rsid w:val="006A05DB"/>
    <w:rsid w:val="006A061C"/>
    <w:rsid w:val="006A0919"/>
    <w:rsid w:val="006A0921"/>
    <w:rsid w:val="006A0A7A"/>
    <w:rsid w:val="006A0D5A"/>
    <w:rsid w:val="006A0E6E"/>
    <w:rsid w:val="006A0EDA"/>
    <w:rsid w:val="006A1B09"/>
    <w:rsid w:val="006A316F"/>
    <w:rsid w:val="006A33A9"/>
    <w:rsid w:val="006A3A21"/>
    <w:rsid w:val="006A3DBF"/>
    <w:rsid w:val="006A3F69"/>
    <w:rsid w:val="006A45E8"/>
    <w:rsid w:val="006A47E1"/>
    <w:rsid w:val="006A48D9"/>
    <w:rsid w:val="006A4C54"/>
    <w:rsid w:val="006A4C71"/>
    <w:rsid w:val="006A4E29"/>
    <w:rsid w:val="006A4FC8"/>
    <w:rsid w:val="006A50CC"/>
    <w:rsid w:val="006A5A27"/>
    <w:rsid w:val="006A5B64"/>
    <w:rsid w:val="006A5BB1"/>
    <w:rsid w:val="006A5D23"/>
    <w:rsid w:val="006A5EAC"/>
    <w:rsid w:val="006A6084"/>
    <w:rsid w:val="006A60B3"/>
    <w:rsid w:val="006A62E8"/>
    <w:rsid w:val="006A641A"/>
    <w:rsid w:val="006A6496"/>
    <w:rsid w:val="006A65B7"/>
    <w:rsid w:val="006A6675"/>
    <w:rsid w:val="006A667A"/>
    <w:rsid w:val="006A6A62"/>
    <w:rsid w:val="006A6D85"/>
    <w:rsid w:val="006A7206"/>
    <w:rsid w:val="006A779F"/>
    <w:rsid w:val="006A79FF"/>
    <w:rsid w:val="006A7AE9"/>
    <w:rsid w:val="006A7E93"/>
    <w:rsid w:val="006B02A5"/>
    <w:rsid w:val="006B048D"/>
    <w:rsid w:val="006B0500"/>
    <w:rsid w:val="006B079F"/>
    <w:rsid w:val="006B07B4"/>
    <w:rsid w:val="006B0927"/>
    <w:rsid w:val="006B0964"/>
    <w:rsid w:val="006B0999"/>
    <w:rsid w:val="006B0BAA"/>
    <w:rsid w:val="006B0BED"/>
    <w:rsid w:val="006B11B5"/>
    <w:rsid w:val="006B1497"/>
    <w:rsid w:val="006B187B"/>
    <w:rsid w:val="006B18FA"/>
    <w:rsid w:val="006B1AD1"/>
    <w:rsid w:val="006B1B38"/>
    <w:rsid w:val="006B2137"/>
    <w:rsid w:val="006B2235"/>
    <w:rsid w:val="006B2240"/>
    <w:rsid w:val="006B2631"/>
    <w:rsid w:val="006B2838"/>
    <w:rsid w:val="006B2AF6"/>
    <w:rsid w:val="006B31CA"/>
    <w:rsid w:val="006B32C3"/>
    <w:rsid w:val="006B339C"/>
    <w:rsid w:val="006B33E0"/>
    <w:rsid w:val="006B36AE"/>
    <w:rsid w:val="006B3AC4"/>
    <w:rsid w:val="006B4088"/>
    <w:rsid w:val="006B494F"/>
    <w:rsid w:val="006B49E1"/>
    <w:rsid w:val="006B4D4F"/>
    <w:rsid w:val="006B4F2A"/>
    <w:rsid w:val="006B4F37"/>
    <w:rsid w:val="006B519D"/>
    <w:rsid w:val="006B5717"/>
    <w:rsid w:val="006B58E7"/>
    <w:rsid w:val="006B59EC"/>
    <w:rsid w:val="006B5E8D"/>
    <w:rsid w:val="006B6946"/>
    <w:rsid w:val="006B69AB"/>
    <w:rsid w:val="006B6AA8"/>
    <w:rsid w:val="006B6DAF"/>
    <w:rsid w:val="006B6EF4"/>
    <w:rsid w:val="006B6F28"/>
    <w:rsid w:val="006B7246"/>
    <w:rsid w:val="006B7396"/>
    <w:rsid w:val="006B73ED"/>
    <w:rsid w:val="006B7458"/>
    <w:rsid w:val="006B782C"/>
    <w:rsid w:val="006B7CF1"/>
    <w:rsid w:val="006B7E81"/>
    <w:rsid w:val="006C03D8"/>
    <w:rsid w:val="006C070E"/>
    <w:rsid w:val="006C08FC"/>
    <w:rsid w:val="006C0E05"/>
    <w:rsid w:val="006C15F4"/>
    <w:rsid w:val="006C1774"/>
    <w:rsid w:val="006C17E7"/>
    <w:rsid w:val="006C1CB9"/>
    <w:rsid w:val="006C1EBE"/>
    <w:rsid w:val="006C2072"/>
    <w:rsid w:val="006C208D"/>
    <w:rsid w:val="006C23AC"/>
    <w:rsid w:val="006C2785"/>
    <w:rsid w:val="006C2B50"/>
    <w:rsid w:val="006C2BFB"/>
    <w:rsid w:val="006C2C60"/>
    <w:rsid w:val="006C2E0B"/>
    <w:rsid w:val="006C304E"/>
    <w:rsid w:val="006C3626"/>
    <w:rsid w:val="006C3648"/>
    <w:rsid w:val="006C3875"/>
    <w:rsid w:val="006C3E4F"/>
    <w:rsid w:val="006C4320"/>
    <w:rsid w:val="006C4372"/>
    <w:rsid w:val="006C43AC"/>
    <w:rsid w:val="006C498C"/>
    <w:rsid w:val="006C49F4"/>
    <w:rsid w:val="006C4D6E"/>
    <w:rsid w:val="006C4EA0"/>
    <w:rsid w:val="006C5972"/>
    <w:rsid w:val="006C59E1"/>
    <w:rsid w:val="006C5E10"/>
    <w:rsid w:val="006C5E27"/>
    <w:rsid w:val="006C5E6C"/>
    <w:rsid w:val="006C6225"/>
    <w:rsid w:val="006C6526"/>
    <w:rsid w:val="006C683C"/>
    <w:rsid w:val="006C690E"/>
    <w:rsid w:val="006C6E3A"/>
    <w:rsid w:val="006C6E8B"/>
    <w:rsid w:val="006C7032"/>
    <w:rsid w:val="006C7296"/>
    <w:rsid w:val="006C77CD"/>
    <w:rsid w:val="006C780E"/>
    <w:rsid w:val="006C7D75"/>
    <w:rsid w:val="006D018F"/>
    <w:rsid w:val="006D03A3"/>
    <w:rsid w:val="006D05CE"/>
    <w:rsid w:val="006D0C25"/>
    <w:rsid w:val="006D0CEB"/>
    <w:rsid w:val="006D0FB3"/>
    <w:rsid w:val="006D1A91"/>
    <w:rsid w:val="006D1AE0"/>
    <w:rsid w:val="006D1B6B"/>
    <w:rsid w:val="006D1BFA"/>
    <w:rsid w:val="006D1FA8"/>
    <w:rsid w:val="006D207A"/>
    <w:rsid w:val="006D2380"/>
    <w:rsid w:val="006D24EF"/>
    <w:rsid w:val="006D25F6"/>
    <w:rsid w:val="006D289A"/>
    <w:rsid w:val="006D2AFD"/>
    <w:rsid w:val="006D2C7A"/>
    <w:rsid w:val="006D2D85"/>
    <w:rsid w:val="006D2EBF"/>
    <w:rsid w:val="006D2FAA"/>
    <w:rsid w:val="006D30FF"/>
    <w:rsid w:val="006D3504"/>
    <w:rsid w:val="006D36E7"/>
    <w:rsid w:val="006D3732"/>
    <w:rsid w:val="006D383D"/>
    <w:rsid w:val="006D397B"/>
    <w:rsid w:val="006D3B21"/>
    <w:rsid w:val="006D3B83"/>
    <w:rsid w:val="006D3CC1"/>
    <w:rsid w:val="006D3CDE"/>
    <w:rsid w:val="006D457C"/>
    <w:rsid w:val="006D46A3"/>
    <w:rsid w:val="006D5121"/>
    <w:rsid w:val="006D5A4C"/>
    <w:rsid w:val="006D5AB2"/>
    <w:rsid w:val="006D5C66"/>
    <w:rsid w:val="006D5FA8"/>
    <w:rsid w:val="006D5FF6"/>
    <w:rsid w:val="006D6137"/>
    <w:rsid w:val="006D6634"/>
    <w:rsid w:val="006D67E5"/>
    <w:rsid w:val="006D6911"/>
    <w:rsid w:val="006D7093"/>
    <w:rsid w:val="006E01B2"/>
    <w:rsid w:val="006E01ED"/>
    <w:rsid w:val="006E03A1"/>
    <w:rsid w:val="006E03F4"/>
    <w:rsid w:val="006E0900"/>
    <w:rsid w:val="006E0B8A"/>
    <w:rsid w:val="006E11B0"/>
    <w:rsid w:val="006E12C8"/>
    <w:rsid w:val="006E154E"/>
    <w:rsid w:val="006E1640"/>
    <w:rsid w:val="006E1694"/>
    <w:rsid w:val="006E18DA"/>
    <w:rsid w:val="006E1A59"/>
    <w:rsid w:val="006E1BE1"/>
    <w:rsid w:val="006E1BFE"/>
    <w:rsid w:val="006E1C43"/>
    <w:rsid w:val="006E1CDA"/>
    <w:rsid w:val="006E2164"/>
    <w:rsid w:val="006E2208"/>
    <w:rsid w:val="006E2346"/>
    <w:rsid w:val="006E2507"/>
    <w:rsid w:val="006E260C"/>
    <w:rsid w:val="006E261C"/>
    <w:rsid w:val="006E283A"/>
    <w:rsid w:val="006E2F86"/>
    <w:rsid w:val="006E3534"/>
    <w:rsid w:val="006E376C"/>
    <w:rsid w:val="006E3A3B"/>
    <w:rsid w:val="006E3C5E"/>
    <w:rsid w:val="006E402E"/>
    <w:rsid w:val="006E45B0"/>
    <w:rsid w:val="006E45D7"/>
    <w:rsid w:val="006E4663"/>
    <w:rsid w:val="006E46B1"/>
    <w:rsid w:val="006E49B7"/>
    <w:rsid w:val="006E4A89"/>
    <w:rsid w:val="006E4C39"/>
    <w:rsid w:val="006E4C6F"/>
    <w:rsid w:val="006E4D77"/>
    <w:rsid w:val="006E4DE7"/>
    <w:rsid w:val="006E505D"/>
    <w:rsid w:val="006E50C7"/>
    <w:rsid w:val="006E512D"/>
    <w:rsid w:val="006E550D"/>
    <w:rsid w:val="006E5614"/>
    <w:rsid w:val="006E5F63"/>
    <w:rsid w:val="006E610C"/>
    <w:rsid w:val="006E6194"/>
    <w:rsid w:val="006E6656"/>
    <w:rsid w:val="006E6680"/>
    <w:rsid w:val="006E6A82"/>
    <w:rsid w:val="006E6B88"/>
    <w:rsid w:val="006E6B9A"/>
    <w:rsid w:val="006E6C7C"/>
    <w:rsid w:val="006E6CB0"/>
    <w:rsid w:val="006E6EDA"/>
    <w:rsid w:val="006E71B1"/>
    <w:rsid w:val="006E75CD"/>
    <w:rsid w:val="006E7657"/>
    <w:rsid w:val="006E79EF"/>
    <w:rsid w:val="006F0209"/>
    <w:rsid w:val="006F021D"/>
    <w:rsid w:val="006F068A"/>
    <w:rsid w:val="006F0D82"/>
    <w:rsid w:val="006F101A"/>
    <w:rsid w:val="006F1811"/>
    <w:rsid w:val="006F1877"/>
    <w:rsid w:val="006F1970"/>
    <w:rsid w:val="006F1A77"/>
    <w:rsid w:val="006F1C7E"/>
    <w:rsid w:val="006F1E0C"/>
    <w:rsid w:val="006F1E25"/>
    <w:rsid w:val="006F1FEC"/>
    <w:rsid w:val="006F2356"/>
    <w:rsid w:val="006F28DD"/>
    <w:rsid w:val="006F2961"/>
    <w:rsid w:val="006F2D4D"/>
    <w:rsid w:val="006F2D67"/>
    <w:rsid w:val="006F2FF3"/>
    <w:rsid w:val="006F3800"/>
    <w:rsid w:val="006F3B45"/>
    <w:rsid w:val="006F4016"/>
    <w:rsid w:val="006F479C"/>
    <w:rsid w:val="006F4DF4"/>
    <w:rsid w:val="006F4E8B"/>
    <w:rsid w:val="006F4F5E"/>
    <w:rsid w:val="006F5077"/>
    <w:rsid w:val="006F537D"/>
    <w:rsid w:val="006F5394"/>
    <w:rsid w:val="006F53A3"/>
    <w:rsid w:val="006F57E4"/>
    <w:rsid w:val="006F5A97"/>
    <w:rsid w:val="006F5DBD"/>
    <w:rsid w:val="006F5EB4"/>
    <w:rsid w:val="006F60C1"/>
    <w:rsid w:val="006F6296"/>
    <w:rsid w:val="006F643D"/>
    <w:rsid w:val="006F651D"/>
    <w:rsid w:val="006F6743"/>
    <w:rsid w:val="006F6800"/>
    <w:rsid w:val="006F6D8E"/>
    <w:rsid w:val="006F6DB2"/>
    <w:rsid w:val="006F6F8A"/>
    <w:rsid w:val="006F70CB"/>
    <w:rsid w:val="006F718C"/>
    <w:rsid w:val="006F722C"/>
    <w:rsid w:val="006F736A"/>
    <w:rsid w:val="006F741D"/>
    <w:rsid w:val="006F7488"/>
    <w:rsid w:val="006F7A79"/>
    <w:rsid w:val="006F7BD3"/>
    <w:rsid w:val="006F7DBF"/>
    <w:rsid w:val="006F7DF5"/>
    <w:rsid w:val="00700268"/>
    <w:rsid w:val="007002F2"/>
    <w:rsid w:val="0070092F"/>
    <w:rsid w:val="0070099B"/>
    <w:rsid w:val="00700E8C"/>
    <w:rsid w:val="007016DB"/>
    <w:rsid w:val="0070194A"/>
    <w:rsid w:val="007022D1"/>
    <w:rsid w:val="007024FE"/>
    <w:rsid w:val="00702A23"/>
    <w:rsid w:val="00702BD5"/>
    <w:rsid w:val="00702C86"/>
    <w:rsid w:val="00702DAF"/>
    <w:rsid w:val="00702F0C"/>
    <w:rsid w:val="0070362B"/>
    <w:rsid w:val="00703776"/>
    <w:rsid w:val="007039E4"/>
    <w:rsid w:val="00703A92"/>
    <w:rsid w:val="00703B7C"/>
    <w:rsid w:val="00703C30"/>
    <w:rsid w:val="00703D10"/>
    <w:rsid w:val="00703DE1"/>
    <w:rsid w:val="00704039"/>
    <w:rsid w:val="00704372"/>
    <w:rsid w:val="007044E0"/>
    <w:rsid w:val="007047E4"/>
    <w:rsid w:val="00704AAA"/>
    <w:rsid w:val="00704FFD"/>
    <w:rsid w:val="00705203"/>
    <w:rsid w:val="00705256"/>
    <w:rsid w:val="00705308"/>
    <w:rsid w:val="00705672"/>
    <w:rsid w:val="007056A6"/>
    <w:rsid w:val="007059A9"/>
    <w:rsid w:val="007059E9"/>
    <w:rsid w:val="00705D0A"/>
    <w:rsid w:val="00705E2B"/>
    <w:rsid w:val="00705E64"/>
    <w:rsid w:val="00705ED6"/>
    <w:rsid w:val="00705F15"/>
    <w:rsid w:val="0070628D"/>
    <w:rsid w:val="00706349"/>
    <w:rsid w:val="00706384"/>
    <w:rsid w:val="00706551"/>
    <w:rsid w:val="00706777"/>
    <w:rsid w:val="00706900"/>
    <w:rsid w:val="00706AA3"/>
    <w:rsid w:val="00706AEE"/>
    <w:rsid w:val="00706D9B"/>
    <w:rsid w:val="00706D9D"/>
    <w:rsid w:val="0070728C"/>
    <w:rsid w:val="007078DC"/>
    <w:rsid w:val="00707AF2"/>
    <w:rsid w:val="00707B71"/>
    <w:rsid w:val="00707E08"/>
    <w:rsid w:val="00707E78"/>
    <w:rsid w:val="00707FBC"/>
    <w:rsid w:val="007100B0"/>
    <w:rsid w:val="007102FC"/>
    <w:rsid w:val="0071039B"/>
    <w:rsid w:val="0071045A"/>
    <w:rsid w:val="00710833"/>
    <w:rsid w:val="00710A49"/>
    <w:rsid w:val="00710F35"/>
    <w:rsid w:val="00710FF8"/>
    <w:rsid w:val="007110BA"/>
    <w:rsid w:val="00711236"/>
    <w:rsid w:val="007115F5"/>
    <w:rsid w:val="00711A51"/>
    <w:rsid w:val="00711EF8"/>
    <w:rsid w:val="00711FA5"/>
    <w:rsid w:val="00711FAB"/>
    <w:rsid w:val="007124A3"/>
    <w:rsid w:val="007124B7"/>
    <w:rsid w:val="007126DD"/>
    <w:rsid w:val="00712C53"/>
    <w:rsid w:val="00712F57"/>
    <w:rsid w:val="0071307A"/>
    <w:rsid w:val="0071354E"/>
    <w:rsid w:val="00713721"/>
    <w:rsid w:val="00713A3B"/>
    <w:rsid w:val="00713F42"/>
    <w:rsid w:val="00713FB8"/>
    <w:rsid w:val="007142C7"/>
    <w:rsid w:val="00714576"/>
    <w:rsid w:val="00714625"/>
    <w:rsid w:val="00714774"/>
    <w:rsid w:val="007148FF"/>
    <w:rsid w:val="007149C5"/>
    <w:rsid w:val="00714A60"/>
    <w:rsid w:val="00714B28"/>
    <w:rsid w:val="00714B48"/>
    <w:rsid w:val="00714D26"/>
    <w:rsid w:val="00714D8C"/>
    <w:rsid w:val="00714E85"/>
    <w:rsid w:val="007151A4"/>
    <w:rsid w:val="00715253"/>
    <w:rsid w:val="007155AB"/>
    <w:rsid w:val="00715EFE"/>
    <w:rsid w:val="00716019"/>
    <w:rsid w:val="0071604A"/>
    <w:rsid w:val="007161BB"/>
    <w:rsid w:val="007161EE"/>
    <w:rsid w:val="00716588"/>
    <w:rsid w:val="007166F8"/>
    <w:rsid w:val="007168BB"/>
    <w:rsid w:val="00716BBB"/>
    <w:rsid w:val="007171EC"/>
    <w:rsid w:val="0071725C"/>
    <w:rsid w:val="007175EB"/>
    <w:rsid w:val="00717D4E"/>
    <w:rsid w:val="00717FCE"/>
    <w:rsid w:val="00720567"/>
    <w:rsid w:val="00720571"/>
    <w:rsid w:val="007207B3"/>
    <w:rsid w:val="0072085F"/>
    <w:rsid w:val="00720D8B"/>
    <w:rsid w:val="00720EDD"/>
    <w:rsid w:val="00720F8F"/>
    <w:rsid w:val="00721133"/>
    <w:rsid w:val="00721372"/>
    <w:rsid w:val="007217F2"/>
    <w:rsid w:val="007219D7"/>
    <w:rsid w:val="00721A3C"/>
    <w:rsid w:val="00721F54"/>
    <w:rsid w:val="00722060"/>
    <w:rsid w:val="0072235A"/>
    <w:rsid w:val="00722424"/>
    <w:rsid w:val="007225E3"/>
    <w:rsid w:val="0072285A"/>
    <w:rsid w:val="00722B01"/>
    <w:rsid w:val="00722B4B"/>
    <w:rsid w:val="00722ECE"/>
    <w:rsid w:val="00722FB8"/>
    <w:rsid w:val="00723175"/>
    <w:rsid w:val="007233EC"/>
    <w:rsid w:val="00723596"/>
    <w:rsid w:val="007235CD"/>
    <w:rsid w:val="007238AF"/>
    <w:rsid w:val="00723900"/>
    <w:rsid w:val="00723937"/>
    <w:rsid w:val="00723F7D"/>
    <w:rsid w:val="007240B9"/>
    <w:rsid w:val="007240DD"/>
    <w:rsid w:val="00724866"/>
    <w:rsid w:val="007249E9"/>
    <w:rsid w:val="00724B00"/>
    <w:rsid w:val="00724D63"/>
    <w:rsid w:val="00724E5F"/>
    <w:rsid w:val="007251D5"/>
    <w:rsid w:val="0072539B"/>
    <w:rsid w:val="00725610"/>
    <w:rsid w:val="00725719"/>
    <w:rsid w:val="00725799"/>
    <w:rsid w:val="007259B4"/>
    <w:rsid w:val="00725ACB"/>
    <w:rsid w:val="00725B57"/>
    <w:rsid w:val="00725D06"/>
    <w:rsid w:val="00725D89"/>
    <w:rsid w:val="007261A7"/>
    <w:rsid w:val="00726267"/>
    <w:rsid w:val="0072660D"/>
    <w:rsid w:val="00726AB6"/>
    <w:rsid w:val="00726BF9"/>
    <w:rsid w:val="00726C71"/>
    <w:rsid w:val="00726D96"/>
    <w:rsid w:val="00726DF7"/>
    <w:rsid w:val="00727299"/>
    <w:rsid w:val="00727C1F"/>
    <w:rsid w:val="00727C39"/>
    <w:rsid w:val="00727DCE"/>
    <w:rsid w:val="00730799"/>
    <w:rsid w:val="00730914"/>
    <w:rsid w:val="007309BA"/>
    <w:rsid w:val="00730E1B"/>
    <w:rsid w:val="00731416"/>
    <w:rsid w:val="0073144D"/>
    <w:rsid w:val="00731556"/>
    <w:rsid w:val="007315BB"/>
    <w:rsid w:val="00731659"/>
    <w:rsid w:val="007316FE"/>
    <w:rsid w:val="0073220B"/>
    <w:rsid w:val="007323BA"/>
    <w:rsid w:val="0073244E"/>
    <w:rsid w:val="0073251F"/>
    <w:rsid w:val="007326E6"/>
    <w:rsid w:val="007329D6"/>
    <w:rsid w:val="00732A57"/>
    <w:rsid w:val="007330A1"/>
    <w:rsid w:val="0073336F"/>
    <w:rsid w:val="007333E7"/>
    <w:rsid w:val="0073361D"/>
    <w:rsid w:val="007338C2"/>
    <w:rsid w:val="007338D5"/>
    <w:rsid w:val="00733D1B"/>
    <w:rsid w:val="00733D7C"/>
    <w:rsid w:val="00733EB6"/>
    <w:rsid w:val="007345F1"/>
    <w:rsid w:val="00734755"/>
    <w:rsid w:val="00734CBE"/>
    <w:rsid w:val="00734FAE"/>
    <w:rsid w:val="0073571A"/>
    <w:rsid w:val="007357ED"/>
    <w:rsid w:val="00735E02"/>
    <w:rsid w:val="0073624F"/>
    <w:rsid w:val="007368B3"/>
    <w:rsid w:val="007368F4"/>
    <w:rsid w:val="007369FF"/>
    <w:rsid w:val="00736BD2"/>
    <w:rsid w:val="00736D10"/>
    <w:rsid w:val="00736D7F"/>
    <w:rsid w:val="00736F18"/>
    <w:rsid w:val="00736F9E"/>
    <w:rsid w:val="00737132"/>
    <w:rsid w:val="007372C8"/>
    <w:rsid w:val="007372CB"/>
    <w:rsid w:val="007372E6"/>
    <w:rsid w:val="00737746"/>
    <w:rsid w:val="00737FA6"/>
    <w:rsid w:val="007400D0"/>
    <w:rsid w:val="0074017F"/>
    <w:rsid w:val="007404DD"/>
    <w:rsid w:val="0074077F"/>
    <w:rsid w:val="00740F99"/>
    <w:rsid w:val="007410C1"/>
    <w:rsid w:val="00741135"/>
    <w:rsid w:val="00741198"/>
    <w:rsid w:val="007411B9"/>
    <w:rsid w:val="007412DE"/>
    <w:rsid w:val="00741836"/>
    <w:rsid w:val="00741A9D"/>
    <w:rsid w:val="00741F56"/>
    <w:rsid w:val="00742071"/>
    <w:rsid w:val="00742A36"/>
    <w:rsid w:val="00742B45"/>
    <w:rsid w:val="00742D0E"/>
    <w:rsid w:val="00742E4F"/>
    <w:rsid w:val="00742F2F"/>
    <w:rsid w:val="0074312C"/>
    <w:rsid w:val="0074317A"/>
    <w:rsid w:val="00743224"/>
    <w:rsid w:val="0074338D"/>
    <w:rsid w:val="00743742"/>
    <w:rsid w:val="007437D2"/>
    <w:rsid w:val="00743ABA"/>
    <w:rsid w:val="00743B90"/>
    <w:rsid w:val="00743C01"/>
    <w:rsid w:val="00743EA8"/>
    <w:rsid w:val="0074465C"/>
    <w:rsid w:val="00744A10"/>
    <w:rsid w:val="00744BF9"/>
    <w:rsid w:val="00744C8B"/>
    <w:rsid w:val="00744CAF"/>
    <w:rsid w:val="0074520C"/>
    <w:rsid w:val="007452CD"/>
    <w:rsid w:val="00745398"/>
    <w:rsid w:val="007454B5"/>
    <w:rsid w:val="00745566"/>
    <w:rsid w:val="00745570"/>
    <w:rsid w:val="00745671"/>
    <w:rsid w:val="00745D58"/>
    <w:rsid w:val="0074678C"/>
    <w:rsid w:val="007468D0"/>
    <w:rsid w:val="00746994"/>
    <w:rsid w:val="0074699E"/>
    <w:rsid w:val="00746AA6"/>
    <w:rsid w:val="00746B02"/>
    <w:rsid w:val="00746DAC"/>
    <w:rsid w:val="00747244"/>
    <w:rsid w:val="0074726C"/>
    <w:rsid w:val="0074743E"/>
    <w:rsid w:val="007475A3"/>
    <w:rsid w:val="00747C20"/>
    <w:rsid w:val="00747CFB"/>
    <w:rsid w:val="00747D6B"/>
    <w:rsid w:val="00747DF8"/>
    <w:rsid w:val="00747F5D"/>
    <w:rsid w:val="007505C0"/>
    <w:rsid w:val="00750710"/>
    <w:rsid w:val="00750760"/>
    <w:rsid w:val="00750972"/>
    <w:rsid w:val="00750BEE"/>
    <w:rsid w:val="00750C32"/>
    <w:rsid w:val="00750FC1"/>
    <w:rsid w:val="00751100"/>
    <w:rsid w:val="00751130"/>
    <w:rsid w:val="007513C7"/>
    <w:rsid w:val="00751579"/>
    <w:rsid w:val="00751A88"/>
    <w:rsid w:val="00751BA8"/>
    <w:rsid w:val="00751C8A"/>
    <w:rsid w:val="00751E00"/>
    <w:rsid w:val="00751E76"/>
    <w:rsid w:val="00751EA7"/>
    <w:rsid w:val="00751FA1"/>
    <w:rsid w:val="0075216A"/>
    <w:rsid w:val="00752A50"/>
    <w:rsid w:val="00752BD9"/>
    <w:rsid w:val="007534BD"/>
    <w:rsid w:val="007535D6"/>
    <w:rsid w:val="00753725"/>
    <w:rsid w:val="00753A97"/>
    <w:rsid w:val="00755565"/>
    <w:rsid w:val="007556C5"/>
    <w:rsid w:val="00755854"/>
    <w:rsid w:val="00755C93"/>
    <w:rsid w:val="00755CE2"/>
    <w:rsid w:val="00755DD9"/>
    <w:rsid w:val="00755EB8"/>
    <w:rsid w:val="00756076"/>
    <w:rsid w:val="0075609C"/>
    <w:rsid w:val="00756197"/>
    <w:rsid w:val="00756815"/>
    <w:rsid w:val="00756CDC"/>
    <w:rsid w:val="00756CE5"/>
    <w:rsid w:val="00757093"/>
    <w:rsid w:val="0075741F"/>
    <w:rsid w:val="00757802"/>
    <w:rsid w:val="00757B07"/>
    <w:rsid w:val="00757F4A"/>
    <w:rsid w:val="007600D2"/>
    <w:rsid w:val="007605EA"/>
    <w:rsid w:val="0076081B"/>
    <w:rsid w:val="00760A92"/>
    <w:rsid w:val="00760CAC"/>
    <w:rsid w:val="00760CD4"/>
    <w:rsid w:val="007610FA"/>
    <w:rsid w:val="00761356"/>
    <w:rsid w:val="00761516"/>
    <w:rsid w:val="007617CB"/>
    <w:rsid w:val="00761801"/>
    <w:rsid w:val="007618EA"/>
    <w:rsid w:val="00761A88"/>
    <w:rsid w:val="00761B7A"/>
    <w:rsid w:val="00761C6E"/>
    <w:rsid w:val="00761C70"/>
    <w:rsid w:val="00761E67"/>
    <w:rsid w:val="00761EC2"/>
    <w:rsid w:val="007625C2"/>
    <w:rsid w:val="00762646"/>
    <w:rsid w:val="00762662"/>
    <w:rsid w:val="00763047"/>
    <w:rsid w:val="007631E4"/>
    <w:rsid w:val="00763226"/>
    <w:rsid w:val="00763403"/>
    <w:rsid w:val="007634DF"/>
    <w:rsid w:val="0076391C"/>
    <w:rsid w:val="00763EA4"/>
    <w:rsid w:val="00764121"/>
    <w:rsid w:val="0076477C"/>
    <w:rsid w:val="007648DE"/>
    <w:rsid w:val="00764A8B"/>
    <w:rsid w:val="00764B17"/>
    <w:rsid w:val="00764BB0"/>
    <w:rsid w:val="00764C33"/>
    <w:rsid w:val="00764D88"/>
    <w:rsid w:val="007651A2"/>
    <w:rsid w:val="007652C6"/>
    <w:rsid w:val="007655DE"/>
    <w:rsid w:val="00765AE3"/>
    <w:rsid w:val="007664DA"/>
    <w:rsid w:val="00766C66"/>
    <w:rsid w:val="00766C7F"/>
    <w:rsid w:val="00766E6F"/>
    <w:rsid w:val="00766F69"/>
    <w:rsid w:val="00766FB8"/>
    <w:rsid w:val="0076724F"/>
    <w:rsid w:val="00770020"/>
    <w:rsid w:val="0077004C"/>
    <w:rsid w:val="00770763"/>
    <w:rsid w:val="007708B2"/>
    <w:rsid w:val="00770902"/>
    <w:rsid w:val="0077096A"/>
    <w:rsid w:val="00770B08"/>
    <w:rsid w:val="00770BD2"/>
    <w:rsid w:val="00771017"/>
    <w:rsid w:val="0077112D"/>
    <w:rsid w:val="00771345"/>
    <w:rsid w:val="00771671"/>
    <w:rsid w:val="00771A0F"/>
    <w:rsid w:val="00772146"/>
    <w:rsid w:val="007721CD"/>
    <w:rsid w:val="007721D8"/>
    <w:rsid w:val="00772468"/>
    <w:rsid w:val="0077252C"/>
    <w:rsid w:val="00772595"/>
    <w:rsid w:val="00772C7A"/>
    <w:rsid w:val="00772CF5"/>
    <w:rsid w:val="0077365F"/>
    <w:rsid w:val="00773696"/>
    <w:rsid w:val="0077398C"/>
    <w:rsid w:val="00773E5C"/>
    <w:rsid w:val="007742B6"/>
    <w:rsid w:val="00774A25"/>
    <w:rsid w:val="00774D24"/>
    <w:rsid w:val="00774DBA"/>
    <w:rsid w:val="00774E83"/>
    <w:rsid w:val="00775180"/>
    <w:rsid w:val="0077567E"/>
    <w:rsid w:val="007758DC"/>
    <w:rsid w:val="007759DE"/>
    <w:rsid w:val="00775FC2"/>
    <w:rsid w:val="00775FFC"/>
    <w:rsid w:val="0077609C"/>
    <w:rsid w:val="007762F0"/>
    <w:rsid w:val="007762FD"/>
    <w:rsid w:val="007766DF"/>
    <w:rsid w:val="00776A32"/>
    <w:rsid w:val="00776A67"/>
    <w:rsid w:val="00776B25"/>
    <w:rsid w:val="00776BE3"/>
    <w:rsid w:val="00776C8C"/>
    <w:rsid w:val="00776E23"/>
    <w:rsid w:val="00777282"/>
    <w:rsid w:val="0077733F"/>
    <w:rsid w:val="007774FC"/>
    <w:rsid w:val="0077765B"/>
    <w:rsid w:val="007776C2"/>
    <w:rsid w:val="007776E6"/>
    <w:rsid w:val="00777CDE"/>
    <w:rsid w:val="00777FE9"/>
    <w:rsid w:val="00780055"/>
    <w:rsid w:val="0078012D"/>
    <w:rsid w:val="00780283"/>
    <w:rsid w:val="0078047B"/>
    <w:rsid w:val="007805D5"/>
    <w:rsid w:val="007808EA"/>
    <w:rsid w:val="00780988"/>
    <w:rsid w:val="00780DF3"/>
    <w:rsid w:val="0078105F"/>
    <w:rsid w:val="0078132F"/>
    <w:rsid w:val="00781A17"/>
    <w:rsid w:val="00781ED7"/>
    <w:rsid w:val="00782115"/>
    <w:rsid w:val="0078229A"/>
    <w:rsid w:val="0078238F"/>
    <w:rsid w:val="00782654"/>
    <w:rsid w:val="007826E5"/>
    <w:rsid w:val="0078291D"/>
    <w:rsid w:val="00782A62"/>
    <w:rsid w:val="00782BD5"/>
    <w:rsid w:val="00782E67"/>
    <w:rsid w:val="0078314E"/>
    <w:rsid w:val="00783245"/>
    <w:rsid w:val="007834F2"/>
    <w:rsid w:val="0078388C"/>
    <w:rsid w:val="00783966"/>
    <w:rsid w:val="00783AEB"/>
    <w:rsid w:val="00783C63"/>
    <w:rsid w:val="00783CFC"/>
    <w:rsid w:val="00783D9D"/>
    <w:rsid w:val="007842D9"/>
    <w:rsid w:val="00784896"/>
    <w:rsid w:val="00785109"/>
    <w:rsid w:val="00785447"/>
    <w:rsid w:val="007857B3"/>
    <w:rsid w:val="0078585D"/>
    <w:rsid w:val="007859B6"/>
    <w:rsid w:val="00785A03"/>
    <w:rsid w:val="00785B3A"/>
    <w:rsid w:val="00786342"/>
    <w:rsid w:val="00786433"/>
    <w:rsid w:val="00786977"/>
    <w:rsid w:val="00786BD1"/>
    <w:rsid w:val="00786C41"/>
    <w:rsid w:val="00786C9A"/>
    <w:rsid w:val="00786DB3"/>
    <w:rsid w:val="0078700B"/>
    <w:rsid w:val="007870D0"/>
    <w:rsid w:val="00787139"/>
    <w:rsid w:val="00787178"/>
    <w:rsid w:val="00787338"/>
    <w:rsid w:val="00787D43"/>
    <w:rsid w:val="007900C3"/>
    <w:rsid w:val="007904B4"/>
    <w:rsid w:val="007905CF"/>
    <w:rsid w:val="0079066D"/>
    <w:rsid w:val="00790B7D"/>
    <w:rsid w:val="00790D7E"/>
    <w:rsid w:val="0079113F"/>
    <w:rsid w:val="007912BE"/>
    <w:rsid w:val="007912C8"/>
    <w:rsid w:val="0079148F"/>
    <w:rsid w:val="00791550"/>
    <w:rsid w:val="007916ED"/>
    <w:rsid w:val="007917F7"/>
    <w:rsid w:val="00791BF8"/>
    <w:rsid w:val="00792078"/>
    <w:rsid w:val="0079219B"/>
    <w:rsid w:val="00792699"/>
    <w:rsid w:val="007929F4"/>
    <w:rsid w:val="00793188"/>
    <w:rsid w:val="0079326F"/>
    <w:rsid w:val="00793411"/>
    <w:rsid w:val="00793B0F"/>
    <w:rsid w:val="007940B5"/>
    <w:rsid w:val="0079428B"/>
    <w:rsid w:val="007943DC"/>
    <w:rsid w:val="0079460D"/>
    <w:rsid w:val="007947E6"/>
    <w:rsid w:val="00794813"/>
    <w:rsid w:val="0079495F"/>
    <w:rsid w:val="00794D2D"/>
    <w:rsid w:val="007950B2"/>
    <w:rsid w:val="00795165"/>
    <w:rsid w:val="00795B97"/>
    <w:rsid w:val="00795E2B"/>
    <w:rsid w:val="00795E8C"/>
    <w:rsid w:val="00796311"/>
    <w:rsid w:val="00796323"/>
    <w:rsid w:val="007965D6"/>
    <w:rsid w:val="00796614"/>
    <w:rsid w:val="00796AC6"/>
    <w:rsid w:val="00796CDA"/>
    <w:rsid w:val="00796D5A"/>
    <w:rsid w:val="0079727D"/>
    <w:rsid w:val="0079731E"/>
    <w:rsid w:val="007974CC"/>
    <w:rsid w:val="00797699"/>
    <w:rsid w:val="00797AF7"/>
    <w:rsid w:val="00797E23"/>
    <w:rsid w:val="00797F99"/>
    <w:rsid w:val="007A0337"/>
    <w:rsid w:val="007A04F2"/>
    <w:rsid w:val="007A08A7"/>
    <w:rsid w:val="007A1640"/>
    <w:rsid w:val="007A1863"/>
    <w:rsid w:val="007A1ACF"/>
    <w:rsid w:val="007A1C3A"/>
    <w:rsid w:val="007A1EAB"/>
    <w:rsid w:val="007A2130"/>
    <w:rsid w:val="007A2132"/>
    <w:rsid w:val="007A2237"/>
    <w:rsid w:val="007A2473"/>
    <w:rsid w:val="007A2486"/>
    <w:rsid w:val="007A26C6"/>
    <w:rsid w:val="007A26DC"/>
    <w:rsid w:val="007A2860"/>
    <w:rsid w:val="007A2A2E"/>
    <w:rsid w:val="007A2ABA"/>
    <w:rsid w:val="007A33CA"/>
    <w:rsid w:val="007A34D0"/>
    <w:rsid w:val="007A34EE"/>
    <w:rsid w:val="007A3744"/>
    <w:rsid w:val="007A392E"/>
    <w:rsid w:val="007A3C98"/>
    <w:rsid w:val="007A3CD3"/>
    <w:rsid w:val="007A41A3"/>
    <w:rsid w:val="007A42EE"/>
    <w:rsid w:val="007A42F8"/>
    <w:rsid w:val="007A4412"/>
    <w:rsid w:val="007A4A7E"/>
    <w:rsid w:val="007A4B6C"/>
    <w:rsid w:val="007A4D2A"/>
    <w:rsid w:val="007A4DBF"/>
    <w:rsid w:val="007A5A14"/>
    <w:rsid w:val="007A5A87"/>
    <w:rsid w:val="007A5C0D"/>
    <w:rsid w:val="007A5C63"/>
    <w:rsid w:val="007A60CF"/>
    <w:rsid w:val="007A61AE"/>
    <w:rsid w:val="007A622D"/>
    <w:rsid w:val="007A6476"/>
    <w:rsid w:val="007A6771"/>
    <w:rsid w:val="007A685A"/>
    <w:rsid w:val="007A720C"/>
    <w:rsid w:val="007A736C"/>
    <w:rsid w:val="007A74C1"/>
    <w:rsid w:val="007A7AEC"/>
    <w:rsid w:val="007A7D02"/>
    <w:rsid w:val="007B0039"/>
    <w:rsid w:val="007B0199"/>
    <w:rsid w:val="007B019F"/>
    <w:rsid w:val="007B0423"/>
    <w:rsid w:val="007B05C0"/>
    <w:rsid w:val="007B07E4"/>
    <w:rsid w:val="007B09A1"/>
    <w:rsid w:val="007B09B1"/>
    <w:rsid w:val="007B0F29"/>
    <w:rsid w:val="007B1044"/>
    <w:rsid w:val="007B1173"/>
    <w:rsid w:val="007B13B3"/>
    <w:rsid w:val="007B1702"/>
    <w:rsid w:val="007B18CF"/>
    <w:rsid w:val="007B1BAC"/>
    <w:rsid w:val="007B1DBB"/>
    <w:rsid w:val="007B24D2"/>
    <w:rsid w:val="007B27CD"/>
    <w:rsid w:val="007B2963"/>
    <w:rsid w:val="007B2B45"/>
    <w:rsid w:val="007B2BAE"/>
    <w:rsid w:val="007B2E91"/>
    <w:rsid w:val="007B31FB"/>
    <w:rsid w:val="007B34FD"/>
    <w:rsid w:val="007B3520"/>
    <w:rsid w:val="007B361E"/>
    <w:rsid w:val="007B38C4"/>
    <w:rsid w:val="007B3C57"/>
    <w:rsid w:val="007B4291"/>
    <w:rsid w:val="007B44A1"/>
    <w:rsid w:val="007B4585"/>
    <w:rsid w:val="007B49BB"/>
    <w:rsid w:val="007B4A71"/>
    <w:rsid w:val="007B4BD9"/>
    <w:rsid w:val="007B4D90"/>
    <w:rsid w:val="007B501C"/>
    <w:rsid w:val="007B5059"/>
    <w:rsid w:val="007B59F0"/>
    <w:rsid w:val="007B5D77"/>
    <w:rsid w:val="007B6080"/>
    <w:rsid w:val="007B620C"/>
    <w:rsid w:val="007B6453"/>
    <w:rsid w:val="007B6C75"/>
    <w:rsid w:val="007B6D54"/>
    <w:rsid w:val="007B6D5B"/>
    <w:rsid w:val="007B6EA7"/>
    <w:rsid w:val="007B71E0"/>
    <w:rsid w:val="007B7693"/>
    <w:rsid w:val="007B77B5"/>
    <w:rsid w:val="007C0128"/>
    <w:rsid w:val="007C0276"/>
    <w:rsid w:val="007C02D8"/>
    <w:rsid w:val="007C0556"/>
    <w:rsid w:val="007C0779"/>
    <w:rsid w:val="007C0868"/>
    <w:rsid w:val="007C0C6C"/>
    <w:rsid w:val="007C100E"/>
    <w:rsid w:val="007C131F"/>
    <w:rsid w:val="007C17B4"/>
    <w:rsid w:val="007C1B44"/>
    <w:rsid w:val="007C2090"/>
    <w:rsid w:val="007C21D3"/>
    <w:rsid w:val="007C22C7"/>
    <w:rsid w:val="007C25A1"/>
    <w:rsid w:val="007C2610"/>
    <w:rsid w:val="007C28E0"/>
    <w:rsid w:val="007C2F60"/>
    <w:rsid w:val="007C3072"/>
    <w:rsid w:val="007C30EB"/>
    <w:rsid w:val="007C3111"/>
    <w:rsid w:val="007C318C"/>
    <w:rsid w:val="007C3AD2"/>
    <w:rsid w:val="007C423B"/>
    <w:rsid w:val="007C45F3"/>
    <w:rsid w:val="007C4A5D"/>
    <w:rsid w:val="007C4AAE"/>
    <w:rsid w:val="007C4FDF"/>
    <w:rsid w:val="007C514D"/>
    <w:rsid w:val="007C5BE1"/>
    <w:rsid w:val="007C5D5C"/>
    <w:rsid w:val="007C67E3"/>
    <w:rsid w:val="007C686C"/>
    <w:rsid w:val="007C6A60"/>
    <w:rsid w:val="007C6CA2"/>
    <w:rsid w:val="007C6D7A"/>
    <w:rsid w:val="007C6EA3"/>
    <w:rsid w:val="007C72E4"/>
    <w:rsid w:val="007C78C4"/>
    <w:rsid w:val="007C7C32"/>
    <w:rsid w:val="007C7E4C"/>
    <w:rsid w:val="007D005C"/>
    <w:rsid w:val="007D0095"/>
    <w:rsid w:val="007D02BF"/>
    <w:rsid w:val="007D0452"/>
    <w:rsid w:val="007D0572"/>
    <w:rsid w:val="007D0974"/>
    <w:rsid w:val="007D0DB9"/>
    <w:rsid w:val="007D1327"/>
    <w:rsid w:val="007D14FA"/>
    <w:rsid w:val="007D1857"/>
    <w:rsid w:val="007D1B40"/>
    <w:rsid w:val="007D239D"/>
    <w:rsid w:val="007D2400"/>
    <w:rsid w:val="007D240C"/>
    <w:rsid w:val="007D269F"/>
    <w:rsid w:val="007D326A"/>
    <w:rsid w:val="007D3342"/>
    <w:rsid w:val="007D3450"/>
    <w:rsid w:val="007D35C7"/>
    <w:rsid w:val="007D3A61"/>
    <w:rsid w:val="007D3A8B"/>
    <w:rsid w:val="007D3D21"/>
    <w:rsid w:val="007D3E2A"/>
    <w:rsid w:val="007D3E8F"/>
    <w:rsid w:val="007D4239"/>
    <w:rsid w:val="007D42E8"/>
    <w:rsid w:val="007D4302"/>
    <w:rsid w:val="007D4502"/>
    <w:rsid w:val="007D4A6F"/>
    <w:rsid w:val="007D4F0B"/>
    <w:rsid w:val="007D5235"/>
    <w:rsid w:val="007D53A9"/>
    <w:rsid w:val="007D548A"/>
    <w:rsid w:val="007D5618"/>
    <w:rsid w:val="007D575E"/>
    <w:rsid w:val="007D57E3"/>
    <w:rsid w:val="007D5C3A"/>
    <w:rsid w:val="007D5CBB"/>
    <w:rsid w:val="007D5E9C"/>
    <w:rsid w:val="007D5F20"/>
    <w:rsid w:val="007D6379"/>
    <w:rsid w:val="007D6437"/>
    <w:rsid w:val="007D64E5"/>
    <w:rsid w:val="007D666F"/>
    <w:rsid w:val="007D6928"/>
    <w:rsid w:val="007D6AB0"/>
    <w:rsid w:val="007D6C67"/>
    <w:rsid w:val="007D6C97"/>
    <w:rsid w:val="007D6CE3"/>
    <w:rsid w:val="007D712C"/>
    <w:rsid w:val="007D71B0"/>
    <w:rsid w:val="007D728C"/>
    <w:rsid w:val="007D7558"/>
    <w:rsid w:val="007D779A"/>
    <w:rsid w:val="007D78C9"/>
    <w:rsid w:val="007D7D5D"/>
    <w:rsid w:val="007D7EA2"/>
    <w:rsid w:val="007D7FDF"/>
    <w:rsid w:val="007E0334"/>
    <w:rsid w:val="007E0482"/>
    <w:rsid w:val="007E0624"/>
    <w:rsid w:val="007E0D42"/>
    <w:rsid w:val="007E0D52"/>
    <w:rsid w:val="007E0D8E"/>
    <w:rsid w:val="007E13BA"/>
    <w:rsid w:val="007E14A2"/>
    <w:rsid w:val="007E188B"/>
    <w:rsid w:val="007E1992"/>
    <w:rsid w:val="007E1A79"/>
    <w:rsid w:val="007E1AB7"/>
    <w:rsid w:val="007E1DD5"/>
    <w:rsid w:val="007E209C"/>
    <w:rsid w:val="007E2247"/>
    <w:rsid w:val="007E2291"/>
    <w:rsid w:val="007E2B46"/>
    <w:rsid w:val="007E2BE7"/>
    <w:rsid w:val="007E2DFF"/>
    <w:rsid w:val="007E30EB"/>
    <w:rsid w:val="007E3787"/>
    <w:rsid w:val="007E3D2C"/>
    <w:rsid w:val="007E3D33"/>
    <w:rsid w:val="007E4172"/>
    <w:rsid w:val="007E43B3"/>
    <w:rsid w:val="007E49DF"/>
    <w:rsid w:val="007E4C36"/>
    <w:rsid w:val="007E4DD6"/>
    <w:rsid w:val="007E4DE2"/>
    <w:rsid w:val="007E4E97"/>
    <w:rsid w:val="007E4F70"/>
    <w:rsid w:val="007E5BEB"/>
    <w:rsid w:val="007E6226"/>
    <w:rsid w:val="007E63FB"/>
    <w:rsid w:val="007E64CE"/>
    <w:rsid w:val="007E6552"/>
    <w:rsid w:val="007E671A"/>
    <w:rsid w:val="007E67E6"/>
    <w:rsid w:val="007E6A87"/>
    <w:rsid w:val="007E6B0C"/>
    <w:rsid w:val="007E6BE5"/>
    <w:rsid w:val="007E6DFB"/>
    <w:rsid w:val="007E6E27"/>
    <w:rsid w:val="007E6F9E"/>
    <w:rsid w:val="007E7175"/>
    <w:rsid w:val="007E7497"/>
    <w:rsid w:val="007E7963"/>
    <w:rsid w:val="007E7DC5"/>
    <w:rsid w:val="007F0114"/>
    <w:rsid w:val="007F0181"/>
    <w:rsid w:val="007F0366"/>
    <w:rsid w:val="007F0E32"/>
    <w:rsid w:val="007F0EE6"/>
    <w:rsid w:val="007F11EF"/>
    <w:rsid w:val="007F1669"/>
    <w:rsid w:val="007F1782"/>
    <w:rsid w:val="007F1960"/>
    <w:rsid w:val="007F1986"/>
    <w:rsid w:val="007F1DDF"/>
    <w:rsid w:val="007F1F44"/>
    <w:rsid w:val="007F1F6D"/>
    <w:rsid w:val="007F20C4"/>
    <w:rsid w:val="007F2272"/>
    <w:rsid w:val="007F2324"/>
    <w:rsid w:val="007F23F6"/>
    <w:rsid w:val="007F24F3"/>
    <w:rsid w:val="007F2A52"/>
    <w:rsid w:val="007F2FA3"/>
    <w:rsid w:val="007F312A"/>
    <w:rsid w:val="007F32F0"/>
    <w:rsid w:val="007F339C"/>
    <w:rsid w:val="007F33CF"/>
    <w:rsid w:val="007F36E7"/>
    <w:rsid w:val="007F392C"/>
    <w:rsid w:val="007F3CFA"/>
    <w:rsid w:val="007F4826"/>
    <w:rsid w:val="007F48E8"/>
    <w:rsid w:val="007F4ADE"/>
    <w:rsid w:val="007F4AF0"/>
    <w:rsid w:val="007F5568"/>
    <w:rsid w:val="007F55C9"/>
    <w:rsid w:val="007F5753"/>
    <w:rsid w:val="007F5864"/>
    <w:rsid w:val="007F5883"/>
    <w:rsid w:val="007F5890"/>
    <w:rsid w:val="007F5DA0"/>
    <w:rsid w:val="007F63C4"/>
    <w:rsid w:val="007F6510"/>
    <w:rsid w:val="007F6717"/>
    <w:rsid w:val="007F69E8"/>
    <w:rsid w:val="007F701C"/>
    <w:rsid w:val="007F70DB"/>
    <w:rsid w:val="007F71C7"/>
    <w:rsid w:val="007F7529"/>
    <w:rsid w:val="007F7824"/>
    <w:rsid w:val="007F78E9"/>
    <w:rsid w:val="007F79DC"/>
    <w:rsid w:val="007F7B98"/>
    <w:rsid w:val="007F7C41"/>
    <w:rsid w:val="007F7DE6"/>
    <w:rsid w:val="007F7EA5"/>
    <w:rsid w:val="00800040"/>
    <w:rsid w:val="00800041"/>
    <w:rsid w:val="00800134"/>
    <w:rsid w:val="008002A1"/>
    <w:rsid w:val="008004BE"/>
    <w:rsid w:val="00800880"/>
    <w:rsid w:val="0080094B"/>
    <w:rsid w:val="00800D2F"/>
    <w:rsid w:val="00800D39"/>
    <w:rsid w:val="00800D63"/>
    <w:rsid w:val="00800E27"/>
    <w:rsid w:val="00800F14"/>
    <w:rsid w:val="00801790"/>
    <w:rsid w:val="00801A96"/>
    <w:rsid w:val="00802047"/>
    <w:rsid w:val="00802050"/>
    <w:rsid w:val="008023FA"/>
    <w:rsid w:val="0080242E"/>
    <w:rsid w:val="00802754"/>
    <w:rsid w:val="008029C8"/>
    <w:rsid w:val="00802B4F"/>
    <w:rsid w:val="00802BD0"/>
    <w:rsid w:val="00802BF8"/>
    <w:rsid w:val="00802D67"/>
    <w:rsid w:val="00803046"/>
    <w:rsid w:val="008034AB"/>
    <w:rsid w:val="00803610"/>
    <w:rsid w:val="0080406C"/>
    <w:rsid w:val="0080462B"/>
    <w:rsid w:val="00804C22"/>
    <w:rsid w:val="00805141"/>
    <w:rsid w:val="008051FB"/>
    <w:rsid w:val="008060C2"/>
    <w:rsid w:val="008060F8"/>
    <w:rsid w:val="00806722"/>
    <w:rsid w:val="00806939"/>
    <w:rsid w:val="00806FFB"/>
    <w:rsid w:val="008072D8"/>
    <w:rsid w:val="008073E3"/>
    <w:rsid w:val="008077F6"/>
    <w:rsid w:val="008078B9"/>
    <w:rsid w:val="00807C04"/>
    <w:rsid w:val="00807CE9"/>
    <w:rsid w:val="00810026"/>
    <w:rsid w:val="00810462"/>
    <w:rsid w:val="008107F5"/>
    <w:rsid w:val="00810C1A"/>
    <w:rsid w:val="00810D5B"/>
    <w:rsid w:val="00810DF8"/>
    <w:rsid w:val="00810E95"/>
    <w:rsid w:val="0081158F"/>
    <w:rsid w:val="00811964"/>
    <w:rsid w:val="0081196A"/>
    <w:rsid w:val="00811EAB"/>
    <w:rsid w:val="0081232C"/>
    <w:rsid w:val="00812587"/>
    <w:rsid w:val="0081261B"/>
    <w:rsid w:val="0081269D"/>
    <w:rsid w:val="008132D6"/>
    <w:rsid w:val="00813767"/>
    <w:rsid w:val="00813CB6"/>
    <w:rsid w:val="00813E42"/>
    <w:rsid w:val="00813F6D"/>
    <w:rsid w:val="008140B7"/>
    <w:rsid w:val="00814170"/>
    <w:rsid w:val="0081420C"/>
    <w:rsid w:val="00814241"/>
    <w:rsid w:val="00814A9D"/>
    <w:rsid w:val="00814B78"/>
    <w:rsid w:val="00814F53"/>
    <w:rsid w:val="00814FD8"/>
    <w:rsid w:val="0081524B"/>
    <w:rsid w:val="00815677"/>
    <w:rsid w:val="00815704"/>
    <w:rsid w:val="00815AF6"/>
    <w:rsid w:val="00815F7D"/>
    <w:rsid w:val="008160BB"/>
    <w:rsid w:val="008162E3"/>
    <w:rsid w:val="008165E4"/>
    <w:rsid w:val="00816678"/>
    <w:rsid w:val="0081670C"/>
    <w:rsid w:val="008167A9"/>
    <w:rsid w:val="00816A07"/>
    <w:rsid w:val="00816B96"/>
    <w:rsid w:val="00816C60"/>
    <w:rsid w:val="00816CFB"/>
    <w:rsid w:val="00816FBE"/>
    <w:rsid w:val="00817739"/>
    <w:rsid w:val="00817786"/>
    <w:rsid w:val="00817ADD"/>
    <w:rsid w:val="00817DF4"/>
    <w:rsid w:val="00817E67"/>
    <w:rsid w:val="008201DA"/>
    <w:rsid w:val="0082055E"/>
    <w:rsid w:val="008206A0"/>
    <w:rsid w:val="008206A6"/>
    <w:rsid w:val="0082075A"/>
    <w:rsid w:val="00820914"/>
    <w:rsid w:val="00820A01"/>
    <w:rsid w:val="00820A59"/>
    <w:rsid w:val="00820BF8"/>
    <w:rsid w:val="00820C11"/>
    <w:rsid w:val="00822325"/>
    <w:rsid w:val="0082248A"/>
    <w:rsid w:val="00822D7E"/>
    <w:rsid w:val="00822E1E"/>
    <w:rsid w:val="00822ECF"/>
    <w:rsid w:val="00822F73"/>
    <w:rsid w:val="008231EB"/>
    <w:rsid w:val="00823415"/>
    <w:rsid w:val="00823896"/>
    <w:rsid w:val="00823912"/>
    <w:rsid w:val="00823B78"/>
    <w:rsid w:val="00823B8E"/>
    <w:rsid w:val="00823E66"/>
    <w:rsid w:val="00824542"/>
    <w:rsid w:val="008246A5"/>
    <w:rsid w:val="008247DA"/>
    <w:rsid w:val="00824E72"/>
    <w:rsid w:val="0082529A"/>
    <w:rsid w:val="00825381"/>
    <w:rsid w:val="0082549F"/>
    <w:rsid w:val="00825533"/>
    <w:rsid w:val="0082580C"/>
    <w:rsid w:val="0082585B"/>
    <w:rsid w:val="0082590F"/>
    <w:rsid w:val="00825A20"/>
    <w:rsid w:val="00825C33"/>
    <w:rsid w:val="00825FF3"/>
    <w:rsid w:val="008264A5"/>
    <w:rsid w:val="008265CE"/>
    <w:rsid w:val="00826708"/>
    <w:rsid w:val="0082680E"/>
    <w:rsid w:val="00826C25"/>
    <w:rsid w:val="008270A4"/>
    <w:rsid w:val="00827450"/>
    <w:rsid w:val="00827903"/>
    <w:rsid w:val="00827A3D"/>
    <w:rsid w:val="00827C66"/>
    <w:rsid w:val="00827E42"/>
    <w:rsid w:val="0083069E"/>
    <w:rsid w:val="00830DFF"/>
    <w:rsid w:val="00830FE6"/>
    <w:rsid w:val="0083116D"/>
    <w:rsid w:val="008314DE"/>
    <w:rsid w:val="008318EA"/>
    <w:rsid w:val="00831929"/>
    <w:rsid w:val="00831AB2"/>
    <w:rsid w:val="00831C09"/>
    <w:rsid w:val="00831C41"/>
    <w:rsid w:val="00831DC8"/>
    <w:rsid w:val="00831EF0"/>
    <w:rsid w:val="008320E0"/>
    <w:rsid w:val="0083272F"/>
    <w:rsid w:val="00832764"/>
    <w:rsid w:val="008327F7"/>
    <w:rsid w:val="00832D6B"/>
    <w:rsid w:val="00832F1E"/>
    <w:rsid w:val="00832F7C"/>
    <w:rsid w:val="00832FFD"/>
    <w:rsid w:val="00833051"/>
    <w:rsid w:val="008332BD"/>
    <w:rsid w:val="008333CD"/>
    <w:rsid w:val="008336F6"/>
    <w:rsid w:val="00833A35"/>
    <w:rsid w:val="00833FE4"/>
    <w:rsid w:val="0083458F"/>
    <w:rsid w:val="0083469F"/>
    <w:rsid w:val="00834841"/>
    <w:rsid w:val="0083486E"/>
    <w:rsid w:val="00835188"/>
    <w:rsid w:val="008352E5"/>
    <w:rsid w:val="0083540F"/>
    <w:rsid w:val="00835649"/>
    <w:rsid w:val="008357C3"/>
    <w:rsid w:val="008357E2"/>
    <w:rsid w:val="00835E70"/>
    <w:rsid w:val="00835F20"/>
    <w:rsid w:val="008371A4"/>
    <w:rsid w:val="0083778A"/>
    <w:rsid w:val="00837813"/>
    <w:rsid w:val="008378A5"/>
    <w:rsid w:val="00837B25"/>
    <w:rsid w:val="00837E82"/>
    <w:rsid w:val="00837F4E"/>
    <w:rsid w:val="008400BF"/>
    <w:rsid w:val="00840B64"/>
    <w:rsid w:val="00840E30"/>
    <w:rsid w:val="00840F61"/>
    <w:rsid w:val="00841077"/>
    <w:rsid w:val="0084122B"/>
    <w:rsid w:val="008413B3"/>
    <w:rsid w:val="00841574"/>
    <w:rsid w:val="0084164A"/>
    <w:rsid w:val="0084168F"/>
    <w:rsid w:val="008419E0"/>
    <w:rsid w:val="00841CF2"/>
    <w:rsid w:val="00841D47"/>
    <w:rsid w:val="00841D55"/>
    <w:rsid w:val="00841E7B"/>
    <w:rsid w:val="00841EE9"/>
    <w:rsid w:val="008420F0"/>
    <w:rsid w:val="008421D5"/>
    <w:rsid w:val="008421D9"/>
    <w:rsid w:val="008421DD"/>
    <w:rsid w:val="008422FF"/>
    <w:rsid w:val="00842808"/>
    <w:rsid w:val="00842EDC"/>
    <w:rsid w:val="00842FB1"/>
    <w:rsid w:val="00842FC6"/>
    <w:rsid w:val="008430A3"/>
    <w:rsid w:val="008434AD"/>
    <w:rsid w:val="00843794"/>
    <w:rsid w:val="00843BE5"/>
    <w:rsid w:val="00843C2B"/>
    <w:rsid w:val="00843E65"/>
    <w:rsid w:val="0084418A"/>
    <w:rsid w:val="008445F3"/>
    <w:rsid w:val="008447E5"/>
    <w:rsid w:val="00844AD1"/>
    <w:rsid w:val="0084503B"/>
    <w:rsid w:val="0084534A"/>
    <w:rsid w:val="00845573"/>
    <w:rsid w:val="008456D7"/>
    <w:rsid w:val="0084595A"/>
    <w:rsid w:val="00845CEA"/>
    <w:rsid w:val="00845D4C"/>
    <w:rsid w:val="00845E3D"/>
    <w:rsid w:val="008461C0"/>
    <w:rsid w:val="00846375"/>
    <w:rsid w:val="008467F1"/>
    <w:rsid w:val="00846800"/>
    <w:rsid w:val="00846898"/>
    <w:rsid w:val="00846ABB"/>
    <w:rsid w:val="00847160"/>
    <w:rsid w:val="0084718F"/>
    <w:rsid w:val="00847A7F"/>
    <w:rsid w:val="00847C0F"/>
    <w:rsid w:val="00847F44"/>
    <w:rsid w:val="00850889"/>
    <w:rsid w:val="00850F32"/>
    <w:rsid w:val="0085107B"/>
    <w:rsid w:val="00851093"/>
    <w:rsid w:val="00851401"/>
    <w:rsid w:val="00851498"/>
    <w:rsid w:val="0085157A"/>
    <w:rsid w:val="00851961"/>
    <w:rsid w:val="00851B46"/>
    <w:rsid w:val="00851C23"/>
    <w:rsid w:val="00851C59"/>
    <w:rsid w:val="00852593"/>
    <w:rsid w:val="00852E41"/>
    <w:rsid w:val="00852F3B"/>
    <w:rsid w:val="0085300C"/>
    <w:rsid w:val="0085337F"/>
    <w:rsid w:val="008534A7"/>
    <w:rsid w:val="008536FC"/>
    <w:rsid w:val="008537A2"/>
    <w:rsid w:val="00853CDB"/>
    <w:rsid w:val="0085413D"/>
    <w:rsid w:val="00854184"/>
    <w:rsid w:val="0085480B"/>
    <w:rsid w:val="008548F1"/>
    <w:rsid w:val="008548F6"/>
    <w:rsid w:val="00854B0C"/>
    <w:rsid w:val="00854EC4"/>
    <w:rsid w:val="00854F80"/>
    <w:rsid w:val="00855065"/>
    <w:rsid w:val="008553B9"/>
    <w:rsid w:val="008555EA"/>
    <w:rsid w:val="008557A9"/>
    <w:rsid w:val="00855970"/>
    <w:rsid w:val="00855B76"/>
    <w:rsid w:val="00855CE4"/>
    <w:rsid w:val="00855CF8"/>
    <w:rsid w:val="008569D0"/>
    <w:rsid w:val="00856A2F"/>
    <w:rsid w:val="00856AA8"/>
    <w:rsid w:val="00856AFA"/>
    <w:rsid w:val="00856BE7"/>
    <w:rsid w:val="00856D61"/>
    <w:rsid w:val="00857098"/>
    <w:rsid w:val="0085721F"/>
    <w:rsid w:val="008575B4"/>
    <w:rsid w:val="008575DC"/>
    <w:rsid w:val="00857D89"/>
    <w:rsid w:val="008601FC"/>
    <w:rsid w:val="00860365"/>
    <w:rsid w:val="00860439"/>
    <w:rsid w:val="008605F6"/>
    <w:rsid w:val="00860BCA"/>
    <w:rsid w:val="00860E8B"/>
    <w:rsid w:val="00861237"/>
    <w:rsid w:val="00861407"/>
    <w:rsid w:val="0086170C"/>
    <w:rsid w:val="00861766"/>
    <w:rsid w:val="00861959"/>
    <w:rsid w:val="00861AC8"/>
    <w:rsid w:val="00861B7D"/>
    <w:rsid w:val="00861C4A"/>
    <w:rsid w:val="008621E4"/>
    <w:rsid w:val="008621E7"/>
    <w:rsid w:val="00862BB8"/>
    <w:rsid w:val="00862E3F"/>
    <w:rsid w:val="00863113"/>
    <w:rsid w:val="00863249"/>
    <w:rsid w:val="008634EB"/>
    <w:rsid w:val="00863616"/>
    <w:rsid w:val="00863722"/>
    <w:rsid w:val="00863CD0"/>
    <w:rsid w:val="00863E19"/>
    <w:rsid w:val="0086416C"/>
    <w:rsid w:val="008644A2"/>
    <w:rsid w:val="00864503"/>
    <w:rsid w:val="00864CF8"/>
    <w:rsid w:val="00864E61"/>
    <w:rsid w:val="00864F02"/>
    <w:rsid w:val="00865119"/>
    <w:rsid w:val="00865359"/>
    <w:rsid w:val="00865563"/>
    <w:rsid w:val="008656B6"/>
    <w:rsid w:val="00865723"/>
    <w:rsid w:val="00865BF0"/>
    <w:rsid w:val="00866267"/>
    <w:rsid w:val="00866475"/>
    <w:rsid w:val="008664A2"/>
    <w:rsid w:val="00866A92"/>
    <w:rsid w:val="00866BF2"/>
    <w:rsid w:val="00866EFE"/>
    <w:rsid w:val="008670B1"/>
    <w:rsid w:val="008671D9"/>
    <w:rsid w:val="008672F2"/>
    <w:rsid w:val="008673A5"/>
    <w:rsid w:val="00867EE5"/>
    <w:rsid w:val="00867FF9"/>
    <w:rsid w:val="00870090"/>
    <w:rsid w:val="00870208"/>
    <w:rsid w:val="0087033F"/>
    <w:rsid w:val="0087051A"/>
    <w:rsid w:val="00870CEA"/>
    <w:rsid w:val="00870DA2"/>
    <w:rsid w:val="00870E49"/>
    <w:rsid w:val="00870E5F"/>
    <w:rsid w:val="00870F2D"/>
    <w:rsid w:val="00871200"/>
    <w:rsid w:val="00871647"/>
    <w:rsid w:val="00871A32"/>
    <w:rsid w:val="0087209C"/>
    <w:rsid w:val="00872171"/>
    <w:rsid w:val="008721EC"/>
    <w:rsid w:val="00872306"/>
    <w:rsid w:val="0087230C"/>
    <w:rsid w:val="00872370"/>
    <w:rsid w:val="008723AC"/>
    <w:rsid w:val="0087254C"/>
    <w:rsid w:val="0087258C"/>
    <w:rsid w:val="008725F4"/>
    <w:rsid w:val="00872C83"/>
    <w:rsid w:val="00872DB3"/>
    <w:rsid w:val="00873034"/>
    <w:rsid w:val="008730D1"/>
    <w:rsid w:val="008735BC"/>
    <w:rsid w:val="008736F3"/>
    <w:rsid w:val="00873994"/>
    <w:rsid w:val="00873A19"/>
    <w:rsid w:val="00873B01"/>
    <w:rsid w:val="00873DF3"/>
    <w:rsid w:val="00874059"/>
    <w:rsid w:val="008742EC"/>
    <w:rsid w:val="00874C71"/>
    <w:rsid w:val="00874D1B"/>
    <w:rsid w:val="00874E73"/>
    <w:rsid w:val="008753D5"/>
    <w:rsid w:val="00875769"/>
    <w:rsid w:val="00875792"/>
    <w:rsid w:val="0087598F"/>
    <w:rsid w:val="008759AC"/>
    <w:rsid w:val="00875C47"/>
    <w:rsid w:val="00875E20"/>
    <w:rsid w:val="00876346"/>
    <w:rsid w:val="008763D0"/>
    <w:rsid w:val="00876628"/>
    <w:rsid w:val="008766F8"/>
    <w:rsid w:val="008768A5"/>
    <w:rsid w:val="008768B8"/>
    <w:rsid w:val="00876AB6"/>
    <w:rsid w:val="00876F5C"/>
    <w:rsid w:val="00877065"/>
    <w:rsid w:val="008773D0"/>
    <w:rsid w:val="00877CB8"/>
    <w:rsid w:val="00877D7F"/>
    <w:rsid w:val="00880570"/>
    <w:rsid w:val="008805CD"/>
    <w:rsid w:val="008805EF"/>
    <w:rsid w:val="00880976"/>
    <w:rsid w:val="00880AEA"/>
    <w:rsid w:val="00880C31"/>
    <w:rsid w:val="00880C9E"/>
    <w:rsid w:val="00881094"/>
    <w:rsid w:val="008814DF"/>
    <w:rsid w:val="00881D95"/>
    <w:rsid w:val="00881E96"/>
    <w:rsid w:val="00882277"/>
    <w:rsid w:val="0088229A"/>
    <w:rsid w:val="008825F0"/>
    <w:rsid w:val="0088270B"/>
    <w:rsid w:val="008827B8"/>
    <w:rsid w:val="00882993"/>
    <w:rsid w:val="00882BEB"/>
    <w:rsid w:val="00882CB2"/>
    <w:rsid w:val="00882CEE"/>
    <w:rsid w:val="008834C1"/>
    <w:rsid w:val="00883652"/>
    <w:rsid w:val="00883671"/>
    <w:rsid w:val="0088371B"/>
    <w:rsid w:val="00883721"/>
    <w:rsid w:val="008838F8"/>
    <w:rsid w:val="00883A6D"/>
    <w:rsid w:val="00883A6F"/>
    <w:rsid w:val="00883E93"/>
    <w:rsid w:val="00884227"/>
    <w:rsid w:val="0088443D"/>
    <w:rsid w:val="00884780"/>
    <w:rsid w:val="00884879"/>
    <w:rsid w:val="00884F36"/>
    <w:rsid w:val="0088541C"/>
    <w:rsid w:val="008854BB"/>
    <w:rsid w:val="008854E5"/>
    <w:rsid w:val="0088558F"/>
    <w:rsid w:val="00885761"/>
    <w:rsid w:val="00885848"/>
    <w:rsid w:val="00885909"/>
    <w:rsid w:val="00885C1F"/>
    <w:rsid w:val="00885F6E"/>
    <w:rsid w:val="0088691F"/>
    <w:rsid w:val="00886939"/>
    <w:rsid w:val="00886954"/>
    <w:rsid w:val="0088699B"/>
    <w:rsid w:val="00886B15"/>
    <w:rsid w:val="00886EC5"/>
    <w:rsid w:val="0088703E"/>
    <w:rsid w:val="00887721"/>
    <w:rsid w:val="0088774C"/>
    <w:rsid w:val="00887CAE"/>
    <w:rsid w:val="008900AC"/>
    <w:rsid w:val="0089027D"/>
    <w:rsid w:val="008904AB"/>
    <w:rsid w:val="00890896"/>
    <w:rsid w:val="008908D5"/>
    <w:rsid w:val="00890B32"/>
    <w:rsid w:val="00890CCB"/>
    <w:rsid w:val="00890D2C"/>
    <w:rsid w:val="00890DD9"/>
    <w:rsid w:val="00890DEF"/>
    <w:rsid w:val="00891246"/>
    <w:rsid w:val="008912D7"/>
    <w:rsid w:val="008913CC"/>
    <w:rsid w:val="00891445"/>
    <w:rsid w:val="008919EA"/>
    <w:rsid w:val="008921C9"/>
    <w:rsid w:val="008924A6"/>
    <w:rsid w:val="0089283A"/>
    <w:rsid w:val="00892B3B"/>
    <w:rsid w:val="00892B40"/>
    <w:rsid w:val="00892C80"/>
    <w:rsid w:val="00893087"/>
    <w:rsid w:val="0089342B"/>
    <w:rsid w:val="00893467"/>
    <w:rsid w:val="00893477"/>
    <w:rsid w:val="008934B9"/>
    <w:rsid w:val="00893501"/>
    <w:rsid w:val="008936F7"/>
    <w:rsid w:val="008937AB"/>
    <w:rsid w:val="008937B9"/>
    <w:rsid w:val="00893B4D"/>
    <w:rsid w:val="00893D21"/>
    <w:rsid w:val="008942F2"/>
    <w:rsid w:val="0089491A"/>
    <w:rsid w:val="00894CDA"/>
    <w:rsid w:val="00894EED"/>
    <w:rsid w:val="0089580F"/>
    <w:rsid w:val="00895A26"/>
    <w:rsid w:val="00895F5E"/>
    <w:rsid w:val="008961C9"/>
    <w:rsid w:val="00896265"/>
    <w:rsid w:val="0089705A"/>
    <w:rsid w:val="00897339"/>
    <w:rsid w:val="00897361"/>
    <w:rsid w:val="00897C28"/>
    <w:rsid w:val="008A0166"/>
    <w:rsid w:val="008A05EE"/>
    <w:rsid w:val="008A0851"/>
    <w:rsid w:val="008A0A5E"/>
    <w:rsid w:val="008A0B87"/>
    <w:rsid w:val="008A0DB6"/>
    <w:rsid w:val="008A0F3B"/>
    <w:rsid w:val="008A13EB"/>
    <w:rsid w:val="008A19DF"/>
    <w:rsid w:val="008A1BC5"/>
    <w:rsid w:val="008A1F43"/>
    <w:rsid w:val="008A207B"/>
    <w:rsid w:val="008A208D"/>
    <w:rsid w:val="008A2755"/>
    <w:rsid w:val="008A2976"/>
    <w:rsid w:val="008A33A4"/>
    <w:rsid w:val="008A3750"/>
    <w:rsid w:val="008A3B4E"/>
    <w:rsid w:val="008A3DA1"/>
    <w:rsid w:val="008A3EB2"/>
    <w:rsid w:val="008A4074"/>
    <w:rsid w:val="008A40CA"/>
    <w:rsid w:val="008A4231"/>
    <w:rsid w:val="008A42BF"/>
    <w:rsid w:val="008A4436"/>
    <w:rsid w:val="008A4883"/>
    <w:rsid w:val="008A4A20"/>
    <w:rsid w:val="008A4BB0"/>
    <w:rsid w:val="008A4EDA"/>
    <w:rsid w:val="008A5136"/>
    <w:rsid w:val="008A5488"/>
    <w:rsid w:val="008A5782"/>
    <w:rsid w:val="008A58F7"/>
    <w:rsid w:val="008A5962"/>
    <w:rsid w:val="008A5C8C"/>
    <w:rsid w:val="008A5D92"/>
    <w:rsid w:val="008A5DD3"/>
    <w:rsid w:val="008A5F96"/>
    <w:rsid w:val="008A5FD4"/>
    <w:rsid w:val="008A61DB"/>
    <w:rsid w:val="008A6284"/>
    <w:rsid w:val="008A64EE"/>
    <w:rsid w:val="008A66E8"/>
    <w:rsid w:val="008A6E38"/>
    <w:rsid w:val="008A74B2"/>
    <w:rsid w:val="008A7CB0"/>
    <w:rsid w:val="008A7DEE"/>
    <w:rsid w:val="008A7DFB"/>
    <w:rsid w:val="008B0031"/>
    <w:rsid w:val="008B01B0"/>
    <w:rsid w:val="008B031A"/>
    <w:rsid w:val="008B0470"/>
    <w:rsid w:val="008B0485"/>
    <w:rsid w:val="008B04DD"/>
    <w:rsid w:val="008B05B3"/>
    <w:rsid w:val="008B07A6"/>
    <w:rsid w:val="008B081E"/>
    <w:rsid w:val="008B09A9"/>
    <w:rsid w:val="008B0AE4"/>
    <w:rsid w:val="008B0F63"/>
    <w:rsid w:val="008B1069"/>
    <w:rsid w:val="008B1857"/>
    <w:rsid w:val="008B1947"/>
    <w:rsid w:val="008B19CA"/>
    <w:rsid w:val="008B1B56"/>
    <w:rsid w:val="008B1BB6"/>
    <w:rsid w:val="008B1C87"/>
    <w:rsid w:val="008B1E76"/>
    <w:rsid w:val="008B1F81"/>
    <w:rsid w:val="008B2006"/>
    <w:rsid w:val="008B2092"/>
    <w:rsid w:val="008B2191"/>
    <w:rsid w:val="008B23BB"/>
    <w:rsid w:val="008B2817"/>
    <w:rsid w:val="008B2952"/>
    <w:rsid w:val="008B36ED"/>
    <w:rsid w:val="008B3916"/>
    <w:rsid w:val="008B3A6B"/>
    <w:rsid w:val="008B3EAE"/>
    <w:rsid w:val="008B4020"/>
    <w:rsid w:val="008B4221"/>
    <w:rsid w:val="008B42E9"/>
    <w:rsid w:val="008B44E3"/>
    <w:rsid w:val="008B4A1A"/>
    <w:rsid w:val="008B4F56"/>
    <w:rsid w:val="008B5143"/>
    <w:rsid w:val="008B525D"/>
    <w:rsid w:val="008B5307"/>
    <w:rsid w:val="008B54F8"/>
    <w:rsid w:val="008B55A4"/>
    <w:rsid w:val="008B598A"/>
    <w:rsid w:val="008B5CD7"/>
    <w:rsid w:val="008B60B3"/>
    <w:rsid w:val="008B61B3"/>
    <w:rsid w:val="008B63F5"/>
    <w:rsid w:val="008B658E"/>
    <w:rsid w:val="008B672E"/>
    <w:rsid w:val="008B6A49"/>
    <w:rsid w:val="008B6F92"/>
    <w:rsid w:val="008B71C7"/>
    <w:rsid w:val="008B7500"/>
    <w:rsid w:val="008B7650"/>
    <w:rsid w:val="008B76BE"/>
    <w:rsid w:val="008B7810"/>
    <w:rsid w:val="008B784A"/>
    <w:rsid w:val="008B7A52"/>
    <w:rsid w:val="008B7BED"/>
    <w:rsid w:val="008C01A0"/>
    <w:rsid w:val="008C01E9"/>
    <w:rsid w:val="008C04D5"/>
    <w:rsid w:val="008C0908"/>
    <w:rsid w:val="008C0BFA"/>
    <w:rsid w:val="008C0D3B"/>
    <w:rsid w:val="008C1029"/>
    <w:rsid w:val="008C121C"/>
    <w:rsid w:val="008C128D"/>
    <w:rsid w:val="008C12A9"/>
    <w:rsid w:val="008C14E4"/>
    <w:rsid w:val="008C1DD3"/>
    <w:rsid w:val="008C1E74"/>
    <w:rsid w:val="008C1EB7"/>
    <w:rsid w:val="008C1FBD"/>
    <w:rsid w:val="008C2024"/>
    <w:rsid w:val="008C203D"/>
    <w:rsid w:val="008C2069"/>
    <w:rsid w:val="008C210C"/>
    <w:rsid w:val="008C256C"/>
    <w:rsid w:val="008C25B0"/>
    <w:rsid w:val="008C25EE"/>
    <w:rsid w:val="008C2685"/>
    <w:rsid w:val="008C26EB"/>
    <w:rsid w:val="008C27E8"/>
    <w:rsid w:val="008C29A2"/>
    <w:rsid w:val="008C29BB"/>
    <w:rsid w:val="008C29E1"/>
    <w:rsid w:val="008C2A31"/>
    <w:rsid w:val="008C32E2"/>
    <w:rsid w:val="008C3393"/>
    <w:rsid w:val="008C3542"/>
    <w:rsid w:val="008C385F"/>
    <w:rsid w:val="008C3CD0"/>
    <w:rsid w:val="008C3F30"/>
    <w:rsid w:val="008C3FF6"/>
    <w:rsid w:val="008C41FB"/>
    <w:rsid w:val="008C42A1"/>
    <w:rsid w:val="008C458D"/>
    <w:rsid w:val="008C4671"/>
    <w:rsid w:val="008C46BA"/>
    <w:rsid w:val="008C48F9"/>
    <w:rsid w:val="008C4AF4"/>
    <w:rsid w:val="008C4DE2"/>
    <w:rsid w:val="008C546B"/>
    <w:rsid w:val="008C54FB"/>
    <w:rsid w:val="008C5542"/>
    <w:rsid w:val="008C5850"/>
    <w:rsid w:val="008C586F"/>
    <w:rsid w:val="008C58BC"/>
    <w:rsid w:val="008C5B50"/>
    <w:rsid w:val="008C5BE8"/>
    <w:rsid w:val="008C5F52"/>
    <w:rsid w:val="008C65C6"/>
    <w:rsid w:val="008C67E4"/>
    <w:rsid w:val="008C6944"/>
    <w:rsid w:val="008C6A1A"/>
    <w:rsid w:val="008C6ACD"/>
    <w:rsid w:val="008C6BA3"/>
    <w:rsid w:val="008C731C"/>
    <w:rsid w:val="008C7628"/>
    <w:rsid w:val="008C7795"/>
    <w:rsid w:val="008C78C3"/>
    <w:rsid w:val="008C7DCF"/>
    <w:rsid w:val="008D0257"/>
    <w:rsid w:val="008D02FE"/>
    <w:rsid w:val="008D0347"/>
    <w:rsid w:val="008D0429"/>
    <w:rsid w:val="008D0A0A"/>
    <w:rsid w:val="008D0A21"/>
    <w:rsid w:val="008D10F3"/>
    <w:rsid w:val="008D11A4"/>
    <w:rsid w:val="008D12DC"/>
    <w:rsid w:val="008D1340"/>
    <w:rsid w:val="008D13B7"/>
    <w:rsid w:val="008D1515"/>
    <w:rsid w:val="008D171C"/>
    <w:rsid w:val="008D17AA"/>
    <w:rsid w:val="008D182C"/>
    <w:rsid w:val="008D2034"/>
    <w:rsid w:val="008D20C4"/>
    <w:rsid w:val="008D23BB"/>
    <w:rsid w:val="008D25B3"/>
    <w:rsid w:val="008D2717"/>
    <w:rsid w:val="008D2896"/>
    <w:rsid w:val="008D2B33"/>
    <w:rsid w:val="008D2E63"/>
    <w:rsid w:val="008D2EF5"/>
    <w:rsid w:val="008D2F46"/>
    <w:rsid w:val="008D3186"/>
    <w:rsid w:val="008D3259"/>
    <w:rsid w:val="008D332C"/>
    <w:rsid w:val="008D340C"/>
    <w:rsid w:val="008D36B3"/>
    <w:rsid w:val="008D3E11"/>
    <w:rsid w:val="008D3F58"/>
    <w:rsid w:val="008D40D4"/>
    <w:rsid w:val="008D40D5"/>
    <w:rsid w:val="008D41BF"/>
    <w:rsid w:val="008D4899"/>
    <w:rsid w:val="008D490D"/>
    <w:rsid w:val="008D4F08"/>
    <w:rsid w:val="008D5025"/>
    <w:rsid w:val="008D58AD"/>
    <w:rsid w:val="008D5BCC"/>
    <w:rsid w:val="008D5D3C"/>
    <w:rsid w:val="008D5E5F"/>
    <w:rsid w:val="008D6143"/>
    <w:rsid w:val="008D61B9"/>
    <w:rsid w:val="008D683D"/>
    <w:rsid w:val="008D6CB1"/>
    <w:rsid w:val="008D6E5D"/>
    <w:rsid w:val="008D707F"/>
    <w:rsid w:val="008D728C"/>
    <w:rsid w:val="008D72CF"/>
    <w:rsid w:val="008D72FE"/>
    <w:rsid w:val="008D73FE"/>
    <w:rsid w:val="008D7A75"/>
    <w:rsid w:val="008D7B5B"/>
    <w:rsid w:val="008D7C07"/>
    <w:rsid w:val="008D7C74"/>
    <w:rsid w:val="008E03DB"/>
    <w:rsid w:val="008E064E"/>
    <w:rsid w:val="008E080E"/>
    <w:rsid w:val="008E09BE"/>
    <w:rsid w:val="008E0A30"/>
    <w:rsid w:val="008E0BF8"/>
    <w:rsid w:val="008E0DEF"/>
    <w:rsid w:val="008E0FFC"/>
    <w:rsid w:val="008E10A0"/>
    <w:rsid w:val="008E19A1"/>
    <w:rsid w:val="008E1DB5"/>
    <w:rsid w:val="008E1DD1"/>
    <w:rsid w:val="008E1DF3"/>
    <w:rsid w:val="008E1E88"/>
    <w:rsid w:val="008E1FE1"/>
    <w:rsid w:val="008E235F"/>
    <w:rsid w:val="008E253B"/>
    <w:rsid w:val="008E2615"/>
    <w:rsid w:val="008E2AD6"/>
    <w:rsid w:val="008E2B2A"/>
    <w:rsid w:val="008E2E16"/>
    <w:rsid w:val="008E318E"/>
    <w:rsid w:val="008E327B"/>
    <w:rsid w:val="008E32DA"/>
    <w:rsid w:val="008E36D3"/>
    <w:rsid w:val="008E37C9"/>
    <w:rsid w:val="008E38DC"/>
    <w:rsid w:val="008E38F4"/>
    <w:rsid w:val="008E3921"/>
    <w:rsid w:val="008E3ADA"/>
    <w:rsid w:val="008E3E1E"/>
    <w:rsid w:val="008E452F"/>
    <w:rsid w:val="008E45CC"/>
    <w:rsid w:val="008E4C97"/>
    <w:rsid w:val="008E4EC3"/>
    <w:rsid w:val="008E4FFB"/>
    <w:rsid w:val="008E5568"/>
    <w:rsid w:val="008E55C9"/>
    <w:rsid w:val="008E5816"/>
    <w:rsid w:val="008E6261"/>
    <w:rsid w:val="008E62A7"/>
    <w:rsid w:val="008E6596"/>
    <w:rsid w:val="008E65D5"/>
    <w:rsid w:val="008E6620"/>
    <w:rsid w:val="008E6ABB"/>
    <w:rsid w:val="008E6C24"/>
    <w:rsid w:val="008E6EE7"/>
    <w:rsid w:val="008E74C3"/>
    <w:rsid w:val="008E7513"/>
    <w:rsid w:val="008E78C5"/>
    <w:rsid w:val="008E7901"/>
    <w:rsid w:val="008E7B0A"/>
    <w:rsid w:val="008E7BB4"/>
    <w:rsid w:val="008E7BE5"/>
    <w:rsid w:val="008E7C7C"/>
    <w:rsid w:val="008E7DAF"/>
    <w:rsid w:val="008E7F0E"/>
    <w:rsid w:val="008F0816"/>
    <w:rsid w:val="008F0821"/>
    <w:rsid w:val="008F08BF"/>
    <w:rsid w:val="008F0FF0"/>
    <w:rsid w:val="008F115E"/>
    <w:rsid w:val="008F140D"/>
    <w:rsid w:val="008F2178"/>
    <w:rsid w:val="008F21D0"/>
    <w:rsid w:val="008F22E3"/>
    <w:rsid w:val="008F24A0"/>
    <w:rsid w:val="008F264C"/>
    <w:rsid w:val="008F280C"/>
    <w:rsid w:val="008F2939"/>
    <w:rsid w:val="008F2BED"/>
    <w:rsid w:val="008F2CB1"/>
    <w:rsid w:val="008F2EBF"/>
    <w:rsid w:val="008F3041"/>
    <w:rsid w:val="008F35AC"/>
    <w:rsid w:val="008F388E"/>
    <w:rsid w:val="008F3A26"/>
    <w:rsid w:val="008F3C4F"/>
    <w:rsid w:val="008F3CCE"/>
    <w:rsid w:val="008F3D06"/>
    <w:rsid w:val="008F3D29"/>
    <w:rsid w:val="008F3F19"/>
    <w:rsid w:val="008F418E"/>
    <w:rsid w:val="008F41CA"/>
    <w:rsid w:val="008F4260"/>
    <w:rsid w:val="008F43A3"/>
    <w:rsid w:val="008F46D3"/>
    <w:rsid w:val="008F490A"/>
    <w:rsid w:val="008F5211"/>
    <w:rsid w:val="008F529C"/>
    <w:rsid w:val="008F566B"/>
    <w:rsid w:val="008F5748"/>
    <w:rsid w:val="008F5851"/>
    <w:rsid w:val="008F59EB"/>
    <w:rsid w:val="008F5E43"/>
    <w:rsid w:val="008F5FF4"/>
    <w:rsid w:val="008F61DB"/>
    <w:rsid w:val="008F6779"/>
    <w:rsid w:val="008F6ADA"/>
    <w:rsid w:val="008F6BD5"/>
    <w:rsid w:val="008F6D86"/>
    <w:rsid w:val="008F6E6A"/>
    <w:rsid w:val="008F70E2"/>
    <w:rsid w:val="008F743E"/>
    <w:rsid w:val="008F7508"/>
    <w:rsid w:val="008F755C"/>
    <w:rsid w:val="008F76F3"/>
    <w:rsid w:val="008F7796"/>
    <w:rsid w:val="008F77D7"/>
    <w:rsid w:val="008F7AB8"/>
    <w:rsid w:val="008F7BCA"/>
    <w:rsid w:val="008F7D7E"/>
    <w:rsid w:val="00900304"/>
    <w:rsid w:val="00900426"/>
    <w:rsid w:val="00900489"/>
    <w:rsid w:val="009007BD"/>
    <w:rsid w:val="00900CC2"/>
    <w:rsid w:val="00900CC6"/>
    <w:rsid w:val="00900DDF"/>
    <w:rsid w:val="00900E8C"/>
    <w:rsid w:val="009010DE"/>
    <w:rsid w:val="009010E6"/>
    <w:rsid w:val="009014A7"/>
    <w:rsid w:val="009015D6"/>
    <w:rsid w:val="009015EB"/>
    <w:rsid w:val="00901944"/>
    <w:rsid w:val="00901E3F"/>
    <w:rsid w:val="0090257A"/>
    <w:rsid w:val="00902663"/>
    <w:rsid w:val="00902C37"/>
    <w:rsid w:val="00902FD9"/>
    <w:rsid w:val="009030C5"/>
    <w:rsid w:val="00903186"/>
    <w:rsid w:val="00903500"/>
    <w:rsid w:val="0090386E"/>
    <w:rsid w:val="00903B31"/>
    <w:rsid w:val="00903F0C"/>
    <w:rsid w:val="00903FF1"/>
    <w:rsid w:val="00904553"/>
    <w:rsid w:val="009048BE"/>
    <w:rsid w:val="00904A67"/>
    <w:rsid w:val="00904BFC"/>
    <w:rsid w:val="009050DE"/>
    <w:rsid w:val="009052A3"/>
    <w:rsid w:val="009052CB"/>
    <w:rsid w:val="00905568"/>
    <w:rsid w:val="0090558F"/>
    <w:rsid w:val="009055CF"/>
    <w:rsid w:val="009056DE"/>
    <w:rsid w:val="009058BC"/>
    <w:rsid w:val="00905987"/>
    <w:rsid w:val="00905C3F"/>
    <w:rsid w:val="00905CCE"/>
    <w:rsid w:val="0090602D"/>
    <w:rsid w:val="00906057"/>
    <w:rsid w:val="00906079"/>
    <w:rsid w:val="00906113"/>
    <w:rsid w:val="009063BD"/>
    <w:rsid w:val="00906480"/>
    <w:rsid w:val="009065B0"/>
    <w:rsid w:val="00906761"/>
    <w:rsid w:val="009068F9"/>
    <w:rsid w:val="00906B87"/>
    <w:rsid w:val="00906B99"/>
    <w:rsid w:val="00906C46"/>
    <w:rsid w:val="00907180"/>
    <w:rsid w:val="009075AD"/>
    <w:rsid w:val="0090774F"/>
    <w:rsid w:val="0090775F"/>
    <w:rsid w:val="009077FB"/>
    <w:rsid w:val="00907D0D"/>
    <w:rsid w:val="00907E99"/>
    <w:rsid w:val="00907EE9"/>
    <w:rsid w:val="00907F1D"/>
    <w:rsid w:val="00910228"/>
    <w:rsid w:val="009105F1"/>
    <w:rsid w:val="00910963"/>
    <w:rsid w:val="00910A9E"/>
    <w:rsid w:val="00910D89"/>
    <w:rsid w:val="00910E44"/>
    <w:rsid w:val="00911011"/>
    <w:rsid w:val="00911197"/>
    <w:rsid w:val="009111AE"/>
    <w:rsid w:val="009111FF"/>
    <w:rsid w:val="00911485"/>
    <w:rsid w:val="00911A3A"/>
    <w:rsid w:val="00911BFE"/>
    <w:rsid w:val="00912188"/>
    <w:rsid w:val="0091266F"/>
    <w:rsid w:val="009127EE"/>
    <w:rsid w:val="009128B5"/>
    <w:rsid w:val="00912953"/>
    <w:rsid w:val="009129A9"/>
    <w:rsid w:val="00913328"/>
    <w:rsid w:val="009138E7"/>
    <w:rsid w:val="00913CCE"/>
    <w:rsid w:val="00913DF8"/>
    <w:rsid w:val="00913FAA"/>
    <w:rsid w:val="00913FCB"/>
    <w:rsid w:val="0091403F"/>
    <w:rsid w:val="009140A1"/>
    <w:rsid w:val="009144B0"/>
    <w:rsid w:val="00914625"/>
    <w:rsid w:val="00914BC9"/>
    <w:rsid w:val="00914BF4"/>
    <w:rsid w:val="00914C10"/>
    <w:rsid w:val="00914DF6"/>
    <w:rsid w:val="009150A5"/>
    <w:rsid w:val="0091523E"/>
    <w:rsid w:val="00915473"/>
    <w:rsid w:val="00915788"/>
    <w:rsid w:val="009158CC"/>
    <w:rsid w:val="009158E4"/>
    <w:rsid w:val="00915B8D"/>
    <w:rsid w:val="00915BAA"/>
    <w:rsid w:val="00915BDC"/>
    <w:rsid w:val="00915CC7"/>
    <w:rsid w:val="00915D70"/>
    <w:rsid w:val="0091601A"/>
    <w:rsid w:val="0091615C"/>
    <w:rsid w:val="009161CD"/>
    <w:rsid w:val="009162DC"/>
    <w:rsid w:val="0091651E"/>
    <w:rsid w:val="0091674B"/>
    <w:rsid w:val="00916A9D"/>
    <w:rsid w:val="00916DD9"/>
    <w:rsid w:val="00916E76"/>
    <w:rsid w:val="00916EC3"/>
    <w:rsid w:val="00916ED6"/>
    <w:rsid w:val="00916F1F"/>
    <w:rsid w:val="00917089"/>
    <w:rsid w:val="0091767F"/>
    <w:rsid w:val="009178D1"/>
    <w:rsid w:val="00917DD1"/>
    <w:rsid w:val="00917EC2"/>
    <w:rsid w:val="009202AF"/>
    <w:rsid w:val="0092052A"/>
    <w:rsid w:val="00920C37"/>
    <w:rsid w:val="00920EAF"/>
    <w:rsid w:val="00921195"/>
    <w:rsid w:val="009211D7"/>
    <w:rsid w:val="009212A5"/>
    <w:rsid w:val="0092137C"/>
    <w:rsid w:val="009217E7"/>
    <w:rsid w:val="00921E4B"/>
    <w:rsid w:val="00921ECC"/>
    <w:rsid w:val="00922526"/>
    <w:rsid w:val="0092254F"/>
    <w:rsid w:val="009225D2"/>
    <w:rsid w:val="00922641"/>
    <w:rsid w:val="0092278C"/>
    <w:rsid w:val="00922BE3"/>
    <w:rsid w:val="00922D1A"/>
    <w:rsid w:val="00922F6B"/>
    <w:rsid w:val="0092306E"/>
    <w:rsid w:val="0092377C"/>
    <w:rsid w:val="00923CE2"/>
    <w:rsid w:val="00923E53"/>
    <w:rsid w:val="0092406B"/>
    <w:rsid w:val="009243D7"/>
    <w:rsid w:val="009243F8"/>
    <w:rsid w:val="0092481A"/>
    <w:rsid w:val="0092496C"/>
    <w:rsid w:val="00924D6B"/>
    <w:rsid w:val="00924DCA"/>
    <w:rsid w:val="00925763"/>
    <w:rsid w:val="00925A4C"/>
    <w:rsid w:val="00925AC7"/>
    <w:rsid w:val="00925B27"/>
    <w:rsid w:val="00925BC0"/>
    <w:rsid w:val="00925DF1"/>
    <w:rsid w:val="00925EEA"/>
    <w:rsid w:val="00925FC8"/>
    <w:rsid w:val="00926064"/>
    <w:rsid w:val="009268C0"/>
    <w:rsid w:val="009268E1"/>
    <w:rsid w:val="00926C1B"/>
    <w:rsid w:val="00927066"/>
    <w:rsid w:val="009277CB"/>
    <w:rsid w:val="009277FF"/>
    <w:rsid w:val="009279D7"/>
    <w:rsid w:val="00927F66"/>
    <w:rsid w:val="00930016"/>
    <w:rsid w:val="00930026"/>
    <w:rsid w:val="00930853"/>
    <w:rsid w:val="00930C2D"/>
    <w:rsid w:val="0093144B"/>
    <w:rsid w:val="00931636"/>
    <w:rsid w:val="00931855"/>
    <w:rsid w:val="00931B95"/>
    <w:rsid w:val="00931C9D"/>
    <w:rsid w:val="00931ECB"/>
    <w:rsid w:val="00931F12"/>
    <w:rsid w:val="00932319"/>
    <w:rsid w:val="00932573"/>
    <w:rsid w:val="0093258A"/>
    <w:rsid w:val="009325C0"/>
    <w:rsid w:val="009325F6"/>
    <w:rsid w:val="00932E8A"/>
    <w:rsid w:val="00932EF4"/>
    <w:rsid w:val="00933202"/>
    <w:rsid w:val="009334E6"/>
    <w:rsid w:val="009337F9"/>
    <w:rsid w:val="0093389C"/>
    <w:rsid w:val="00933D0B"/>
    <w:rsid w:val="00933D1A"/>
    <w:rsid w:val="00933E03"/>
    <w:rsid w:val="009344B1"/>
    <w:rsid w:val="009344D1"/>
    <w:rsid w:val="0093482C"/>
    <w:rsid w:val="0093497C"/>
    <w:rsid w:val="00934B2C"/>
    <w:rsid w:val="00934B8A"/>
    <w:rsid w:val="00934EA2"/>
    <w:rsid w:val="009353A8"/>
    <w:rsid w:val="009353C3"/>
    <w:rsid w:val="0093579A"/>
    <w:rsid w:val="0093584F"/>
    <w:rsid w:val="00935913"/>
    <w:rsid w:val="00936A8A"/>
    <w:rsid w:val="00936B5D"/>
    <w:rsid w:val="009372B6"/>
    <w:rsid w:val="00937B52"/>
    <w:rsid w:val="00937D8A"/>
    <w:rsid w:val="00937DA3"/>
    <w:rsid w:val="00937DA4"/>
    <w:rsid w:val="00937F7C"/>
    <w:rsid w:val="0094023A"/>
    <w:rsid w:val="00940301"/>
    <w:rsid w:val="009406A5"/>
    <w:rsid w:val="009408E8"/>
    <w:rsid w:val="00940B1F"/>
    <w:rsid w:val="00940D1A"/>
    <w:rsid w:val="00940DED"/>
    <w:rsid w:val="00940DF5"/>
    <w:rsid w:val="00941291"/>
    <w:rsid w:val="009419E2"/>
    <w:rsid w:val="009419FC"/>
    <w:rsid w:val="00941C44"/>
    <w:rsid w:val="00941D72"/>
    <w:rsid w:val="00942070"/>
    <w:rsid w:val="00942098"/>
    <w:rsid w:val="00942251"/>
    <w:rsid w:val="009424E2"/>
    <w:rsid w:val="00942C52"/>
    <w:rsid w:val="00942EC5"/>
    <w:rsid w:val="00943049"/>
    <w:rsid w:val="00943690"/>
    <w:rsid w:val="0094393B"/>
    <w:rsid w:val="00943C5B"/>
    <w:rsid w:val="00944306"/>
    <w:rsid w:val="00944369"/>
    <w:rsid w:val="009443B2"/>
    <w:rsid w:val="009449CF"/>
    <w:rsid w:val="00944EE7"/>
    <w:rsid w:val="009452BC"/>
    <w:rsid w:val="009452EF"/>
    <w:rsid w:val="009458CF"/>
    <w:rsid w:val="00945DF6"/>
    <w:rsid w:val="009460E4"/>
    <w:rsid w:val="0094613D"/>
    <w:rsid w:val="00946173"/>
    <w:rsid w:val="009461B8"/>
    <w:rsid w:val="00946786"/>
    <w:rsid w:val="009468BC"/>
    <w:rsid w:val="00946A8F"/>
    <w:rsid w:val="00946AB9"/>
    <w:rsid w:val="00946B66"/>
    <w:rsid w:val="00946B7A"/>
    <w:rsid w:val="00946D02"/>
    <w:rsid w:val="0094736E"/>
    <w:rsid w:val="0094788D"/>
    <w:rsid w:val="009479C9"/>
    <w:rsid w:val="009479CB"/>
    <w:rsid w:val="009479FD"/>
    <w:rsid w:val="00947A67"/>
    <w:rsid w:val="00947C8D"/>
    <w:rsid w:val="00947CA1"/>
    <w:rsid w:val="0095003F"/>
    <w:rsid w:val="00950400"/>
    <w:rsid w:val="00950834"/>
    <w:rsid w:val="00951241"/>
    <w:rsid w:val="00951610"/>
    <w:rsid w:val="0095163E"/>
    <w:rsid w:val="009518A7"/>
    <w:rsid w:val="00951E06"/>
    <w:rsid w:val="009520C0"/>
    <w:rsid w:val="009521EA"/>
    <w:rsid w:val="00952358"/>
    <w:rsid w:val="00952371"/>
    <w:rsid w:val="00952513"/>
    <w:rsid w:val="0095253C"/>
    <w:rsid w:val="009527E8"/>
    <w:rsid w:val="00952BB2"/>
    <w:rsid w:val="00952D76"/>
    <w:rsid w:val="00952DCD"/>
    <w:rsid w:val="00952F35"/>
    <w:rsid w:val="00953B21"/>
    <w:rsid w:val="00953BAF"/>
    <w:rsid w:val="009543DC"/>
    <w:rsid w:val="009543E4"/>
    <w:rsid w:val="00954592"/>
    <w:rsid w:val="00954C0A"/>
    <w:rsid w:val="0095587F"/>
    <w:rsid w:val="00955C67"/>
    <w:rsid w:val="00956076"/>
    <w:rsid w:val="00956448"/>
    <w:rsid w:val="00956A2E"/>
    <w:rsid w:val="00956D28"/>
    <w:rsid w:val="00957102"/>
    <w:rsid w:val="00957784"/>
    <w:rsid w:val="00957A75"/>
    <w:rsid w:val="00957A97"/>
    <w:rsid w:val="00957C93"/>
    <w:rsid w:val="00957ECD"/>
    <w:rsid w:val="00957F14"/>
    <w:rsid w:val="00960236"/>
    <w:rsid w:val="009603E1"/>
    <w:rsid w:val="0096041C"/>
    <w:rsid w:val="009605E4"/>
    <w:rsid w:val="00960BE7"/>
    <w:rsid w:val="00960D02"/>
    <w:rsid w:val="00960DD6"/>
    <w:rsid w:val="00961005"/>
    <w:rsid w:val="009613E2"/>
    <w:rsid w:val="0096194E"/>
    <w:rsid w:val="00961AAB"/>
    <w:rsid w:val="00961BBB"/>
    <w:rsid w:val="00961D69"/>
    <w:rsid w:val="00961E51"/>
    <w:rsid w:val="009620A0"/>
    <w:rsid w:val="00962266"/>
    <w:rsid w:val="009623D6"/>
    <w:rsid w:val="009626C5"/>
    <w:rsid w:val="00962B52"/>
    <w:rsid w:val="00962D2C"/>
    <w:rsid w:val="009630FA"/>
    <w:rsid w:val="00963484"/>
    <w:rsid w:val="00963766"/>
    <w:rsid w:val="00963B3E"/>
    <w:rsid w:val="00964207"/>
    <w:rsid w:val="0096434D"/>
    <w:rsid w:val="009644E6"/>
    <w:rsid w:val="009645CE"/>
    <w:rsid w:val="0096478D"/>
    <w:rsid w:val="009647FC"/>
    <w:rsid w:val="00964CEA"/>
    <w:rsid w:val="00964D1D"/>
    <w:rsid w:val="00964E56"/>
    <w:rsid w:val="00964E89"/>
    <w:rsid w:val="00965294"/>
    <w:rsid w:val="0096550F"/>
    <w:rsid w:val="009656BD"/>
    <w:rsid w:val="00965CBC"/>
    <w:rsid w:val="00965CE6"/>
    <w:rsid w:val="00965EC0"/>
    <w:rsid w:val="00965F2F"/>
    <w:rsid w:val="0096602A"/>
    <w:rsid w:val="0096619C"/>
    <w:rsid w:val="009662B0"/>
    <w:rsid w:val="00966422"/>
    <w:rsid w:val="00966461"/>
    <w:rsid w:val="0096650E"/>
    <w:rsid w:val="009665D6"/>
    <w:rsid w:val="00966952"/>
    <w:rsid w:val="00966C4E"/>
    <w:rsid w:val="00966EDB"/>
    <w:rsid w:val="00967342"/>
    <w:rsid w:val="00967590"/>
    <w:rsid w:val="00967C8B"/>
    <w:rsid w:val="009700BC"/>
    <w:rsid w:val="009708DB"/>
    <w:rsid w:val="0097091D"/>
    <w:rsid w:val="00970A46"/>
    <w:rsid w:val="009713C1"/>
    <w:rsid w:val="00971C63"/>
    <w:rsid w:val="00971FAF"/>
    <w:rsid w:val="0097213F"/>
    <w:rsid w:val="009723CB"/>
    <w:rsid w:val="00972670"/>
    <w:rsid w:val="0097272E"/>
    <w:rsid w:val="0097280C"/>
    <w:rsid w:val="00972B8B"/>
    <w:rsid w:val="00972CF8"/>
    <w:rsid w:val="00972D41"/>
    <w:rsid w:val="00972F59"/>
    <w:rsid w:val="0097304D"/>
    <w:rsid w:val="0097327E"/>
    <w:rsid w:val="0097399B"/>
    <w:rsid w:val="00973AFF"/>
    <w:rsid w:val="00973D84"/>
    <w:rsid w:val="00973E3C"/>
    <w:rsid w:val="00974247"/>
    <w:rsid w:val="009747A0"/>
    <w:rsid w:val="00974993"/>
    <w:rsid w:val="00974D19"/>
    <w:rsid w:val="009756A6"/>
    <w:rsid w:val="0097575E"/>
    <w:rsid w:val="00975998"/>
    <w:rsid w:val="0097617E"/>
    <w:rsid w:val="009761E1"/>
    <w:rsid w:val="00976409"/>
    <w:rsid w:val="00976485"/>
    <w:rsid w:val="009765C9"/>
    <w:rsid w:val="00976892"/>
    <w:rsid w:val="00977480"/>
    <w:rsid w:val="00977671"/>
    <w:rsid w:val="00977816"/>
    <w:rsid w:val="009778B0"/>
    <w:rsid w:val="00977A7A"/>
    <w:rsid w:val="00977C73"/>
    <w:rsid w:val="0098007B"/>
    <w:rsid w:val="009801C8"/>
    <w:rsid w:val="00980422"/>
    <w:rsid w:val="00980BB4"/>
    <w:rsid w:val="00980CC7"/>
    <w:rsid w:val="00980E50"/>
    <w:rsid w:val="00981639"/>
    <w:rsid w:val="009819AE"/>
    <w:rsid w:val="00981BE2"/>
    <w:rsid w:val="00981CE2"/>
    <w:rsid w:val="00981E29"/>
    <w:rsid w:val="0098208E"/>
    <w:rsid w:val="0098226A"/>
    <w:rsid w:val="009826DF"/>
    <w:rsid w:val="00982DF6"/>
    <w:rsid w:val="00982E9C"/>
    <w:rsid w:val="00983179"/>
    <w:rsid w:val="009831ED"/>
    <w:rsid w:val="00983528"/>
    <w:rsid w:val="00983782"/>
    <w:rsid w:val="00983844"/>
    <w:rsid w:val="00983A46"/>
    <w:rsid w:val="00983C3C"/>
    <w:rsid w:val="00983D3D"/>
    <w:rsid w:val="00983F62"/>
    <w:rsid w:val="00984201"/>
    <w:rsid w:val="00984366"/>
    <w:rsid w:val="00984AC7"/>
    <w:rsid w:val="00984B81"/>
    <w:rsid w:val="00985262"/>
    <w:rsid w:val="009855A7"/>
    <w:rsid w:val="0098566E"/>
    <w:rsid w:val="00985FBB"/>
    <w:rsid w:val="009862C8"/>
    <w:rsid w:val="00986476"/>
    <w:rsid w:val="009866F1"/>
    <w:rsid w:val="009874E9"/>
    <w:rsid w:val="00987555"/>
    <w:rsid w:val="009878B9"/>
    <w:rsid w:val="00987AAB"/>
    <w:rsid w:val="00987F95"/>
    <w:rsid w:val="009901F9"/>
    <w:rsid w:val="00990392"/>
    <w:rsid w:val="009903B5"/>
    <w:rsid w:val="009903F1"/>
    <w:rsid w:val="00990477"/>
    <w:rsid w:val="009904FA"/>
    <w:rsid w:val="00990566"/>
    <w:rsid w:val="00990AA7"/>
    <w:rsid w:val="00990B09"/>
    <w:rsid w:val="00990F2C"/>
    <w:rsid w:val="00991214"/>
    <w:rsid w:val="009914AB"/>
    <w:rsid w:val="00991690"/>
    <w:rsid w:val="00991750"/>
    <w:rsid w:val="00991F78"/>
    <w:rsid w:val="0099201D"/>
    <w:rsid w:val="009920E5"/>
    <w:rsid w:val="00992466"/>
    <w:rsid w:val="00992587"/>
    <w:rsid w:val="00992588"/>
    <w:rsid w:val="009925C3"/>
    <w:rsid w:val="00992811"/>
    <w:rsid w:val="0099281B"/>
    <w:rsid w:val="00992AA9"/>
    <w:rsid w:val="0099319D"/>
    <w:rsid w:val="00993580"/>
    <w:rsid w:val="009938BE"/>
    <w:rsid w:val="00993A5B"/>
    <w:rsid w:val="00993A5D"/>
    <w:rsid w:val="00993BD2"/>
    <w:rsid w:val="0099410E"/>
    <w:rsid w:val="00994599"/>
    <w:rsid w:val="009948A1"/>
    <w:rsid w:val="00994C2D"/>
    <w:rsid w:val="00995520"/>
    <w:rsid w:val="00995804"/>
    <w:rsid w:val="00995C61"/>
    <w:rsid w:val="00995EBF"/>
    <w:rsid w:val="009963E8"/>
    <w:rsid w:val="009966BB"/>
    <w:rsid w:val="00996731"/>
    <w:rsid w:val="009968BB"/>
    <w:rsid w:val="009968F7"/>
    <w:rsid w:val="00996B15"/>
    <w:rsid w:val="00996B90"/>
    <w:rsid w:val="00996E82"/>
    <w:rsid w:val="00997068"/>
    <w:rsid w:val="009970C6"/>
    <w:rsid w:val="00997480"/>
    <w:rsid w:val="00997499"/>
    <w:rsid w:val="009976D8"/>
    <w:rsid w:val="00997D4B"/>
    <w:rsid w:val="00997DB5"/>
    <w:rsid w:val="00997F89"/>
    <w:rsid w:val="009A02BF"/>
    <w:rsid w:val="009A03B4"/>
    <w:rsid w:val="009A0600"/>
    <w:rsid w:val="009A0617"/>
    <w:rsid w:val="009A07AF"/>
    <w:rsid w:val="009A0B1E"/>
    <w:rsid w:val="009A0B28"/>
    <w:rsid w:val="009A0CB6"/>
    <w:rsid w:val="009A112E"/>
    <w:rsid w:val="009A1525"/>
    <w:rsid w:val="009A15EB"/>
    <w:rsid w:val="009A1692"/>
    <w:rsid w:val="009A19D2"/>
    <w:rsid w:val="009A2335"/>
    <w:rsid w:val="009A2545"/>
    <w:rsid w:val="009A277C"/>
    <w:rsid w:val="009A2818"/>
    <w:rsid w:val="009A2B73"/>
    <w:rsid w:val="009A2E6C"/>
    <w:rsid w:val="009A2F67"/>
    <w:rsid w:val="009A3394"/>
    <w:rsid w:val="009A376F"/>
    <w:rsid w:val="009A380F"/>
    <w:rsid w:val="009A381C"/>
    <w:rsid w:val="009A3A57"/>
    <w:rsid w:val="009A3A64"/>
    <w:rsid w:val="009A3AF4"/>
    <w:rsid w:val="009A3B6A"/>
    <w:rsid w:val="009A44D8"/>
    <w:rsid w:val="009A4945"/>
    <w:rsid w:val="009A4AA9"/>
    <w:rsid w:val="009A4BC9"/>
    <w:rsid w:val="009A4CB8"/>
    <w:rsid w:val="009A5211"/>
    <w:rsid w:val="009A5338"/>
    <w:rsid w:val="009A5385"/>
    <w:rsid w:val="009A57E5"/>
    <w:rsid w:val="009A5B48"/>
    <w:rsid w:val="009A5D24"/>
    <w:rsid w:val="009A5D5F"/>
    <w:rsid w:val="009A5FE3"/>
    <w:rsid w:val="009A60E7"/>
    <w:rsid w:val="009A6229"/>
    <w:rsid w:val="009A62C6"/>
    <w:rsid w:val="009A66D6"/>
    <w:rsid w:val="009A68B4"/>
    <w:rsid w:val="009A6ADE"/>
    <w:rsid w:val="009A7447"/>
    <w:rsid w:val="009A76CE"/>
    <w:rsid w:val="009A78E3"/>
    <w:rsid w:val="009A7977"/>
    <w:rsid w:val="009A7ABE"/>
    <w:rsid w:val="009A7B87"/>
    <w:rsid w:val="009A7D31"/>
    <w:rsid w:val="009B00DD"/>
    <w:rsid w:val="009B0264"/>
    <w:rsid w:val="009B0522"/>
    <w:rsid w:val="009B0764"/>
    <w:rsid w:val="009B0E98"/>
    <w:rsid w:val="009B0F4B"/>
    <w:rsid w:val="009B107D"/>
    <w:rsid w:val="009B10EB"/>
    <w:rsid w:val="009B110D"/>
    <w:rsid w:val="009B1654"/>
    <w:rsid w:val="009B1CFA"/>
    <w:rsid w:val="009B28F8"/>
    <w:rsid w:val="009B2961"/>
    <w:rsid w:val="009B32C2"/>
    <w:rsid w:val="009B37BF"/>
    <w:rsid w:val="009B3B75"/>
    <w:rsid w:val="009B3BCE"/>
    <w:rsid w:val="009B3CE9"/>
    <w:rsid w:val="009B3F53"/>
    <w:rsid w:val="009B3FC4"/>
    <w:rsid w:val="009B435A"/>
    <w:rsid w:val="009B4494"/>
    <w:rsid w:val="009B48CA"/>
    <w:rsid w:val="009B4924"/>
    <w:rsid w:val="009B4AC6"/>
    <w:rsid w:val="009B4B33"/>
    <w:rsid w:val="009B4C98"/>
    <w:rsid w:val="009B4E1C"/>
    <w:rsid w:val="009B4E3D"/>
    <w:rsid w:val="009B4E5A"/>
    <w:rsid w:val="009B4E7C"/>
    <w:rsid w:val="009B4EAF"/>
    <w:rsid w:val="009B501D"/>
    <w:rsid w:val="009B51D8"/>
    <w:rsid w:val="009B5746"/>
    <w:rsid w:val="009B5863"/>
    <w:rsid w:val="009B5BFD"/>
    <w:rsid w:val="009B6745"/>
    <w:rsid w:val="009B71EB"/>
    <w:rsid w:val="009B72A4"/>
    <w:rsid w:val="009B72DD"/>
    <w:rsid w:val="009B7380"/>
    <w:rsid w:val="009B7766"/>
    <w:rsid w:val="009B777F"/>
    <w:rsid w:val="009B7AD4"/>
    <w:rsid w:val="009B7C15"/>
    <w:rsid w:val="009B7C5E"/>
    <w:rsid w:val="009B7CF4"/>
    <w:rsid w:val="009B7D19"/>
    <w:rsid w:val="009C017D"/>
    <w:rsid w:val="009C01F3"/>
    <w:rsid w:val="009C03F7"/>
    <w:rsid w:val="009C0585"/>
    <w:rsid w:val="009C080D"/>
    <w:rsid w:val="009C0810"/>
    <w:rsid w:val="009C0C3C"/>
    <w:rsid w:val="009C0C51"/>
    <w:rsid w:val="009C1400"/>
    <w:rsid w:val="009C1643"/>
    <w:rsid w:val="009C1768"/>
    <w:rsid w:val="009C198F"/>
    <w:rsid w:val="009C1B34"/>
    <w:rsid w:val="009C1ED4"/>
    <w:rsid w:val="009C2323"/>
    <w:rsid w:val="009C285C"/>
    <w:rsid w:val="009C28F6"/>
    <w:rsid w:val="009C2BAC"/>
    <w:rsid w:val="009C2F2E"/>
    <w:rsid w:val="009C37BC"/>
    <w:rsid w:val="009C3863"/>
    <w:rsid w:val="009C46BE"/>
    <w:rsid w:val="009C46FA"/>
    <w:rsid w:val="009C50BF"/>
    <w:rsid w:val="009C52CF"/>
    <w:rsid w:val="009C5396"/>
    <w:rsid w:val="009C53F7"/>
    <w:rsid w:val="009C5CF2"/>
    <w:rsid w:val="009C5D6F"/>
    <w:rsid w:val="009C5E26"/>
    <w:rsid w:val="009C5F55"/>
    <w:rsid w:val="009C612C"/>
    <w:rsid w:val="009C6924"/>
    <w:rsid w:val="009C69FB"/>
    <w:rsid w:val="009C6F51"/>
    <w:rsid w:val="009C7138"/>
    <w:rsid w:val="009C7604"/>
    <w:rsid w:val="009C7733"/>
    <w:rsid w:val="009C792C"/>
    <w:rsid w:val="009C7CAE"/>
    <w:rsid w:val="009D0303"/>
    <w:rsid w:val="009D0307"/>
    <w:rsid w:val="009D0340"/>
    <w:rsid w:val="009D0395"/>
    <w:rsid w:val="009D08F5"/>
    <w:rsid w:val="009D09F3"/>
    <w:rsid w:val="009D0BE8"/>
    <w:rsid w:val="009D0C18"/>
    <w:rsid w:val="009D10B0"/>
    <w:rsid w:val="009D13AF"/>
    <w:rsid w:val="009D149D"/>
    <w:rsid w:val="009D1520"/>
    <w:rsid w:val="009D16FD"/>
    <w:rsid w:val="009D170A"/>
    <w:rsid w:val="009D17B5"/>
    <w:rsid w:val="009D17E3"/>
    <w:rsid w:val="009D19C7"/>
    <w:rsid w:val="009D1A4A"/>
    <w:rsid w:val="009D1A6D"/>
    <w:rsid w:val="009D1FD7"/>
    <w:rsid w:val="009D2440"/>
    <w:rsid w:val="009D24D3"/>
    <w:rsid w:val="009D260A"/>
    <w:rsid w:val="009D2744"/>
    <w:rsid w:val="009D2802"/>
    <w:rsid w:val="009D2CC7"/>
    <w:rsid w:val="009D323A"/>
    <w:rsid w:val="009D3257"/>
    <w:rsid w:val="009D341D"/>
    <w:rsid w:val="009D34E9"/>
    <w:rsid w:val="009D3693"/>
    <w:rsid w:val="009D37CB"/>
    <w:rsid w:val="009D3D71"/>
    <w:rsid w:val="009D402A"/>
    <w:rsid w:val="009D4333"/>
    <w:rsid w:val="009D4885"/>
    <w:rsid w:val="009D491F"/>
    <w:rsid w:val="009D5239"/>
    <w:rsid w:val="009D565E"/>
    <w:rsid w:val="009D57FA"/>
    <w:rsid w:val="009D5832"/>
    <w:rsid w:val="009D5D1A"/>
    <w:rsid w:val="009D5D96"/>
    <w:rsid w:val="009D5DE2"/>
    <w:rsid w:val="009D5F71"/>
    <w:rsid w:val="009D6293"/>
    <w:rsid w:val="009D6400"/>
    <w:rsid w:val="009D6AA4"/>
    <w:rsid w:val="009D733E"/>
    <w:rsid w:val="009D7510"/>
    <w:rsid w:val="009D755A"/>
    <w:rsid w:val="009D7589"/>
    <w:rsid w:val="009D7622"/>
    <w:rsid w:val="009D781E"/>
    <w:rsid w:val="009D7B61"/>
    <w:rsid w:val="009D7BB2"/>
    <w:rsid w:val="009D7D6B"/>
    <w:rsid w:val="009D7DD6"/>
    <w:rsid w:val="009E02C1"/>
    <w:rsid w:val="009E041E"/>
    <w:rsid w:val="009E04D6"/>
    <w:rsid w:val="009E0617"/>
    <w:rsid w:val="009E0857"/>
    <w:rsid w:val="009E0C50"/>
    <w:rsid w:val="009E0FBE"/>
    <w:rsid w:val="009E0FEE"/>
    <w:rsid w:val="009E1040"/>
    <w:rsid w:val="009E11D0"/>
    <w:rsid w:val="009E11F1"/>
    <w:rsid w:val="009E1358"/>
    <w:rsid w:val="009E1444"/>
    <w:rsid w:val="009E180D"/>
    <w:rsid w:val="009E196D"/>
    <w:rsid w:val="009E1BA2"/>
    <w:rsid w:val="009E1DE7"/>
    <w:rsid w:val="009E2013"/>
    <w:rsid w:val="009E2673"/>
    <w:rsid w:val="009E26ED"/>
    <w:rsid w:val="009E27E2"/>
    <w:rsid w:val="009E2B77"/>
    <w:rsid w:val="009E2D43"/>
    <w:rsid w:val="009E3520"/>
    <w:rsid w:val="009E3569"/>
    <w:rsid w:val="009E380D"/>
    <w:rsid w:val="009E388D"/>
    <w:rsid w:val="009E3AAF"/>
    <w:rsid w:val="009E3C22"/>
    <w:rsid w:val="009E4058"/>
    <w:rsid w:val="009E40A5"/>
    <w:rsid w:val="009E431D"/>
    <w:rsid w:val="009E4371"/>
    <w:rsid w:val="009E4478"/>
    <w:rsid w:val="009E4D1E"/>
    <w:rsid w:val="009E4D73"/>
    <w:rsid w:val="009E4FA2"/>
    <w:rsid w:val="009E5312"/>
    <w:rsid w:val="009E5320"/>
    <w:rsid w:val="009E55C0"/>
    <w:rsid w:val="009E5741"/>
    <w:rsid w:val="009E5860"/>
    <w:rsid w:val="009E5D0E"/>
    <w:rsid w:val="009E5DB3"/>
    <w:rsid w:val="009E5E40"/>
    <w:rsid w:val="009E6031"/>
    <w:rsid w:val="009E64EE"/>
    <w:rsid w:val="009E6937"/>
    <w:rsid w:val="009E6FAF"/>
    <w:rsid w:val="009E70AE"/>
    <w:rsid w:val="009E75A0"/>
    <w:rsid w:val="009E75D6"/>
    <w:rsid w:val="009E7701"/>
    <w:rsid w:val="009E775C"/>
    <w:rsid w:val="009E788A"/>
    <w:rsid w:val="009E78D0"/>
    <w:rsid w:val="009E7A10"/>
    <w:rsid w:val="009F00E0"/>
    <w:rsid w:val="009F0135"/>
    <w:rsid w:val="009F0198"/>
    <w:rsid w:val="009F0322"/>
    <w:rsid w:val="009F03D8"/>
    <w:rsid w:val="009F0457"/>
    <w:rsid w:val="009F0540"/>
    <w:rsid w:val="009F0718"/>
    <w:rsid w:val="009F0B23"/>
    <w:rsid w:val="009F0FB4"/>
    <w:rsid w:val="009F1006"/>
    <w:rsid w:val="009F1B5E"/>
    <w:rsid w:val="009F1C2E"/>
    <w:rsid w:val="009F1CCA"/>
    <w:rsid w:val="009F1DDA"/>
    <w:rsid w:val="009F1E03"/>
    <w:rsid w:val="009F1F75"/>
    <w:rsid w:val="009F20D1"/>
    <w:rsid w:val="009F20E5"/>
    <w:rsid w:val="009F24E7"/>
    <w:rsid w:val="009F2C0F"/>
    <w:rsid w:val="009F2F29"/>
    <w:rsid w:val="009F30E3"/>
    <w:rsid w:val="009F32A0"/>
    <w:rsid w:val="009F3B6F"/>
    <w:rsid w:val="009F42EA"/>
    <w:rsid w:val="009F4829"/>
    <w:rsid w:val="009F485B"/>
    <w:rsid w:val="009F4AFB"/>
    <w:rsid w:val="009F541D"/>
    <w:rsid w:val="009F552B"/>
    <w:rsid w:val="009F5566"/>
    <w:rsid w:val="009F5888"/>
    <w:rsid w:val="009F59C9"/>
    <w:rsid w:val="009F5AB1"/>
    <w:rsid w:val="009F5ABB"/>
    <w:rsid w:val="009F5D00"/>
    <w:rsid w:val="009F5DE8"/>
    <w:rsid w:val="009F5EA9"/>
    <w:rsid w:val="009F60D4"/>
    <w:rsid w:val="009F6149"/>
    <w:rsid w:val="009F6506"/>
    <w:rsid w:val="009F6832"/>
    <w:rsid w:val="009F6B08"/>
    <w:rsid w:val="009F7255"/>
    <w:rsid w:val="009F73FC"/>
    <w:rsid w:val="009F745F"/>
    <w:rsid w:val="009F7472"/>
    <w:rsid w:val="009F7792"/>
    <w:rsid w:val="009F78AE"/>
    <w:rsid w:val="009F7A0A"/>
    <w:rsid w:val="009F7A5E"/>
    <w:rsid w:val="00A00602"/>
    <w:rsid w:val="00A0066F"/>
    <w:rsid w:val="00A00787"/>
    <w:rsid w:val="00A00A8F"/>
    <w:rsid w:val="00A00C6B"/>
    <w:rsid w:val="00A00C7E"/>
    <w:rsid w:val="00A01370"/>
    <w:rsid w:val="00A0167E"/>
    <w:rsid w:val="00A017C7"/>
    <w:rsid w:val="00A018D4"/>
    <w:rsid w:val="00A01A14"/>
    <w:rsid w:val="00A01CF9"/>
    <w:rsid w:val="00A01D4D"/>
    <w:rsid w:val="00A01D87"/>
    <w:rsid w:val="00A01EC2"/>
    <w:rsid w:val="00A01F15"/>
    <w:rsid w:val="00A01F48"/>
    <w:rsid w:val="00A01F92"/>
    <w:rsid w:val="00A0204E"/>
    <w:rsid w:val="00A023FB"/>
    <w:rsid w:val="00A028C3"/>
    <w:rsid w:val="00A02928"/>
    <w:rsid w:val="00A02C78"/>
    <w:rsid w:val="00A02D1C"/>
    <w:rsid w:val="00A02ED3"/>
    <w:rsid w:val="00A02F87"/>
    <w:rsid w:val="00A03EDD"/>
    <w:rsid w:val="00A04479"/>
    <w:rsid w:val="00A048BE"/>
    <w:rsid w:val="00A04967"/>
    <w:rsid w:val="00A05157"/>
    <w:rsid w:val="00A05E0D"/>
    <w:rsid w:val="00A0636B"/>
    <w:rsid w:val="00A064F1"/>
    <w:rsid w:val="00A06CBF"/>
    <w:rsid w:val="00A06DF0"/>
    <w:rsid w:val="00A0703B"/>
    <w:rsid w:val="00A07252"/>
    <w:rsid w:val="00A0730F"/>
    <w:rsid w:val="00A07311"/>
    <w:rsid w:val="00A07652"/>
    <w:rsid w:val="00A07660"/>
    <w:rsid w:val="00A07974"/>
    <w:rsid w:val="00A07B19"/>
    <w:rsid w:val="00A07B7F"/>
    <w:rsid w:val="00A07C6C"/>
    <w:rsid w:val="00A07E6F"/>
    <w:rsid w:val="00A07F9C"/>
    <w:rsid w:val="00A10173"/>
    <w:rsid w:val="00A101A4"/>
    <w:rsid w:val="00A101CE"/>
    <w:rsid w:val="00A10E31"/>
    <w:rsid w:val="00A113D9"/>
    <w:rsid w:val="00A11A4E"/>
    <w:rsid w:val="00A11C59"/>
    <w:rsid w:val="00A11E33"/>
    <w:rsid w:val="00A11EB2"/>
    <w:rsid w:val="00A11EE3"/>
    <w:rsid w:val="00A11F7F"/>
    <w:rsid w:val="00A11FEC"/>
    <w:rsid w:val="00A12251"/>
    <w:rsid w:val="00A12530"/>
    <w:rsid w:val="00A12540"/>
    <w:rsid w:val="00A1277E"/>
    <w:rsid w:val="00A131F4"/>
    <w:rsid w:val="00A136EB"/>
    <w:rsid w:val="00A13790"/>
    <w:rsid w:val="00A137B3"/>
    <w:rsid w:val="00A13A36"/>
    <w:rsid w:val="00A13AE3"/>
    <w:rsid w:val="00A13C08"/>
    <w:rsid w:val="00A13E48"/>
    <w:rsid w:val="00A140FA"/>
    <w:rsid w:val="00A141B4"/>
    <w:rsid w:val="00A14398"/>
    <w:rsid w:val="00A1456E"/>
    <w:rsid w:val="00A1493F"/>
    <w:rsid w:val="00A14A30"/>
    <w:rsid w:val="00A15212"/>
    <w:rsid w:val="00A15533"/>
    <w:rsid w:val="00A1554D"/>
    <w:rsid w:val="00A15778"/>
    <w:rsid w:val="00A159D1"/>
    <w:rsid w:val="00A15B01"/>
    <w:rsid w:val="00A15C76"/>
    <w:rsid w:val="00A15DBD"/>
    <w:rsid w:val="00A15EC6"/>
    <w:rsid w:val="00A16652"/>
    <w:rsid w:val="00A16EA2"/>
    <w:rsid w:val="00A16EA4"/>
    <w:rsid w:val="00A1731B"/>
    <w:rsid w:val="00A17344"/>
    <w:rsid w:val="00A17404"/>
    <w:rsid w:val="00A175F5"/>
    <w:rsid w:val="00A17C24"/>
    <w:rsid w:val="00A17CE1"/>
    <w:rsid w:val="00A20366"/>
    <w:rsid w:val="00A20470"/>
    <w:rsid w:val="00A20681"/>
    <w:rsid w:val="00A20D23"/>
    <w:rsid w:val="00A20D57"/>
    <w:rsid w:val="00A20D5C"/>
    <w:rsid w:val="00A20F31"/>
    <w:rsid w:val="00A212A2"/>
    <w:rsid w:val="00A213CB"/>
    <w:rsid w:val="00A213F8"/>
    <w:rsid w:val="00A21470"/>
    <w:rsid w:val="00A2162D"/>
    <w:rsid w:val="00A217AB"/>
    <w:rsid w:val="00A21894"/>
    <w:rsid w:val="00A21B48"/>
    <w:rsid w:val="00A21B91"/>
    <w:rsid w:val="00A21D1A"/>
    <w:rsid w:val="00A21E73"/>
    <w:rsid w:val="00A22870"/>
    <w:rsid w:val="00A231F2"/>
    <w:rsid w:val="00A23754"/>
    <w:rsid w:val="00A237C2"/>
    <w:rsid w:val="00A23840"/>
    <w:rsid w:val="00A23E48"/>
    <w:rsid w:val="00A23F3C"/>
    <w:rsid w:val="00A2421F"/>
    <w:rsid w:val="00A246D0"/>
    <w:rsid w:val="00A24B6E"/>
    <w:rsid w:val="00A24F4B"/>
    <w:rsid w:val="00A250EC"/>
    <w:rsid w:val="00A25147"/>
    <w:rsid w:val="00A25813"/>
    <w:rsid w:val="00A259A5"/>
    <w:rsid w:val="00A25B71"/>
    <w:rsid w:val="00A25B94"/>
    <w:rsid w:val="00A25F5A"/>
    <w:rsid w:val="00A26456"/>
    <w:rsid w:val="00A26679"/>
    <w:rsid w:val="00A26845"/>
    <w:rsid w:val="00A26B42"/>
    <w:rsid w:val="00A26C70"/>
    <w:rsid w:val="00A26CA3"/>
    <w:rsid w:val="00A26CFE"/>
    <w:rsid w:val="00A2711F"/>
    <w:rsid w:val="00A27519"/>
    <w:rsid w:val="00A27532"/>
    <w:rsid w:val="00A277B4"/>
    <w:rsid w:val="00A2790C"/>
    <w:rsid w:val="00A27922"/>
    <w:rsid w:val="00A27953"/>
    <w:rsid w:val="00A27BCC"/>
    <w:rsid w:val="00A27C8A"/>
    <w:rsid w:val="00A27C90"/>
    <w:rsid w:val="00A300A0"/>
    <w:rsid w:val="00A300FD"/>
    <w:rsid w:val="00A3027B"/>
    <w:rsid w:val="00A30280"/>
    <w:rsid w:val="00A30B82"/>
    <w:rsid w:val="00A30E61"/>
    <w:rsid w:val="00A30F2F"/>
    <w:rsid w:val="00A30FF5"/>
    <w:rsid w:val="00A31440"/>
    <w:rsid w:val="00A31D9F"/>
    <w:rsid w:val="00A31E7F"/>
    <w:rsid w:val="00A321AB"/>
    <w:rsid w:val="00A3224C"/>
    <w:rsid w:val="00A3227D"/>
    <w:rsid w:val="00A3282C"/>
    <w:rsid w:val="00A32BFF"/>
    <w:rsid w:val="00A330AB"/>
    <w:rsid w:val="00A3321F"/>
    <w:rsid w:val="00A33780"/>
    <w:rsid w:val="00A341F4"/>
    <w:rsid w:val="00A34443"/>
    <w:rsid w:val="00A34518"/>
    <w:rsid w:val="00A34D1C"/>
    <w:rsid w:val="00A34DB4"/>
    <w:rsid w:val="00A35688"/>
    <w:rsid w:val="00A35793"/>
    <w:rsid w:val="00A35806"/>
    <w:rsid w:val="00A35B0F"/>
    <w:rsid w:val="00A35C30"/>
    <w:rsid w:val="00A35DAE"/>
    <w:rsid w:val="00A35EF5"/>
    <w:rsid w:val="00A36183"/>
    <w:rsid w:val="00A3625B"/>
    <w:rsid w:val="00A36504"/>
    <w:rsid w:val="00A369C2"/>
    <w:rsid w:val="00A36EB6"/>
    <w:rsid w:val="00A37026"/>
    <w:rsid w:val="00A372F0"/>
    <w:rsid w:val="00A37392"/>
    <w:rsid w:val="00A37516"/>
    <w:rsid w:val="00A3757E"/>
    <w:rsid w:val="00A3760F"/>
    <w:rsid w:val="00A3774C"/>
    <w:rsid w:val="00A37B50"/>
    <w:rsid w:val="00A401B0"/>
    <w:rsid w:val="00A40261"/>
    <w:rsid w:val="00A40417"/>
    <w:rsid w:val="00A4057E"/>
    <w:rsid w:val="00A40699"/>
    <w:rsid w:val="00A40DA1"/>
    <w:rsid w:val="00A40FB9"/>
    <w:rsid w:val="00A41492"/>
    <w:rsid w:val="00A415C7"/>
    <w:rsid w:val="00A41779"/>
    <w:rsid w:val="00A4197F"/>
    <w:rsid w:val="00A419EB"/>
    <w:rsid w:val="00A41CB1"/>
    <w:rsid w:val="00A41ECF"/>
    <w:rsid w:val="00A42000"/>
    <w:rsid w:val="00A422F8"/>
    <w:rsid w:val="00A42396"/>
    <w:rsid w:val="00A426AA"/>
    <w:rsid w:val="00A42839"/>
    <w:rsid w:val="00A428CA"/>
    <w:rsid w:val="00A4308F"/>
    <w:rsid w:val="00A43292"/>
    <w:rsid w:val="00A43350"/>
    <w:rsid w:val="00A43417"/>
    <w:rsid w:val="00A4396E"/>
    <w:rsid w:val="00A43C09"/>
    <w:rsid w:val="00A44091"/>
    <w:rsid w:val="00A44407"/>
    <w:rsid w:val="00A44489"/>
    <w:rsid w:val="00A44613"/>
    <w:rsid w:val="00A44A5C"/>
    <w:rsid w:val="00A44B32"/>
    <w:rsid w:val="00A44C17"/>
    <w:rsid w:val="00A44E3F"/>
    <w:rsid w:val="00A44F37"/>
    <w:rsid w:val="00A450B7"/>
    <w:rsid w:val="00A45284"/>
    <w:rsid w:val="00A4539D"/>
    <w:rsid w:val="00A45579"/>
    <w:rsid w:val="00A45753"/>
    <w:rsid w:val="00A4579F"/>
    <w:rsid w:val="00A4608E"/>
    <w:rsid w:val="00A46154"/>
    <w:rsid w:val="00A46183"/>
    <w:rsid w:val="00A4618E"/>
    <w:rsid w:val="00A466AB"/>
    <w:rsid w:val="00A467AE"/>
    <w:rsid w:val="00A467C0"/>
    <w:rsid w:val="00A46B3B"/>
    <w:rsid w:val="00A46B61"/>
    <w:rsid w:val="00A46D7F"/>
    <w:rsid w:val="00A46DBA"/>
    <w:rsid w:val="00A4723F"/>
    <w:rsid w:val="00A472F3"/>
    <w:rsid w:val="00A4735A"/>
    <w:rsid w:val="00A47588"/>
    <w:rsid w:val="00A478D7"/>
    <w:rsid w:val="00A47B84"/>
    <w:rsid w:val="00A47CB7"/>
    <w:rsid w:val="00A47D21"/>
    <w:rsid w:val="00A502A0"/>
    <w:rsid w:val="00A502CE"/>
    <w:rsid w:val="00A505C7"/>
    <w:rsid w:val="00A50622"/>
    <w:rsid w:val="00A50756"/>
    <w:rsid w:val="00A50ADF"/>
    <w:rsid w:val="00A50F10"/>
    <w:rsid w:val="00A50FAC"/>
    <w:rsid w:val="00A5139E"/>
    <w:rsid w:val="00A5144C"/>
    <w:rsid w:val="00A515CC"/>
    <w:rsid w:val="00A515CD"/>
    <w:rsid w:val="00A5162D"/>
    <w:rsid w:val="00A51BFD"/>
    <w:rsid w:val="00A51CCB"/>
    <w:rsid w:val="00A520B9"/>
    <w:rsid w:val="00A52189"/>
    <w:rsid w:val="00A52559"/>
    <w:rsid w:val="00A52D0D"/>
    <w:rsid w:val="00A5317E"/>
    <w:rsid w:val="00A532E5"/>
    <w:rsid w:val="00A534E1"/>
    <w:rsid w:val="00A53547"/>
    <w:rsid w:val="00A53549"/>
    <w:rsid w:val="00A535AF"/>
    <w:rsid w:val="00A53608"/>
    <w:rsid w:val="00A53680"/>
    <w:rsid w:val="00A53ADA"/>
    <w:rsid w:val="00A53B51"/>
    <w:rsid w:val="00A542B9"/>
    <w:rsid w:val="00A5434B"/>
    <w:rsid w:val="00A54493"/>
    <w:rsid w:val="00A5464A"/>
    <w:rsid w:val="00A5475D"/>
    <w:rsid w:val="00A54BC3"/>
    <w:rsid w:val="00A54C09"/>
    <w:rsid w:val="00A54E70"/>
    <w:rsid w:val="00A55144"/>
    <w:rsid w:val="00A551F1"/>
    <w:rsid w:val="00A553E5"/>
    <w:rsid w:val="00A55976"/>
    <w:rsid w:val="00A55F4C"/>
    <w:rsid w:val="00A56357"/>
    <w:rsid w:val="00A56446"/>
    <w:rsid w:val="00A56C6F"/>
    <w:rsid w:val="00A56F01"/>
    <w:rsid w:val="00A5742B"/>
    <w:rsid w:val="00A576FF"/>
    <w:rsid w:val="00A579CC"/>
    <w:rsid w:val="00A57A57"/>
    <w:rsid w:val="00A602B3"/>
    <w:rsid w:val="00A603CF"/>
    <w:rsid w:val="00A607E5"/>
    <w:rsid w:val="00A60AF1"/>
    <w:rsid w:val="00A612FC"/>
    <w:rsid w:val="00A61627"/>
    <w:rsid w:val="00A6190E"/>
    <w:rsid w:val="00A619DF"/>
    <w:rsid w:val="00A61CC8"/>
    <w:rsid w:val="00A61DCB"/>
    <w:rsid w:val="00A62532"/>
    <w:rsid w:val="00A62757"/>
    <w:rsid w:val="00A6279E"/>
    <w:rsid w:val="00A627E9"/>
    <w:rsid w:val="00A62BFE"/>
    <w:rsid w:val="00A62DAF"/>
    <w:rsid w:val="00A62F6B"/>
    <w:rsid w:val="00A63161"/>
    <w:rsid w:val="00A63655"/>
    <w:rsid w:val="00A63B73"/>
    <w:rsid w:val="00A63C7E"/>
    <w:rsid w:val="00A63D29"/>
    <w:rsid w:val="00A643B7"/>
    <w:rsid w:val="00A6462E"/>
    <w:rsid w:val="00A64DBA"/>
    <w:rsid w:val="00A64DF6"/>
    <w:rsid w:val="00A64F1C"/>
    <w:rsid w:val="00A65491"/>
    <w:rsid w:val="00A6559C"/>
    <w:rsid w:val="00A655D2"/>
    <w:rsid w:val="00A655D9"/>
    <w:rsid w:val="00A65730"/>
    <w:rsid w:val="00A65BFF"/>
    <w:rsid w:val="00A6621C"/>
    <w:rsid w:val="00A66918"/>
    <w:rsid w:val="00A66B83"/>
    <w:rsid w:val="00A6720C"/>
    <w:rsid w:val="00A6735A"/>
    <w:rsid w:val="00A67DF7"/>
    <w:rsid w:val="00A67E17"/>
    <w:rsid w:val="00A702EC"/>
    <w:rsid w:val="00A704FB"/>
    <w:rsid w:val="00A706EC"/>
    <w:rsid w:val="00A70779"/>
    <w:rsid w:val="00A70A86"/>
    <w:rsid w:val="00A70B92"/>
    <w:rsid w:val="00A70C76"/>
    <w:rsid w:val="00A70DD9"/>
    <w:rsid w:val="00A70E8B"/>
    <w:rsid w:val="00A71277"/>
    <w:rsid w:val="00A71512"/>
    <w:rsid w:val="00A71637"/>
    <w:rsid w:val="00A71946"/>
    <w:rsid w:val="00A719C3"/>
    <w:rsid w:val="00A71A33"/>
    <w:rsid w:val="00A72017"/>
    <w:rsid w:val="00A7217C"/>
    <w:rsid w:val="00A72244"/>
    <w:rsid w:val="00A72A08"/>
    <w:rsid w:val="00A72E4C"/>
    <w:rsid w:val="00A72E5F"/>
    <w:rsid w:val="00A730B8"/>
    <w:rsid w:val="00A7358A"/>
    <w:rsid w:val="00A73734"/>
    <w:rsid w:val="00A73B10"/>
    <w:rsid w:val="00A73C89"/>
    <w:rsid w:val="00A7401C"/>
    <w:rsid w:val="00A7471B"/>
    <w:rsid w:val="00A74809"/>
    <w:rsid w:val="00A74B26"/>
    <w:rsid w:val="00A74CA8"/>
    <w:rsid w:val="00A74D54"/>
    <w:rsid w:val="00A74F8A"/>
    <w:rsid w:val="00A75033"/>
    <w:rsid w:val="00A760C0"/>
    <w:rsid w:val="00A76301"/>
    <w:rsid w:val="00A764D5"/>
    <w:rsid w:val="00A76789"/>
    <w:rsid w:val="00A768EB"/>
    <w:rsid w:val="00A76AC3"/>
    <w:rsid w:val="00A76E51"/>
    <w:rsid w:val="00A76F1B"/>
    <w:rsid w:val="00A76F7D"/>
    <w:rsid w:val="00A770C7"/>
    <w:rsid w:val="00A77129"/>
    <w:rsid w:val="00A775B9"/>
    <w:rsid w:val="00A778E1"/>
    <w:rsid w:val="00A77C39"/>
    <w:rsid w:val="00A77F80"/>
    <w:rsid w:val="00A8054E"/>
    <w:rsid w:val="00A80A43"/>
    <w:rsid w:val="00A80A4E"/>
    <w:rsid w:val="00A80EE9"/>
    <w:rsid w:val="00A80F37"/>
    <w:rsid w:val="00A8149B"/>
    <w:rsid w:val="00A8161A"/>
    <w:rsid w:val="00A816B8"/>
    <w:rsid w:val="00A822B6"/>
    <w:rsid w:val="00A8262C"/>
    <w:rsid w:val="00A82825"/>
    <w:rsid w:val="00A82985"/>
    <w:rsid w:val="00A82B60"/>
    <w:rsid w:val="00A82BCE"/>
    <w:rsid w:val="00A83351"/>
    <w:rsid w:val="00A8335F"/>
    <w:rsid w:val="00A8339A"/>
    <w:rsid w:val="00A834E6"/>
    <w:rsid w:val="00A838E4"/>
    <w:rsid w:val="00A8456F"/>
    <w:rsid w:val="00A845D7"/>
    <w:rsid w:val="00A84763"/>
    <w:rsid w:val="00A84D50"/>
    <w:rsid w:val="00A8501B"/>
    <w:rsid w:val="00A85133"/>
    <w:rsid w:val="00A85416"/>
    <w:rsid w:val="00A85680"/>
    <w:rsid w:val="00A858FA"/>
    <w:rsid w:val="00A85A82"/>
    <w:rsid w:val="00A85B42"/>
    <w:rsid w:val="00A85C89"/>
    <w:rsid w:val="00A85E98"/>
    <w:rsid w:val="00A85F48"/>
    <w:rsid w:val="00A86104"/>
    <w:rsid w:val="00A86CD4"/>
    <w:rsid w:val="00A86D47"/>
    <w:rsid w:val="00A86E1B"/>
    <w:rsid w:val="00A86F75"/>
    <w:rsid w:val="00A87187"/>
    <w:rsid w:val="00A874CC"/>
    <w:rsid w:val="00A87596"/>
    <w:rsid w:val="00A8792F"/>
    <w:rsid w:val="00A879B3"/>
    <w:rsid w:val="00A87B88"/>
    <w:rsid w:val="00A9036F"/>
    <w:rsid w:val="00A90370"/>
    <w:rsid w:val="00A9061B"/>
    <w:rsid w:val="00A909DF"/>
    <w:rsid w:val="00A90A41"/>
    <w:rsid w:val="00A90CE7"/>
    <w:rsid w:val="00A90D86"/>
    <w:rsid w:val="00A90E29"/>
    <w:rsid w:val="00A90FD8"/>
    <w:rsid w:val="00A911CD"/>
    <w:rsid w:val="00A9176C"/>
    <w:rsid w:val="00A920E1"/>
    <w:rsid w:val="00A92295"/>
    <w:rsid w:val="00A92416"/>
    <w:rsid w:val="00A92799"/>
    <w:rsid w:val="00A927C6"/>
    <w:rsid w:val="00A92884"/>
    <w:rsid w:val="00A92C04"/>
    <w:rsid w:val="00A92C49"/>
    <w:rsid w:val="00A92D56"/>
    <w:rsid w:val="00A92DDC"/>
    <w:rsid w:val="00A92E6C"/>
    <w:rsid w:val="00A92E7C"/>
    <w:rsid w:val="00A93055"/>
    <w:rsid w:val="00A93106"/>
    <w:rsid w:val="00A93616"/>
    <w:rsid w:val="00A93B92"/>
    <w:rsid w:val="00A93F93"/>
    <w:rsid w:val="00A93FF6"/>
    <w:rsid w:val="00A943B2"/>
    <w:rsid w:val="00A947F9"/>
    <w:rsid w:val="00A948A5"/>
    <w:rsid w:val="00A948AB"/>
    <w:rsid w:val="00A94B06"/>
    <w:rsid w:val="00A94CF1"/>
    <w:rsid w:val="00A94ECA"/>
    <w:rsid w:val="00A94F88"/>
    <w:rsid w:val="00A950E4"/>
    <w:rsid w:val="00A953F7"/>
    <w:rsid w:val="00A9555F"/>
    <w:rsid w:val="00A956E9"/>
    <w:rsid w:val="00A95996"/>
    <w:rsid w:val="00A959BF"/>
    <w:rsid w:val="00A959D1"/>
    <w:rsid w:val="00A95D21"/>
    <w:rsid w:val="00A963AF"/>
    <w:rsid w:val="00A96791"/>
    <w:rsid w:val="00A969DB"/>
    <w:rsid w:val="00A96CB1"/>
    <w:rsid w:val="00A96E16"/>
    <w:rsid w:val="00A9726E"/>
    <w:rsid w:val="00A97277"/>
    <w:rsid w:val="00A972B2"/>
    <w:rsid w:val="00A97508"/>
    <w:rsid w:val="00A977E0"/>
    <w:rsid w:val="00A97AE6"/>
    <w:rsid w:val="00A97CA0"/>
    <w:rsid w:val="00A97DD9"/>
    <w:rsid w:val="00A97EF4"/>
    <w:rsid w:val="00AA0366"/>
    <w:rsid w:val="00AA0841"/>
    <w:rsid w:val="00AA0858"/>
    <w:rsid w:val="00AA0C5E"/>
    <w:rsid w:val="00AA106F"/>
    <w:rsid w:val="00AA10AA"/>
    <w:rsid w:val="00AA1316"/>
    <w:rsid w:val="00AA1862"/>
    <w:rsid w:val="00AA1C0D"/>
    <w:rsid w:val="00AA1CEE"/>
    <w:rsid w:val="00AA1D20"/>
    <w:rsid w:val="00AA2178"/>
    <w:rsid w:val="00AA2412"/>
    <w:rsid w:val="00AA2562"/>
    <w:rsid w:val="00AA2921"/>
    <w:rsid w:val="00AA2AAC"/>
    <w:rsid w:val="00AA2E09"/>
    <w:rsid w:val="00AA2FBE"/>
    <w:rsid w:val="00AA3465"/>
    <w:rsid w:val="00AA34B7"/>
    <w:rsid w:val="00AA3677"/>
    <w:rsid w:val="00AA3D6C"/>
    <w:rsid w:val="00AA3D8C"/>
    <w:rsid w:val="00AA3F16"/>
    <w:rsid w:val="00AA40E5"/>
    <w:rsid w:val="00AA47D1"/>
    <w:rsid w:val="00AA4C06"/>
    <w:rsid w:val="00AA4DD8"/>
    <w:rsid w:val="00AA4F7F"/>
    <w:rsid w:val="00AA5008"/>
    <w:rsid w:val="00AA57B4"/>
    <w:rsid w:val="00AA5B1E"/>
    <w:rsid w:val="00AA5BAF"/>
    <w:rsid w:val="00AA5DE6"/>
    <w:rsid w:val="00AA690E"/>
    <w:rsid w:val="00AA6B87"/>
    <w:rsid w:val="00AA6C03"/>
    <w:rsid w:val="00AA6C40"/>
    <w:rsid w:val="00AA6F13"/>
    <w:rsid w:val="00AA714B"/>
    <w:rsid w:val="00AA729E"/>
    <w:rsid w:val="00AA7613"/>
    <w:rsid w:val="00AA77CC"/>
    <w:rsid w:val="00AA7AEE"/>
    <w:rsid w:val="00AA7EB6"/>
    <w:rsid w:val="00AB0011"/>
    <w:rsid w:val="00AB0118"/>
    <w:rsid w:val="00AB015E"/>
    <w:rsid w:val="00AB056D"/>
    <w:rsid w:val="00AB0860"/>
    <w:rsid w:val="00AB0887"/>
    <w:rsid w:val="00AB0945"/>
    <w:rsid w:val="00AB0AE6"/>
    <w:rsid w:val="00AB0CFA"/>
    <w:rsid w:val="00AB0D04"/>
    <w:rsid w:val="00AB1BD6"/>
    <w:rsid w:val="00AB215D"/>
    <w:rsid w:val="00AB2F96"/>
    <w:rsid w:val="00AB3154"/>
    <w:rsid w:val="00AB31F1"/>
    <w:rsid w:val="00AB3532"/>
    <w:rsid w:val="00AB3D79"/>
    <w:rsid w:val="00AB3E28"/>
    <w:rsid w:val="00AB400C"/>
    <w:rsid w:val="00AB404B"/>
    <w:rsid w:val="00AB4A8E"/>
    <w:rsid w:val="00AB4ACB"/>
    <w:rsid w:val="00AB59C0"/>
    <w:rsid w:val="00AB5A17"/>
    <w:rsid w:val="00AB5D2B"/>
    <w:rsid w:val="00AB5D59"/>
    <w:rsid w:val="00AB625E"/>
    <w:rsid w:val="00AB66C7"/>
    <w:rsid w:val="00AB6A6C"/>
    <w:rsid w:val="00AB716E"/>
    <w:rsid w:val="00AB7E95"/>
    <w:rsid w:val="00AC0415"/>
    <w:rsid w:val="00AC04F1"/>
    <w:rsid w:val="00AC0677"/>
    <w:rsid w:val="00AC08B3"/>
    <w:rsid w:val="00AC0DDA"/>
    <w:rsid w:val="00AC0FF3"/>
    <w:rsid w:val="00AC1222"/>
    <w:rsid w:val="00AC1462"/>
    <w:rsid w:val="00AC1638"/>
    <w:rsid w:val="00AC176F"/>
    <w:rsid w:val="00AC17C3"/>
    <w:rsid w:val="00AC1AF1"/>
    <w:rsid w:val="00AC1BB0"/>
    <w:rsid w:val="00AC1C4C"/>
    <w:rsid w:val="00AC217F"/>
    <w:rsid w:val="00AC230F"/>
    <w:rsid w:val="00AC237D"/>
    <w:rsid w:val="00AC2700"/>
    <w:rsid w:val="00AC2BA6"/>
    <w:rsid w:val="00AC3442"/>
    <w:rsid w:val="00AC36BD"/>
    <w:rsid w:val="00AC3A6B"/>
    <w:rsid w:val="00AC435A"/>
    <w:rsid w:val="00AC4539"/>
    <w:rsid w:val="00AC45E3"/>
    <w:rsid w:val="00AC49B8"/>
    <w:rsid w:val="00AC4D37"/>
    <w:rsid w:val="00AC5355"/>
    <w:rsid w:val="00AC557D"/>
    <w:rsid w:val="00AC569F"/>
    <w:rsid w:val="00AC5785"/>
    <w:rsid w:val="00AC597B"/>
    <w:rsid w:val="00AC5984"/>
    <w:rsid w:val="00AC5BDE"/>
    <w:rsid w:val="00AC63A7"/>
    <w:rsid w:val="00AC6450"/>
    <w:rsid w:val="00AC64F4"/>
    <w:rsid w:val="00AC6550"/>
    <w:rsid w:val="00AC661D"/>
    <w:rsid w:val="00AC6862"/>
    <w:rsid w:val="00AC68A8"/>
    <w:rsid w:val="00AC6D6C"/>
    <w:rsid w:val="00AC71F8"/>
    <w:rsid w:val="00AC736C"/>
    <w:rsid w:val="00AC7719"/>
    <w:rsid w:val="00AC77A3"/>
    <w:rsid w:val="00AC77B7"/>
    <w:rsid w:val="00AC7884"/>
    <w:rsid w:val="00AC7F9F"/>
    <w:rsid w:val="00AD05F1"/>
    <w:rsid w:val="00AD08D7"/>
    <w:rsid w:val="00AD09B5"/>
    <w:rsid w:val="00AD0AF7"/>
    <w:rsid w:val="00AD0C45"/>
    <w:rsid w:val="00AD0F74"/>
    <w:rsid w:val="00AD12F9"/>
    <w:rsid w:val="00AD1323"/>
    <w:rsid w:val="00AD1744"/>
    <w:rsid w:val="00AD1775"/>
    <w:rsid w:val="00AD19CD"/>
    <w:rsid w:val="00AD1A09"/>
    <w:rsid w:val="00AD1CF6"/>
    <w:rsid w:val="00AD1DD8"/>
    <w:rsid w:val="00AD20AE"/>
    <w:rsid w:val="00AD21A2"/>
    <w:rsid w:val="00AD2530"/>
    <w:rsid w:val="00AD2545"/>
    <w:rsid w:val="00AD27E1"/>
    <w:rsid w:val="00AD292C"/>
    <w:rsid w:val="00AD2E1A"/>
    <w:rsid w:val="00AD302A"/>
    <w:rsid w:val="00AD33A2"/>
    <w:rsid w:val="00AD3663"/>
    <w:rsid w:val="00AD37A7"/>
    <w:rsid w:val="00AD37BB"/>
    <w:rsid w:val="00AD3C4E"/>
    <w:rsid w:val="00AD4522"/>
    <w:rsid w:val="00AD4931"/>
    <w:rsid w:val="00AD4B9F"/>
    <w:rsid w:val="00AD4CDE"/>
    <w:rsid w:val="00AD4E9E"/>
    <w:rsid w:val="00AD4EF4"/>
    <w:rsid w:val="00AD4FAA"/>
    <w:rsid w:val="00AD5249"/>
    <w:rsid w:val="00AD533F"/>
    <w:rsid w:val="00AD5629"/>
    <w:rsid w:val="00AD6028"/>
    <w:rsid w:val="00AD6090"/>
    <w:rsid w:val="00AD65ED"/>
    <w:rsid w:val="00AD681A"/>
    <w:rsid w:val="00AD68E3"/>
    <w:rsid w:val="00AD6A43"/>
    <w:rsid w:val="00AD6C4C"/>
    <w:rsid w:val="00AD6E2F"/>
    <w:rsid w:val="00AD6FB8"/>
    <w:rsid w:val="00AD71BD"/>
    <w:rsid w:val="00AD726F"/>
    <w:rsid w:val="00AD75D1"/>
    <w:rsid w:val="00AD7C50"/>
    <w:rsid w:val="00AD7E7C"/>
    <w:rsid w:val="00AE01D3"/>
    <w:rsid w:val="00AE0339"/>
    <w:rsid w:val="00AE03BE"/>
    <w:rsid w:val="00AE0433"/>
    <w:rsid w:val="00AE0AD9"/>
    <w:rsid w:val="00AE1515"/>
    <w:rsid w:val="00AE173B"/>
    <w:rsid w:val="00AE19DA"/>
    <w:rsid w:val="00AE1F8A"/>
    <w:rsid w:val="00AE22AD"/>
    <w:rsid w:val="00AE23D0"/>
    <w:rsid w:val="00AE244E"/>
    <w:rsid w:val="00AE2607"/>
    <w:rsid w:val="00AE2A7B"/>
    <w:rsid w:val="00AE2FB4"/>
    <w:rsid w:val="00AE311E"/>
    <w:rsid w:val="00AE32D7"/>
    <w:rsid w:val="00AE3324"/>
    <w:rsid w:val="00AE34F6"/>
    <w:rsid w:val="00AE365A"/>
    <w:rsid w:val="00AE37E9"/>
    <w:rsid w:val="00AE3A58"/>
    <w:rsid w:val="00AE3F6F"/>
    <w:rsid w:val="00AE4221"/>
    <w:rsid w:val="00AE422E"/>
    <w:rsid w:val="00AE4233"/>
    <w:rsid w:val="00AE4548"/>
    <w:rsid w:val="00AE546F"/>
    <w:rsid w:val="00AE57CC"/>
    <w:rsid w:val="00AE6056"/>
    <w:rsid w:val="00AE62D5"/>
    <w:rsid w:val="00AE66F9"/>
    <w:rsid w:val="00AE6757"/>
    <w:rsid w:val="00AE68DA"/>
    <w:rsid w:val="00AE6EF4"/>
    <w:rsid w:val="00AE6F68"/>
    <w:rsid w:val="00AE6F76"/>
    <w:rsid w:val="00AE738D"/>
    <w:rsid w:val="00AE7432"/>
    <w:rsid w:val="00AE74EC"/>
    <w:rsid w:val="00AE775B"/>
    <w:rsid w:val="00AE7851"/>
    <w:rsid w:val="00AE7A33"/>
    <w:rsid w:val="00AE7CCA"/>
    <w:rsid w:val="00AE7E33"/>
    <w:rsid w:val="00AE7F9C"/>
    <w:rsid w:val="00AF0450"/>
    <w:rsid w:val="00AF04D5"/>
    <w:rsid w:val="00AF059C"/>
    <w:rsid w:val="00AF074D"/>
    <w:rsid w:val="00AF07EC"/>
    <w:rsid w:val="00AF1039"/>
    <w:rsid w:val="00AF1633"/>
    <w:rsid w:val="00AF18D6"/>
    <w:rsid w:val="00AF1CBB"/>
    <w:rsid w:val="00AF1DB1"/>
    <w:rsid w:val="00AF1FDF"/>
    <w:rsid w:val="00AF22ED"/>
    <w:rsid w:val="00AF249C"/>
    <w:rsid w:val="00AF27F8"/>
    <w:rsid w:val="00AF28DC"/>
    <w:rsid w:val="00AF2A61"/>
    <w:rsid w:val="00AF2CC1"/>
    <w:rsid w:val="00AF3085"/>
    <w:rsid w:val="00AF3200"/>
    <w:rsid w:val="00AF3774"/>
    <w:rsid w:val="00AF38A2"/>
    <w:rsid w:val="00AF3987"/>
    <w:rsid w:val="00AF39D2"/>
    <w:rsid w:val="00AF3A2B"/>
    <w:rsid w:val="00AF3CE6"/>
    <w:rsid w:val="00AF43A5"/>
    <w:rsid w:val="00AF4414"/>
    <w:rsid w:val="00AF44F8"/>
    <w:rsid w:val="00AF4A73"/>
    <w:rsid w:val="00AF4B84"/>
    <w:rsid w:val="00AF5233"/>
    <w:rsid w:val="00AF586E"/>
    <w:rsid w:val="00AF5894"/>
    <w:rsid w:val="00AF5A45"/>
    <w:rsid w:val="00AF5B31"/>
    <w:rsid w:val="00AF5C10"/>
    <w:rsid w:val="00AF60CF"/>
    <w:rsid w:val="00AF61F9"/>
    <w:rsid w:val="00AF698D"/>
    <w:rsid w:val="00AF6BBC"/>
    <w:rsid w:val="00AF6C0D"/>
    <w:rsid w:val="00AF6D0F"/>
    <w:rsid w:val="00AF6D67"/>
    <w:rsid w:val="00AF6DFD"/>
    <w:rsid w:val="00AF6E89"/>
    <w:rsid w:val="00AF6E9C"/>
    <w:rsid w:val="00AF703B"/>
    <w:rsid w:val="00AF714C"/>
    <w:rsid w:val="00AF71AF"/>
    <w:rsid w:val="00AF770D"/>
    <w:rsid w:val="00AF7B14"/>
    <w:rsid w:val="00AF7D61"/>
    <w:rsid w:val="00B00171"/>
    <w:rsid w:val="00B00479"/>
    <w:rsid w:val="00B00715"/>
    <w:rsid w:val="00B00871"/>
    <w:rsid w:val="00B00DA4"/>
    <w:rsid w:val="00B0182D"/>
    <w:rsid w:val="00B01AA8"/>
    <w:rsid w:val="00B01B12"/>
    <w:rsid w:val="00B01BD8"/>
    <w:rsid w:val="00B01DED"/>
    <w:rsid w:val="00B01F31"/>
    <w:rsid w:val="00B0245C"/>
    <w:rsid w:val="00B028C0"/>
    <w:rsid w:val="00B028E8"/>
    <w:rsid w:val="00B028EC"/>
    <w:rsid w:val="00B02926"/>
    <w:rsid w:val="00B029E6"/>
    <w:rsid w:val="00B02EDA"/>
    <w:rsid w:val="00B02F49"/>
    <w:rsid w:val="00B0336E"/>
    <w:rsid w:val="00B033B9"/>
    <w:rsid w:val="00B0340D"/>
    <w:rsid w:val="00B03ABF"/>
    <w:rsid w:val="00B03CDA"/>
    <w:rsid w:val="00B03E6E"/>
    <w:rsid w:val="00B0436B"/>
    <w:rsid w:val="00B045FD"/>
    <w:rsid w:val="00B046D6"/>
    <w:rsid w:val="00B0495F"/>
    <w:rsid w:val="00B04AB2"/>
    <w:rsid w:val="00B04CA5"/>
    <w:rsid w:val="00B050B8"/>
    <w:rsid w:val="00B05236"/>
    <w:rsid w:val="00B053CA"/>
    <w:rsid w:val="00B0544D"/>
    <w:rsid w:val="00B0545B"/>
    <w:rsid w:val="00B06539"/>
    <w:rsid w:val="00B07212"/>
    <w:rsid w:val="00B076E5"/>
    <w:rsid w:val="00B077A5"/>
    <w:rsid w:val="00B07D3D"/>
    <w:rsid w:val="00B07D9E"/>
    <w:rsid w:val="00B07DA5"/>
    <w:rsid w:val="00B07E59"/>
    <w:rsid w:val="00B105E7"/>
    <w:rsid w:val="00B1082B"/>
    <w:rsid w:val="00B10BA3"/>
    <w:rsid w:val="00B10BBF"/>
    <w:rsid w:val="00B10D1D"/>
    <w:rsid w:val="00B10DCA"/>
    <w:rsid w:val="00B10E0B"/>
    <w:rsid w:val="00B10EB7"/>
    <w:rsid w:val="00B115D0"/>
    <w:rsid w:val="00B1188A"/>
    <w:rsid w:val="00B11943"/>
    <w:rsid w:val="00B11A49"/>
    <w:rsid w:val="00B11AFB"/>
    <w:rsid w:val="00B11DCC"/>
    <w:rsid w:val="00B11E6F"/>
    <w:rsid w:val="00B11ECC"/>
    <w:rsid w:val="00B11ECD"/>
    <w:rsid w:val="00B120B6"/>
    <w:rsid w:val="00B125AD"/>
    <w:rsid w:val="00B12731"/>
    <w:rsid w:val="00B1274D"/>
    <w:rsid w:val="00B127DE"/>
    <w:rsid w:val="00B1281C"/>
    <w:rsid w:val="00B1296A"/>
    <w:rsid w:val="00B12DFD"/>
    <w:rsid w:val="00B12E58"/>
    <w:rsid w:val="00B132BB"/>
    <w:rsid w:val="00B135A2"/>
    <w:rsid w:val="00B13847"/>
    <w:rsid w:val="00B1386D"/>
    <w:rsid w:val="00B13AC1"/>
    <w:rsid w:val="00B13D45"/>
    <w:rsid w:val="00B13DC7"/>
    <w:rsid w:val="00B13E26"/>
    <w:rsid w:val="00B14476"/>
    <w:rsid w:val="00B1453A"/>
    <w:rsid w:val="00B14755"/>
    <w:rsid w:val="00B14919"/>
    <w:rsid w:val="00B151D5"/>
    <w:rsid w:val="00B152DC"/>
    <w:rsid w:val="00B155D0"/>
    <w:rsid w:val="00B156D2"/>
    <w:rsid w:val="00B15934"/>
    <w:rsid w:val="00B15987"/>
    <w:rsid w:val="00B15B78"/>
    <w:rsid w:val="00B15BBB"/>
    <w:rsid w:val="00B15D5A"/>
    <w:rsid w:val="00B16062"/>
    <w:rsid w:val="00B16076"/>
    <w:rsid w:val="00B162B5"/>
    <w:rsid w:val="00B16664"/>
    <w:rsid w:val="00B170AE"/>
    <w:rsid w:val="00B173D6"/>
    <w:rsid w:val="00B1763A"/>
    <w:rsid w:val="00B1782E"/>
    <w:rsid w:val="00B17840"/>
    <w:rsid w:val="00B17A4A"/>
    <w:rsid w:val="00B17B37"/>
    <w:rsid w:val="00B17E0E"/>
    <w:rsid w:val="00B2000F"/>
    <w:rsid w:val="00B20134"/>
    <w:rsid w:val="00B20CE9"/>
    <w:rsid w:val="00B20E40"/>
    <w:rsid w:val="00B211C8"/>
    <w:rsid w:val="00B21423"/>
    <w:rsid w:val="00B21752"/>
    <w:rsid w:val="00B21A96"/>
    <w:rsid w:val="00B21D70"/>
    <w:rsid w:val="00B225F0"/>
    <w:rsid w:val="00B228D6"/>
    <w:rsid w:val="00B22AA0"/>
    <w:rsid w:val="00B22B0B"/>
    <w:rsid w:val="00B22B1F"/>
    <w:rsid w:val="00B22C8C"/>
    <w:rsid w:val="00B22E16"/>
    <w:rsid w:val="00B2310B"/>
    <w:rsid w:val="00B2379E"/>
    <w:rsid w:val="00B238DC"/>
    <w:rsid w:val="00B23A62"/>
    <w:rsid w:val="00B23BF2"/>
    <w:rsid w:val="00B23F1B"/>
    <w:rsid w:val="00B23F65"/>
    <w:rsid w:val="00B241D4"/>
    <w:rsid w:val="00B24302"/>
    <w:rsid w:val="00B24548"/>
    <w:rsid w:val="00B246A1"/>
    <w:rsid w:val="00B24700"/>
    <w:rsid w:val="00B25641"/>
    <w:rsid w:val="00B256A1"/>
    <w:rsid w:val="00B2598B"/>
    <w:rsid w:val="00B25ACC"/>
    <w:rsid w:val="00B25AE9"/>
    <w:rsid w:val="00B25C06"/>
    <w:rsid w:val="00B25CED"/>
    <w:rsid w:val="00B262FD"/>
    <w:rsid w:val="00B2638D"/>
    <w:rsid w:val="00B263A6"/>
    <w:rsid w:val="00B26AB8"/>
    <w:rsid w:val="00B26B12"/>
    <w:rsid w:val="00B26B79"/>
    <w:rsid w:val="00B26CEB"/>
    <w:rsid w:val="00B275D8"/>
    <w:rsid w:val="00B27641"/>
    <w:rsid w:val="00B27863"/>
    <w:rsid w:val="00B27CD6"/>
    <w:rsid w:val="00B27E28"/>
    <w:rsid w:val="00B27EEA"/>
    <w:rsid w:val="00B27FC8"/>
    <w:rsid w:val="00B30283"/>
    <w:rsid w:val="00B30300"/>
    <w:rsid w:val="00B308B2"/>
    <w:rsid w:val="00B30A22"/>
    <w:rsid w:val="00B310C1"/>
    <w:rsid w:val="00B3129A"/>
    <w:rsid w:val="00B31310"/>
    <w:rsid w:val="00B3158E"/>
    <w:rsid w:val="00B31639"/>
    <w:rsid w:val="00B31670"/>
    <w:rsid w:val="00B319B0"/>
    <w:rsid w:val="00B31AAE"/>
    <w:rsid w:val="00B320C1"/>
    <w:rsid w:val="00B323D7"/>
    <w:rsid w:val="00B325C0"/>
    <w:rsid w:val="00B325DC"/>
    <w:rsid w:val="00B326C2"/>
    <w:rsid w:val="00B32BFA"/>
    <w:rsid w:val="00B32FC8"/>
    <w:rsid w:val="00B33146"/>
    <w:rsid w:val="00B3316A"/>
    <w:rsid w:val="00B331C5"/>
    <w:rsid w:val="00B3360D"/>
    <w:rsid w:val="00B336B0"/>
    <w:rsid w:val="00B337F9"/>
    <w:rsid w:val="00B33A82"/>
    <w:rsid w:val="00B33DC7"/>
    <w:rsid w:val="00B340D1"/>
    <w:rsid w:val="00B340D9"/>
    <w:rsid w:val="00B34137"/>
    <w:rsid w:val="00B341C6"/>
    <w:rsid w:val="00B3479F"/>
    <w:rsid w:val="00B34997"/>
    <w:rsid w:val="00B34AF1"/>
    <w:rsid w:val="00B34B1C"/>
    <w:rsid w:val="00B34EAE"/>
    <w:rsid w:val="00B35047"/>
    <w:rsid w:val="00B351FD"/>
    <w:rsid w:val="00B35427"/>
    <w:rsid w:val="00B358C7"/>
    <w:rsid w:val="00B35E99"/>
    <w:rsid w:val="00B35FEB"/>
    <w:rsid w:val="00B362B0"/>
    <w:rsid w:val="00B3633D"/>
    <w:rsid w:val="00B36702"/>
    <w:rsid w:val="00B369F9"/>
    <w:rsid w:val="00B36EDF"/>
    <w:rsid w:val="00B37416"/>
    <w:rsid w:val="00B37477"/>
    <w:rsid w:val="00B37517"/>
    <w:rsid w:val="00B3754F"/>
    <w:rsid w:val="00B37A7B"/>
    <w:rsid w:val="00B37BD0"/>
    <w:rsid w:val="00B37DEA"/>
    <w:rsid w:val="00B4007F"/>
    <w:rsid w:val="00B40099"/>
    <w:rsid w:val="00B40213"/>
    <w:rsid w:val="00B4024D"/>
    <w:rsid w:val="00B40437"/>
    <w:rsid w:val="00B4089D"/>
    <w:rsid w:val="00B40A4B"/>
    <w:rsid w:val="00B40C2B"/>
    <w:rsid w:val="00B4100E"/>
    <w:rsid w:val="00B416B0"/>
    <w:rsid w:val="00B41791"/>
    <w:rsid w:val="00B41C00"/>
    <w:rsid w:val="00B41E59"/>
    <w:rsid w:val="00B42152"/>
    <w:rsid w:val="00B42228"/>
    <w:rsid w:val="00B42260"/>
    <w:rsid w:val="00B42331"/>
    <w:rsid w:val="00B4243B"/>
    <w:rsid w:val="00B4257D"/>
    <w:rsid w:val="00B426F5"/>
    <w:rsid w:val="00B42EF4"/>
    <w:rsid w:val="00B42FF9"/>
    <w:rsid w:val="00B4322B"/>
    <w:rsid w:val="00B43573"/>
    <w:rsid w:val="00B43620"/>
    <w:rsid w:val="00B4414E"/>
    <w:rsid w:val="00B4417F"/>
    <w:rsid w:val="00B441BA"/>
    <w:rsid w:val="00B44634"/>
    <w:rsid w:val="00B44696"/>
    <w:rsid w:val="00B44EED"/>
    <w:rsid w:val="00B45011"/>
    <w:rsid w:val="00B45668"/>
    <w:rsid w:val="00B4591D"/>
    <w:rsid w:val="00B4608C"/>
    <w:rsid w:val="00B4648C"/>
    <w:rsid w:val="00B466B4"/>
    <w:rsid w:val="00B468D7"/>
    <w:rsid w:val="00B470CD"/>
    <w:rsid w:val="00B4713C"/>
    <w:rsid w:val="00B47899"/>
    <w:rsid w:val="00B479B3"/>
    <w:rsid w:val="00B479CF"/>
    <w:rsid w:val="00B47C32"/>
    <w:rsid w:val="00B5077B"/>
    <w:rsid w:val="00B50840"/>
    <w:rsid w:val="00B50927"/>
    <w:rsid w:val="00B509F4"/>
    <w:rsid w:val="00B50B25"/>
    <w:rsid w:val="00B50BA8"/>
    <w:rsid w:val="00B50C5A"/>
    <w:rsid w:val="00B50F7E"/>
    <w:rsid w:val="00B5111B"/>
    <w:rsid w:val="00B51844"/>
    <w:rsid w:val="00B518D4"/>
    <w:rsid w:val="00B51B9B"/>
    <w:rsid w:val="00B51C59"/>
    <w:rsid w:val="00B521FA"/>
    <w:rsid w:val="00B5221A"/>
    <w:rsid w:val="00B523C8"/>
    <w:rsid w:val="00B52BD7"/>
    <w:rsid w:val="00B530F5"/>
    <w:rsid w:val="00B53327"/>
    <w:rsid w:val="00B5343F"/>
    <w:rsid w:val="00B539EA"/>
    <w:rsid w:val="00B53B97"/>
    <w:rsid w:val="00B53BC5"/>
    <w:rsid w:val="00B53DEC"/>
    <w:rsid w:val="00B5419D"/>
    <w:rsid w:val="00B5459A"/>
    <w:rsid w:val="00B5464D"/>
    <w:rsid w:val="00B54667"/>
    <w:rsid w:val="00B54C52"/>
    <w:rsid w:val="00B54DDA"/>
    <w:rsid w:val="00B54EF4"/>
    <w:rsid w:val="00B5521F"/>
    <w:rsid w:val="00B5533A"/>
    <w:rsid w:val="00B555CB"/>
    <w:rsid w:val="00B55898"/>
    <w:rsid w:val="00B5596D"/>
    <w:rsid w:val="00B55D1E"/>
    <w:rsid w:val="00B55FB9"/>
    <w:rsid w:val="00B56036"/>
    <w:rsid w:val="00B562D5"/>
    <w:rsid w:val="00B5652F"/>
    <w:rsid w:val="00B566C4"/>
    <w:rsid w:val="00B567C6"/>
    <w:rsid w:val="00B56D9F"/>
    <w:rsid w:val="00B56DDC"/>
    <w:rsid w:val="00B56DFD"/>
    <w:rsid w:val="00B57162"/>
    <w:rsid w:val="00B57211"/>
    <w:rsid w:val="00B573E2"/>
    <w:rsid w:val="00B5768F"/>
    <w:rsid w:val="00B57A20"/>
    <w:rsid w:val="00B57A21"/>
    <w:rsid w:val="00B57EA2"/>
    <w:rsid w:val="00B60480"/>
    <w:rsid w:val="00B6052E"/>
    <w:rsid w:val="00B605CC"/>
    <w:rsid w:val="00B60610"/>
    <w:rsid w:val="00B6065D"/>
    <w:rsid w:val="00B60681"/>
    <w:rsid w:val="00B606B0"/>
    <w:rsid w:val="00B60706"/>
    <w:rsid w:val="00B6135B"/>
    <w:rsid w:val="00B616A3"/>
    <w:rsid w:val="00B617AD"/>
    <w:rsid w:val="00B61BAC"/>
    <w:rsid w:val="00B61D6F"/>
    <w:rsid w:val="00B61D70"/>
    <w:rsid w:val="00B61D8E"/>
    <w:rsid w:val="00B62321"/>
    <w:rsid w:val="00B62387"/>
    <w:rsid w:val="00B629E7"/>
    <w:rsid w:val="00B62BCD"/>
    <w:rsid w:val="00B62CA9"/>
    <w:rsid w:val="00B62DFD"/>
    <w:rsid w:val="00B62E98"/>
    <w:rsid w:val="00B63097"/>
    <w:rsid w:val="00B63562"/>
    <w:rsid w:val="00B635F1"/>
    <w:rsid w:val="00B6375C"/>
    <w:rsid w:val="00B637D2"/>
    <w:rsid w:val="00B63B86"/>
    <w:rsid w:val="00B63DC3"/>
    <w:rsid w:val="00B63F01"/>
    <w:rsid w:val="00B64014"/>
    <w:rsid w:val="00B640F0"/>
    <w:rsid w:val="00B6423A"/>
    <w:rsid w:val="00B64362"/>
    <w:rsid w:val="00B6439D"/>
    <w:rsid w:val="00B643AA"/>
    <w:rsid w:val="00B64755"/>
    <w:rsid w:val="00B64DC6"/>
    <w:rsid w:val="00B64F41"/>
    <w:rsid w:val="00B651A0"/>
    <w:rsid w:val="00B65327"/>
    <w:rsid w:val="00B6577F"/>
    <w:rsid w:val="00B67A59"/>
    <w:rsid w:val="00B67A96"/>
    <w:rsid w:val="00B67E67"/>
    <w:rsid w:val="00B67F4A"/>
    <w:rsid w:val="00B70077"/>
    <w:rsid w:val="00B700E6"/>
    <w:rsid w:val="00B70176"/>
    <w:rsid w:val="00B7042E"/>
    <w:rsid w:val="00B704DF"/>
    <w:rsid w:val="00B70A44"/>
    <w:rsid w:val="00B70ADD"/>
    <w:rsid w:val="00B70E45"/>
    <w:rsid w:val="00B71389"/>
    <w:rsid w:val="00B714AA"/>
    <w:rsid w:val="00B716B7"/>
    <w:rsid w:val="00B718F9"/>
    <w:rsid w:val="00B71DCD"/>
    <w:rsid w:val="00B71E51"/>
    <w:rsid w:val="00B7205D"/>
    <w:rsid w:val="00B7213F"/>
    <w:rsid w:val="00B721A1"/>
    <w:rsid w:val="00B722B1"/>
    <w:rsid w:val="00B72669"/>
    <w:rsid w:val="00B728C2"/>
    <w:rsid w:val="00B729A2"/>
    <w:rsid w:val="00B72A69"/>
    <w:rsid w:val="00B72A9E"/>
    <w:rsid w:val="00B72B77"/>
    <w:rsid w:val="00B72DC2"/>
    <w:rsid w:val="00B7410B"/>
    <w:rsid w:val="00B74731"/>
    <w:rsid w:val="00B747C3"/>
    <w:rsid w:val="00B74A97"/>
    <w:rsid w:val="00B74D36"/>
    <w:rsid w:val="00B74EA7"/>
    <w:rsid w:val="00B7537D"/>
    <w:rsid w:val="00B753C5"/>
    <w:rsid w:val="00B75702"/>
    <w:rsid w:val="00B75C45"/>
    <w:rsid w:val="00B763F1"/>
    <w:rsid w:val="00B7640F"/>
    <w:rsid w:val="00B76602"/>
    <w:rsid w:val="00B76AA9"/>
    <w:rsid w:val="00B76FD0"/>
    <w:rsid w:val="00B7713E"/>
    <w:rsid w:val="00B77166"/>
    <w:rsid w:val="00B773FE"/>
    <w:rsid w:val="00B775F4"/>
    <w:rsid w:val="00B77778"/>
    <w:rsid w:val="00B7781F"/>
    <w:rsid w:val="00B779CE"/>
    <w:rsid w:val="00B77AB0"/>
    <w:rsid w:val="00B77D2C"/>
    <w:rsid w:val="00B805A0"/>
    <w:rsid w:val="00B806B9"/>
    <w:rsid w:val="00B80872"/>
    <w:rsid w:val="00B809C3"/>
    <w:rsid w:val="00B80A58"/>
    <w:rsid w:val="00B80C09"/>
    <w:rsid w:val="00B80C4C"/>
    <w:rsid w:val="00B80D7B"/>
    <w:rsid w:val="00B80DFD"/>
    <w:rsid w:val="00B81095"/>
    <w:rsid w:val="00B816E7"/>
    <w:rsid w:val="00B81989"/>
    <w:rsid w:val="00B81E74"/>
    <w:rsid w:val="00B822D4"/>
    <w:rsid w:val="00B823BE"/>
    <w:rsid w:val="00B82465"/>
    <w:rsid w:val="00B825F5"/>
    <w:rsid w:val="00B82645"/>
    <w:rsid w:val="00B829F7"/>
    <w:rsid w:val="00B82E5B"/>
    <w:rsid w:val="00B82E94"/>
    <w:rsid w:val="00B82EDF"/>
    <w:rsid w:val="00B82F1D"/>
    <w:rsid w:val="00B834BE"/>
    <w:rsid w:val="00B83746"/>
    <w:rsid w:val="00B838A6"/>
    <w:rsid w:val="00B838DA"/>
    <w:rsid w:val="00B83955"/>
    <w:rsid w:val="00B83CC2"/>
    <w:rsid w:val="00B84287"/>
    <w:rsid w:val="00B8440E"/>
    <w:rsid w:val="00B84415"/>
    <w:rsid w:val="00B84BA0"/>
    <w:rsid w:val="00B84C86"/>
    <w:rsid w:val="00B84D4F"/>
    <w:rsid w:val="00B84E16"/>
    <w:rsid w:val="00B8524C"/>
    <w:rsid w:val="00B85566"/>
    <w:rsid w:val="00B85A49"/>
    <w:rsid w:val="00B85FFE"/>
    <w:rsid w:val="00B860CE"/>
    <w:rsid w:val="00B862F9"/>
    <w:rsid w:val="00B8646F"/>
    <w:rsid w:val="00B86635"/>
    <w:rsid w:val="00B86B41"/>
    <w:rsid w:val="00B86C8F"/>
    <w:rsid w:val="00B86D0B"/>
    <w:rsid w:val="00B86D86"/>
    <w:rsid w:val="00B86E28"/>
    <w:rsid w:val="00B86FF2"/>
    <w:rsid w:val="00B873AD"/>
    <w:rsid w:val="00B87B66"/>
    <w:rsid w:val="00B87CD9"/>
    <w:rsid w:val="00B87E03"/>
    <w:rsid w:val="00B9003E"/>
    <w:rsid w:val="00B900BB"/>
    <w:rsid w:val="00B90188"/>
    <w:rsid w:val="00B902E2"/>
    <w:rsid w:val="00B9063A"/>
    <w:rsid w:val="00B91401"/>
    <w:rsid w:val="00B915EB"/>
    <w:rsid w:val="00B91D0D"/>
    <w:rsid w:val="00B923B0"/>
    <w:rsid w:val="00B9299D"/>
    <w:rsid w:val="00B92BA2"/>
    <w:rsid w:val="00B92BEA"/>
    <w:rsid w:val="00B92C9F"/>
    <w:rsid w:val="00B92D3A"/>
    <w:rsid w:val="00B936C0"/>
    <w:rsid w:val="00B937E1"/>
    <w:rsid w:val="00B93B0C"/>
    <w:rsid w:val="00B93F56"/>
    <w:rsid w:val="00B93F72"/>
    <w:rsid w:val="00B94108"/>
    <w:rsid w:val="00B9439E"/>
    <w:rsid w:val="00B94985"/>
    <w:rsid w:val="00B949E6"/>
    <w:rsid w:val="00B9505C"/>
    <w:rsid w:val="00B95483"/>
    <w:rsid w:val="00B95776"/>
    <w:rsid w:val="00B959E3"/>
    <w:rsid w:val="00B95E04"/>
    <w:rsid w:val="00B96449"/>
    <w:rsid w:val="00B964A6"/>
    <w:rsid w:val="00B96C66"/>
    <w:rsid w:val="00B9703A"/>
    <w:rsid w:val="00B9705A"/>
    <w:rsid w:val="00B970DC"/>
    <w:rsid w:val="00B9713F"/>
    <w:rsid w:val="00B9736C"/>
    <w:rsid w:val="00B97665"/>
    <w:rsid w:val="00B97A1A"/>
    <w:rsid w:val="00B97C15"/>
    <w:rsid w:val="00BA01C0"/>
    <w:rsid w:val="00BA04A3"/>
    <w:rsid w:val="00BA07D6"/>
    <w:rsid w:val="00BA0845"/>
    <w:rsid w:val="00BA0B9A"/>
    <w:rsid w:val="00BA0BBD"/>
    <w:rsid w:val="00BA0DC8"/>
    <w:rsid w:val="00BA104A"/>
    <w:rsid w:val="00BA105F"/>
    <w:rsid w:val="00BA145B"/>
    <w:rsid w:val="00BA1529"/>
    <w:rsid w:val="00BA1744"/>
    <w:rsid w:val="00BA17A9"/>
    <w:rsid w:val="00BA1A48"/>
    <w:rsid w:val="00BA1B26"/>
    <w:rsid w:val="00BA1CC8"/>
    <w:rsid w:val="00BA1E8F"/>
    <w:rsid w:val="00BA1F9B"/>
    <w:rsid w:val="00BA239D"/>
    <w:rsid w:val="00BA23F6"/>
    <w:rsid w:val="00BA2464"/>
    <w:rsid w:val="00BA2583"/>
    <w:rsid w:val="00BA2ADE"/>
    <w:rsid w:val="00BA2B18"/>
    <w:rsid w:val="00BA2B1E"/>
    <w:rsid w:val="00BA2F13"/>
    <w:rsid w:val="00BA2F29"/>
    <w:rsid w:val="00BA2FF8"/>
    <w:rsid w:val="00BA311D"/>
    <w:rsid w:val="00BA3622"/>
    <w:rsid w:val="00BA3669"/>
    <w:rsid w:val="00BA3A8A"/>
    <w:rsid w:val="00BA3D1F"/>
    <w:rsid w:val="00BA4286"/>
    <w:rsid w:val="00BA428E"/>
    <w:rsid w:val="00BA4530"/>
    <w:rsid w:val="00BA4645"/>
    <w:rsid w:val="00BA46D2"/>
    <w:rsid w:val="00BA4975"/>
    <w:rsid w:val="00BA4A5D"/>
    <w:rsid w:val="00BA569E"/>
    <w:rsid w:val="00BA5718"/>
    <w:rsid w:val="00BA57DE"/>
    <w:rsid w:val="00BA5924"/>
    <w:rsid w:val="00BA595F"/>
    <w:rsid w:val="00BA5A15"/>
    <w:rsid w:val="00BA5C7D"/>
    <w:rsid w:val="00BA5FD6"/>
    <w:rsid w:val="00BA6097"/>
    <w:rsid w:val="00BA6289"/>
    <w:rsid w:val="00BA63A0"/>
    <w:rsid w:val="00BA63A4"/>
    <w:rsid w:val="00BA6435"/>
    <w:rsid w:val="00BA650F"/>
    <w:rsid w:val="00BA6796"/>
    <w:rsid w:val="00BA6911"/>
    <w:rsid w:val="00BA6A3E"/>
    <w:rsid w:val="00BA6B2E"/>
    <w:rsid w:val="00BA6B67"/>
    <w:rsid w:val="00BA7123"/>
    <w:rsid w:val="00BA7169"/>
    <w:rsid w:val="00BA79DE"/>
    <w:rsid w:val="00BA7A03"/>
    <w:rsid w:val="00BA7C71"/>
    <w:rsid w:val="00BA7EA0"/>
    <w:rsid w:val="00BB03E4"/>
    <w:rsid w:val="00BB0793"/>
    <w:rsid w:val="00BB0928"/>
    <w:rsid w:val="00BB0A1E"/>
    <w:rsid w:val="00BB0F17"/>
    <w:rsid w:val="00BB107B"/>
    <w:rsid w:val="00BB1108"/>
    <w:rsid w:val="00BB112C"/>
    <w:rsid w:val="00BB1633"/>
    <w:rsid w:val="00BB1964"/>
    <w:rsid w:val="00BB1BC5"/>
    <w:rsid w:val="00BB1C5F"/>
    <w:rsid w:val="00BB208C"/>
    <w:rsid w:val="00BB2752"/>
    <w:rsid w:val="00BB29CA"/>
    <w:rsid w:val="00BB2B23"/>
    <w:rsid w:val="00BB3121"/>
    <w:rsid w:val="00BB35DF"/>
    <w:rsid w:val="00BB3E17"/>
    <w:rsid w:val="00BB3F76"/>
    <w:rsid w:val="00BB4025"/>
    <w:rsid w:val="00BB417E"/>
    <w:rsid w:val="00BB41A1"/>
    <w:rsid w:val="00BB482A"/>
    <w:rsid w:val="00BB4880"/>
    <w:rsid w:val="00BB4CB9"/>
    <w:rsid w:val="00BB4EAE"/>
    <w:rsid w:val="00BB4EBD"/>
    <w:rsid w:val="00BB514D"/>
    <w:rsid w:val="00BB5828"/>
    <w:rsid w:val="00BB591F"/>
    <w:rsid w:val="00BB5B78"/>
    <w:rsid w:val="00BB5CB6"/>
    <w:rsid w:val="00BB5EE2"/>
    <w:rsid w:val="00BB60AF"/>
    <w:rsid w:val="00BB61EE"/>
    <w:rsid w:val="00BB6AB9"/>
    <w:rsid w:val="00BB709A"/>
    <w:rsid w:val="00BB7258"/>
    <w:rsid w:val="00BB78BF"/>
    <w:rsid w:val="00BB7934"/>
    <w:rsid w:val="00BB7C07"/>
    <w:rsid w:val="00BB7EF4"/>
    <w:rsid w:val="00BC0C3B"/>
    <w:rsid w:val="00BC1596"/>
    <w:rsid w:val="00BC198A"/>
    <w:rsid w:val="00BC1A42"/>
    <w:rsid w:val="00BC1D46"/>
    <w:rsid w:val="00BC2317"/>
    <w:rsid w:val="00BC23CD"/>
    <w:rsid w:val="00BC2532"/>
    <w:rsid w:val="00BC267E"/>
    <w:rsid w:val="00BC2B7A"/>
    <w:rsid w:val="00BC2F0C"/>
    <w:rsid w:val="00BC3086"/>
    <w:rsid w:val="00BC32D2"/>
    <w:rsid w:val="00BC3446"/>
    <w:rsid w:val="00BC3521"/>
    <w:rsid w:val="00BC35D0"/>
    <w:rsid w:val="00BC3BA0"/>
    <w:rsid w:val="00BC3C66"/>
    <w:rsid w:val="00BC3EC1"/>
    <w:rsid w:val="00BC3FA2"/>
    <w:rsid w:val="00BC4056"/>
    <w:rsid w:val="00BC4387"/>
    <w:rsid w:val="00BC470D"/>
    <w:rsid w:val="00BC4BE0"/>
    <w:rsid w:val="00BC4C44"/>
    <w:rsid w:val="00BC5239"/>
    <w:rsid w:val="00BC5271"/>
    <w:rsid w:val="00BC54EF"/>
    <w:rsid w:val="00BC562B"/>
    <w:rsid w:val="00BC59D4"/>
    <w:rsid w:val="00BC5C7C"/>
    <w:rsid w:val="00BC5D53"/>
    <w:rsid w:val="00BC67CC"/>
    <w:rsid w:val="00BC67E8"/>
    <w:rsid w:val="00BC6B45"/>
    <w:rsid w:val="00BC6F9F"/>
    <w:rsid w:val="00BC7020"/>
    <w:rsid w:val="00BC7CF9"/>
    <w:rsid w:val="00BD0233"/>
    <w:rsid w:val="00BD063A"/>
    <w:rsid w:val="00BD067B"/>
    <w:rsid w:val="00BD06C7"/>
    <w:rsid w:val="00BD0868"/>
    <w:rsid w:val="00BD0DC1"/>
    <w:rsid w:val="00BD1209"/>
    <w:rsid w:val="00BD1989"/>
    <w:rsid w:val="00BD1A30"/>
    <w:rsid w:val="00BD1DF6"/>
    <w:rsid w:val="00BD213D"/>
    <w:rsid w:val="00BD22DD"/>
    <w:rsid w:val="00BD263D"/>
    <w:rsid w:val="00BD2778"/>
    <w:rsid w:val="00BD27CD"/>
    <w:rsid w:val="00BD29A0"/>
    <w:rsid w:val="00BD2BC0"/>
    <w:rsid w:val="00BD2E14"/>
    <w:rsid w:val="00BD308C"/>
    <w:rsid w:val="00BD3614"/>
    <w:rsid w:val="00BD38CB"/>
    <w:rsid w:val="00BD4520"/>
    <w:rsid w:val="00BD45B5"/>
    <w:rsid w:val="00BD4675"/>
    <w:rsid w:val="00BD4F1B"/>
    <w:rsid w:val="00BD52C8"/>
    <w:rsid w:val="00BD539D"/>
    <w:rsid w:val="00BD5A03"/>
    <w:rsid w:val="00BD5C9F"/>
    <w:rsid w:val="00BD5CA6"/>
    <w:rsid w:val="00BD5E0E"/>
    <w:rsid w:val="00BD6510"/>
    <w:rsid w:val="00BD6804"/>
    <w:rsid w:val="00BD68E7"/>
    <w:rsid w:val="00BD692E"/>
    <w:rsid w:val="00BD6A9E"/>
    <w:rsid w:val="00BD7087"/>
    <w:rsid w:val="00BD7624"/>
    <w:rsid w:val="00BD7738"/>
    <w:rsid w:val="00BD7A2C"/>
    <w:rsid w:val="00BD7C30"/>
    <w:rsid w:val="00BD7C69"/>
    <w:rsid w:val="00BD7F79"/>
    <w:rsid w:val="00BD7FBE"/>
    <w:rsid w:val="00BE05D8"/>
    <w:rsid w:val="00BE0973"/>
    <w:rsid w:val="00BE0A63"/>
    <w:rsid w:val="00BE0B96"/>
    <w:rsid w:val="00BE0CA4"/>
    <w:rsid w:val="00BE0FE3"/>
    <w:rsid w:val="00BE12DA"/>
    <w:rsid w:val="00BE1469"/>
    <w:rsid w:val="00BE1755"/>
    <w:rsid w:val="00BE1B10"/>
    <w:rsid w:val="00BE1CFF"/>
    <w:rsid w:val="00BE1F4F"/>
    <w:rsid w:val="00BE1F79"/>
    <w:rsid w:val="00BE222F"/>
    <w:rsid w:val="00BE23FE"/>
    <w:rsid w:val="00BE2892"/>
    <w:rsid w:val="00BE2F6B"/>
    <w:rsid w:val="00BE30BB"/>
    <w:rsid w:val="00BE32C7"/>
    <w:rsid w:val="00BE3373"/>
    <w:rsid w:val="00BE34C9"/>
    <w:rsid w:val="00BE385E"/>
    <w:rsid w:val="00BE4178"/>
    <w:rsid w:val="00BE482E"/>
    <w:rsid w:val="00BE4A40"/>
    <w:rsid w:val="00BE5314"/>
    <w:rsid w:val="00BE5876"/>
    <w:rsid w:val="00BE5AAE"/>
    <w:rsid w:val="00BE63DA"/>
    <w:rsid w:val="00BE6445"/>
    <w:rsid w:val="00BE64ED"/>
    <w:rsid w:val="00BE670C"/>
    <w:rsid w:val="00BE6775"/>
    <w:rsid w:val="00BE6833"/>
    <w:rsid w:val="00BE695D"/>
    <w:rsid w:val="00BE6CC6"/>
    <w:rsid w:val="00BE6CE8"/>
    <w:rsid w:val="00BE7417"/>
    <w:rsid w:val="00BE74F7"/>
    <w:rsid w:val="00BE7672"/>
    <w:rsid w:val="00BE796B"/>
    <w:rsid w:val="00BF00D1"/>
    <w:rsid w:val="00BF0142"/>
    <w:rsid w:val="00BF06B1"/>
    <w:rsid w:val="00BF0842"/>
    <w:rsid w:val="00BF0A35"/>
    <w:rsid w:val="00BF0B06"/>
    <w:rsid w:val="00BF0DBC"/>
    <w:rsid w:val="00BF1011"/>
    <w:rsid w:val="00BF1195"/>
    <w:rsid w:val="00BF1201"/>
    <w:rsid w:val="00BF14BE"/>
    <w:rsid w:val="00BF1A87"/>
    <w:rsid w:val="00BF1E0D"/>
    <w:rsid w:val="00BF2664"/>
    <w:rsid w:val="00BF2668"/>
    <w:rsid w:val="00BF2797"/>
    <w:rsid w:val="00BF28D7"/>
    <w:rsid w:val="00BF2B05"/>
    <w:rsid w:val="00BF2D64"/>
    <w:rsid w:val="00BF2EF8"/>
    <w:rsid w:val="00BF2EF9"/>
    <w:rsid w:val="00BF301A"/>
    <w:rsid w:val="00BF3457"/>
    <w:rsid w:val="00BF3573"/>
    <w:rsid w:val="00BF3B8B"/>
    <w:rsid w:val="00BF3D7E"/>
    <w:rsid w:val="00BF3E68"/>
    <w:rsid w:val="00BF4037"/>
    <w:rsid w:val="00BF405D"/>
    <w:rsid w:val="00BF40B8"/>
    <w:rsid w:val="00BF45BD"/>
    <w:rsid w:val="00BF4714"/>
    <w:rsid w:val="00BF4858"/>
    <w:rsid w:val="00BF4AD6"/>
    <w:rsid w:val="00BF4D8C"/>
    <w:rsid w:val="00BF50E8"/>
    <w:rsid w:val="00BF5336"/>
    <w:rsid w:val="00BF5579"/>
    <w:rsid w:val="00BF5645"/>
    <w:rsid w:val="00BF59C3"/>
    <w:rsid w:val="00BF5C59"/>
    <w:rsid w:val="00BF5C81"/>
    <w:rsid w:val="00BF5D43"/>
    <w:rsid w:val="00BF5ED6"/>
    <w:rsid w:val="00BF613F"/>
    <w:rsid w:val="00BF6302"/>
    <w:rsid w:val="00BF64CF"/>
    <w:rsid w:val="00BF665D"/>
    <w:rsid w:val="00BF6E72"/>
    <w:rsid w:val="00BF756B"/>
    <w:rsid w:val="00BF78C6"/>
    <w:rsid w:val="00C00082"/>
    <w:rsid w:val="00C0060E"/>
    <w:rsid w:val="00C0087D"/>
    <w:rsid w:val="00C00B28"/>
    <w:rsid w:val="00C00F6C"/>
    <w:rsid w:val="00C0104F"/>
    <w:rsid w:val="00C012EC"/>
    <w:rsid w:val="00C0134E"/>
    <w:rsid w:val="00C01848"/>
    <w:rsid w:val="00C01A2E"/>
    <w:rsid w:val="00C01ADA"/>
    <w:rsid w:val="00C0247F"/>
    <w:rsid w:val="00C025DA"/>
    <w:rsid w:val="00C029EE"/>
    <w:rsid w:val="00C02AB4"/>
    <w:rsid w:val="00C02C6B"/>
    <w:rsid w:val="00C0328F"/>
    <w:rsid w:val="00C038EE"/>
    <w:rsid w:val="00C03939"/>
    <w:rsid w:val="00C03C14"/>
    <w:rsid w:val="00C03CD1"/>
    <w:rsid w:val="00C03F68"/>
    <w:rsid w:val="00C04093"/>
    <w:rsid w:val="00C0415D"/>
    <w:rsid w:val="00C04200"/>
    <w:rsid w:val="00C04493"/>
    <w:rsid w:val="00C045A3"/>
    <w:rsid w:val="00C045A5"/>
    <w:rsid w:val="00C046A8"/>
    <w:rsid w:val="00C04710"/>
    <w:rsid w:val="00C048C9"/>
    <w:rsid w:val="00C04CB2"/>
    <w:rsid w:val="00C04E0A"/>
    <w:rsid w:val="00C04E10"/>
    <w:rsid w:val="00C04EAD"/>
    <w:rsid w:val="00C04EC3"/>
    <w:rsid w:val="00C05463"/>
    <w:rsid w:val="00C0547C"/>
    <w:rsid w:val="00C0580C"/>
    <w:rsid w:val="00C059EA"/>
    <w:rsid w:val="00C06019"/>
    <w:rsid w:val="00C06083"/>
    <w:rsid w:val="00C06138"/>
    <w:rsid w:val="00C0615B"/>
    <w:rsid w:val="00C0626A"/>
    <w:rsid w:val="00C066C1"/>
    <w:rsid w:val="00C0698E"/>
    <w:rsid w:val="00C06EBE"/>
    <w:rsid w:val="00C06F2E"/>
    <w:rsid w:val="00C06F56"/>
    <w:rsid w:val="00C07255"/>
    <w:rsid w:val="00C07559"/>
    <w:rsid w:val="00C07970"/>
    <w:rsid w:val="00C07BB0"/>
    <w:rsid w:val="00C07BB7"/>
    <w:rsid w:val="00C07BBD"/>
    <w:rsid w:val="00C07E91"/>
    <w:rsid w:val="00C10147"/>
    <w:rsid w:val="00C10208"/>
    <w:rsid w:val="00C10228"/>
    <w:rsid w:val="00C106CF"/>
    <w:rsid w:val="00C108ED"/>
    <w:rsid w:val="00C10B97"/>
    <w:rsid w:val="00C116EC"/>
    <w:rsid w:val="00C11BA6"/>
    <w:rsid w:val="00C11BAD"/>
    <w:rsid w:val="00C11F16"/>
    <w:rsid w:val="00C11F34"/>
    <w:rsid w:val="00C1218C"/>
    <w:rsid w:val="00C12282"/>
    <w:rsid w:val="00C122FD"/>
    <w:rsid w:val="00C12340"/>
    <w:rsid w:val="00C1236D"/>
    <w:rsid w:val="00C12462"/>
    <w:rsid w:val="00C1249C"/>
    <w:rsid w:val="00C124AD"/>
    <w:rsid w:val="00C1274B"/>
    <w:rsid w:val="00C12A1B"/>
    <w:rsid w:val="00C12F31"/>
    <w:rsid w:val="00C1306A"/>
    <w:rsid w:val="00C130C8"/>
    <w:rsid w:val="00C1346A"/>
    <w:rsid w:val="00C137E0"/>
    <w:rsid w:val="00C14071"/>
    <w:rsid w:val="00C140DC"/>
    <w:rsid w:val="00C14139"/>
    <w:rsid w:val="00C1471E"/>
    <w:rsid w:val="00C14BCB"/>
    <w:rsid w:val="00C14BCC"/>
    <w:rsid w:val="00C14C8A"/>
    <w:rsid w:val="00C14EFF"/>
    <w:rsid w:val="00C15036"/>
    <w:rsid w:val="00C15480"/>
    <w:rsid w:val="00C15500"/>
    <w:rsid w:val="00C1569A"/>
    <w:rsid w:val="00C156A8"/>
    <w:rsid w:val="00C157A3"/>
    <w:rsid w:val="00C157F7"/>
    <w:rsid w:val="00C158B1"/>
    <w:rsid w:val="00C15937"/>
    <w:rsid w:val="00C15962"/>
    <w:rsid w:val="00C15AC5"/>
    <w:rsid w:val="00C15E2F"/>
    <w:rsid w:val="00C15E4F"/>
    <w:rsid w:val="00C16265"/>
    <w:rsid w:val="00C16407"/>
    <w:rsid w:val="00C17025"/>
    <w:rsid w:val="00C1741C"/>
    <w:rsid w:val="00C176DC"/>
    <w:rsid w:val="00C1783F"/>
    <w:rsid w:val="00C17C18"/>
    <w:rsid w:val="00C17FCE"/>
    <w:rsid w:val="00C202D6"/>
    <w:rsid w:val="00C204D9"/>
    <w:rsid w:val="00C20998"/>
    <w:rsid w:val="00C209BD"/>
    <w:rsid w:val="00C21022"/>
    <w:rsid w:val="00C21094"/>
    <w:rsid w:val="00C2117C"/>
    <w:rsid w:val="00C21193"/>
    <w:rsid w:val="00C21218"/>
    <w:rsid w:val="00C214F7"/>
    <w:rsid w:val="00C216DE"/>
    <w:rsid w:val="00C217CF"/>
    <w:rsid w:val="00C21AAE"/>
    <w:rsid w:val="00C21D9B"/>
    <w:rsid w:val="00C21E3B"/>
    <w:rsid w:val="00C221E1"/>
    <w:rsid w:val="00C2220E"/>
    <w:rsid w:val="00C2234B"/>
    <w:rsid w:val="00C22875"/>
    <w:rsid w:val="00C22C61"/>
    <w:rsid w:val="00C22DF7"/>
    <w:rsid w:val="00C23015"/>
    <w:rsid w:val="00C2311E"/>
    <w:rsid w:val="00C2317F"/>
    <w:rsid w:val="00C232AE"/>
    <w:rsid w:val="00C24074"/>
    <w:rsid w:val="00C24101"/>
    <w:rsid w:val="00C243B5"/>
    <w:rsid w:val="00C2485B"/>
    <w:rsid w:val="00C2487F"/>
    <w:rsid w:val="00C248CD"/>
    <w:rsid w:val="00C24C13"/>
    <w:rsid w:val="00C24E19"/>
    <w:rsid w:val="00C251F3"/>
    <w:rsid w:val="00C252BD"/>
    <w:rsid w:val="00C254F5"/>
    <w:rsid w:val="00C2561E"/>
    <w:rsid w:val="00C2564B"/>
    <w:rsid w:val="00C25713"/>
    <w:rsid w:val="00C25993"/>
    <w:rsid w:val="00C25F5A"/>
    <w:rsid w:val="00C26407"/>
    <w:rsid w:val="00C26551"/>
    <w:rsid w:val="00C265A8"/>
    <w:rsid w:val="00C265FC"/>
    <w:rsid w:val="00C26872"/>
    <w:rsid w:val="00C26977"/>
    <w:rsid w:val="00C26B32"/>
    <w:rsid w:val="00C26E8A"/>
    <w:rsid w:val="00C270F3"/>
    <w:rsid w:val="00C277F9"/>
    <w:rsid w:val="00C278AF"/>
    <w:rsid w:val="00C27905"/>
    <w:rsid w:val="00C27A2B"/>
    <w:rsid w:val="00C27ABC"/>
    <w:rsid w:val="00C27F2D"/>
    <w:rsid w:val="00C27F71"/>
    <w:rsid w:val="00C27FAE"/>
    <w:rsid w:val="00C300A2"/>
    <w:rsid w:val="00C30356"/>
    <w:rsid w:val="00C305E0"/>
    <w:rsid w:val="00C30768"/>
    <w:rsid w:val="00C3079B"/>
    <w:rsid w:val="00C308BA"/>
    <w:rsid w:val="00C3093A"/>
    <w:rsid w:val="00C30A0F"/>
    <w:rsid w:val="00C315AF"/>
    <w:rsid w:val="00C317B6"/>
    <w:rsid w:val="00C31AA8"/>
    <w:rsid w:val="00C31C10"/>
    <w:rsid w:val="00C320BB"/>
    <w:rsid w:val="00C3228E"/>
    <w:rsid w:val="00C323F1"/>
    <w:rsid w:val="00C32471"/>
    <w:rsid w:val="00C32BFF"/>
    <w:rsid w:val="00C32CC7"/>
    <w:rsid w:val="00C32D51"/>
    <w:rsid w:val="00C32EA9"/>
    <w:rsid w:val="00C3308A"/>
    <w:rsid w:val="00C331D7"/>
    <w:rsid w:val="00C332B6"/>
    <w:rsid w:val="00C334BA"/>
    <w:rsid w:val="00C33DB8"/>
    <w:rsid w:val="00C33F99"/>
    <w:rsid w:val="00C34089"/>
    <w:rsid w:val="00C345E5"/>
    <w:rsid w:val="00C34874"/>
    <w:rsid w:val="00C34C6F"/>
    <w:rsid w:val="00C354A5"/>
    <w:rsid w:val="00C35A54"/>
    <w:rsid w:val="00C35A62"/>
    <w:rsid w:val="00C35E64"/>
    <w:rsid w:val="00C36024"/>
    <w:rsid w:val="00C36213"/>
    <w:rsid w:val="00C365C1"/>
    <w:rsid w:val="00C366B2"/>
    <w:rsid w:val="00C37346"/>
    <w:rsid w:val="00C377F7"/>
    <w:rsid w:val="00C37FBC"/>
    <w:rsid w:val="00C400C2"/>
    <w:rsid w:val="00C4014F"/>
    <w:rsid w:val="00C40556"/>
    <w:rsid w:val="00C4075F"/>
    <w:rsid w:val="00C40893"/>
    <w:rsid w:val="00C409DE"/>
    <w:rsid w:val="00C40A36"/>
    <w:rsid w:val="00C40A5E"/>
    <w:rsid w:val="00C40C21"/>
    <w:rsid w:val="00C40C62"/>
    <w:rsid w:val="00C40F8B"/>
    <w:rsid w:val="00C41188"/>
    <w:rsid w:val="00C41215"/>
    <w:rsid w:val="00C41243"/>
    <w:rsid w:val="00C4126A"/>
    <w:rsid w:val="00C4146A"/>
    <w:rsid w:val="00C4165D"/>
    <w:rsid w:val="00C417DE"/>
    <w:rsid w:val="00C41BD7"/>
    <w:rsid w:val="00C41F5D"/>
    <w:rsid w:val="00C42432"/>
    <w:rsid w:val="00C4269B"/>
    <w:rsid w:val="00C4277C"/>
    <w:rsid w:val="00C428B8"/>
    <w:rsid w:val="00C42A25"/>
    <w:rsid w:val="00C42D1B"/>
    <w:rsid w:val="00C42F3A"/>
    <w:rsid w:val="00C42F4E"/>
    <w:rsid w:val="00C43AC9"/>
    <w:rsid w:val="00C43AD1"/>
    <w:rsid w:val="00C43C40"/>
    <w:rsid w:val="00C4476D"/>
    <w:rsid w:val="00C44C36"/>
    <w:rsid w:val="00C44DDA"/>
    <w:rsid w:val="00C455AF"/>
    <w:rsid w:val="00C45806"/>
    <w:rsid w:val="00C45A53"/>
    <w:rsid w:val="00C45ED1"/>
    <w:rsid w:val="00C45F14"/>
    <w:rsid w:val="00C4601F"/>
    <w:rsid w:val="00C463B5"/>
    <w:rsid w:val="00C46736"/>
    <w:rsid w:val="00C467DD"/>
    <w:rsid w:val="00C4687E"/>
    <w:rsid w:val="00C46906"/>
    <w:rsid w:val="00C46BB3"/>
    <w:rsid w:val="00C47002"/>
    <w:rsid w:val="00C471E2"/>
    <w:rsid w:val="00C47249"/>
    <w:rsid w:val="00C474F9"/>
    <w:rsid w:val="00C47E22"/>
    <w:rsid w:val="00C50556"/>
    <w:rsid w:val="00C506A5"/>
    <w:rsid w:val="00C50B3B"/>
    <w:rsid w:val="00C50BAE"/>
    <w:rsid w:val="00C511C3"/>
    <w:rsid w:val="00C51C44"/>
    <w:rsid w:val="00C51D64"/>
    <w:rsid w:val="00C5201C"/>
    <w:rsid w:val="00C523B0"/>
    <w:rsid w:val="00C52452"/>
    <w:rsid w:val="00C524C7"/>
    <w:rsid w:val="00C52736"/>
    <w:rsid w:val="00C52A8C"/>
    <w:rsid w:val="00C52B31"/>
    <w:rsid w:val="00C52C48"/>
    <w:rsid w:val="00C52E2B"/>
    <w:rsid w:val="00C53176"/>
    <w:rsid w:val="00C531FD"/>
    <w:rsid w:val="00C53348"/>
    <w:rsid w:val="00C53F41"/>
    <w:rsid w:val="00C5439B"/>
    <w:rsid w:val="00C54455"/>
    <w:rsid w:val="00C54FE6"/>
    <w:rsid w:val="00C55273"/>
    <w:rsid w:val="00C553D3"/>
    <w:rsid w:val="00C55447"/>
    <w:rsid w:val="00C554D7"/>
    <w:rsid w:val="00C559F0"/>
    <w:rsid w:val="00C55E76"/>
    <w:rsid w:val="00C560B6"/>
    <w:rsid w:val="00C560CE"/>
    <w:rsid w:val="00C56565"/>
    <w:rsid w:val="00C56645"/>
    <w:rsid w:val="00C56AC3"/>
    <w:rsid w:val="00C56B4E"/>
    <w:rsid w:val="00C56B7F"/>
    <w:rsid w:val="00C56C85"/>
    <w:rsid w:val="00C578EB"/>
    <w:rsid w:val="00C57C2A"/>
    <w:rsid w:val="00C57CE1"/>
    <w:rsid w:val="00C57D46"/>
    <w:rsid w:val="00C605EB"/>
    <w:rsid w:val="00C60C56"/>
    <w:rsid w:val="00C612F7"/>
    <w:rsid w:val="00C614B0"/>
    <w:rsid w:val="00C615DB"/>
    <w:rsid w:val="00C61B97"/>
    <w:rsid w:val="00C61C3A"/>
    <w:rsid w:val="00C61F97"/>
    <w:rsid w:val="00C6218E"/>
    <w:rsid w:val="00C62614"/>
    <w:rsid w:val="00C6267F"/>
    <w:rsid w:val="00C6291C"/>
    <w:rsid w:val="00C629BE"/>
    <w:rsid w:val="00C62B0C"/>
    <w:rsid w:val="00C62C6C"/>
    <w:rsid w:val="00C62DBB"/>
    <w:rsid w:val="00C62F08"/>
    <w:rsid w:val="00C6300C"/>
    <w:rsid w:val="00C631B6"/>
    <w:rsid w:val="00C635EA"/>
    <w:rsid w:val="00C63D6F"/>
    <w:rsid w:val="00C63E05"/>
    <w:rsid w:val="00C64491"/>
    <w:rsid w:val="00C644FE"/>
    <w:rsid w:val="00C64562"/>
    <w:rsid w:val="00C64CAA"/>
    <w:rsid w:val="00C652C8"/>
    <w:rsid w:val="00C65DFF"/>
    <w:rsid w:val="00C65F3C"/>
    <w:rsid w:val="00C65FA2"/>
    <w:rsid w:val="00C661FF"/>
    <w:rsid w:val="00C66279"/>
    <w:rsid w:val="00C662BE"/>
    <w:rsid w:val="00C664EF"/>
    <w:rsid w:val="00C669E3"/>
    <w:rsid w:val="00C66AEC"/>
    <w:rsid w:val="00C66B0B"/>
    <w:rsid w:val="00C66C16"/>
    <w:rsid w:val="00C66D17"/>
    <w:rsid w:val="00C66F32"/>
    <w:rsid w:val="00C6706F"/>
    <w:rsid w:val="00C67403"/>
    <w:rsid w:val="00C67479"/>
    <w:rsid w:val="00C675CC"/>
    <w:rsid w:val="00C67A1A"/>
    <w:rsid w:val="00C67BF6"/>
    <w:rsid w:val="00C67F61"/>
    <w:rsid w:val="00C67F89"/>
    <w:rsid w:val="00C70331"/>
    <w:rsid w:val="00C706AE"/>
    <w:rsid w:val="00C706DC"/>
    <w:rsid w:val="00C708EA"/>
    <w:rsid w:val="00C70CDF"/>
    <w:rsid w:val="00C70EFE"/>
    <w:rsid w:val="00C711F5"/>
    <w:rsid w:val="00C7124E"/>
    <w:rsid w:val="00C71277"/>
    <w:rsid w:val="00C71710"/>
    <w:rsid w:val="00C718FA"/>
    <w:rsid w:val="00C71CE7"/>
    <w:rsid w:val="00C71ECD"/>
    <w:rsid w:val="00C7236C"/>
    <w:rsid w:val="00C725CD"/>
    <w:rsid w:val="00C7269E"/>
    <w:rsid w:val="00C72E47"/>
    <w:rsid w:val="00C73334"/>
    <w:rsid w:val="00C74087"/>
    <w:rsid w:val="00C7458C"/>
    <w:rsid w:val="00C74743"/>
    <w:rsid w:val="00C749D4"/>
    <w:rsid w:val="00C74E0C"/>
    <w:rsid w:val="00C74F27"/>
    <w:rsid w:val="00C74F37"/>
    <w:rsid w:val="00C7514D"/>
    <w:rsid w:val="00C75410"/>
    <w:rsid w:val="00C75470"/>
    <w:rsid w:val="00C757EE"/>
    <w:rsid w:val="00C758DD"/>
    <w:rsid w:val="00C75B2B"/>
    <w:rsid w:val="00C7620B"/>
    <w:rsid w:val="00C765FF"/>
    <w:rsid w:val="00C766C9"/>
    <w:rsid w:val="00C7677F"/>
    <w:rsid w:val="00C76E01"/>
    <w:rsid w:val="00C76F91"/>
    <w:rsid w:val="00C76FDA"/>
    <w:rsid w:val="00C77006"/>
    <w:rsid w:val="00C771A8"/>
    <w:rsid w:val="00C774A4"/>
    <w:rsid w:val="00C77CD6"/>
    <w:rsid w:val="00C77FDA"/>
    <w:rsid w:val="00C80047"/>
    <w:rsid w:val="00C80082"/>
    <w:rsid w:val="00C807E4"/>
    <w:rsid w:val="00C808D4"/>
    <w:rsid w:val="00C80A8B"/>
    <w:rsid w:val="00C80ADE"/>
    <w:rsid w:val="00C81176"/>
    <w:rsid w:val="00C811C1"/>
    <w:rsid w:val="00C813BF"/>
    <w:rsid w:val="00C815E5"/>
    <w:rsid w:val="00C818CF"/>
    <w:rsid w:val="00C81FA0"/>
    <w:rsid w:val="00C82131"/>
    <w:rsid w:val="00C82330"/>
    <w:rsid w:val="00C82601"/>
    <w:rsid w:val="00C82A55"/>
    <w:rsid w:val="00C82E53"/>
    <w:rsid w:val="00C833ED"/>
    <w:rsid w:val="00C8349E"/>
    <w:rsid w:val="00C834C0"/>
    <w:rsid w:val="00C834DE"/>
    <w:rsid w:val="00C8366B"/>
    <w:rsid w:val="00C8371D"/>
    <w:rsid w:val="00C83A58"/>
    <w:rsid w:val="00C83BE4"/>
    <w:rsid w:val="00C8416C"/>
    <w:rsid w:val="00C8435D"/>
    <w:rsid w:val="00C8443E"/>
    <w:rsid w:val="00C844F4"/>
    <w:rsid w:val="00C84632"/>
    <w:rsid w:val="00C84C42"/>
    <w:rsid w:val="00C84CB9"/>
    <w:rsid w:val="00C853BE"/>
    <w:rsid w:val="00C85447"/>
    <w:rsid w:val="00C85545"/>
    <w:rsid w:val="00C8593B"/>
    <w:rsid w:val="00C85D09"/>
    <w:rsid w:val="00C85D2D"/>
    <w:rsid w:val="00C85E75"/>
    <w:rsid w:val="00C86009"/>
    <w:rsid w:val="00C86377"/>
    <w:rsid w:val="00C8661A"/>
    <w:rsid w:val="00C8674B"/>
    <w:rsid w:val="00C86E1B"/>
    <w:rsid w:val="00C86E4F"/>
    <w:rsid w:val="00C870AE"/>
    <w:rsid w:val="00C87186"/>
    <w:rsid w:val="00C87261"/>
    <w:rsid w:val="00C87295"/>
    <w:rsid w:val="00C87699"/>
    <w:rsid w:val="00C87A88"/>
    <w:rsid w:val="00C87CC9"/>
    <w:rsid w:val="00C87F75"/>
    <w:rsid w:val="00C900D2"/>
    <w:rsid w:val="00C902A6"/>
    <w:rsid w:val="00C904F6"/>
    <w:rsid w:val="00C90532"/>
    <w:rsid w:val="00C907BE"/>
    <w:rsid w:val="00C90951"/>
    <w:rsid w:val="00C90C3A"/>
    <w:rsid w:val="00C90C94"/>
    <w:rsid w:val="00C90CFD"/>
    <w:rsid w:val="00C9118F"/>
    <w:rsid w:val="00C91AB1"/>
    <w:rsid w:val="00C920FE"/>
    <w:rsid w:val="00C9213A"/>
    <w:rsid w:val="00C92169"/>
    <w:rsid w:val="00C92410"/>
    <w:rsid w:val="00C92594"/>
    <w:rsid w:val="00C9265A"/>
    <w:rsid w:val="00C92708"/>
    <w:rsid w:val="00C927FA"/>
    <w:rsid w:val="00C9289E"/>
    <w:rsid w:val="00C9291E"/>
    <w:rsid w:val="00C9314D"/>
    <w:rsid w:val="00C931E1"/>
    <w:rsid w:val="00C93278"/>
    <w:rsid w:val="00C933A9"/>
    <w:rsid w:val="00C93473"/>
    <w:rsid w:val="00C934BD"/>
    <w:rsid w:val="00C9365C"/>
    <w:rsid w:val="00C93959"/>
    <w:rsid w:val="00C93B20"/>
    <w:rsid w:val="00C93B2B"/>
    <w:rsid w:val="00C93B40"/>
    <w:rsid w:val="00C93DDF"/>
    <w:rsid w:val="00C94264"/>
    <w:rsid w:val="00C943B3"/>
    <w:rsid w:val="00C94C67"/>
    <w:rsid w:val="00C94D5D"/>
    <w:rsid w:val="00C95146"/>
    <w:rsid w:val="00C95213"/>
    <w:rsid w:val="00C95343"/>
    <w:rsid w:val="00C95456"/>
    <w:rsid w:val="00C95496"/>
    <w:rsid w:val="00C95FCD"/>
    <w:rsid w:val="00C96368"/>
    <w:rsid w:val="00C963D8"/>
    <w:rsid w:val="00C96488"/>
    <w:rsid w:val="00C9666C"/>
    <w:rsid w:val="00C96A2E"/>
    <w:rsid w:val="00C97172"/>
    <w:rsid w:val="00C976A5"/>
    <w:rsid w:val="00C9772B"/>
    <w:rsid w:val="00C97770"/>
    <w:rsid w:val="00CA00F1"/>
    <w:rsid w:val="00CA014F"/>
    <w:rsid w:val="00CA03A8"/>
    <w:rsid w:val="00CA03F9"/>
    <w:rsid w:val="00CA075C"/>
    <w:rsid w:val="00CA0AD0"/>
    <w:rsid w:val="00CA0DAC"/>
    <w:rsid w:val="00CA14F4"/>
    <w:rsid w:val="00CA15FB"/>
    <w:rsid w:val="00CA1912"/>
    <w:rsid w:val="00CA19CE"/>
    <w:rsid w:val="00CA1C32"/>
    <w:rsid w:val="00CA1CFE"/>
    <w:rsid w:val="00CA21F2"/>
    <w:rsid w:val="00CA224D"/>
    <w:rsid w:val="00CA22A4"/>
    <w:rsid w:val="00CA2306"/>
    <w:rsid w:val="00CA23CD"/>
    <w:rsid w:val="00CA25C4"/>
    <w:rsid w:val="00CA272C"/>
    <w:rsid w:val="00CA2861"/>
    <w:rsid w:val="00CA2D6F"/>
    <w:rsid w:val="00CA2F01"/>
    <w:rsid w:val="00CA2FD1"/>
    <w:rsid w:val="00CA3490"/>
    <w:rsid w:val="00CA34E3"/>
    <w:rsid w:val="00CA3768"/>
    <w:rsid w:val="00CA37EA"/>
    <w:rsid w:val="00CA3801"/>
    <w:rsid w:val="00CA3D22"/>
    <w:rsid w:val="00CA3D68"/>
    <w:rsid w:val="00CA3F62"/>
    <w:rsid w:val="00CA3FEA"/>
    <w:rsid w:val="00CA40B6"/>
    <w:rsid w:val="00CA413A"/>
    <w:rsid w:val="00CA444E"/>
    <w:rsid w:val="00CA460A"/>
    <w:rsid w:val="00CA4BB5"/>
    <w:rsid w:val="00CA4CE9"/>
    <w:rsid w:val="00CA4E10"/>
    <w:rsid w:val="00CA5098"/>
    <w:rsid w:val="00CA538C"/>
    <w:rsid w:val="00CA5779"/>
    <w:rsid w:val="00CA586A"/>
    <w:rsid w:val="00CA5954"/>
    <w:rsid w:val="00CA603F"/>
    <w:rsid w:val="00CA628B"/>
    <w:rsid w:val="00CA685C"/>
    <w:rsid w:val="00CA695C"/>
    <w:rsid w:val="00CA6E5A"/>
    <w:rsid w:val="00CA7578"/>
    <w:rsid w:val="00CA7618"/>
    <w:rsid w:val="00CA79A2"/>
    <w:rsid w:val="00CA79FD"/>
    <w:rsid w:val="00CA7B1A"/>
    <w:rsid w:val="00CB014A"/>
    <w:rsid w:val="00CB01E7"/>
    <w:rsid w:val="00CB07A9"/>
    <w:rsid w:val="00CB08BB"/>
    <w:rsid w:val="00CB0B39"/>
    <w:rsid w:val="00CB0BC2"/>
    <w:rsid w:val="00CB0C82"/>
    <w:rsid w:val="00CB1455"/>
    <w:rsid w:val="00CB1570"/>
    <w:rsid w:val="00CB16E3"/>
    <w:rsid w:val="00CB17B2"/>
    <w:rsid w:val="00CB19F3"/>
    <w:rsid w:val="00CB1ADA"/>
    <w:rsid w:val="00CB1C1D"/>
    <w:rsid w:val="00CB1F60"/>
    <w:rsid w:val="00CB2166"/>
    <w:rsid w:val="00CB2379"/>
    <w:rsid w:val="00CB25A6"/>
    <w:rsid w:val="00CB2795"/>
    <w:rsid w:val="00CB2A58"/>
    <w:rsid w:val="00CB2BBF"/>
    <w:rsid w:val="00CB2F53"/>
    <w:rsid w:val="00CB3370"/>
    <w:rsid w:val="00CB36C0"/>
    <w:rsid w:val="00CB3809"/>
    <w:rsid w:val="00CB38EF"/>
    <w:rsid w:val="00CB3A32"/>
    <w:rsid w:val="00CB3BDB"/>
    <w:rsid w:val="00CB3F65"/>
    <w:rsid w:val="00CB4008"/>
    <w:rsid w:val="00CB400C"/>
    <w:rsid w:val="00CB4113"/>
    <w:rsid w:val="00CB432F"/>
    <w:rsid w:val="00CB495C"/>
    <w:rsid w:val="00CB49B5"/>
    <w:rsid w:val="00CB4F7A"/>
    <w:rsid w:val="00CB5184"/>
    <w:rsid w:val="00CB51C6"/>
    <w:rsid w:val="00CB51EE"/>
    <w:rsid w:val="00CB5290"/>
    <w:rsid w:val="00CB58FF"/>
    <w:rsid w:val="00CB5D6B"/>
    <w:rsid w:val="00CB5D9E"/>
    <w:rsid w:val="00CB609D"/>
    <w:rsid w:val="00CB6214"/>
    <w:rsid w:val="00CB62A8"/>
    <w:rsid w:val="00CB62B7"/>
    <w:rsid w:val="00CB62E2"/>
    <w:rsid w:val="00CB630F"/>
    <w:rsid w:val="00CB6341"/>
    <w:rsid w:val="00CB6449"/>
    <w:rsid w:val="00CB656F"/>
    <w:rsid w:val="00CB6671"/>
    <w:rsid w:val="00CB6969"/>
    <w:rsid w:val="00CB6C36"/>
    <w:rsid w:val="00CB6D40"/>
    <w:rsid w:val="00CB6E2D"/>
    <w:rsid w:val="00CB6F4C"/>
    <w:rsid w:val="00CB6FF1"/>
    <w:rsid w:val="00CB702F"/>
    <w:rsid w:val="00CB71E8"/>
    <w:rsid w:val="00CB7389"/>
    <w:rsid w:val="00CB73D7"/>
    <w:rsid w:val="00CB782B"/>
    <w:rsid w:val="00CB7C80"/>
    <w:rsid w:val="00CB7F91"/>
    <w:rsid w:val="00CB7FEA"/>
    <w:rsid w:val="00CC0004"/>
    <w:rsid w:val="00CC0152"/>
    <w:rsid w:val="00CC043B"/>
    <w:rsid w:val="00CC049A"/>
    <w:rsid w:val="00CC05B3"/>
    <w:rsid w:val="00CC1584"/>
    <w:rsid w:val="00CC163B"/>
    <w:rsid w:val="00CC17AE"/>
    <w:rsid w:val="00CC1BBA"/>
    <w:rsid w:val="00CC1C9E"/>
    <w:rsid w:val="00CC1E07"/>
    <w:rsid w:val="00CC1EEB"/>
    <w:rsid w:val="00CC1EEE"/>
    <w:rsid w:val="00CC202F"/>
    <w:rsid w:val="00CC2107"/>
    <w:rsid w:val="00CC217F"/>
    <w:rsid w:val="00CC2408"/>
    <w:rsid w:val="00CC248B"/>
    <w:rsid w:val="00CC25D1"/>
    <w:rsid w:val="00CC26CD"/>
    <w:rsid w:val="00CC287A"/>
    <w:rsid w:val="00CC2A35"/>
    <w:rsid w:val="00CC2D3A"/>
    <w:rsid w:val="00CC2EAE"/>
    <w:rsid w:val="00CC3087"/>
    <w:rsid w:val="00CC3430"/>
    <w:rsid w:val="00CC36C2"/>
    <w:rsid w:val="00CC3DD3"/>
    <w:rsid w:val="00CC3F0A"/>
    <w:rsid w:val="00CC4E2C"/>
    <w:rsid w:val="00CC5223"/>
    <w:rsid w:val="00CC5365"/>
    <w:rsid w:val="00CC5595"/>
    <w:rsid w:val="00CC59A1"/>
    <w:rsid w:val="00CC5C58"/>
    <w:rsid w:val="00CC5CE7"/>
    <w:rsid w:val="00CC5EC5"/>
    <w:rsid w:val="00CC6242"/>
    <w:rsid w:val="00CC6953"/>
    <w:rsid w:val="00CC69F7"/>
    <w:rsid w:val="00CC6C81"/>
    <w:rsid w:val="00CC6FC0"/>
    <w:rsid w:val="00CC725E"/>
    <w:rsid w:val="00CC74AA"/>
    <w:rsid w:val="00CC76C3"/>
    <w:rsid w:val="00CC7B5C"/>
    <w:rsid w:val="00CC7E3D"/>
    <w:rsid w:val="00CC7ECC"/>
    <w:rsid w:val="00CC7FF7"/>
    <w:rsid w:val="00CD048E"/>
    <w:rsid w:val="00CD0511"/>
    <w:rsid w:val="00CD0B02"/>
    <w:rsid w:val="00CD133F"/>
    <w:rsid w:val="00CD1697"/>
    <w:rsid w:val="00CD1804"/>
    <w:rsid w:val="00CD1A46"/>
    <w:rsid w:val="00CD1B51"/>
    <w:rsid w:val="00CD1B61"/>
    <w:rsid w:val="00CD1C81"/>
    <w:rsid w:val="00CD1CDC"/>
    <w:rsid w:val="00CD1E19"/>
    <w:rsid w:val="00CD241D"/>
    <w:rsid w:val="00CD24FB"/>
    <w:rsid w:val="00CD256C"/>
    <w:rsid w:val="00CD3078"/>
    <w:rsid w:val="00CD3278"/>
    <w:rsid w:val="00CD32D4"/>
    <w:rsid w:val="00CD366B"/>
    <w:rsid w:val="00CD377F"/>
    <w:rsid w:val="00CD39CA"/>
    <w:rsid w:val="00CD4258"/>
    <w:rsid w:val="00CD43B9"/>
    <w:rsid w:val="00CD456A"/>
    <w:rsid w:val="00CD45B4"/>
    <w:rsid w:val="00CD482C"/>
    <w:rsid w:val="00CD48D9"/>
    <w:rsid w:val="00CD4A96"/>
    <w:rsid w:val="00CD4C9F"/>
    <w:rsid w:val="00CD4EB2"/>
    <w:rsid w:val="00CD51BA"/>
    <w:rsid w:val="00CD520F"/>
    <w:rsid w:val="00CD5613"/>
    <w:rsid w:val="00CD57F8"/>
    <w:rsid w:val="00CD5ACF"/>
    <w:rsid w:val="00CD67DA"/>
    <w:rsid w:val="00CD6833"/>
    <w:rsid w:val="00CD699C"/>
    <w:rsid w:val="00CD6A72"/>
    <w:rsid w:val="00CD6C85"/>
    <w:rsid w:val="00CD6CBB"/>
    <w:rsid w:val="00CD6DC3"/>
    <w:rsid w:val="00CD727A"/>
    <w:rsid w:val="00CD79F1"/>
    <w:rsid w:val="00CD7B88"/>
    <w:rsid w:val="00CD7BCD"/>
    <w:rsid w:val="00CD7BF8"/>
    <w:rsid w:val="00CE0286"/>
    <w:rsid w:val="00CE07FF"/>
    <w:rsid w:val="00CE0B11"/>
    <w:rsid w:val="00CE0F0C"/>
    <w:rsid w:val="00CE1C0C"/>
    <w:rsid w:val="00CE2032"/>
    <w:rsid w:val="00CE22B9"/>
    <w:rsid w:val="00CE2311"/>
    <w:rsid w:val="00CE24EE"/>
    <w:rsid w:val="00CE26B5"/>
    <w:rsid w:val="00CE283F"/>
    <w:rsid w:val="00CE2A3F"/>
    <w:rsid w:val="00CE2E13"/>
    <w:rsid w:val="00CE2E25"/>
    <w:rsid w:val="00CE2F2D"/>
    <w:rsid w:val="00CE3011"/>
    <w:rsid w:val="00CE3054"/>
    <w:rsid w:val="00CE3438"/>
    <w:rsid w:val="00CE34CF"/>
    <w:rsid w:val="00CE356C"/>
    <w:rsid w:val="00CE356D"/>
    <w:rsid w:val="00CE35B3"/>
    <w:rsid w:val="00CE37A1"/>
    <w:rsid w:val="00CE37F9"/>
    <w:rsid w:val="00CE3FE2"/>
    <w:rsid w:val="00CE40D2"/>
    <w:rsid w:val="00CE4690"/>
    <w:rsid w:val="00CE5399"/>
    <w:rsid w:val="00CE557F"/>
    <w:rsid w:val="00CE567F"/>
    <w:rsid w:val="00CE5828"/>
    <w:rsid w:val="00CE596D"/>
    <w:rsid w:val="00CE5A57"/>
    <w:rsid w:val="00CE5D07"/>
    <w:rsid w:val="00CE5D69"/>
    <w:rsid w:val="00CE5E7B"/>
    <w:rsid w:val="00CE60C8"/>
    <w:rsid w:val="00CE6314"/>
    <w:rsid w:val="00CE6A5D"/>
    <w:rsid w:val="00CE6A69"/>
    <w:rsid w:val="00CE6EAC"/>
    <w:rsid w:val="00CE7058"/>
    <w:rsid w:val="00CE75CD"/>
    <w:rsid w:val="00CE7AE8"/>
    <w:rsid w:val="00CE7BBF"/>
    <w:rsid w:val="00CE7C95"/>
    <w:rsid w:val="00CE7DE0"/>
    <w:rsid w:val="00CF0125"/>
    <w:rsid w:val="00CF014D"/>
    <w:rsid w:val="00CF066B"/>
    <w:rsid w:val="00CF06BE"/>
    <w:rsid w:val="00CF0FA8"/>
    <w:rsid w:val="00CF1137"/>
    <w:rsid w:val="00CF159E"/>
    <w:rsid w:val="00CF15E9"/>
    <w:rsid w:val="00CF1669"/>
    <w:rsid w:val="00CF16EC"/>
    <w:rsid w:val="00CF175B"/>
    <w:rsid w:val="00CF1977"/>
    <w:rsid w:val="00CF1D2A"/>
    <w:rsid w:val="00CF2309"/>
    <w:rsid w:val="00CF2472"/>
    <w:rsid w:val="00CF26BD"/>
    <w:rsid w:val="00CF2EE1"/>
    <w:rsid w:val="00CF2F16"/>
    <w:rsid w:val="00CF3741"/>
    <w:rsid w:val="00CF3908"/>
    <w:rsid w:val="00CF3B46"/>
    <w:rsid w:val="00CF3D73"/>
    <w:rsid w:val="00CF3F8D"/>
    <w:rsid w:val="00CF426A"/>
    <w:rsid w:val="00CF47C1"/>
    <w:rsid w:val="00CF4954"/>
    <w:rsid w:val="00CF497B"/>
    <w:rsid w:val="00CF4C0E"/>
    <w:rsid w:val="00CF539C"/>
    <w:rsid w:val="00CF53B0"/>
    <w:rsid w:val="00CF568D"/>
    <w:rsid w:val="00CF5732"/>
    <w:rsid w:val="00CF5EBD"/>
    <w:rsid w:val="00CF6689"/>
    <w:rsid w:val="00CF6C3E"/>
    <w:rsid w:val="00CF6D21"/>
    <w:rsid w:val="00CF6DB0"/>
    <w:rsid w:val="00CF6DD4"/>
    <w:rsid w:val="00CF6ECB"/>
    <w:rsid w:val="00CF6F46"/>
    <w:rsid w:val="00CF70B6"/>
    <w:rsid w:val="00CF7338"/>
    <w:rsid w:val="00CF7C44"/>
    <w:rsid w:val="00CF7CC0"/>
    <w:rsid w:val="00CF7D64"/>
    <w:rsid w:val="00CF7D7D"/>
    <w:rsid w:val="00CF7E13"/>
    <w:rsid w:val="00CF7E9C"/>
    <w:rsid w:val="00D0001C"/>
    <w:rsid w:val="00D0016A"/>
    <w:rsid w:val="00D00328"/>
    <w:rsid w:val="00D00AA0"/>
    <w:rsid w:val="00D00B79"/>
    <w:rsid w:val="00D00C1B"/>
    <w:rsid w:val="00D013C1"/>
    <w:rsid w:val="00D01571"/>
    <w:rsid w:val="00D015A8"/>
    <w:rsid w:val="00D01DF9"/>
    <w:rsid w:val="00D01E99"/>
    <w:rsid w:val="00D02317"/>
    <w:rsid w:val="00D024C9"/>
    <w:rsid w:val="00D02694"/>
    <w:rsid w:val="00D0280D"/>
    <w:rsid w:val="00D02A6B"/>
    <w:rsid w:val="00D02AF0"/>
    <w:rsid w:val="00D02B38"/>
    <w:rsid w:val="00D02BD3"/>
    <w:rsid w:val="00D02C46"/>
    <w:rsid w:val="00D02F9C"/>
    <w:rsid w:val="00D032FE"/>
    <w:rsid w:val="00D038D4"/>
    <w:rsid w:val="00D0393A"/>
    <w:rsid w:val="00D03A97"/>
    <w:rsid w:val="00D03DE5"/>
    <w:rsid w:val="00D0456E"/>
    <w:rsid w:val="00D04BCC"/>
    <w:rsid w:val="00D04C02"/>
    <w:rsid w:val="00D04CEE"/>
    <w:rsid w:val="00D04CFC"/>
    <w:rsid w:val="00D04DEA"/>
    <w:rsid w:val="00D059D3"/>
    <w:rsid w:val="00D05D89"/>
    <w:rsid w:val="00D06261"/>
    <w:rsid w:val="00D06313"/>
    <w:rsid w:val="00D0636E"/>
    <w:rsid w:val="00D06535"/>
    <w:rsid w:val="00D06A8D"/>
    <w:rsid w:val="00D07019"/>
    <w:rsid w:val="00D07149"/>
    <w:rsid w:val="00D074A6"/>
    <w:rsid w:val="00D07652"/>
    <w:rsid w:val="00D076DB"/>
    <w:rsid w:val="00D0778C"/>
    <w:rsid w:val="00D07C6D"/>
    <w:rsid w:val="00D07DEC"/>
    <w:rsid w:val="00D10224"/>
    <w:rsid w:val="00D103EB"/>
    <w:rsid w:val="00D10488"/>
    <w:rsid w:val="00D10656"/>
    <w:rsid w:val="00D10CF9"/>
    <w:rsid w:val="00D10DF1"/>
    <w:rsid w:val="00D114C2"/>
    <w:rsid w:val="00D114CE"/>
    <w:rsid w:val="00D11584"/>
    <w:rsid w:val="00D117B4"/>
    <w:rsid w:val="00D11BEB"/>
    <w:rsid w:val="00D11CEF"/>
    <w:rsid w:val="00D11E5C"/>
    <w:rsid w:val="00D12029"/>
    <w:rsid w:val="00D12117"/>
    <w:rsid w:val="00D124A0"/>
    <w:rsid w:val="00D1267A"/>
    <w:rsid w:val="00D12829"/>
    <w:rsid w:val="00D128B1"/>
    <w:rsid w:val="00D12B38"/>
    <w:rsid w:val="00D12C1F"/>
    <w:rsid w:val="00D12EF1"/>
    <w:rsid w:val="00D13228"/>
    <w:rsid w:val="00D13308"/>
    <w:rsid w:val="00D1349B"/>
    <w:rsid w:val="00D134A6"/>
    <w:rsid w:val="00D134B2"/>
    <w:rsid w:val="00D13570"/>
    <w:rsid w:val="00D13577"/>
    <w:rsid w:val="00D13A80"/>
    <w:rsid w:val="00D13D75"/>
    <w:rsid w:val="00D1436A"/>
    <w:rsid w:val="00D146D7"/>
    <w:rsid w:val="00D148AA"/>
    <w:rsid w:val="00D14DF1"/>
    <w:rsid w:val="00D14E15"/>
    <w:rsid w:val="00D150C3"/>
    <w:rsid w:val="00D15108"/>
    <w:rsid w:val="00D15127"/>
    <w:rsid w:val="00D153A5"/>
    <w:rsid w:val="00D15475"/>
    <w:rsid w:val="00D155F4"/>
    <w:rsid w:val="00D157F3"/>
    <w:rsid w:val="00D15951"/>
    <w:rsid w:val="00D159EC"/>
    <w:rsid w:val="00D1605B"/>
    <w:rsid w:val="00D165FE"/>
    <w:rsid w:val="00D166BF"/>
    <w:rsid w:val="00D166CC"/>
    <w:rsid w:val="00D169AC"/>
    <w:rsid w:val="00D16E86"/>
    <w:rsid w:val="00D16F73"/>
    <w:rsid w:val="00D1768A"/>
    <w:rsid w:val="00D17798"/>
    <w:rsid w:val="00D1787D"/>
    <w:rsid w:val="00D178F6"/>
    <w:rsid w:val="00D17DF9"/>
    <w:rsid w:val="00D17E54"/>
    <w:rsid w:val="00D17EEE"/>
    <w:rsid w:val="00D2065A"/>
    <w:rsid w:val="00D20994"/>
    <w:rsid w:val="00D20CCE"/>
    <w:rsid w:val="00D20DA6"/>
    <w:rsid w:val="00D20F56"/>
    <w:rsid w:val="00D21186"/>
    <w:rsid w:val="00D216B3"/>
    <w:rsid w:val="00D21A31"/>
    <w:rsid w:val="00D21A5E"/>
    <w:rsid w:val="00D227F5"/>
    <w:rsid w:val="00D22A4D"/>
    <w:rsid w:val="00D22A51"/>
    <w:rsid w:val="00D22D70"/>
    <w:rsid w:val="00D22DB3"/>
    <w:rsid w:val="00D23323"/>
    <w:rsid w:val="00D2352E"/>
    <w:rsid w:val="00D2355E"/>
    <w:rsid w:val="00D2385C"/>
    <w:rsid w:val="00D23901"/>
    <w:rsid w:val="00D23B2E"/>
    <w:rsid w:val="00D23DE9"/>
    <w:rsid w:val="00D23FA4"/>
    <w:rsid w:val="00D24284"/>
    <w:rsid w:val="00D24750"/>
    <w:rsid w:val="00D24A92"/>
    <w:rsid w:val="00D24BF6"/>
    <w:rsid w:val="00D24D9B"/>
    <w:rsid w:val="00D2507F"/>
    <w:rsid w:val="00D25103"/>
    <w:rsid w:val="00D251D0"/>
    <w:rsid w:val="00D260D9"/>
    <w:rsid w:val="00D26621"/>
    <w:rsid w:val="00D2666A"/>
    <w:rsid w:val="00D2687A"/>
    <w:rsid w:val="00D26A9D"/>
    <w:rsid w:val="00D26CDE"/>
    <w:rsid w:val="00D26DA2"/>
    <w:rsid w:val="00D26E94"/>
    <w:rsid w:val="00D26EF3"/>
    <w:rsid w:val="00D271E7"/>
    <w:rsid w:val="00D27275"/>
    <w:rsid w:val="00D276AF"/>
    <w:rsid w:val="00D27895"/>
    <w:rsid w:val="00D27D09"/>
    <w:rsid w:val="00D27DED"/>
    <w:rsid w:val="00D300D3"/>
    <w:rsid w:val="00D30266"/>
    <w:rsid w:val="00D305BA"/>
    <w:rsid w:val="00D30F97"/>
    <w:rsid w:val="00D3122D"/>
    <w:rsid w:val="00D3150C"/>
    <w:rsid w:val="00D31889"/>
    <w:rsid w:val="00D31F2E"/>
    <w:rsid w:val="00D322CA"/>
    <w:rsid w:val="00D3239B"/>
    <w:rsid w:val="00D323B0"/>
    <w:rsid w:val="00D323B2"/>
    <w:rsid w:val="00D325DA"/>
    <w:rsid w:val="00D328B6"/>
    <w:rsid w:val="00D32EA1"/>
    <w:rsid w:val="00D33370"/>
    <w:rsid w:val="00D33434"/>
    <w:rsid w:val="00D33972"/>
    <w:rsid w:val="00D339B9"/>
    <w:rsid w:val="00D33F1D"/>
    <w:rsid w:val="00D3423D"/>
    <w:rsid w:val="00D342A8"/>
    <w:rsid w:val="00D343BB"/>
    <w:rsid w:val="00D34685"/>
    <w:rsid w:val="00D346CC"/>
    <w:rsid w:val="00D3541C"/>
    <w:rsid w:val="00D35641"/>
    <w:rsid w:val="00D35CF7"/>
    <w:rsid w:val="00D35DDE"/>
    <w:rsid w:val="00D36138"/>
    <w:rsid w:val="00D366A7"/>
    <w:rsid w:val="00D366D9"/>
    <w:rsid w:val="00D36902"/>
    <w:rsid w:val="00D36C25"/>
    <w:rsid w:val="00D36C99"/>
    <w:rsid w:val="00D36D12"/>
    <w:rsid w:val="00D370A2"/>
    <w:rsid w:val="00D37375"/>
    <w:rsid w:val="00D40101"/>
    <w:rsid w:val="00D40341"/>
    <w:rsid w:val="00D4069D"/>
    <w:rsid w:val="00D409B1"/>
    <w:rsid w:val="00D40A9F"/>
    <w:rsid w:val="00D40ABD"/>
    <w:rsid w:val="00D40BF7"/>
    <w:rsid w:val="00D4102C"/>
    <w:rsid w:val="00D41299"/>
    <w:rsid w:val="00D4137B"/>
    <w:rsid w:val="00D414FF"/>
    <w:rsid w:val="00D41515"/>
    <w:rsid w:val="00D419BC"/>
    <w:rsid w:val="00D41AB5"/>
    <w:rsid w:val="00D41C2C"/>
    <w:rsid w:val="00D420F7"/>
    <w:rsid w:val="00D422F2"/>
    <w:rsid w:val="00D42AD1"/>
    <w:rsid w:val="00D42CF9"/>
    <w:rsid w:val="00D42F73"/>
    <w:rsid w:val="00D431E5"/>
    <w:rsid w:val="00D43628"/>
    <w:rsid w:val="00D43A13"/>
    <w:rsid w:val="00D43D2F"/>
    <w:rsid w:val="00D43E3D"/>
    <w:rsid w:val="00D43EF1"/>
    <w:rsid w:val="00D4478A"/>
    <w:rsid w:val="00D44C62"/>
    <w:rsid w:val="00D44DD1"/>
    <w:rsid w:val="00D44FB4"/>
    <w:rsid w:val="00D45411"/>
    <w:rsid w:val="00D459FB"/>
    <w:rsid w:val="00D45AC6"/>
    <w:rsid w:val="00D4601B"/>
    <w:rsid w:val="00D46029"/>
    <w:rsid w:val="00D46528"/>
    <w:rsid w:val="00D465EC"/>
    <w:rsid w:val="00D4661E"/>
    <w:rsid w:val="00D46620"/>
    <w:rsid w:val="00D46759"/>
    <w:rsid w:val="00D467BA"/>
    <w:rsid w:val="00D4692D"/>
    <w:rsid w:val="00D46CC6"/>
    <w:rsid w:val="00D46EC6"/>
    <w:rsid w:val="00D47215"/>
    <w:rsid w:val="00D4750F"/>
    <w:rsid w:val="00D47A9C"/>
    <w:rsid w:val="00D47B0C"/>
    <w:rsid w:val="00D47BC6"/>
    <w:rsid w:val="00D47CD4"/>
    <w:rsid w:val="00D47DAD"/>
    <w:rsid w:val="00D47FD4"/>
    <w:rsid w:val="00D50333"/>
    <w:rsid w:val="00D504C2"/>
    <w:rsid w:val="00D50694"/>
    <w:rsid w:val="00D5074F"/>
    <w:rsid w:val="00D50CA6"/>
    <w:rsid w:val="00D50CE5"/>
    <w:rsid w:val="00D51A0C"/>
    <w:rsid w:val="00D51E87"/>
    <w:rsid w:val="00D51F28"/>
    <w:rsid w:val="00D5259B"/>
    <w:rsid w:val="00D5278E"/>
    <w:rsid w:val="00D52846"/>
    <w:rsid w:val="00D52C01"/>
    <w:rsid w:val="00D52E2E"/>
    <w:rsid w:val="00D530E4"/>
    <w:rsid w:val="00D5353D"/>
    <w:rsid w:val="00D53690"/>
    <w:rsid w:val="00D53D2F"/>
    <w:rsid w:val="00D54064"/>
    <w:rsid w:val="00D540F0"/>
    <w:rsid w:val="00D5468E"/>
    <w:rsid w:val="00D547CD"/>
    <w:rsid w:val="00D549F9"/>
    <w:rsid w:val="00D54EB7"/>
    <w:rsid w:val="00D551D8"/>
    <w:rsid w:val="00D55371"/>
    <w:rsid w:val="00D55410"/>
    <w:rsid w:val="00D55571"/>
    <w:rsid w:val="00D557CB"/>
    <w:rsid w:val="00D55A24"/>
    <w:rsid w:val="00D55ABF"/>
    <w:rsid w:val="00D55C6F"/>
    <w:rsid w:val="00D55CF4"/>
    <w:rsid w:val="00D56097"/>
    <w:rsid w:val="00D56317"/>
    <w:rsid w:val="00D5666E"/>
    <w:rsid w:val="00D56C89"/>
    <w:rsid w:val="00D56D3C"/>
    <w:rsid w:val="00D56FE8"/>
    <w:rsid w:val="00D56FFD"/>
    <w:rsid w:val="00D57101"/>
    <w:rsid w:val="00D571A7"/>
    <w:rsid w:val="00D57825"/>
    <w:rsid w:val="00D579D1"/>
    <w:rsid w:val="00D57EA9"/>
    <w:rsid w:val="00D601E3"/>
    <w:rsid w:val="00D60391"/>
    <w:rsid w:val="00D60613"/>
    <w:rsid w:val="00D60630"/>
    <w:rsid w:val="00D606F8"/>
    <w:rsid w:val="00D60829"/>
    <w:rsid w:val="00D6093A"/>
    <w:rsid w:val="00D6105F"/>
    <w:rsid w:val="00D618CD"/>
    <w:rsid w:val="00D61D49"/>
    <w:rsid w:val="00D61DF5"/>
    <w:rsid w:val="00D61E3A"/>
    <w:rsid w:val="00D62069"/>
    <w:rsid w:val="00D62187"/>
    <w:rsid w:val="00D6219E"/>
    <w:rsid w:val="00D626D6"/>
    <w:rsid w:val="00D6273B"/>
    <w:rsid w:val="00D62C2B"/>
    <w:rsid w:val="00D62E81"/>
    <w:rsid w:val="00D62F0D"/>
    <w:rsid w:val="00D63695"/>
    <w:rsid w:val="00D63EFD"/>
    <w:rsid w:val="00D640BB"/>
    <w:rsid w:val="00D6471F"/>
    <w:rsid w:val="00D64F42"/>
    <w:rsid w:val="00D65020"/>
    <w:rsid w:val="00D65280"/>
    <w:rsid w:val="00D65331"/>
    <w:rsid w:val="00D654D5"/>
    <w:rsid w:val="00D65564"/>
    <w:rsid w:val="00D6589B"/>
    <w:rsid w:val="00D658BC"/>
    <w:rsid w:val="00D65A22"/>
    <w:rsid w:val="00D65AFD"/>
    <w:rsid w:val="00D66337"/>
    <w:rsid w:val="00D6680D"/>
    <w:rsid w:val="00D66F18"/>
    <w:rsid w:val="00D67279"/>
    <w:rsid w:val="00D672A9"/>
    <w:rsid w:val="00D67586"/>
    <w:rsid w:val="00D678E4"/>
    <w:rsid w:val="00D67A36"/>
    <w:rsid w:val="00D67B36"/>
    <w:rsid w:val="00D67C93"/>
    <w:rsid w:val="00D700BD"/>
    <w:rsid w:val="00D70739"/>
    <w:rsid w:val="00D7076A"/>
    <w:rsid w:val="00D70856"/>
    <w:rsid w:val="00D7099D"/>
    <w:rsid w:val="00D70CED"/>
    <w:rsid w:val="00D70D36"/>
    <w:rsid w:val="00D713F3"/>
    <w:rsid w:val="00D71447"/>
    <w:rsid w:val="00D7183E"/>
    <w:rsid w:val="00D71BA3"/>
    <w:rsid w:val="00D71E9B"/>
    <w:rsid w:val="00D71E9C"/>
    <w:rsid w:val="00D7232C"/>
    <w:rsid w:val="00D728F7"/>
    <w:rsid w:val="00D72C27"/>
    <w:rsid w:val="00D72D50"/>
    <w:rsid w:val="00D72D95"/>
    <w:rsid w:val="00D731AE"/>
    <w:rsid w:val="00D732ED"/>
    <w:rsid w:val="00D73557"/>
    <w:rsid w:val="00D73B8D"/>
    <w:rsid w:val="00D74189"/>
    <w:rsid w:val="00D74240"/>
    <w:rsid w:val="00D74578"/>
    <w:rsid w:val="00D748CB"/>
    <w:rsid w:val="00D75629"/>
    <w:rsid w:val="00D75DB2"/>
    <w:rsid w:val="00D75F7E"/>
    <w:rsid w:val="00D76425"/>
    <w:rsid w:val="00D764F6"/>
    <w:rsid w:val="00D76A3E"/>
    <w:rsid w:val="00D76C9B"/>
    <w:rsid w:val="00D76E39"/>
    <w:rsid w:val="00D77336"/>
    <w:rsid w:val="00D77550"/>
    <w:rsid w:val="00D7767D"/>
    <w:rsid w:val="00D77ABA"/>
    <w:rsid w:val="00D77DF9"/>
    <w:rsid w:val="00D80234"/>
    <w:rsid w:val="00D803AA"/>
    <w:rsid w:val="00D807D7"/>
    <w:rsid w:val="00D80AA4"/>
    <w:rsid w:val="00D80BF2"/>
    <w:rsid w:val="00D80DC5"/>
    <w:rsid w:val="00D81899"/>
    <w:rsid w:val="00D81BBF"/>
    <w:rsid w:val="00D82455"/>
    <w:rsid w:val="00D82951"/>
    <w:rsid w:val="00D82A3A"/>
    <w:rsid w:val="00D82AA9"/>
    <w:rsid w:val="00D82AB4"/>
    <w:rsid w:val="00D82C26"/>
    <w:rsid w:val="00D82C89"/>
    <w:rsid w:val="00D82F9A"/>
    <w:rsid w:val="00D8315F"/>
    <w:rsid w:val="00D83271"/>
    <w:rsid w:val="00D8338B"/>
    <w:rsid w:val="00D835AC"/>
    <w:rsid w:val="00D839BE"/>
    <w:rsid w:val="00D83CA9"/>
    <w:rsid w:val="00D83FF4"/>
    <w:rsid w:val="00D84329"/>
    <w:rsid w:val="00D8435D"/>
    <w:rsid w:val="00D843DB"/>
    <w:rsid w:val="00D84719"/>
    <w:rsid w:val="00D853CB"/>
    <w:rsid w:val="00D856E5"/>
    <w:rsid w:val="00D8577C"/>
    <w:rsid w:val="00D858A2"/>
    <w:rsid w:val="00D859C9"/>
    <w:rsid w:val="00D85D01"/>
    <w:rsid w:val="00D8630D"/>
    <w:rsid w:val="00D866C4"/>
    <w:rsid w:val="00D866F7"/>
    <w:rsid w:val="00D868FA"/>
    <w:rsid w:val="00D8715C"/>
    <w:rsid w:val="00D87192"/>
    <w:rsid w:val="00D8762A"/>
    <w:rsid w:val="00D87E9C"/>
    <w:rsid w:val="00D90057"/>
    <w:rsid w:val="00D905F6"/>
    <w:rsid w:val="00D90748"/>
    <w:rsid w:val="00D90B77"/>
    <w:rsid w:val="00D90E2F"/>
    <w:rsid w:val="00D91063"/>
    <w:rsid w:val="00D9113A"/>
    <w:rsid w:val="00D916CF"/>
    <w:rsid w:val="00D91727"/>
    <w:rsid w:val="00D91779"/>
    <w:rsid w:val="00D91842"/>
    <w:rsid w:val="00D91CC9"/>
    <w:rsid w:val="00D9225A"/>
    <w:rsid w:val="00D922FD"/>
    <w:rsid w:val="00D9247F"/>
    <w:rsid w:val="00D927EF"/>
    <w:rsid w:val="00D92C6D"/>
    <w:rsid w:val="00D92E09"/>
    <w:rsid w:val="00D92FE4"/>
    <w:rsid w:val="00D932C5"/>
    <w:rsid w:val="00D933CB"/>
    <w:rsid w:val="00D93AB7"/>
    <w:rsid w:val="00D93B08"/>
    <w:rsid w:val="00D93BFA"/>
    <w:rsid w:val="00D93F9E"/>
    <w:rsid w:val="00D94760"/>
    <w:rsid w:val="00D94847"/>
    <w:rsid w:val="00D94A0A"/>
    <w:rsid w:val="00D94A2C"/>
    <w:rsid w:val="00D94BF8"/>
    <w:rsid w:val="00D952C0"/>
    <w:rsid w:val="00D955A3"/>
    <w:rsid w:val="00D9594E"/>
    <w:rsid w:val="00D95A8A"/>
    <w:rsid w:val="00D95F37"/>
    <w:rsid w:val="00D95F9D"/>
    <w:rsid w:val="00D962F9"/>
    <w:rsid w:val="00D9661B"/>
    <w:rsid w:val="00D966BB"/>
    <w:rsid w:val="00D96778"/>
    <w:rsid w:val="00D9697F"/>
    <w:rsid w:val="00D96EA4"/>
    <w:rsid w:val="00D974F6"/>
    <w:rsid w:val="00D97960"/>
    <w:rsid w:val="00D97A23"/>
    <w:rsid w:val="00D97F9B"/>
    <w:rsid w:val="00DA05B4"/>
    <w:rsid w:val="00DA0663"/>
    <w:rsid w:val="00DA082C"/>
    <w:rsid w:val="00DA098A"/>
    <w:rsid w:val="00DA09DD"/>
    <w:rsid w:val="00DA09FB"/>
    <w:rsid w:val="00DA0EE4"/>
    <w:rsid w:val="00DA14CC"/>
    <w:rsid w:val="00DA1647"/>
    <w:rsid w:val="00DA1A92"/>
    <w:rsid w:val="00DA1FF3"/>
    <w:rsid w:val="00DA2080"/>
    <w:rsid w:val="00DA20DA"/>
    <w:rsid w:val="00DA2172"/>
    <w:rsid w:val="00DA231C"/>
    <w:rsid w:val="00DA26B2"/>
    <w:rsid w:val="00DA292E"/>
    <w:rsid w:val="00DA2A39"/>
    <w:rsid w:val="00DA2E6A"/>
    <w:rsid w:val="00DA2FD8"/>
    <w:rsid w:val="00DA3154"/>
    <w:rsid w:val="00DA3504"/>
    <w:rsid w:val="00DA3763"/>
    <w:rsid w:val="00DA376D"/>
    <w:rsid w:val="00DA3816"/>
    <w:rsid w:val="00DA3856"/>
    <w:rsid w:val="00DA394B"/>
    <w:rsid w:val="00DA3A09"/>
    <w:rsid w:val="00DA4018"/>
    <w:rsid w:val="00DA479C"/>
    <w:rsid w:val="00DA4E50"/>
    <w:rsid w:val="00DA4F46"/>
    <w:rsid w:val="00DA5072"/>
    <w:rsid w:val="00DA50D3"/>
    <w:rsid w:val="00DA5537"/>
    <w:rsid w:val="00DA57A7"/>
    <w:rsid w:val="00DA57C7"/>
    <w:rsid w:val="00DA5CF4"/>
    <w:rsid w:val="00DA5ED4"/>
    <w:rsid w:val="00DA6033"/>
    <w:rsid w:val="00DA64B4"/>
    <w:rsid w:val="00DA69F8"/>
    <w:rsid w:val="00DA6D19"/>
    <w:rsid w:val="00DA7027"/>
    <w:rsid w:val="00DA70CE"/>
    <w:rsid w:val="00DA7420"/>
    <w:rsid w:val="00DA7489"/>
    <w:rsid w:val="00DA7F5F"/>
    <w:rsid w:val="00DB0346"/>
    <w:rsid w:val="00DB0362"/>
    <w:rsid w:val="00DB04AE"/>
    <w:rsid w:val="00DB0797"/>
    <w:rsid w:val="00DB0865"/>
    <w:rsid w:val="00DB0AFE"/>
    <w:rsid w:val="00DB0DA6"/>
    <w:rsid w:val="00DB0EB0"/>
    <w:rsid w:val="00DB107A"/>
    <w:rsid w:val="00DB10AB"/>
    <w:rsid w:val="00DB1269"/>
    <w:rsid w:val="00DB1690"/>
    <w:rsid w:val="00DB1A68"/>
    <w:rsid w:val="00DB1A91"/>
    <w:rsid w:val="00DB2132"/>
    <w:rsid w:val="00DB2155"/>
    <w:rsid w:val="00DB2222"/>
    <w:rsid w:val="00DB27A2"/>
    <w:rsid w:val="00DB2BAE"/>
    <w:rsid w:val="00DB2C03"/>
    <w:rsid w:val="00DB2C76"/>
    <w:rsid w:val="00DB3204"/>
    <w:rsid w:val="00DB32B3"/>
    <w:rsid w:val="00DB371E"/>
    <w:rsid w:val="00DB378F"/>
    <w:rsid w:val="00DB37C5"/>
    <w:rsid w:val="00DB3996"/>
    <w:rsid w:val="00DB39CB"/>
    <w:rsid w:val="00DB3EFB"/>
    <w:rsid w:val="00DB4050"/>
    <w:rsid w:val="00DB43B5"/>
    <w:rsid w:val="00DB4760"/>
    <w:rsid w:val="00DB4A1C"/>
    <w:rsid w:val="00DB4AB6"/>
    <w:rsid w:val="00DB4B4C"/>
    <w:rsid w:val="00DB4B64"/>
    <w:rsid w:val="00DB4F9E"/>
    <w:rsid w:val="00DB5044"/>
    <w:rsid w:val="00DB5130"/>
    <w:rsid w:val="00DB52F2"/>
    <w:rsid w:val="00DB585A"/>
    <w:rsid w:val="00DB5938"/>
    <w:rsid w:val="00DB5C80"/>
    <w:rsid w:val="00DB5E44"/>
    <w:rsid w:val="00DB5E6F"/>
    <w:rsid w:val="00DB5F44"/>
    <w:rsid w:val="00DB5FE9"/>
    <w:rsid w:val="00DB6061"/>
    <w:rsid w:val="00DB6116"/>
    <w:rsid w:val="00DB61E4"/>
    <w:rsid w:val="00DB6472"/>
    <w:rsid w:val="00DB67E0"/>
    <w:rsid w:val="00DB6A40"/>
    <w:rsid w:val="00DB6AE0"/>
    <w:rsid w:val="00DB6B86"/>
    <w:rsid w:val="00DB7165"/>
    <w:rsid w:val="00DB73F8"/>
    <w:rsid w:val="00DB7557"/>
    <w:rsid w:val="00DB7940"/>
    <w:rsid w:val="00DB797F"/>
    <w:rsid w:val="00DB7BDA"/>
    <w:rsid w:val="00DB7C7E"/>
    <w:rsid w:val="00DB7CE9"/>
    <w:rsid w:val="00DB7E62"/>
    <w:rsid w:val="00DB7EDE"/>
    <w:rsid w:val="00DC002D"/>
    <w:rsid w:val="00DC0204"/>
    <w:rsid w:val="00DC032C"/>
    <w:rsid w:val="00DC03A3"/>
    <w:rsid w:val="00DC103C"/>
    <w:rsid w:val="00DC17A6"/>
    <w:rsid w:val="00DC1A0D"/>
    <w:rsid w:val="00DC2030"/>
    <w:rsid w:val="00DC2227"/>
    <w:rsid w:val="00DC2482"/>
    <w:rsid w:val="00DC25D8"/>
    <w:rsid w:val="00DC2880"/>
    <w:rsid w:val="00DC2B9E"/>
    <w:rsid w:val="00DC30D0"/>
    <w:rsid w:val="00DC3573"/>
    <w:rsid w:val="00DC459A"/>
    <w:rsid w:val="00DC461C"/>
    <w:rsid w:val="00DC46DC"/>
    <w:rsid w:val="00DC47D3"/>
    <w:rsid w:val="00DC494E"/>
    <w:rsid w:val="00DC49E2"/>
    <w:rsid w:val="00DC4FFC"/>
    <w:rsid w:val="00DC562A"/>
    <w:rsid w:val="00DC56C3"/>
    <w:rsid w:val="00DC57B9"/>
    <w:rsid w:val="00DC587F"/>
    <w:rsid w:val="00DC59D9"/>
    <w:rsid w:val="00DC62BB"/>
    <w:rsid w:val="00DC62D1"/>
    <w:rsid w:val="00DC6326"/>
    <w:rsid w:val="00DC6444"/>
    <w:rsid w:val="00DC6A6E"/>
    <w:rsid w:val="00DC6B7B"/>
    <w:rsid w:val="00DC74AF"/>
    <w:rsid w:val="00DC7693"/>
    <w:rsid w:val="00DC7BAC"/>
    <w:rsid w:val="00DC7D2E"/>
    <w:rsid w:val="00DC7DD1"/>
    <w:rsid w:val="00DD0047"/>
    <w:rsid w:val="00DD00A8"/>
    <w:rsid w:val="00DD04DF"/>
    <w:rsid w:val="00DD0550"/>
    <w:rsid w:val="00DD06E6"/>
    <w:rsid w:val="00DD079E"/>
    <w:rsid w:val="00DD07E4"/>
    <w:rsid w:val="00DD0A97"/>
    <w:rsid w:val="00DD0B68"/>
    <w:rsid w:val="00DD0B85"/>
    <w:rsid w:val="00DD0DC5"/>
    <w:rsid w:val="00DD0FCC"/>
    <w:rsid w:val="00DD1129"/>
    <w:rsid w:val="00DD17FC"/>
    <w:rsid w:val="00DD1C02"/>
    <w:rsid w:val="00DD1D8E"/>
    <w:rsid w:val="00DD1EA5"/>
    <w:rsid w:val="00DD22C6"/>
    <w:rsid w:val="00DD255D"/>
    <w:rsid w:val="00DD2764"/>
    <w:rsid w:val="00DD32F6"/>
    <w:rsid w:val="00DD3629"/>
    <w:rsid w:val="00DD38A5"/>
    <w:rsid w:val="00DD3DAE"/>
    <w:rsid w:val="00DD43D7"/>
    <w:rsid w:val="00DD443A"/>
    <w:rsid w:val="00DD44D4"/>
    <w:rsid w:val="00DD4501"/>
    <w:rsid w:val="00DD45CE"/>
    <w:rsid w:val="00DD4957"/>
    <w:rsid w:val="00DD4F89"/>
    <w:rsid w:val="00DD52EB"/>
    <w:rsid w:val="00DD54B2"/>
    <w:rsid w:val="00DD5594"/>
    <w:rsid w:val="00DD58AB"/>
    <w:rsid w:val="00DD5950"/>
    <w:rsid w:val="00DD5C0B"/>
    <w:rsid w:val="00DD5DAA"/>
    <w:rsid w:val="00DD5DB3"/>
    <w:rsid w:val="00DD5F45"/>
    <w:rsid w:val="00DD6325"/>
    <w:rsid w:val="00DD6716"/>
    <w:rsid w:val="00DD6C9F"/>
    <w:rsid w:val="00DD6CEF"/>
    <w:rsid w:val="00DD6EEA"/>
    <w:rsid w:val="00DD6EF1"/>
    <w:rsid w:val="00DD705D"/>
    <w:rsid w:val="00DD70D0"/>
    <w:rsid w:val="00DD7429"/>
    <w:rsid w:val="00DD7BF3"/>
    <w:rsid w:val="00DE020D"/>
    <w:rsid w:val="00DE021B"/>
    <w:rsid w:val="00DE055A"/>
    <w:rsid w:val="00DE078B"/>
    <w:rsid w:val="00DE0E08"/>
    <w:rsid w:val="00DE1003"/>
    <w:rsid w:val="00DE178D"/>
    <w:rsid w:val="00DE1889"/>
    <w:rsid w:val="00DE1E28"/>
    <w:rsid w:val="00DE1E35"/>
    <w:rsid w:val="00DE2321"/>
    <w:rsid w:val="00DE2342"/>
    <w:rsid w:val="00DE2410"/>
    <w:rsid w:val="00DE2716"/>
    <w:rsid w:val="00DE2737"/>
    <w:rsid w:val="00DE287A"/>
    <w:rsid w:val="00DE29FD"/>
    <w:rsid w:val="00DE2A67"/>
    <w:rsid w:val="00DE3347"/>
    <w:rsid w:val="00DE38B1"/>
    <w:rsid w:val="00DE3A70"/>
    <w:rsid w:val="00DE3B66"/>
    <w:rsid w:val="00DE3C54"/>
    <w:rsid w:val="00DE44C5"/>
    <w:rsid w:val="00DE4587"/>
    <w:rsid w:val="00DE4732"/>
    <w:rsid w:val="00DE4756"/>
    <w:rsid w:val="00DE488D"/>
    <w:rsid w:val="00DE4BA5"/>
    <w:rsid w:val="00DE4DED"/>
    <w:rsid w:val="00DE4EAE"/>
    <w:rsid w:val="00DE5535"/>
    <w:rsid w:val="00DE5565"/>
    <w:rsid w:val="00DE558F"/>
    <w:rsid w:val="00DE57F5"/>
    <w:rsid w:val="00DE5818"/>
    <w:rsid w:val="00DE5A89"/>
    <w:rsid w:val="00DE5C20"/>
    <w:rsid w:val="00DE6043"/>
    <w:rsid w:val="00DE67CA"/>
    <w:rsid w:val="00DE6826"/>
    <w:rsid w:val="00DE68AC"/>
    <w:rsid w:val="00DE6968"/>
    <w:rsid w:val="00DE6D13"/>
    <w:rsid w:val="00DE6DF8"/>
    <w:rsid w:val="00DE70FE"/>
    <w:rsid w:val="00DE7201"/>
    <w:rsid w:val="00DE72F6"/>
    <w:rsid w:val="00DE7305"/>
    <w:rsid w:val="00DE738A"/>
    <w:rsid w:val="00DE776B"/>
    <w:rsid w:val="00DE788B"/>
    <w:rsid w:val="00DE788E"/>
    <w:rsid w:val="00DE7A28"/>
    <w:rsid w:val="00DE7A77"/>
    <w:rsid w:val="00DE7A79"/>
    <w:rsid w:val="00DE7C44"/>
    <w:rsid w:val="00DE7D41"/>
    <w:rsid w:val="00DE7D96"/>
    <w:rsid w:val="00DE7EA2"/>
    <w:rsid w:val="00DE7FCE"/>
    <w:rsid w:val="00DF0535"/>
    <w:rsid w:val="00DF0931"/>
    <w:rsid w:val="00DF09D9"/>
    <w:rsid w:val="00DF0A32"/>
    <w:rsid w:val="00DF0B54"/>
    <w:rsid w:val="00DF10AA"/>
    <w:rsid w:val="00DF126F"/>
    <w:rsid w:val="00DF12CF"/>
    <w:rsid w:val="00DF12F4"/>
    <w:rsid w:val="00DF15ED"/>
    <w:rsid w:val="00DF1867"/>
    <w:rsid w:val="00DF1BB1"/>
    <w:rsid w:val="00DF1EE0"/>
    <w:rsid w:val="00DF2318"/>
    <w:rsid w:val="00DF271A"/>
    <w:rsid w:val="00DF2B93"/>
    <w:rsid w:val="00DF31C6"/>
    <w:rsid w:val="00DF3213"/>
    <w:rsid w:val="00DF384D"/>
    <w:rsid w:val="00DF39F3"/>
    <w:rsid w:val="00DF3BAC"/>
    <w:rsid w:val="00DF3D2E"/>
    <w:rsid w:val="00DF49EE"/>
    <w:rsid w:val="00DF4A6E"/>
    <w:rsid w:val="00DF4B25"/>
    <w:rsid w:val="00DF4BD9"/>
    <w:rsid w:val="00DF4D64"/>
    <w:rsid w:val="00DF4F33"/>
    <w:rsid w:val="00DF5143"/>
    <w:rsid w:val="00DF534C"/>
    <w:rsid w:val="00DF542C"/>
    <w:rsid w:val="00DF5430"/>
    <w:rsid w:val="00DF5479"/>
    <w:rsid w:val="00DF59D6"/>
    <w:rsid w:val="00DF5D2B"/>
    <w:rsid w:val="00DF5F5D"/>
    <w:rsid w:val="00DF5F5E"/>
    <w:rsid w:val="00DF5F9C"/>
    <w:rsid w:val="00DF65A8"/>
    <w:rsid w:val="00DF693B"/>
    <w:rsid w:val="00DF69A3"/>
    <w:rsid w:val="00DF6CD8"/>
    <w:rsid w:val="00DF7316"/>
    <w:rsid w:val="00DF73C2"/>
    <w:rsid w:val="00DF75E7"/>
    <w:rsid w:val="00DF786F"/>
    <w:rsid w:val="00DF7F4A"/>
    <w:rsid w:val="00DF7FF6"/>
    <w:rsid w:val="00E000F7"/>
    <w:rsid w:val="00E001B3"/>
    <w:rsid w:val="00E00579"/>
    <w:rsid w:val="00E006E3"/>
    <w:rsid w:val="00E0078B"/>
    <w:rsid w:val="00E00A89"/>
    <w:rsid w:val="00E00BEA"/>
    <w:rsid w:val="00E00F16"/>
    <w:rsid w:val="00E0104C"/>
    <w:rsid w:val="00E0152B"/>
    <w:rsid w:val="00E017DA"/>
    <w:rsid w:val="00E018AC"/>
    <w:rsid w:val="00E01B01"/>
    <w:rsid w:val="00E01B85"/>
    <w:rsid w:val="00E01BBE"/>
    <w:rsid w:val="00E01C6A"/>
    <w:rsid w:val="00E01E49"/>
    <w:rsid w:val="00E01F07"/>
    <w:rsid w:val="00E02634"/>
    <w:rsid w:val="00E026C0"/>
    <w:rsid w:val="00E02892"/>
    <w:rsid w:val="00E02D46"/>
    <w:rsid w:val="00E02DBE"/>
    <w:rsid w:val="00E02E87"/>
    <w:rsid w:val="00E03052"/>
    <w:rsid w:val="00E0310D"/>
    <w:rsid w:val="00E03162"/>
    <w:rsid w:val="00E033F6"/>
    <w:rsid w:val="00E03C89"/>
    <w:rsid w:val="00E03F23"/>
    <w:rsid w:val="00E040F9"/>
    <w:rsid w:val="00E0411A"/>
    <w:rsid w:val="00E041A4"/>
    <w:rsid w:val="00E04326"/>
    <w:rsid w:val="00E043F3"/>
    <w:rsid w:val="00E0441E"/>
    <w:rsid w:val="00E04452"/>
    <w:rsid w:val="00E04627"/>
    <w:rsid w:val="00E04881"/>
    <w:rsid w:val="00E0490C"/>
    <w:rsid w:val="00E04A8C"/>
    <w:rsid w:val="00E04BA3"/>
    <w:rsid w:val="00E04E46"/>
    <w:rsid w:val="00E05022"/>
    <w:rsid w:val="00E0538A"/>
    <w:rsid w:val="00E05718"/>
    <w:rsid w:val="00E05777"/>
    <w:rsid w:val="00E057EA"/>
    <w:rsid w:val="00E05828"/>
    <w:rsid w:val="00E05C25"/>
    <w:rsid w:val="00E064BA"/>
    <w:rsid w:val="00E0663C"/>
    <w:rsid w:val="00E06AD9"/>
    <w:rsid w:val="00E06F68"/>
    <w:rsid w:val="00E0721D"/>
    <w:rsid w:val="00E07D24"/>
    <w:rsid w:val="00E07D53"/>
    <w:rsid w:val="00E07EB2"/>
    <w:rsid w:val="00E07F92"/>
    <w:rsid w:val="00E1001A"/>
    <w:rsid w:val="00E102C4"/>
    <w:rsid w:val="00E1093F"/>
    <w:rsid w:val="00E10950"/>
    <w:rsid w:val="00E10B33"/>
    <w:rsid w:val="00E10F8E"/>
    <w:rsid w:val="00E111B4"/>
    <w:rsid w:val="00E11219"/>
    <w:rsid w:val="00E115EB"/>
    <w:rsid w:val="00E11757"/>
    <w:rsid w:val="00E11B1E"/>
    <w:rsid w:val="00E11C63"/>
    <w:rsid w:val="00E11E6E"/>
    <w:rsid w:val="00E1242F"/>
    <w:rsid w:val="00E125FE"/>
    <w:rsid w:val="00E12808"/>
    <w:rsid w:val="00E12897"/>
    <w:rsid w:val="00E12A60"/>
    <w:rsid w:val="00E131D9"/>
    <w:rsid w:val="00E1324D"/>
    <w:rsid w:val="00E13A5B"/>
    <w:rsid w:val="00E13F4E"/>
    <w:rsid w:val="00E141FE"/>
    <w:rsid w:val="00E1441E"/>
    <w:rsid w:val="00E14883"/>
    <w:rsid w:val="00E14ABB"/>
    <w:rsid w:val="00E14B12"/>
    <w:rsid w:val="00E14CCA"/>
    <w:rsid w:val="00E14CFC"/>
    <w:rsid w:val="00E14D07"/>
    <w:rsid w:val="00E14DE2"/>
    <w:rsid w:val="00E14FAE"/>
    <w:rsid w:val="00E1513C"/>
    <w:rsid w:val="00E152F3"/>
    <w:rsid w:val="00E15712"/>
    <w:rsid w:val="00E15739"/>
    <w:rsid w:val="00E15B85"/>
    <w:rsid w:val="00E15D27"/>
    <w:rsid w:val="00E15F74"/>
    <w:rsid w:val="00E16368"/>
    <w:rsid w:val="00E163AC"/>
    <w:rsid w:val="00E1648A"/>
    <w:rsid w:val="00E16EA2"/>
    <w:rsid w:val="00E170A5"/>
    <w:rsid w:val="00E17D6C"/>
    <w:rsid w:val="00E17FA2"/>
    <w:rsid w:val="00E202A9"/>
    <w:rsid w:val="00E20352"/>
    <w:rsid w:val="00E20391"/>
    <w:rsid w:val="00E2060F"/>
    <w:rsid w:val="00E206C4"/>
    <w:rsid w:val="00E207A5"/>
    <w:rsid w:val="00E20D96"/>
    <w:rsid w:val="00E20DE7"/>
    <w:rsid w:val="00E211F5"/>
    <w:rsid w:val="00E21C6D"/>
    <w:rsid w:val="00E21E0F"/>
    <w:rsid w:val="00E2218B"/>
    <w:rsid w:val="00E22211"/>
    <w:rsid w:val="00E2258F"/>
    <w:rsid w:val="00E22647"/>
    <w:rsid w:val="00E226C6"/>
    <w:rsid w:val="00E228FD"/>
    <w:rsid w:val="00E22AC6"/>
    <w:rsid w:val="00E22C80"/>
    <w:rsid w:val="00E22C98"/>
    <w:rsid w:val="00E23459"/>
    <w:rsid w:val="00E237E0"/>
    <w:rsid w:val="00E23BAA"/>
    <w:rsid w:val="00E240D2"/>
    <w:rsid w:val="00E24147"/>
    <w:rsid w:val="00E241CF"/>
    <w:rsid w:val="00E244DF"/>
    <w:rsid w:val="00E2481C"/>
    <w:rsid w:val="00E24E15"/>
    <w:rsid w:val="00E24E52"/>
    <w:rsid w:val="00E24FB4"/>
    <w:rsid w:val="00E24FF6"/>
    <w:rsid w:val="00E25145"/>
    <w:rsid w:val="00E2588A"/>
    <w:rsid w:val="00E25977"/>
    <w:rsid w:val="00E259B0"/>
    <w:rsid w:val="00E259C8"/>
    <w:rsid w:val="00E25B35"/>
    <w:rsid w:val="00E25C81"/>
    <w:rsid w:val="00E260CF"/>
    <w:rsid w:val="00E2613A"/>
    <w:rsid w:val="00E265B7"/>
    <w:rsid w:val="00E2668D"/>
    <w:rsid w:val="00E267C7"/>
    <w:rsid w:val="00E26C17"/>
    <w:rsid w:val="00E26F73"/>
    <w:rsid w:val="00E2719D"/>
    <w:rsid w:val="00E27244"/>
    <w:rsid w:val="00E27496"/>
    <w:rsid w:val="00E27A14"/>
    <w:rsid w:val="00E27A3F"/>
    <w:rsid w:val="00E27DC0"/>
    <w:rsid w:val="00E30642"/>
    <w:rsid w:val="00E307AF"/>
    <w:rsid w:val="00E309FA"/>
    <w:rsid w:val="00E30A9B"/>
    <w:rsid w:val="00E30DFD"/>
    <w:rsid w:val="00E30E1F"/>
    <w:rsid w:val="00E31262"/>
    <w:rsid w:val="00E313F2"/>
    <w:rsid w:val="00E31606"/>
    <w:rsid w:val="00E31A92"/>
    <w:rsid w:val="00E31F6E"/>
    <w:rsid w:val="00E324F0"/>
    <w:rsid w:val="00E32734"/>
    <w:rsid w:val="00E329FB"/>
    <w:rsid w:val="00E32A16"/>
    <w:rsid w:val="00E32B60"/>
    <w:rsid w:val="00E32D2E"/>
    <w:rsid w:val="00E32E4F"/>
    <w:rsid w:val="00E32E66"/>
    <w:rsid w:val="00E33551"/>
    <w:rsid w:val="00E33692"/>
    <w:rsid w:val="00E3385F"/>
    <w:rsid w:val="00E34532"/>
    <w:rsid w:val="00E34A4E"/>
    <w:rsid w:val="00E34FC0"/>
    <w:rsid w:val="00E352ED"/>
    <w:rsid w:val="00E354B8"/>
    <w:rsid w:val="00E35A3D"/>
    <w:rsid w:val="00E35BB9"/>
    <w:rsid w:val="00E35C73"/>
    <w:rsid w:val="00E364CE"/>
    <w:rsid w:val="00E365B1"/>
    <w:rsid w:val="00E365B5"/>
    <w:rsid w:val="00E36607"/>
    <w:rsid w:val="00E3672A"/>
    <w:rsid w:val="00E36B36"/>
    <w:rsid w:val="00E36C64"/>
    <w:rsid w:val="00E36EDE"/>
    <w:rsid w:val="00E3745A"/>
    <w:rsid w:val="00E37584"/>
    <w:rsid w:val="00E375D8"/>
    <w:rsid w:val="00E376A7"/>
    <w:rsid w:val="00E37E2C"/>
    <w:rsid w:val="00E37F2B"/>
    <w:rsid w:val="00E4017E"/>
    <w:rsid w:val="00E403F7"/>
    <w:rsid w:val="00E40549"/>
    <w:rsid w:val="00E405CC"/>
    <w:rsid w:val="00E406D3"/>
    <w:rsid w:val="00E40785"/>
    <w:rsid w:val="00E40A5A"/>
    <w:rsid w:val="00E40B60"/>
    <w:rsid w:val="00E41290"/>
    <w:rsid w:val="00E41380"/>
    <w:rsid w:val="00E4168C"/>
    <w:rsid w:val="00E416BA"/>
    <w:rsid w:val="00E41869"/>
    <w:rsid w:val="00E41A02"/>
    <w:rsid w:val="00E41C6A"/>
    <w:rsid w:val="00E41E7E"/>
    <w:rsid w:val="00E42157"/>
    <w:rsid w:val="00E421D8"/>
    <w:rsid w:val="00E42608"/>
    <w:rsid w:val="00E4261E"/>
    <w:rsid w:val="00E42691"/>
    <w:rsid w:val="00E42769"/>
    <w:rsid w:val="00E4284F"/>
    <w:rsid w:val="00E42939"/>
    <w:rsid w:val="00E42B9E"/>
    <w:rsid w:val="00E42ED1"/>
    <w:rsid w:val="00E430AC"/>
    <w:rsid w:val="00E43246"/>
    <w:rsid w:val="00E432DE"/>
    <w:rsid w:val="00E43666"/>
    <w:rsid w:val="00E438DD"/>
    <w:rsid w:val="00E439C7"/>
    <w:rsid w:val="00E43A8A"/>
    <w:rsid w:val="00E43DFD"/>
    <w:rsid w:val="00E43F99"/>
    <w:rsid w:val="00E44328"/>
    <w:rsid w:val="00E44703"/>
    <w:rsid w:val="00E44843"/>
    <w:rsid w:val="00E448B9"/>
    <w:rsid w:val="00E44D2F"/>
    <w:rsid w:val="00E454A4"/>
    <w:rsid w:val="00E45BDD"/>
    <w:rsid w:val="00E46186"/>
    <w:rsid w:val="00E46273"/>
    <w:rsid w:val="00E46324"/>
    <w:rsid w:val="00E464E6"/>
    <w:rsid w:val="00E46833"/>
    <w:rsid w:val="00E4691A"/>
    <w:rsid w:val="00E469BB"/>
    <w:rsid w:val="00E46DFC"/>
    <w:rsid w:val="00E46F3C"/>
    <w:rsid w:val="00E4718C"/>
    <w:rsid w:val="00E47307"/>
    <w:rsid w:val="00E4759A"/>
    <w:rsid w:val="00E47766"/>
    <w:rsid w:val="00E47767"/>
    <w:rsid w:val="00E47A5D"/>
    <w:rsid w:val="00E5025A"/>
    <w:rsid w:val="00E50428"/>
    <w:rsid w:val="00E50786"/>
    <w:rsid w:val="00E507D0"/>
    <w:rsid w:val="00E50D90"/>
    <w:rsid w:val="00E50DED"/>
    <w:rsid w:val="00E51085"/>
    <w:rsid w:val="00E51753"/>
    <w:rsid w:val="00E517F4"/>
    <w:rsid w:val="00E5182F"/>
    <w:rsid w:val="00E51AE8"/>
    <w:rsid w:val="00E51E3C"/>
    <w:rsid w:val="00E52861"/>
    <w:rsid w:val="00E52C62"/>
    <w:rsid w:val="00E52F36"/>
    <w:rsid w:val="00E537AA"/>
    <w:rsid w:val="00E537EE"/>
    <w:rsid w:val="00E53890"/>
    <w:rsid w:val="00E53911"/>
    <w:rsid w:val="00E53BD6"/>
    <w:rsid w:val="00E53E50"/>
    <w:rsid w:val="00E542DF"/>
    <w:rsid w:val="00E54468"/>
    <w:rsid w:val="00E549B3"/>
    <w:rsid w:val="00E54BE2"/>
    <w:rsid w:val="00E54F62"/>
    <w:rsid w:val="00E55288"/>
    <w:rsid w:val="00E5533A"/>
    <w:rsid w:val="00E55674"/>
    <w:rsid w:val="00E55816"/>
    <w:rsid w:val="00E5598D"/>
    <w:rsid w:val="00E55BB7"/>
    <w:rsid w:val="00E55C1D"/>
    <w:rsid w:val="00E55F14"/>
    <w:rsid w:val="00E55F6A"/>
    <w:rsid w:val="00E55FEB"/>
    <w:rsid w:val="00E560B3"/>
    <w:rsid w:val="00E56250"/>
    <w:rsid w:val="00E5631C"/>
    <w:rsid w:val="00E568AF"/>
    <w:rsid w:val="00E56955"/>
    <w:rsid w:val="00E56B70"/>
    <w:rsid w:val="00E56E01"/>
    <w:rsid w:val="00E5704B"/>
    <w:rsid w:val="00E5714A"/>
    <w:rsid w:val="00E5755E"/>
    <w:rsid w:val="00E57A8F"/>
    <w:rsid w:val="00E57B43"/>
    <w:rsid w:val="00E57DD4"/>
    <w:rsid w:val="00E57EB0"/>
    <w:rsid w:val="00E601A8"/>
    <w:rsid w:val="00E60379"/>
    <w:rsid w:val="00E6041D"/>
    <w:rsid w:val="00E6049E"/>
    <w:rsid w:val="00E60819"/>
    <w:rsid w:val="00E60ED8"/>
    <w:rsid w:val="00E613CC"/>
    <w:rsid w:val="00E61550"/>
    <w:rsid w:val="00E6167D"/>
    <w:rsid w:val="00E61A2C"/>
    <w:rsid w:val="00E61CCF"/>
    <w:rsid w:val="00E61D36"/>
    <w:rsid w:val="00E61E08"/>
    <w:rsid w:val="00E6203D"/>
    <w:rsid w:val="00E6219A"/>
    <w:rsid w:val="00E6241C"/>
    <w:rsid w:val="00E628DD"/>
    <w:rsid w:val="00E62A1B"/>
    <w:rsid w:val="00E62C7C"/>
    <w:rsid w:val="00E62D80"/>
    <w:rsid w:val="00E62E56"/>
    <w:rsid w:val="00E63067"/>
    <w:rsid w:val="00E63253"/>
    <w:rsid w:val="00E63448"/>
    <w:rsid w:val="00E634DF"/>
    <w:rsid w:val="00E638AC"/>
    <w:rsid w:val="00E639BA"/>
    <w:rsid w:val="00E64010"/>
    <w:rsid w:val="00E647F8"/>
    <w:rsid w:val="00E64808"/>
    <w:rsid w:val="00E64A63"/>
    <w:rsid w:val="00E64EDD"/>
    <w:rsid w:val="00E64F4E"/>
    <w:rsid w:val="00E656F1"/>
    <w:rsid w:val="00E65A16"/>
    <w:rsid w:val="00E65AA1"/>
    <w:rsid w:val="00E65E0D"/>
    <w:rsid w:val="00E66774"/>
    <w:rsid w:val="00E66B04"/>
    <w:rsid w:val="00E66E87"/>
    <w:rsid w:val="00E67043"/>
    <w:rsid w:val="00E670BB"/>
    <w:rsid w:val="00E6726E"/>
    <w:rsid w:val="00E67355"/>
    <w:rsid w:val="00E67698"/>
    <w:rsid w:val="00E67A26"/>
    <w:rsid w:val="00E67C58"/>
    <w:rsid w:val="00E67D99"/>
    <w:rsid w:val="00E67E17"/>
    <w:rsid w:val="00E7041B"/>
    <w:rsid w:val="00E70489"/>
    <w:rsid w:val="00E70515"/>
    <w:rsid w:val="00E7055B"/>
    <w:rsid w:val="00E7085D"/>
    <w:rsid w:val="00E70C5A"/>
    <w:rsid w:val="00E70F6E"/>
    <w:rsid w:val="00E7114C"/>
    <w:rsid w:val="00E711F3"/>
    <w:rsid w:val="00E7178A"/>
    <w:rsid w:val="00E717E0"/>
    <w:rsid w:val="00E7192B"/>
    <w:rsid w:val="00E71AEB"/>
    <w:rsid w:val="00E71E36"/>
    <w:rsid w:val="00E7207E"/>
    <w:rsid w:val="00E7285C"/>
    <w:rsid w:val="00E728D8"/>
    <w:rsid w:val="00E72CE7"/>
    <w:rsid w:val="00E72D17"/>
    <w:rsid w:val="00E72E28"/>
    <w:rsid w:val="00E72E2F"/>
    <w:rsid w:val="00E72F01"/>
    <w:rsid w:val="00E72F11"/>
    <w:rsid w:val="00E73051"/>
    <w:rsid w:val="00E730CE"/>
    <w:rsid w:val="00E73163"/>
    <w:rsid w:val="00E731FE"/>
    <w:rsid w:val="00E735CC"/>
    <w:rsid w:val="00E73641"/>
    <w:rsid w:val="00E7364F"/>
    <w:rsid w:val="00E736D0"/>
    <w:rsid w:val="00E73749"/>
    <w:rsid w:val="00E73CCE"/>
    <w:rsid w:val="00E73D7B"/>
    <w:rsid w:val="00E73FC2"/>
    <w:rsid w:val="00E7406B"/>
    <w:rsid w:val="00E741FA"/>
    <w:rsid w:val="00E74218"/>
    <w:rsid w:val="00E749B1"/>
    <w:rsid w:val="00E749B7"/>
    <w:rsid w:val="00E74DD5"/>
    <w:rsid w:val="00E74FE9"/>
    <w:rsid w:val="00E7585D"/>
    <w:rsid w:val="00E758CB"/>
    <w:rsid w:val="00E759E4"/>
    <w:rsid w:val="00E759EA"/>
    <w:rsid w:val="00E75A22"/>
    <w:rsid w:val="00E75A5D"/>
    <w:rsid w:val="00E75B42"/>
    <w:rsid w:val="00E75E49"/>
    <w:rsid w:val="00E761BF"/>
    <w:rsid w:val="00E762B8"/>
    <w:rsid w:val="00E76719"/>
    <w:rsid w:val="00E76A39"/>
    <w:rsid w:val="00E76CF0"/>
    <w:rsid w:val="00E76F75"/>
    <w:rsid w:val="00E7717C"/>
    <w:rsid w:val="00E77222"/>
    <w:rsid w:val="00E80093"/>
    <w:rsid w:val="00E802B9"/>
    <w:rsid w:val="00E80432"/>
    <w:rsid w:val="00E80666"/>
    <w:rsid w:val="00E807A5"/>
    <w:rsid w:val="00E807B0"/>
    <w:rsid w:val="00E80A4D"/>
    <w:rsid w:val="00E80AB7"/>
    <w:rsid w:val="00E80B23"/>
    <w:rsid w:val="00E80E31"/>
    <w:rsid w:val="00E80EFA"/>
    <w:rsid w:val="00E812E4"/>
    <w:rsid w:val="00E815DB"/>
    <w:rsid w:val="00E817F0"/>
    <w:rsid w:val="00E818C7"/>
    <w:rsid w:val="00E81A7C"/>
    <w:rsid w:val="00E81CEB"/>
    <w:rsid w:val="00E824B2"/>
    <w:rsid w:val="00E8287E"/>
    <w:rsid w:val="00E82ADA"/>
    <w:rsid w:val="00E82B0F"/>
    <w:rsid w:val="00E82DE6"/>
    <w:rsid w:val="00E82E0D"/>
    <w:rsid w:val="00E8308E"/>
    <w:rsid w:val="00E832DE"/>
    <w:rsid w:val="00E8332A"/>
    <w:rsid w:val="00E834E5"/>
    <w:rsid w:val="00E8365B"/>
    <w:rsid w:val="00E837DC"/>
    <w:rsid w:val="00E83A9E"/>
    <w:rsid w:val="00E83C6A"/>
    <w:rsid w:val="00E83F60"/>
    <w:rsid w:val="00E8400F"/>
    <w:rsid w:val="00E84185"/>
    <w:rsid w:val="00E841C6"/>
    <w:rsid w:val="00E8452F"/>
    <w:rsid w:val="00E84667"/>
    <w:rsid w:val="00E84668"/>
    <w:rsid w:val="00E84B5B"/>
    <w:rsid w:val="00E84C7A"/>
    <w:rsid w:val="00E84D99"/>
    <w:rsid w:val="00E84EF0"/>
    <w:rsid w:val="00E8506F"/>
    <w:rsid w:val="00E851A0"/>
    <w:rsid w:val="00E85595"/>
    <w:rsid w:val="00E85698"/>
    <w:rsid w:val="00E85884"/>
    <w:rsid w:val="00E860DF"/>
    <w:rsid w:val="00E86172"/>
    <w:rsid w:val="00E86567"/>
    <w:rsid w:val="00E8685A"/>
    <w:rsid w:val="00E86F34"/>
    <w:rsid w:val="00E8715D"/>
    <w:rsid w:val="00E87C19"/>
    <w:rsid w:val="00E903A3"/>
    <w:rsid w:val="00E9080B"/>
    <w:rsid w:val="00E90EF5"/>
    <w:rsid w:val="00E911D4"/>
    <w:rsid w:val="00E9129B"/>
    <w:rsid w:val="00E9132E"/>
    <w:rsid w:val="00E917FB"/>
    <w:rsid w:val="00E91CDC"/>
    <w:rsid w:val="00E920AF"/>
    <w:rsid w:val="00E92102"/>
    <w:rsid w:val="00E92650"/>
    <w:rsid w:val="00E926DB"/>
    <w:rsid w:val="00E92CA1"/>
    <w:rsid w:val="00E92F30"/>
    <w:rsid w:val="00E93265"/>
    <w:rsid w:val="00E933FE"/>
    <w:rsid w:val="00E936FB"/>
    <w:rsid w:val="00E9372D"/>
    <w:rsid w:val="00E93BBB"/>
    <w:rsid w:val="00E93C9B"/>
    <w:rsid w:val="00E93CCF"/>
    <w:rsid w:val="00E93E22"/>
    <w:rsid w:val="00E9404B"/>
    <w:rsid w:val="00E94091"/>
    <w:rsid w:val="00E94508"/>
    <w:rsid w:val="00E948D4"/>
    <w:rsid w:val="00E94BC7"/>
    <w:rsid w:val="00E94DDF"/>
    <w:rsid w:val="00E94FE2"/>
    <w:rsid w:val="00E95A61"/>
    <w:rsid w:val="00E95C11"/>
    <w:rsid w:val="00E95EF8"/>
    <w:rsid w:val="00E96079"/>
    <w:rsid w:val="00E960B7"/>
    <w:rsid w:val="00E96160"/>
    <w:rsid w:val="00E961DB"/>
    <w:rsid w:val="00E9624A"/>
    <w:rsid w:val="00E967C0"/>
    <w:rsid w:val="00E967C9"/>
    <w:rsid w:val="00E96994"/>
    <w:rsid w:val="00E96A6A"/>
    <w:rsid w:val="00E96D00"/>
    <w:rsid w:val="00E96EBD"/>
    <w:rsid w:val="00E9768C"/>
    <w:rsid w:val="00E978AD"/>
    <w:rsid w:val="00E97F20"/>
    <w:rsid w:val="00E97F28"/>
    <w:rsid w:val="00EA00A8"/>
    <w:rsid w:val="00EA024F"/>
    <w:rsid w:val="00EA05F5"/>
    <w:rsid w:val="00EA06CA"/>
    <w:rsid w:val="00EA0715"/>
    <w:rsid w:val="00EA07CC"/>
    <w:rsid w:val="00EA0A48"/>
    <w:rsid w:val="00EA0C4E"/>
    <w:rsid w:val="00EA0CE4"/>
    <w:rsid w:val="00EA1146"/>
    <w:rsid w:val="00EA13FC"/>
    <w:rsid w:val="00EA14F8"/>
    <w:rsid w:val="00EA166C"/>
    <w:rsid w:val="00EA17EF"/>
    <w:rsid w:val="00EA1C54"/>
    <w:rsid w:val="00EA1E82"/>
    <w:rsid w:val="00EA21E8"/>
    <w:rsid w:val="00EA256A"/>
    <w:rsid w:val="00EA2633"/>
    <w:rsid w:val="00EA2695"/>
    <w:rsid w:val="00EA26DE"/>
    <w:rsid w:val="00EA27A6"/>
    <w:rsid w:val="00EA2941"/>
    <w:rsid w:val="00EA2959"/>
    <w:rsid w:val="00EA3043"/>
    <w:rsid w:val="00EA30FD"/>
    <w:rsid w:val="00EA31C1"/>
    <w:rsid w:val="00EA32BD"/>
    <w:rsid w:val="00EA36DA"/>
    <w:rsid w:val="00EA379C"/>
    <w:rsid w:val="00EA3C37"/>
    <w:rsid w:val="00EA3CF7"/>
    <w:rsid w:val="00EA4629"/>
    <w:rsid w:val="00EA493A"/>
    <w:rsid w:val="00EA4AA4"/>
    <w:rsid w:val="00EA4B98"/>
    <w:rsid w:val="00EA4C0F"/>
    <w:rsid w:val="00EA4D7B"/>
    <w:rsid w:val="00EA4F77"/>
    <w:rsid w:val="00EA4FA6"/>
    <w:rsid w:val="00EA5034"/>
    <w:rsid w:val="00EA50B5"/>
    <w:rsid w:val="00EA550E"/>
    <w:rsid w:val="00EA569C"/>
    <w:rsid w:val="00EA57B2"/>
    <w:rsid w:val="00EA588F"/>
    <w:rsid w:val="00EA58C1"/>
    <w:rsid w:val="00EA58C3"/>
    <w:rsid w:val="00EA5B98"/>
    <w:rsid w:val="00EA6538"/>
    <w:rsid w:val="00EA67B1"/>
    <w:rsid w:val="00EA6B59"/>
    <w:rsid w:val="00EA6FE4"/>
    <w:rsid w:val="00EA7235"/>
    <w:rsid w:val="00EA74D0"/>
    <w:rsid w:val="00EA778F"/>
    <w:rsid w:val="00EA7BC9"/>
    <w:rsid w:val="00EA7D0F"/>
    <w:rsid w:val="00EA7E90"/>
    <w:rsid w:val="00EB00F3"/>
    <w:rsid w:val="00EB053A"/>
    <w:rsid w:val="00EB0599"/>
    <w:rsid w:val="00EB0646"/>
    <w:rsid w:val="00EB0BD3"/>
    <w:rsid w:val="00EB0C12"/>
    <w:rsid w:val="00EB0C41"/>
    <w:rsid w:val="00EB1033"/>
    <w:rsid w:val="00EB12CD"/>
    <w:rsid w:val="00EB19FC"/>
    <w:rsid w:val="00EB1A46"/>
    <w:rsid w:val="00EB1ADC"/>
    <w:rsid w:val="00EB1F09"/>
    <w:rsid w:val="00EB1FE2"/>
    <w:rsid w:val="00EB21D9"/>
    <w:rsid w:val="00EB24CB"/>
    <w:rsid w:val="00EB2504"/>
    <w:rsid w:val="00EB2715"/>
    <w:rsid w:val="00EB317D"/>
    <w:rsid w:val="00EB337E"/>
    <w:rsid w:val="00EB34A8"/>
    <w:rsid w:val="00EB389F"/>
    <w:rsid w:val="00EB391B"/>
    <w:rsid w:val="00EB3985"/>
    <w:rsid w:val="00EB3A34"/>
    <w:rsid w:val="00EB3CA9"/>
    <w:rsid w:val="00EB3D02"/>
    <w:rsid w:val="00EB3E56"/>
    <w:rsid w:val="00EB3F3D"/>
    <w:rsid w:val="00EB4525"/>
    <w:rsid w:val="00EB45CE"/>
    <w:rsid w:val="00EB45FF"/>
    <w:rsid w:val="00EB4A28"/>
    <w:rsid w:val="00EB5609"/>
    <w:rsid w:val="00EB594C"/>
    <w:rsid w:val="00EB59E8"/>
    <w:rsid w:val="00EB5B31"/>
    <w:rsid w:val="00EB5BC5"/>
    <w:rsid w:val="00EB6132"/>
    <w:rsid w:val="00EB6263"/>
    <w:rsid w:val="00EB6386"/>
    <w:rsid w:val="00EB65D3"/>
    <w:rsid w:val="00EB6741"/>
    <w:rsid w:val="00EB6C37"/>
    <w:rsid w:val="00EB6C93"/>
    <w:rsid w:val="00EB6E55"/>
    <w:rsid w:val="00EB7363"/>
    <w:rsid w:val="00EB73ED"/>
    <w:rsid w:val="00EB7451"/>
    <w:rsid w:val="00EB7576"/>
    <w:rsid w:val="00EB78FD"/>
    <w:rsid w:val="00EB7CB5"/>
    <w:rsid w:val="00EB7D62"/>
    <w:rsid w:val="00EB7E50"/>
    <w:rsid w:val="00EC003B"/>
    <w:rsid w:val="00EC082B"/>
    <w:rsid w:val="00EC0E8E"/>
    <w:rsid w:val="00EC1310"/>
    <w:rsid w:val="00EC149E"/>
    <w:rsid w:val="00EC169D"/>
    <w:rsid w:val="00EC18A0"/>
    <w:rsid w:val="00EC1E8A"/>
    <w:rsid w:val="00EC2153"/>
    <w:rsid w:val="00EC2337"/>
    <w:rsid w:val="00EC24AC"/>
    <w:rsid w:val="00EC2648"/>
    <w:rsid w:val="00EC2745"/>
    <w:rsid w:val="00EC2CA7"/>
    <w:rsid w:val="00EC33F2"/>
    <w:rsid w:val="00EC341C"/>
    <w:rsid w:val="00EC3889"/>
    <w:rsid w:val="00EC39C0"/>
    <w:rsid w:val="00EC3CA6"/>
    <w:rsid w:val="00EC3E5B"/>
    <w:rsid w:val="00EC4323"/>
    <w:rsid w:val="00EC43C0"/>
    <w:rsid w:val="00EC49A9"/>
    <w:rsid w:val="00EC4A6F"/>
    <w:rsid w:val="00EC4F5D"/>
    <w:rsid w:val="00EC52F7"/>
    <w:rsid w:val="00EC53D4"/>
    <w:rsid w:val="00EC555E"/>
    <w:rsid w:val="00EC56E8"/>
    <w:rsid w:val="00EC588F"/>
    <w:rsid w:val="00EC5A05"/>
    <w:rsid w:val="00EC5FFB"/>
    <w:rsid w:val="00EC63FF"/>
    <w:rsid w:val="00EC655F"/>
    <w:rsid w:val="00EC69B3"/>
    <w:rsid w:val="00EC6D0B"/>
    <w:rsid w:val="00EC6F23"/>
    <w:rsid w:val="00EC7795"/>
    <w:rsid w:val="00EC78BD"/>
    <w:rsid w:val="00EC7BE3"/>
    <w:rsid w:val="00ED00DE"/>
    <w:rsid w:val="00ED00EE"/>
    <w:rsid w:val="00ED0444"/>
    <w:rsid w:val="00ED0B0E"/>
    <w:rsid w:val="00ED0C1A"/>
    <w:rsid w:val="00ED0D2D"/>
    <w:rsid w:val="00ED0DD1"/>
    <w:rsid w:val="00ED0EFA"/>
    <w:rsid w:val="00ED125C"/>
    <w:rsid w:val="00ED19CA"/>
    <w:rsid w:val="00ED1A44"/>
    <w:rsid w:val="00ED1C1F"/>
    <w:rsid w:val="00ED1D2C"/>
    <w:rsid w:val="00ED2002"/>
    <w:rsid w:val="00ED2699"/>
    <w:rsid w:val="00ED284D"/>
    <w:rsid w:val="00ED2906"/>
    <w:rsid w:val="00ED2A01"/>
    <w:rsid w:val="00ED2ABA"/>
    <w:rsid w:val="00ED2D1F"/>
    <w:rsid w:val="00ED315D"/>
    <w:rsid w:val="00ED359D"/>
    <w:rsid w:val="00ED3CFF"/>
    <w:rsid w:val="00ED3E67"/>
    <w:rsid w:val="00ED407B"/>
    <w:rsid w:val="00ED4860"/>
    <w:rsid w:val="00ED4998"/>
    <w:rsid w:val="00ED5945"/>
    <w:rsid w:val="00ED5A37"/>
    <w:rsid w:val="00ED65EF"/>
    <w:rsid w:val="00ED65F4"/>
    <w:rsid w:val="00ED69DB"/>
    <w:rsid w:val="00ED6C2B"/>
    <w:rsid w:val="00ED6E59"/>
    <w:rsid w:val="00ED6EBB"/>
    <w:rsid w:val="00ED718D"/>
    <w:rsid w:val="00ED719C"/>
    <w:rsid w:val="00ED7635"/>
    <w:rsid w:val="00ED7A36"/>
    <w:rsid w:val="00ED7A72"/>
    <w:rsid w:val="00EE0644"/>
    <w:rsid w:val="00EE0787"/>
    <w:rsid w:val="00EE0BF4"/>
    <w:rsid w:val="00EE0FF4"/>
    <w:rsid w:val="00EE10C5"/>
    <w:rsid w:val="00EE11DA"/>
    <w:rsid w:val="00EE17B4"/>
    <w:rsid w:val="00EE181A"/>
    <w:rsid w:val="00EE1953"/>
    <w:rsid w:val="00EE1ED3"/>
    <w:rsid w:val="00EE205D"/>
    <w:rsid w:val="00EE22A9"/>
    <w:rsid w:val="00EE2320"/>
    <w:rsid w:val="00EE243A"/>
    <w:rsid w:val="00EE249A"/>
    <w:rsid w:val="00EE2AC2"/>
    <w:rsid w:val="00EE2B8F"/>
    <w:rsid w:val="00EE2CF4"/>
    <w:rsid w:val="00EE30A2"/>
    <w:rsid w:val="00EE3540"/>
    <w:rsid w:val="00EE3624"/>
    <w:rsid w:val="00EE385F"/>
    <w:rsid w:val="00EE3E49"/>
    <w:rsid w:val="00EE3FFD"/>
    <w:rsid w:val="00EE411F"/>
    <w:rsid w:val="00EE413E"/>
    <w:rsid w:val="00EE414C"/>
    <w:rsid w:val="00EE4180"/>
    <w:rsid w:val="00EE44F7"/>
    <w:rsid w:val="00EE479B"/>
    <w:rsid w:val="00EE48E8"/>
    <w:rsid w:val="00EE4A45"/>
    <w:rsid w:val="00EE4D63"/>
    <w:rsid w:val="00EE4E9C"/>
    <w:rsid w:val="00EE4FC2"/>
    <w:rsid w:val="00EE5003"/>
    <w:rsid w:val="00EE5069"/>
    <w:rsid w:val="00EE5335"/>
    <w:rsid w:val="00EE5406"/>
    <w:rsid w:val="00EE5BBD"/>
    <w:rsid w:val="00EE612A"/>
    <w:rsid w:val="00EE62DE"/>
    <w:rsid w:val="00EE635F"/>
    <w:rsid w:val="00EE656D"/>
    <w:rsid w:val="00EE65AC"/>
    <w:rsid w:val="00EE777B"/>
    <w:rsid w:val="00EE7EC4"/>
    <w:rsid w:val="00EF04A3"/>
    <w:rsid w:val="00EF05D1"/>
    <w:rsid w:val="00EF064D"/>
    <w:rsid w:val="00EF06A2"/>
    <w:rsid w:val="00EF07A6"/>
    <w:rsid w:val="00EF07E5"/>
    <w:rsid w:val="00EF0A2E"/>
    <w:rsid w:val="00EF0B2F"/>
    <w:rsid w:val="00EF0DD0"/>
    <w:rsid w:val="00EF0EE8"/>
    <w:rsid w:val="00EF0F20"/>
    <w:rsid w:val="00EF103A"/>
    <w:rsid w:val="00EF1115"/>
    <w:rsid w:val="00EF1970"/>
    <w:rsid w:val="00EF1A79"/>
    <w:rsid w:val="00EF1C15"/>
    <w:rsid w:val="00EF1E0F"/>
    <w:rsid w:val="00EF231D"/>
    <w:rsid w:val="00EF23AB"/>
    <w:rsid w:val="00EF283C"/>
    <w:rsid w:val="00EF283E"/>
    <w:rsid w:val="00EF2895"/>
    <w:rsid w:val="00EF2A16"/>
    <w:rsid w:val="00EF2B88"/>
    <w:rsid w:val="00EF2E30"/>
    <w:rsid w:val="00EF3599"/>
    <w:rsid w:val="00EF36B2"/>
    <w:rsid w:val="00EF3841"/>
    <w:rsid w:val="00EF4449"/>
    <w:rsid w:val="00EF47E1"/>
    <w:rsid w:val="00EF49F5"/>
    <w:rsid w:val="00EF575A"/>
    <w:rsid w:val="00EF5A91"/>
    <w:rsid w:val="00EF5BCC"/>
    <w:rsid w:val="00EF5BD9"/>
    <w:rsid w:val="00EF5F08"/>
    <w:rsid w:val="00EF5F41"/>
    <w:rsid w:val="00EF6268"/>
    <w:rsid w:val="00EF6279"/>
    <w:rsid w:val="00EF6737"/>
    <w:rsid w:val="00EF6B54"/>
    <w:rsid w:val="00EF6FE6"/>
    <w:rsid w:val="00EF70D2"/>
    <w:rsid w:val="00EF7131"/>
    <w:rsid w:val="00EF72D0"/>
    <w:rsid w:val="00EF771C"/>
    <w:rsid w:val="00EF7775"/>
    <w:rsid w:val="00EF7839"/>
    <w:rsid w:val="00EF78C3"/>
    <w:rsid w:val="00EF79E3"/>
    <w:rsid w:val="00EF7AF7"/>
    <w:rsid w:val="00EF7E14"/>
    <w:rsid w:val="00F0013D"/>
    <w:rsid w:val="00F00290"/>
    <w:rsid w:val="00F0040E"/>
    <w:rsid w:val="00F008FB"/>
    <w:rsid w:val="00F0167B"/>
    <w:rsid w:val="00F01763"/>
    <w:rsid w:val="00F019E6"/>
    <w:rsid w:val="00F02398"/>
    <w:rsid w:val="00F0241E"/>
    <w:rsid w:val="00F02814"/>
    <w:rsid w:val="00F033F2"/>
    <w:rsid w:val="00F0350D"/>
    <w:rsid w:val="00F03778"/>
    <w:rsid w:val="00F03CAD"/>
    <w:rsid w:val="00F03FFA"/>
    <w:rsid w:val="00F0432C"/>
    <w:rsid w:val="00F0445F"/>
    <w:rsid w:val="00F04667"/>
    <w:rsid w:val="00F04D3A"/>
    <w:rsid w:val="00F04D64"/>
    <w:rsid w:val="00F04F0B"/>
    <w:rsid w:val="00F05705"/>
    <w:rsid w:val="00F05AE7"/>
    <w:rsid w:val="00F05BD0"/>
    <w:rsid w:val="00F05C68"/>
    <w:rsid w:val="00F05D60"/>
    <w:rsid w:val="00F0609F"/>
    <w:rsid w:val="00F0630C"/>
    <w:rsid w:val="00F0657C"/>
    <w:rsid w:val="00F06B88"/>
    <w:rsid w:val="00F06D22"/>
    <w:rsid w:val="00F07500"/>
    <w:rsid w:val="00F07725"/>
    <w:rsid w:val="00F07789"/>
    <w:rsid w:val="00F07805"/>
    <w:rsid w:val="00F07F18"/>
    <w:rsid w:val="00F10104"/>
    <w:rsid w:val="00F10282"/>
    <w:rsid w:val="00F104E7"/>
    <w:rsid w:val="00F1056E"/>
    <w:rsid w:val="00F106A6"/>
    <w:rsid w:val="00F10EB9"/>
    <w:rsid w:val="00F10F2A"/>
    <w:rsid w:val="00F1150E"/>
    <w:rsid w:val="00F11B43"/>
    <w:rsid w:val="00F11B6A"/>
    <w:rsid w:val="00F11C82"/>
    <w:rsid w:val="00F11D23"/>
    <w:rsid w:val="00F11E6C"/>
    <w:rsid w:val="00F11E7F"/>
    <w:rsid w:val="00F12195"/>
    <w:rsid w:val="00F1228D"/>
    <w:rsid w:val="00F12771"/>
    <w:rsid w:val="00F127D6"/>
    <w:rsid w:val="00F12C59"/>
    <w:rsid w:val="00F12D0E"/>
    <w:rsid w:val="00F12E23"/>
    <w:rsid w:val="00F1321A"/>
    <w:rsid w:val="00F132EC"/>
    <w:rsid w:val="00F133A5"/>
    <w:rsid w:val="00F135D8"/>
    <w:rsid w:val="00F13A5B"/>
    <w:rsid w:val="00F13BE8"/>
    <w:rsid w:val="00F13CD9"/>
    <w:rsid w:val="00F13F7B"/>
    <w:rsid w:val="00F14066"/>
    <w:rsid w:val="00F1448C"/>
    <w:rsid w:val="00F14558"/>
    <w:rsid w:val="00F147CE"/>
    <w:rsid w:val="00F14878"/>
    <w:rsid w:val="00F14C12"/>
    <w:rsid w:val="00F14DE2"/>
    <w:rsid w:val="00F14EE4"/>
    <w:rsid w:val="00F154E8"/>
    <w:rsid w:val="00F156AE"/>
    <w:rsid w:val="00F159C9"/>
    <w:rsid w:val="00F15AFE"/>
    <w:rsid w:val="00F15CC1"/>
    <w:rsid w:val="00F15EBA"/>
    <w:rsid w:val="00F15FF4"/>
    <w:rsid w:val="00F160AD"/>
    <w:rsid w:val="00F160F9"/>
    <w:rsid w:val="00F1624C"/>
    <w:rsid w:val="00F16514"/>
    <w:rsid w:val="00F1664B"/>
    <w:rsid w:val="00F166AB"/>
    <w:rsid w:val="00F16AC5"/>
    <w:rsid w:val="00F16C01"/>
    <w:rsid w:val="00F16C69"/>
    <w:rsid w:val="00F17203"/>
    <w:rsid w:val="00F17980"/>
    <w:rsid w:val="00F17A0C"/>
    <w:rsid w:val="00F17C29"/>
    <w:rsid w:val="00F17E62"/>
    <w:rsid w:val="00F17F13"/>
    <w:rsid w:val="00F2011B"/>
    <w:rsid w:val="00F206B6"/>
    <w:rsid w:val="00F20991"/>
    <w:rsid w:val="00F20B00"/>
    <w:rsid w:val="00F20D7B"/>
    <w:rsid w:val="00F20EB8"/>
    <w:rsid w:val="00F20F38"/>
    <w:rsid w:val="00F212E5"/>
    <w:rsid w:val="00F21329"/>
    <w:rsid w:val="00F213B4"/>
    <w:rsid w:val="00F21702"/>
    <w:rsid w:val="00F218EA"/>
    <w:rsid w:val="00F219AC"/>
    <w:rsid w:val="00F21A8D"/>
    <w:rsid w:val="00F221D7"/>
    <w:rsid w:val="00F224E2"/>
    <w:rsid w:val="00F226DD"/>
    <w:rsid w:val="00F228BE"/>
    <w:rsid w:val="00F22B2E"/>
    <w:rsid w:val="00F232AA"/>
    <w:rsid w:val="00F23892"/>
    <w:rsid w:val="00F23957"/>
    <w:rsid w:val="00F239BA"/>
    <w:rsid w:val="00F23AA1"/>
    <w:rsid w:val="00F23AF0"/>
    <w:rsid w:val="00F24063"/>
    <w:rsid w:val="00F24130"/>
    <w:rsid w:val="00F24151"/>
    <w:rsid w:val="00F2422C"/>
    <w:rsid w:val="00F242B6"/>
    <w:rsid w:val="00F243E8"/>
    <w:rsid w:val="00F248DE"/>
    <w:rsid w:val="00F24D88"/>
    <w:rsid w:val="00F24F26"/>
    <w:rsid w:val="00F25729"/>
    <w:rsid w:val="00F25AB8"/>
    <w:rsid w:val="00F25EEA"/>
    <w:rsid w:val="00F25EF0"/>
    <w:rsid w:val="00F26119"/>
    <w:rsid w:val="00F2629D"/>
    <w:rsid w:val="00F26591"/>
    <w:rsid w:val="00F26702"/>
    <w:rsid w:val="00F26A52"/>
    <w:rsid w:val="00F26E2A"/>
    <w:rsid w:val="00F26F4E"/>
    <w:rsid w:val="00F27118"/>
    <w:rsid w:val="00F274A3"/>
    <w:rsid w:val="00F27963"/>
    <w:rsid w:val="00F27B33"/>
    <w:rsid w:val="00F303E6"/>
    <w:rsid w:val="00F304F1"/>
    <w:rsid w:val="00F30588"/>
    <w:rsid w:val="00F30B01"/>
    <w:rsid w:val="00F3131B"/>
    <w:rsid w:val="00F318F4"/>
    <w:rsid w:val="00F31A20"/>
    <w:rsid w:val="00F31DD4"/>
    <w:rsid w:val="00F31E17"/>
    <w:rsid w:val="00F31ED6"/>
    <w:rsid w:val="00F31EE4"/>
    <w:rsid w:val="00F3222F"/>
    <w:rsid w:val="00F3227E"/>
    <w:rsid w:val="00F323BD"/>
    <w:rsid w:val="00F3254B"/>
    <w:rsid w:val="00F32579"/>
    <w:rsid w:val="00F32598"/>
    <w:rsid w:val="00F325CF"/>
    <w:rsid w:val="00F328C3"/>
    <w:rsid w:val="00F329F4"/>
    <w:rsid w:val="00F32B4D"/>
    <w:rsid w:val="00F32F3E"/>
    <w:rsid w:val="00F33081"/>
    <w:rsid w:val="00F3318C"/>
    <w:rsid w:val="00F33385"/>
    <w:rsid w:val="00F33794"/>
    <w:rsid w:val="00F337B6"/>
    <w:rsid w:val="00F33A28"/>
    <w:rsid w:val="00F33A3A"/>
    <w:rsid w:val="00F33C7E"/>
    <w:rsid w:val="00F33DE3"/>
    <w:rsid w:val="00F33E6D"/>
    <w:rsid w:val="00F342EB"/>
    <w:rsid w:val="00F344F0"/>
    <w:rsid w:val="00F347A2"/>
    <w:rsid w:val="00F34BC3"/>
    <w:rsid w:val="00F34BDC"/>
    <w:rsid w:val="00F35290"/>
    <w:rsid w:val="00F35398"/>
    <w:rsid w:val="00F358CD"/>
    <w:rsid w:val="00F35ACE"/>
    <w:rsid w:val="00F35C11"/>
    <w:rsid w:val="00F35E1B"/>
    <w:rsid w:val="00F3627D"/>
    <w:rsid w:val="00F36F4D"/>
    <w:rsid w:val="00F36FF6"/>
    <w:rsid w:val="00F370C4"/>
    <w:rsid w:val="00F37348"/>
    <w:rsid w:val="00F373A9"/>
    <w:rsid w:val="00F37626"/>
    <w:rsid w:val="00F37B34"/>
    <w:rsid w:val="00F37EFE"/>
    <w:rsid w:val="00F40306"/>
    <w:rsid w:val="00F409E8"/>
    <w:rsid w:val="00F40A7D"/>
    <w:rsid w:val="00F40D48"/>
    <w:rsid w:val="00F40DFA"/>
    <w:rsid w:val="00F40E60"/>
    <w:rsid w:val="00F40E73"/>
    <w:rsid w:val="00F416A3"/>
    <w:rsid w:val="00F41A87"/>
    <w:rsid w:val="00F41D28"/>
    <w:rsid w:val="00F41D49"/>
    <w:rsid w:val="00F42016"/>
    <w:rsid w:val="00F42025"/>
    <w:rsid w:val="00F4206E"/>
    <w:rsid w:val="00F42097"/>
    <w:rsid w:val="00F42678"/>
    <w:rsid w:val="00F42770"/>
    <w:rsid w:val="00F42798"/>
    <w:rsid w:val="00F4291F"/>
    <w:rsid w:val="00F42CF6"/>
    <w:rsid w:val="00F42F96"/>
    <w:rsid w:val="00F43005"/>
    <w:rsid w:val="00F43353"/>
    <w:rsid w:val="00F433E9"/>
    <w:rsid w:val="00F436FB"/>
    <w:rsid w:val="00F43789"/>
    <w:rsid w:val="00F437D8"/>
    <w:rsid w:val="00F4397D"/>
    <w:rsid w:val="00F44055"/>
    <w:rsid w:val="00F44124"/>
    <w:rsid w:val="00F4412C"/>
    <w:rsid w:val="00F441AB"/>
    <w:rsid w:val="00F443D6"/>
    <w:rsid w:val="00F444A6"/>
    <w:rsid w:val="00F444D8"/>
    <w:rsid w:val="00F4458E"/>
    <w:rsid w:val="00F445CA"/>
    <w:rsid w:val="00F4482B"/>
    <w:rsid w:val="00F44916"/>
    <w:rsid w:val="00F44C37"/>
    <w:rsid w:val="00F44F90"/>
    <w:rsid w:val="00F44FDC"/>
    <w:rsid w:val="00F45059"/>
    <w:rsid w:val="00F450F7"/>
    <w:rsid w:val="00F4513A"/>
    <w:rsid w:val="00F45345"/>
    <w:rsid w:val="00F45379"/>
    <w:rsid w:val="00F458CC"/>
    <w:rsid w:val="00F459F9"/>
    <w:rsid w:val="00F45F08"/>
    <w:rsid w:val="00F460BA"/>
    <w:rsid w:val="00F4610C"/>
    <w:rsid w:val="00F462C5"/>
    <w:rsid w:val="00F462D5"/>
    <w:rsid w:val="00F464BB"/>
    <w:rsid w:val="00F46A4C"/>
    <w:rsid w:val="00F46B3C"/>
    <w:rsid w:val="00F46D59"/>
    <w:rsid w:val="00F47920"/>
    <w:rsid w:val="00F479C7"/>
    <w:rsid w:val="00F47B89"/>
    <w:rsid w:val="00F47C67"/>
    <w:rsid w:val="00F47DC3"/>
    <w:rsid w:val="00F5011D"/>
    <w:rsid w:val="00F50123"/>
    <w:rsid w:val="00F5043C"/>
    <w:rsid w:val="00F50784"/>
    <w:rsid w:val="00F509C9"/>
    <w:rsid w:val="00F50FE0"/>
    <w:rsid w:val="00F5112B"/>
    <w:rsid w:val="00F5143A"/>
    <w:rsid w:val="00F515F0"/>
    <w:rsid w:val="00F5189E"/>
    <w:rsid w:val="00F51AAC"/>
    <w:rsid w:val="00F51B5A"/>
    <w:rsid w:val="00F51BB1"/>
    <w:rsid w:val="00F51F27"/>
    <w:rsid w:val="00F51F68"/>
    <w:rsid w:val="00F51F9D"/>
    <w:rsid w:val="00F51FA7"/>
    <w:rsid w:val="00F52412"/>
    <w:rsid w:val="00F52417"/>
    <w:rsid w:val="00F52569"/>
    <w:rsid w:val="00F52579"/>
    <w:rsid w:val="00F52956"/>
    <w:rsid w:val="00F52ABF"/>
    <w:rsid w:val="00F52EC9"/>
    <w:rsid w:val="00F52F32"/>
    <w:rsid w:val="00F52F6D"/>
    <w:rsid w:val="00F52F81"/>
    <w:rsid w:val="00F530ED"/>
    <w:rsid w:val="00F53388"/>
    <w:rsid w:val="00F53961"/>
    <w:rsid w:val="00F53F54"/>
    <w:rsid w:val="00F541C2"/>
    <w:rsid w:val="00F54273"/>
    <w:rsid w:val="00F5443E"/>
    <w:rsid w:val="00F54582"/>
    <w:rsid w:val="00F549AB"/>
    <w:rsid w:val="00F549C5"/>
    <w:rsid w:val="00F54AFA"/>
    <w:rsid w:val="00F551BE"/>
    <w:rsid w:val="00F552D5"/>
    <w:rsid w:val="00F55416"/>
    <w:rsid w:val="00F554A5"/>
    <w:rsid w:val="00F55634"/>
    <w:rsid w:val="00F55741"/>
    <w:rsid w:val="00F55997"/>
    <w:rsid w:val="00F559EB"/>
    <w:rsid w:val="00F55F9F"/>
    <w:rsid w:val="00F56077"/>
    <w:rsid w:val="00F5621B"/>
    <w:rsid w:val="00F5633B"/>
    <w:rsid w:val="00F56A0A"/>
    <w:rsid w:val="00F56ED9"/>
    <w:rsid w:val="00F56F44"/>
    <w:rsid w:val="00F56FE6"/>
    <w:rsid w:val="00F571D2"/>
    <w:rsid w:val="00F571F0"/>
    <w:rsid w:val="00F57654"/>
    <w:rsid w:val="00F57B2F"/>
    <w:rsid w:val="00F57B42"/>
    <w:rsid w:val="00F6056B"/>
    <w:rsid w:val="00F605B4"/>
    <w:rsid w:val="00F6071D"/>
    <w:rsid w:val="00F6078E"/>
    <w:rsid w:val="00F60886"/>
    <w:rsid w:val="00F6095A"/>
    <w:rsid w:val="00F60A72"/>
    <w:rsid w:val="00F60B41"/>
    <w:rsid w:val="00F60DAA"/>
    <w:rsid w:val="00F60E66"/>
    <w:rsid w:val="00F60E92"/>
    <w:rsid w:val="00F61048"/>
    <w:rsid w:val="00F6105F"/>
    <w:rsid w:val="00F611F6"/>
    <w:rsid w:val="00F61648"/>
    <w:rsid w:val="00F61B38"/>
    <w:rsid w:val="00F62414"/>
    <w:rsid w:val="00F62740"/>
    <w:rsid w:val="00F629C3"/>
    <w:rsid w:val="00F62DB3"/>
    <w:rsid w:val="00F62DFA"/>
    <w:rsid w:val="00F635C1"/>
    <w:rsid w:val="00F637A3"/>
    <w:rsid w:val="00F637D3"/>
    <w:rsid w:val="00F63B82"/>
    <w:rsid w:val="00F63C1B"/>
    <w:rsid w:val="00F63EFC"/>
    <w:rsid w:val="00F63F43"/>
    <w:rsid w:val="00F640F6"/>
    <w:rsid w:val="00F6444F"/>
    <w:rsid w:val="00F64484"/>
    <w:rsid w:val="00F6452B"/>
    <w:rsid w:val="00F645AB"/>
    <w:rsid w:val="00F648E6"/>
    <w:rsid w:val="00F6493F"/>
    <w:rsid w:val="00F64D4D"/>
    <w:rsid w:val="00F64E91"/>
    <w:rsid w:val="00F64EAB"/>
    <w:rsid w:val="00F65126"/>
    <w:rsid w:val="00F652FD"/>
    <w:rsid w:val="00F65566"/>
    <w:rsid w:val="00F65D2B"/>
    <w:rsid w:val="00F65EF7"/>
    <w:rsid w:val="00F6638A"/>
    <w:rsid w:val="00F66662"/>
    <w:rsid w:val="00F669A9"/>
    <w:rsid w:val="00F66A93"/>
    <w:rsid w:val="00F66B41"/>
    <w:rsid w:val="00F66F8E"/>
    <w:rsid w:val="00F67329"/>
    <w:rsid w:val="00F67884"/>
    <w:rsid w:val="00F679B3"/>
    <w:rsid w:val="00F67C40"/>
    <w:rsid w:val="00F67E6D"/>
    <w:rsid w:val="00F7069A"/>
    <w:rsid w:val="00F70BA2"/>
    <w:rsid w:val="00F71174"/>
    <w:rsid w:val="00F71599"/>
    <w:rsid w:val="00F718DD"/>
    <w:rsid w:val="00F718E7"/>
    <w:rsid w:val="00F71BD7"/>
    <w:rsid w:val="00F71D8C"/>
    <w:rsid w:val="00F71F5F"/>
    <w:rsid w:val="00F7214B"/>
    <w:rsid w:val="00F72331"/>
    <w:rsid w:val="00F72337"/>
    <w:rsid w:val="00F7259F"/>
    <w:rsid w:val="00F72938"/>
    <w:rsid w:val="00F72C2A"/>
    <w:rsid w:val="00F72D5E"/>
    <w:rsid w:val="00F72EAE"/>
    <w:rsid w:val="00F72EFB"/>
    <w:rsid w:val="00F73091"/>
    <w:rsid w:val="00F734A9"/>
    <w:rsid w:val="00F7360D"/>
    <w:rsid w:val="00F739D4"/>
    <w:rsid w:val="00F73C05"/>
    <w:rsid w:val="00F74088"/>
    <w:rsid w:val="00F74421"/>
    <w:rsid w:val="00F74508"/>
    <w:rsid w:val="00F7454F"/>
    <w:rsid w:val="00F74677"/>
    <w:rsid w:val="00F74BF4"/>
    <w:rsid w:val="00F74F87"/>
    <w:rsid w:val="00F75983"/>
    <w:rsid w:val="00F75EE2"/>
    <w:rsid w:val="00F75FF5"/>
    <w:rsid w:val="00F764A0"/>
    <w:rsid w:val="00F765ED"/>
    <w:rsid w:val="00F766A2"/>
    <w:rsid w:val="00F766F7"/>
    <w:rsid w:val="00F76A3D"/>
    <w:rsid w:val="00F76BA8"/>
    <w:rsid w:val="00F770C3"/>
    <w:rsid w:val="00F77177"/>
    <w:rsid w:val="00F77313"/>
    <w:rsid w:val="00F77316"/>
    <w:rsid w:val="00F773DF"/>
    <w:rsid w:val="00F773E6"/>
    <w:rsid w:val="00F774BE"/>
    <w:rsid w:val="00F77898"/>
    <w:rsid w:val="00F77996"/>
    <w:rsid w:val="00F77B60"/>
    <w:rsid w:val="00F77D5B"/>
    <w:rsid w:val="00F80246"/>
    <w:rsid w:val="00F804BE"/>
    <w:rsid w:val="00F804DB"/>
    <w:rsid w:val="00F806BD"/>
    <w:rsid w:val="00F806F5"/>
    <w:rsid w:val="00F80A6F"/>
    <w:rsid w:val="00F80DD9"/>
    <w:rsid w:val="00F810EF"/>
    <w:rsid w:val="00F815B6"/>
    <w:rsid w:val="00F81783"/>
    <w:rsid w:val="00F82024"/>
    <w:rsid w:val="00F820DD"/>
    <w:rsid w:val="00F82690"/>
    <w:rsid w:val="00F82AAB"/>
    <w:rsid w:val="00F82D81"/>
    <w:rsid w:val="00F82EBD"/>
    <w:rsid w:val="00F831C7"/>
    <w:rsid w:val="00F832C0"/>
    <w:rsid w:val="00F837A2"/>
    <w:rsid w:val="00F83875"/>
    <w:rsid w:val="00F83B49"/>
    <w:rsid w:val="00F83D8B"/>
    <w:rsid w:val="00F83F9A"/>
    <w:rsid w:val="00F83FAB"/>
    <w:rsid w:val="00F843CB"/>
    <w:rsid w:val="00F847EC"/>
    <w:rsid w:val="00F8481D"/>
    <w:rsid w:val="00F84830"/>
    <w:rsid w:val="00F8496B"/>
    <w:rsid w:val="00F84B82"/>
    <w:rsid w:val="00F84CC2"/>
    <w:rsid w:val="00F84D71"/>
    <w:rsid w:val="00F84F86"/>
    <w:rsid w:val="00F8506B"/>
    <w:rsid w:val="00F8516F"/>
    <w:rsid w:val="00F8537A"/>
    <w:rsid w:val="00F8542B"/>
    <w:rsid w:val="00F85691"/>
    <w:rsid w:val="00F85B1A"/>
    <w:rsid w:val="00F85B94"/>
    <w:rsid w:val="00F861BC"/>
    <w:rsid w:val="00F86293"/>
    <w:rsid w:val="00F862B3"/>
    <w:rsid w:val="00F8654E"/>
    <w:rsid w:val="00F86717"/>
    <w:rsid w:val="00F8681F"/>
    <w:rsid w:val="00F86EDD"/>
    <w:rsid w:val="00F87029"/>
    <w:rsid w:val="00F87444"/>
    <w:rsid w:val="00F87582"/>
    <w:rsid w:val="00F878A2"/>
    <w:rsid w:val="00F87AA6"/>
    <w:rsid w:val="00F87E83"/>
    <w:rsid w:val="00F87FDB"/>
    <w:rsid w:val="00F901CB"/>
    <w:rsid w:val="00F9022B"/>
    <w:rsid w:val="00F902FA"/>
    <w:rsid w:val="00F90467"/>
    <w:rsid w:val="00F9083D"/>
    <w:rsid w:val="00F9113C"/>
    <w:rsid w:val="00F9124C"/>
    <w:rsid w:val="00F91456"/>
    <w:rsid w:val="00F9149A"/>
    <w:rsid w:val="00F914DD"/>
    <w:rsid w:val="00F916D3"/>
    <w:rsid w:val="00F91BA0"/>
    <w:rsid w:val="00F91E7E"/>
    <w:rsid w:val="00F9266B"/>
    <w:rsid w:val="00F926E9"/>
    <w:rsid w:val="00F92866"/>
    <w:rsid w:val="00F92A58"/>
    <w:rsid w:val="00F92C8A"/>
    <w:rsid w:val="00F93386"/>
    <w:rsid w:val="00F936ED"/>
    <w:rsid w:val="00F936F6"/>
    <w:rsid w:val="00F94250"/>
    <w:rsid w:val="00F9426F"/>
    <w:rsid w:val="00F94408"/>
    <w:rsid w:val="00F9461F"/>
    <w:rsid w:val="00F94674"/>
    <w:rsid w:val="00F949BF"/>
    <w:rsid w:val="00F94AA3"/>
    <w:rsid w:val="00F94C8B"/>
    <w:rsid w:val="00F94EB8"/>
    <w:rsid w:val="00F94F4D"/>
    <w:rsid w:val="00F950DF"/>
    <w:rsid w:val="00F95249"/>
    <w:rsid w:val="00F953C6"/>
    <w:rsid w:val="00F953FB"/>
    <w:rsid w:val="00F95450"/>
    <w:rsid w:val="00F954CE"/>
    <w:rsid w:val="00F9556D"/>
    <w:rsid w:val="00F957B3"/>
    <w:rsid w:val="00F95B68"/>
    <w:rsid w:val="00F95B6F"/>
    <w:rsid w:val="00F95BE4"/>
    <w:rsid w:val="00F964CD"/>
    <w:rsid w:val="00F964DE"/>
    <w:rsid w:val="00F967CD"/>
    <w:rsid w:val="00F967E7"/>
    <w:rsid w:val="00F9683A"/>
    <w:rsid w:val="00F9689F"/>
    <w:rsid w:val="00F96A94"/>
    <w:rsid w:val="00F96B03"/>
    <w:rsid w:val="00F9703B"/>
    <w:rsid w:val="00F971C7"/>
    <w:rsid w:val="00F972D4"/>
    <w:rsid w:val="00F974C4"/>
    <w:rsid w:val="00F974C6"/>
    <w:rsid w:val="00F97A70"/>
    <w:rsid w:val="00F97F8D"/>
    <w:rsid w:val="00FA04E6"/>
    <w:rsid w:val="00FA0689"/>
    <w:rsid w:val="00FA0A83"/>
    <w:rsid w:val="00FA0E94"/>
    <w:rsid w:val="00FA1260"/>
    <w:rsid w:val="00FA13F0"/>
    <w:rsid w:val="00FA1A76"/>
    <w:rsid w:val="00FA1BBC"/>
    <w:rsid w:val="00FA1E3B"/>
    <w:rsid w:val="00FA20D4"/>
    <w:rsid w:val="00FA2109"/>
    <w:rsid w:val="00FA213B"/>
    <w:rsid w:val="00FA2570"/>
    <w:rsid w:val="00FA2940"/>
    <w:rsid w:val="00FA2A61"/>
    <w:rsid w:val="00FA36D2"/>
    <w:rsid w:val="00FA3B29"/>
    <w:rsid w:val="00FA405C"/>
    <w:rsid w:val="00FA40F8"/>
    <w:rsid w:val="00FA426F"/>
    <w:rsid w:val="00FA42BD"/>
    <w:rsid w:val="00FA45A8"/>
    <w:rsid w:val="00FA46A8"/>
    <w:rsid w:val="00FA4904"/>
    <w:rsid w:val="00FA4B17"/>
    <w:rsid w:val="00FA4B30"/>
    <w:rsid w:val="00FA4D1B"/>
    <w:rsid w:val="00FA4D63"/>
    <w:rsid w:val="00FA4E3B"/>
    <w:rsid w:val="00FA4EC5"/>
    <w:rsid w:val="00FA4F09"/>
    <w:rsid w:val="00FA5060"/>
    <w:rsid w:val="00FA53CA"/>
    <w:rsid w:val="00FA56E5"/>
    <w:rsid w:val="00FA61B5"/>
    <w:rsid w:val="00FA61CC"/>
    <w:rsid w:val="00FA6298"/>
    <w:rsid w:val="00FA62E3"/>
    <w:rsid w:val="00FA678D"/>
    <w:rsid w:val="00FA67A4"/>
    <w:rsid w:val="00FA6A21"/>
    <w:rsid w:val="00FA6AE5"/>
    <w:rsid w:val="00FA6B13"/>
    <w:rsid w:val="00FA6C75"/>
    <w:rsid w:val="00FA6CC9"/>
    <w:rsid w:val="00FA6CEA"/>
    <w:rsid w:val="00FA7020"/>
    <w:rsid w:val="00FA706F"/>
    <w:rsid w:val="00FA71D3"/>
    <w:rsid w:val="00FA7218"/>
    <w:rsid w:val="00FA7232"/>
    <w:rsid w:val="00FA730C"/>
    <w:rsid w:val="00FA75D9"/>
    <w:rsid w:val="00FA770F"/>
    <w:rsid w:val="00FA7791"/>
    <w:rsid w:val="00FA7985"/>
    <w:rsid w:val="00FA79CB"/>
    <w:rsid w:val="00FA7F68"/>
    <w:rsid w:val="00FB0047"/>
    <w:rsid w:val="00FB00BF"/>
    <w:rsid w:val="00FB04B9"/>
    <w:rsid w:val="00FB0869"/>
    <w:rsid w:val="00FB0891"/>
    <w:rsid w:val="00FB0E98"/>
    <w:rsid w:val="00FB0F55"/>
    <w:rsid w:val="00FB0FA7"/>
    <w:rsid w:val="00FB149B"/>
    <w:rsid w:val="00FB16CF"/>
    <w:rsid w:val="00FB1BD2"/>
    <w:rsid w:val="00FB1CE5"/>
    <w:rsid w:val="00FB1D3B"/>
    <w:rsid w:val="00FB20BA"/>
    <w:rsid w:val="00FB2191"/>
    <w:rsid w:val="00FB2AAE"/>
    <w:rsid w:val="00FB2AC0"/>
    <w:rsid w:val="00FB2EE9"/>
    <w:rsid w:val="00FB2EED"/>
    <w:rsid w:val="00FB2FFE"/>
    <w:rsid w:val="00FB3181"/>
    <w:rsid w:val="00FB3466"/>
    <w:rsid w:val="00FB3938"/>
    <w:rsid w:val="00FB3A09"/>
    <w:rsid w:val="00FB4087"/>
    <w:rsid w:val="00FB4182"/>
    <w:rsid w:val="00FB45FD"/>
    <w:rsid w:val="00FB49E7"/>
    <w:rsid w:val="00FB4D28"/>
    <w:rsid w:val="00FB4E57"/>
    <w:rsid w:val="00FB5301"/>
    <w:rsid w:val="00FB55D7"/>
    <w:rsid w:val="00FB5684"/>
    <w:rsid w:val="00FB56F9"/>
    <w:rsid w:val="00FB5951"/>
    <w:rsid w:val="00FB5B41"/>
    <w:rsid w:val="00FB61E2"/>
    <w:rsid w:val="00FB62FF"/>
    <w:rsid w:val="00FB6873"/>
    <w:rsid w:val="00FB6968"/>
    <w:rsid w:val="00FB6C89"/>
    <w:rsid w:val="00FB6E10"/>
    <w:rsid w:val="00FB6EA9"/>
    <w:rsid w:val="00FB6FAB"/>
    <w:rsid w:val="00FB73F3"/>
    <w:rsid w:val="00FB75B9"/>
    <w:rsid w:val="00FB783A"/>
    <w:rsid w:val="00FB7C2A"/>
    <w:rsid w:val="00FB7E54"/>
    <w:rsid w:val="00FB7E82"/>
    <w:rsid w:val="00FC01A0"/>
    <w:rsid w:val="00FC0216"/>
    <w:rsid w:val="00FC02DD"/>
    <w:rsid w:val="00FC0869"/>
    <w:rsid w:val="00FC08E0"/>
    <w:rsid w:val="00FC09A7"/>
    <w:rsid w:val="00FC129C"/>
    <w:rsid w:val="00FC15BD"/>
    <w:rsid w:val="00FC15BF"/>
    <w:rsid w:val="00FC1B93"/>
    <w:rsid w:val="00FC2504"/>
    <w:rsid w:val="00FC2632"/>
    <w:rsid w:val="00FC28A7"/>
    <w:rsid w:val="00FC2982"/>
    <w:rsid w:val="00FC392F"/>
    <w:rsid w:val="00FC396C"/>
    <w:rsid w:val="00FC3C33"/>
    <w:rsid w:val="00FC3D13"/>
    <w:rsid w:val="00FC3EFB"/>
    <w:rsid w:val="00FC3FD5"/>
    <w:rsid w:val="00FC4223"/>
    <w:rsid w:val="00FC42DE"/>
    <w:rsid w:val="00FC483B"/>
    <w:rsid w:val="00FC4BCC"/>
    <w:rsid w:val="00FC4CE8"/>
    <w:rsid w:val="00FC50DF"/>
    <w:rsid w:val="00FC58E0"/>
    <w:rsid w:val="00FC5951"/>
    <w:rsid w:val="00FC5E65"/>
    <w:rsid w:val="00FC6075"/>
    <w:rsid w:val="00FC6099"/>
    <w:rsid w:val="00FC6386"/>
    <w:rsid w:val="00FC65A9"/>
    <w:rsid w:val="00FC667E"/>
    <w:rsid w:val="00FC68F8"/>
    <w:rsid w:val="00FC6ABD"/>
    <w:rsid w:val="00FC6BD4"/>
    <w:rsid w:val="00FC6D2D"/>
    <w:rsid w:val="00FC6F1B"/>
    <w:rsid w:val="00FC70E9"/>
    <w:rsid w:val="00FC7376"/>
    <w:rsid w:val="00FC7867"/>
    <w:rsid w:val="00FC7D46"/>
    <w:rsid w:val="00FC7DFC"/>
    <w:rsid w:val="00FD0223"/>
    <w:rsid w:val="00FD02B8"/>
    <w:rsid w:val="00FD08F1"/>
    <w:rsid w:val="00FD0F44"/>
    <w:rsid w:val="00FD14C0"/>
    <w:rsid w:val="00FD155B"/>
    <w:rsid w:val="00FD19C3"/>
    <w:rsid w:val="00FD19CF"/>
    <w:rsid w:val="00FD1B07"/>
    <w:rsid w:val="00FD1D6C"/>
    <w:rsid w:val="00FD1DD0"/>
    <w:rsid w:val="00FD22A8"/>
    <w:rsid w:val="00FD2304"/>
    <w:rsid w:val="00FD23A6"/>
    <w:rsid w:val="00FD2665"/>
    <w:rsid w:val="00FD27C6"/>
    <w:rsid w:val="00FD2A54"/>
    <w:rsid w:val="00FD2A86"/>
    <w:rsid w:val="00FD2B0E"/>
    <w:rsid w:val="00FD2CC4"/>
    <w:rsid w:val="00FD2CD3"/>
    <w:rsid w:val="00FD2EFB"/>
    <w:rsid w:val="00FD3424"/>
    <w:rsid w:val="00FD3547"/>
    <w:rsid w:val="00FD360F"/>
    <w:rsid w:val="00FD3834"/>
    <w:rsid w:val="00FD3970"/>
    <w:rsid w:val="00FD3A00"/>
    <w:rsid w:val="00FD3C6D"/>
    <w:rsid w:val="00FD3C7B"/>
    <w:rsid w:val="00FD3CDD"/>
    <w:rsid w:val="00FD3D55"/>
    <w:rsid w:val="00FD3E4D"/>
    <w:rsid w:val="00FD3EB3"/>
    <w:rsid w:val="00FD4317"/>
    <w:rsid w:val="00FD485D"/>
    <w:rsid w:val="00FD4A55"/>
    <w:rsid w:val="00FD4EE1"/>
    <w:rsid w:val="00FD5069"/>
    <w:rsid w:val="00FD534E"/>
    <w:rsid w:val="00FD53B9"/>
    <w:rsid w:val="00FD55E1"/>
    <w:rsid w:val="00FD5643"/>
    <w:rsid w:val="00FD5698"/>
    <w:rsid w:val="00FD57EA"/>
    <w:rsid w:val="00FD59B5"/>
    <w:rsid w:val="00FD6680"/>
    <w:rsid w:val="00FD67EF"/>
    <w:rsid w:val="00FD692C"/>
    <w:rsid w:val="00FD6B24"/>
    <w:rsid w:val="00FD714E"/>
    <w:rsid w:val="00FD753B"/>
    <w:rsid w:val="00FD77D0"/>
    <w:rsid w:val="00FD780D"/>
    <w:rsid w:val="00FD7F29"/>
    <w:rsid w:val="00FE04F0"/>
    <w:rsid w:val="00FE04F4"/>
    <w:rsid w:val="00FE07BA"/>
    <w:rsid w:val="00FE07E0"/>
    <w:rsid w:val="00FE0993"/>
    <w:rsid w:val="00FE12BC"/>
    <w:rsid w:val="00FE1351"/>
    <w:rsid w:val="00FE1446"/>
    <w:rsid w:val="00FE173E"/>
    <w:rsid w:val="00FE1809"/>
    <w:rsid w:val="00FE19A3"/>
    <w:rsid w:val="00FE1C21"/>
    <w:rsid w:val="00FE1D43"/>
    <w:rsid w:val="00FE1F81"/>
    <w:rsid w:val="00FE237B"/>
    <w:rsid w:val="00FE2CA2"/>
    <w:rsid w:val="00FE2CA3"/>
    <w:rsid w:val="00FE2E17"/>
    <w:rsid w:val="00FE2E6A"/>
    <w:rsid w:val="00FE30E4"/>
    <w:rsid w:val="00FE34AE"/>
    <w:rsid w:val="00FE3C96"/>
    <w:rsid w:val="00FE4032"/>
    <w:rsid w:val="00FE449A"/>
    <w:rsid w:val="00FE45CF"/>
    <w:rsid w:val="00FE45DB"/>
    <w:rsid w:val="00FE4911"/>
    <w:rsid w:val="00FE4C0E"/>
    <w:rsid w:val="00FE4E41"/>
    <w:rsid w:val="00FE4EC3"/>
    <w:rsid w:val="00FE5030"/>
    <w:rsid w:val="00FE511F"/>
    <w:rsid w:val="00FE54A5"/>
    <w:rsid w:val="00FE5B6E"/>
    <w:rsid w:val="00FE5D0F"/>
    <w:rsid w:val="00FE5FD4"/>
    <w:rsid w:val="00FE6159"/>
    <w:rsid w:val="00FE61C4"/>
    <w:rsid w:val="00FE6682"/>
    <w:rsid w:val="00FE6BE9"/>
    <w:rsid w:val="00FE6D04"/>
    <w:rsid w:val="00FE6F19"/>
    <w:rsid w:val="00FE6FCE"/>
    <w:rsid w:val="00FE7353"/>
    <w:rsid w:val="00FE774A"/>
    <w:rsid w:val="00FE7FFB"/>
    <w:rsid w:val="00FF01A2"/>
    <w:rsid w:val="00FF0F67"/>
    <w:rsid w:val="00FF1093"/>
    <w:rsid w:val="00FF119F"/>
    <w:rsid w:val="00FF129E"/>
    <w:rsid w:val="00FF19DA"/>
    <w:rsid w:val="00FF1AD8"/>
    <w:rsid w:val="00FF1DA8"/>
    <w:rsid w:val="00FF1FCD"/>
    <w:rsid w:val="00FF1FF2"/>
    <w:rsid w:val="00FF21D7"/>
    <w:rsid w:val="00FF2212"/>
    <w:rsid w:val="00FF29A3"/>
    <w:rsid w:val="00FF29C0"/>
    <w:rsid w:val="00FF2EB6"/>
    <w:rsid w:val="00FF2F4A"/>
    <w:rsid w:val="00FF2FD0"/>
    <w:rsid w:val="00FF32BF"/>
    <w:rsid w:val="00FF33DC"/>
    <w:rsid w:val="00FF34A3"/>
    <w:rsid w:val="00FF35B4"/>
    <w:rsid w:val="00FF363F"/>
    <w:rsid w:val="00FF383D"/>
    <w:rsid w:val="00FF3C4A"/>
    <w:rsid w:val="00FF3D6C"/>
    <w:rsid w:val="00FF40F1"/>
    <w:rsid w:val="00FF4109"/>
    <w:rsid w:val="00FF46D3"/>
    <w:rsid w:val="00FF4883"/>
    <w:rsid w:val="00FF498F"/>
    <w:rsid w:val="00FF4AE6"/>
    <w:rsid w:val="00FF4FC0"/>
    <w:rsid w:val="00FF53AC"/>
    <w:rsid w:val="00FF55A6"/>
    <w:rsid w:val="00FF5ED4"/>
    <w:rsid w:val="00FF610B"/>
    <w:rsid w:val="00FF630F"/>
    <w:rsid w:val="00FF66CC"/>
    <w:rsid w:val="00FF6DE2"/>
    <w:rsid w:val="00FF7203"/>
    <w:rsid w:val="00FF7207"/>
    <w:rsid w:val="00FF7A54"/>
    <w:rsid w:val="00FF7CE5"/>
    <w:rsid w:val="00FF7D75"/>
    <w:rsid w:val="5827BCA0"/>
    <w:rsid w:val="632825C5"/>
    <w:rsid w:val="71E423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57CC6"/>
  <w14:defaultImageDpi w14:val="32767"/>
  <w15:chartTrackingRefBased/>
  <w15:docId w15:val="{FBFDFCDB-92AC-484E-A4B7-300A49F8D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Theme="minorHAnsi" w:hAnsiTheme="majorBidi" w:cstheme="majorBidi"/>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B16F5"/>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E86172"/>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rsid w:val="00E86172"/>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E86172"/>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unhideWhenUsed/>
    <w:qFormat/>
    <w:rsid w:val="00E86172"/>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unhideWhenUsed/>
    <w:qFormat/>
    <w:rsid w:val="00E86172"/>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unhideWhenUsed/>
    <w:qFormat/>
    <w:rsid w:val="00E86172"/>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unhideWhenUsed/>
    <w:qFormat/>
    <w:rsid w:val="00E86172"/>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unhideWhenUsed/>
    <w:qFormat/>
    <w:rsid w:val="00E86172"/>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unhideWhenUsed/>
    <w:qFormat/>
    <w:rsid w:val="00E86172"/>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172"/>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rsid w:val="00E86172"/>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rsid w:val="00E86172"/>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rsid w:val="00E86172"/>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rsid w:val="00E86172"/>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rsid w:val="00E86172"/>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rsid w:val="00E86172"/>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rsid w:val="00E86172"/>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rsid w:val="00E86172"/>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E86172"/>
    <w:pPr>
      <w:spacing w:after="80"/>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E86172"/>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E86172"/>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E86172"/>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E861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6172"/>
    <w:rPr>
      <w:i/>
      <w:iCs/>
      <w:color w:val="404040" w:themeColor="text1" w:themeTint="BF"/>
    </w:rPr>
  </w:style>
  <w:style w:type="paragraph" w:styleId="ListParagraph">
    <w:name w:val="List Paragraph"/>
    <w:basedOn w:val="Normal"/>
    <w:uiPriority w:val="34"/>
    <w:qFormat/>
    <w:rsid w:val="00E86172"/>
    <w:pPr>
      <w:ind w:left="720"/>
      <w:contextualSpacing/>
    </w:pPr>
  </w:style>
  <w:style w:type="character" w:styleId="IntenseEmphasis">
    <w:name w:val="Intense Emphasis"/>
    <w:basedOn w:val="DefaultParagraphFont"/>
    <w:uiPriority w:val="21"/>
    <w:qFormat/>
    <w:rsid w:val="00E86172"/>
    <w:rPr>
      <w:i/>
      <w:iCs/>
      <w:color w:val="0F4761" w:themeColor="accent1" w:themeShade="BF"/>
    </w:rPr>
  </w:style>
  <w:style w:type="paragraph" w:styleId="IntenseQuote">
    <w:name w:val="Intense Quote"/>
    <w:basedOn w:val="Normal"/>
    <w:next w:val="Normal"/>
    <w:link w:val="IntenseQuoteChar"/>
    <w:uiPriority w:val="30"/>
    <w:qFormat/>
    <w:rsid w:val="00E86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172"/>
    <w:rPr>
      <w:i/>
      <w:iCs/>
      <w:color w:val="0F4761" w:themeColor="accent1" w:themeShade="BF"/>
    </w:rPr>
  </w:style>
  <w:style w:type="character" w:styleId="IntenseReference">
    <w:name w:val="Intense Reference"/>
    <w:basedOn w:val="DefaultParagraphFont"/>
    <w:uiPriority w:val="32"/>
    <w:qFormat/>
    <w:rsid w:val="00E86172"/>
    <w:rPr>
      <w:b/>
      <w:bCs/>
      <w:smallCaps/>
      <w:color w:val="0F4761" w:themeColor="accent1" w:themeShade="BF"/>
      <w:spacing w:val="5"/>
    </w:rPr>
  </w:style>
  <w:style w:type="character" w:styleId="Emphasis">
    <w:name w:val="Emphasis"/>
    <w:basedOn w:val="DefaultParagraphFont"/>
    <w:uiPriority w:val="20"/>
    <w:qFormat/>
    <w:rsid w:val="00E86172"/>
    <w:rPr>
      <w:i/>
      <w:iCs/>
    </w:rPr>
  </w:style>
  <w:style w:type="paragraph" w:customStyle="1" w:styleId="Default">
    <w:name w:val="Default"/>
    <w:rsid w:val="00E86172"/>
    <w:rPr>
      <w:rFonts w:ascii="Helvetica" w:eastAsia="Arial Unicode MS" w:hAnsi="Helvetica" w:cs="Arial Unicode MS"/>
      <w:color w:val="000000"/>
      <w:kern w:val="0"/>
      <w:sz w:val="22"/>
      <w:szCs w:val="22"/>
      <w:u w:color="000000"/>
      <w14:ligatures w14:val="none"/>
    </w:rPr>
  </w:style>
  <w:style w:type="paragraph" w:styleId="BalloonText">
    <w:name w:val="Balloon Text"/>
    <w:basedOn w:val="Normal"/>
    <w:link w:val="BalloonTextChar"/>
    <w:uiPriority w:val="99"/>
    <w:semiHidden/>
    <w:unhideWhenUsed/>
    <w:rsid w:val="00E86172"/>
    <w:rPr>
      <w:sz w:val="18"/>
      <w:szCs w:val="18"/>
    </w:rPr>
  </w:style>
  <w:style w:type="character" w:customStyle="1" w:styleId="BalloonTextChar">
    <w:name w:val="Balloon Text Char"/>
    <w:basedOn w:val="DefaultParagraphFont"/>
    <w:link w:val="BalloonText"/>
    <w:uiPriority w:val="99"/>
    <w:semiHidden/>
    <w:rsid w:val="00E86172"/>
    <w:rPr>
      <w:rFonts w:ascii="Times New Roman" w:eastAsia="Times New Roman" w:hAnsi="Times New Roman" w:cs="Times New Roman"/>
      <w:kern w:val="0"/>
      <w:sz w:val="18"/>
      <w:szCs w:val="18"/>
      <w14:ligatures w14:val="none"/>
    </w:rPr>
  </w:style>
  <w:style w:type="character" w:styleId="Hyperlink">
    <w:name w:val="Hyperlink"/>
    <w:basedOn w:val="DefaultParagraphFont"/>
    <w:uiPriority w:val="99"/>
    <w:unhideWhenUsed/>
    <w:rsid w:val="00E86172"/>
    <w:rPr>
      <w:color w:val="0000FF"/>
      <w:u w:val="single"/>
    </w:rPr>
  </w:style>
  <w:style w:type="paragraph" w:styleId="TOCHeading">
    <w:name w:val="TOC Heading"/>
    <w:basedOn w:val="Heading1"/>
    <w:next w:val="Normal"/>
    <w:uiPriority w:val="39"/>
    <w:unhideWhenUsed/>
    <w:qFormat/>
    <w:rsid w:val="00E86172"/>
    <w:pPr>
      <w:spacing w:before="480" w:after="0" w:line="276" w:lineRule="auto"/>
      <w:outlineLvl w:val="9"/>
    </w:pPr>
    <w:rPr>
      <w:rFonts w:ascii="Times" w:hAnsi="Times"/>
      <w:b/>
      <w:bCs/>
      <w:sz w:val="28"/>
      <w:szCs w:val="28"/>
    </w:rPr>
  </w:style>
  <w:style w:type="paragraph" w:styleId="TOC1">
    <w:name w:val="toc 1"/>
    <w:basedOn w:val="Normal"/>
    <w:next w:val="Normal"/>
    <w:autoRedefine/>
    <w:uiPriority w:val="39"/>
    <w:unhideWhenUsed/>
    <w:rsid w:val="00E86172"/>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E86172"/>
    <w:pPr>
      <w:ind w:left="280"/>
    </w:pPr>
    <w:rPr>
      <w:rFonts w:asciiTheme="minorHAnsi" w:hAnsiTheme="minorHAnsi"/>
      <w:smallCaps/>
      <w:sz w:val="20"/>
      <w:szCs w:val="20"/>
    </w:rPr>
  </w:style>
  <w:style w:type="paragraph" w:styleId="TOC3">
    <w:name w:val="toc 3"/>
    <w:basedOn w:val="Normal"/>
    <w:next w:val="Normal"/>
    <w:autoRedefine/>
    <w:uiPriority w:val="39"/>
    <w:unhideWhenUsed/>
    <w:rsid w:val="00E86172"/>
    <w:pPr>
      <w:ind w:left="560"/>
    </w:pPr>
    <w:rPr>
      <w:rFonts w:asciiTheme="minorHAnsi" w:hAnsiTheme="minorHAnsi"/>
      <w:i/>
      <w:iCs/>
      <w:sz w:val="20"/>
      <w:szCs w:val="20"/>
    </w:rPr>
  </w:style>
  <w:style w:type="paragraph" w:styleId="TOC4">
    <w:name w:val="toc 4"/>
    <w:basedOn w:val="Normal"/>
    <w:next w:val="Normal"/>
    <w:autoRedefine/>
    <w:uiPriority w:val="39"/>
    <w:unhideWhenUsed/>
    <w:rsid w:val="00E86172"/>
    <w:pPr>
      <w:ind w:left="840"/>
    </w:pPr>
    <w:rPr>
      <w:rFonts w:asciiTheme="minorHAnsi" w:hAnsiTheme="minorHAnsi"/>
      <w:sz w:val="18"/>
      <w:szCs w:val="18"/>
    </w:rPr>
  </w:style>
  <w:style w:type="paragraph" w:styleId="TOC5">
    <w:name w:val="toc 5"/>
    <w:basedOn w:val="Normal"/>
    <w:next w:val="Normal"/>
    <w:autoRedefine/>
    <w:uiPriority w:val="39"/>
    <w:unhideWhenUsed/>
    <w:rsid w:val="00E86172"/>
    <w:pPr>
      <w:ind w:left="1120"/>
    </w:pPr>
    <w:rPr>
      <w:rFonts w:asciiTheme="minorHAnsi" w:hAnsiTheme="minorHAnsi"/>
      <w:sz w:val="18"/>
      <w:szCs w:val="18"/>
    </w:rPr>
  </w:style>
  <w:style w:type="paragraph" w:styleId="TOC6">
    <w:name w:val="toc 6"/>
    <w:basedOn w:val="Normal"/>
    <w:next w:val="Normal"/>
    <w:autoRedefine/>
    <w:uiPriority w:val="39"/>
    <w:unhideWhenUsed/>
    <w:rsid w:val="00E86172"/>
    <w:pPr>
      <w:ind w:left="1400"/>
    </w:pPr>
    <w:rPr>
      <w:rFonts w:asciiTheme="minorHAnsi" w:hAnsiTheme="minorHAnsi"/>
      <w:sz w:val="18"/>
      <w:szCs w:val="18"/>
    </w:rPr>
  </w:style>
  <w:style w:type="paragraph" w:styleId="TOC7">
    <w:name w:val="toc 7"/>
    <w:basedOn w:val="Normal"/>
    <w:next w:val="Normal"/>
    <w:autoRedefine/>
    <w:uiPriority w:val="39"/>
    <w:unhideWhenUsed/>
    <w:rsid w:val="00E86172"/>
    <w:pPr>
      <w:ind w:left="1680"/>
    </w:pPr>
    <w:rPr>
      <w:rFonts w:asciiTheme="minorHAnsi" w:hAnsiTheme="minorHAnsi"/>
      <w:sz w:val="18"/>
      <w:szCs w:val="18"/>
    </w:rPr>
  </w:style>
  <w:style w:type="paragraph" w:styleId="TOC8">
    <w:name w:val="toc 8"/>
    <w:basedOn w:val="Normal"/>
    <w:next w:val="Normal"/>
    <w:autoRedefine/>
    <w:uiPriority w:val="39"/>
    <w:unhideWhenUsed/>
    <w:rsid w:val="00E86172"/>
    <w:pPr>
      <w:ind w:left="1960"/>
    </w:pPr>
    <w:rPr>
      <w:rFonts w:asciiTheme="minorHAnsi" w:hAnsiTheme="minorHAnsi"/>
      <w:sz w:val="18"/>
      <w:szCs w:val="18"/>
    </w:rPr>
  </w:style>
  <w:style w:type="paragraph" w:styleId="TOC9">
    <w:name w:val="toc 9"/>
    <w:basedOn w:val="Normal"/>
    <w:next w:val="Normal"/>
    <w:autoRedefine/>
    <w:uiPriority w:val="39"/>
    <w:unhideWhenUsed/>
    <w:rsid w:val="00E86172"/>
    <w:pPr>
      <w:ind w:left="2240"/>
    </w:pPr>
    <w:rPr>
      <w:rFonts w:asciiTheme="minorHAnsi" w:hAnsiTheme="minorHAnsi"/>
      <w:sz w:val="18"/>
      <w:szCs w:val="18"/>
    </w:rPr>
  </w:style>
  <w:style w:type="character" w:styleId="FootnoteReference">
    <w:name w:val="footnote reference"/>
    <w:basedOn w:val="DefaultParagraphFont"/>
    <w:unhideWhenUsed/>
    <w:rsid w:val="00E86172"/>
    <w:rPr>
      <w:vertAlign w:val="superscript"/>
    </w:rPr>
  </w:style>
  <w:style w:type="character" w:customStyle="1" w:styleId="FootnoteTextChar">
    <w:name w:val="Footnote Text Char"/>
    <w:basedOn w:val="DefaultParagraphFont"/>
    <w:link w:val="FootnoteText"/>
    <w:rsid w:val="00E86172"/>
  </w:style>
  <w:style w:type="paragraph" w:styleId="FootnoteText">
    <w:name w:val="footnote text"/>
    <w:basedOn w:val="Normal"/>
    <w:link w:val="FootnoteTextChar"/>
    <w:unhideWhenUsed/>
    <w:rsid w:val="00E86172"/>
    <w:rPr>
      <w:rFonts w:asciiTheme="majorBidi" w:eastAsiaTheme="minorHAnsi" w:hAnsiTheme="majorBidi" w:cstheme="majorBidi"/>
      <w:kern w:val="2"/>
      <w:sz w:val="20"/>
      <w:szCs w:val="20"/>
      <w14:ligatures w14:val="standardContextual"/>
    </w:rPr>
  </w:style>
  <w:style w:type="character" w:customStyle="1" w:styleId="FootnoteTextChar1">
    <w:name w:val="Footnote Text Char1"/>
    <w:basedOn w:val="DefaultParagraphFont"/>
    <w:uiPriority w:val="99"/>
    <w:semiHidden/>
    <w:rsid w:val="00E86172"/>
    <w:rPr>
      <w:rFonts w:ascii="Times New Roman" w:eastAsia="Times New Roman" w:hAnsi="Times New Roman" w:cs="Times New Roman"/>
      <w:kern w:val="0"/>
      <w14:ligatures w14:val="none"/>
    </w:rPr>
  </w:style>
  <w:style w:type="character" w:customStyle="1" w:styleId="UnresolvedMention1">
    <w:name w:val="Unresolved Mention1"/>
    <w:basedOn w:val="DefaultParagraphFont"/>
    <w:uiPriority w:val="99"/>
    <w:semiHidden/>
    <w:unhideWhenUsed/>
    <w:rsid w:val="00E86172"/>
    <w:rPr>
      <w:color w:val="605E5C"/>
      <w:shd w:val="clear" w:color="auto" w:fill="E1DFDD"/>
    </w:rPr>
  </w:style>
  <w:style w:type="paragraph" w:styleId="Header">
    <w:name w:val="header"/>
    <w:basedOn w:val="Normal"/>
    <w:link w:val="HeaderChar"/>
    <w:uiPriority w:val="99"/>
    <w:unhideWhenUsed/>
    <w:rsid w:val="00E86172"/>
    <w:pPr>
      <w:tabs>
        <w:tab w:val="center" w:pos="4320"/>
        <w:tab w:val="right" w:pos="8640"/>
      </w:tabs>
    </w:pPr>
    <w:rPr>
      <w:color w:val="000000" w:themeColor="text1"/>
    </w:rPr>
  </w:style>
  <w:style w:type="character" w:customStyle="1" w:styleId="HeaderChar">
    <w:name w:val="Header Char"/>
    <w:basedOn w:val="DefaultParagraphFont"/>
    <w:link w:val="Header"/>
    <w:uiPriority w:val="99"/>
    <w:rsid w:val="00E86172"/>
    <w:rPr>
      <w:rFonts w:ascii="Times New Roman" w:eastAsia="Times New Roman" w:hAnsi="Times New Roman" w:cs="Times New Roman"/>
      <w:color w:val="000000" w:themeColor="text1"/>
      <w:kern w:val="0"/>
      <w:sz w:val="24"/>
      <w:szCs w:val="24"/>
      <w14:ligatures w14:val="none"/>
    </w:rPr>
  </w:style>
  <w:style w:type="paragraph" w:styleId="Footer">
    <w:name w:val="footer"/>
    <w:basedOn w:val="Normal"/>
    <w:link w:val="FooterChar"/>
    <w:uiPriority w:val="99"/>
    <w:unhideWhenUsed/>
    <w:rsid w:val="00E86172"/>
    <w:pPr>
      <w:tabs>
        <w:tab w:val="center" w:pos="4320"/>
        <w:tab w:val="right" w:pos="8640"/>
      </w:tabs>
    </w:pPr>
    <w:rPr>
      <w:color w:val="000000" w:themeColor="text1"/>
    </w:rPr>
  </w:style>
  <w:style w:type="character" w:customStyle="1" w:styleId="FooterChar">
    <w:name w:val="Footer Char"/>
    <w:basedOn w:val="DefaultParagraphFont"/>
    <w:link w:val="Footer"/>
    <w:uiPriority w:val="99"/>
    <w:rsid w:val="00E86172"/>
    <w:rPr>
      <w:rFonts w:ascii="Times New Roman" w:eastAsia="Times New Roman" w:hAnsi="Times New Roman" w:cs="Times New Roman"/>
      <w:color w:val="000000" w:themeColor="text1"/>
      <w:kern w:val="0"/>
      <w:sz w:val="24"/>
      <w:szCs w:val="24"/>
      <w14:ligatures w14:val="none"/>
    </w:rPr>
  </w:style>
  <w:style w:type="character" w:styleId="FollowedHyperlink">
    <w:name w:val="FollowedHyperlink"/>
    <w:basedOn w:val="DefaultParagraphFont"/>
    <w:uiPriority w:val="99"/>
    <w:semiHidden/>
    <w:unhideWhenUsed/>
    <w:rsid w:val="00E86172"/>
    <w:rPr>
      <w:color w:val="96607D" w:themeColor="followedHyperlink"/>
      <w:u w:val="single"/>
    </w:rPr>
  </w:style>
  <w:style w:type="character" w:styleId="UnresolvedMention">
    <w:name w:val="Unresolved Mention"/>
    <w:basedOn w:val="DefaultParagraphFont"/>
    <w:uiPriority w:val="99"/>
    <w:unhideWhenUsed/>
    <w:rsid w:val="00E86172"/>
    <w:rPr>
      <w:color w:val="605E5C"/>
      <w:shd w:val="clear" w:color="auto" w:fill="E1DFDD"/>
    </w:rPr>
  </w:style>
  <w:style w:type="character" w:styleId="CommentReference">
    <w:name w:val="annotation reference"/>
    <w:basedOn w:val="DefaultParagraphFont"/>
    <w:uiPriority w:val="99"/>
    <w:semiHidden/>
    <w:unhideWhenUsed/>
    <w:rsid w:val="00E86172"/>
    <w:rPr>
      <w:sz w:val="16"/>
      <w:szCs w:val="16"/>
    </w:rPr>
  </w:style>
  <w:style w:type="paragraph" w:styleId="CommentText">
    <w:name w:val="annotation text"/>
    <w:basedOn w:val="Normal"/>
    <w:link w:val="CommentTextChar"/>
    <w:uiPriority w:val="99"/>
    <w:unhideWhenUsed/>
    <w:rsid w:val="00E86172"/>
    <w:rPr>
      <w:rFonts w:ascii="SabondiacriticRoman" w:hAnsi="SabondiacriticRoman"/>
      <w:sz w:val="20"/>
      <w:szCs w:val="20"/>
    </w:rPr>
  </w:style>
  <w:style w:type="character" w:customStyle="1" w:styleId="CommentTextChar">
    <w:name w:val="Comment Text Char"/>
    <w:basedOn w:val="DefaultParagraphFont"/>
    <w:link w:val="CommentText"/>
    <w:uiPriority w:val="99"/>
    <w:rsid w:val="00E86172"/>
    <w:rPr>
      <w:rFonts w:ascii="SabondiacriticRoman" w:eastAsia="Times New Roman" w:hAnsi="SabondiacriticRoman" w:cs="Times New Roman"/>
      <w:kern w:val="0"/>
      <w14:ligatures w14:val="none"/>
    </w:rPr>
  </w:style>
  <w:style w:type="character" w:styleId="Strong">
    <w:name w:val="Strong"/>
    <w:basedOn w:val="DefaultParagraphFont"/>
    <w:uiPriority w:val="22"/>
    <w:qFormat/>
    <w:rsid w:val="00E86172"/>
    <w:rPr>
      <w:b/>
      <w:bCs/>
    </w:rPr>
  </w:style>
  <w:style w:type="paragraph" w:customStyle="1" w:styleId="meanings-body">
    <w:name w:val="meanings-body"/>
    <w:basedOn w:val="Normal"/>
    <w:rsid w:val="00E86172"/>
    <w:pPr>
      <w:spacing w:before="100" w:beforeAutospacing="1" w:after="100" w:afterAutospacing="1"/>
    </w:pPr>
  </w:style>
  <w:style w:type="character" w:customStyle="1" w:styleId="apple-converted-space">
    <w:name w:val="apple-converted-space"/>
    <w:basedOn w:val="DefaultParagraphFont"/>
    <w:rsid w:val="00E86172"/>
  </w:style>
  <w:style w:type="table" w:customStyle="1" w:styleId="20">
    <w:name w:val="20"/>
    <w:basedOn w:val="TableNormal"/>
    <w:rsid w:val="00E86172"/>
    <w:rPr>
      <w:rFonts w:ascii="Times New Roman" w:eastAsia="Times New Roman" w:hAnsi="Times New Roman" w:cs="Times New Roman"/>
      <w:color w:val="000000"/>
      <w:kern w:val="0"/>
      <w:sz w:val="28"/>
      <w14:ligatures w14:val="none"/>
    </w:rPr>
    <w:tblPr>
      <w:tblStyleRowBandSize w:val="1"/>
      <w:tblStyleColBandSize w:val="1"/>
    </w:tblPr>
  </w:style>
  <w:style w:type="table" w:customStyle="1" w:styleId="17">
    <w:name w:val="17"/>
    <w:basedOn w:val="TableNormal"/>
    <w:rsid w:val="00E86172"/>
    <w:rPr>
      <w:rFonts w:ascii="Times New Roman" w:eastAsia="Times New Roman" w:hAnsi="Times New Roman" w:cs="Times New Roman"/>
      <w:color w:val="000000"/>
      <w:kern w:val="0"/>
      <w:sz w:val="28"/>
      <w14:ligatures w14:val="none"/>
    </w:rPr>
    <w:tblPr>
      <w:tblStyleRowBandSize w:val="1"/>
      <w:tblStyleColBandSize w:val="1"/>
    </w:tblPr>
  </w:style>
  <w:style w:type="table" w:customStyle="1" w:styleId="15">
    <w:name w:val="15"/>
    <w:basedOn w:val="TableNormal"/>
    <w:rsid w:val="00E86172"/>
    <w:rPr>
      <w:rFonts w:ascii="Times New Roman" w:eastAsia="Times New Roman" w:hAnsi="Times New Roman" w:cs="Times New Roman"/>
      <w:color w:val="000000"/>
      <w:kern w:val="0"/>
      <w:sz w:val="28"/>
      <w14:ligatures w14:val="none"/>
    </w:rPr>
    <w:tblPr>
      <w:tblStyleRowBandSize w:val="1"/>
      <w:tblStyleColBandSize w:val="1"/>
    </w:tblPr>
  </w:style>
  <w:style w:type="table" w:customStyle="1" w:styleId="11">
    <w:name w:val="11"/>
    <w:basedOn w:val="TableNormal"/>
    <w:rsid w:val="00E86172"/>
    <w:rPr>
      <w:rFonts w:ascii="Times New Roman" w:eastAsia="Times New Roman" w:hAnsi="Times New Roman" w:cs="Times New Roman"/>
      <w:color w:val="000000"/>
      <w:kern w:val="0"/>
      <w:sz w:val="28"/>
      <w14:ligatures w14:val="none"/>
    </w:rPr>
    <w:tblPr>
      <w:tblStyleRowBandSize w:val="1"/>
      <w:tblStyleColBandSize w:val="1"/>
    </w:tblPr>
  </w:style>
  <w:style w:type="table" w:customStyle="1" w:styleId="10">
    <w:name w:val="10"/>
    <w:basedOn w:val="TableNormal"/>
    <w:rsid w:val="00E86172"/>
    <w:rPr>
      <w:rFonts w:ascii="Times New Roman" w:eastAsia="Times New Roman" w:hAnsi="Times New Roman" w:cs="Times New Roman"/>
      <w:color w:val="000000"/>
      <w:kern w:val="0"/>
      <w:sz w:val="28"/>
      <w14:ligatures w14:val="none"/>
    </w:rPr>
    <w:tblPr>
      <w:tblStyleRowBandSize w:val="1"/>
      <w:tblStyleColBandSize w:val="1"/>
    </w:tblPr>
  </w:style>
  <w:style w:type="table" w:customStyle="1" w:styleId="9">
    <w:name w:val="9"/>
    <w:basedOn w:val="TableNormal"/>
    <w:rsid w:val="00E86172"/>
    <w:rPr>
      <w:rFonts w:ascii="Times New Roman" w:eastAsia="Times New Roman" w:hAnsi="Times New Roman" w:cs="Times New Roman"/>
      <w:color w:val="000000"/>
      <w:kern w:val="0"/>
      <w:sz w:val="28"/>
      <w14:ligatures w14:val="none"/>
    </w:rPr>
    <w:tblPr>
      <w:tblStyleRowBandSize w:val="1"/>
      <w:tblStyleColBandSize w:val="1"/>
    </w:tblPr>
  </w:style>
  <w:style w:type="character" w:customStyle="1" w:styleId="sdzsvb">
    <w:name w:val="sdzsvb"/>
    <w:basedOn w:val="DefaultParagraphFont"/>
    <w:rsid w:val="00E86172"/>
  </w:style>
  <w:style w:type="character" w:customStyle="1" w:styleId="lrdctmorebtn">
    <w:name w:val="lr_dct_more_btn"/>
    <w:basedOn w:val="DefaultParagraphFont"/>
    <w:rsid w:val="00E86172"/>
  </w:style>
  <w:style w:type="paragraph" w:customStyle="1" w:styleId="vmod1">
    <w:name w:val="vmod1"/>
    <w:basedOn w:val="Normal"/>
    <w:rsid w:val="00E86172"/>
    <w:pPr>
      <w:spacing w:before="100" w:beforeAutospacing="1" w:after="100" w:afterAutospacing="1"/>
    </w:pPr>
  </w:style>
  <w:style w:type="character" w:styleId="PageNumber">
    <w:name w:val="page number"/>
    <w:basedOn w:val="DefaultParagraphFont"/>
    <w:uiPriority w:val="99"/>
    <w:semiHidden/>
    <w:unhideWhenUsed/>
    <w:rsid w:val="00E86172"/>
  </w:style>
  <w:style w:type="paragraph" w:styleId="NormalWeb">
    <w:name w:val="Normal (Web)"/>
    <w:basedOn w:val="Normal"/>
    <w:uiPriority w:val="99"/>
    <w:unhideWhenUsed/>
    <w:rsid w:val="00E86172"/>
    <w:pPr>
      <w:spacing w:before="100" w:beforeAutospacing="1" w:after="100" w:afterAutospacing="1"/>
    </w:pPr>
  </w:style>
  <w:style w:type="paragraph" w:styleId="BodyText2">
    <w:name w:val="Body Text 2"/>
    <w:basedOn w:val="Normal"/>
    <w:link w:val="BodyText2Char"/>
    <w:rsid w:val="00E86172"/>
    <w:pPr>
      <w:widowControl w:val="0"/>
      <w:suppressAutoHyphens/>
      <w:autoSpaceDN w:val="0"/>
      <w:jc w:val="both"/>
      <w:textAlignment w:val="baseline"/>
    </w:pPr>
    <w:rPr>
      <w:rFonts w:ascii="Arial" w:eastAsia="Arial" w:hAnsi="Arial" w:cs="Arial"/>
      <w:kern w:val="3"/>
    </w:rPr>
  </w:style>
  <w:style w:type="character" w:customStyle="1" w:styleId="BodyText2Char">
    <w:name w:val="Body Text 2 Char"/>
    <w:basedOn w:val="DefaultParagraphFont"/>
    <w:link w:val="BodyText2"/>
    <w:rsid w:val="00E86172"/>
    <w:rPr>
      <w:rFonts w:ascii="Arial" w:eastAsia="Arial" w:hAnsi="Arial" w:cs="Arial"/>
      <w:kern w:val="3"/>
      <w:sz w:val="24"/>
      <w:szCs w:val="24"/>
      <w14:ligatures w14:val="none"/>
    </w:rPr>
  </w:style>
  <w:style w:type="paragraph" w:styleId="BodyText3">
    <w:name w:val="Body Text 3"/>
    <w:basedOn w:val="Normal"/>
    <w:link w:val="BodyText3Char"/>
    <w:uiPriority w:val="99"/>
    <w:unhideWhenUsed/>
    <w:rsid w:val="00E86172"/>
    <w:pPr>
      <w:spacing w:after="120"/>
    </w:pPr>
    <w:rPr>
      <w:sz w:val="16"/>
      <w:szCs w:val="16"/>
    </w:rPr>
  </w:style>
  <w:style w:type="character" w:customStyle="1" w:styleId="BodyText3Char">
    <w:name w:val="Body Text 3 Char"/>
    <w:basedOn w:val="DefaultParagraphFont"/>
    <w:link w:val="BodyText3"/>
    <w:uiPriority w:val="99"/>
    <w:rsid w:val="00E86172"/>
    <w:rPr>
      <w:rFonts w:ascii="Times New Roman" w:eastAsia="Times New Roman" w:hAnsi="Times New Roman" w:cs="Times New Roman"/>
      <w:kern w:val="0"/>
      <w:sz w:val="16"/>
      <w:szCs w:val="16"/>
      <w14:ligatures w14:val="none"/>
    </w:rPr>
  </w:style>
  <w:style w:type="paragraph" w:customStyle="1" w:styleId="Standard">
    <w:name w:val="Standard"/>
    <w:rsid w:val="00E86172"/>
    <w:pPr>
      <w:widowControl w:val="0"/>
      <w:suppressAutoHyphens/>
      <w:autoSpaceDN w:val="0"/>
      <w:jc w:val="right"/>
      <w:textAlignment w:val="baseline"/>
    </w:pPr>
    <w:rPr>
      <w:rFonts w:ascii="Times New Roman" w:eastAsia="Tahoma" w:hAnsi="Times New Roman" w:cs="Tahoma"/>
      <w:kern w:val="3"/>
      <w:sz w:val="28"/>
      <w:szCs w:val="28"/>
      <w14:ligatures w14:val="none"/>
    </w:rPr>
  </w:style>
  <w:style w:type="numbering" w:customStyle="1" w:styleId="RTFNum5">
    <w:name w:val="RTF_Num 5"/>
    <w:basedOn w:val="NoList"/>
    <w:rsid w:val="00E86172"/>
    <w:pPr>
      <w:numPr>
        <w:numId w:val="1"/>
      </w:numPr>
    </w:pPr>
  </w:style>
  <w:style w:type="character" w:customStyle="1" w:styleId="mw-headline">
    <w:name w:val="mw-headline"/>
    <w:basedOn w:val="DefaultParagraphFont"/>
    <w:rsid w:val="00E86172"/>
  </w:style>
  <w:style w:type="character" w:customStyle="1" w:styleId="mw-editsection">
    <w:name w:val="mw-editsection"/>
    <w:basedOn w:val="DefaultParagraphFont"/>
    <w:rsid w:val="00E86172"/>
  </w:style>
  <w:style w:type="character" w:customStyle="1" w:styleId="mw-editsection-bracket">
    <w:name w:val="mw-editsection-bracket"/>
    <w:basedOn w:val="DefaultParagraphFont"/>
    <w:rsid w:val="00E86172"/>
  </w:style>
  <w:style w:type="character" w:styleId="LineNumber">
    <w:name w:val="line number"/>
    <w:basedOn w:val="DefaultParagraphFont"/>
    <w:uiPriority w:val="99"/>
    <w:semiHidden/>
    <w:unhideWhenUsed/>
    <w:rsid w:val="00E86172"/>
  </w:style>
  <w:style w:type="paragraph" w:customStyle="1" w:styleId="PullQuote">
    <w:name w:val="Pull Quote"/>
    <w:basedOn w:val="Normal"/>
    <w:next w:val="Normal"/>
    <w:qFormat/>
    <w:rsid w:val="00E86172"/>
    <w:pPr>
      <w:spacing w:before="120" w:after="120"/>
      <w:ind w:left="1080" w:right="1080"/>
    </w:pPr>
    <w:rPr>
      <w:rFonts w:asciiTheme="majorBidi" w:hAnsiTheme="majorBidi" w:cstheme="majorBidi"/>
    </w:rPr>
  </w:style>
  <w:style w:type="character" w:customStyle="1" w:styleId="reftext">
    <w:name w:val="reftext"/>
    <w:basedOn w:val="DefaultParagraphFont"/>
    <w:rsid w:val="00E86172"/>
  </w:style>
  <w:style w:type="character" w:customStyle="1" w:styleId="highl">
    <w:name w:val="highl"/>
    <w:basedOn w:val="DefaultParagraphFont"/>
    <w:rsid w:val="00E86172"/>
  </w:style>
  <w:style w:type="character" w:customStyle="1" w:styleId="ipa">
    <w:name w:val="ipa"/>
    <w:basedOn w:val="DefaultParagraphFont"/>
    <w:rsid w:val="00E86172"/>
  </w:style>
  <w:style w:type="character" w:customStyle="1" w:styleId="fn">
    <w:name w:val="fn"/>
    <w:basedOn w:val="DefaultParagraphFont"/>
    <w:rsid w:val="00E86172"/>
  </w:style>
  <w:style w:type="character" w:customStyle="1" w:styleId="birthplace">
    <w:name w:val="birthplace"/>
    <w:basedOn w:val="DefaultParagraphFont"/>
    <w:rsid w:val="00E86172"/>
  </w:style>
  <w:style w:type="character" w:customStyle="1" w:styleId="deathplace">
    <w:name w:val="deathplace"/>
    <w:basedOn w:val="DefaultParagraphFont"/>
    <w:rsid w:val="00E86172"/>
  </w:style>
  <w:style w:type="character" w:customStyle="1" w:styleId="plainlinks">
    <w:name w:val="plainlinks"/>
    <w:basedOn w:val="DefaultParagraphFont"/>
    <w:rsid w:val="00E86172"/>
  </w:style>
  <w:style w:type="character" w:customStyle="1" w:styleId="latitude">
    <w:name w:val="latitude"/>
    <w:basedOn w:val="DefaultParagraphFont"/>
    <w:rsid w:val="00E86172"/>
  </w:style>
  <w:style w:type="character" w:customStyle="1" w:styleId="longitude">
    <w:name w:val="longitude"/>
    <w:basedOn w:val="DefaultParagraphFont"/>
    <w:rsid w:val="00E86172"/>
  </w:style>
  <w:style w:type="character" w:customStyle="1" w:styleId="nowrap">
    <w:name w:val="nowrap"/>
    <w:basedOn w:val="DefaultParagraphFont"/>
    <w:rsid w:val="00E86172"/>
  </w:style>
  <w:style w:type="character" w:customStyle="1" w:styleId="citation-needed-content">
    <w:name w:val="citation-needed-content"/>
    <w:basedOn w:val="DefaultParagraphFont"/>
    <w:rsid w:val="00E86172"/>
  </w:style>
  <w:style w:type="character" w:customStyle="1" w:styleId="sfrac">
    <w:name w:val="sfrac"/>
    <w:basedOn w:val="DefaultParagraphFont"/>
    <w:rsid w:val="00E86172"/>
  </w:style>
  <w:style w:type="character" w:customStyle="1" w:styleId="visualhide">
    <w:name w:val="visualhide"/>
    <w:basedOn w:val="DefaultParagraphFont"/>
    <w:rsid w:val="00E86172"/>
  </w:style>
  <w:style w:type="character" w:customStyle="1" w:styleId="noexcerpt">
    <w:name w:val="noexcerpt"/>
    <w:basedOn w:val="DefaultParagraphFont"/>
    <w:rsid w:val="00E86172"/>
  </w:style>
  <w:style w:type="paragraph" w:styleId="Revision">
    <w:name w:val="Revision"/>
    <w:hidden/>
    <w:uiPriority w:val="99"/>
    <w:semiHidden/>
    <w:rsid w:val="00E86172"/>
    <w:rPr>
      <w:rFonts w:ascii="Times New Roman" w:eastAsia="Times New Roman" w:hAnsi="Times New Roman" w:cs="Times New Roman"/>
      <w:kern w:val="0"/>
      <w:sz w:val="28"/>
      <w:szCs w:val="24"/>
      <w14:ligatures w14:val="none"/>
    </w:rPr>
  </w:style>
  <w:style w:type="character" w:customStyle="1" w:styleId="texhtml">
    <w:name w:val="texhtml"/>
    <w:basedOn w:val="DefaultParagraphFont"/>
    <w:rsid w:val="00E86172"/>
  </w:style>
  <w:style w:type="paragraph" w:styleId="CommentSubject">
    <w:name w:val="annotation subject"/>
    <w:basedOn w:val="CommentText"/>
    <w:next w:val="CommentText"/>
    <w:link w:val="CommentSubjectChar"/>
    <w:uiPriority w:val="99"/>
    <w:semiHidden/>
    <w:unhideWhenUsed/>
    <w:rsid w:val="00E86172"/>
    <w:rPr>
      <w:rFonts w:ascii="Times New Roman" w:hAnsi="Times New Roman"/>
      <w:b/>
      <w:bCs/>
      <w:color w:val="000000" w:themeColor="text1"/>
    </w:rPr>
  </w:style>
  <w:style w:type="character" w:customStyle="1" w:styleId="CommentSubjectChar">
    <w:name w:val="Comment Subject Char"/>
    <w:basedOn w:val="CommentTextChar"/>
    <w:link w:val="CommentSubject"/>
    <w:uiPriority w:val="99"/>
    <w:semiHidden/>
    <w:rsid w:val="00E86172"/>
    <w:rPr>
      <w:rFonts w:ascii="Times New Roman" w:eastAsia="Times New Roman" w:hAnsi="Times New Roman" w:cs="Times New Roman"/>
      <w:b/>
      <w:bCs/>
      <w:color w:val="000000" w:themeColor="text1"/>
      <w:kern w:val="0"/>
      <w14:ligatures w14:val="none"/>
    </w:rPr>
  </w:style>
  <w:style w:type="character" w:customStyle="1" w:styleId="Emphasis1">
    <w:name w:val="Emphasis1"/>
    <w:basedOn w:val="DefaultParagraphFont"/>
    <w:rsid w:val="00E86172"/>
  </w:style>
  <w:style w:type="character" w:customStyle="1" w:styleId="thbullet-lvl2">
    <w:name w:val="thbullet-lvl2"/>
    <w:basedOn w:val="DefaultParagraphFont"/>
    <w:rsid w:val="00E86172"/>
  </w:style>
  <w:style w:type="character" w:customStyle="1" w:styleId="author-abbreviation">
    <w:name w:val="author-abbreviation"/>
    <w:basedOn w:val="DefaultParagraphFont"/>
    <w:rsid w:val="00E86172"/>
  </w:style>
  <w:style w:type="character" w:customStyle="1" w:styleId="gd">
    <w:name w:val="gd"/>
    <w:basedOn w:val="DefaultParagraphFont"/>
    <w:rsid w:val="00E86172"/>
  </w:style>
  <w:style w:type="character" w:customStyle="1" w:styleId="g3">
    <w:name w:val="g3"/>
    <w:basedOn w:val="DefaultParagraphFont"/>
    <w:rsid w:val="00E86172"/>
  </w:style>
  <w:style w:type="character" w:customStyle="1" w:styleId="hb">
    <w:name w:val="hb"/>
    <w:basedOn w:val="DefaultParagraphFont"/>
    <w:rsid w:val="00E86172"/>
  </w:style>
  <w:style w:type="character" w:customStyle="1" w:styleId="g2">
    <w:name w:val="g2"/>
    <w:basedOn w:val="DefaultParagraphFont"/>
    <w:rsid w:val="00E86172"/>
  </w:style>
  <w:style w:type="character" w:customStyle="1" w:styleId="etyl">
    <w:name w:val="etyl"/>
    <w:basedOn w:val="DefaultParagraphFont"/>
    <w:rsid w:val="00E86172"/>
  </w:style>
  <w:style w:type="character" w:customStyle="1" w:styleId="mention-gloss-paren">
    <w:name w:val="mention-gloss-paren"/>
    <w:basedOn w:val="DefaultParagraphFont"/>
    <w:rsid w:val="00E86172"/>
  </w:style>
  <w:style w:type="character" w:customStyle="1" w:styleId="mention-tr">
    <w:name w:val="mention-tr"/>
    <w:basedOn w:val="DefaultParagraphFont"/>
    <w:rsid w:val="00E86172"/>
  </w:style>
  <w:style w:type="character" w:customStyle="1" w:styleId="mention-gloss-double-quote">
    <w:name w:val="mention-gloss-double-quote"/>
    <w:basedOn w:val="DefaultParagraphFont"/>
    <w:rsid w:val="00E86172"/>
  </w:style>
  <w:style w:type="character" w:customStyle="1" w:styleId="mention-gloss">
    <w:name w:val="mention-gloss"/>
    <w:basedOn w:val="DefaultParagraphFont"/>
    <w:rsid w:val="00E86172"/>
  </w:style>
  <w:style w:type="character" w:customStyle="1" w:styleId="latn">
    <w:name w:val="latn"/>
    <w:basedOn w:val="DefaultParagraphFont"/>
    <w:rsid w:val="00E86172"/>
  </w:style>
  <w:style w:type="character" w:customStyle="1" w:styleId="uiqtextrenderedqtext">
    <w:name w:val="ui_qtext_rendered_qtext"/>
    <w:basedOn w:val="DefaultParagraphFont"/>
    <w:rsid w:val="00E86172"/>
  </w:style>
  <w:style w:type="character" w:customStyle="1" w:styleId="text-smallcaps">
    <w:name w:val="text-smallcaps"/>
    <w:basedOn w:val="DefaultParagraphFont"/>
    <w:rsid w:val="00E86172"/>
  </w:style>
  <w:style w:type="character" w:styleId="HTMLCite">
    <w:name w:val="HTML Cite"/>
    <w:basedOn w:val="DefaultParagraphFont"/>
    <w:uiPriority w:val="99"/>
    <w:semiHidden/>
    <w:unhideWhenUsed/>
    <w:rsid w:val="00E86172"/>
    <w:rPr>
      <w:i/>
      <w:iCs/>
    </w:rPr>
  </w:style>
  <w:style w:type="character" w:customStyle="1" w:styleId="w8qarf">
    <w:name w:val="w8qarf"/>
    <w:basedOn w:val="DefaultParagraphFont"/>
    <w:rsid w:val="00E86172"/>
  </w:style>
  <w:style w:type="character" w:customStyle="1" w:styleId="lrzxr">
    <w:name w:val="lrzxr"/>
    <w:basedOn w:val="DefaultParagraphFont"/>
    <w:rsid w:val="00E86172"/>
  </w:style>
  <w:style w:type="paragraph" w:styleId="HTMLPreformatted">
    <w:name w:val="HTML Preformatted"/>
    <w:basedOn w:val="Normal"/>
    <w:link w:val="HTMLPreformattedChar"/>
    <w:uiPriority w:val="99"/>
    <w:unhideWhenUsed/>
    <w:rsid w:val="00E86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86172"/>
    <w:rPr>
      <w:rFonts w:ascii="Courier New" w:eastAsia="Times New Roman" w:hAnsi="Courier New" w:cs="Courier New"/>
      <w:kern w:val="0"/>
      <w14:ligatures w14:val="none"/>
    </w:rPr>
  </w:style>
  <w:style w:type="character" w:customStyle="1" w:styleId="script-hebrew">
    <w:name w:val="script-hebrew"/>
    <w:basedOn w:val="DefaultParagraphFont"/>
    <w:rsid w:val="00E86172"/>
  </w:style>
  <w:style w:type="paragraph" w:styleId="BodyTextIndent">
    <w:name w:val="Body Text Indent"/>
    <w:basedOn w:val="Normal"/>
    <w:link w:val="BodyTextIndentChar"/>
    <w:uiPriority w:val="99"/>
    <w:semiHidden/>
    <w:unhideWhenUsed/>
    <w:rsid w:val="00E86172"/>
    <w:pPr>
      <w:spacing w:after="120"/>
      <w:ind w:left="360"/>
    </w:pPr>
  </w:style>
  <w:style w:type="character" w:customStyle="1" w:styleId="BodyTextIndentChar">
    <w:name w:val="Body Text Indent Char"/>
    <w:basedOn w:val="DefaultParagraphFont"/>
    <w:link w:val="BodyTextIndent"/>
    <w:uiPriority w:val="99"/>
    <w:semiHidden/>
    <w:rsid w:val="00E86172"/>
    <w:rPr>
      <w:rFonts w:ascii="Times New Roman" w:eastAsia="Times New Roman" w:hAnsi="Times New Roman" w:cs="Times New Roman"/>
      <w:kern w:val="0"/>
      <w:sz w:val="24"/>
      <w:szCs w:val="24"/>
      <w14:ligatures w14:val="none"/>
    </w:rPr>
  </w:style>
  <w:style w:type="character" w:customStyle="1" w:styleId="gp">
    <w:name w:val="gp"/>
    <w:basedOn w:val="DefaultParagraphFont"/>
    <w:rsid w:val="00E86172"/>
  </w:style>
  <w:style w:type="character" w:customStyle="1" w:styleId="rt-commentedtext">
    <w:name w:val="rt-commentedtext"/>
    <w:basedOn w:val="DefaultParagraphFont"/>
    <w:rsid w:val="00E86172"/>
  </w:style>
  <w:style w:type="character" w:customStyle="1" w:styleId="unicode">
    <w:name w:val="unicode"/>
    <w:basedOn w:val="DefaultParagraphFont"/>
    <w:rsid w:val="00E86172"/>
  </w:style>
  <w:style w:type="character" w:customStyle="1" w:styleId="headword-tr">
    <w:name w:val="headword-tr"/>
    <w:basedOn w:val="DefaultParagraphFont"/>
    <w:rsid w:val="00E86172"/>
  </w:style>
  <w:style w:type="character" w:customStyle="1" w:styleId="gender">
    <w:name w:val="gender"/>
    <w:basedOn w:val="DefaultParagraphFont"/>
    <w:rsid w:val="00E86172"/>
  </w:style>
  <w:style w:type="character" w:customStyle="1" w:styleId="form-of-definition">
    <w:name w:val="form-of-definition"/>
    <w:basedOn w:val="DefaultParagraphFont"/>
    <w:rsid w:val="00E86172"/>
  </w:style>
  <w:style w:type="character" w:customStyle="1" w:styleId="form-of-definition-link">
    <w:name w:val="form-of-definition-link"/>
    <w:basedOn w:val="DefaultParagraphFont"/>
    <w:rsid w:val="00E86172"/>
  </w:style>
  <w:style w:type="character" w:customStyle="1" w:styleId="e24kjd">
    <w:name w:val="e24kjd"/>
    <w:basedOn w:val="DefaultParagraphFont"/>
    <w:rsid w:val="00E86172"/>
  </w:style>
  <w:style w:type="paragraph" w:customStyle="1" w:styleId="Body">
    <w:name w:val="Body"/>
    <w:rsid w:val="00E86172"/>
    <w:pPr>
      <w:pBdr>
        <w:top w:val="nil"/>
        <w:left w:val="nil"/>
        <w:bottom w:val="nil"/>
        <w:right w:val="nil"/>
        <w:between w:val="nil"/>
        <w:bar w:val="nil"/>
      </w:pBdr>
    </w:pPr>
    <w:rPr>
      <w:rFonts w:ascii="Cambria" w:eastAsia="Cambria" w:hAnsi="Cambria" w:cs="Cambria"/>
      <w:color w:val="000000"/>
      <w:kern w:val="0"/>
      <w:sz w:val="24"/>
      <w:szCs w:val="24"/>
      <w:u w:color="000000"/>
      <w:bdr w:val="nil"/>
      <w14:ligatures w14:val="none"/>
    </w:rPr>
  </w:style>
  <w:style w:type="character" w:customStyle="1" w:styleId="smartbodylead-in">
    <w:name w:val="smartbody__lead-in"/>
    <w:basedOn w:val="DefaultParagraphFont"/>
    <w:rsid w:val="00E86172"/>
  </w:style>
  <w:style w:type="numbering" w:customStyle="1" w:styleId="RTFNum7">
    <w:name w:val="RTF_Num 7"/>
    <w:basedOn w:val="NoList"/>
    <w:rsid w:val="00E86172"/>
    <w:pPr>
      <w:numPr>
        <w:numId w:val="2"/>
      </w:numPr>
    </w:pPr>
  </w:style>
  <w:style w:type="paragraph" w:styleId="EndnoteText">
    <w:name w:val="endnote text"/>
    <w:basedOn w:val="Normal"/>
    <w:link w:val="EndnoteTextChar"/>
    <w:uiPriority w:val="99"/>
    <w:unhideWhenUsed/>
    <w:rsid w:val="00E86172"/>
    <w:rPr>
      <w:sz w:val="20"/>
      <w:szCs w:val="20"/>
    </w:rPr>
  </w:style>
  <w:style w:type="character" w:customStyle="1" w:styleId="EndnoteTextChar">
    <w:name w:val="Endnote Text Char"/>
    <w:basedOn w:val="DefaultParagraphFont"/>
    <w:link w:val="EndnoteText"/>
    <w:uiPriority w:val="99"/>
    <w:rsid w:val="00E86172"/>
    <w:rPr>
      <w:rFonts w:ascii="Times New Roman" w:eastAsia="Times New Roman" w:hAnsi="Times New Roman" w:cs="Times New Roman"/>
      <w:kern w:val="0"/>
      <w14:ligatures w14:val="none"/>
    </w:rPr>
  </w:style>
  <w:style w:type="character" w:styleId="EndnoteReference">
    <w:name w:val="endnote reference"/>
    <w:basedOn w:val="DefaultParagraphFont"/>
    <w:uiPriority w:val="99"/>
    <w:unhideWhenUsed/>
    <w:rsid w:val="00E86172"/>
    <w:rPr>
      <w:vertAlign w:val="superscript"/>
    </w:rPr>
  </w:style>
  <w:style w:type="character" w:customStyle="1" w:styleId="ll">
    <w:name w:val="ll"/>
    <w:basedOn w:val="DefaultParagraphFont"/>
    <w:rsid w:val="00E86172"/>
  </w:style>
  <w:style w:type="character" w:customStyle="1" w:styleId="hatnote">
    <w:name w:val="hatnote"/>
    <w:basedOn w:val="DefaultParagraphFont"/>
    <w:rsid w:val="00E86172"/>
  </w:style>
  <w:style w:type="character" w:customStyle="1" w:styleId="nastaliq">
    <w:name w:val="nastaliq"/>
    <w:basedOn w:val="DefaultParagraphFont"/>
    <w:rsid w:val="00E86172"/>
  </w:style>
  <w:style w:type="paragraph" w:customStyle="1" w:styleId="f22z0e">
    <w:name w:val="f22z0e"/>
    <w:basedOn w:val="Normal"/>
    <w:rsid w:val="00E86172"/>
    <w:pPr>
      <w:spacing w:before="100" w:beforeAutospacing="1" w:after="100" w:afterAutospacing="1"/>
    </w:pPr>
  </w:style>
  <w:style w:type="character" w:customStyle="1" w:styleId="sj">
    <w:name w:val="sj"/>
    <w:basedOn w:val="DefaultParagraphFont"/>
    <w:rsid w:val="00E86172"/>
  </w:style>
  <w:style w:type="character" w:customStyle="1" w:styleId="df">
    <w:name w:val="df"/>
    <w:basedOn w:val="DefaultParagraphFont"/>
    <w:rsid w:val="00E86172"/>
  </w:style>
  <w:style w:type="character" w:customStyle="1" w:styleId="italic">
    <w:name w:val="italic"/>
    <w:basedOn w:val="DefaultParagraphFont"/>
    <w:rsid w:val="00E86172"/>
  </w:style>
  <w:style w:type="character" w:customStyle="1" w:styleId="ex">
    <w:name w:val="ex"/>
    <w:basedOn w:val="DefaultParagraphFont"/>
    <w:rsid w:val="00E86172"/>
  </w:style>
  <w:style w:type="character" w:customStyle="1" w:styleId="ff">
    <w:name w:val="ff"/>
    <w:basedOn w:val="DefaultParagraphFont"/>
    <w:rsid w:val="00E86172"/>
  </w:style>
  <w:style w:type="character" w:customStyle="1" w:styleId="trans">
    <w:name w:val="trans"/>
    <w:basedOn w:val="DefaultParagraphFont"/>
    <w:rsid w:val="00E86172"/>
  </w:style>
  <w:style w:type="character" w:customStyle="1" w:styleId="UnresolvedMention2">
    <w:name w:val="Unresolved Mention2"/>
    <w:basedOn w:val="DefaultParagraphFont"/>
    <w:uiPriority w:val="99"/>
    <w:unhideWhenUsed/>
    <w:rsid w:val="00E86172"/>
    <w:rPr>
      <w:color w:val="605E5C"/>
      <w:shd w:val="clear" w:color="auto" w:fill="E1DFDD"/>
    </w:rPr>
  </w:style>
  <w:style w:type="character" w:customStyle="1" w:styleId="Date1">
    <w:name w:val="Date1"/>
    <w:basedOn w:val="DefaultParagraphFont"/>
    <w:rsid w:val="00E86172"/>
  </w:style>
  <w:style w:type="character" w:customStyle="1" w:styleId="la">
    <w:name w:val="la"/>
    <w:basedOn w:val="DefaultParagraphFont"/>
    <w:rsid w:val="00E86172"/>
  </w:style>
  <w:style w:type="character" w:customStyle="1" w:styleId="q">
    <w:name w:val="q"/>
    <w:basedOn w:val="DefaultParagraphFont"/>
    <w:rsid w:val="00E86172"/>
  </w:style>
  <w:style w:type="character" w:customStyle="1" w:styleId="mw-collapsible-toggle">
    <w:name w:val="mw-collapsible-toggle"/>
    <w:basedOn w:val="DefaultParagraphFont"/>
    <w:rsid w:val="00E86172"/>
  </w:style>
  <w:style w:type="paragraph" w:customStyle="1" w:styleId="nv-view">
    <w:name w:val="nv-view"/>
    <w:basedOn w:val="Normal"/>
    <w:rsid w:val="00E86172"/>
    <w:pPr>
      <w:spacing w:before="100" w:beforeAutospacing="1" w:after="100" w:afterAutospacing="1"/>
    </w:pPr>
  </w:style>
  <w:style w:type="paragraph" w:customStyle="1" w:styleId="nv-talk">
    <w:name w:val="nv-talk"/>
    <w:basedOn w:val="Normal"/>
    <w:rsid w:val="00E86172"/>
    <w:pPr>
      <w:spacing w:before="100" w:beforeAutospacing="1" w:after="100" w:afterAutospacing="1"/>
    </w:pPr>
  </w:style>
  <w:style w:type="paragraph" w:customStyle="1" w:styleId="nv-edit">
    <w:name w:val="nv-edit"/>
    <w:basedOn w:val="Normal"/>
    <w:rsid w:val="00E86172"/>
    <w:pPr>
      <w:spacing w:before="100" w:beforeAutospacing="1" w:after="100" w:afterAutospacing="1"/>
    </w:pPr>
  </w:style>
  <w:style w:type="paragraph" w:customStyle="1" w:styleId="short">
    <w:name w:val="short"/>
    <w:basedOn w:val="Normal"/>
    <w:rsid w:val="00E86172"/>
    <w:pPr>
      <w:spacing w:before="100" w:beforeAutospacing="1" w:after="100" w:afterAutospacing="1"/>
    </w:pPr>
  </w:style>
  <w:style w:type="paragraph" w:customStyle="1" w:styleId="long">
    <w:name w:val="long"/>
    <w:basedOn w:val="Normal"/>
    <w:rsid w:val="00E86172"/>
    <w:pPr>
      <w:spacing w:before="100" w:beforeAutospacing="1" w:after="100" w:afterAutospacing="1"/>
    </w:pPr>
  </w:style>
  <w:style w:type="paragraph" w:styleId="PlainText">
    <w:name w:val="Plain Text"/>
    <w:basedOn w:val="Normal"/>
    <w:link w:val="PlainTextChar"/>
    <w:rsid w:val="00E86172"/>
    <w:pPr>
      <w:autoSpaceDE w:val="0"/>
      <w:autoSpaceDN w:val="0"/>
      <w:jc w:val="right"/>
    </w:pPr>
    <w:rPr>
      <w:rFonts w:ascii="Courier New" w:hAnsi="Courier New"/>
      <w:sz w:val="20"/>
      <w:szCs w:val="20"/>
    </w:rPr>
  </w:style>
  <w:style w:type="character" w:customStyle="1" w:styleId="PlainTextChar">
    <w:name w:val="Plain Text Char"/>
    <w:basedOn w:val="DefaultParagraphFont"/>
    <w:link w:val="PlainText"/>
    <w:rsid w:val="00E86172"/>
    <w:rPr>
      <w:rFonts w:ascii="Courier New" w:eastAsia="Times New Roman" w:hAnsi="Courier New" w:cs="Times New Roman"/>
      <w:kern w:val="0"/>
      <w14:ligatures w14:val="none"/>
    </w:rPr>
  </w:style>
  <w:style w:type="character" w:customStyle="1" w:styleId="articletitle">
    <w:name w:val="articletitle"/>
    <w:basedOn w:val="DefaultParagraphFont"/>
    <w:rsid w:val="00E86172"/>
  </w:style>
  <w:style w:type="character" w:customStyle="1" w:styleId="jpfdse">
    <w:name w:val="jpfdse"/>
    <w:basedOn w:val="DefaultParagraphFont"/>
    <w:rsid w:val="00E86172"/>
  </w:style>
  <w:style w:type="character" w:customStyle="1" w:styleId="text">
    <w:name w:val="text"/>
    <w:basedOn w:val="DefaultParagraphFont"/>
    <w:rsid w:val="00E86172"/>
  </w:style>
  <w:style w:type="character" w:customStyle="1" w:styleId="tr">
    <w:name w:val="tr"/>
    <w:basedOn w:val="DefaultParagraphFont"/>
    <w:rsid w:val="00E86172"/>
  </w:style>
  <w:style w:type="character" w:customStyle="1" w:styleId="smallcaps">
    <w:name w:val="smallcaps"/>
    <w:basedOn w:val="DefaultParagraphFont"/>
    <w:rsid w:val="00E86172"/>
  </w:style>
  <w:style w:type="character" w:customStyle="1" w:styleId="xrg">
    <w:name w:val="xrg"/>
    <w:basedOn w:val="DefaultParagraphFont"/>
    <w:rsid w:val="00E86172"/>
  </w:style>
  <w:style w:type="character" w:customStyle="1" w:styleId="xr">
    <w:name w:val="xr"/>
    <w:basedOn w:val="DefaultParagraphFont"/>
    <w:rsid w:val="00E86172"/>
  </w:style>
  <w:style w:type="character" w:customStyle="1" w:styleId="bbcsize">
    <w:name w:val="bbc_size"/>
    <w:basedOn w:val="DefaultParagraphFont"/>
    <w:rsid w:val="00E86172"/>
  </w:style>
  <w:style w:type="character" w:customStyle="1" w:styleId="hqtoggle">
    <w:name w:val="hqtoggle"/>
    <w:basedOn w:val="DefaultParagraphFont"/>
    <w:rsid w:val="00E86172"/>
  </w:style>
  <w:style w:type="character" w:customStyle="1" w:styleId="e-translation">
    <w:name w:val="e-translation"/>
    <w:basedOn w:val="DefaultParagraphFont"/>
    <w:rsid w:val="00E86172"/>
  </w:style>
  <w:style w:type="character" w:customStyle="1" w:styleId="nyms">
    <w:name w:val="nyms"/>
    <w:basedOn w:val="DefaultParagraphFont"/>
    <w:rsid w:val="00E86172"/>
  </w:style>
  <w:style w:type="character" w:customStyle="1" w:styleId="defdate">
    <w:name w:val="defdate"/>
    <w:basedOn w:val="DefaultParagraphFont"/>
    <w:rsid w:val="00E86172"/>
  </w:style>
  <w:style w:type="character" w:customStyle="1" w:styleId="ib-brac">
    <w:name w:val="ib-brac"/>
    <w:basedOn w:val="DefaultParagraphFont"/>
    <w:rsid w:val="00E86172"/>
  </w:style>
  <w:style w:type="character" w:customStyle="1" w:styleId="ib-content">
    <w:name w:val="ib-content"/>
    <w:basedOn w:val="DefaultParagraphFont"/>
    <w:rsid w:val="00E86172"/>
  </w:style>
  <w:style w:type="character" w:customStyle="1" w:styleId="ib-colon">
    <w:name w:val="ib-colon"/>
    <w:basedOn w:val="DefaultParagraphFont"/>
    <w:rsid w:val="00E86172"/>
  </w:style>
  <w:style w:type="character" w:customStyle="1" w:styleId="gloss-brac">
    <w:name w:val="gloss-brac"/>
    <w:basedOn w:val="DefaultParagraphFont"/>
    <w:rsid w:val="00E86172"/>
  </w:style>
  <w:style w:type="character" w:customStyle="1" w:styleId="gloss-content">
    <w:name w:val="gloss-content"/>
    <w:basedOn w:val="DefaultParagraphFont"/>
    <w:rsid w:val="00E86172"/>
  </w:style>
  <w:style w:type="character" w:customStyle="1" w:styleId="Date2">
    <w:name w:val="Date2"/>
    <w:basedOn w:val="DefaultParagraphFont"/>
    <w:rsid w:val="00E86172"/>
  </w:style>
  <w:style w:type="character" w:customStyle="1" w:styleId="hw">
    <w:name w:val="hw"/>
    <w:basedOn w:val="DefaultParagraphFont"/>
    <w:rsid w:val="00E86172"/>
  </w:style>
  <w:style w:type="character" w:customStyle="1" w:styleId="prx">
    <w:name w:val="prx"/>
    <w:basedOn w:val="DefaultParagraphFont"/>
    <w:rsid w:val="00E86172"/>
  </w:style>
  <w:style w:type="character" w:customStyle="1" w:styleId="ph">
    <w:name w:val="ph"/>
    <w:basedOn w:val="DefaultParagraphFont"/>
    <w:rsid w:val="00E86172"/>
  </w:style>
  <w:style w:type="character" w:customStyle="1" w:styleId="bold">
    <w:name w:val="bold"/>
    <w:basedOn w:val="DefaultParagraphFont"/>
    <w:rsid w:val="00E86172"/>
  </w:style>
  <w:style w:type="character" w:customStyle="1" w:styleId="sy">
    <w:name w:val="sy"/>
    <w:basedOn w:val="DefaultParagraphFont"/>
    <w:rsid w:val="00E86172"/>
  </w:style>
  <w:style w:type="character" w:customStyle="1" w:styleId="inf">
    <w:name w:val="inf"/>
    <w:basedOn w:val="DefaultParagraphFont"/>
    <w:rsid w:val="00E86172"/>
  </w:style>
  <w:style w:type="character" w:customStyle="1" w:styleId="xxo1">
    <w:name w:val="x_xo1"/>
    <w:basedOn w:val="DefaultParagraphFont"/>
    <w:rsid w:val="00E86172"/>
  </w:style>
  <w:style w:type="character" w:customStyle="1" w:styleId="vg">
    <w:name w:val="vg"/>
    <w:basedOn w:val="DefaultParagraphFont"/>
    <w:rsid w:val="00E86172"/>
  </w:style>
  <w:style w:type="character" w:customStyle="1" w:styleId="v">
    <w:name w:val="v"/>
    <w:basedOn w:val="DefaultParagraphFont"/>
    <w:rsid w:val="00E86172"/>
  </w:style>
  <w:style w:type="character" w:customStyle="1" w:styleId="pr">
    <w:name w:val="pr"/>
    <w:basedOn w:val="DefaultParagraphFont"/>
    <w:rsid w:val="00E86172"/>
  </w:style>
  <w:style w:type="character" w:customStyle="1" w:styleId="reg">
    <w:name w:val="reg"/>
    <w:basedOn w:val="DefaultParagraphFont"/>
    <w:rsid w:val="00E86172"/>
  </w:style>
  <w:style w:type="character" w:customStyle="1" w:styleId="l">
    <w:name w:val="l"/>
    <w:basedOn w:val="DefaultParagraphFont"/>
    <w:rsid w:val="00E86172"/>
  </w:style>
  <w:style w:type="paragraph" w:customStyle="1" w:styleId="p">
    <w:name w:val="p"/>
    <w:basedOn w:val="Normal"/>
    <w:rsid w:val="00E86172"/>
    <w:pPr>
      <w:spacing w:before="100" w:beforeAutospacing="1" w:after="100" w:afterAutospacing="1"/>
    </w:pPr>
  </w:style>
  <w:style w:type="character" w:customStyle="1" w:styleId="encheading">
    <w:name w:val="encheading"/>
    <w:basedOn w:val="DefaultParagraphFont"/>
    <w:rsid w:val="00E86172"/>
  </w:style>
  <w:style w:type="character" w:customStyle="1" w:styleId="greek">
    <w:name w:val="greek"/>
    <w:basedOn w:val="DefaultParagraphFont"/>
    <w:rsid w:val="00E86172"/>
  </w:style>
  <w:style w:type="character" w:customStyle="1" w:styleId="verse">
    <w:name w:val="verse"/>
    <w:basedOn w:val="DefaultParagraphFont"/>
    <w:rsid w:val="00E86172"/>
  </w:style>
  <w:style w:type="paragraph" w:customStyle="1" w:styleId="list-group-item">
    <w:name w:val="list-group-item"/>
    <w:basedOn w:val="Normal"/>
    <w:rsid w:val="00E86172"/>
    <w:pPr>
      <w:spacing w:before="100" w:beforeAutospacing="1" w:after="100" w:afterAutospacing="1"/>
    </w:pPr>
  </w:style>
  <w:style w:type="character" w:customStyle="1" w:styleId="versiontext">
    <w:name w:val="versiontext"/>
    <w:basedOn w:val="DefaultParagraphFont"/>
    <w:rsid w:val="00E86172"/>
  </w:style>
  <w:style w:type="character" w:customStyle="1" w:styleId="nourlexpansion">
    <w:name w:val="nourlexpansion"/>
    <w:basedOn w:val="DefaultParagraphFont"/>
    <w:rsid w:val="00E86172"/>
  </w:style>
  <w:style w:type="character" w:customStyle="1" w:styleId="bibleref">
    <w:name w:val="bibleref"/>
    <w:basedOn w:val="DefaultParagraphFont"/>
    <w:rsid w:val="00E86172"/>
  </w:style>
  <w:style w:type="character" w:customStyle="1" w:styleId="hebf">
    <w:name w:val="hebf"/>
    <w:basedOn w:val="DefaultParagraphFont"/>
    <w:rsid w:val="00E86172"/>
  </w:style>
  <w:style w:type="character" w:customStyle="1" w:styleId="bls">
    <w:name w:val="bls"/>
    <w:basedOn w:val="DefaultParagraphFont"/>
    <w:rsid w:val="00E86172"/>
  </w:style>
  <w:style w:type="character" w:customStyle="1" w:styleId="a-size-extra-large">
    <w:name w:val="a-size-extra-large"/>
    <w:basedOn w:val="DefaultParagraphFont"/>
    <w:rsid w:val="00E86172"/>
  </w:style>
  <w:style w:type="character" w:customStyle="1" w:styleId="metadata">
    <w:name w:val="metadata"/>
    <w:basedOn w:val="DefaultParagraphFont"/>
    <w:rsid w:val="00E86172"/>
  </w:style>
  <w:style w:type="paragraph" w:customStyle="1" w:styleId="comp">
    <w:name w:val="comp"/>
    <w:basedOn w:val="Normal"/>
    <w:rsid w:val="00E86172"/>
    <w:pPr>
      <w:spacing w:before="100" w:beforeAutospacing="1" w:after="100" w:afterAutospacing="1"/>
    </w:pPr>
  </w:style>
  <w:style w:type="paragraph" w:customStyle="1" w:styleId="hang-1">
    <w:name w:val="hang-1"/>
    <w:basedOn w:val="Normal"/>
    <w:rsid w:val="00E86172"/>
    <w:pPr>
      <w:spacing w:before="100" w:beforeAutospacing="1" w:after="100" w:afterAutospacing="1"/>
    </w:pPr>
  </w:style>
  <w:style w:type="character" w:customStyle="1" w:styleId="gg">
    <w:name w:val="gg"/>
    <w:basedOn w:val="DefaultParagraphFont"/>
    <w:rsid w:val="00E86172"/>
  </w:style>
  <w:style w:type="character" w:customStyle="1" w:styleId="lbl">
    <w:name w:val="lbl"/>
    <w:basedOn w:val="DefaultParagraphFont"/>
    <w:rsid w:val="00E86172"/>
  </w:style>
  <w:style w:type="character" w:customStyle="1" w:styleId="f">
    <w:name w:val="f"/>
    <w:basedOn w:val="DefaultParagraphFont"/>
    <w:rsid w:val="00E86172"/>
  </w:style>
  <w:style w:type="character" w:customStyle="1" w:styleId="greek-hebrew">
    <w:name w:val="greek-hebrew"/>
    <w:basedOn w:val="DefaultParagraphFont"/>
    <w:rsid w:val="00E86172"/>
  </w:style>
  <w:style w:type="character" w:customStyle="1" w:styleId="scriptref">
    <w:name w:val="scriptref"/>
    <w:basedOn w:val="DefaultParagraphFont"/>
    <w:rsid w:val="00E86172"/>
  </w:style>
  <w:style w:type="character" w:customStyle="1" w:styleId="luna-form">
    <w:name w:val="luna-form"/>
    <w:basedOn w:val="DefaultParagraphFont"/>
    <w:rsid w:val="00E86172"/>
  </w:style>
  <w:style w:type="character" w:customStyle="1" w:styleId="pron-spell-content">
    <w:name w:val="pron-spell-content"/>
    <w:basedOn w:val="DefaultParagraphFont"/>
    <w:rsid w:val="00E86172"/>
  </w:style>
  <w:style w:type="character" w:customStyle="1" w:styleId="css-1jwcxx3">
    <w:name w:val="css-1jwcxx3"/>
    <w:basedOn w:val="DefaultParagraphFont"/>
    <w:rsid w:val="00E86172"/>
  </w:style>
  <w:style w:type="character" w:customStyle="1" w:styleId="luna-pos">
    <w:name w:val="luna-pos"/>
    <w:basedOn w:val="DefaultParagraphFont"/>
    <w:rsid w:val="00E86172"/>
  </w:style>
  <w:style w:type="character" w:customStyle="1" w:styleId="luna-inflected-form">
    <w:name w:val="luna-inflected-form"/>
    <w:basedOn w:val="DefaultParagraphFont"/>
    <w:rsid w:val="00E86172"/>
  </w:style>
  <w:style w:type="character" w:customStyle="1" w:styleId="one-click-content">
    <w:name w:val="one-click-content"/>
    <w:basedOn w:val="DefaultParagraphFont"/>
    <w:rsid w:val="00E86172"/>
  </w:style>
  <w:style w:type="character" w:customStyle="1" w:styleId="luna-label">
    <w:name w:val="luna-label"/>
    <w:basedOn w:val="DefaultParagraphFont"/>
    <w:rsid w:val="00E86172"/>
  </w:style>
  <w:style w:type="character" w:customStyle="1" w:styleId="grkhzd">
    <w:name w:val="grkhzd"/>
    <w:basedOn w:val="DefaultParagraphFont"/>
    <w:rsid w:val="00E86172"/>
  </w:style>
  <w:style w:type="character" w:customStyle="1" w:styleId="eq0j8">
    <w:name w:val="eq0j8"/>
    <w:basedOn w:val="DefaultParagraphFont"/>
    <w:rsid w:val="00E86172"/>
  </w:style>
  <w:style w:type="paragraph" w:customStyle="1" w:styleId="topic-paragraph">
    <w:name w:val="topic-paragraph"/>
    <w:basedOn w:val="Normal"/>
    <w:rsid w:val="00E86172"/>
    <w:pPr>
      <w:spacing w:before="100" w:beforeAutospacing="1" w:after="100" w:afterAutospacing="1"/>
    </w:pPr>
  </w:style>
  <w:style w:type="character" w:customStyle="1" w:styleId="mwe-math-mathml-inline">
    <w:name w:val="mwe-math-mathml-inline"/>
    <w:basedOn w:val="DefaultParagraphFont"/>
    <w:rsid w:val="00E86172"/>
  </w:style>
  <w:style w:type="character" w:customStyle="1" w:styleId="hebrew">
    <w:name w:val="hebrew"/>
    <w:basedOn w:val="DefaultParagraphFont"/>
    <w:rsid w:val="00E86172"/>
  </w:style>
  <w:style w:type="character" w:customStyle="1" w:styleId="gknumber">
    <w:name w:val="gknumber"/>
    <w:basedOn w:val="DefaultParagraphFont"/>
    <w:rsid w:val="00E86172"/>
  </w:style>
  <w:style w:type="character" w:customStyle="1" w:styleId="small-caps">
    <w:name w:val="small-caps"/>
    <w:basedOn w:val="DefaultParagraphFont"/>
    <w:rsid w:val="00E86172"/>
  </w:style>
  <w:style w:type="paragraph" w:customStyle="1" w:styleId="scripture">
    <w:name w:val="scripture"/>
    <w:basedOn w:val="Normal"/>
    <w:rsid w:val="00E86172"/>
    <w:pPr>
      <w:spacing w:before="100" w:beforeAutospacing="1" w:after="100" w:afterAutospacing="1"/>
    </w:pPr>
  </w:style>
  <w:style w:type="paragraph" w:customStyle="1" w:styleId="first-paragraph-bold">
    <w:name w:val="first-paragraph-bold"/>
    <w:basedOn w:val="Normal"/>
    <w:rsid w:val="00E86172"/>
    <w:pPr>
      <w:spacing w:before="100" w:beforeAutospacing="1" w:after="100" w:afterAutospacing="1"/>
    </w:pPr>
  </w:style>
  <w:style w:type="character" w:customStyle="1" w:styleId="hvr">
    <w:name w:val="hvr"/>
    <w:basedOn w:val="DefaultParagraphFont"/>
    <w:rsid w:val="00E86172"/>
  </w:style>
  <w:style w:type="table" w:styleId="TableGrid">
    <w:name w:val="Table Grid"/>
    <w:basedOn w:val="TableNormal"/>
    <w:uiPriority w:val="59"/>
    <w:rsid w:val="00E86172"/>
    <w:rPr>
      <w:rFonts w:asciiTheme="minorHAnsi"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aningword">
    <w:name w:val="meaningword"/>
    <w:basedOn w:val="DefaultParagraphFont"/>
    <w:rsid w:val="00E86172"/>
  </w:style>
  <w:style w:type="character" w:customStyle="1" w:styleId="meaningtype">
    <w:name w:val="meaningtype"/>
    <w:basedOn w:val="DefaultParagraphFont"/>
    <w:rsid w:val="00E86172"/>
  </w:style>
  <w:style w:type="character" w:customStyle="1" w:styleId="meaningalphabetical">
    <w:name w:val="meaningalphabetical"/>
    <w:basedOn w:val="DefaultParagraphFont"/>
    <w:rsid w:val="00E86172"/>
  </w:style>
  <w:style w:type="character" w:customStyle="1" w:styleId="contextwords">
    <w:name w:val="contextwords"/>
    <w:basedOn w:val="DefaultParagraphFont"/>
    <w:rsid w:val="00E86172"/>
  </w:style>
  <w:style w:type="character" w:customStyle="1" w:styleId="mng">
    <w:name w:val="mng"/>
    <w:basedOn w:val="DefaultParagraphFont"/>
    <w:rsid w:val="00E86172"/>
  </w:style>
  <w:style w:type="paragraph" w:customStyle="1" w:styleId="pf0">
    <w:name w:val="pf0"/>
    <w:basedOn w:val="Normal"/>
    <w:rsid w:val="00E86172"/>
    <w:pPr>
      <w:spacing w:before="100" w:beforeAutospacing="1" w:after="100" w:afterAutospacing="1"/>
    </w:pPr>
  </w:style>
  <w:style w:type="character" w:customStyle="1" w:styleId="cf01">
    <w:name w:val="cf01"/>
    <w:basedOn w:val="DefaultParagraphFont"/>
    <w:rsid w:val="00E86172"/>
    <w:rPr>
      <w:rFonts w:ascii="Segoe UI" w:hAnsi="Segoe UI" w:cs="Segoe UI" w:hint="default"/>
      <w:sz w:val="18"/>
      <w:szCs w:val="18"/>
    </w:rPr>
  </w:style>
  <w:style w:type="character" w:customStyle="1" w:styleId="gk">
    <w:name w:val="gk"/>
    <w:basedOn w:val="DefaultParagraphFont"/>
    <w:rsid w:val="00E86172"/>
  </w:style>
  <w:style w:type="character" w:customStyle="1" w:styleId="Emphasis2">
    <w:name w:val="Emphasis2"/>
    <w:basedOn w:val="DefaultParagraphFont"/>
    <w:rsid w:val="00E86172"/>
  </w:style>
  <w:style w:type="character" w:customStyle="1" w:styleId="text-abbreviation">
    <w:name w:val="text-abbreviation"/>
    <w:basedOn w:val="DefaultParagraphFont"/>
    <w:rsid w:val="00E86172"/>
  </w:style>
  <w:style w:type="character" w:customStyle="1" w:styleId="y2iqfc">
    <w:name w:val="y2iqfc"/>
    <w:basedOn w:val="DefaultParagraphFont"/>
    <w:rsid w:val="00E86172"/>
  </w:style>
  <w:style w:type="character" w:customStyle="1" w:styleId="Date3">
    <w:name w:val="Date3"/>
    <w:basedOn w:val="DefaultParagraphFont"/>
    <w:rsid w:val="00E86172"/>
  </w:style>
  <w:style w:type="character" w:customStyle="1" w:styleId="lg">
    <w:name w:val="lg"/>
    <w:basedOn w:val="DefaultParagraphFont"/>
    <w:rsid w:val="00E86172"/>
  </w:style>
  <w:style w:type="character" w:customStyle="1" w:styleId="wrap">
    <w:name w:val="wrap"/>
    <w:basedOn w:val="DefaultParagraphFont"/>
    <w:rsid w:val="00E86172"/>
  </w:style>
  <w:style w:type="character" w:customStyle="1" w:styleId="Date4">
    <w:name w:val="Date4"/>
    <w:basedOn w:val="DefaultParagraphFont"/>
    <w:rsid w:val="00E86172"/>
  </w:style>
  <w:style w:type="paragraph" w:customStyle="1" w:styleId="poem">
    <w:name w:val="poem"/>
    <w:basedOn w:val="Normal"/>
    <w:rsid w:val="00E86172"/>
    <w:pPr>
      <w:spacing w:before="100" w:beforeAutospacing="1" w:after="100" w:afterAutospacing="1"/>
    </w:pPr>
  </w:style>
  <w:style w:type="character" w:customStyle="1" w:styleId="hgkelc">
    <w:name w:val="hgkelc"/>
    <w:basedOn w:val="DefaultParagraphFont"/>
    <w:rsid w:val="00E86172"/>
  </w:style>
  <w:style w:type="character" w:customStyle="1" w:styleId="apple-tab-span">
    <w:name w:val="apple-tab-span"/>
    <w:basedOn w:val="DefaultParagraphFont"/>
    <w:rsid w:val="00E86172"/>
  </w:style>
  <w:style w:type="character" w:customStyle="1" w:styleId="dg">
    <w:name w:val="dg"/>
    <w:basedOn w:val="DefaultParagraphFont"/>
    <w:rsid w:val="00E86172"/>
  </w:style>
  <w:style w:type="character" w:customStyle="1" w:styleId="Date5">
    <w:name w:val="Date5"/>
    <w:basedOn w:val="DefaultParagraphFont"/>
    <w:rsid w:val="00E86172"/>
  </w:style>
  <w:style w:type="character" w:customStyle="1" w:styleId="work">
    <w:name w:val="work"/>
    <w:basedOn w:val="DefaultParagraphFont"/>
    <w:rsid w:val="00E86172"/>
  </w:style>
  <w:style w:type="paragraph" w:customStyle="1" w:styleId="msonormal0">
    <w:name w:val="msonormal"/>
    <w:basedOn w:val="Normal"/>
    <w:rsid w:val="00E86172"/>
    <w:pPr>
      <w:spacing w:before="100" w:beforeAutospacing="1" w:after="100" w:afterAutospacing="1"/>
    </w:pPr>
  </w:style>
  <w:style w:type="character" w:customStyle="1" w:styleId="hide-when-compact">
    <w:name w:val="hide-when-compact"/>
    <w:basedOn w:val="DefaultParagraphFont"/>
    <w:rsid w:val="00E86172"/>
  </w:style>
  <w:style w:type="character" w:customStyle="1" w:styleId="date-container">
    <w:name w:val="date-container"/>
    <w:basedOn w:val="DefaultParagraphFont"/>
    <w:rsid w:val="00E86172"/>
  </w:style>
  <w:style w:type="character" w:customStyle="1" w:styleId="Date6">
    <w:name w:val="Date6"/>
    <w:basedOn w:val="DefaultParagraphFont"/>
    <w:rsid w:val="00E86172"/>
  </w:style>
  <w:style w:type="character" w:customStyle="1" w:styleId="Date7">
    <w:name w:val="Date7"/>
    <w:basedOn w:val="DefaultParagraphFont"/>
    <w:rsid w:val="00E86172"/>
  </w:style>
  <w:style w:type="character" w:customStyle="1" w:styleId="mw-page-title-main">
    <w:name w:val="mw-page-title-main"/>
    <w:basedOn w:val="DefaultParagraphFont"/>
    <w:rsid w:val="00E86172"/>
  </w:style>
  <w:style w:type="character" w:customStyle="1" w:styleId="script-palm">
    <w:name w:val="script-palm"/>
    <w:basedOn w:val="DefaultParagraphFont"/>
    <w:rsid w:val="00E86172"/>
  </w:style>
  <w:style w:type="character" w:customStyle="1" w:styleId="vector-menu-heading-label">
    <w:name w:val="vector-menu-heading-label"/>
    <w:basedOn w:val="DefaultParagraphFont"/>
    <w:rsid w:val="00E86172"/>
  </w:style>
  <w:style w:type="paragraph" w:customStyle="1" w:styleId="selected">
    <w:name w:val="selected"/>
    <w:basedOn w:val="Normal"/>
    <w:rsid w:val="00E86172"/>
    <w:pPr>
      <w:spacing w:before="100" w:beforeAutospacing="1" w:after="100" w:afterAutospacing="1"/>
    </w:pPr>
  </w:style>
  <w:style w:type="paragraph" w:customStyle="1" w:styleId="vector-tab-noicon">
    <w:name w:val="vector-tab-noicon"/>
    <w:basedOn w:val="Normal"/>
    <w:rsid w:val="00E86172"/>
    <w:pPr>
      <w:spacing w:before="100" w:beforeAutospacing="1" w:after="100" w:afterAutospacing="1"/>
    </w:pPr>
  </w:style>
  <w:style w:type="character" w:customStyle="1" w:styleId="noprint">
    <w:name w:val="noprint"/>
    <w:basedOn w:val="DefaultParagraphFont"/>
    <w:rsid w:val="00E86172"/>
  </w:style>
  <w:style w:type="character" w:customStyle="1" w:styleId="mw-redirectedfrom">
    <w:name w:val="mw-redirectedfrom"/>
    <w:basedOn w:val="DefaultParagraphFont"/>
    <w:rsid w:val="00E86172"/>
  </w:style>
  <w:style w:type="paragraph" w:customStyle="1" w:styleId="portalbox-entry">
    <w:name w:val="portalbox-entry"/>
    <w:basedOn w:val="Normal"/>
    <w:rsid w:val="00E86172"/>
    <w:pPr>
      <w:spacing w:before="100" w:beforeAutospacing="1" w:after="100" w:afterAutospacing="1"/>
    </w:pPr>
  </w:style>
  <w:style w:type="character" w:customStyle="1" w:styleId="portalbox-image">
    <w:name w:val="portalbox-image"/>
    <w:basedOn w:val="DefaultParagraphFont"/>
    <w:rsid w:val="00E86172"/>
  </w:style>
  <w:style w:type="character" w:customStyle="1" w:styleId="portalbox-link">
    <w:name w:val="portalbox-link"/>
    <w:basedOn w:val="DefaultParagraphFont"/>
    <w:rsid w:val="00E86172"/>
  </w:style>
  <w:style w:type="paragraph" w:customStyle="1" w:styleId="has-text-align-center">
    <w:name w:val="has-text-align-center"/>
    <w:basedOn w:val="Normal"/>
    <w:rsid w:val="00E86172"/>
    <w:pPr>
      <w:spacing w:before="100" w:beforeAutospacing="1" w:after="100" w:afterAutospacing="1"/>
    </w:pPr>
  </w:style>
  <w:style w:type="character" w:customStyle="1" w:styleId="Date8">
    <w:name w:val="Date8"/>
    <w:basedOn w:val="DefaultParagraphFont"/>
    <w:rsid w:val="00E86172"/>
  </w:style>
  <w:style w:type="character" w:customStyle="1" w:styleId="script-arabic">
    <w:name w:val="script-arabic"/>
    <w:basedOn w:val="DefaultParagraphFont"/>
    <w:rsid w:val="00E86172"/>
  </w:style>
  <w:style w:type="character" w:customStyle="1" w:styleId="cleanup-needed-content">
    <w:name w:val="cleanup-needed-content"/>
    <w:basedOn w:val="DefaultParagraphFont"/>
    <w:rsid w:val="00E86172"/>
  </w:style>
  <w:style w:type="character" w:customStyle="1" w:styleId="script-cyrs">
    <w:name w:val="script-cyrs"/>
    <w:basedOn w:val="DefaultParagraphFont"/>
    <w:rsid w:val="00E86172"/>
  </w:style>
  <w:style w:type="character" w:customStyle="1" w:styleId="script-sogdian">
    <w:name w:val="script-sogdian"/>
    <w:basedOn w:val="DefaultParagraphFont"/>
    <w:rsid w:val="00E86172"/>
  </w:style>
  <w:style w:type="character" w:customStyle="1" w:styleId="Date9">
    <w:name w:val="Date9"/>
    <w:basedOn w:val="DefaultParagraphFont"/>
    <w:rsid w:val="00E86172"/>
  </w:style>
  <w:style w:type="character" w:customStyle="1" w:styleId="anchor">
    <w:name w:val="anchor"/>
    <w:basedOn w:val="DefaultParagraphFont"/>
    <w:rsid w:val="00E86172"/>
  </w:style>
  <w:style w:type="paragraph" w:customStyle="1" w:styleId="gallerybox">
    <w:name w:val="gallerybox"/>
    <w:basedOn w:val="Normal"/>
    <w:rsid w:val="00E86172"/>
    <w:pPr>
      <w:spacing w:before="100" w:beforeAutospacing="1" w:after="100" w:afterAutospacing="1"/>
    </w:pPr>
  </w:style>
  <w:style w:type="character" w:customStyle="1" w:styleId="clarify-content">
    <w:name w:val="clarify-content"/>
    <w:basedOn w:val="DefaultParagraphFont"/>
    <w:rsid w:val="00E86172"/>
  </w:style>
  <w:style w:type="character" w:customStyle="1" w:styleId="Date10">
    <w:name w:val="Date10"/>
    <w:basedOn w:val="DefaultParagraphFont"/>
    <w:rsid w:val="00E86172"/>
  </w:style>
  <w:style w:type="character" w:customStyle="1" w:styleId="ata-controlscomplain-btn">
    <w:name w:val="ata-controls__complain-btn"/>
    <w:basedOn w:val="DefaultParagraphFont"/>
    <w:rsid w:val="00E86172"/>
  </w:style>
  <w:style w:type="character" w:customStyle="1" w:styleId="glossary-link">
    <w:name w:val="glossary-link"/>
    <w:basedOn w:val="DefaultParagraphFont"/>
    <w:rsid w:val="00E86172"/>
  </w:style>
  <w:style w:type="character" w:customStyle="1" w:styleId="glossary-tooltip-text">
    <w:name w:val="glossary-tooltip-text"/>
    <w:basedOn w:val="DefaultParagraphFont"/>
    <w:rsid w:val="00E86172"/>
  </w:style>
  <w:style w:type="character" w:customStyle="1" w:styleId="description-modified">
    <w:name w:val="description-modified"/>
    <w:basedOn w:val="DefaultParagraphFont"/>
    <w:rsid w:val="00E86172"/>
  </w:style>
  <w:style w:type="character" w:customStyle="1" w:styleId="below-video-controlstext">
    <w:name w:val="below-video-controls__text"/>
    <w:basedOn w:val="DefaultParagraphFont"/>
    <w:rsid w:val="00E86172"/>
  </w:style>
  <w:style w:type="character" w:customStyle="1" w:styleId="autoplaylabel">
    <w:name w:val="autoplaylabel"/>
    <w:basedOn w:val="DefaultParagraphFont"/>
    <w:rsid w:val="00E86172"/>
  </w:style>
  <w:style w:type="paragraph" w:customStyle="1" w:styleId="active">
    <w:name w:val="active"/>
    <w:basedOn w:val="Normal"/>
    <w:rsid w:val="00E86172"/>
    <w:pPr>
      <w:spacing w:before="100" w:beforeAutospacing="1" w:after="100" w:afterAutospacing="1"/>
    </w:pPr>
  </w:style>
  <w:style w:type="paragraph" w:customStyle="1" w:styleId="tab-linkquiz">
    <w:name w:val="tab-link__quiz"/>
    <w:basedOn w:val="Normal"/>
    <w:rsid w:val="00E86172"/>
    <w:pPr>
      <w:spacing w:before="100" w:beforeAutospacing="1" w:after="100" w:afterAutospacing="1"/>
    </w:pPr>
  </w:style>
  <w:style w:type="paragraph" w:customStyle="1" w:styleId="tab-linkcourse">
    <w:name w:val="tab-link__course"/>
    <w:basedOn w:val="Normal"/>
    <w:rsid w:val="00E86172"/>
    <w:pPr>
      <w:spacing w:before="100" w:beforeAutospacing="1" w:after="100" w:afterAutospacing="1"/>
    </w:pPr>
  </w:style>
  <w:style w:type="character" w:customStyle="1" w:styleId="geo-default">
    <w:name w:val="geo-default"/>
    <w:basedOn w:val="DefaultParagraphFont"/>
    <w:rsid w:val="00E86172"/>
  </w:style>
  <w:style w:type="character" w:customStyle="1" w:styleId="geo-dms">
    <w:name w:val="geo-dms"/>
    <w:basedOn w:val="DefaultParagraphFont"/>
    <w:rsid w:val="00E86172"/>
  </w:style>
  <w:style w:type="character" w:customStyle="1" w:styleId="Date11">
    <w:name w:val="Date11"/>
    <w:basedOn w:val="DefaultParagraphFont"/>
    <w:rsid w:val="00E86172"/>
  </w:style>
  <w:style w:type="character" w:customStyle="1" w:styleId="avoidwrap">
    <w:name w:val="avoidwrap"/>
    <w:basedOn w:val="DefaultParagraphFont"/>
    <w:rsid w:val="00E86172"/>
  </w:style>
  <w:style w:type="character" w:customStyle="1" w:styleId="nobold">
    <w:name w:val="nobold"/>
    <w:basedOn w:val="DefaultParagraphFont"/>
    <w:rsid w:val="00E86172"/>
  </w:style>
  <w:style w:type="character" w:customStyle="1" w:styleId="flagicon">
    <w:name w:val="flagicon"/>
    <w:basedOn w:val="DefaultParagraphFont"/>
    <w:rsid w:val="00E86172"/>
  </w:style>
  <w:style w:type="character" w:customStyle="1" w:styleId="glossaryterm">
    <w:name w:val="glossaryterm"/>
    <w:basedOn w:val="DefaultParagraphFont"/>
    <w:rsid w:val="00E86172"/>
  </w:style>
  <w:style w:type="paragraph" w:customStyle="1" w:styleId="entradilla">
    <w:name w:val="entradilla"/>
    <w:basedOn w:val="Normal"/>
    <w:rsid w:val="00E86172"/>
    <w:pPr>
      <w:spacing w:before="100" w:beforeAutospacing="1" w:after="100" w:afterAutospacing="1"/>
    </w:pPr>
  </w:style>
  <w:style w:type="character" w:customStyle="1" w:styleId="mw-collapsible-text">
    <w:name w:val="mw-collapsible-text"/>
    <w:basedOn w:val="DefaultParagraphFont"/>
    <w:rsid w:val="00E86172"/>
  </w:style>
  <w:style w:type="character" w:customStyle="1" w:styleId="nlk">
    <w:name w:val="nlk"/>
    <w:basedOn w:val="DefaultParagraphFont"/>
    <w:rsid w:val="00E86172"/>
  </w:style>
  <w:style w:type="character" w:customStyle="1" w:styleId="marker">
    <w:name w:val="marker"/>
    <w:basedOn w:val="DefaultParagraphFont"/>
    <w:rsid w:val="00E86172"/>
  </w:style>
  <w:style w:type="character" w:customStyle="1" w:styleId="md-signature">
    <w:name w:val="md-signature"/>
    <w:basedOn w:val="DefaultParagraphFont"/>
    <w:rsid w:val="00E86172"/>
  </w:style>
  <w:style w:type="character" w:customStyle="1" w:styleId="material-icons">
    <w:name w:val="material-icons"/>
    <w:basedOn w:val="DefaultParagraphFont"/>
    <w:rsid w:val="00E86172"/>
  </w:style>
  <w:style w:type="character" w:customStyle="1" w:styleId="frac">
    <w:name w:val="frac"/>
    <w:basedOn w:val="DefaultParagraphFont"/>
    <w:rsid w:val="00E86172"/>
  </w:style>
  <w:style w:type="character" w:customStyle="1" w:styleId="sr-only">
    <w:name w:val="sr-only"/>
    <w:basedOn w:val="DefaultParagraphFont"/>
    <w:rsid w:val="00E86172"/>
  </w:style>
  <w:style w:type="character" w:customStyle="1" w:styleId="num">
    <w:name w:val="num"/>
    <w:basedOn w:val="DefaultParagraphFont"/>
    <w:rsid w:val="00E86172"/>
  </w:style>
  <w:style w:type="character" w:customStyle="1" w:styleId="den">
    <w:name w:val="den"/>
    <w:basedOn w:val="DefaultParagraphFont"/>
    <w:rsid w:val="00E86172"/>
  </w:style>
  <w:style w:type="paragraph" w:customStyle="1" w:styleId="re">
    <w:name w:val="re"/>
    <w:basedOn w:val="Normal"/>
    <w:rsid w:val="00E86172"/>
    <w:pPr>
      <w:spacing w:before="100" w:beforeAutospacing="1" w:after="100" w:afterAutospacing="1"/>
    </w:pPr>
  </w:style>
  <w:style w:type="character" w:customStyle="1" w:styleId="aranob">
    <w:name w:val="aranob"/>
    <w:basedOn w:val="DefaultParagraphFont"/>
    <w:rsid w:val="00E86172"/>
  </w:style>
  <w:style w:type="character" w:customStyle="1" w:styleId="mw-editsection-like">
    <w:name w:val="mw-editsection-like"/>
    <w:basedOn w:val="DefaultParagraphFont"/>
    <w:rsid w:val="00E86172"/>
  </w:style>
  <w:style w:type="character" w:customStyle="1" w:styleId="Date12">
    <w:name w:val="Date12"/>
    <w:basedOn w:val="DefaultParagraphFont"/>
    <w:rsid w:val="00E86172"/>
  </w:style>
  <w:style w:type="character" w:customStyle="1" w:styleId="a-text-italic">
    <w:name w:val="a-text-italic"/>
    <w:basedOn w:val="DefaultParagraphFont"/>
    <w:rsid w:val="00E86172"/>
  </w:style>
  <w:style w:type="paragraph" w:customStyle="1" w:styleId="mw-list-item">
    <w:name w:val="mw-list-item"/>
    <w:basedOn w:val="Normal"/>
    <w:rsid w:val="00E86172"/>
    <w:pPr>
      <w:spacing w:before="100" w:beforeAutospacing="1" w:after="100" w:afterAutospacing="1"/>
    </w:pPr>
  </w:style>
  <w:style w:type="paragraph" w:customStyle="1" w:styleId="wb-otherproject-link">
    <w:name w:val="wb-otherproject-link"/>
    <w:basedOn w:val="Normal"/>
    <w:rsid w:val="00E86172"/>
    <w:pPr>
      <w:spacing w:before="100" w:beforeAutospacing="1" w:after="100" w:afterAutospacing="1"/>
    </w:pPr>
  </w:style>
  <w:style w:type="character" w:customStyle="1" w:styleId="url">
    <w:name w:val="url"/>
    <w:basedOn w:val="DefaultParagraphFont"/>
    <w:rsid w:val="00E86172"/>
  </w:style>
  <w:style w:type="character" w:customStyle="1" w:styleId="square-capitals">
    <w:name w:val="square-capitals"/>
    <w:basedOn w:val="DefaultParagraphFont"/>
    <w:rsid w:val="00E86172"/>
  </w:style>
  <w:style w:type="paragraph" w:customStyle="1" w:styleId="spy-active">
    <w:name w:val="spy-active"/>
    <w:basedOn w:val="Normal"/>
    <w:rsid w:val="00E86172"/>
    <w:pPr>
      <w:spacing w:before="100" w:beforeAutospacing="1" w:after="100" w:afterAutospacing="1"/>
    </w:pPr>
  </w:style>
  <w:style w:type="character" w:customStyle="1" w:styleId="breadcrumb-item">
    <w:name w:val="breadcrumb-item"/>
    <w:basedOn w:val="DefaultParagraphFont"/>
    <w:rsid w:val="00E86172"/>
  </w:style>
  <w:style w:type="character" w:customStyle="1" w:styleId="written-by">
    <w:name w:val="written-by"/>
    <w:basedOn w:val="DefaultParagraphFont"/>
    <w:rsid w:val="00E86172"/>
  </w:style>
  <w:style w:type="character" w:customStyle="1" w:styleId="btn">
    <w:name w:val="btn"/>
    <w:basedOn w:val="DefaultParagraphFont"/>
    <w:rsid w:val="00E86172"/>
  </w:style>
  <w:style w:type="character" w:customStyle="1" w:styleId="text-gray-700">
    <w:name w:val="text-gray-700"/>
    <w:basedOn w:val="DefaultParagraphFont"/>
    <w:rsid w:val="00E86172"/>
  </w:style>
  <w:style w:type="character" w:customStyle="1" w:styleId="fact-item">
    <w:name w:val="fact-item"/>
    <w:basedOn w:val="DefaultParagraphFont"/>
    <w:rsid w:val="00E86172"/>
  </w:style>
  <w:style w:type="paragraph" w:customStyle="1" w:styleId="ds-body-lg-regular">
    <w:name w:val="ds-body-lg-regular"/>
    <w:basedOn w:val="Normal"/>
    <w:rsid w:val="00E86172"/>
    <w:pPr>
      <w:spacing w:before="100" w:beforeAutospacing="1" w:after="100" w:afterAutospacing="1"/>
    </w:pPr>
  </w:style>
  <w:style w:type="character" w:customStyle="1" w:styleId="Date13">
    <w:name w:val="Date13"/>
    <w:basedOn w:val="DefaultParagraphFont"/>
    <w:rsid w:val="00E86172"/>
  </w:style>
  <w:style w:type="paragraph" w:customStyle="1" w:styleId="texte">
    <w:name w:val="texte"/>
    <w:basedOn w:val="Normal"/>
    <w:rsid w:val="00E86172"/>
    <w:pPr>
      <w:spacing w:before="100" w:beforeAutospacing="1" w:after="100" w:afterAutospacing="1"/>
    </w:pPr>
  </w:style>
  <w:style w:type="character" w:customStyle="1" w:styleId="paranumber">
    <w:name w:val="paranumber"/>
    <w:basedOn w:val="DefaultParagraphFont"/>
    <w:rsid w:val="00E86172"/>
  </w:style>
  <w:style w:type="paragraph" w:customStyle="1" w:styleId="citation">
    <w:name w:val="citation"/>
    <w:basedOn w:val="Normal"/>
    <w:rsid w:val="00E86172"/>
    <w:pPr>
      <w:spacing w:before="100" w:beforeAutospacing="1" w:after="100" w:afterAutospacing="1"/>
    </w:pPr>
  </w:style>
  <w:style w:type="character" w:customStyle="1" w:styleId="datasortkey">
    <w:name w:val="datasortkey"/>
    <w:basedOn w:val="DefaultParagraphFont"/>
    <w:rsid w:val="00E86172"/>
  </w:style>
  <w:style w:type="character" w:customStyle="1" w:styleId="mw-ui-icon">
    <w:name w:val="mw-ui-icon"/>
    <w:basedOn w:val="DefaultParagraphFont"/>
    <w:rsid w:val="00E86172"/>
  </w:style>
  <w:style w:type="character" w:customStyle="1" w:styleId="sc">
    <w:name w:val="sc"/>
    <w:basedOn w:val="DefaultParagraphFont"/>
    <w:rsid w:val="00E86172"/>
  </w:style>
  <w:style w:type="character" w:customStyle="1" w:styleId="underline">
    <w:name w:val="underline"/>
    <w:basedOn w:val="DefaultParagraphFont"/>
    <w:rsid w:val="00E86172"/>
  </w:style>
  <w:style w:type="character" w:customStyle="1" w:styleId="Date14">
    <w:name w:val="Date14"/>
    <w:basedOn w:val="DefaultParagraphFont"/>
    <w:rsid w:val="00E86172"/>
  </w:style>
  <w:style w:type="character" w:customStyle="1" w:styleId="vcard">
    <w:name w:val="vcard"/>
    <w:basedOn w:val="DefaultParagraphFont"/>
    <w:rsid w:val="00E86172"/>
  </w:style>
  <w:style w:type="character" w:customStyle="1" w:styleId="Date15">
    <w:name w:val="Date15"/>
    <w:basedOn w:val="DefaultParagraphFont"/>
    <w:rsid w:val="00E86172"/>
  </w:style>
  <w:style w:type="character" w:customStyle="1" w:styleId="legend-color">
    <w:name w:val="legend-color"/>
    <w:basedOn w:val="DefaultParagraphFont"/>
    <w:rsid w:val="00E86172"/>
  </w:style>
  <w:style w:type="paragraph" w:customStyle="1" w:styleId="defaultstyledtext-sc-1jtxuc8-1">
    <w:name w:val="default__styledtext-sc-1jtxuc8-1"/>
    <w:basedOn w:val="Normal"/>
    <w:rsid w:val="00E86172"/>
    <w:pPr>
      <w:spacing w:before="100" w:beforeAutospacing="1" w:after="100" w:afterAutospacing="1"/>
    </w:pPr>
  </w:style>
  <w:style w:type="character" w:customStyle="1" w:styleId="contributorlinkname">
    <w:name w:val="contributorlink__name"/>
    <w:basedOn w:val="DefaultParagraphFont"/>
    <w:rsid w:val="00E86172"/>
  </w:style>
  <w:style w:type="character" w:customStyle="1" w:styleId="notpageimage">
    <w:name w:val="notpageimage"/>
    <w:basedOn w:val="DefaultParagraphFont"/>
    <w:rsid w:val="00E86172"/>
  </w:style>
  <w:style w:type="character" w:customStyle="1" w:styleId="mw-no-invert">
    <w:name w:val="mw-no-invert"/>
    <w:basedOn w:val="DefaultParagraphFont"/>
    <w:rsid w:val="00E86172"/>
  </w:style>
  <w:style w:type="character" w:customStyle="1" w:styleId="mw-default-size">
    <w:name w:val="mw-default-size"/>
    <w:basedOn w:val="DefaultParagraphFont"/>
    <w:rsid w:val="00E86172"/>
  </w:style>
  <w:style w:type="character" w:customStyle="1" w:styleId="mw-image-border">
    <w:name w:val="mw-image-border"/>
    <w:basedOn w:val="DefaultParagraphFont"/>
    <w:rsid w:val="00E86172"/>
  </w:style>
  <w:style w:type="character" w:customStyle="1" w:styleId="noviewer">
    <w:name w:val="noviewer"/>
    <w:basedOn w:val="DefaultParagraphFont"/>
    <w:rsid w:val="00E86172"/>
  </w:style>
  <w:style w:type="character" w:customStyle="1" w:styleId="Date16">
    <w:name w:val="Date16"/>
    <w:basedOn w:val="DefaultParagraphFont"/>
    <w:rsid w:val="00E86172"/>
  </w:style>
  <w:style w:type="character" w:customStyle="1" w:styleId="ipa-label">
    <w:name w:val="ipa-label"/>
    <w:basedOn w:val="DefaultParagraphFont"/>
    <w:rsid w:val="00E86172"/>
  </w:style>
  <w:style w:type="character" w:customStyle="1" w:styleId="new">
    <w:name w:val="new"/>
    <w:basedOn w:val="DefaultParagraphFont"/>
    <w:rsid w:val="00E86172"/>
  </w:style>
  <w:style w:type="paragraph" w:customStyle="1" w:styleId="toclevel-1">
    <w:name w:val="toclevel-1"/>
    <w:basedOn w:val="Normal"/>
    <w:rsid w:val="00E86172"/>
    <w:pPr>
      <w:spacing w:before="100" w:beforeAutospacing="1" w:after="100" w:afterAutospacing="1"/>
    </w:pPr>
  </w:style>
  <w:style w:type="character" w:customStyle="1" w:styleId="tocnumber">
    <w:name w:val="tocnumber"/>
    <w:basedOn w:val="DefaultParagraphFont"/>
    <w:rsid w:val="00E86172"/>
  </w:style>
  <w:style w:type="character" w:customStyle="1" w:styleId="toctext">
    <w:name w:val="toctext"/>
    <w:basedOn w:val="DefaultParagraphFont"/>
    <w:rsid w:val="00E86172"/>
  </w:style>
  <w:style w:type="paragraph" w:customStyle="1" w:styleId="toclevel-2">
    <w:name w:val="toclevel-2"/>
    <w:basedOn w:val="Normal"/>
    <w:rsid w:val="00E86172"/>
    <w:pPr>
      <w:spacing w:before="100" w:beforeAutospacing="1" w:after="100" w:afterAutospacing="1"/>
    </w:pPr>
  </w:style>
  <w:style w:type="paragraph" w:customStyle="1" w:styleId="toclevel-3">
    <w:name w:val="toclevel-3"/>
    <w:basedOn w:val="Normal"/>
    <w:rsid w:val="00E86172"/>
    <w:pPr>
      <w:spacing w:before="100" w:beforeAutospacing="1" w:after="100" w:afterAutospacing="1"/>
    </w:pPr>
  </w:style>
  <w:style w:type="character" w:customStyle="1" w:styleId="noitalic">
    <w:name w:val="noitalic"/>
    <w:basedOn w:val="DefaultParagraphFont"/>
    <w:rsid w:val="00E86172"/>
  </w:style>
  <w:style w:type="character" w:customStyle="1" w:styleId="Date17">
    <w:name w:val="Date17"/>
    <w:basedOn w:val="DefaultParagraphFont"/>
    <w:rsid w:val="00E86172"/>
  </w:style>
  <w:style w:type="character" w:customStyle="1" w:styleId="reference-text">
    <w:name w:val="reference-text"/>
    <w:basedOn w:val="DefaultParagraphFont"/>
    <w:rsid w:val="00E86172"/>
  </w:style>
  <w:style w:type="character" w:customStyle="1" w:styleId="languageicon">
    <w:name w:val="languageicon"/>
    <w:basedOn w:val="DefaultParagraphFont"/>
    <w:rsid w:val="00E86172"/>
  </w:style>
  <w:style w:type="character" w:customStyle="1" w:styleId="geo-inline">
    <w:name w:val="geo-inline"/>
    <w:basedOn w:val="DefaultParagraphFont"/>
    <w:rsid w:val="00E86172"/>
  </w:style>
  <w:style w:type="character" w:customStyle="1" w:styleId="oo-ui-widget">
    <w:name w:val="oo-ui-widget"/>
    <w:basedOn w:val="DefaultParagraphFont"/>
    <w:rsid w:val="00E86172"/>
  </w:style>
  <w:style w:type="character" w:customStyle="1" w:styleId="ext-phonos">
    <w:name w:val="ext-phonos"/>
    <w:basedOn w:val="DefaultParagraphFont"/>
    <w:rsid w:val="00E86172"/>
  </w:style>
  <w:style w:type="character" w:customStyle="1" w:styleId="geo-dec">
    <w:name w:val="geo-dec"/>
    <w:basedOn w:val="DefaultParagraphFont"/>
    <w:rsid w:val="00E86172"/>
  </w:style>
  <w:style w:type="character" w:customStyle="1" w:styleId="oo-ui-iconelement-icon">
    <w:name w:val="oo-ui-iconelement-icon"/>
    <w:basedOn w:val="DefaultParagraphFont"/>
    <w:rsid w:val="00E86172"/>
  </w:style>
  <w:style w:type="character" w:customStyle="1" w:styleId="oo-ui-labelelement-label">
    <w:name w:val="oo-ui-labelelement-label"/>
    <w:basedOn w:val="DefaultParagraphFont"/>
    <w:rsid w:val="00E86172"/>
  </w:style>
  <w:style w:type="character" w:customStyle="1" w:styleId="oo-ui-indicatorelement-indicator">
    <w:name w:val="oo-ui-indicatorelement-indicator"/>
    <w:basedOn w:val="DefaultParagraphFont"/>
    <w:rsid w:val="00E86172"/>
  </w:style>
  <w:style w:type="character" w:customStyle="1" w:styleId="w">
    <w:name w:val="w"/>
    <w:basedOn w:val="DefaultParagraphFont"/>
    <w:rsid w:val="00E86172"/>
  </w:style>
  <w:style w:type="character" w:customStyle="1" w:styleId="binomial">
    <w:name w:val="binomial"/>
    <w:basedOn w:val="DefaultParagraphFont"/>
    <w:rsid w:val="00E86172"/>
  </w:style>
  <w:style w:type="character" w:customStyle="1" w:styleId="Date18">
    <w:name w:val="Date18"/>
    <w:basedOn w:val="DefaultParagraphFont"/>
    <w:rsid w:val="00E86172"/>
  </w:style>
  <w:style w:type="character" w:customStyle="1" w:styleId="Date19">
    <w:name w:val="Date19"/>
    <w:basedOn w:val="DefaultParagraphFont"/>
    <w:rsid w:val="00E86172"/>
  </w:style>
  <w:style w:type="character" w:customStyle="1" w:styleId="vector-dropdown-label-text">
    <w:name w:val="vector-dropdown-label-text"/>
    <w:basedOn w:val="DefaultParagraphFont"/>
    <w:rsid w:val="00E86172"/>
  </w:style>
  <w:style w:type="character" w:customStyle="1" w:styleId="Date20">
    <w:name w:val="Date20"/>
    <w:basedOn w:val="DefaultParagraphFont"/>
    <w:rsid w:val="00E86172"/>
  </w:style>
  <w:style w:type="character" w:customStyle="1" w:styleId="script-linb">
    <w:name w:val="script-linb"/>
    <w:basedOn w:val="DefaultParagraphFont"/>
    <w:rsid w:val="00E86172"/>
  </w:style>
  <w:style w:type="paragraph" w:customStyle="1" w:styleId="quiet">
    <w:name w:val="quiet"/>
    <w:basedOn w:val="Normal"/>
    <w:rsid w:val="00E86172"/>
    <w:pPr>
      <w:spacing w:before="100" w:beforeAutospacing="1" w:after="100" w:afterAutospacing="1"/>
    </w:pPr>
  </w:style>
  <w:style w:type="paragraph" w:customStyle="1" w:styleId="txtc">
    <w:name w:val="txt_c"/>
    <w:basedOn w:val="Normal"/>
    <w:rsid w:val="00E86172"/>
    <w:pPr>
      <w:spacing w:before="100" w:beforeAutospacing="1" w:after="100" w:afterAutospacing="1"/>
    </w:pPr>
  </w:style>
  <w:style w:type="character" w:customStyle="1" w:styleId="language-label">
    <w:name w:val="language-label"/>
    <w:basedOn w:val="DefaultParagraphFont"/>
    <w:rsid w:val="00E86172"/>
  </w:style>
  <w:style w:type="character" w:customStyle="1" w:styleId="mw-tmh-player">
    <w:name w:val="mw-tmh-player"/>
    <w:basedOn w:val="DefaultParagraphFont"/>
    <w:rsid w:val="00E86172"/>
  </w:style>
  <w:style w:type="character" w:customStyle="1" w:styleId="mw-tmh-play-icon">
    <w:name w:val="mw-tmh-play-icon"/>
    <w:basedOn w:val="DefaultParagraphFont"/>
    <w:rsid w:val="00E86172"/>
  </w:style>
  <w:style w:type="character" w:customStyle="1" w:styleId="mw-tmh-duration">
    <w:name w:val="mw-tmh-duration"/>
    <w:basedOn w:val="DefaultParagraphFont"/>
    <w:rsid w:val="00E86172"/>
  </w:style>
  <w:style w:type="character" w:customStyle="1" w:styleId="mw-valign-text-top">
    <w:name w:val="mw-valign-text-top"/>
    <w:basedOn w:val="DefaultParagraphFont"/>
    <w:rsid w:val="00E86172"/>
  </w:style>
  <w:style w:type="character" w:customStyle="1" w:styleId="z3988">
    <w:name w:val="z3988"/>
    <w:basedOn w:val="DefaultParagraphFont"/>
    <w:rsid w:val="00E86172"/>
  </w:style>
  <w:style w:type="character" w:customStyle="1" w:styleId="vector-icon">
    <w:name w:val="vector-icon"/>
    <w:basedOn w:val="DefaultParagraphFont"/>
    <w:rsid w:val="00E86172"/>
  </w:style>
  <w:style w:type="character" w:customStyle="1" w:styleId="wdp31">
    <w:name w:val="wd_p31"/>
    <w:basedOn w:val="DefaultParagraphFont"/>
    <w:rsid w:val="00E86172"/>
  </w:style>
  <w:style w:type="character" w:customStyle="1" w:styleId="romain">
    <w:name w:val="romain"/>
    <w:basedOn w:val="DefaultParagraphFont"/>
    <w:rsid w:val="00E86172"/>
  </w:style>
  <w:style w:type="character" w:customStyle="1" w:styleId="wdp1435">
    <w:name w:val="wd_p1435"/>
    <w:basedOn w:val="DefaultParagraphFont"/>
    <w:rsid w:val="00E86172"/>
  </w:style>
  <w:style w:type="character" w:customStyle="1" w:styleId="wdp625">
    <w:name w:val="wd_p625"/>
    <w:basedOn w:val="DefaultParagraphFont"/>
    <w:rsid w:val="00E86172"/>
  </w:style>
  <w:style w:type="paragraph" w:customStyle="1" w:styleId="navbar">
    <w:name w:val="navbar"/>
    <w:basedOn w:val="Normal"/>
    <w:rsid w:val="00E86172"/>
    <w:pPr>
      <w:spacing w:before="100" w:beforeAutospacing="1" w:after="100" w:afterAutospacing="1"/>
    </w:pPr>
  </w:style>
  <w:style w:type="paragraph" w:customStyle="1" w:styleId="center">
    <w:name w:val="center"/>
    <w:basedOn w:val="Normal"/>
    <w:rsid w:val="00E86172"/>
    <w:pPr>
      <w:spacing w:before="100" w:beforeAutospacing="1" w:after="100" w:afterAutospacing="1"/>
    </w:pPr>
  </w:style>
  <w:style w:type="character" w:customStyle="1" w:styleId="Date21">
    <w:name w:val="Date21"/>
    <w:basedOn w:val="DefaultParagraphFont"/>
    <w:rsid w:val="00E86172"/>
  </w:style>
  <w:style w:type="paragraph" w:customStyle="1" w:styleId="gallerycaption">
    <w:name w:val="gallerycaption"/>
    <w:basedOn w:val="Normal"/>
    <w:rsid w:val="00E86172"/>
    <w:pPr>
      <w:spacing w:before="100" w:beforeAutospacing="1" w:after="100" w:afterAutospacing="1"/>
    </w:pPr>
  </w:style>
  <w:style w:type="character" w:customStyle="1" w:styleId="Date22">
    <w:name w:val="Date22"/>
    <w:basedOn w:val="DefaultParagraphFont"/>
    <w:rsid w:val="00E86172"/>
  </w:style>
  <w:style w:type="character" w:customStyle="1" w:styleId="metrics">
    <w:name w:val="metrics"/>
    <w:basedOn w:val="DefaultParagraphFont"/>
    <w:rsid w:val="00E86172"/>
  </w:style>
  <w:style w:type="paragraph" w:customStyle="1" w:styleId="sumpara">
    <w:name w:val="sumpara"/>
    <w:basedOn w:val="Normal"/>
    <w:rsid w:val="00E86172"/>
    <w:pPr>
      <w:spacing w:before="100" w:beforeAutospacing="1" w:after="100" w:afterAutospacing="1"/>
    </w:pPr>
  </w:style>
  <w:style w:type="paragraph" w:customStyle="1" w:styleId="senseid">
    <w:name w:val="senseid"/>
    <w:basedOn w:val="Normal"/>
    <w:rsid w:val="00E86172"/>
    <w:pPr>
      <w:spacing w:before="100" w:beforeAutospacing="1" w:after="100" w:afterAutospacing="1"/>
    </w:pPr>
  </w:style>
  <w:style w:type="character" w:customStyle="1" w:styleId="ext-phonos-phonosbutton">
    <w:name w:val="ext-phonos-phonosbutton"/>
    <w:basedOn w:val="DefaultParagraphFont"/>
    <w:rsid w:val="00E86172"/>
  </w:style>
  <w:style w:type="paragraph" w:styleId="BodyText">
    <w:name w:val="Body Text"/>
    <w:basedOn w:val="Normal"/>
    <w:link w:val="BodyTextChar"/>
    <w:uiPriority w:val="99"/>
    <w:semiHidden/>
    <w:unhideWhenUsed/>
    <w:rsid w:val="00E86172"/>
    <w:pPr>
      <w:spacing w:after="120"/>
    </w:pPr>
  </w:style>
  <w:style w:type="character" w:customStyle="1" w:styleId="BodyTextChar">
    <w:name w:val="Body Text Char"/>
    <w:basedOn w:val="DefaultParagraphFont"/>
    <w:link w:val="BodyText"/>
    <w:uiPriority w:val="99"/>
    <w:semiHidden/>
    <w:rsid w:val="00E86172"/>
    <w:rPr>
      <w:rFonts w:ascii="Times New Roman" w:eastAsia="Times New Roman" w:hAnsi="Times New Roman" w:cs="Times New Roman"/>
      <w:kern w:val="0"/>
      <w:sz w:val="24"/>
      <w:szCs w:val="24"/>
      <w14:ligatures w14:val="none"/>
    </w:rPr>
  </w:style>
  <w:style w:type="character" w:customStyle="1" w:styleId="ge">
    <w:name w:val="ge"/>
    <w:basedOn w:val="DefaultParagraphFont"/>
    <w:rsid w:val="00E86172"/>
  </w:style>
  <w:style w:type="character" w:customStyle="1" w:styleId="Date23">
    <w:name w:val="Date23"/>
    <w:basedOn w:val="DefaultParagraphFont"/>
    <w:rsid w:val="00E86172"/>
  </w:style>
  <w:style w:type="character" w:customStyle="1" w:styleId="Date24">
    <w:name w:val="Date24"/>
    <w:basedOn w:val="DefaultParagraphFont"/>
    <w:rsid w:val="00E86172"/>
  </w:style>
  <w:style w:type="character" w:customStyle="1" w:styleId="gloss-quot">
    <w:name w:val="gloss-quot"/>
    <w:basedOn w:val="DefaultParagraphFont"/>
    <w:rsid w:val="00E86172"/>
  </w:style>
  <w:style w:type="character" w:customStyle="1" w:styleId="gloss-text">
    <w:name w:val="gloss-text"/>
    <w:basedOn w:val="DefaultParagraphFont"/>
    <w:rsid w:val="00E86172"/>
  </w:style>
  <w:style w:type="character" w:customStyle="1" w:styleId="polyt">
    <w:name w:val="polyt"/>
    <w:basedOn w:val="DefaultParagraphFont"/>
    <w:rsid w:val="00E86172"/>
  </w:style>
  <w:style w:type="character" w:customStyle="1" w:styleId="accordion-tabbedtab-mobile">
    <w:name w:val="accordion-tabbed__tab-mobile"/>
    <w:basedOn w:val="DefaultParagraphFont"/>
    <w:rsid w:val="00E86172"/>
  </w:style>
  <w:style w:type="character" w:customStyle="1" w:styleId="Emphasis3">
    <w:name w:val="Emphasis3"/>
    <w:basedOn w:val="DefaultParagraphFont"/>
    <w:rsid w:val="00E86172"/>
  </w:style>
  <w:style w:type="character" w:customStyle="1" w:styleId="abbreviation">
    <w:name w:val="abbreviation"/>
    <w:basedOn w:val="DefaultParagraphFont"/>
    <w:rsid w:val="00E86172"/>
  </w:style>
  <w:style w:type="character" w:customStyle="1" w:styleId="manuref">
    <w:name w:val="manuref"/>
    <w:basedOn w:val="DefaultParagraphFont"/>
    <w:rsid w:val="00E86172"/>
  </w:style>
  <w:style w:type="character" w:customStyle="1" w:styleId="etym">
    <w:name w:val="etym"/>
    <w:basedOn w:val="DefaultParagraphFont"/>
    <w:rsid w:val="00E86172"/>
  </w:style>
  <w:style w:type="character" w:customStyle="1" w:styleId="Date25">
    <w:name w:val="Date25"/>
    <w:basedOn w:val="DefaultParagraphFont"/>
    <w:rsid w:val="00E86172"/>
  </w:style>
  <w:style w:type="character" w:customStyle="1" w:styleId="xrlabel">
    <w:name w:val="xrlabel"/>
    <w:basedOn w:val="DefaultParagraphFont"/>
    <w:rsid w:val="00E86172"/>
  </w:style>
  <w:style w:type="character" w:customStyle="1" w:styleId="infg">
    <w:name w:val="infg"/>
    <w:basedOn w:val="DefaultParagraphFont"/>
    <w:rsid w:val="00E86172"/>
  </w:style>
  <w:style w:type="character" w:customStyle="1" w:styleId="foreign">
    <w:name w:val="foreign"/>
    <w:basedOn w:val="DefaultParagraphFont"/>
    <w:rsid w:val="00E86172"/>
  </w:style>
  <w:style w:type="character" w:customStyle="1" w:styleId="Date26">
    <w:name w:val="Date26"/>
    <w:basedOn w:val="DefaultParagraphFont"/>
    <w:rsid w:val="00E86172"/>
  </w:style>
  <w:style w:type="character" w:customStyle="1" w:styleId="grek">
    <w:name w:val="grek"/>
    <w:basedOn w:val="DefaultParagraphFont"/>
    <w:rsid w:val="00E86172"/>
  </w:style>
  <w:style w:type="character" w:customStyle="1" w:styleId="font-bold">
    <w:name w:val="font-bold"/>
    <w:basedOn w:val="DefaultParagraphFont"/>
    <w:rsid w:val="00E86172"/>
  </w:style>
  <w:style w:type="character" w:customStyle="1" w:styleId="eng">
    <w:name w:val="eng"/>
    <w:basedOn w:val="DefaultParagraphFont"/>
    <w:rsid w:val="00E86172"/>
  </w:style>
  <w:style w:type="character" w:customStyle="1" w:styleId="strongsnt2">
    <w:name w:val="strongsnt2"/>
    <w:basedOn w:val="DefaultParagraphFont"/>
    <w:rsid w:val="00E86172"/>
  </w:style>
  <w:style w:type="character" w:customStyle="1" w:styleId="pos">
    <w:name w:val="pos"/>
    <w:basedOn w:val="DefaultParagraphFont"/>
    <w:rsid w:val="00E86172"/>
  </w:style>
  <w:style w:type="character" w:customStyle="1" w:styleId="translit">
    <w:name w:val="translit"/>
    <w:basedOn w:val="DefaultParagraphFont"/>
    <w:rsid w:val="00E86172"/>
  </w:style>
  <w:style w:type="paragraph" w:customStyle="1" w:styleId="hdg1">
    <w:name w:val="hdg1"/>
    <w:basedOn w:val="Normal"/>
    <w:rsid w:val="00E86172"/>
    <w:pPr>
      <w:spacing w:before="100" w:beforeAutospacing="1" w:after="100" w:afterAutospacing="1"/>
    </w:pPr>
  </w:style>
  <w:style w:type="character" w:customStyle="1" w:styleId="oxencycl-headword">
    <w:name w:val="oxencycl-headword"/>
    <w:basedOn w:val="DefaultParagraphFont"/>
    <w:rsid w:val="00E86172"/>
  </w:style>
  <w:style w:type="paragraph" w:customStyle="1" w:styleId="hang-2">
    <w:name w:val="hang-2"/>
    <w:basedOn w:val="Normal"/>
    <w:rsid w:val="00E86172"/>
    <w:pPr>
      <w:spacing w:before="100" w:beforeAutospacing="1" w:after="100" w:afterAutospacing="1"/>
    </w:pPr>
  </w:style>
  <w:style w:type="character" w:customStyle="1" w:styleId="monospaced">
    <w:name w:val="monospaced"/>
    <w:basedOn w:val="DefaultParagraphFont"/>
    <w:rsid w:val="00E86172"/>
  </w:style>
  <w:style w:type="paragraph" w:customStyle="1" w:styleId="lang-en">
    <w:name w:val="lang-en"/>
    <w:basedOn w:val="Normal"/>
    <w:rsid w:val="00E86172"/>
    <w:pPr>
      <w:spacing w:before="100" w:beforeAutospacing="1" w:after="100" w:afterAutospacing="1"/>
    </w:pPr>
  </w:style>
  <w:style w:type="character" w:customStyle="1" w:styleId="words-of-christ">
    <w:name w:val="words-of-christ"/>
    <w:basedOn w:val="DefaultParagraphFont"/>
    <w:rsid w:val="00E86172"/>
  </w:style>
  <w:style w:type="character" w:customStyle="1" w:styleId="syn">
    <w:name w:val="syn"/>
    <w:basedOn w:val="DefaultParagraphFont"/>
    <w:rsid w:val="00E86172"/>
  </w:style>
  <w:style w:type="character" w:customStyle="1" w:styleId="script-phoenician">
    <w:name w:val="script-phoenician"/>
    <w:basedOn w:val="DefaultParagraphFont"/>
    <w:rsid w:val="00E86172"/>
  </w:style>
  <w:style w:type="character" w:customStyle="1" w:styleId="titlegray">
    <w:name w:val="titlegray"/>
    <w:basedOn w:val="DefaultParagraphFont"/>
    <w:rsid w:val="00E86172"/>
  </w:style>
  <w:style w:type="character" w:customStyle="1" w:styleId="hebrew2">
    <w:name w:val="hebrew2"/>
    <w:basedOn w:val="DefaultParagraphFont"/>
    <w:rsid w:val="00E86172"/>
  </w:style>
  <w:style w:type="character" w:customStyle="1" w:styleId="era">
    <w:name w:val="era"/>
    <w:basedOn w:val="DefaultParagraphFont"/>
    <w:rsid w:val="00E86172"/>
  </w:style>
  <w:style w:type="character" w:customStyle="1" w:styleId="script-aramaic">
    <w:name w:val="script-aramaic"/>
    <w:basedOn w:val="DefaultParagraphFont"/>
    <w:rsid w:val="00E86172"/>
  </w:style>
  <w:style w:type="paragraph" w:styleId="NoSpacing">
    <w:name w:val="No Spacing"/>
    <w:uiPriority w:val="1"/>
    <w:qFormat/>
    <w:rsid w:val="00E86172"/>
    <w:rPr>
      <w:rFonts w:ascii="Times New Roman" w:hAnsi="Times New Roman" w:cs="Times New Roman"/>
      <w:kern w:val="0"/>
      <w:sz w:val="28"/>
      <w:szCs w:val="28"/>
      <w14:ligatures w14:val="none"/>
    </w:rPr>
  </w:style>
  <w:style w:type="character" w:customStyle="1" w:styleId="red-letter">
    <w:name w:val="red-letter"/>
    <w:basedOn w:val="DefaultParagraphFont"/>
    <w:rsid w:val="00E86172"/>
  </w:style>
  <w:style w:type="character" w:customStyle="1" w:styleId="ann-pos">
    <w:name w:val="ann-pos"/>
    <w:basedOn w:val="DefaultParagraphFont"/>
    <w:rsid w:val="00E86172"/>
  </w:style>
  <w:style w:type="character" w:customStyle="1" w:styleId="vstoggleelement">
    <w:name w:val="vstoggleelement"/>
    <w:basedOn w:val="DefaultParagraphFont"/>
    <w:rsid w:val="00E86172"/>
  </w:style>
  <w:style w:type="character" w:customStyle="1" w:styleId="navtoggle">
    <w:name w:val="navtoggle"/>
    <w:basedOn w:val="DefaultParagraphFont"/>
    <w:rsid w:val="00E86172"/>
  </w:style>
  <w:style w:type="character" w:customStyle="1" w:styleId="headword-line">
    <w:name w:val="headword-line"/>
    <w:basedOn w:val="DefaultParagraphFont"/>
    <w:rsid w:val="00E86172"/>
  </w:style>
  <w:style w:type="character" w:customStyle="1" w:styleId="indent-1-breaks">
    <w:name w:val="indent-1-breaks"/>
    <w:basedOn w:val="DefaultParagraphFont"/>
    <w:rsid w:val="00E86172"/>
  </w:style>
  <w:style w:type="paragraph" w:customStyle="1" w:styleId="right">
    <w:name w:val="right"/>
    <w:basedOn w:val="Normal"/>
    <w:rsid w:val="00E86172"/>
    <w:pPr>
      <w:spacing w:before="100" w:beforeAutospacing="1" w:after="100" w:afterAutospacing="1"/>
    </w:pPr>
  </w:style>
  <w:style w:type="character" w:customStyle="1" w:styleId="kx21rb">
    <w:name w:val="kx21rb"/>
    <w:basedOn w:val="DefaultParagraphFont"/>
    <w:rsid w:val="00E86172"/>
  </w:style>
  <w:style w:type="character" w:customStyle="1" w:styleId="woc">
    <w:name w:val="woc"/>
    <w:basedOn w:val="DefaultParagraphFont"/>
    <w:rsid w:val="00E86172"/>
  </w:style>
  <w:style w:type="character" w:customStyle="1" w:styleId="polytonic">
    <w:name w:val="polytonic"/>
    <w:basedOn w:val="DefaultParagraphFont"/>
    <w:rsid w:val="00E86172"/>
  </w:style>
  <w:style w:type="character" w:customStyle="1" w:styleId="woj">
    <w:name w:val="woj"/>
    <w:basedOn w:val="DefaultParagraphFont"/>
    <w:rsid w:val="00E86172"/>
  </w:style>
  <w:style w:type="character" w:customStyle="1" w:styleId="cs1-format">
    <w:name w:val="cs1-format"/>
    <w:basedOn w:val="DefaultParagraphFont"/>
    <w:rsid w:val="00E86172"/>
  </w:style>
  <w:style w:type="paragraph" w:customStyle="1" w:styleId="chapter-2">
    <w:name w:val="chapter-2"/>
    <w:basedOn w:val="Normal"/>
    <w:rsid w:val="00E86172"/>
    <w:pPr>
      <w:spacing w:before="100" w:beforeAutospacing="1" w:after="100" w:afterAutospacing="1"/>
    </w:pPr>
  </w:style>
  <w:style w:type="character" w:customStyle="1" w:styleId="hi">
    <w:name w:val="hi"/>
    <w:basedOn w:val="DefaultParagraphFont"/>
    <w:rsid w:val="00E86172"/>
  </w:style>
  <w:style w:type="character" w:customStyle="1" w:styleId="babquickresult">
    <w:name w:val="babquickresult"/>
    <w:basedOn w:val="DefaultParagraphFont"/>
    <w:rsid w:val="00E86172"/>
  </w:style>
  <w:style w:type="character" w:customStyle="1" w:styleId="Date27">
    <w:name w:val="Date27"/>
    <w:basedOn w:val="DefaultParagraphFont"/>
    <w:rsid w:val="00E86172"/>
  </w:style>
  <w:style w:type="character" w:customStyle="1" w:styleId="tmp-color">
    <w:name w:val="tmp-color"/>
    <w:basedOn w:val="DefaultParagraphFont"/>
    <w:rsid w:val="00E86172"/>
  </w:style>
  <w:style w:type="paragraph" w:customStyle="1" w:styleId="noprint0">
    <w:name w:val="no_print"/>
    <w:basedOn w:val="Normal"/>
    <w:rsid w:val="00E86172"/>
    <w:pPr>
      <w:spacing w:before="100" w:beforeAutospacing="1" w:after="100" w:afterAutospacing="1"/>
    </w:pPr>
  </w:style>
  <w:style w:type="character" w:customStyle="1" w:styleId="wikidata-link">
    <w:name w:val="wikidata-link"/>
    <w:basedOn w:val="DefaultParagraphFont"/>
    <w:rsid w:val="00E86172"/>
  </w:style>
  <w:style w:type="character" w:customStyle="1" w:styleId="mw-valign-baseline">
    <w:name w:val="mw-valign-baseline"/>
    <w:basedOn w:val="DefaultParagraphFont"/>
    <w:rsid w:val="00E86172"/>
  </w:style>
  <w:style w:type="character" w:customStyle="1" w:styleId="a">
    <w:name w:val="_"/>
    <w:basedOn w:val="DefaultParagraphFont"/>
    <w:rsid w:val="00E86172"/>
  </w:style>
  <w:style w:type="character" w:customStyle="1" w:styleId="ff4">
    <w:name w:val="ff4"/>
    <w:basedOn w:val="DefaultParagraphFont"/>
    <w:rsid w:val="00E86172"/>
  </w:style>
  <w:style w:type="character" w:customStyle="1" w:styleId="ff6">
    <w:name w:val="ff6"/>
    <w:basedOn w:val="DefaultParagraphFont"/>
    <w:rsid w:val="00E86172"/>
  </w:style>
  <w:style w:type="character" w:customStyle="1" w:styleId="ff5">
    <w:name w:val="ff5"/>
    <w:basedOn w:val="DefaultParagraphFont"/>
    <w:rsid w:val="00E86172"/>
  </w:style>
  <w:style w:type="character" w:customStyle="1" w:styleId="ff7">
    <w:name w:val="ff7"/>
    <w:basedOn w:val="DefaultParagraphFont"/>
    <w:rsid w:val="00E86172"/>
  </w:style>
  <w:style w:type="character" w:customStyle="1" w:styleId="ls0">
    <w:name w:val="ls0"/>
    <w:basedOn w:val="DefaultParagraphFont"/>
    <w:rsid w:val="00E86172"/>
  </w:style>
  <w:style w:type="character" w:customStyle="1" w:styleId="ff3">
    <w:name w:val="ff3"/>
    <w:basedOn w:val="DefaultParagraphFont"/>
    <w:rsid w:val="00E86172"/>
  </w:style>
  <w:style w:type="character" w:customStyle="1" w:styleId="ff1">
    <w:name w:val="ff1"/>
    <w:basedOn w:val="DefaultParagraphFont"/>
    <w:rsid w:val="00E86172"/>
  </w:style>
  <w:style w:type="character" w:customStyle="1" w:styleId="ff8">
    <w:name w:val="ff8"/>
    <w:basedOn w:val="DefaultParagraphFont"/>
    <w:rsid w:val="00E86172"/>
  </w:style>
  <w:style w:type="character" w:customStyle="1" w:styleId="v0">
    <w:name w:val="v0"/>
    <w:basedOn w:val="DefaultParagraphFont"/>
    <w:rsid w:val="00E86172"/>
  </w:style>
  <w:style w:type="character" w:customStyle="1" w:styleId="fsc">
    <w:name w:val="fsc"/>
    <w:basedOn w:val="DefaultParagraphFont"/>
    <w:rsid w:val="00E86172"/>
  </w:style>
  <w:style w:type="character" w:customStyle="1" w:styleId="fc1">
    <w:name w:val="fc1"/>
    <w:basedOn w:val="DefaultParagraphFont"/>
    <w:rsid w:val="00E86172"/>
  </w:style>
  <w:style w:type="character" w:customStyle="1" w:styleId="ffa">
    <w:name w:val="ffa"/>
    <w:basedOn w:val="DefaultParagraphFont"/>
    <w:rsid w:val="00E86172"/>
  </w:style>
  <w:style w:type="character" w:customStyle="1" w:styleId="ws5">
    <w:name w:val="ws5"/>
    <w:basedOn w:val="DefaultParagraphFont"/>
    <w:rsid w:val="00E86172"/>
  </w:style>
  <w:style w:type="character" w:customStyle="1" w:styleId="ws2">
    <w:name w:val="ws2"/>
    <w:basedOn w:val="DefaultParagraphFont"/>
    <w:rsid w:val="00E86172"/>
  </w:style>
  <w:style w:type="character" w:customStyle="1" w:styleId="ff2">
    <w:name w:val="ff2"/>
    <w:basedOn w:val="DefaultParagraphFont"/>
    <w:rsid w:val="00E86172"/>
  </w:style>
  <w:style w:type="paragraph" w:customStyle="1" w:styleId="campo">
    <w:name w:val="campo"/>
    <w:basedOn w:val="Normal"/>
    <w:rsid w:val="00E86172"/>
    <w:pPr>
      <w:spacing w:before="100" w:beforeAutospacing="1" w:after="100" w:afterAutospacing="1"/>
    </w:pPr>
  </w:style>
  <w:style w:type="character" w:customStyle="1" w:styleId="cite-bracket">
    <w:name w:val="cite-bracket"/>
    <w:basedOn w:val="DefaultParagraphFont"/>
    <w:rsid w:val="00E86172"/>
  </w:style>
  <w:style w:type="paragraph" w:styleId="Caption">
    <w:name w:val="caption"/>
    <w:basedOn w:val="Normal"/>
    <w:next w:val="Normal"/>
    <w:uiPriority w:val="35"/>
    <w:unhideWhenUsed/>
    <w:qFormat/>
    <w:rsid w:val="00E86172"/>
    <w:pPr>
      <w:spacing w:after="200"/>
    </w:pPr>
    <w:rPr>
      <w:i/>
      <w:iCs/>
      <w:color w:val="0E2841" w:themeColor="text2"/>
      <w:sz w:val="18"/>
      <w:szCs w:val="18"/>
    </w:rPr>
  </w:style>
  <w:style w:type="character" w:customStyle="1" w:styleId="cskcde">
    <w:name w:val="cskcde"/>
    <w:basedOn w:val="DefaultParagraphFont"/>
    <w:rsid w:val="00122FED"/>
  </w:style>
  <w:style w:type="character" w:customStyle="1" w:styleId="comment-date">
    <w:name w:val="comment-date"/>
    <w:basedOn w:val="DefaultParagraphFont"/>
    <w:rsid w:val="004F225E"/>
  </w:style>
  <w:style w:type="character" w:customStyle="1" w:styleId="uv3um">
    <w:name w:val="uv3um"/>
    <w:basedOn w:val="DefaultParagraphFont"/>
    <w:rsid w:val="00202C10"/>
  </w:style>
  <w:style w:type="character" w:customStyle="1" w:styleId="greekunicode">
    <w:name w:val="greekunicode"/>
    <w:basedOn w:val="DefaultParagraphFont"/>
    <w:rsid w:val="0029702E"/>
  </w:style>
  <w:style w:type="paragraph" w:styleId="z-BottomofForm">
    <w:name w:val="HTML Bottom of Form"/>
    <w:basedOn w:val="Normal"/>
    <w:next w:val="Normal"/>
    <w:link w:val="z-BottomofFormChar"/>
    <w:hidden/>
    <w:uiPriority w:val="99"/>
    <w:semiHidden/>
    <w:unhideWhenUsed/>
    <w:rsid w:val="0029702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9702E"/>
    <w:rPr>
      <w:rFonts w:ascii="Arial" w:eastAsia="Times New Roman" w:hAnsi="Arial" w:cs="Arial"/>
      <w:vanish/>
      <w:kern w:val="0"/>
      <w:sz w:val="16"/>
      <w:szCs w:val="16"/>
      <w14:ligatures w14:val="none"/>
    </w:rPr>
  </w:style>
  <w:style w:type="character" w:customStyle="1" w:styleId="reference-accessdate">
    <w:name w:val="reference-accessdate"/>
    <w:basedOn w:val="DefaultParagraphFont"/>
    <w:rsid w:val="0079219B"/>
  </w:style>
  <w:style w:type="paragraph" w:styleId="z-TopofForm">
    <w:name w:val="HTML Top of Form"/>
    <w:basedOn w:val="Normal"/>
    <w:next w:val="Normal"/>
    <w:link w:val="z-TopofFormChar"/>
    <w:hidden/>
    <w:uiPriority w:val="99"/>
    <w:semiHidden/>
    <w:unhideWhenUsed/>
    <w:rsid w:val="0079219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9219B"/>
    <w:rPr>
      <w:rFonts w:ascii="Arial" w:eastAsia="Times New Roman" w:hAnsi="Arial" w:cs="Arial"/>
      <w:vanish/>
      <w:kern w:val="0"/>
      <w:sz w:val="16"/>
      <w:szCs w:val="16"/>
      <w14:ligatures w14:val="none"/>
    </w:rPr>
  </w:style>
  <w:style w:type="character" w:customStyle="1" w:styleId="mwe-math-element">
    <w:name w:val="mwe-math-element"/>
    <w:basedOn w:val="DefaultParagraphFont"/>
    <w:rsid w:val="0079219B"/>
  </w:style>
  <w:style w:type="character" w:customStyle="1" w:styleId="theoreme-tiret">
    <w:name w:val="theoreme-tiret"/>
    <w:basedOn w:val="DefaultParagraphFont"/>
    <w:rsid w:val="0079219B"/>
  </w:style>
  <w:style w:type="paragraph" w:customStyle="1" w:styleId="trt0xe">
    <w:name w:val="trt0xe"/>
    <w:basedOn w:val="Normal"/>
    <w:rsid w:val="0079219B"/>
    <w:pPr>
      <w:spacing w:before="100" w:beforeAutospacing="1" w:after="100" w:afterAutospacing="1"/>
    </w:pPr>
  </w:style>
  <w:style w:type="character" w:customStyle="1" w:styleId="link-blue">
    <w:name w:val="link-blue"/>
    <w:basedOn w:val="DefaultParagraphFont"/>
    <w:rsid w:val="0079219B"/>
  </w:style>
  <w:style w:type="character" w:customStyle="1" w:styleId="cdx-radioicon">
    <w:name w:val="cdx-radio__icon"/>
    <w:basedOn w:val="DefaultParagraphFont"/>
    <w:rsid w:val="0079219B"/>
  </w:style>
  <w:style w:type="character" w:customStyle="1" w:styleId="m5tqyf">
    <w:name w:val="m5tqyf"/>
    <w:basedOn w:val="DefaultParagraphFont"/>
    <w:rsid w:val="001B49F1"/>
  </w:style>
  <w:style w:type="paragraph" w:customStyle="1" w:styleId="p1">
    <w:name w:val="p1"/>
    <w:basedOn w:val="Normal"/>
    <w:rsid w:val="001B49F1"/>
    <w:rPr>
      <w:rFonts w:ascii="Helvetica" w:hAnsi="Helvetica"/>
      <w:color w:val="000000"/>
      <w:sz w:val="17"/>
      <w:szCs w:val="17"/>
    </w:rPr>
  </w:style>
  <w:style w:type="character" w:customStyle="1" w:styleId="s1">
    <w:name w:val="s1"/>
    <w:basedOn w:val="DefaultParagraphFont"/>
    <w:rsid w:val="001B49F1"/>
    <w:rPr>
      <w:rFonts w:ascii="Helvetica" w:hAnsi="Helvetica" w:hint="default"/>
      <w:sz w:val="11"/>
      <w:szCs w:val="11"/>
    </w:rPr>
  </w:style>
  <w:style w:type="paragraph" w:customStyle="1" w:styleId="k3ksmc">
    <w:name w:val="k3ksmc"/>
    <w:basedOn w:val="Normal"/>
    <w:rsid w:val="006203CE"/>
    <w:pPr>
      <w:spacing w:before="100" w:beforeAutospacing="1" w:after="100" w:afterAutospacing="1"/>
    </w:pPr>
  </w:style>
  <w:style w:type="character" w:customStyle="1" w:styleId="vkekvd">
    <w:name w:val="vkekvd"/>
    <w:basedOn w:val="DefaultParagraphFont"/>
    <w:rsid w:val="00AE0339"/>
  </w:style>
  <w:style w:type="character" w:customStyle="1" w:styleId="t286pc">
    <w:name w:val="t286pc"/>
    <w:basedOn w:val="DefaultParagraphFont"/>
    <w:rsid w:val="00AE0339"/>
  </w:style>
  <w:style w:type="character" w:customStyle="1" w:styleId="sp">
    <w:name w:val="sp"/>
    <w:basedOn w:val="DefaultParagraphFont"/>
    <w:rsid w:val="00394CFF"/>
  </w:style>
  <w:style w:type="character" w:customStyle="1" w:styleId="line">
    <w:name w:val="line"/>
    <w:basedOn w:val="DefaultParagraphFont"/>
    <w:rsid w:val="00394CFF"/>
  </w:style>
  <w:style w:type="character" w:customStyle="1" w:styleId="mi">
    <w:name w:val="mi"/>
    <w:basedOn w:val="DefaultParagraphFont"/>
    <w:rsid w:val="00394CFF"/>
  </w:style>
  <w:style w:type="character" w:customStyle="1" w:styleId="tooltip">
    <w:name w:val="tooltip"/>
    <w:basedOn w:val="DefaultParagraphFont"/>
    <w:rsid w:val="00394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08973">
      <w:bodyDiv w:val="1"/>
      <w:marLeft w:val="0"/>
      <w:marRight w:val="0"/>
      <w:marTop w:val="0"/>
      <w:marBottom w:val="0"/>
      <w:divBdr>
        <w:top w:val="none" w:sz="0" w:space="0" w:color="auto"/>
        <w:left w:val="none" w:sz="0" w:space="0" w:color="auto"/>
        <w:bottom w:val="none" w:sz="0" w:space="0" w:color="auto"/>
        <w:right w:val="none" w:sz="0" w:space="0" w:color="auto"/>
      </w:divBdr>
    </w:div>
    <w:div w:id="111443715">
      <w:bodyDiv w:val="1"/>
      <w:marLeft w:val="0"/>
      <w:marRight w:val="0"/>
      <w:marTop w:val="0"/>
      <w:marBottom w:val="0"/>
      <w:divBdr>
        <w:top w:val="none" w:sz="0" w:space="0" w:color="auto"/>
        <w:left w:val="none" w:sz="0" w:space="0" w:color="auto"/>
        <w:bottom w:val="none" w:sz="0" w:space="0" w:color="auto"/>
        <w:right w:val="none" w:sz="0" w:space="0" w:color="auto"/>
      </w:divBdr>
      <w:divsChild>
        <w:div w:id="37047051">
          <w:marLeft w:val="0"/>
          <w:marRight w:val="0"/>
          <w:marTop w:val="150"/>
          <w:marBottom w:val="300"/>
          <w:divBdr>
            <w:top w:val="none" w:sz="0" w:space="0" w:color="auto"/>
            <w:left w:val="none" w:sz="0" w:space="0" w:color="auto"/>
            <w:bottom w:val="none" w:sz="0" w:space="0" w:color="auto"/>
            <w:right w:val="none" w:sz="0" w:space="0" w:color="auto"/>
          </w:divBdr>
          <w:divsChild>
            <w:div w:id="1264386598">
              <w:marLeft w:val="0"/>
              <w:marRight w:val="0"/>
              <w:marTop w:val="0"/>
              <w:marBottom w:val="0"/>
              <w:divBdr>
                <w:top w:val="none" w:sz="0" w:space="0" w:color="auto"/>
                <w:left w:val="none" w:sz="0" w:space="0" w:color="auto"/>
                <w:bottom w:val="none" w:sz="0" w:space="0" w:color="auto"/>
                <w:right w:val="none" w:sz="0" w:space="0" w:color="auto"/>
              </w:divBdr>
            </w:div>
          </w:divsChild>
        </w:div>
        <w:div w:id="328599761">
          <w:marLeft w:val="0"/>
          <w:marRight w:val="0"/>
          <w:marTop w:val="0"/>
          <w:marBottom w:val="300"/>
          <w:divBdr>
            <w:top w:val="none" w:sz="0" w:space="0" w:color="auto"/>
            <w:left w:val="none" w:sz="0" w:space="0" w:color="auto"/>
            <w:bottom w:val="none" w:sz="0" w:space="0" w:color="auto"/>
            <w:right w:val="none" w:sz="0" w:space="0" w:color="auto"/>
          </w:divBdr>
          <w:divsChild>
            <w:div w:id="719397510">
              <w:marLeft w:val="0"/>
              <w:marRight w:val="0"/>
              <w:marTop w:val="0"/>
              <w:marBottom w:val="0"/>
              <w:divBdr>
                <w:top w:val="none" w:sz="0" w:space="0" w:color="auto"/>
                <w:left w:val="none" w:sz="0" w:space="0" w:color="auto"/>
                <w:bottom w:val="none" w:sz="0" w:space="0" w:color="auto"/>
                <w:right w:val="none" w:sz="0" w:space="0" w:color="auto"/>
              </w:divBdr>
              <w:divsChild>
                <w:div w:id="30450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97189">
          <w:marLeft w:val="0"/>
          <w:marRight w:val="0"/>
          <w:marTop w:val="150"/>
          <w:marBottom w:val="300"/>
          <w:divBdr>
            <w:top w:val="none" w:sz="0" w:space="0" w:color="auto"/>
            <w:left w:val="none" w:sz="0" w:space="0" w:color="auto"/>
            <w:bottom w:val="none" w:sz="0" w:space="0" w:color="auto"/>
            <w:right w:val="none" w:sz="0" w:space="0" w:color="auto"/>
          </w:divBdr>
          <w:divsChild>
            <w:div w:id="1901867945">
              <w:marLeft w:val="0"/>
              <w:marRight w:val="0"/>
              <w:marTop w:val="0"/>
              <w:marBottom w:val="0"/>
              <w:divBdr>
                <w:top w:val="none" w:sz="0" w:space="0" w:color="auto"/>
                <w:left w:val="none" w:sz="0" w:space="0" w:color="auto"/>
                <w:bottom w:val="none" w:sz="0" w:space="0" w:color="auto"/>
                <w:right w:val="none" w:sz="0" w:space="0" w:color="auto"/>
              </w:divBdr>
            </w:div>
          </w:divsChild>
        </w:div>
        <w:div w:id="1758286186">
          <w:marLeft w:val="0"/>
          <w:marRight w:val="0"/>
          <w:marTop w:val="150"/>
          <w:marBottom w:val="300"/>
          <w:divBdr>
            <w:top w:val="none" w:sz="0" w:space="0" w:color="auto"/>
            <w:left w:val="none" w:sz="0" w:space="0" w:color="auto"/>
            <w:bottom w:val="none" w:sz="0" w:space="0" w:color="auto"/>
            <w:right w:val="none" w:sz="0" w:space="0" w:color="auto"/>
          </w:divBdr>
          <w:divsChild>
            <w:div w:id="639925159">
              <w:marLeft w:val="0"/>
              <w:marRight w:val="0"/>
              <w:marTop w:val="0"/>
              <w:marBottom w:val="0"/>
              <w:divBdr>
                <w:top w:val="none" w:sz="0" w:space="0" w:color="auto"/>
                <w:left w:val="none" w:sz="0" w:space="0" w:color="auto"/>
                <w:bottom w:val="none" w:sz="0" w:space="0" w:color="auto"/>
                <w:right w:val="none" w:sz="0" w:space="0" w:color="auto"/>
              </w:divBdr>
            </w:div>
          </w:divsChild>
        </w:div>
        <w:div w:id="1931766337">
          <w:marLeft w:val="0"/>
          <w:marRight w:val="0"/>
          <w:marTop w:val="150"/>
          <w:marBottom w:val="300"/>
          <w:divBdr>
            <w:top w:val="none" w:sz="0" w:space="0" w:color="auto"/>
            <w:left w:val="none" w:sz="0" w:space="0" w:color="auto"/>
            <w:bottom w:val="none" w:sz="0" w:space="0" w:color="auto"/>
            <w:right w:val="none" w:sz="0" w:space="0" w:color="auto"/>
          </w:divBdr>
          <w:divsChild>
            <w:div w:id="23540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7381">
      <w:bodyDiv w:val="1"/>
      <w:marLeft w:val="0"/>
      <w:marRight w:val="0"/>
      <w:marTop w:val="0"/>
      <w:marBottom w:val="0"/>
      <w:divBdr>
        <w:top w:val="none" w:sz="0" w:space="0" w:color="auto"/>
        <w:left w:val="none" w:sz="0" w:space="0" w:color="auto"/>
        <w:bottom w:val="none" w:sz="0" w:space="0" w:color="auto"/>
        <w:right w:val="none" w:sz="0" w:space="0" w:color="auto"/>
      </w:divBdr>
    </w:div>
    <w:div w:id="197279186">
      <w:bodyDiv w:val="1"/>
      <w:marLeft w:val="0"/>
      <w:marRight w:val="0"/>
      <w:marTop w:val="0"/>
      <w:marBottom w:val="0"/>
      <w:divBdr>
        <w:top w:val="none" w:sz="0" w:space="0" w:color="auto"/>
        <w:left w:val="none" w:sz="0" w:space="0" w:color="auto"/>
        <w:bottom w:val="none" w:sz="0" w:space="0" w:color="auto"/>
        <w:right w:val="none" w:sz="0" w:space="0" w:color="auto"/>
      </w:divBdr>
      <w:divsChild>
        <w:div w:id="769354643">
          <w:marLeft w:val="0"/>
          <w:marRight w:val="0"/>
          <w:marTop w:val="0"/>
          <w:marBottom w:val="0"/>
          <w:divBdr>
            <w:top w:val="none" w:sz="0" w:space="0" w:color="auto"/>
            <w:left w:val="none" w:sz="0" w:space="0" w:color="auto"/>
            <w:bottom w:val="none" w:sz="0" w:space="0" w:color="auto"/>
            <w:right w:val="none" w:sz="0" w:space="0" w:color="auto"/>
          </w:divBdr>
          <w:divsChild>
            <w:div w:id="1837724721">
              <w:marLeft w:val="0"/>
              <w:marRight w:val="0"/>
              <w:marTop w:val="0"/>
              <w:marBottom w:val="0"/>
              <w:divBdr>
                <w:top w:val="none" w:sz="0" w:space="0" w:color="auto"/>
                <w:left w:val="none" w:sz="0" w:space="0" w:color="auto"/>
                <w:bottom w:val="none" w:sz="0" w:space="0" w:color="auto"/>
                <w:right w:val="none" w:sz="0" w:space="0" w:color="auto"/>
              </w:divBdr>
              <w:divsChild>
                <w:div w:id="164010616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328363406">
      <w:bodyDiv w:val="1"/>
      <w:marLeft w:val="0"/>
      <w:marRight w:val="0"/>
      <w:marTop w:val="0"/>
      <w:marBottom w:val="0"/>
      <w:divBdr>
        <w:top w:val="none" w:sz="0" w:space="0" w:color="auto"/>
        <w:left w:val="none" w:sz="0" w:space="0" w:color="auto"/>
        <w:bottom w:val="none" w:sz="0" w:space="0" w:color="auto"/>
        <w:right w:val="none" w:sz="0" w:space="0" w:color="auto"/>
      </w:divBdr>
    </w:div>
    <w:div w:id="385026964">
      <w:bodyDiv w:val="1"/>
      <w:marLeft w:val="0"/>
      <w:marRight w:val="0"/>
      <w:marTop w:val="0"/>
      <w:marBottom w:val="0"/>
      <w:divBdr>
        <w:top w:val="none" w:sz="0" w:space="0" w:color="auto"/>
        <w:left w:val="none" w:sz="0" w:space="0" w:color="auto"/>
        <w:bottom w:val="none" w:sz="0" w:space="0" w:color="auto"/>
        <w:right w:val="none" w:sz="0" w:space="0" w:color="auto"/>
      </w:divBdr>
      <w:divsChild>
        <w:div w:id="1933467522">
          <w:marLeft w:val="0"/>
          <w:marRight w:val="0"/>
          <w:marTop w:val="0"/>
          <w:marBottom w:val="0"/>
          <w:divBdr>
            <w:top w:val="none" w:sz="0" w:space="0" w:color="auto"/>
            <w:left w:val="none" w:sz="0" w:space="0" w:color="auto"/>
            <w:bottom w:val="none" w:sz="0" w:space="0" w:color="auto"/>
            <w:right w:val="none" w:sz="0" w:space="0" w:color="auto"/>
          </w:divBdr>
          <w:divsChild>
            <w:div w:id="7114213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14204627">
      <w:bodyDiv w:val="1"/>
      <w:marLeft w:val="0"/>
      <w:marRight w:val="0"/>
      <w:marTop w:val="0"/>
      <w:marBottom w:val="0"/>
      <w:divBdr>
        <w:top w:val="none" w:sz="0" w:space="0" w:color="auto"/>
        <w:left w:val="none" w:sz="0" w:space="0" w:color="auto"/>
        <w:bottom w:val="none" w:sz="0" w:space="0" w:color="auto"/>
        <w:right w:val="none" w:sz="0" w:space="0" w:color="auto"/>
      </w:divBdr>
      <w:divsChild>
        <w:div w:id="32194417">
          <w:marLeft w:val="0"/>
          <w:marRight w:val="0"/>
          <w:marTop w:val="0"/>
          <w:marBottom w:val="0"/>
          <w:divBdr>
            <w:top w:val="single" w:sz="2" w:space="0" w:color="D3D3D3"/>
            <w:left w:val="single" w:sz="2" w:space="12" w:color="D3D3D3"/>
            <w:bottom w:val="single" w:sz="2" w:space="0" w:color="D3D3D3"/>
            <w:right w:val="single" w:sz="2" w:space="0" w:color="D3D3D3"/>
          </w:divBdr>
        </w:div>
        <w:div w:id="380785605">
          <w:marLeft w:val="0"/>
          <w:marRight w:val="0"/>
          <w:marTop w:val="0"/>
          <w:marBottom w:val="0"/>
          <w:divBdr>
            <w:top w:val="single" w:sz="2" w:space="0" w:color="D3D3D3"/>
            <w:left w:val="single" w:sz="2" w:space="12" w:color="D3D3D3"/>
            <w:bottom w:val="single" w:sz="2" w:space="0" w:color="D3D3D3"/>
            <w:right w:val="single" w:sz="2" w:space="0" w:color="D3D3D3"/>
          </w:divBdr>
        </w:div>
        <w:div w:id="711539641">
          <w:marLeft w:val="0"/>
          <w:marRight w:val="0"/>
          <w:marTop w:val="0"/>
          <w:marBottom w:val="0"/>
          <w:divBdr>
            <w:top w:val="single" w:sz="2" w:space="0" w:color="D3D3D3"/>
            <w:left w:val="single" w:sz="2" w:space="12" w:color="D3D3D3"/>
            <w:bottom w:val="single" w:sz="2" w:space="0" w:color="D3D3D3"/>
            <w:right w:val="single" w:sz="2" w:space="0" w:color="D3D3D3"/>
          </w:divBdr>
        </w:div>
        <w:div w:id="739056890">
          <w:marLeft w:val="0"/>
          <w:marRight w:val="0"/>
          <w:marTop w:val="0"/>
          <w:marBottom w:val="0"/>
          <w:divBdr>
            <w:top w:val="single" w:sz="2" w:space="0" w:color="D3D3D3"/>
            <w:left w:val="single" w:sz="2" w:space="12" w:color="D3D3D3"/>
            <w:bottom w:val="single" w:sz="2" w:space="0" w:color="D3D3D3"/>
            <w:right w:val="single" w:sz="2" w:space="0" w:color="D3D3D3"/>
          </w:divBdr>
        </w:div>
        <w:div w:id="764501983">
          <w:marLeft w:val="0"/>
          <w:marRight w:val="0"/>
          <w:marTop w:val="0"/>
          <w:marBottom w:val="0"/>
          <w:divBdr>
            <w:top w:val="single" w:sz="2" w:space="0" w:color="D3D3D3"/>
            <w:left w:val="single" w:sz="2" w:space="12" w:color="D3D3D3"/>
            <w:bottom w:val="single" w:sz="2" w:space="0" w:color="D3D3D3"/>
            <w:right w:val="single" w:sz="2" w:space="0" w:color="D3D3D3"/>
          </w:divBdr>
        </w:div>
        <w:div w:id="905797926">
          <w:marLeft w:val="0"/>
          <w:marRight w:val="0"/>
          <w:marTop w:val="0"/>
          <w:marBottom w:val="0"/>
          <w:divBdr>
            <w:top w:val="single" w:sz="2" w:space="0" w:color="D3D3D3"/>
            <w:left w:val="single" w:sz="2" w:space="12" w:color="D3D3D3"/>
            <w:bottom w:val="single" w:sz="2" w:space="0" w:color="D3D3D3"/>
            <w:right w:val="single" w:sz="2" w:space="0" w:color="D3D3D3"/>
          </w:divBdr>
        </w:div>
        <w:div w:id="1077436015">
          <w:marLeft w:val="0"/>
          <w:marRight w:val="0"/>
          <w:marTop w:val="0"/>
          <w:marBottom w:val="0"/>
          <w:divBdr>
            <w:top w:val="single" w:sz="2" w:space="0" w:color="D3D3D3"/>
            <w:left w:val="single" w:sz="2" w:space="12" w:color="D3D3D3"/>
            <w:bottom w:val="single" w:sz="2" w:space="0" w:color="D3D3D3"/>
            <w:right w:val="single" w:sz="2" w:space="0" w:color="D3D3D3"/>
          </w:divBdr>
        </w:div>
        <w:div w:id="1226453550">
          <w:marLeft w:val="0"/>
          <w:marRight w:val="0"/>
          <w:marTop w:val="0"/>
          <w:marBottom w:val="0"/>
          <w:divBdr>
            <w:top w:val="single" w:sz="2" w:space="0" w:color="D3D3D3"/>
            <w:left w:val="single" w:sz="2" w:space="12" w:color="D3D3D3"/>
            <w:bottom w:val="single" w:sz="2" w:space="0" w:color="D3D3D3"/>
            <w:right w:val="single" w:sz="2" w:space="0" w:color="D3D3D3"/>
          </w:divBdr>
        </w:div>
        <w:div w:id="1234239829">
          <w:marLeft w:val="0"/>
          <w:marRight w:val="0"/>
          <w:marTop w:val="0"/>
          <w:marBottom w:val="0"/>
          <w:divBdr>
            <w:top w:val="single" w:sz="2" w:space="0" w:color="D3D3D3"/>
            <w:left w:val="single" w:sz="2" w:space="12" w:color="D3D3D3"/>
            <w:bottom w:val="single" w:sz="2" w:space="0" w:color="D3D3D3"/>
            <w:right w:val="single" w:sz="2" w:space="0" w:color="D3D3D3"/>
          </w:divBdr>
        </w:div>
        <w:div w:id="1412703876">
          <w:marLeft w:val="0"/>
          <w:marRight w:val="0"/>
          <w:marTop w:val="0"/>
          <w:marBottom w:val="0"/>
          <w:divBdr>
            <w:top w:val="single" w:sz="2" w:space="0" w:color="D3D3D3"/>
            <w:left w:val="single" w:sz="2" w:space="12" w:color="D3D3D3"/>
            <w:bottom w:val="single" w:sz="2" w:space="0" w:color="D3D3D3"/>
            <w:right w:val="single" w:sz="2" w:space="0" w:color="D3D3D3"/>
          </w:divBdr>
        </w:div>
        <w:div w:id="1482769668">
          <w:marLeft w:val="0"/>
          <w:marRight w:val="0"/>
          <w:marTop w:val="0"/>
          <w:marBottom w:val="0"/>
          <w:divBdr>
            <w:top w:val="single" w:sz="2" w:space="0" w:color="D3D3D3"/>
            <w:left w:val="single" w:sz="2" w:space="12" w:color="D3D3D3"/>
            <w:bottom w:val="single" w:sz="2" w:space="0" w:color="D3D3D3"/>
            <w:right w:val="single" w:sz="2" w:space="0" w:color="D3D3D3"/>
          </w:divBdr>
        </w:div>
        <w:div w:id="1582370439">
          <w:marLeft w:val="0"/>
          <w:marRight w:val="0"/>
          <w:marTop w:val="0"/>
          <w:marBottom w:val="0"/>
          <w:divBdr>
            <w:top w:val="single" w:sz="2" w:space="0" w:color="D3D3D3"/>
            <w:left w:val="single" w:sz="2" w:space="12" w:color="D3D3D3"/>
            <w:bottom w:val="single" w:sz="2" w:space="0" w:color="D3D3D3"/>
            <w:right w:val="single" w:sz="2" w:space="0" w:color="D3D3D3"/>
          </w:divBdr>
        </w:div>
        <w:div w:id="1719091832">
          <w:marLeft w:val="0"/>
          <w:marRight w:val="0"/>
          <w:marTop w:val="0"/>
          <w:marBottom w:val="0"/>
          <w:divBdr>
            <w:top w:val="single" w:sz="2" w:space="0" w:color="D3D3D3"/>
            <w:left w:val="single" w:sz="2" w:space="12" w:color="D3D3D3"/>
            <w:bottom w:val="single" w:sz="2" w:space="0" w:color="D3D3D3"/>
            <w:right w:val="single" w:sz="2" w:space="0" w:color="D3D3D3"/>
          </w:divBdr>
        </w:div>
        <w:div w:id="1783331600">
          <w:marLeft w:val="0"/>
          <w:marRight w:val="0"/>
          <w:marTop w:val="0"/>
          <w:marBottom w:val="0"/>
          <w:divBdr>
            <w:top w:val="single" w:sz="2" w:space="0" w:color="D3D3D3"/>
            <w:left w:val="single" w:sz="2" w:space="12" w:color="D3D3D3"/>
            <w:bottom w:val="single" w:sz="2" w:space="0" w:color="D3D3D3"/>
            <w:right w:val="single" w:sz="2" w:space="0" w:color="D3D3D3"/>
          </w:divBdr>
        </w:div>
      </w:divsChild>
    </w:div>
    <w:div w:id="487942074">
      <w:bodyDiv w:val="1"/>
      <w:marLeft w:val="0"/>
      <w:marRight w:val="0"/>
      <w:marTop w:val="0"/>
      <w:marBottom w:val="0"/>
      <w:divBdr>
        <w:top w:val="none" w:sz="0" w:space="0" w:color="auto"/>
        <w:left w:val="none" w:sz="0" w:space="0" w:color="auto"/>
        <w:bottom w:val="none" w:sz="0" w:space="0" w:color="auto"/>
        <w:right w:val="none" w:sz="0" w:space="0" w:color="auto"/>
      </w:divBdr>
    </w:div>
    <w:div w:id="515386638">
      <w:bodyDiv w:val="1"/>
      <w:marLeft w:val="0"/>
      <w:marRight w:val="0"/>
      <w:marTop w:val="0"/>
      <w:marBottom w:val="0"/>
      <w:divBdr>
        <w:top w:val="none" w:sz="0" w:space="0" w:color="auto"/>
        <w:left w:val="none" w:sz="0" w:space="0" w:color="auto"/>
        <w:bottom w:val="none" w:sz="0" w:space="0" w:color="auto"/>
        <w:right w:val="none" w:sz="0" w:space="0" w:color="auto"/>
      </w:divBdr>
      <w:divsChild>
        <w:div w:id="83190438">
          <w:marLeft w:val="0"/>
          <w:marRight w:val="0"/>
          <w:marTop w:val="0"/>
          <w:marBottom w:val="0"/>
          <w:divBdr>
            <w:top w:val="none" w:sz="0" w:space="0" w:color="auto"/>
            <w:left w:val="none" w:sz="0" w:space="0" w:color="auto"/>
            <w:bottom w:val="none" w:sz="0" w:space="0" w:color="auto"/>
            <w:right w:val="none" w:sz="0" w:space="0" w:color="auto"/>
          </w:divBdr>
          <w:divsChild>
            <w:div w:id="1083574783">
              <w:marLeft w:val="0"/>
              <w:marRight w:val="0"/>
              <w:marTop w:val="0"/>
              <w:marBottom w:val="0"/>
              <w:divBdr>
                <w:top w:val="none" w:sz="0" w:space="0" w:color="auto"/>
                <w:left w:val="none" w:sz="0" w:space="0" w:color="auto"/>
                <w:bottom w:val="none" w:sz="0" w:space="0" w:color="auto"/>
                <w:right w:val="none" w:sz="0" w:space="0" w:color="auto"/>
              </w:divBdr>
              <w:divsChild>
                <w:div w:id="10053987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532036095">
      <w:bodyDiv w:val="1"/>
      <w:marLeft w:val="0"/>
      <w:marRight w:val="0"/>
      <w:marTop w:val="0"/>
      <w:marBottom w:val="0"/>
      <w:divBdr>
        <w:top w:val="none" w:sz="0" w:space="0" w:color="auto"/>
        <w:left w:val="none" w:sz="0" w:space="0" w:color="auto"/>
        <w:bottom w:val="none" w:sz="0" w:space="0" w:color="auto"/>
        <w:right w:val="none" w:sz="0" w:space="0" w:color="auto"/>
      </w:divBdr>
      <w:divsChild>
        <w:div w:id="731196570">
          <w:marLeft w:val="0"/>
          <w:marRight w:val="0"/>
          <w:marTop w:val="0"/>
          <w:marBottom w:val="0"/>
          <w:divBdr>
            <w:top w:val="none" w:sz="0" w:space="0" w:color="auto"/>
            <w:left w:val="none" w:sz="0" w:space="0" w:color="auto"/>
            <w:bottom w:val="none" w:sz="0" w:space="0" w:color="auto"/>
            <w:right w:val="none" w:sz="0" w:space="0" w:color="auto"/>
          </w:divBdr>
          <w:divsChild>
            <w:div w:id="298540310">
              <w:marLeft w:val="0"/>
              <w:marRight w:val="0"/>
              <w:marTop w:val="0"/>
              <w:marBottom w:val="0"/>
              <w:divBdr>
                <w:top w:val="none" w:sz="0" w:space="0" w:color="auto"/>
                <w:left w:val="none" w:sz="0" w:space="0" w:color="auto"/>
                <w:bottom w:val="none" w:sz="0" w:space="0" w:color="auto"/>
                <w:right w:val="none" w:sz="0" w:space="0" w:color="auto"/>
              </w:divBdr>
              <w:divsChild>
                <w:div w:id="895319122">
                  <w:marLeft w:val="0"/>
                  <w:marRight w:val="0"/>
                  <w:marTop w:val="0"/>
                  <w:marBottom w:val="0"/>
                  <w:divBdr>
                    <w:top w:val="none" w:sz="0" w:space="0" w:color="auto"/>
                    <w:left w:val="none" w:sz="0" w:space="0" w:color="auto"/>
                    <w:bottom w:val="none" w:sz="0" w:space="0" w:color="auto"/>
                    <w:right w:val="none" w:sz="0" w:space="0" w:color="auto"/>
                  </w:divBdr>
                  <w:divsChild>
                    <w:div w:id="155271927">
                      <w:marLeft w:val="0"/>
                      <w:marRight w:val="0"/>
                      <w:marTop w:val="0"/>
                      <w:marBottom w:val="0"/>
                      <w:divBdr>
                        <w:top w:val="none" w:sz="0" w:space="0" w:color="auto"/>
                        <w:left w:val="none" w:sz="0" w:space="0" w:color="auto"/>
                        <w:bottom w:val="none" w:sz="0" w:space="0" w:color="auto"/>
                        <w:right w:val="none" w:sz="0" w:space="0" w:color="auto"/>
                      </w:divBdr>
                      <w:divsChild>
                        <w:div w:id="898173049">
                          <w:marLeft w:val="0"/>
                          <w:marRight w:val="0"/>
                          <w:marTop w:val="0"/>
                          <w:marBottom w:val="0"/>
                          <w:divBdr>
                            <w:top w:val="none" w:sz="0" w:space="0" w:color="auto"/>
                            <w:left w:val="none" w:sz="0" w:space="0" w:color="auto"/>
                            <w:bottom w:val="none" w:sz="0" w:space="0" w:color="auto"/>
                            <w:right w:val="none" w:sz="0" w:space="0" w:color="auto"/>
                          </w:divBdr>
                          <w:divsChild>
                            <w:div w:id="2325448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87036274">
                      <w:marLeft w:val="0"/>
                      <w:marRight w:val="0"/>
                      <w:marTop w:val="0"/>
                      <w:marBottom w:val="0"/>
                      <w:divBdr>
                        <w:top w:val="none" w:sz="0" w:space="0" w:color="auto"/>
                        <w:left w:val="none" w:sz="0" w:space="0" w:color="auto"/>
                        <w:bottom w:val="none" w:sz="0" w:space="0" w:color="auto"/>
                        <w:right w:val="none" w:sz="0" w:space="0" w:color="auto"/>
                      </w:divBdr>
                      <w:divsChild>
                        <w:div w:id="711997305">
                          <w:marLeft w:val="0"/>
                          <w:marRight w:val="0"/>
                          <w:marTop w:val="0"/>
                          <w:marBottom w:val="0"/>
                          <w:divBdr>
                            <w:top w:val="none" w:sz="0" w:space="0" w:color="auto"/>
                            <w:left w:val="none" w:sz="0" w:space="0" w:color="auto"/>
                            <w:bottom w:val="none" w:sz="0" w:space="0" w:color="auto"/>
                            <w:right w:val="none" w:sz="0" w:space="0" w:color="auto"/>
                          </w:divBdr>
                          <w:divsChild>
                            <w:div w:id="337344952">
                              <w:marLeft w:val="-420"/>
                              <w:marRight w:val="0"/>
                              <w:marTop w:val="0"/>
                              <w:marBottom w:val="0"/>
                              <w:divBdr>
                                <w:top w:val="none" w:sz="0" w:space="0" w:color="auto"/>
                                <w:left w:val="none" w:sz="0" w:space="0" w:color="auto"/>
                                <w:bottom w:val="none" w:sz="0" w:space="0" w:color="auto"/>
                                <w:right w:val="none" w:sz="0" w:space="0" w:color="auto"/>
                              </w:divBdr>
                              <w:divsChild>
                                <w:div w:id="1931888365">
                                  <w:marLeft w:val="0"/>
                                  <w:marRight w:val="0"/>
                                  <w:marTop w:val="0"/>
                                  <w:marBottom w:val="0"/>
                                  <w:divBdr>
                                    <w:top w:val="none" w:sz="0" w:space="0" w:color="auto"/>
                                    <w:left w:val="none" w:sz="0" w:space="0" w:color="auto"/>
                                    <w:bottom w:val="none" w:sz="0" w:space="0" w:color="auto"/>
                                    <w:right w:val="none" w:sz="0" w:space="0" w:color="auto"/>
                                  </w:divBdr>
                                  <w:divsChild>
                                    <w:div w:id="654259537">
                                      <w:marLeft w:val="0"/>
                                      <w:marRight w:val="0"/>
                                      <w:marTop w:val="0"/>
                                      <w:marBottom w:val="0"/>
                                      <w:divBdr>
                                        <w:top w:val="none" w:sz="0" w:space="0" w:color="auto"/>
                                        <w:left w:val="none" w:sz="0" w:space="0" w:color="auto"/>
                                        <w:bottom w:val="none" w:sz="0" w:space="0" w:color="auto"/>
                                        <w:right w:val="none" w:sz="0" w:space="0" w:color="auto"/>
                                      </w:divBdr>
                                      <w:divsChild>
                                        <w:div w:id="773868010">
                                          <w:marLeft w:val="0"/>
                                          <w:marRight w:val="0"/>
                                          <w:marTop w:val="0"/>
                                          <w:marBottom w:val="0"/>
                                          <w:divBdr>
                                            <w:top w:val="none" w:sz="0" w:space="0" w:color="auto"/>
                                            <w:left w:val="none" w:sz="0" w:space="0" w:color="auto"/>
                                            <w:bottom w:val="none" w:sz="0" w:space="0" w:color="auto"/>
                                            <w:right w:val="none" w:sz="0" w:space="0" w:color="auto"/>
                                          </w:divBdr>
                                        </w:div>
                                        <w:div w:id="183294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300247">
                              <w:marLeft w:val="-420"/>
                              <w:marRight w:val="0"/>
                              <w:marTop w:val="0"/>
                              <w:marBottom w:val="0"/>
                              <w:divBdr>
                                <w:top w:val="none" w:sz="0" w:space="0" w:color="auto"/>
                                <w:left w:val="none" w:sz="0" w:space="0" w:color="auto"/>
                                <w:bottom w:val="none" w:sz="0" w:space="0" w:color="auto"/>
                                <w:right w:val="none" w:sz="0" w:space="0" w:color="auto"/>
                              </w:divBdr>
                              <w:divsChild>
                                <w:div w:id="403649634">
                                  <w:marLeft w:val="0"/>
                                  <w:marRight w:val="0"/>
                                  <w:marTop w:val="0"/>
                                  <w:marBottom w:val="0"/>
                                  <w:divBdr>
                                    <w:top w:val="none" w:sz="0" w:space="0" w:color="auto"/>
                                    <w:left w:val="none" w:sz="0" w:space="0" w:color="auto"/>
                                    <w:bottom w:val="none" w:sz="0" w:space="0" w:color="auto"/>
                                    <w:right w:val="none" w:sz="0" w:space="0" w:color="auto"/>
                                  </w:divBdr>
                                  <w:divsChild>
                                    <w:div w:id="86774085">
                                      <w:marLeft w:val="0"/>
                                      <w:marRight w:val="0"/>
                                      <w:marTop w:val="0"/>
                                      <w:marBottom w:val="0"/>
                                      <w:divBdr>
                                        <w:top w:val="none" w:sz="0" w:space="0" w:color="auto"/>
                                        <w:left w:val="none" w:sz="0" w:space="0" w:color="auto"/>
                                        <w:bottom w:val="none" w:sz="0" w:space="0" w:color="auto"/>
                                        <w:right w:val="none" w:sz="0" w:space="0" w:color="auto"/>
                                      </w:divBdr>
                                      <w:divsChild>
                                        <w:div w:id="671685959">
                                          <w:marLeft w:val="0"/>
                                          <w:marRight w:val="0"/>
                                          <w:marTop w:val="0"/>
                                          <w:marBottom w:val="0"/>
                                          <w:divBdr>
                                            <w:top w:val="none" w:sz="0" w:space="0" w:color="auto"/>
                                            <w:left w:val="none" w:sz="0" w:space="0" w:color="auto"/>
                                            <w:bottom w:val="none" w:sz="0" w:space="0" w:color="auto"/>
                                            <w:right w:val="none" w:sz="0" w:space="0" w:color="auto"/>
                                          </w:divBdr>
                                        </w:div>
                                        <w:div w:id="131880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563525">
                              <w:marLeft w:val="-420"/>
                              <w:marRight w:val="0"/>
                              <w:marTop w:val="0"/>
                              <w:marBottom w:val="0"/>
                              <w:divBdr>
                                <w:top w:val="none" w:sz="0" w:space="0" w:color="auto"/>
                                <w:left w:val="none" w:sz="0" w:space="0" w:color="auto"/>
                                <w:bottom w:val="none" w:sz="0" w:space="0" w:color="auto"/>
                                <w:right w:val="none" w:sz="0" w:space="0" w:color="auto"/>
                              </w:divBdr>
                              <w:divsChild>
                                <w:div w:id="385379400">
                                  <w:marLeft w:val="0"/>
                                  <w:marRight w:val="0"/>
                                  <w:marTop w:val="0"/>
                                  <w:marBottom w:val="0"/>
                                  <w:divBdr>
                                    <w:top w:val="none" w:sz="0" w:space="0" w:color="auto"/>
                                    <w:left w:val="none" w:sz="0" w:space="0" w:color="auto"/>
                                    <w:bottom w:val="none" w:sz="0" w:space="0" w:color="auto"/>
                                    <w:right w:val="none" w:sz="0" w:space="0" w:color="auto"/>
                                  </w:divBdr>
                                  <w:divsChild>
                                    <w:div w:id="833297190">
                                      <w:marLeft w:val="0"/>
                                      <w:marRight w:val="0"/>
                                      <w:marTop w:val="0"/>
                                      <w:marBottom w:val="0"/>
                                      <w:divBdr>
                                        <w:top w:val="none" w:sz="0" w:space="0" w:color="auto"/>
                                        <w:left w:val="none" w:sz="0" w:space="0" w:color="auto"/>
                                        <w:bottom w:val="none" w:sz="0" w:space="0" w:color="auto"/>
                                        <w:right w:val="none" w:sz="0" w:space="0" w:color="auto"/>
                                      </w:divBdr>
                                      <w:divsChild>
                                        <w:div w:id="852695068">
                                          <w:marLeft w:val="0"/>
                                          <w:marRight w:val="0"/>
                                          <w:marTop w:val="0"/>
                                          <w:marBottom w:val="0"/>
                                          <w:divBdr>
                                            <w:top w:val="none" w:sz="0" w:space="0" w:color="auto"/>
                                            <w:left w:val="none" w:sz="0" w:space="0" w:color="auto"/>
                                            <w:bottom w:val="none" w:sz="0" w:space="0" w:color="auto"/>
                                            <w:right w:val="none" w:sz="0" w:space="0" w:color="auto"/>
                                          </w:divBdr>
                                        </w:div>
                                        <w:div w:id="190791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869443">
                              <w:marLeft w:val="-420"/>
                              <w:marRight w:val="0"/>
                              <w:marTop w:val="0"/>
                              <w:marBottom w:val="0"/>
                              <w:divBdr>
                                <w:top w:val="none" w:sz="0" w:space="0" w:color="auto"/>
                                <w:left w:val="none" w:sz="0" w:space="0" w:color="auto"/>
                                <w:bottom w:val="none" w:sz="0" w:space="0" w:color="auto"/>
                                <w:right w:val="none" w:sz="0" w:space="0" w:color="auto"/>
                              </w:divBdr>
                              <w:divsChild>
                                <w:div w:id="1708555938">
                                  <w:marLeft w:val="0"/>
                                  <w:marRight w:val="0"/>
                                  <w:marTop w:val="0"/>
                                  <w:marBottom w:val="0"/>
                                  <w:divBdr>
                                    <w:top w:val="none" w:sz="0" w:space="0" w:color="auto"/>
                                    <w:left w:val="none" w:sz="0" w:space="0" w:color="auto"/>
                                    <w:bottom w:val="none" w:sz="0" w:space="0" w:color="auto"/>
                                    <w:right w:val="none" w:sz="0" w:space="0" w:color="auto"/>
                                  </w:divBdr>
                                  <w:divsChild>
                                    <w:div w:id="2047875553">
                                      <w:marLeft w:val="0"/>
                                      <w:marRight w:val="0"/>
                                      <w:marTop w:val="0"/>
                                      <w:marBottom w:val="0"/>
                                      <w:divBdr>
                                        <w:top w:val="none" w:sz="0" w:space="0" w:color="auto"/>
                                        <w:left w:val="none" w:sz="0" w:space="0" w:color="auto"/>
                                        <w:bottom w:val="none" w:sz="0" w:space="0" w:color="auto"/>
                                        <w:right w:val="none" w:sz="0" w:space="0" w:color="auto"/>
                                      </w:divBdr>
                                      <w:divsChild>
                                        <w:div w:id="169372029">
                                          <w:marLeft w:val="0"/>
                                          <w:marRight w:val="0"/>
                                          <w:marTop w:val="0"/>
                                          <w:marBottom w:val="0"/>
                                          <w:divBdr>
                                            <w:top w:val="none" w:sz="0" w:space="0" w:color="auto"/>
                                            <w:left w:val="none" w:sz="0" w:space="0" w:color="auto"/>
                                            <w:bottom w:val="none" w:sz="0" w:space="0" w:color="auto"/>
                                            <w:right w:val="none" w:sz="0" w:space="0" w:color="auto"/>
                                          </w:divBdr>
                                        </w:div>
                                        <w:div w:id="59436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389125">
                              <w:marLeft w:val="-420"/>
                              <w:marRight w:val="0"/>
                              <w:marTop w:val="0"/>
                              <w:marBottom w:val="0"/>
                              <w:divBdr>
                                <w:top w:val="none" w:sz="0" w:space="0" w:color="auto"/>
                                <w:left w:val="none" w:sz="0" w:space="0" w:color="auto"/>
                                <w:bottom w:val="none" w:sz="0" w:space="0" w:color="auto"/>
                                <w:right w:val="none" w:sz="0" w:space="0" w:color="auto"/>
                              </w:divBdr>
                              <w:divsChild>
                                <w:div w:id="2127849906">
                                  <w:marLeft w:val="0"/>
                                  <w:marRight w:val="0"/>
                                  <w:marTop w:val="0"/>
                                  <w:marBottom w:val="0"/>
                                  <w:divBdr>
                                    <w:top w:val="none" w:sz="0" w:space="0" w:color="auto"/>
                                    <w:left w:val="none" w:sz="0" w:space="0" w:color="auto"/>
                                    <w:bottom w:val="none" w:sz="0" w:space="0" w:color="auto"/>
                                    <w:right w:val="none" w:sz="0" w:space="0" w:color="auto"/>
                                  </w:divBdr>
                                  <w:divsChild>
                                    <w:div w:id="1072389844">
                                      <w:marLeft w:val="0"/>
                                      <w:marRight w:val="0"/>
                                      <w:marTop w:val="0"/>
                                      <w:marBottom w:val="0"/>
                                      <w:divBdr>
                                        <w:top w:val="none" w:sz="0" w:space="0" w:color="auto"/>
                                        <w:left w:val="none" w:sz="0" w:space="0" w:color="auto"/>
                                        <w:bottom w:val="none" w:sz="0" w:space="0" w:color="auto"/>
                                        <w:right w:val="none" w:sz="0" w:space="0" w:color="auto"/>
                                      </w:divBdr>
                                      <w:divsChild>
                                        <w:div w:id="1288392922">
                                          <w:marLeft w:val="0"/>
                                          <w:marRight w:val="0"/>
                                          <w:marTop w:val="0"/>
                                          <w:marBottom w:val="0"/>
                                          <w:divBdr>
                                            <w:top w:val="none" w:sz="0" w:space="0" w:color="auto"/>
                                            <w:left w:val="none" w:sz="0" w:space="0" w:color="auto"/>
                                            <w:bottom w:val="none" w:sz="0" w:space="0" w:color="auto"/>
                                            <w:right w:val="none" w:sz="0" w:space="0" w:color="auto"/>
                                          </w:divBdr>
                                        </w:div>
                                        <w:div w:id="157000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5942576">
      <w:bodyDiv w:val="1"/>
      <w:marLeft w:val="0"/>
      <w:marRight w:val="0"/>
      <w:marTop w:val="0"/>
      <w:marBottom w:val="0"/>
      <w:divBdr>
        <w:top w:val="none" w:sz="0" w:space="0" w:color="auto"/>
        <w:left w:val="none" w:sz="0" w:space="0" w:color="auto"/>
        <w:bottom w:val="none" w:sz="0" w:space="0" w:color="auto"/>
        <w:right w:val="none" w:sz="0" w:space="0" w:color="auto"/>
      </w:divBdr>
    </w:div>
    <w:div w:id="606424322">
      <w:bodyDiv w:val="1"/>
      <w:marLeft w:val="0"/>
      <w:marRight w:val="0"/>
      <w:marTop w:val="0"/>
      <w:marBottom w:val="0"/>
      <w:divBdr>
        <w:top w:val="none" w:sz="0" w:space="0" w:color="auto"/>
        <w:left w:val="none" w:sz="0" w:space="0" w:color="auto"/>
        <w:bottom w:val="none" w:sz="0" w:space="0" w:color="auto"/>
        <w:right w:val="none" w:sz="0" w:space="0" w:color="auto"/>
      </w:divBdr>
      <w:divsChild>
        <w:div w:id="762579281">
          <w:marLeft w:val="0"/>
          <w:marRight w:val="0"/>
          <w:marTop w:val="0"/>
          <w:marBottom w:val="0"/>
          <w:divBdr>
            <w:top w:val="none" w:sz="0" w:space="0" w:color="auto"/>
            <w:left w:val="none" w:sz="0" w:space="0" w:color="auto"/>
            <w:bottom w:val="none" w:sz="0" w:space="0" w:color="auto"/>
            <w:right w:val="none" w:sz="0" w:space="0" w:color="auto"/>
          </w:divBdr>
          <w:divsChild>
            <w:div w:id="1987077979">
              <w:marLeft w:val="0"/>
              <w:marRight w:val="0"/>
              <w:marTop w:val="0"/>
              <w:marBottom w:val="0"/>
              <w:divBdr>
                <w:top w:val="none" w:sz="0" w:space="0" w:color="auto"/>
                <w:left w:val="none" w:sz="0" w:space="0" w:color="auto"/>
                <w:bottom w:val="none" w:sz="0" w:space="0" w:color="auto"/>
                <w:right w:val="none" w:sz="0" w:space="0" w:color="auto"/>
              </w:divBdr>
              <w:divsChild>
                <w:div w:id="670748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28118422">
          <w:marLeft w:val="0"/>
          <w:marRight w:val="0"/>
          <w:marTop w:val="0"/>
          <w:marBottom w:val="0"/>
          <w:divBdr>
            <w:top w:val="none" w:sz="0" w:space="0" w:color="auto"/>
            <w:left w:val="none" w:sz="0" w:space="0" w:color="auto"/>
            <w:bottom w:val="none" w:sz="0" w:space="0" w:color="auto"/>
            <w:right w:val="none" w:sz="0" w:space="0" w:color="auto"/>
          </w:divBdr>
          <w:divsChild>
            <w:div w:id="1005478471">
              <w:marLeft w:val="0"/>
              <w:marRight w:val="0"/>
              <w:marTop w:val="0"/>
              <w:marBottom w:val="0"/>
              <w:divBdr>
                <w:top w:val="none" w:sz="0" w:space="0" w:color="auto"/>
                <w:left w:val="none" w:sz="0" w:space="0" w:color="auto"/>
                <w:bottom w:val="none" w:sz="0" w:space="0" w:color="auto"/>
                <w:right w:val="none" w:sz="0" w:space="0" w:color="auto"/>
              </w:divBdr>
              <w:divsChild>
                <w:div w:id="654143400">
                  <w:marLeft w:val="-420"/>
                  <w:marRight w:val="0"/>
                  <w:marTop w:val="0"/>
                  <w:marBottom w:val="0"/>
                  <w:divBdr>
                    <w:top w:val="none" w:sz="0" w:space="0" w:color="auto"/>
                    <w:left w:val="none" w:sz="0" w:space="0" w:color="auto"/>
                    <w:bottom w:val="none" w:sz="0" w:space="0" w:color="auto"/>
                    <w:right w:val="none" w:sz="0" w:space="0" w:color="auto"/>
                  </w:divBdr>
                  <w:divsChild>
                    <w:div w:id="1046955938">
                      <w:marLeft w:val="0"/>
                      <w:marRight w:val="0"/>
                      <w:marTop w:val="0"/>
                      <w:marBottom w:val="0"/>
                      <w:divBdr>
                        <w:top w:val="none" w:sz="0" w:space="0" w:color="auto"/>
                        <w:left w:val="none" w:sz="0" w:space="0" w:color="auto"/>
                        <w:bottom w:val="none" w:sz="0" w:space="0" w:color="auto"/>
                        <w:right w:val="none" w:sz="0" w:space="0" w:color="auto"/>
                      </w:divBdr>
                      <w:divsChild>
                        <w:div w:id="199829325">
                          <w:marLeft w:val="0"/>
                          <w:marRight w:val="0"/>
                          <w:marTop w:val="0"/>
                          <w:marBottom w:val="0"/>
                          <w:divBdr>
                            <w:top w:val="none" w:sz="0" w:space="0" w:color="auto"/>
                            <w:left w:val="none" w:sz="0" w:space="0" w:color="auto"/>
                            <w:bottom w:val="none" w:sz="0" w:space="0" w:color="auto"/>
                            <w:right w:val="none" w:sz="0" w:space="0" w:color="auto"/>
                          </w:divBdr>
                          <w:divsChild>
                            <w:div w:id="1371881190">
                              <w:marLeft w:val="0"/>
                              <w:marRight w:val="0"/>
                              <w:marTop w:val="0"/>
                              <w:marBottom w:val="0"/>
                              <w:divBdr>
                                <w:top w:val="none" w:sz="0" w:space="0" w:color="auto"/>
                                <w:left w:val="none" w:sz="0" w:space="0" w:color="auto"/>
                                <w:bottom w:val="none" w:sz="0" w:space="0" w:color="auto"/>
                                <w:right w:val="none" w:sz="0" w:space="0" w:color="auto"/>
                              </w:divBdr>
                            </w:div>
                            <w:div w:id="186674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482434">
                  <w:marLeft w:val="-420"/>
                  <w:marRight w:val="0"/>
                  <w:marTop w:val="0"/>
                  <w:marBottom w:val="0"/>
                  <w:divBdr>
                    <w:top w:val="none" w:sz="0" w:space="0" w:color="auto"/>
                    <w:left w:val="none" w:sz="0" w:space="0" w:color="auto"/>
                    <w:bottom w:val="none" w:sz="0" w:space="0" w:color="auto"/>
                    <w:right w:val="none" w:sz="0" w:space="0" w:color="auto"/>
                  </w:divBdr>
                  <w:divsChild>
                    <w:div w:id="396319928">
                      <w:marLeft w:val="0"/>
                      <w:marRight w:val="0"/>
                      <w:marTop w:val="0"/>
                      <w:marBottom w:val="0"/>
                      <w:divBdr>
                        <w:top w:val="none" w:sz="0" w:space="0" w:color="auto"/>
                        <w:left w:val="none" w:sz="0" w:space="0" w:color="auto"/>
                        <w:bottom w:val="none" w:sz="0" w:space="0" w:color="auto"/>
                        <w:right w:val="none" w:sz="0" w:space="0" w:color="auto"/>
                      </w:divBdr>
                      <w:divsChild>
                        <w:div w:id="1499034706">
                          <w:marLeft w:val="0"/>
                          <w:marRight w:val="0"/>
                          <w:marTop w:val="0"/>
                          <w:marBottom w:val="0"/>
                          <w:divBdr>
                            <w:top w:val="none" w:sz="0" w:space="0" w:color="auto"/>
                            <w:left w:val="none" w:sz="0" w:space="0" w:color="auto"/>
                            <w:bottom w:val="none" w:sz="0" w:space="0" w:color="auto"/>
                            <w:right w:val="none" w:sz="0" w:space="0" w:color="auto"/>
                          </w:divBdr>
                          <w:divsChild>
                            <w:div w:id="440685892">
                              <w:marLeft w:val="0"/>
                              <w:marRight w:val="0"/>
                              <w:marTop w:val="0"/>
                              <w:marBottom w:val="0"/>
                              <w:divBdr>
                                <w:top w:val="none" w:sz="0" w:space="0" w:color="auto"/>
                                <w:left w:val="none" w:sz="0" w:space="0" w:color="auto"/>
                                <w:bottom w:val="none" w:sz="0" w:space="0" w:color="auto"/>
                                <w:right w:val="none" w:sz="0" w:space="0" w:color="auto"/>
                              </w:divBdr>
                            </w:div>
                            <w:div w:id="10972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026352">
                  <w:marLeft w:val="-420"/>
                  <w:marRight w:val="0"/>
                  <w:marTop w:val="0"/>
                  <w:marBottom w:val="0"/>
                  <w:divBdr>
                    <w:top w:val="none" w:sz="0" w:space="0" w:color="auto"/>
                    <w:left w:val="none" w:sz="0" w:space="0" w:color="auto"/>
                    <w:bottom w:val="none" w:sz="0" w:space="0" w:color="auto"/>
                    <w:right w:val="none" w:sz="0" w:space="0" w:color="auto"/>
                  </w:divBdr>
                  <w:divsChild>
                    <w:div w:id="242956037">
                      <w:marLeft w:val="0"/>
                      <w:marRight w:val="0"/>
                      <w:marTop w:val="0"/>
                      <w:marBottom w:val="0"/>
                      <w:divBdr>
                        <w:top w:val="none" w:sz="0" w:space="0" w:color="auto"/>
                        <w:left w:val="none" w:sz="0" w:space="0" w:color="auto"/>
                        <w:bottom w:val="none" w:sz="0" w:space="0" w:color="auto"/>
                        <w:right w:val="none" w:sz="0" w:space="0" w:color="auto"/>
                      </w:divBdr>
                      <w:divsChild>
                        <w:div w:id="313918041">
                          <w:marLeft w:val="0"/>
                          <w:marRight w:val="0"/>
                          <w:marTop w:val="0"/>
                          <w:marBottom w:val="0"/>
                          <w:divBdr>
                            <w:top w:val="none" w:sz="0" w:space="0" w:color="auto"/>
                            <w:left w:val="none" w:sz="0" w:space="0" w:color="auto"/>
                            <w:bottom w:val="none" w:sz="0" w:space="0" w:color="auto"/>
                            <w:right w:val="none" w:sz="0" w:space="0" w:color="auto"/>
                          </w:divBdr>
                          <w:divsChild>
                            <w:div w:id="310671609">
                              <w:marLeft w:val="0"/>
                              <w:marRight w:val="0"/>
                              <w:marTop w:val="0"/>
                              <w:marBottom w:val="0"/>
                              <w:divBdr>
                                <w:top w:val="none" w:sz="0" w:space="0" w:color="auto"/>
                                <w:left w:val="none" w:sz="0" w:space="0" w:color="auto"/>
                                <w:bottom w:val="none" w:sz="0" w:space="0" w:color="auto"/>
                                <w:right w:val="none" w:sz="0" w:space="0" w:color="auto"/>
                              </w:divBdr>
                            </w:div>
                            <w:div w:id="165984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32881">
                  <w:marLeft w:val="-420"/>
                  <w:marRight w:val="0"/>
                  <w:marTop w:val="0"/>
                  <w:marBottom w:val="0"/>
                  <w:divBdr>
                    <w:top w:val="none" w:sz="0" w:space="0" w:color="auto"/>
                    <w:left w:val="none" w:sz="0" w:space="0" w:color="auto"/>
                    <w:bottom w:val="none" w:sz="0" w:space="0" w:color="auto"/>
                    <w:right w:val="none" w:sz="0" w:space="0" w:color="auto"/>
                  </w:divBdr>
                  <w:divsChild>
                    <w:div w:id="442042564">
                      <w:marLeft w:val="0"/>
                      <w:marRight w:val="0"/>
                      <w:marTop w:val="0"/>
                      <w:marBottom w:val="0"/>
                      <w:divBdr>
                        <w:top w:val="none" w:sz="0" w:space="0" w:color="auto"/>
                        <w:left w:val="none" w:sz="0" w:space="0" w:color="auto"/>
                        <w:bottom w:val="none" w:sz="0" w:space="0" w:color="auto"/>
                        <w:right w:val="none" w:sz="0" w:space="0" w:color="auto"/>
                      </w:divBdr>
                      <w:divsChild>
                        <w:div w:id="1470979042">
                          <w:marLeft w:val="0"/>
                          <w:marRight w:val="0"/>
                          <w:marTop w:val="0"/>
                          <w:marBottom w:val="0"/>
                          <w:divBdr>
                            <w:top w:val="none" w:sz="0" w:space="0" w:color="auto"/>
                            <w:left w:val="none" w:sz="0" w:space="0" w:color="auto"/>
                            <w:bottom w:val="none" w:sz="0" w:space="0" w:color="auto"/>
                            <w:right w:val="none" w:sz="0" w:space="0" w:color="auto"/>
                          </w:divBdr>
                          <w:divsChild>
                            <w:div w:id="433748966">
                              <w:marLeft w:val="0"/>
                              <w:marRight w:val="0"/>
                              <w:marTop w:val="0"/>
                              <w:marBottom w:val="0"/>
                              <w:divBdr>
                                <w:top w:val="none" w:sz="0" w:space="0" w:color="auto"/>
                                <w:left w:val="none" w:sz="0" w:space="0" w:color="auto"/>
                                <w:bottom w:val="none" w:sz="0" w:space="0" w:color="auto"/>
                                <w:right w:val="none" w:sz="0" w:space="0" w:color="auto"/>
                              </w:divBdr>
                            </w:div>
                            <w:div w:id="15173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12286">
                  <w:marLeft w:val="-420"/>
                  <w:marRight w:val="0"/>
                  <w:marTop w:val="0"/>
                  <w:marBottom w:val="0"/>
                  <w:divBdr>
                    <w:top w:val="none" w:sz="0" w:space="0" w:color="auto"/>
                    <w:left w:val="none" w:sz="0" w:space="0" w:color="auto"/>
                    <w:bottom w:val="none" w:sz="0" w:space="0" w:color="auto"/>
                    <w:right w:val="none" w:sz="0" w:space="0" w:color="auto"/>
                  </w:divBdr>
                  <w:divsChild>
                    <w:div w:id="1384521800">
                      <w:marLeft w:val="0"/>
                      <w:marRight w:val="0"/>
                      <w:marTop w:val="0"/>
                      <w:marBottom w:val="0"/>
                      <w:divBdr>
                        <w:top w:val="none" w:sz="0" w:space="0" w:color="auto"/>
                        <w:left w:val="none" w:sz="0" w:space="0" w:color="auto"/>
                        <w:bottom w:val="none" w:sz="0" w:space="0" w:color="auto"/>
                        <w:right w:val="none" w:sz="0" w:space="0" w:color="auto"/>
                      </w:divBdr>
                      <w:divsChild>
                        <w:div w:id="24446992">
                          <w:marLeft w:val="0"/>
                          <w:marRight w:val="0"/>
                          <w:marTop w:val="0"/>
                          <w:marBottom w:val="0"/>
                          <w:divBdr>
                            <w:top w:val="none" w:sz="0" w:space="0" w:color="auto"/>
                            <w:left w:val="none" w:sz="0" w:space="0" w:color="auto"/>
                            <w:bottom w:val="none" w:sz="0" w:space="0" w:color="auto"/>
                            <w:right w:val="none" w:sz="0" w:space="0" w:color="auto"/>
                          </w:divBdr>
                          <w:divsChild>
                            <w:div w:id="969163924">
                              <w:marLeft w:val="0"/>
                              <w:marRight w:val="0"/>
                              <w:marTop w:val="0"/>
                              <w:marBottom w:val="0"/>
                              <w:divBdr>
                                <w:top w:val="none" w:sz="0" w:space="0" w:color="auto"/>
                                <w:left w:val="none" w:sz="0" w:space="0" w:color="auto"/>
                                <w:bottom w:val="none" w:sz="0" w:space="0" w:color="auto"/>
                                <w:right w:val="none" w:sz="0" w:space="0" w:color="auto"/>
                              </w:divBdr>
                            </w:div>
                            <w:div w:id="166064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728708">
      <w:bodyDiv w:val="1"/>
      <w:marLeft w:val="0"/>
      <w:marRight w:val="0"/>
      <w:marTop w:val="0"/>
      <w:marBottom w:val="0"/>
      <w:divBdr>
        <w:top w:val="none" w:sz="0" w:space="0" w:color="auto"/>
        <w:left w:val="none" w:sz="0" w:space="0" w:color="auto"/>
        <w:bottom w:val="none" w:sz="0" w:space="0" w:color="auto"/>
        <w:right w:val="none" w:sz="0" w:space="0" w:color="auto"/>
      </w:divBdr>
    </w:div>
    <w:div w:id="668827587">
      <w:bodyDiv w:val="1"/>
      <w:marLeft w:val="0"/>
      <w:marRight w:val="0"/>
      <w:marTop w:val="0"/>
      <w:marBottom w:val="0"/>
      <w:divBdr>
        <w:top w:val="none" w:sz="0" w:space="0" w:color="auto"/>
        <w:left w:val="none" w:sz="0" w:space="0" w:color="auto"/>
        <w:bottom w:val="none" w:sz="0" w:space="0" w:color="auto"/>
        <w:right w:val="none" w:sz="0" w:space="0" w:color="auto"/>
      </w:divBdr>
      <w:divsChild>
        <w:div w:id="613363799">
          <w:marLeft w:val="0"/>
          <w:marRight w:val="0"/>
          <w:marTop w:val="0"/>
          <w:marBottom w:val="300"/>
          <w:divBdr>
            <w:top w:val="none" w:sz="0" w:space="0" w:color="auto"/>
            <w:left w:val="none" w:sz="0" w:space="0" w:color="auto"/>
            <w:bottom w:val="none" w:sz="0" w:space="0" w:color="auto"/>
            <w:right w:val="none" w:sz="0" w:space="0" w:color="auto"/>
          </w:divBdr>
          <w:divsChild>
            <w:div w:id="1248030719">
              <w:marLeft w:val="0"/>
              <w:marRight w:val="0"/>
              <w:marTop w:val="0"/>
              <w:marBottom w:val="0"/>
              <w:divBdr>
                <w:top w:val="none" w:sz="0" w:space="0" w:color="auto"/>
                <w:left w:val="none" w:sz="0" w:space="0" w:color="auto"/>
                <w:bottom w:val="none" w:sz="0" w:space="0" w:color="auto"/>
                <w:right w:val="none" w:sz="0" w:space="0" w:color="auto"/>
              </w:divBdr>
              <w:divsChild>
                <w:div w:id="2684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13114">
          <w:marLeft w:val="0"/>
          <w:marRight w:val="0"/>
          <w:marTop w:val="150"/>
          <w:marBottom w:val="300"/>
          <w:divBdr>
            <w:top w:val="none" w:sz="0" w:space="0" w:color="auto"/>
            <w:left w:val="none" w:sz="0" w:space="0" w:color="auto"/>
            <w:bottom w:val="none" w:sz="0" w:space="0" w:color="auto"/>
            <w:right w:val="none" w:sz="0" w:space="0" w:color="auto"/>
          </w:divBdr>
          <w:divsChild>
            <w:div w:id="475804056">
              <w:marLeft w:val="0"/>
              <w:marRight w:val="0"/>
              <w:marTop w:val="0"/>
              <w:marBottom w:val="0"/>
              <w:divBdr>
                <w:top w:val="none" w:sz="0" w:space="0" w:color="auto"/>
                <w:left w:val="none" w:sz="0" w:space="0" w:color="auto"/>
                <w:bottom w:val="none" w:sz="0" w:space="0" w:color="auto"/>
                <w:right w:val="none" w:sz="0" w:space="0" w:color="auto"/>
              </w:divBdr>
            </w:div>
          </w:divsChild>
        </w:div>
        <w:div w:id="1305622793">
          <w:marLeft w:val="0"/>
          <w:marRight w:val="0"/>
          <w:marTop w:val="150"/>
          <w:marBottom w:val="300"/>
          <w:divBdr>
            <w:top w:val="none" w:sz="0" w:space="0" w:color="auto"/>
            <w:left w:val="none" w:sz="0" w:space="0" w:color="auto"/>
            <w:bottom w:val="none" w:sz="0" w:space="0" w:color="auto"/>
            <w:right w:val="none" w:sz="0" w:space="0" w:color="auto"/>
          </w:divBdr>
          <w:divsChild>
            <w:div w:id="11621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9127">
      <w:bodyDiv w:val="1"/>
      <w:marLeft w:val="0"/>
      <w:marRight w:val="0"/>
      <w:marTop w:val="0"/>
      <w:marBottom w:val="0"/>
      <w:divBdr>
        <w:top w:val="none" w:sz="0" w:space="0" w:color="auto"/>
        <w:left w:val="none" w:sz="0" w:space="0" w:color="auto"/>
        <w:bottom w:val="none" w:sz="0" w:space="0" w:color="auto"/>
        <w:right w:val="none" w:sz="0" w:space="0" w:color="auto"/>
      </w:divBdr>
    </w:div>
    <w:div w:id="977419718">
      <w:bodyDiv w:val="1"/>
      <w:marLeft w:val="0"/>
      <w:marRight w:val="0"/>
      <w:marTop w:val="0"/>
      <w:marBottom w:val="0"/>
      <w:divBdr>
        <w:top w:val="none" w:sz="0" w:space="0" w:color="auto"/>
        <w:left w:val="none" w:sz="0" w:space="0" w:color="auto"/>
        <w:bottom w:val="none" w:sz="0" w:space="0" w:color="auto"/>
        <w:right w:val="none" w:sz="0" w:space="0" w:color="auto"/>
      </w:divBdr>
    </w:div>
    <w:div w:id="999382799">
      <w:bodyDiv w:val="1"/>
      <w:marLeft w:val="0"/>
      <w:marRight w:val="0"/>
      <w:marTop w:val="0"/>
      <w:marBottom w:val="0"/>
      <w:divBdr>
        <w:top w:val="none" w:sz="0" w:space="0" w:color="auto"/>
        <w:left w:val="none" w:sz="0" w:space="0" w:color="auto"/>
        <w:bottom w:val="none" w:sz="0" w:space="0" w:color="auto"/>
        <w:right w:val="none" w:sz="0" w:space="0" w:color="auto"/>
      </w:divBdr>
    </w:div>
    <w:div w:id="1003121007">
      <w:bodyDiv w:val="1"/>
      <w:marLeft w:val="0"/>
      <w:marRight w:val="0"/>
      <w:marTop w:val="0"/>
      <w:marBottom w:val="0"/>
      <w:divBdr>
        <w:top w:val="none" w:sz="0" w:space="0" w:color="auto"/>
        <w:left w:val="none" w:sz="0" w:space="0" w:color="auto"/>
        <w:bottom w:val="none" w:sz="0" w:space="0" w:color="auto"/>
        <w:right w:val="none" w:sz="0" w:space="0" w:color="auto"/>
      </w:divBdr>
    </w:div>
    <w:div w:id="1004632312">
      <w:bodyDiv w:val="1"/>
      <w:marLeft w:val="0"/>
      <w:marRight w:val="0"/>
      <w:marTop w:val="0"/>
      <w:marBottom w:val="0"/>
      <w:divBdr>
        <w:top w:val="none" w:sz="0" w:space="0" w:color="auto"/>
        <w:left w:val="none" w:sz="0" w:space="0" w:color="auto"/>
        <w:bottom w:val="none" w:sz="0" w:space="0" w:color="auto"/>
        <w:right w:val="none" w:sz="0" w:space="0" w:color="auto"/>
      </w:divBdr>
    </w:div>
    <w:div w:id="1040862831">
      <w:bodyDiv w:val="1"/>
      <w:marLeft w:val="0"/>
      <w:marRight w:val="0"/>
      <w:marTop w:val="0"/>
      <w:marBottom w:val="0"/>
      <w:divBdr>
        <w:top w:val="none" w:sz="0" w:space="0" w:color="auto"/>
        <w:left w:val="none" w:sz="0" w:space="0" w:color="auto"/>
        <w:bottom w:val="none" w:sz="0" w:space="0" w:color="auto"/>
        <w:right w:val="none" w:sz="0" w:space="0" w:color="auto"/>
      </w:divBdr>
    </w:div>
    <w:div w:id="1048996637">
      <w:bodyDiv w:val="1"/>
      <w:marLeft w:val="0"/>
      <w:marRight w:val="0"/>
      <w:marTop w:val="0"/>
      <w:marBottom w:val="0"/>
      <w:divBdr>
        <w:top w:val="none" w:sz="0" w:space="0" w:color="auto"/>
        <w:left w:val="none" w:sz="0" w:space="0" w:color="auto"/>
        <w:bottom w:val="none" w:sz="0" w:space="0" w:color="auto"/>
        <w:right w:val="none" w:sz="0" w:space="0" w:color="auto"/>
      </w:divBdr>
    </w:div>
    <w:div w:id="1073815733">
      <w:bodyDiv w:val="1"/>
      <w:marLeft w:val="0"/>
      <w:marRight w:val="0"/>
      <w:marTop w:val="0"/>
      <w:marBottom w:val="0"/>
      <w:divBdr>
        <w:top w:val="none" w:sz="0" w:space="0" w:color="auto"/>
        <w:left w:val="none" w:sz="0" w:space="0" w:color="auto"/>
        <w:bottom w:val="none" w:sz="0" w:space="0" w:color="auto"/>
        <w:right w:val="none" w:sz="0" w:space="0" w:color="auto"/>
      </w:divBdr>
      <w:divsChild>
        <w:div w:id="1242645607">
          <w:marLeft w:val="0"/>
          <w:marRight w:val="0"/>
          <w:marTop w:val="240"/>
          <w:marBottom w:val="240"/>
          <w:divBdr>
            <w:top w:val="none" w:sz="0" w:space="0" w:color="auto"/>
            <w:left w:val="none" w:sz="0" w:space="0" w:color="auto"/>
            <w:bottom w:val="none" w:sz="0" w:space="0" w:color="auto"/>
            <w:right w:val="none" w:sz="0" w:space="0" w:color="auto"/>
          </w:divBdr>
          <w:divsChild>
            <w:div w:id="683943804">
              <w:marLeft w:val="0"/>
              <w:marRight w:val="0"/>
              <w:marTop w:val="0"/>
              <w:marBottom w:val="0"/>
              <w:divBdr>
                <w:top w:val="none" w:sz="0" w:space="0" w:color="auto"/>
                <w:left w:val="none" w:sz="0" w:space="0" w:color="auto"/>
                <w:bottom w:val="none" w:sz="0" w:space="0" w:color="auto"/>
                <w:right w:val="none" w:sz="0" w:space="0" w:color="auto"/>
              </w:divBdr>
              <w:divsChild>
                <w:div w:id="119154208">
                  <w:marLeft w:val="0"/>
                  <w:marRight w:val="0"/>
                  <w:marTop w:val="0"/>
                  <w:marBottom w:val="180"/>
                  <w:divBdr>
                    <w:top w:val="none" w:sz="0" w:space="0" w:color="auto"/>
                    <w:left w:val="none" w:sz="0" w:space="0" w:color="auto"/>
                    <w:bottom w:val="none" w:sz="0" w:space="0" w:color="auto"/>
                    <w:right w:val="none" w:sz="0" w:space="0" w:color="auto"/>
                  </w:divBdr>
                </w:div>
                <w:div w:id="124545916">
                  <w:marLeft w:val="0"/>
                  <w:marRight w:val="0"/>
                  <w:marTop w:val="0"/>
                  <w:marBottom w:val="180"/>
                  <w:divBdr>
                    <w:top w:val="none" w:sz="0" w:space="0" w:color="auto"/>
                    <w:left w:val="none" w:sz="0" w:space="0" w:color="auto"/>
                    <w:bottom w:val="none" w:sz="0" w:space="0" w:color="auto"/>
                    <w:right w:val="none" w:sz="0" w:space="0" w:color="auto"/>
                  </w:divBdr>
                </w:div>
                <w:div w:id="154881068">
                  <w:marLeft w:val="0"/>
                  <w:marRight w:val="0"/>
                  <w:marTop w:val="0"/>
                  <w:marBottom w:val="180"/>
                  <w:divBdr>
                    <w:top w:val="none" w:sz="0" w:space="0" w:color="auto"/>
                    <w:left w:val="none" w:sz="0" w:space="0" w:color="auto"/>
                    <w:bottom w:val="none" w:sz="0" w:space="0" w:color="auto"/>
                    <w:right w:val="none" w:sz="0" w:space="0" w:color="auto"/>
                  </w:divBdr>
                </w:div>
                <w:div w:id="290601715">
                  <w:marLeft w:val="0"/>
                  <w:marRight w:val="0"/>
                  <w:marTop w:val="0"/>
                  <w:marBottom w:val="180"/>
                  <w:divBdr>
                    <w:top w:val="none" w:sz="0" w:space="0" w:color="auto"/>
                    <w:left w:val="none" w:sz="0" w:space="0" w:color="auto"/>
                    <w:bottom w:val="none" w:sz="0" w:space="0" w:color="auto"/>
                    <w:right w:val="none" w:sz="0" w:space="0" w:color="auto"/>
                  </w:divBdr>
                </w:div>
                <w:div w:id="650333125">
                  <w:marLeft w:val="0"/>
                  <w:marRight w:val="0"/>
                  <w:marTop w:val="0"/>
                  <w:marBottom w:val="180"/>
                  <w:divBdr>
                    <w:top w:val="none" w:sz="0" w:space="0" w:color="auto"/>
                    <w:left w:val="none" w:sz="0" w:space="0" w:color="auto"/>
                    <w:bottom w:val="none" w:sz="0" w:space="0" w:color="auto"/>
                    <w:right w:val="none" w:sz="0" w:space="0" w:color="auto"/>
                  </w:divBdr>
                </w:div>
                <w:div w:id="876741996">
                  <w:marLeft w:val="0"/>
                  <w:marRight w:val="0"/>
                  <w:marTop w:val="0"/>
                  <w:marBottom w:val="180"/>
                  <w:divBdr>
                    <w:top w:val="none" w:sz="0" w:space="0" w:color="auto"/>
                    <w:left w:val="none" w:sz="0" w:space="0" w:color="auto"/>
                    <w:bottom w:val="none" w:sz="0" w:space="0" w:color="auto"/>
                    <w:right w:val="none" w:sz="0" w:space="0" w:color="auto"/>
                  </w:divBdr>
                </w:div>
                <w:div w:id="1037007547">
                  <w:marLeft w:val="0"/>
                  <w:marRight w:val="0"/>
                  <w:marTop w:val="0"/>
                  <w:marBottom w:val="180"/>
                  <w:divBdr>
                    <w:top w:val="none" w:sz="0" w:space="0" w:color="auto"/>
                    <w:left w:val="none" w:sz="0" w:space="0" w:color="auto"/>
                    <w:bottom w:val="none" w:sz="0" w:space="0" w:color="auto"/>
                    <w:right w:val="none" w:sz="0" w:space="0" w:color="auto"/>
                  </w:divBdr>
                </w:div>
                <w:div w:id="1118791786">
                  <w:marLeft w:val="0"/>
                  <w:marRight w:val="0"/>
                  <w:marTop w:val="0"/>
                  <w:marBottom w:val="180"/>
                  <w:divBdr>
                    <w:top w:val="none" w:sz="0" w:space="0" w:color="auto"/>
                    <w:left w:val="none" w:sz="0" w:space="0" w:color="auto"/>
                    <w:bottom w:val="none" w:sz="0" w:space="0" w:color="auto"/>
                    <w:right w:val="none" w:sz="0" w:space="0" w:color="auto"/>
                  </w:divBdr>
                </w:div>
                <w:div w:id="1520772213">
                  <w:marLeft w:val="0"/>
                  <w:marRight w:val="0"/>
                  <w:marTop w:val="0"/>
                  <w:marBottom w:val="0"/>
                  <w:divBdr>
                    <w:top w:val="none" w:sz="0" w:space="0" w:color="auto"/>
                    <w:left w:val="none" w:sz="0" w:space="0" w:color="auto"/>
                    <w:bottom w:val="none" w:sz="0" w:space="0" w:color="auto"/>
                    <w:right w:val="none" w:sz="0" w:space="0" w:color="auto"/>
                  </w:divBdr>
                </w:div>
                <w:div w:id="1700274387">
                  <w:marLeft w:val="0"/>
                  <w:marRight w:val="0"/>
                  <w:marTop w:val="0"/>
                  <w:marBottom w:val="180"/>
                  <w:divBdr>
                    <w:top w:val="none" w:sz="0" w:space="0" w:color="auto"/>
                    <w:left w:val="none" w:sz="0" w:space="0" w:color="auto"/>
                    <w:bottom w:val="none" w:sz="0" w:space="0" w:color="auto"/>
                    <w:right w:val="none" w:sz="0" w:space="0" w:color="auto"/>
                  </w:divBdr>
                </w:div>
                <w:div w:id="1989674004">
                  <w:marLeft w:val="0"/>
                  <w:marRight w:val="0"/>
                  <w:marTop w:val="0"/>
                  <w:marBottom w:val="180"/>
                  <w:divBdr>
                    <w:top w:val="none" w:sz="0" w:space="0" w:color="auto"/>
                    <w:left w:val="none" w:sz="0" w:space="0" w:color="auto"/>
                    <w:bottom w:val="none" w:sz="0" w:space="0" w:color="auto"/>
                    <w:right w:val="none" w:sz="0" w:space="0" w:color="auto"/>
                  </w:divBdr>
                </w:div>
                <w:div w:id="212056550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75202021">
      <w:bodyDiv w:val="1"/>
      <w:marLeft w:val="0"/>
      <w:marRight w:val="0"/>
      <w:marTop w:val="0"/>
      <w:marBottom w:val="0"/>
      <w:divBdr>
        <w:top w:val="none" w:sz="0" w:space="0" w:color="auto"/>
        <w:left w:val="none" w:sz="0" w:space="0" w:color="auto"/>
        <w:bottom w:val="none" w:sz="0" w:space="0" w:color="auto"/>
        <w:right w:val="none" w:sz="0" w:space="0" w:color="auto"/>
      </w:divBdr>
    </w:div>
    <w:div w:id="1076897536">
      <w:bodyDiv w:val="1"/>
      <w:marLeft w:val="0"/>
      <w:marRight w:val="0"/>
      <w:marTop w:val="0"/>
      <w:marBottom w:val="0"/>
      <w:divBdr>
        <w:top w:val="none" w:sz="0" w:space="0" w:color="auto"/>
        <w:left w:val="none" w:sz="0" w:space="0" w:color="auto"/>
        <w:bottom w:val="none" w:sz="0" w:space="0" w:color="auto"/>
        <w:right w:val="none" w:sz="0" w:space="0" w:color="auto"/>
      </w:divBdr>
    </w:div>
    <w:div w:id="1117601944">
      <w:bodyDiv w:val="1"/>
      <w:marLeft w:val="0"/>
      <w:marRight w:val="0"/>
      <w:marTop w:val="0"/>
      <w:marBottom w:val="0"/>
      <w:divBdr>
        <w:top w:val="none" w:sz="0" w:space="0" w:color="auto"/>
        <w:left w:val="none" w:sz="0" w:space="0" w:color="auto"/>
        <w:bottom w:val="none" w:sz="0" w:space="0" w:color="auto"/>
        <w:right w:val="none" w:sz="0" w:space="0" w:color="auto"/>
      </w:divBdr>
    </w:div>
    <w:div w:id="1226798492">
      <w:bodyDiv w:val="1"/>
      <w:marLeft w:val="0"/>
      <w:marRight w:val="0"/>
      <w:marTop w:val="0"/>
      <w:marBottom w:val="0"/>
      <w:divBdr>
        <w:top w:val="none" w:sz="0" w:space="0" w:color="auto"/>
        <w:left w:val="none" w:sz="0" w:space="0" w:color="auto"/>
        <w:bottom w:val="none" w:sz="0" w:space="0" w:color="auto"/>
        <w:right w:val="none" w:sz="0" w:space="0" w:color="auto"/>
      </w:divBdr>
    </w:div>
    <w:div w:id="1366633586">
      <w:bodyDiv w:val="1"/>
      <w:marLeft w:val="0"/>
      <w:marRight w:val="0"/>
      <w:marTop w:val="0"/>
      <w:marBottom w:val="0"/>
      <w:divBdr>
        <w:top w:val="none" w:sz="0" w:space="0" w:color="auto"/>
        <w:left w:val="none" w:sz="0" w:space="0" w:color="auto"/>
        <w:bottom w:val="none" w:sz="0" w:space="0" w:color="auto"/>
        <w:right w:val="none" w:sz="0" w:space="0" w:color="auto"/>
      </w:divBdr>
      <w:divsChild>
        <w:div w:id="666447921">
          <w:marLeft w:val="0"/>
          <w:marRight w:val="0"/>
          <w:marTop w:val="0"/>
          <w:marBottom w:val="0"/>
          <w:divBdr>
            <w:top w:val="none" w:sz="0" w:space="0" w:color="auto"/>
            <w:left w:val="none" w:sz="0" w:space="0" w:color="auto"/>
            <w:bottom w:val="none" w:sz="0" w:space="0" w:color="auto"/>
            <w:right w:val="none" w:sz="0" w:space="0" w:color="auto"/>
          </w:divBdr>
          <w:divsChild>
            <w:div w:id="1946421036">
              <w:marLeft w:val="0"/>
              <w:marRight w:val="0"/>
              <w:marTop w:val="0"/>
              <w:marBottom w:val="0"/>
              <w:divBdr>
                <w:top w:val="none" w:sz="0" w:space="0" w:color="auto"/>
                <w:left w:val="none" w:sz="0" w:space="0" w:color="auto"/>
                <w:bottom w:val="none" w:sz="0" w:space="0" w:color="auto"/>
                <w:right w:val="none" w:sz="0" w:space="0" w:color="auto"/>
              </w:divBdr>
              <w:divsChild>
                <w:div w:id="2010791146">
                  <w:marLeft w:val="0"/>
                  <w:marRight w:val="0"/>
                  <w:marTop w:val="120"/>
                  <w:marBottom w:val="0"/>
                  <w:divBdr>
                    <w:top w:val="none" w:sz="0" w:space="0" w:color="auto"/>
                    <w:left w:val="none" w:sz="0" w:space="0" w:color="auto"/>
                    <w:bottom w:val="none" w:sz="0" w:space="0" w:color="auto"/>
                    <w:right w:val="none" w:sz="0" w:space="0" w:color="auto"/>
                  </w:divBdr>
                  <w:divsChild>
                    <w:div w:id="933980898">
                      <w:marLeft w:val="0"/>
                      <w:marRight w:val="0"/>
                      <w:marTop w:val="0"/>
                      <w:marBottom w:val="0"/>
                      <w:divBdr>
                        <w:top w:val="none" w:sz="0" w:space="0" w:color="auto"/>
                        <w:left w:val="none" w:sz="0" w:space="0" w:color="auto"/>
                        <w:bottom w:val="none" w:sz="0" w:space="0" w:color="auto"/>
                        <w:right w:val="none" w:sz="0" w:space="0" w:color="auto"/>
                      </w:divBdr>
                      <w:divsChild>
                        <w:div w:id="38306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043384">
      <w:bodyDiv w:val="1"/>
      <w:marLeft w:val="0"/>
      <w:marRight w:val="0"/>
      <w:marTop w:val="0"/>
      <w:marBottom w:val="0"/>
      <w:divBdr>
        <w:top w:val="none" w:sz="0" w:space="0" w:color="auto"/>
        <w:left w:val="none" w:sz="0" w:space="0" w:color="auto"/>
        <w:bottom w:val="none" w:sz="0" w:space="0" w:color="auto"/>
        <w:right w:val="none" w:sz="0" w:space="0" w:color="auto"/>
      </w:divBdr>
    </w:div>
    <w:div w:id="1444962587">
      <w:bodyDiv w:val="1"/>
      <w:marLeft w:val="0"/>
      <w:marRight w:val="0"/>
      <w:marTop w:val="0"/>
      <w:marBottom w:val="0"/>
      <w:divBdr>
        <w:top w:val="none" w:sz="0" w:space="0" w:color="auto"/>
        <w:left w:val="none" w:sz="0" w:space="0" w:color="auto"/>
        <w:bottom w:val="none" w:sz="0" w:space="0" w:color="auto"/>
        <w:right w:val="none" w:sz="0" w:space="0" w:color="auto"/>
      </w:divBdr>
    </w:div>
    <w:div w:id="1551452384">
      <w:bodyDiv w:val="1"/>
      <w:marLeft w:val="0"/>
      <w:marRight w:val="0"/>
      <w:marTop w:val="0"/>
      <w:marBottom w:val="0"/>
      <w:divBdr>
        <w:top w:val="none" w:sz="0" w:space="0" w:color="auto"/>
        <w:left w:val="none" w:sz="0" w:space="0" w:color="auto"/>
        <w:bottom w:val="none" w:sz="0" w:space="0" w:color="auto"/>
        <w:right w:val="none" w:sz="0" w:space="0" w:color="auto"/>
      </w:divBdr>
    </w:div>
    <w:div w:id="1720277192">
      <w:bodyDiv w:val="1"/>
      <w:marLeft w:val="0"/>
      <w:marRight w:val="0"/>
      <w:marTop w:val="0"/>
      <w:marBottom w:val="0"/>
      <w:divBdr>
        <w:top w:val="none" w:sz="0" w:space="0" w:color="auto"/>
        <w:left w:val="none" w:sz="0" w:space="0" w:color="auto"/>
        <w:bottom w:val="none" w:sz="0" w:space="0" w:color="auto"/>
        <w:right w:val="none" w:sz="0" w:space="0" w:color="auto"/>
      </w:divBdr>
    </w:div>
    <w:div w:id="1778600970">
      <w:bodyDiv w:val="1"/>
      <w:marLeft w:val="0"/>
      <w:marRight w:val="0"/>
      <w:marTop w:val="0"/>
      <w:marBottom w:val="0"/>
      <w:divBdr>
        <w:top w:val="none" w:sz="0" w:space="0" w:color="auto"/>
        <w:left w:val="none" w:sz="0" w:space="0" w:color="auto"/>
        <w:bottom w:val="none" w:sz="0" w:space="0" w:color="auto"/>
        <w:right w:val="none" w:sz="0" w:space="0" w:color="auto"/>
      </w:divBdr>
      <w:divsChild>
        <w:div w:id="493493101">
          <w:marLeft w:val="0"/>
          <w:marRight w:val="0"/>
          <w:marTop w:val="0"/>
          <w:marBottom w:val="0"/>
          <w:divBdr>
            <w:top w:val="none" w:sz="0" w:space="0" w:color="auto"/>
            <w:left w:val="none" w:sz="0" w:space="0" w:color="auto"/>
            <w:bottom w:val="none" w:sz="0" w:space="0" w:color="auto"/>
            <w:right w:val="none" w:sz="0" w:space="0" w:color="auto"/>
          </w:divBdr>
          <w:divsChild>
            <w:div w:id="1363356495">
              <w:marLeft w:val="0"/>
              <w:marRight w:val="0"/>
              <w:marTop w:val="0"/>
              <w:marBottom w:val="0"/>
              <w:divBdr>
                <w:top w:val="none" w:sz="0" w:space="0" w:color="auto"/>
                <w:left w:val="none" w:sz="0" w:space="0" w:color="auto"/>
                <w:bottom w:val="none" w:sz="0" w:space="0" w:color="auto"/>
                <w:right w:val="none" w:sz="0" w:space="0" w:color="auto"/>
              </w:divBdr>
              <w:divsChild>
                <w:div w:id="9922223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614797146">
          <w:marLeft w:val="0"/>
          <w:marRight w:val="0"/>
          <w:marTop w:val="0"/>
          <w:marBottom w:val="0"/>
          <w:divBdr>
            <w:top w:val="none" w:sz="0" w:space="0" w:color="auto"/>
            <w:left w:val="none" w:sz="0" w:space="0" w:color="auto"/>
            <w:bottom w:val="none" w:sz="0" w:space="0" w:color="auto"/>
            <w:right w:val="none" w:sz="0" w:space="0" w:color="auto"/>
          </w:divBdr>
          <w:divsChild>
            <w:div w:id="77365138">
              <w:marLeft w:val="0"/>
              <w:marRight w:val="0"/>
              <w:marTop w:val="0"/>
              <w:marBottom w:val="0"/>
              <w:divBdr>
                <w:top w:val="none" w:sz="0" w:space="0" w:color="auto"/>
                <w:left w:val="none" w:sz="0" w:space="0" w:color="auto"/>
                <w:bottom w:val="none" w:sz="0" w:space="0" w:color="auto"/>
                <w:right w:val="none" w:sz="0" w:space="0" w:color="auto"/>
              </w:divBdr>
              <w:divsChild>
                <w:div w:id="1677418569">
                  <w:marLeft w:val="0"/>
                  <w:marRight w:val="0"/>
                  <w:marTop w:val="0"/>
                  <w:marBottom w:val="150"/>
                  <w:divBdr>
                    <w:top w:val="none" w:sz="0" w:space="0" w:color="auto"/>
                    <w:left w:val="none" w:sz="0" w:space="0" w:color="auto"/>
                    <w:bottom w:val="none" w:sz="0" w:space="0" w:color="auto"/>
                    <w:right w:val="none" w:sz="0" w:space="0" w:color="auto"/>
                  </w:divBdr>
                  <w:divsChild>
                    <w:div w:id="804011769">
                      <w:marLeft w:val="0"/>
                      <w:marRight w:val="0"/>
                      <w:marTop w:val="0"/>
                      <w:marBottom w:val="0"/>
                      <w:divBdr>
                        <w:top w:val="none" w:sz="0" w:space="0" w:color="auto"/>
                        <w:left w:val="none" w:sz="0" w:space="0" w:color="auto"/>
                        <w:bottom w:val="none" w:sz="0" w:space="0" w:color="auto"/>
                        <w:right w:val="none" w:sz="0" w:space="0" w:color="auto"/>
                      </w:divBdr>
                      <w:divsChild>
                        <w:div w:id="107626622">
                          <w:marLeft w:val="0"/>
                          <w:marRight w:val="0"/>
                          <w:marTop w:val="0"/>
                          <w:marBottom w:val="0"/>
                          <w:divBdr>
                            <w:top w:val="none" w:sz="0" w:space="0" w:color="auto"/>
                            <w:left w:val="none" w:sz="0" w:space="0" w:color="auto"/>
                            <w:bottom w:val="none" w:sz="0" w:space="0" w:color="auto"/>
                            <w:right w:val="none" w:sz="0" w:space="0" w:color="auto"/>
                          </w:divBdr>
                          <w:divsChild>
                            <w:div w:id="205766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75617">
                      <w:marLeft w:val="0"/>
                      <w:marRight w:val="0"/>
                      <w:marTop w:val="0"/>
                      <w:marBottom w:val="0"/>
                      <w:divBdr>
                        <w:top w:val="none" w:sz="0" w:space="0" w:color="auto"/>
                        <w:left w:val="none" w:sz="0" w:space="0" w:color="auto"/>
                        <w:bottom w:val="none" w:sz="0" w:space="0" w:color="auto"/>
                        <w:right w:val="none" w:sz="0" w:space="0" w:color="auto"/>
                      </w:divBdr>
                      <w:divsChild>
                        <w:div w:id="350645124">
                          <w:marLeft w:val="0"/>
                          <w:marRight w:val="0"/>
                          <w:marTop w:val="0"/>
                          <w:marBottom w:val="0"/>
                          <w:divBdr>
                            <w:top w:val="none" w:sz="0" w:space="0" w:color="auto"/>
                            <w:left w:val="none" w:sz="0" w:space="0" w:color="auto"/>
                            <w:bottom w:val="none" w:sz="0" w:space="0" w:color="auto"/>
                            <w:right w:val="none" w:sz="0" w:space="0" w:color="auto"/>
                          </w:divBdr>
                          <w:divsChild>
                            <w:div w:id="740252926">
                              <w:marLeft w:val="0"/>
                              <w:marRight w:val="0"/>
                              <w:marTop w:val="0"/>
                              <w:marBottom w:val="0"/>
                              <w:divBdr>
                                <w:top w:val="none" w:sz="0" w:space="0" w:color="auto"/>
                                <w:left w:val="none" w:sz="0" w:space="0" w:color="auto"/>
                                <w:bottom w:val="none" w:sz="0" w:space="0" w:color="auto"/>
                                <w:right w:val="none" w:sz="0" w:space="0" w:color="auto"/>
                              </w:divBdr>
                              <w:divsChild>
                                <w:div w:id="247739450">
                                  <w:marLeft w:val="0"/>
                                  <w:marRight w:val="0"/>
                                  <w:marTop w:val="0"/>
                                  <w:marBottom w:val="75"/>
                                  <w:divBdr>
                                    <w:top w:val="none" w:sz="0" w:space="0" w:color="auto"/>
                                    <w:left w:val="none" w:sz="0" w:space="0" w:color="auto"/>
                                    <w:bottom w:val="none" w:sz="0" w:space="0" w:color="auto"/>
                                    <w:right w:val="none" w:sz="0" w:space="0" w:color="auto"/>
                                  </w:divBdr>
                                  <w:divsChild>
                                    <w:div w:id="9051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805819">
      <w:bodyDiv w:val="1"/>
      <w:marLeft w:val="0"/>
      <w:marRight w:val="0"/>
      <w:marTop w:val="0"/>
      <w:marBottom w:val="0"/>
      <w:divBdr>
        <w:top w:val="none" w:sz="0" w:space="0" w:color="auto"/>
        <w:left w:val="none" w:sz="0" w:space="0" w:color="auto"/>
        <w:bottom w:val="none" w:sz="0" w:space="0" w:color="auto"/>
        <w:right w:val="none" w:sz="0" w:space="0" w:color="auto"/>
      </w:divBdr>
    </w:div>
    <w:div w:id="1875267900">
      <w:bodyDiv w:val="1"/>
      <w:marLeft w:val="0"/>
      <w:marRight w:val="0"/>
      <w:marTop w:val="0"/>
      <w:marBottom w:val="0"/>
      <w:divBdr>
        <w:top w:val="none" w:sz="0" w:space="0" w:color="auto"/>
        <w:left w:val="none" w:sz="0" w:space="0" w:color="auto"/>
        <w:bottom w:val="none" w:sz="0" w:space="0" w:color="auto"/>
        <w:right w:val="none" w:sz="0" w:space="0" w:color="auto"/>
      </w:divBdr>
    </w:div>
    <w:div w:id="1978681711">
      <w:bodyDiv w:val="1"/>
      <w:marLeft w:val="0"/>
      <w:marRight w:val="0"/>
      <w:marTop w:val="0"/>
      <w:marBottom w:val="0"/>
      <w:divBdr>
        <w:top w:val="none" w:sz="0" w:space="0" w:color="auto"/>
        <w:left w:val="none" w:sz="0" w:space="0" w:color="auto"/>
        <w:bottom w:val="none" w:sz="0" w:space="0" w:color="auto"/>
        <w:right w:val="none" w:sz="0" w:space="0" w:color="auto"/>
      </w:divBdr>
      <w:divsChild>
        <w:div w:id="420953205">
          <w:marLeft w:val="0"/>
          <w:marRight w:val="0"/>
          <w:marTop w:val="0"/>
          <w:marBottom w:val="0"/>
          <w:divBdr>
            <w:top w:val="none" w:sz="0" w:space="0" w:color="auto"/>
            <w:left w:val="none" w:sz="0" w:space="0" w:color="auto"/>
            <w:bottom w:val="none" w:sz="0" w:space="0" w:color="auto"/>
            <w:right w:val="none" w:sz="0" w:space="0" w:color="auto"/>
          </w:divBdr>
          <w:divsChild>
            <w:div w:id="1174800255">
              <w:marLeft w:val="0"/>
              <w:marRight w:val="0"/>
              <w:marTop w:val="0"/>
              <w:marBottom w:val="0"/>
              <w:divBdr>
                <w:top w:val="none" w:sz="0" w:space="0" w:color="auto"/>
                <w:left w:val="none" w:sz="0" w:space="0" w:color="auto"/>
                <w:bottom w:val="none" w:sz="0" w:space="0" w:color="auto"/>
                <w:right w:val="none" w:sz="0" w:space="0" w:color="auto"/>
              </w:divBdr>
              <w:divsChild>
                <w:div w:id="1534533179">
                  <w:marLeft w:val="0"/>
                  <w:marRight w:val="0"/>
                  <w:marTop w:val="0"/>
                  <w:marBottom w:val="0"/>
                  <w:divBdr>
                    <w:top w:val="none" w:sz="0" w:space="0" w:color="auto"/>
                    <w:left w:val="none" w:sz="0" w:space="0" w:color="auto"/>
                    <w:bottom w:val="none" w:sz="0" w:space="0" w:color="auto"/>
                    <w:right w:val="none" w:sz="0" w:space="0" w:color="auto"/>
                  </w:divBdr>
                  <w:divsChild>
                    <w:div w:id="38172125">
                      <w:marLeft w:val="0"/>
                      <w:marRight w:val="0"/>
                      <w:marTop w:val="0"/>
                      <w:marBottom w:val="0"/>
                      <w:divBdr>
                        <w:top w:val="none" w:sz="0" w:space="0" w:color="auto"/>
                        <w:left w:val="none" w:sz="0" w:space="0" w:color="auto"/>
                        <w:bottom w:val="none" w:sz="0" w:space="0" w:color="auto"/>
                        <w:right w:val="none" w:sz="0" w:space="0" w:color="auto"/>
                      </w:divBdr>
                      <w:divsChild>
                        <w:div w:id="1414088372">
                          <w:marLeft w:val="0"/>
                          <w:marRight w:val="0"/>
                          <w:marTop w:val="0"/>
                          <w:marBottom w:val="0"/>
                          <w:divBdr>
                            <w:top w:val="none" w:sz="0" w:space="0" w:color="auto"/>
                            <w:left w:val="none" w:sz="0" w:space="0" w:color="auto"/>
                            <w:bottom w:val="none" w:sz="0" w:space="0" w:color="auto"/>
                            <w:right w:val="none" w:sz="0" w:space="0" w:color="auto"/>
                          </w:divBdr>
                          <w:divsChild>
                            <w:div w:id="9483710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578258">
      <w:bodyDiv w:val="1"/>
      <w:marLeft w:val="0"/>
      <w:marRight w:val="0"/>
      <w:marTop w:val="0"/>
      <w:marBottom w:val="0"/>
      <w:divBdr>
        <w:top w:val="none" w:sz="0" w:space="0" w:color="auto"/>
        <w:left w:val="none" w:sz="0" w:space="0" w:color="auto"/>
        <w:bottom w:val="none" w:sz="0" w:space="0" w:color="auto"/>
        <w:right w:val="none" w:sz="0" w:space="0" w:color="auto"/>
      </w:divBdr>
      <w:divsChild>
        <w:div w:id="108549416">
          <w:marLeft w:val="0"/>
          <w:marRight w:val="0"/>
          <w:marTop w:val="0"/>
          <w:marBottom w:val="0"/>
          <w:divBdr>
            <w:top w:val="none" w:sz="0" w:space="0" w:color="auto"/>
            <w:left w:val="none" w:sz="0" w:space="0" w:color="auto"/>
            <w:bottom w:val="none" w:sz="0" w:space="0" w:color="auto"/>
            <w:right w:val="none" w:sz="0" w:space="0" w:color="auto"/>
          </w:divBdr>
          <w:divsChild>
            <w:div w:id="2039619893">
              <w:marLeft w:val="0"/>
              <w:marRight w:val="0"/>
              <w:marTop w:val="0"/>
              <w:marBottom w:val="0"/>
              <w:divBdr>
                <w:top w:val="none" w:sz="0" w:space="0" w:color="auto"/>
                <w:left w:val="none" w:sz="0" w:space="0" w:color="auto"/>
                <w:bottom w:val="none" w:sz="0" w:space="0" w:color="auto"/>
                <w:right w:val="none" w:sz="0" w:space="0" w:color="auto"/>
              </w:divBdr>
              <w:divsChild>
                <w:div w:id="16435423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040660793">
      <w:bodyDiv w:val="1"/>
      <w:marLeft w:val="0"/>
      <w:marRight w:val="0"/>
      <w:marTop w:val="0"/>
      <w:marBottom w:val="0"/>
      <w:divBdr>
        <w:top w:val="none" w:sz="0" w:space="0" w:color="auto"/>
        <w:left w:val="none" w:sz="0" w:space="0" w:color="auto"/>
        <w:bottom w:val="none" w:sz="0" w:space="0" w:color="auto"/>
        <w:right w:val="none" w:sz="0" w:space="0" w:color="auto"/>
      </w:divBdr>
    </w:div>
    <w:div w:id="206270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theoasisinitiative.org/publications" TargetMode="External"/><Relationship Id="rId18" Type="http://schemas.openxmlformats.org/officeDocument/2006/relationships/hyperlink" Target="https://www.theoasisinitiative.org/publications"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theoasisinitiative.org/publications" TargetMode="External"/><Relationship Id="rId17" Type="http://schemas.openxmlformats.org/officeDocument/2006/relationships/hyperlink" Target="https://www.theoasisinitiative.org/publication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heoasisinitiative.org/publications"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theoasisinitiative.org/publications" TargetMode="External"/><Relationship Id="rId23" Type="http://schemas.openxmlformats.org/officeDocument/2006/relationships/header" Target="header3.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theoasisinitiative.org/publications" TargetMode="External"/><Relationship Id="rId22" Type="http://schemas.openxmlformats.org/officeDocument/2006/relationships/footer" Target="footer2.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theoasisinitiative.org/publications" TargetMode="External"/><Relationship Id="rId2" Type="http://schemas.openxmlformats.org/officeDocument/2006/relationships/hyperlink" Target="https://www.theoasisinitiative.org/publications" TargetMode="External"/><Relationship Id="rId1" Type="http://schemas.openxmlformats.org/officeDocument/2006/relationships/hyperlink" Target="https://www.theoasisinitiative.org" TargetMode="External"/><Relationship Id="rId6" Type="http://schemas.openxmlformats.org/officeDocument/2006/relationships/hyperlink" Target="https://www.theoasisinitiative.org/nawawi-china" TargetMode="External"/><Relationship Id="rId5" Type="http://schemas.openxmlformats.org/officeDocument/2006/relationships/hyperlink" Target="https://www.theoasisinitiative.org" TargetMode="External"/><Relationship Id="rId4" Type="http://schemas.openxmlformats.org/officeDocument/2006/relationships/hyperlink" Target="https://www.theoasisinitiativ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1C6A5-2F7B-874E-87E0-4B916320C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182</Pages>
  <Words>28655</Words>
  <Characters>163340</Characters>
  <Application>Microsoft Office Word</Application>
  <DocSecurity>0</DocSecurity>
  <Lines>1361</Lines>
  <Paragraphs>383</Paragraphs>
  <ScaleCrop>false</ScaleCrop>
  <Company/>
  <LinksUpToDate>false</LinksUpToDate>
  <CharactersWithSpaces>191612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Abd-Allah</dc:creator>
  <cp:keywords/>
  <dc:description/>
  <cp:lastModifiedBy>Zahid Syed</cp:lastModifiedBy>
  <cp:revision>6016</cp:revision>
  <cp:lastPrinted>2025-04-16T18:34:00Z</cp:lastPrinted>
  <dcterms:created xsi:type="dcterms:W3CDTF">2025-04-12T14:04:00Z</dcterms:created>
  <dcterms:modified xsi:type="dcterms:W3CDTF">2025-09-23T06:54:00Z</dcterms:modified>
</cp:coreProperties>
</file>